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07C25763" w:rsidR="00064E77" w:rsidRPr="00064E77" w:rsidRDefault="00BE5AC5">
      <w:pPr>
        <w:pStyle w:val="Subtitle"/>
        <w:tabs>
          <w:tab w:val="left" w:pos="7950"/>
          <w:tab w:val="right" w:pos="9360"/>
        </w:tabs>
        <w:pPrChange w:id="3" w:author="David Conklin" w:date="2021-02-18T07:49:00Z">
          <w:pPr>
            <w:pStyle w:val="Subtitle"/>
          </w:pPr>
        </w:pPrChange>
      </w:pPr>
      <w:ins w:id="4" w:author="David Conklin" w:date="2021-03-04T06:10:00Z">
        <w:r>
          <w:t>3/</w:t>
        </w:r>
      </w:ins>
      <w:ins w:id="5" w:author="David Conklin" w:date="2021-03-10T06:10:00Z">
        <w:r w:rsidR="00C83F9F">
          <w:t>1</w:t>
        </w:r>
      </w:ins>
      <w:ins w:id="6" w:author="David Conklin" w:date="2021-03-12T05:36:00Z">
        <w:r w:rsidR="00F02BAB">
          <w:t>2</w:t>
        </w:r>
      </w:ins>
      <w:del w:id="7" w:author="David Conklin" w:date="2021-02-18T07:49:00Z">
        <w:r w:rsidR="007B1928" w:rsidDel="006D3061">
          <w:delText>1</w:delText>
        </w:r>
        <w:r w:rsidR="00B40657" w:rsidDel="006D3061">
          <w:delText>/</w:delText>
        </w:r>
      </w:del>
      <w:del w:id="8" w:author="David Conklin" w:date="2021-01-30T16:16:00Z">
        <w:r w:rsidR="00105FE0" w:rsidDel="002E2334">
          <w:delText>2</w:delText>
        </w:r>
      </w:del>
      <w:del w:id="9"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10" w:author="David Conklin" w:date="2021-01-22T08:00:00Z">
        <w:r w:rsidR="00872B5B" w:rsidDel="003F1515">
          <w:rPr>
            <w:rStyle w:val="Hyperlink"/>
            <w:color w:val="auto"/>
          </w:rPr>
          <w:delText>2/21</w:delText>
        </w:r>
      </w:del>
      <w:r w:rsidR="00176FFA">
        <w:rPr>
          <w:rStyle w:val="Hyperlink"/>
          <w:color w:val="auto"/>
        </w:rPr>
        <w:t>/20</w:t>
      </w:r>
      <w:ins w:id="11"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pPr>
        <w:ind w:left="288" w:hanging="288"/>
        <w:rPr>
          <w:del w:id="12" w:author="David Conklin" w:date="2021-01-22T08:00:00Z"/>
          <w:rStyle w:val="Hyperlink"/>
          <w:color w:val="auto"/>
          <w:u w:val="none"/>
        </w:rPr>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pPr>
        <w:ind w:left="288" w:hanging="288"/>
        <w:rPr>
          <w:del w:id="14" w:author="David Conklin" w:date="2021-01-22T08:00:00Z"/>
          <w:rFonts w:cs="Times New Roman"/>
          <w:szCs w:val="24"/>
        </w:rPr>
      </w:pPr>
      <w:del w:id="15"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pPr>
        <w:ind w:left="288" w:hanging="288"/>
        <w:rPr>
          <w:del w:id="16" w:author="David Conklin" w:date="2021-01-22T08:00:00Z"/>
        </w:rPr>
      </w:pPr>
      <w:del w:id="17"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pPr>
        <w:ind w:left="288" w:hanging="288"/>
        <w:rPr>
          <w:del w:id="18" w:author="David Conklin" w:date="2021-01-22T08:00:00Z"/>
        </w:rPr>
      </w:pPr>
      <w:del w:id="19"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pPr>
        <w:ind w:left="288" w:hanging="288"/>
        <w:rPr>
          <w:ins w:id="20" w:author="David Conklin" w:date="2021-01-30T16:16:00Z"/>
          <w:rStyle w:val="Hyperlink"/>
          <w:color w:val="auto"/>
          <w:u w:val="none"/>
        </w:rPr>
        <w:pPrChange w:id="21" w:author="David Conklin" w:date="2021-02-19T09:20:00Z">
          <w:pPr/>
        </w:pPrChange>
      </w:pPr>
      <w:del w:id="22" w:author="David Conklin" w:date="2021-01-22T08:00:00Z">
        <w:r w:rsidDel="003F1515">
          <w:delText>Remove the “Clackamas wetlands v. McKenzie wetlands” section.</w:delText>
        </w:r>
      </w:del>
      <w:ins w:id="23" w:author="David Conklin" w:date="2021-01-22T08:00:00Z">
        <w:r w:rsidR="003F1515">
          <w:rPr>
            <w:rStyle w:val="Hyperlink"/>
            <w:color w:val="auto"/>
            <w:u w:val="none"/>
          </w:rPr>
          <w:t xml:space="preserve">Added the </w:t>
        </w:r>
      </w:ins>
      <w:ins w:id="24" w:author="David Conklin" w:date="2021-01-22T08:01:00Z">
        <w:r w:rsidR="003F1515">
          <w:rPr>
            <w:rStyle w:val="Hyperlink"/>
            <w:color w:val="auto"/>
            <w:u w:val="none"/>
          </w:rPr>
          <w:t>“</w:t>
        </w:r>
      </w:ins>
      <w:ins w:id="25" w:author="David Conklin" w:date="2021-01-22T08:00:00Z">
        <w:r w:rsidR="003F1515">
          <w:rPr>
            <w:rStyle w:val="Hyperlink"/>
            <w:color w:val="auto"/>
            <w:u w:val="none"/>
          </w:rPr>
          <w:t xml:space="preserve">McKenzie Basin Wetlands </w:t>
        </w:r>
      </w:ins>
      <w:ins w:id="26" w:author="David Conklin" w:date="2021-01-22T08:01:00Z">
        <w:r w:rsidR="003F1515">
          <w:rPr>
            <w:rStyle w:val="Hyperlink"/>
            <w:color w:val="auto"/>
            <w:u w:val="none"/>
          </w:rPr>
          <w:t xml:space="preserve">Study/CW3M v. Shade-a-lator” </w:t>
        </w:r>
      </w:ins>
      <w:ins w:id="27" w:author="David Conklin" w:date="2021-02-19T09:18:00Z">
        <w:r w:rsidR="00811477">
          <w:rPr>
            <w:rStyle w:val="Hyperlink"/>
            <w:color w:val="auto"/>
            <w:u w:val="none"/>
          </w:rPr>
          <w:t xml:space="preserve">and “Comparison of </w:t>
        </w:r>
      </w:ins>
      <w:ins w:id="28" w:author="David Conklin" w:date="2021-02-19T09:19:00Z">
        <w:r w:rsidR="00811477">
          <w:rPr>
            <w:rStyle w:val="Hyperlink"/>
            <w:color w:val="auto"/>
            <w:u w:val="none"/>
          </w:rPr>
          <w:t xml:space="preserve">CW3M results to </w:t>
        </w:r>
      </w:ins>
      <w:ins w:id="29" w:author="David Conklin" w:date="2021-02-19T09:18:00Z">
        <w:r w:rsidR="00811477">
          <w:rPr>
            <w:rStyle w:val="Hyperlink"/>
            <w:color w:val="auto"/>
            <w:u w:val="none"/>
          </w:rPr>
          <w:t>Shade-a-lator</w:t>
        </w:r>
      </w:ins>
      <w:ins w:id="30" w:author="David Conklin" w:date="2021-02-19T09:19:00Z">
        <w:r w:rsidR="00811477">
          <w:rPr>
            <w:rStyle w:val="Hyperlink"/>
            <w:color w:val="auto"/>
            <w:u w:val="none"/>
          </w:rPr>
          <w:t xml:space="preserve"> results” </w:t>
        </w:r>
      </w:ins>
      <w:ins w:id="31" w:author="David Conklin" w:date="2021-02-19T09:18:00Z">
        <w:r w:rsidR="00811477">
          <w:rPr>
            <w:rStyle w:val="Hyperlink"/>
            <w:color w:val="auto"/>
            <w:u w:val="none"/>
          </w:rPr>
          <w:t xml:space="preserve"> </w:t>
        </w:r>
      </w:ins>
      <w:ins w:id="32" w:author="David Conklin" w:date="2021-01-22T08:01:00Z">
        <w:r w:rsidR="003F1515">
          <w:rPr>
            <w:rStyle w:val="Hyperlink"/>
            <w:color w:val="auto"/>
            <w:u w:val="none"/>
          </w:rPr>
          <w:t>section</w:t>
        </w:r>
      </w:ins>
      <w:ins w:id="33" w:author="David Conklin" w:date="2021-02-19T09:19:00Z">
        <w:r w:rsidR="00811477">
          <w:rPr>
            <w:rStyle w:val="Hyperlink"/>
            <w:color w:val="auto"/>
            <w:u w:val="none"/>
          </w:rPr>
          <w:t>s</w:t>
        </w:r>
      </w:ins>
      <w:ins w:id="34" w:author="David Conklin" w:date="2021-01-22T08:01:00Z">
        <w:r w:rsidR="003F1515">
          <w:rPr>
            <w:rStyle w:val="Hyperlink"/>
            <w:color w:val="auto"/>
            <w:u w:val="none"/>
          </w:rPr>
          <w:t>.</w:t>
        </w:r>
      </w:ins>
    </w:p>
    <w:p w14:paraId="1C074EBC" w14:textId="4F2CCC26" w:rsidR="002E2334" w:rsidRDefault="002E2334" w:rsidP="00C63B9F">
      <w:pPr>
        <w:rPr>
          <w:ins w:id="35" w:author="David Conklin" w:date="2021-03-10T06:10:00Z"/>
          <w:rStyle w:val="Hyperlink"/>
          <w:color w:val="auto"/>
          <w:u w:val="none"/>
        </w:rPr>
      </w:pPr>
      <w:ins w:id="36" w:author="David Conklin" w:date="2021-01-30T16:16:00Z">
        <w:r>
          <w:rPr>
            <w:rStyle w:val="Hyperlink"/>
            <w:color w:val="auto"/>
            <w:u w:val="none"/>
          </w:rPr>
          <w:t>Added release</w:t>
        </w:r>
      </w:ins>
      <w:ins w:id="37" w:author="David Conklin" w:date="2021-01-30T16:17:00Z">
        <w:r>
          <w:rPr>
            <w:rStyle w:val="Hyperlink"/>
            <w:color w:val="auto"/>
            <w:u w:val="none"/>
          </w:rPr>
          <w:t xml:space="preserve"> notes for 0.4.7</w:t>
        </w:r>
      </w:ins>
      <w:ins w:id="38" w:author="David Conklin" w:date="2021-02-19T09:17:00Z">
        <w:r w:rsidR="00811477">
          <w:rPr>
            <w:rStyle w:val="Hyperlink"/>
            <w:color w:val="auto"/>
            <w:u w:val="none"/>
          </w:rPr>
          <w:t xml:space="preserve"> </w:t>
        </w:r>
      </w:ins>
      <w:ins w:id="39" w:author="David Conklin" w:date="2021-03-04T06:10:00Z">
        <w:r w:rsidR="00BE5AC5">
          <w:rPr>
            <w:rStyle w:val="Hyperlink"/>
            <w:color w:val="auto"/>
            <w:u w:val="none"/>
          </w:rPr>
          <w:t xml:space="preserve">, 0.4.8, 0.4.9, </w:t>
        </w:r>
      </w:ins>
      <w:ins w:id="40" w:author="David Conklin" w:date="2021-02-19T09:17:00Z">
        <w:r w:rsidR="00811477">
          <w:rPr>
            <w:rStyle w:val="Hyperlink"/>
            <w:color w:val="auto"/>
            <w:u w:val="none"/>
          </w:rPr>
          <w:t>and 0.4.</w:t>
        </w:r>
      </w:ins>
      <w:ins w:id="41" w:author="David Conklin" w:date="2021-03-04T06:10:00Z">
        <w:r w:rsidR="00BE5AC5">
          <w:rPr>
            <w:rStyle w:val="Hyperlink"/>
            <w:color w:val="auto"/>
            <w:u w:val="none"/>
          </w:rPr>
          <w:t>10</w:t>
        </w:r>
      </w:ins>
      <w:ins w:id="42" w:author="David Conklin" w:date="2021-02-19T09:17:00Z">
        <w:r w:rsidR="00811477">
          <w:rPr>
            <w:rStyle w:val="Hyperlink"/>
            <w:color w:val="auto"/>
            <w:u w:val="none"/>
          </w:rPr>
          <w:t>.</w:t>
        </w:r>
      </w:ins>
    </w:p>
    <w:p w14:paraId="04A0A5C6" w14:textId="3F3209A8" w:rsidR="00C83F9F" w:rsidRDefault="00C83F9F" w:rsidP="00172A8D">
      <w:pPr>
        <w:ind w:left="288" w:hanging="288"/>
        <w:rPr>
          <w:ins w:id="43" w:author="David Conklin" w:date="2021-01-22T07:59:00Z"/>
        </w:rPr>
        <w:pPrChange w:id="44" w:author="David Conklin" w:date="2021-03-11T16:10:00Z">
          <w:pPr/>
        </w:pPrChange>
      </w:pPr>
      <w:ins w:id="45" w:author="David Conklin" w:date="2021-03-10T06:10:00Z">
        <w:r>
          <w:rPr>
            <w:rStyle w:val="Hyperlink"/>
            <w:color w:val="auto"/>
            <w:u w:val="none"/>
          </w:rPr>
          <w:t xml:space="preserve">Added details to the </w:t>
        </w:r>
      </w:ins>
      <w:ins w:id="46" w:author="David Conklin" w:date="2021-03-10T06:11:00Z">
        <w:r>
          <w:rPr>
            <w:rStyle w:val="Hyperlink"/>
            <w:color w:val="auto"/>
            <w:u w:val="none"/>
          </w:rPr>
          <w:t>wetlands model</w:t>
        </w:r>
      </w:ins>
      <w:ins w:id="47" w:author="David Conklin" w:date="2021-03-11T16:08:00Z">
        <w:r w:rsidR="00172A8D">
          <w:rPr>
            <w:rStyle w:val="Hyperlink"/>
            <w:color w:val="auto"/>
            <w:u w:val="none"/>
          </w:rPr>
          <w:t>, including a new section “Implementation of the exchange of water</w:t>
        </w:r>
      </w:ins>
      <w:ins w:id="48" w:author="David Conklin" w:date="2021-03-11T16:09:00Z">
        <w:r w:rsidR="00172A8D">
          <w:rPr>
            <w:rStyle w:val="Hyperlink"/>
            <w:color w:val="auto"/>
            <w:u w:val="none"/>
          </w:rPr>
          <w:t xml:space="preserve"> between wetlands and reaches”</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2FA40EF" w14:textId="630C5533" w:rsidR="00C0016F" w:rsidRDefault="006636CC">
          <w:pPr>
            <w:pStyle w:val="TOC1"/>
            <w:tabs>
              <w:tab w:val="right" w:leader="dot" w:pos="9350"/>
            </w:tabs>
            <w:rPr>
              <w:ins w:id="49" w:author="David Conklin" w:date="2021-03-12T10:31:00Z"/>
              <w:rFonts w:eastAsiaTheme="minorEastAsia"/>
              <w:noProof/>
            </w:rPr>
          </w:pPr>
          <w:r>
            <w:fldChar w:fldCharType="begin"/>
          </w:r>
          <w:r>
            <w:instrText xml:space="preserve"> TOC \o "1-3" \h \z \u </w:instrText>
          </w:r>
          <w:r>
            <w:fldChar w:fldCharType="separate"/>
          </w:r>
          <w:ins w:id="50" w:author="David Conklin" w:date="2021-03-12T10:31:00Z">
            <w:r w:rsidR="00C0016F" w:rsidRPr="00DF5158">
              <w:rPr>
                <w:rStyle w:val="Hyperlink"/>
                <w:noProof/>
              </w:rPr>
              <w:fldChar w:fldCharType="begin"/>
            </w:r>
            <w:r w:rsidR="00C0016F" w:rsidRPr="00DF5158">
              <w:rPr>
                <w:rStyle w:val="Hyperlink"/>
                <w:noProof/>
              </w:rPr>
              <w:instrText xml:space="preserve"> </w:instrText>
            </w:r>
            <w:r w:rsidR="00C0016F">
              <w:rPr>
                <w:noProof/>
              </w:rPr>
              <w:instrText>HYPERLINK \l "_Toc66437532"</w:instrText>
            </w:r>
            <w:r w:rsidR="00C0016F" w:rsidRPr="00DF5158">
              <w:rPr>
                <w:rStyle w:val="Hyperlink"/>
                <w:noProof/>
              </w:rPr>
              <w:instrText xml:space="preserve"> </w:instrText>
            </w:r>
            <w:r w:rsidR="00C0016F" w:rsidRPr="00DF5158">
              <w:rPr>
                <w:rStyle w:val="Hyperlink"/>
                <w:noProof/>
              </w:rPr>
            </w:r>
            <w:r w:rsidR="00C0016F" w:rsidRPr="00DF5158">
              <w:rPr>
                <w:rStyle w:val="Hyperlink"/>
                <w:noProof/>
              </w:rPr>
              <w:fldChar w:fldCharType="separate"/>
            </w:r>
            <w:r w:rsidR="00C0016F" w:rsidRPr="00DF5158">
              <w:rPr>
                <w:rStyle w:val="Hyperlink"/>
                <w:noProof/>
              </w:rPr>
              <w:t>What is a digital handbook?</w:t>
            </w:r>
            <w:r w:rsidR="00C0016F">
              <w:rPr>
                <w:noProof/>
                <w:webHidden/>
              </w:rPr>
              <w:tab/>
            </w:r>
            <w:r w:rsidR="00C0016F">
              <w:rPr>
                <w:noProof/>
                <w:webHidden/>
              </w:rPr>
              <w:fldChar w:fldCharType="begin"/>
            </w:r>
            <w:r w:rsidR="00C0016F">
              <w:rPr>
                <w:noProof/>
                <w:webHidden/>
              </w:rPr>
              <w:instrText xml:space="preserve"> PAGEREF _Toc66437532 \h </w:instrText>
            </w:r>
            <w:r w:rsidR="00C0016F">
              <w:rPr>
                <w:noProof/>
                <w:webHidden/>
              </w:rPr>
            </w:r>
          </w:ins>
          <w:r w:rsidR="00C0016F">
            <w:rPr>
              <w:noProof/>
              <w:webHidden/>
            </w:rPr>
            <w:fldChar w:fldCharType="separate"/>
          </w:r>
          <w:ins w:id="51" w:author="David Conklin" w:date="2021-03-12T10:31:00Z">
            <w:r w:rsidR="00C0016F">
              <w:rPr>
                <w:noProof/>
                <w:webHidden/>
              </w:rPr>
              <w:t>4</w:t>
            </w:r>
            <w:r w:rsidR="00C0016F">
              <w:rPr>
                <w:noProof/>
                <w:webHidden/>
              </w:rPr>
              <w:fldChar w:fldCharType="end"/>
            </w:r>
            <w:r w:rsidR="00C0016F" w:rsidRPr="00DF5158">
              <w:rPr>
                <w:rStyle w:val="Hyperlink"/>
                <w:noProof/>
              </w:rPr>
              <w:fldChar w:fldCharType="end"/>
            </w:r>
          </w:ins>
        </w:p>
        <w:p w14:paraId="1599E87E" w14:textId="650A41EF" w:rsidR="00C0016F" w:rsidRDefault="00C0016F">
          <w:pPr>
            <w:pStyle w:val="TOC1"/>
            <w:tabs>
              <w:tab w:val="right" w:leader="dot" w:pos="9350"/>
            </w:tabs>
            <w:rPr>
              <w:ins w:id="52" w:author="David Conklin" w:date="2021-03-12T10:31:00Z"/>
              <w:rFonts w:eastAsiaTheme="minorEastAsia"/>
              <w:noProof/>
            </w:rPr>
          </w:pPr>
          <w:ins w:id="5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CW3M concept</w:t>
            </w:r>
            <w:r>
              <w:rPr>
                <w:noProof/>
                <w:webHidden/>
              </w:rPr>
              <w:tab/>
            </w:r>
            <w:r>
              <w:rPr>
                <w:noProof/>
                <w:webHidden/>
              </w:rPr>
              <w:fldChar w:fldCharType="begin"/>
            </w:r>
            <w:r>
              <w:rPr>
                <w:noProof/>
                <w:webHidden/>
              </w:rPr>
              <w:instrText xml:space="preserve"> PAGEREF _Toc66437533 \h </w:instrText>
            </w:r>
            <w:r>
              <w:rPr>
                <w:noProof/>
                <w:webHidden/>
              </w:rPr>
            </w:r>
          </w:ins>
          <w:r>
            <w:rPr>
              <w:noProof/>
              <w:webHidden/>
            </w:rPr>
            <w:fldChar w:fldCharType="separate"/>
          </w:r>
          <w:ins w:id="54" w:author="David Conklin" w:date="2021-03-12T10:31:00Z">
            <w:r>
              <w:rPr>
                <w:noProof/>
                <w:webHidden/>
              </w:rPr>
              <w:t>4</w:t>
            </w:r>
            <w:r>
              <w:rPr>
                <w:noProof/>
                <w:webHidden/>
              </w:rPr>
              <w:fldChar w:fldCharType="end"/>
            </w:r>
            <w:r w:rsidRPr="00DF5158">
              <w:rPr>
                <w:rStyle w:val="Hyperlink"/>
                <w:noProof/>
              </w:rPr>
              <w:fldChar w:fldCharType="end"/>
            </w:r>
          </w:ins>
        </w:p>
        <w:p w14:paraId="4C78F12E" w14:textId="20C32B43" w:rsidR="00C0016F" w:rsidRDefault="00C0016F">
          <w:pPr>
            <w:pStyle w:val="TOC2"/>
            <w:tabs>
              <w:tab w:val="right" w:leader="dot" w:pos="9350"/>
            </w:tabs>
            <w:rPr>
              <w:ins w:id="55" w:author="David Conklin" w:date="2021-03-12T10:31:00Z"/>
              <w:rFonts w:eastAsiaTheme="minorEastAsia"/>
              <w:noProof/>
            </w:rPr>
          </w:pPr>
          <w:ins w:id="5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A different kind of community model</w:t>
            </w:r>
            <w:r>
              <w:rPr>
                <w:noProof/>
                <w:webHidden/>
              </w:rPr>
              <w:tab/>
            </w:r>
            <w:r>
              <w:rPr>
                <w:noProof/>
                <w:webHidden/>
              </w:rPr>
              <w:fldChar w:fldCharType="begin"/>
            </w:r>
            <w:r>
              <w:rPr>
                <w:noProof/>
                <w:webHidden/>
              </w:rPr>
              <w:instrText xml:space="preserve"> PAGEREF _Toc66437534 \h </w:instrText>
            </w:r>
            <w:r>
              <w:rPr>
                <w:noProof/>
                <w:webHidden/>
              </w:rPr>
            </w:r>
          </w:ins>
          <w:r>
            <w:rPr>
              <w:noProof/>
              <w:webHidden/>
            </w:rPr>
            <w:fldChar w:fldCharType="separate"/>
          </w:r>
          <w:ins w:id="57" w:author="David Conklin" w:date="2021-03-12T10:31:00Z">
            <w:r>
              <w:rPr>
                <w:noProof/>
                <w:webHidden/>
              </w:rPr>
              <w:t>4</w:t>
            </w:r>
            <w:r>
              <w:rPr>
                <w:noProof/>
                <w:webHidden/>
              </w:rPr>
              <w:fldChar w:fldCharType="end"/>
            </w:r>
            <w:r w:rsidRPr="00DF5158">
              <w:rPr>
                <w:rStyle w:val="Hyperlink"/>
                <w:noProof/>
              </w:rPr>
              <w:fldChar w:fldCharType="end"/>
            </w:r>
          </w:ins>
        </w:p>
        <w:p w14:paraId="56C94F85" w14:textId="49C39701" w:rsidR="00C0016F" w:rsidRDefault="00C0016F">
          <w:pPr>
            <w:pStyle w:val="TOC2"/>
            <w:tabs>
              <w:tab w:val="right" w:leader="dot" w:pos="9350"/>
            </w:tabs>
            <w:rPr>
              <w:ins w:id="58" w:author="David Conklin" w:date="2021-03-12T10:31:00Z"/>
              <w:rFonts w:eastAsiaTheme="minorEastAsia"/>
              <w:noProof/>
            </w:rPr>
          </w:pPr>
          <w:ins w:id="5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What CW3M is for</w:t>
            </w:r>
            <w:r>
              <w:rPr>
                <w:noProof/>
                <w:webHidden/>
              </w:rPr>
              <w:tab/>
            </w:r>
            <w:r>
              <w:rPr>
                <w:noProof/>
                <w:webHidden/>
              </w:rPr>
              <w:fldChar w:fldCharType="begin"/>
            </w:r>
            <w:r>
              <w:rPr>
                <w:noProof/>
                <w:webHidden/>
              </w:rPr>
              <w:instrText xml:space="preserve"> PAGEREF _Toc66437535 \h </w:instrText>
            </w:r>
            <w:r>
              <w:rPr>
                <w:noProof/>
                <w:webHidden/>
              </w:rPr>
            </w:r>
          </w:ins>
          <w:r>
            <w:rPr>
              <w:noProof/>
              <w:webHidden/>
            </w:rPr>
            <w:fldChar w:fldCharType="separate"/>
          </w:r>
          <w:ins w:id="60" w:author="David Conklin" w:date="2021-03-12T10:31:00Z">
            <w:r>
              <w:rPr>
                <w:noProof/>
                <w:webHidden/>
              </w:rPr>
              <w:t>4</w:t>
            </w:r>
            <w:r>
              <w:rPr>
                <w:noProof/>
                <w:webHidden/>
              </w:rPr>
              <w:fldChar w:fldCharType="end"/>
            </w:r>
            <w:r w:rsidRPr="00DF5158">
              <w:rPr>
                <w:rStyle w:val="Hyperlink"/>
                <w:noProof/>
              </w:rPr>
              <w:fldChar w:fldCharType="end"/>
            </w:r>
          </w:ins>
        </w:p>
        <w:p w14:paraId="03FC8B0B" w14:textId="32E81D59" w:rsidR="00C0016F" w:rsidRDefault="00C0016F">
          <w:pPr>
            <w:pStyle w:val="TOC2"/>
            <w:tabs>
              <w:tab w:val="right" w:leader="dot" w:pos="9350"/>
            </w:tabs>
            <w:rPr>
              <w:ins w:id="61" w:author="David Conklin" w:date="2021-03-12T10:31:00Z"/>
              <w:rFonts w:eastAsiaTheme="minorEastAsia"/>
              <w:noProof/>
            </w:rPr>
          </w:pPr>
          <w:ins w:id="6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Management and maintenance</w:t>
            </w:r>
            <w:r>
              <w:rPr>
                <w:noProof/>
                <w:webHidden/>
              </w:rPr>
              <w:tab/>
            </w:r>
            <w:r>
              <w:rPr>
                <w:noProof/>
                <w:webHidden/>
              </w:rPr>
              <w:fldChar w:fldCharType="begin"/>
            </w:r>
            <w:r>
              <w:rPr>
                <w:noProof/>
                <w:webHidden/>
              </w:rPr>
              <w:instrText xml:space="preserve"> PAGEREF _Toc66437536 \h </w:instrText>
            </w:r>
            <w:r>
              <w:rPr>
                <w:noProof/>
                <w:webHidden/>
              </w:rPr>
            </w:r>
          </w:ins>
          <w:r>
            <w:rPr>
              <w:noProof/>
              <w:webHidden/>
            </w:rPr>
            <w:fldChar w:fldCharType="separate"/>
          </w:r>
          <w:ins w:id="63" w:author="David Conklin" w:date="2021-03-12T10:31:00Z">
            <w:r>
              <w:rPr>
                <w:noProof/>
                <w:webHidden/>
              </w:rPr>
              <w:t>5</w:t>
            </w:r>
            <w:r>
              <w:rPr>
                <w:noProof/>
                <w:webHidden/>
              </w:rPr>
              <w:fldChar w:fldCharType="end"/>
            </w:r>
            <w:r w:rsidRPr="00DF5158">
              <w:rPr>
                <w:rStyle w:val="Hyperlink"/>
                <w:noProof/>
              </w:rPr>
              <w:fldChar w:fldCharType="end"/>
            </w:r>
          </w:ins>
        </w:p>
        <w:p w14:paraId="0A6EE3CA" w14:textId="7B2A746B" w:rsidR="00C0016F" w:rsidRDefault="00C0016F">
          <w:pPr>
            <w:pStyle w:val="TOC1"/>
            <w:tabs>
              <w:tab w:val="right" w:leader="dot" w:pos="9350"/>
            </w:tabs>
            <w:rPr>
              <w:ins w:id="64" w:author="David Conklin" w:date="2021-03-12T10:31:00Z"/>
              <w:rFonts w:eastAsiaTheme="minorEastAsia"/>
              <w:noProof/>
            </w:rPr>
          </w:pPr>
          <w:ins w:id="6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CW3M – A “first principles” model with tuning knobs</w:t>
            </w:r>
            <w:r>
              <w:rPr>
                <w:noProof/>
                <w:webHidden/>
              </w:rPr>
              <w:tab/>
            </w:r>
            <w:r>
              <w:rPr>
                <w:noProof/>
                <w:webHidden/>
              </w:rPr>
              <w:fldChar w:fldCharType="begin"/>
            </w:r>
            <w:r>
              <w:rPr>
                <w:noProof/>
                <w:webHidden/>
              </w:rPr>
              <w:instrText xml:space="preserve"> PAGEREF _Toc66437537 \h </w:instrText>
            </w:r>
            <w:r>
              <w:rPr>
                <w:noProof/>
                <w:webHidden/>
              </w:rPr>
            </w:r>
          </w:ins>
          <w:r>
            <w:rPr>
              <w:noProof/>
              <w:webHidden/>
            </w:rPr>
            <w:fldChar w:fldCharType="separate"/>
          </w:r>
          <w:ins w:id="66" w:author="David Conklin" w:date="2021-03-12T10:31:00Z">
            <w:r>
              <w:rPr>
                <w:noProof/>
                <w:webHidden/>
              </w:rPr>
              <w:t>5</w:t>
            </w:r>
            <w:r>
              <w:rPr>
                <w:noProof/>
                <w:webHidden/>
              </w:rPr>
              <w:fldChar w:fldCharType="end"/>
            </w:r>
            <w:r w:rsidRPr="00DF5158">
              <w:rPr>
                <w:rStyle w:val="Hyperlink"/>
                <w:noProof/>
              </w:rPr>
              <w:fldChar w:fldCharType="end"/>
            </w:r>
          </w:ins>
        </w:p>
        <w:p w14:paraId="5B257819" w14:textId="7377799B" w:rsidR="00C0016F" w:rsidRDefault="00C0016F">
          <w:pPr>
            <w:pStyle w:val="TOC1"/>
            <w:tabs>
              <w:tab w:val="right" w:leader="dot" w:pos="9350"/>
            </w:tabs>
            <w:rPr>
              <w:ins w:id="67" w:author="David Conklin" w:date="2021-03-12T10:31:00Z"/>
              <w:rFonts w:eastAsiaTheme="minorEastAsia"/>
              <w:noProof/>
            </w:rPr>
          </w:pPr>
          <w:ins w:id="6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tuning knobs</w:t>
            </w:r>
            <w:r>
              <w:rPr>
                <w:noProof/>
                <w:webHidden/>
              </w:rPr>
              <w:tab/>
            </w:r>
            <w:r>
              <w:rPr>
                <w:noProof/>
                <w:webHidden/>
              </w:rPr>
              <w:fldChar w:fldCharType="begin"/>
            </w:r>
            <w:r>
              <w:rPr>
                <w:noProof/>
                <w:webHidden/>
              </w:rPr>
              <w:instrText xml:space="preserve"> PAGEREF _Toc66437538 \h </w:instrText>
            </w:r>
            <w:r>
              <w:rPr>
                <w:noProof/>
                <w:webHidden/>
              </w:rPr>
            </w:r>
          </w:ins>
          <w:r>
            <w:rPr>
              <w:noProof/>
              <w:webHidden/>
            </w:rPr>
            <w:fldChar w:fldCharType="separate"/>
          </w:r>
          <w:ins w:id="69" w:author="David Conklin" w:date="2021-03-12T10:31:00Z">
            <w:r>
              <w:rPr>
                <w:noProof/>
                <w:webHidden/>
              </w:rPr>
              <w:t>6</w:t>
            </w:r>
            <w:r>
              <w:rPr>
                <w:noProof/>
                <w:webHidden/>
              </w:rPr>
              <w:fldChar w:fldCharType="end"/>
            </w:r>
            <w:r w:rsidRPr="00DF5158">
              <w:rPr>
                <w:rStyle w:val="Hyperlink"/>
                <w:noProof/>
              </w:rPr>
              <w:fldChar w:fldCharType="end"/>
            </w:r>
          </w:ins>
        </w:p>
        <w:p w14:paraId="477D4E5E" w14:textId="225BED8D" w:rsidR="00C0016F" w:rsidRDefault="00C0016F">
          <w:pPr>
            <w:pStyle w:val="TOC2"/>
            <w:tabs>
              <w:tab w:val="right" w:leader="dot" w:pos="9350"/>
            </w:tabs>
            <w:rPr>
              <w:ins w:id="70" w:author="David Conklin" w:date="2021-03-12T10:31:00Z"/>
              <w:rFonts w:eastAsiaTheme="minorEastAsia"/>
              <w:noProof/>
            </w:rPr>
          </w:pPr>
          <w:ins w:id="7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"_Toc66437539"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ET_MULT – forest evapotranspiration</w:t>
            </w:r>
            <w:r>
              <w:rPr>
                <w:noProof/>
                <w:webHidden/>
              </w:rPr>
              <w:tab/>
            </w:r>
            <w:r>
              <w:rPr>
                <w:noProof/>
                <w:webHidden/>
              </w:rPr>
              <w:fldChar w:fldCharType="begin"/>
            </w:r>
            <w:r>
              <w:rPr>
                <w:noProof/>
                <w:webHidden/>
              </w:rPr>
              <w:instrText xml:space="preserve"> PAGEREF _Toc66437539 \h </w:instrText>
            </w:r>
            <w:r>
              <w:rPr>
                <w:noProof/>
                <w:webHidden/>
              </w:rPr>
            </w:r>
          </w:ins>
          <w:r>
            <w:rPr>
              <w:noProof/>
              <w:webHidden/>
            </w:rPr>
            <w:fldChar w:fldCharType="separate"/>
          </w:r>
          <w:ins w:id="72" w:author="David Conklin" w:date="2021-03-12T10:31:00Z">
            <w:r>
              <w:rPr>
                <w:noProof/>
                <w:webHidden/>
              </w:rPr>
              <w:t>6</w:t>
            </w:r>
            <w:r>
              <w:rPr>
                <w:noProof/>
                <w:webHidden/>
              </w:rPr>
              <w:fldChar w:fldCharType="end"/>
            </w:r>
            <w:r w:rsidRPr="00DF5158">
              <w:rPr>
                <w:rStyle w:val="Hyperlink"/>
                <w:noProof/>
              </w:rPr>
              <w:fldChar w:fldCharType="end"/>
            </w:r>
          </w:ins>
        </w:p>
        <w:p w14:paraId="2D344C95" w14:textId="14D0B05B" w:rsidR="00C0016F" w:rsidRDefault="00C0016F">
          <w:pPr>
            <w:pStyle w:val="TOC2"/>
            <w:tabs>
              <w:tab w:val="right" w:leader="dot" w:pos="9350"/>
            </w:tabs>
            <w:rPr>
              <w:ins w:id="73" w:author="David Conklin" w:date="2021-03-12T10:31:00Z"/>
              <w:rFonts w:eastAsiaTheme="minorEastAsia"/>
              <w:noProof/>
            </w:rPr>
          </w:pPr>
          <w:ins w:id="7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SOLAR_RADIATION_MULTIPLIER – reservoir insolation</w:t>
            </w:r>
            <w:r>
              <w:rPr>
                <w:noProof/>
                <w:webHidden/>
              </w:rPr>
              <w:tab/>
            </w:r>
            <w:r>
              <w:rPr>
                <w:noProof/>
                <w:webHidden/>
              </w:rPr>
              <w:fldChar w:fldCharType="begin"/>
            </w:r>
            <w:r>
              <w:rPr>
                <w:noProof/>
                <w:webHidden/>
              </w:rPr>
              <w:instrText xml:space="preserve"> PAGEREF _Toc66437540 \h </w:instrText>
            </w:r>
            <w:r>
              <w:rPr>
                <w:noProof/>
                <w:webHidden/>
              </w:rPr>
            </w:r>
          </w:ins>
          <w:r>
            <w:rPr>
              <w:noProof/>
              <w:webHidden/>
            </w:rPr>
            <w:fldChar w:fldCharType="separate"/>
          </w:r>
          <w:ins w:id="75" w:author="David Conklin" w:date="2021-03-12T10:31:00Z">
            <w:r>
              <w:rPr>
                <w:noProof/>
                <w:webHidden/>
              </w:rPr>
              <w:t>6</w:t>
            </w:r>
            <w:r>
              <w:rPr>
                <w:noProof/>
                <w:webHidden/>
              </w:rPr>
              <w:fldChar w:fldCharType="end"/>
            </w:r>
            <w:r w:rsidRPr="00DF5158">
              <w:rPr>
                <w:rStyle w:val="Hyperlink"/>
                <w:noProof/>
              </w:rPr>
              <w:fldChar w:fldCharType="end"/>
            </w:r>
          </w:ins>
        </w:p>
        <w:p w14:paraId="4A6AC133" w14:textId="4F39931C" w:rsidR="00C0016F" w:rsidRDefault="00C0016F">
          <w:pPr>
            <w:pStyle w:val="TOC2"/>
            <w:tabs>
              <w:tab w:val="right" w:leader="dot" w:pos="9350"/>
            </w:tabs>
            <w:rPr>
              <w:ins w:id="76" w:author="David Conklin" w:date="2021-03-12T10:31:00Z"/>
              <w:rFonts w:eastAsiaTheme="minorEastAsia"/>
              <w:noProof/>
            </w:rPr>
          </w:pPr>
          <w:ins w:id="7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FLOW_CMS – Discharge from High Cascade springs</w:t>
            </w:r>
            <w:r>
              <w:rPr>
                <w:noProof/>
                <w:webHidden/>
              </w:rPr>
              <w:tab/>
            </w:r>
            <w:r>
              <w:rPr>
                <w:noProof/>
                <w:webHidden/>
              </w:rPr>
              <w:fldChar w:fldCharType="begin"/>
            </w:r>
            <w:r>
              <w:rPr>
                <w:noProof/>
                <w:webHidden/>
              </w:rPr>
              <w:instrText xml:space="preserve"> PAGEREF _Toc66437541 \h </w:instrText>
            </w:r>
            <w:r>
              <w:rPr>
                <w:noProof/>
                <w:webHidden/>
              </w:rPr>
            </w:r>
          </w:ins>
          <w:r>
            <w:rPr>
              <w:noProof/>
              <w:webHidden/>
            </w:rPr>
            <w:fldChar w:fldCharType="separate"/>
          </w:r>
          <w:ins w:id="78" w:author="David Conklin" w:date="2021-03-12T10:31:00Z">
            <w:r>
              <w:rPr>
                <w:noProof/>
                <w:webHidden/>
              </w:rPr>
              <w:t>6</w:t>
            </w:r>
            <w:r>
              <w:rPr>
                <w:noProof/>
                <w:webHidden/>
              </w:rPr>
              <w:fldChar w:fldCharType="end"/>
            </w:r>
            <w:r w:rsidRPr="00DF5158">
              <w:rPr>
                <w:rStyle w:val="Hyperlink"/>
                <w:noProof/>
              </w:rPr>
              <w:fldChar w:fldCharType="end"/>
            </w:r>
          </w:ins>
        </w:p>
        <w:p w14:paraId="7C82AFE5" w14:textId="592614A3" w:rsidR="00C0016F" w:rsidRDefault="00C0016F">
          <w:pPr>
            <w:pStyle w:val="TOC1"/>
            <w:tabs>
              <w:tab w:val="right" w:leader="dot" w:pos="9350"/>
            </w:tabs>
            <w:rPr>
              <w:ins w:id="79" w:author="David Conklin" w:date="2021-03-12T10:31:00Z"/>
              <w:rFonts w:eastAsiaTheme="minorEastAsia"/>
              <w:noProof/>
            </w:rPr>
          </w:pPr>
          <w:ins w:id="8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Envision framework and the GIS Layers</w:t>
            </w:r>
            <w:r>
              <w:rPr>
                <w:noProof/>
                <w:webHidden/>
              </w:rPr>
              <w:tab/>
            </w:r>
            <w:r>
              <w:rPr>
                <w:noProof/>
                <w:webHidden/>
              </w:rPr>
              <w:fldChar w:fldCharType="begin"/>
            </w:r>
            <w:r>
              <w:rPr>
                <w:noProof/>
                <w:webHidden/>
              </w:rPr>
              <w:instrText xml:space="preserve"> PAGEREF _Toc66437542 \h </w:instrText>
            </w:r>
            <w:r>
              <w:rPr>
                <w:noProof/>
                <w:webHidden/>
              </w:rPr>
            </w:r>
          </w:ins>
          <w:r>
            <w:rPr>
              <w:noProof/>
              <w:webHidden/>
            </w:rPr>
            <w:fldChar w:fldCharType="separate"/>
          </w:r>
          <w:ins w:id="81" w:author="David Conklin" w:date="2021-03-12T10:31:00Z">
            <w:r>
              <w:rPr>
                <w:noProof/>
                <w:webHidden/>
              </w:rPr>
              <w:t>6</w:t>
            </w:r>
            <w:r>
              <w:rPr>
                <w:noProof/>
                <w:webHidden/>
              </w:rPr>
              <w:fldChar w:fldCharType="end"/>
            </w:r>
            <w:r w:rsidRPr="00DF5158">
              <w:rPr>
                <w:rStyle w:val="Hyperlink"/>
                <w:noProof/>
              </w:rPr>
              <w:fldChar w:fldCharType="end"/>
            </w:r>
          </w:ins>
        </w:p>
        <w:p w14:paraId="3CA2D363" w14:textId="0D6800FB" w:rsidR="00C0016F" w:rsidRDefault="00C0016F">
          <w:pPr>
            <w:pStyle w:val="TOC2"/>
            <w:tabs>
              <w:tab w:val="right" w:leader="dot" w:pos="9350"/>
            </w:tabs>
            <w:rPr>
              <w:ins w:id="82" w:author="David Conklin" w:date="2021-03-12T10:31:00Z"/>
              <w:rFonts w:eastAsiaTheme="minorEastAsia"/>
              <w:noProof/>
            </w:rPr>
          </w:pPr>
          <w:ins w:id="8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Reach Layer</w:t>
            </w:r>
            <w:r>
              <w:rPr>
                <w:noProof/>
                <w:webHidden/>
              </w:rPr>
              <w:tab/>
            </w:r>
            <w:r>
              <w:rPr>
                <w:noProof/>
                <w:webHidden/>
              </w:rPr>
              <w:fldChar w:fldCharType="begin"/>
            </w:r>
            <w:r>
              <w:rPr>
                <w:noProof/>
                <w:webHidden/>
              </w:rPr>
              <w:instrText xml:space="preserve"> PAGEREF _Toc66437543 \h </w:instrText>
            </w:r>
            <w:r>
              <w:rPr>
                <w:noProof/>
                <w:webHidden/>
              </w:rPr>
            </w:r>
          </w:ins>
          <w:r>
            <w:rPr>
              <w:noProof/>
              <w:webHidden/>
            </w:rPr>
            <w:fldChar w:fldCharType="separate"/>
          </w:r>
          <w:ins w:id="84" w:author="David Conklin" w:date="2021-03-12T10:31:00Z">
            <w:r>
              <w:rPr>
                <w:noProof/>
                <w:webHidden/>
              </w:rPr>
              <w:t>7</w:t>
            </w:r>
            <w:r>
              <w:rPr>
                <w:noProof/>
                <w:webHidden/>
              </w:rPr>
              <w:fldChar w:fldCharType="end"/>
            </w:r>
            <w:r w:rsidRPr="00DF5158">
              <w:rPr>
                <w:rStyle w:val="Hyperlink"/>
                <w:noProof/>
              </w:rPr>
              <w:fldChar w:fldCharType="end"/>
            </w:r>
          </w:ins>
        </w:p>
        <w:p w14:paraId="4D9445B8" w14:textId="0C6270F5" w:rsidR="00C0016F" w:rsidRDefault="00C0016F">
          <w:pPr>
            <w:pStyle w:val="TOC1"/>
            <w:tabs>
              <w:tab w:val="right" w:leader="dot" w:pos="9350"/>
            </w:tabs>
            <w:rPr>
              <w:ins w:id="85" w:author="David Conklin" w:date="2021-03-12T10:31:00Z"/>
              <w:rFonts w:eastAsiaTheme="minorEastAsia"/>
              <w:noProof/>
            </w:rPr>
          </w:pPr>
          <w:ins w:id="8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Study areas</w:t>
            </w:r>
            <w:r>
              <w:rPr>
                <w:noProof/>
                <w:webHidden/>
              </w:rPr>
              <w:tab/>
            </w:r>
            <w:r>
              <w:rPr>
                <w:noProof/>
                <w:webHidden/>
              </w:rPr>
              <w:fldChar w:fldCharType="begin"/>
            </w:r>
            <w:r>
              <w:rPr>
                <w:noProof/>
                <w:webHidden/>
              </w:rPr>
              <w:instrText xml:space="preserve"> PAGEREF _Toc66437544 \h </w:instrText>
            </w:r>
            <w:r>
              <w:rPr>
                <w:noProof/>
                <w:webHidden/>
              </w:rPr>
            </w:r>
          </w:ins>
          <w:r>
            <w:rPr>
              <w:noProof/>
              <w:webHidden/>
            </w:rPr>
            <w:fldChar w:fldCharType="separate"/>
          </w:r>
          <w:ins w:id="87" w:author="David Conklin" w:date="2021-03-12T10:31:00Z">
            <w:r>
              <w:rPr>
                <w:noProof/>
                <w:webHidden/>
              </w:rPr>
              <w:t>7</w:t>
            </w:r>
            <w:r>
              <w:rPr>
                <w:noProof/>
                <w:webHidden/>
              </w:rPr>
              <w:fldChar w:fldCharType="end"/>
            </w:r>
            <w:r w:rsidRPr="00DF5158">
              <w:rPr>
                <w:rStyle w:val="Hyperlink"/>
                <w:noProof/>
              </w:rPr>
              <w:fldChar w:fldCharType="end"/>
            </w:r>
          </w:ins>
        </w:p>
        <w:p w14:paraId="4C438BFE" w14:textId="2F27D050" w:rsidR="00C0016F" w:rsidRDefault="00C0016F">
          <w:pPr>
            <w:pStyle w:val="TOC2"/>
            <w:tabs>
              <w:tab w:val="right" w:leader="dot" w:pos="9350"/>
            </w:tabs>
            <w:rPr>
              <w:ins w:id="88" w:author="David Conklin" w:date="2021-03-12T10:31:00Z"/>
              <w:rFonts w:eastAsiaTheme="minorEastAsia"/>
              <w:noProof/>
            </w:rPr>
          </w:pPr>
          <w:ins w:id="8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DataCW3M directory structure</w:t>
            </w:r>
            <w:r>
              <w:rPr>
                <w:noProof/>
                <w:webHidden/>
              </w:rPr>
              <w:tab/>
            </w:r>
            <w:r>
              <w:rPr>
                <w:noProof/>
                <w:webHidden/>
              </w:rPr>
              <w:fldChar w:fldCharType="begin"/>
            </w:r>
            <w:r>
              <w:rPr>
                <w:noProof/>
                <w:webHidden/>
              </w:rPr>
              <w:instrText xml:space="preserve"> PAGEREF _Toc66437545 \h </w:instrText>
            </w:r>
            <w:r>
              <w:rPr>
                <w:noProof/>
                <w:webHidden/>
              </w:rPr>
            </w:r>
          </w:ins>
          <w:r>
            <w:rPr>
              <w:noProof/>
              <w:webHidden/>
            </w:rPr>
            <w:fldChar w:fldCharType="separate"/>
          </w:r>
          <w:ins w:id="90" w:author="David Conklin" w:date="2021-03-12T10:31:00Z">
            <w:r>
              <w:rPr>
                <w:noProof/>
                <w:webHidden/>
              </w:rPr>
              <w:t>7</w:t>
            </w:r>
            <w:r>
              <w:rPr>
                <w:noProof/>
                <w:webHidden/>
              </w:rPr>
              <w:fldChar w:fldCharType="end"/>
            </w:r>
            <w:r w:rsidRPr="00DF5158">
              <w:rPr>
                <w:rStyle w:val="Hyperlink"/>
                <w:noProof/>
              </w:rPr>
              <w:fldChar w:fldCharType="end"/>
            </w:r>
          </w:ins>
        </w:p>
        <w:p w14:paraId="565E7B8B" w14:textId="59C6186C" w:rsidR="00C0016F" w:rsidRDefault="00C0016F">
          <w:pPr>
            <w:pStyle w:val="TOC2"/>
            <w:tabs>
              <w:tab w:val="right" w:leader="dot" w:pos="9350"/>
            </w:tabs>
            <w:rPr>
              <w:ins w:id="91" w:author="David Conklin" w:date="2021-03-12T10:31:00Z"/>
              <w:rFonts w:eastAsiaTheme="minorEastAsia"/>
              <w:noProof/>
            </w:rPr>
          </w:pPr>
          <w:ins w:id="9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DataCW3M\ScenarioData directory structure</w:t>
            </w:r>
            <w:r>
              <w:rPr>
                <w:noProof/>
                <w:webHidden/>
              </w:rPr>
              <w:tab/>
            </w:r>
            <w:r>
              <w:rPr>
                <w:noProof/>
                <w:webHidden/>
              </w:rPr>
              <w:fldChar w:fldCharType="begin"/>
            </w:r>
            <w:r>
              <w:rPr>
                <w:noProof/>
                <w:webHidden/>
              </w:rPr>
              <w:instrText xml:space="preserve"> PAGEREF _Toc66437546 \h </w:instrText>
            </w:r>
            <w:r>
              <w:rPr>
                <w:noProof/>
                <w:webHidden/>
              </w:rPr>
            </w:r>
          </w:ins>
          <w:r>
            <w:rPr>
              <w:noProof/>
              <w:webHidden/>
            </w:rPr>
            <w:fldChar w:fldCharType="separate"/>
          </w:r>
          <w:ins w:id="93" w:author="David Conklin" w:date="2021-03-12T10:31:00Z">
            <w:r>
              <w:rPr>
                <w:noProof/>
                <w:webHidden/>
              </w:rPr>
              <w:t>8</w:t>
            </w:r>
            <w:r>
              <w:rPr>
                <w:noProof/>
                <w:webHidden/>
              </w:rPr>
              <w:fldChar w:fldCharType="end"/>
            </w:r>
            <w:r w:rsidRPr="00DF5158">
              <w:rPr>
                <w:rStyle w:val="Hyperlink"/>
                <w:noProof/>
              </w:rPr>
              <w:fldChar w:fldCharType="end"/>
            </w:r>
          </w:ins>
        </w:p>
        <w:p w14:paraId="01B66F66" w14:textId="1FD834C8" w:rsidR="00C0016F" w:rsidRDefault="00C0016F">
          <w:pPr>
            <w:pStyle w:val="TOC2"/>
            <w:tabs>
              <w:tab w:val="right" w:leader="dot" w:pos="9350"/>
            </w:tabs>
            <w:rPr>
              <w:ins w:id="94" w:author="David Conklin" w:date="2021-03-12T10:31:00Z"/>
              <w:rFonts w:eastAsiaTheme="minorEastAsia"/>
              <w:noProof/>
            </w:rPr>
          </w:pPr>
          <w:ins w:id="9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DataCW3M\ScenarioData\&lt;scenario&gt; folder contents</w:t>
            </w:r>
            <w:r>
              <w:rPr>
                <w:noProof/>
                <w:webHidden/>
              </w:rPr>
              <w:tab/>
            </w:r>
            <w:r>
              <w:rPr>
                <w:noProof/>
                <w:webHidden/>
              </w:rPr>
              <w:fldChar w:fldCharType="begin"/>
            </w:r>
            <w:r>
              <w:rPr>
                <w:noProof/>
                <w:webHidden/>
              </w:rPr>
              <w:instrText xml:space="preserve"> PAGEREF _Toc66437547 \h </w:instrText>
            </w:r>
            <w:r>
              <w:rPr>
                <w:noProof/>
                <w:webHidden/>
              </w:rPr>
            </w:r>
          </w:ins>
          <w:r>
            <w:rPr>
              <w:noProof/>
              <w:webHidden/>
            </w:rPr>
            <w:fldChar w:fldCharType="separate"/>
          </w:r>
          <w:ins w:id="96" w:author="David Conklin" w:date="2021-03-12T10:31:00Z">
            <w:r>
              <w:rPr>
                <w:noProof/>
                <w:webHidden/>
              </w:rPr>
              <w:t>9</w:t>
            </w:r>
            <w:r>
              <w:rPr>
                <w:noProof/>
                <w:webHidden/>
              </w:rPr>
              <w:fldChar w:fldCharType="end"/>
            </w:r>
            <w:r w:rsidRPr="00DF5158">
              <w:rPr>
                <w:rStyle w:val="Hyperlink"/>
                <w:noProof/>
              </w:rPr>
              <w:fldChar w:fldCharType="end"/>
            </w:r>
          </w:ins>
        </w:p>
        <w:p w14:paraId="4EDC3EBF" w14:textId="6AB8C160" w:rsidR="00C0016F" w:rsidRDefault="00C0016F">
          <w:pPr>
            <w:pStyle w:val="TOC2"/>
            <w:tabs>
              <w:tab w:val="right" w:leader="dot" w:pos="9350"/>
            </w:tabs>
            <w:rPr>
              <w:ins w:id="97" w:author="David Conklin" w:date="2021-03-12T10:31:00Z"/>
              <w:rFonts w:eastAsiaTheme="minorEastAsia"/>
              <w:noProof/>
            </w:rPr>
          </w:pPr>
          <w:ins w:id="9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DataCW3M\&lt;study area&gt; folder contents</w:t>
            </w:r>
            <w:r>
              <w:rPr>
                <w:noProof/>
                <w:webHidden/>
              </w:rPr>
              <w:tab/>
            </w:r>
            <w:r>
              <w:rPr>
                <w:noProof/>
                <w:webHidden/>
              </w:rPr>
              <w:fldChar w:fldCharType="begin"/>
            </w:r>
            <w:r>
              <w:rPr>
                <w:noProof/>
                <w:webHidden/>
              </w:rPr>
              <w:instrText xml:space="preserve"> PAGEREF _Toc66437548 \h </w:instrText>
            </w:r>
            <w:r>
              <w:rPr>
                <w:noProof/>
                <w:webHidden/>
              </w:rPr>
            </w:r>
          </w:ins>
          <w:r>
            <w:rPr>
              <w:noProof/>
              <w:webHidden/>
            </w:rPr>
            <w:fldChar w:fldCharType="separate"/>
          </w:r>
          <w:ins w:id="99" w:author="David Conklin" w:date="2021-03-12T10:31:00Z">
            <w:r>
              <w:rPr>
                <w:noProof/>
                <w:webHidden/>
              </w:rPr>
              <w:t>9</w:t>
            </w:r>
            <w:r>
              <w:rPr>
                <w:noProof/>
                <w:webHidden/>
              </w:rPr>
              <w:fldChar w:fldCharType="end"/>
            </w:r>
            <w:r w:rsidRPr="00DF5158">
              <w:rPr>
                <w:rStyle w:val="Hyperlink"/>
                <w:noProof/>
              </w:rPr>
              <w:fldChar w:fldCharType="end"/>
            </w:r>
          </w:ins>
        </w:p>
        <w:p w14:paraId="7260030C" w14:textId="5D44F640" w:rsidR="00C0016F" w:rsidRDefault="00C0016F">
          <w:pPr>
            <w:pStyle w:val="TOC1"/>
            <w:tabs>
              <w:tab w:val="right" w:leader="dot" w:pos="9350"/>
            </w:tabs>
            <w:rPr>
              <w:ins w:id="100" w:author="David Conklin" w:date="2021-03-12T10:31:00Z"/>
              <w:rFonts w:eastAsiaTheme="minorEastAsia"/>
              <w:noProof/>
            </w:rPr>
          </w:pPr>
          <w:ins w:id="10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"_Toc66437549"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Calendar conventions</w:t>
            </w:r>
            <w:r>
              <w:rPr>
                <w:noProof/>
                <w:webHidden/>
              </w:rPr>
              <w:tab/>
            </w:r>
            <w:r>
              <w:rPr>
                <w:noProof/>
                <w:webHidden/>
              </w:rPr>
              <w:fldChar w:fldCharType="begin"/>
            </w:r>
            <w:r>
              <w:rPr>
                <w:noProof/>
                <w:webHidden/>
              </w:rPr>
              <w:instrText xml:space="preserve"> PAGEREF _Toc66437549 \h </w:instrText>
            </w:r>
            <w:r>
              <w:rPr>
                <w:noProof/>
                <w:webHidden/>
              </w:rPr>
            </w:r>
          </w:ins>
          <w:r>
            <w:rPr>
              <w:noProof/>
              <w:webHidden/>
            </w:rPr>
            <w:fldChar w:fldCharType="separate"/>
          </w:r>
          <w:ins w:id="102" w:author="David Conklin" w:date="2021-03-12T10:31:00Z">
            <w:r>
              <w:rPr>
                <w:noProof/>
                <w:webHidden/>
              </w:rPr>
              <w:t>15</w:t>
            </w:r>
            <w:r>
              <w:rPr>
                <w:noProof/>
                <w:webHidden/>
              </w:rPr>
              <w:fldChar w:fldCharType="end"/>
            </w:r>
            <w:r w:rsidRPr="00DF5158">
              <w:rPr>
                <w:rStyle w:val="Hyperlink"/>
                <w:noProof/>
              </w:rPr>
              <w:fldChar w:fldCharType="end"/>
            </w:r>
          </w:ins>
        </w:p>
        <w:p w14:paraId="6861D626" w14:textId="79F7013B" w:rsidR="00C0016F" w:rsidRDefault="00C0016F">
          <w:pPr>
            <w:pStyle w:val="TOC2"/>
            <w:tabs>
              <w:tab w:val="right" w:leader="dot" w:pos="9350"/>
            </w:tabs>
            <w:rPr>
              <w:ins w:id="103" w:author="David Conklin" w:date="2021-03-12T10:31:00Z"/>
              <w:rFonts w:eastAsiaTheme="minorEastAsia"/>
              <w:noProof/>
            </w:rPr>
          </w:pPr>
          <w:ins w:id="10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Water years</w:t>
            </w:r>
            <w:r>
              <w:rPr>
                <w:noProof/>
                <w:webHidden/>
              </w:rPr>
              <w:tab/>
            </w:r>
            <w:r>
              <w:rPr>
                <w:noProof/>
                <w:webHidden/>
              </w:rPr>
              <w:fldChar w:fldCharType="begin"/>
            </w:r>
            <w:r>
              <w:rPr>
                <w:noProof/>
                <w:webHidden/>
              </w:rPr>
              <w:instrText xml:space="preserve"> PAGEREF _Toc66437550 \h </w:instrText>
            </w:r>
            <w:r>
              <w:rPr>
                <w:noProof/>
                <w:webHidden/>
              </w:rPr>
            </w:r>
          </w:ins>
          <w:r>
            <w:rPr>
              <w:noProof/>
              <w:webHidden/>
            </w:rPr>
            <w:fldChar w:fldCharType="separate"/>
          </w:r>
          <w:ins w:id="105" w:author="David Conklin" w:date="2021-03-12T10:31:00Z">
            <w:r>
              <w:rPr>
                <w:noProof/>
                <w:webHidden/>
              </w:rPr>
              <w:t>15</w:t>
            </w:r>
            <w:r>
              <w:rPr>
                <w:noProof/>
                <w:webHidden/>
              </w:rPr>
              <w:fldChar w:fldCharType="end"/>
            </w:r>
            <w:r w:rsidRPr="00DF5158">
              <w:rPr>
                <w:rStyle w:val="Hyperlink"/>
                <w:noProof/>
              </w:rPr>
              <w:fldChar w:fldCharType="end"/>
            </w:r>
          </w:ins>
        </w:p>
        <w:p w14:paraId="0C615423" w14:textId="5423D241" w:rsidR="00C0016F" w:rsidRDefault="00C0016F">
          <w:pPr>
            <w:pStyle w:val="TOC1"/>
            <w:tabs>
              <w:tab w:val="right" w:leader="dot" w:pos="9350"/>
            </w:tabs>
            <w:rPr>
              <w:ins w:id="106" w:author="David Conklin" w:date="2021-03-12T10:31:00Z"/>
              <w:rFonts w:eastAsiaTheme="minorEastAsia"/>
              <w:noProof/>
            </w:rPr>
          </w:pPr>
          <w:ins w:id="10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Climate data</w:t>
            </w:r>
            <w:r>
              <w:rPr>
                <w:noProof/>
                <w:webHidden/>
              </w:rPr>
              <w:tab/>
            </w:r>
            <w:r>
              <w:rPr>
                <w:noProof/>
                <w:webHidden/>
              </w:rPr>
              <w:fldChar w:fldCharType="begin"/>
            </w:r>
            <w:r>
              <w:rPr>
                <w:noProof/>
                <w:webHidden/>
              </w:rPr>
              <w:instrText xml:space="preserve"> PAGEREF _Toc66437551 \h </w:instrText>
            </w:r>
            <w:r>
              <w:rPr>
                <w:noProof/>
                <w:webHidden/>
              </w:rPr>
            </w:r>
          </w:ins>
          <w:r>
            <w:rPr>
              <w:noProof/>
              <w:webHidden/>
            </w:rPr>
            <w:fldChar w:fldCharType="separate"/>
          </w:r>
          <w:ins w:id="108" w:author="David Conklin" w:date="2021-03-12T10:31:00Z">
            <w:r>
              <w:rPr>
                <w:noProof/>
                <w:webHidden/>
              </w:rPr>
              <w:t>15</w:t>
            </w:r>
            <w:r>
              <w:rPr>
                <w:noProof/>
                <w:webHidden/>
              </w:rPr>
              <w:fldChar w:fldCharType="end"/>
            </w:r>
            <w:r w:rsidRPr="00DF5158">
              <w:rPr>
                <w:rStyle w:val="Hyperlink"/>
                <w:noProof/>
              </w:rPr>
              <w:fldChar w:fldCharType="end"/>
            </w:r>
          </w:ins>
        </w:p>
        <w:p w14:paraId="0CE57E83" w14:textId="674F1FD6" w:rsidR="00C0016F" w:rsidRDefault="00C0016F">
          <w:pPr>
            <w:pStyle w:val="TOC2"/>
            <w:tabs>
              <w:tab w:val="right" w:leader="dot" w:pos="9350"/>
            </w:tabs>
            <w:rPr>
              <w:ins w:id="109" w:author="David Conklin" w:date="2021-03-12T10:31:00Z"/>
              <w:rFonts w:eastAsiaTheme="minorEastAsia"/>
              <w:noProof/>
            </w:rPr>
          </w:pPr>
          <w:ins w:id="11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Numbered climate scenarios in the model</w:t>
            </w:r>
            <w:r>
              <w:rPr>
                <w:noProof/>
                <w:webHidden/>
              </w:rPr>
              <w:tab/>
            </w:r>
            <w:r>
              <w:rPr>
                <w:noProof/>
                <w:webHidden/>
              </w:rPr>
              <w:fldChar w:fldCharType="begin"/>
            </w:r>
            <w:r>
              <w:rPr>
                <w:noProof/>
                <w:webHidden/>
              </w:rPr>
              <w:instrText xml:space="preserve"> PAGEREF _Toc66437552 \h </w:instrText>
            </w:r>
            <w:r>
              <w:rPr>
                <w:noProof/>
                <w:webHidden/>
              </w:rPr>
            </w:r>
          </w:ins>
          <w:r>
            <w:rPr>
              <w:noProof/>
              <w:webHidden/>
            </w:rPr>
            <w:fldChar w:fldCharType="separate"/>
          </w:r>
          <w:ins w:id="111" w:author="David Conklin" w:date="2021-03-12T10:31:00Z">
            <w:r>
              <w:rPr>
                <w:noProof/>
                <w:webHidden/>
              </w:rPr>
              <w:t>15</w:t>
            </w:r>
            <w:r>
              <w:rPr>
                <w:noProof/>
                <w:webHidden/>
              </w:rPr>
              <w:fldChar w:fldCharType="end"/>
            </w:r>
            <w:r w:rsidRPr="00DF5158">
              <w:rPr>
                <w:rStyle w:val="Hyperlink"/>
                <w:noProof/>
              </w:rPr>
              <w:fldChar w:fldCharType="end"/>
            </w:r>
          </w:ins>
        </w:p>
        <w:p w14:paraId="5B33191E" w14:textId="04E6FE0C" w:rsidR="00C0016F" w:rsidRDefault="00C0016F">
          <w:pPr>
            <w:pStyle w:val="TOC2"/>
            <w:tabs>
              <w:tab w:val="right" w:leader="dot" w:pos="9350"/>
            </w:tabs>
            <w:rPr>
              <w:ins w:id="112" w:author="David Conklin" w:date="2021-03-12T10:31:00Z"/>
              <w:rFonts w:eastAsiaTheme="minorEastAsia"/>
              <w:noProof/>
            </w:rPr>
          </w:pPr>
          <w:ins w:id="113" w:author="David Conklin" w:date="2021-03-12T10:31:00Z">
            <w:r w:rsidRPr="00DF5158">
              <w:rPr>
                <w:rStyle w:val="Hyperlink"/>
                <w:noProof/>
              </w:rPr>
              <w:lastRenderedPageBreak/>
              <w:fldChar w:fldCharType="begin"/>
            </w:r>
            <w:r w:rsidRPr="00DF5158">
              <w:rPr>
                <w:rStyle w:val="Hyperlink"/>
                <w:noProof/>
              </w:rPr>
              <w:instrText xml:space="preserve"> </w:instrText>
            </w:r>
            <w:r>
              <w:rPr>
                <w:noProof/>
              </w:rPr>
              <w:instrText>HYPERLINK \l "_Toc66437553"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Monthly and seasonal weather data</w:t>
            </w:r>
            <w:r>
              <w:rPr>
                <w:noProof/>
                <w:webHidden/>
              </w:rPr>
              <w:tab/>
            </w:r>
            <w:r>
              <w:rPr>
                <w:noProof/>
                <w:webHidden/>
              </w:rPr>
              <w:fldChar w:fldCharType="begin"/>
            </w:r>
            <w:r>
              <w:rPr>
                <w:noProof/>
                <w:webHidden/>
              </w:rPr>
              <w:instrText xml:space="preserve"> PAGEREF _Toc66437553 \h </w:instrText>
            </w:r>
            <w:r>
              <w:rPr>
                <w:noProof/>
                <w:webHidden/>
              </w:rPr>
            </w:r>
          </w:ins>
          <w:r>
            <w:rPr>
              <w:noProof/>
              <w:webHidden/>
            </w:rPr>
            <w:fldChar w:fldCharType="separate"/>
          </w:r>
          <w:ins w:id="114" w:author="David Conklin" w:date="2021-03-12T10:31:00Z">
            <w:r>
              <w:rPr>
                <w:noProof/>
                <w:webHidden/>
              </w:rPr>
              <w:t>16</w:t>
            </w:r>
            <w:r>
              <w:rPr>
                <w:noProof/>
                <w:webHidden/>
              </w:rPr>
              <w:fldChar w:fldCharType="end"/>
            </w:r>
            <w:r w:rsidRPr="00DF5158">
              <w:rPr>
                <w:rStyle w:val="Hyperlink"/>
                <w:noProof/>
              </w:rPr>
              <w:fldChar w:fldCharType="end"/>
            </w:r>
          </w:ins>
        </w:p>
        <w:p w14:paraId="52577036" w14:textId="415C1590" w:rsidR="00C0016F" w:rsidRDefault="00C0016F">
          <w:pPr>
            <w:pStyle w:val="TOC2"/>
            <w:tabs>
              <w:tab w:val="right" w:leader="dot" w:pos="9350"/>
            </w:tabs>
            <w:rPr>
              <w:ins w:id="115" w:author="David Conklin" w:date="2021-03-12T10:31:00Z"/>
              <w:rFonts w:eastAsiaTheme="minorEastAsia"/>
              <w:noProof/>
            </w:rPr>
          </w:pPr>
          <w:ins w:id="11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Climate data grids</w:t>
            </w:r>
            <w:r>
              <w:rPr>
                <w:noProof/>
                <w:webHidden/>
              </w:rPr>
              <w:tab/>
            </w:r>
            <w:r>
              <w:rPr>
                <w:noProof/>
                <w:webHidden/>
              </w:rPr>
              <w:fldChar w:fldCharType="begin"/>
            </w:r>
            <w:r>
              <w:rPr>
                <w:noProof/>
                <w:webHidden/>
              </w:rPr>
              <w:instrText xml:space="preserve"> PAGEREF _Toc66437554 \h </w:instrText>
            </w:r>
            <w:r>
              <w:rPr>
                <w:noProof/>
                <w:webHidden/>
              </w:rPr>
            </w:r>
          </w:ins>
          <w:r>
            <w:rPr>
              <w:noProof/>
              <w:webHidden/>
            </w:rPr>
            <w:fldChar w:fldCharType="separate"/>
          </w:r>
          <w:ins w:id="117" w:author="David Conklin" w:date="2021-03-12T10:31:00Z">
            <w:r>
              <w:rPr>
                <w:noProof/>
                <w:webHidden/>
              </w:rPr>
              <w:t>17</w:t>
            </w:r>
            <w:r>
              <w:rPr>
                <w:noProof/>
                <w:webHidden/>
              </w:rPr>
              <w:fldChar w:fldCharType="end"/>
            </w:r>
            <w:r w:rsidRPr="00DF5158">
              <w:rPr>
                <w:rStyle w:val="Hyperlink"/>
                <w:noProof/>
              </w:rPr>
              <w:fldChar w:fldCharType="end"/>
            </w:r>
          </w:ins>
        </w:p>
        <w:p w14:paraId="7F789910" w14:textId="20A17F71" w:rsidR="00C0016F" w:rsidRDefault="00C0016F">
          <w:pPr>
            <w:pStyle w:val="TOC3"/>
            <w:tabs>
              <w:tab w:val="right" w:leader="dot" w:pos="9350"/>
            </w:tabs>
            <w:rPr>
              <w:ins w:id="118" w:author="David Conklin" w:date="2021-03-12T10:31:00Z"/>
              <w:rFonts w:eastAsiaTheme="minorEastAsia"/>
              <w:noProof/>
            </w:rPr>
          </w:pPr>
          <w:ins w:id="11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WW2100 climate grid</w:t>
            </w:r>
            <w:r>
              <w:rPr>
                <w:noProof/>
                <w:webHidden/>
              </w:rPr>
              <w:tab/>
            </w:r>
            <w:r>
              <w:rPr>
                <w:noProof/>
                <w:webHidden/>
              </w:rPr>
              <w:fldChar w:fldCharType="begin"/>
            </w:r>
            <w:r>
              <w:rPr>
                <w:noProof/>
                <w:webHidden/>
              </w:rPr>
              <w:instrText xml:space="preserve"> PAGEREF _Toc66437555 \h </w:instrText>
            </w:r>
            <w:r>
              <w:rPr>
                <w:noProof/>
                <w:webHidden/>
              </w:rPr>
            </w:r>
          </w:ins>
          <w:r>
            <w:rPr>
              <w:noProof/>
              <w:webHidden/>
            </w:rPr>
            <w:fldChar w:fldCharType="separate"/>
          </w:r>
          <w:ins w:id="120" w:author="David Conklin" w:date="2021-03-12T10:31:00Z">
            <w:r>
              <w:rPr>
                <w:noProof/>
                <w:webHidden/>
              </w:rPr>
              <w:t>17</w:t>
            </w:r>
            <w:r>
              <w:rPr>
                <w:noProof/>
                <w:webHidden/>
              </w:rPr>
              <w:fldChar w:fldCharType="end"/>
            </w:r>
            <w:r w:rsidRPr="00DF5158">
              <w:rPr>
                <w:rStyle w:val="Hyperlink"/>
                <w:noProof/>
              </w:rPr>
              <w:fldChar w:fldCharType="end"/>
            </w:r>
          </w:ins>
        </w:p>
        <w:p w14:paraId="5094E5A9" w14:textId="061B0C1A" w:rsidR="00C0016F" w:rsidRDefault="00C0016F">
          <w:pPr>
            <w:pStyle w:val="TOC3"/>
            <w:tabs>
              <w:tab w:val="right" w:leader="dot" w:pos="9350"/>
            </w:tabs>
            <w:rPr>
              <w:ins w:id="121" w:author="David Conklin" w:date="2021-03-12T10:31:00Z"/>
              <w:rFonts w:eastAsiaTheme="minorEastAsia"/>
              <w:noProof/>
            </w:rPr>
          </w:pPr>
          <w:ins w:id="12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v2 climate grid</w:t>
            </w:r>
            <w:r>
              <w:rPr>
                <w:noProof/>
                <w:webHidden/>
              </w:rPr>
              <w:tab/>
            </w:r>
            <w:r>
              <w:rPr>
                <w:noProof/>
                <w:webHidden/>
              </w:rPr>
              <w:fldChar w:fldCharType="begin"/>
            </w:r>
            <w:r>
              <w:rPr>
                <w:noProof/>
                <w:webHidden/>
              </w:rPr>
              <w:instrText xml:space="preserve"> PAGEREF _Toc66437556 \h </w:instrText>
            </w:r>
            <w:r>
              <w:rPr>
                <w:noProof/>
                <w:webHidden/>
              </w:rPr>
            </w:r>
          </w:ins>
          <w:r>
            <w:rPr>
              <w:noProof/>
              <w:webHidden/>
            </w:rPr>
            <w:fldChar w:fldCharType="separate"/>
          </w:r>
          <w:ins w:id="123" w:author="David Conklin" w:date="2021-03-12T10:31:00Z">
            <w:r>
              <w:rPr>
                <w:noProof/>
                <w:webHidden/>
              </w:rPr>
              <w:t>18</w:t>
            </w:r>
            <w:r>
              <w:rPr>
                <w:noProof/>
                <w:webHidden/>
              </w:rPr>
              <w:fldChar w:fldCharType="end"/>
            </w:r>
            <w:r w:rsidRPr="00DF5158">
              <w:rPr>
                <w:rStyle w:val="Hyperlink"/>
                <w:noProof/>
              </w:rPr>
              <w:fldChar w:fldCharType="end"/>
            </w:r>
          </w:ins>
        </w:p>
        <w:p w14:paraId="7B3B5F21" w14:textId="69B411FC" w:rsidR="00C0016F" w:rsidRDefault="00C0016F">
          <w:pPr>
            <w:pStyle w:val="TOC2"/>
            <w:tabs>
              <w:tab w:val="right" w:leader="dot" w:pos="9350"/>
            </w:tabs>
            <w:rPr>
              <w:ins w:id="124" w:author="David Conklin" w:date="2021-03-12T10:31:00Z"/>
              <w:rFonts w:eastAsiaTheme="minorEastAsia"/>
              <w:noProof/>
            </w:rPr>
          </w:pPr>
          <w:ins w:id="12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How climate data is looked up</w:t>
            </w:r>
            <w:r>
              <w:rPr>
                <w:noProof/>
                <w:webHidden/>
              </w:rPr>
              <w:tab/>
            </w:r>
            <w:r>
              <w:rPr>
                <w:noProof/>
                <w:webHidden/>
              </w:rPr>
              <w:fldChar w:fldCharType="begin"/>
            </w:r>
            <w:r>
              <w:rPr>
                <w:noProof/>
                <w:webHidden/>
              </w:rPr>
              <w:instrText xml:space="preserve"> PAGEREF _Toc66437557 \h </w:instrText>
            </w:r>
            <w:r>
              <w:rPr>
                <w:noProof/>
                <w:webHidden/>
              </w:rPr>
            </w:r>
          </w:ins>
          <w:r>
            <w:rPr>
              <w:noProof/>
              <w:webHidden/>
            </w:rPr>
            <w:fldChar w:fldCharType="separate"/>
          </w:r>
          <w:ins w:id="126" w:author="David Conklin" w:date="2021-03-12T10:31:00Z">
            <w:r>
              <w:rPr>
                <w:noProof/>
                <w:webHidden/>
              </w:rPr>
              <w:t>18</w:t>
            </w:r>
            <w:r>
              <w:rPr>
                <w:noProof/>
                <w:webHidden/>
              </w:rPr>
              <w:fldChar w:fldCharType="end"/>
            </w:r>
            <w:r w:rsidRPr="00DF5158">
              <w:rPr>
                <w:rStyle w:val="Hyperlink"/>
                <w:noProof/>
              </w:rPr>
              <w:fldChar w:fldCharType="end"/>
            </w:r>
          </w:ins>
        </w:p>
        <w:p w14:paraId="2FBD73EB" w14:textId="5DEAB580" w:rsidR="00C0016F" w:rsidRDefault="00C0016F">
          <w:pPr>
            <w:pStyle w:val="TOC2"/>
            <w:tabs>
              <w:tab w:val="right" w:leader="dot" w:pos="9350"/>
            </w:tabs>
            <w:rPr>
              <w:ins w:id="127" w:author="David Conklin" w:date="2021-03-12T10:31:00Z"/>
              <w:rFonts w:eastAsiaTheme="minorEastAsia"/>
              <w:noProof/>
            </w:rPr>
          </w:pPr>
          <w:ins w:id="12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What is in a climate dataset</w:t>
            </w:r>
            <w:r>
              <w:rPr>
                <w:noProof/>
                <w:webHidden/>
              </w:rPr>
              <w:tab/>
            </w:r>
            <w:r>
              <w:rPr>
                <w:noProof/>
                <w:webHidden/>
              </w:rPr>
              <w:fldChar w:fldCharType="begin"/>
            </w:r>
            <w:r>
              <w:rPr>
                <w:noProof/>
                <w:webHidden/>
              </w:rPr>
              <w:instrText xml:space="preserve"> PAGEREF _Toc66437558 \h </w:instrText>
            </w:r>
            <w:r>
              <w:rPr>
                <w:noProof/>
                <w:webHidden/>
              </w:rPr>
            </w:r>
          </w:ins>
          <w:r>
            <w:rPr>
              <w:noProof/>
              <w:webHidden/>
            </w:rPr>
            <w:fldChar w:fldCharType="separate"/>
          </w:r>
          <w:ins w:id="129" w:author="David Conklin" w:date="2021-03-12T10:31:00Z">
            <w:r>
              <w:rPr>
                <w:noProof/>
                <w:webHidden/>
              </w:rPr>
              <w:t>19</w:t>
            </w:r>
            <w:r>
              <w:rPr>
                <w:noProof/>
                <w:webHidden/>
              </w:rPr>
              <w:fldChar w:fldCharType="end"/>
            </w:r>
            <w:r w:rsidRPr="00DF5158">
              <w:rPr>
                <w:rStyle w:val="Hyperlink"/>
                <w:noProof/>
              </w:rPr>
              <w:fldChar w:fldCharType="end"/>
            </w:r>
          </w:ins>
        </w:p>
        <w:p w14:paraId="1214CCD3" w14:textId="0F6266B1" w:rsidR="00C0016F" w:rsidRDefault="00C0016F">
          <w:pPr>
            <w:pStyle w:val="TOC1"/>
            <w:tabs>
              <w:tab w:val="right" w:leader="dot" w:pos="9350"/>
            </w:tabs>
            <w:rPr>
              <w:ins w:id="130" w:author="David Conklin" w:date="2021-03-12T10:31:00Z"/>
              <w:rFonts w:eastAsiaTheme="minorEastAsia"/>
              <w:noProof/>
            </w:rPr>
          </w:pPr>
          <w:ins w:id="13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"_Toc66437559"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Water rights</w:t>
            </w:r>
            <w:r>
              <w:rPr>
                <w:noProof/>
                <w:webHidden/>
              </w:rPr>
              <w:tab/>
            </w:r>
            <w:r>
              <w:rPr>
                <w:noProof/>
                <w:webHidden/>
              </w:rPr>
              <w:fldChar w:fldCharType="begin"/>
            </w:r>
            <w:r>
              <w:rPr>
                <w:noProof/>
                <w:webHidden/>
              </w:rPr>
              <w:instrText xml:space="preserve"> PAGEREF _Toc66437559 \h </w:instrText>
            </w:r>
            <w:r>
              <w:rPr>
                <w:noProof/>
                <w:webHidden/>
              </w:rPr>
            </w:r>
          </w:ins>
          <w:r>
            <w:rPr>
              <w:noProof/>
              <w:webHidden/>
            </w:rPr>
            <w:fldChar w:fldCharType="separate"/>
          </w:r>
          <w:ins w:id="132" w:author="David Conklin" w:date="2021-03-12T10:31:00Z">
            <w:r>
              <w:rPr>
                <w:noProof/>
                <w:webHidden/>
              </w:rPr>
              <w:t>19</w:t>
            </w:r>
            <w:r>
              <w:rPr>
                <w:noProof/>
                <w:webHidden/>
              </w:rPr>
              <w:fldChar w:fldCharType="end"/>
            </w:r>
            <w:r w:rsidRPr="00DF5158">
              <w:rPr>
                <w:rStyle w:val="Hyperlink"/>
                <w:noProof/>
              </w:rPr>
              <w:fldChar w:fldCharType="end"/>
            </w:r>
          </w:ins>
        </w:p>
        <w:p w14:paraId="430274F2" w14:textId="0A368BBC" w:rsidR="00C0016F" w:rsidRDefault="00C0016F">
          <w:pPr>
            <w:pStyle w:val="TOC2"/>
            <w:tabs>
              <w:tab w:val="right" w:leader="dot" w:pos="9350"/>
            </w:tabs>
            <w:rPr>
              <w:ins w:id="133" w:author="David Conklin" w:date="2021-03-12T10:31:00Z"/>
              <w:rFonts w:eastAsiaTheme="minorEastAsia"/>
              <w:noProof/>
            </w:rPr>
          </w:pPr>
          <w:ins w:id="13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Water rights data</w:t>
            </w:r>
            <w:r>
              <w:rPr>
                <w:noProof/>
                <w:webHidden/>
              </w:rPr>
              <w:tab/>
            </w:r>
            <w:r>
              <w:rPr>
                <w:noProof/>
                <w:webHidden/>
              </w:rPr>
              <w:fldChar w:fldCharType="begin"/>
            </w:r>
            <w:r>
              <w:rPr>
                <w:noProof/>
                <w:webHidden/>
              </w:rPr>
              <w:instrText xml:space="preserve"> PAGEREF _Toc66437560 \h </w:instrText>
            </w:r>
            <w:r>
              <w:rPr>
                <w:noProof/>
                <w:webHidden/>
              </w:rPr>
            </w:r>
          </w:ins>
          <w:r>
            <w:rPr>
              <w:noProof/>
              <w:webHidden/>
            </w:rPr>
            <w:fldChar w:fldCharType="separate"/>
          </w:r>
          <w:ins w:id="135" w:author="David Conklin" w:date="2021-03-12T10:31:00Z">
            <w:r>
              <w:rPr>
                <w:noProof/>
                <w:webHidden/>
              </w:rPr>
              <w:t>19</w:t>
            </w:r>
            <w:r>
              <w:rPr>
                <w:noProof/>
                <w:webHidden/>
              </w:rPr>
              <w:fldChar w:fldCharType="end"/>
            </w:r>
            <w:r w:rsidRPr="00DF5158">
              <w:rPr>
                <w:rStyle w:val="Hyperlink"/>
                <w:noProof/>
              </w:rPr>
              <w:fldChar w:fldCharType="end"/>
            </w:r>
          </w:ins>
        </w:p>
        <w:p w14:paraId="504D4DE4" w14:textId="36600B13" w:rsidR="00C0016F" w:rsidRDefault="00C0016F">
          <w:pPr>
            <w:pStyle w:val="TOC2"/>
            <w:tabs>
              <w:tab w:val="right" w:leader="dot" w:pos="9350"/>
            </w:tabs>
            <w:rPr>
              <w:ins w:id="136" w:author="David Conklin" w:date="2021-03-12T10:31:00Z"/>
              <w:rFonts w:eastAsiaTheme="minorEastAsia"/>
              <w:noProof/>
            </w:rPr>
          </w:pPr>
          <w:ins w:id="13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wr_pods.csv file</w:t>
            </w:r>
            <w:r>
              <w:rPr>
                <w:noProof/>
                <w:webHidden/>
              </w:rPr>
              <w:tab/>
            </w:r>
            <w:r>
              <w:rPr>
                <w:noProof/>
                <w:webHidden/>
              </w:rPr>
              <w:fldChar w:fldCharType="begin"/>
            </w:r>
            <w:r>
              <w:rPr>
                <w:noProof/>
                <w:webHidden/>
              </w:rPr>
              <w:instrText xml:space="preserve"> PAGEREF _Toc66437561 \h </w:instrText>
            </w:r>
            <w:r>
              <w:rPr>
                <w:noProof/>
                <w:webHidden/>
              </w:rPr>
            </w:r>
          </w:ins>
          <w:r>
            <w:rPr>
              <w:noProof/>
              <w:webHidden/>
            </w:rPr>
            <w:fldChar w:fldCharType="separate"/>
          </w:r>
          <w:ins w:id="138" w:author="David Conklin" w:date="2021-03-12T10:31:00Z">
            <w:r>
              <w:rPr>
                <w:noProof/>
                <w:webHidden/>
              </w:rPr>
              <w:t>20</w:t>
            </w:r>
            <w:r>
              <w:rPr>
                <w:noProof/>
                <w:webHidden/>
              </w:rPr>
              <w:fldChar w:fldCharType="end"/>
            </w:r>
            <w:r w:rsidRPr="00DF5158">
              <w:rPr>
                <w:rStyle w:val="Hyperlink"/>
                <w:noProof/>
              </w:rPr>
              <w:fldChar w:fldCharType="end"/>
            </w:r>
          </w:ins>
        </w:p>
        <w:p w14:paraId="40B205D6" w14:textId="67EC4602" w:rsidR="00C0016F" w:rsidRDefault="00C0016F">
          <w:pPr>
            <w:pStyle w:val="TOC2"/>
            <w:tabs>
              <w:tab w:val="right" w:leader="dot" w:pos="9350"/>
            </w:tabs>
            <w:rPr>
              <w:ins w:id="139" w:author="David Conklin" w:date="2021-03-12T10:31:00Z"/>
              <w:rFonts w:eastAsiaTheme="minorEastAsia"/>
              <w:noProof/>
            </w:rPr>
          </w:pPr>
          <w:ins w:id="14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wr_pous.csv file</w:t>
            </w:r>
            <w:r>
              <w:rPr>
                <w:noProof/>
                <w:webHidden/>
              </w:rPr>
              <w:tab/>
            </w:r>
            <w:r>
              <w:rPr>
                <w:noProof/>
                <w:webHidden/>
              </w:rPr>
              <w:fldChar w:fldCharType="begin"/>
            </w:r>
            <w:r>
              <w:rPr>
                <w:noProof/>
                <w:webHidden/>
              </w:rPr>
              <w:instrText xml:space="preserve"> PAGEREF _Toc66437562 \h </w:instrText>
            </w:r>
            <w:r>
              <w:rPr>
                <w:noProof/>
                <w:webHidden/>
              </w:rPr>
            </w:r>
          </w:ins>
          <w:r>
            <w:rPr>
              <w:noProof/>
              <w:webHidden/>
            </w:rPr>
            <w:fldChar w:fldCharType="separate"/>
          </w:r>
          <w:ins w:id="141" w:author="David Conklin" w:date="2021-03-12T10:31:00Z">
            <w:r>
              <w:rPr>
                <w:noProof/>
                <w:webHidden/>
              </w:rPr>
              <w:t>20</w:t>
            </w:r>
            <w:r>
              <w:rPr>
                <w:noProof/>
                <w:webHidden/>
              </w:rPr>
              <w:fldChar w:fldCharType="end"/>
            </w:r>
            <w:r w:rsidRPr="00DF5158">
              <w:rPr>
                <w:rStyle w:val="Hyperlink"/>
                <w:noProof/>
              </w:rPr>
              <w:fldChar w:fldCharType="end"/>
            </w:r>
          </w:ins>
        </w:p>
        <w:p w14:paraId="0896ACB3" w14:textId="7016B131" w:rsidR="00C0016F" w:rsidRDefault="00C0016F">
          <w:pPr>
            <w:pStyle w:val="TOC2"/>
            <w:tabs>
              <w:tab w:val="right" w:leader="dot" w:pos="9350"/>
            </w:tabs>
            <w:rPr>
              <w:ins w:id="142" w:author="David Conklin" w:date="2021-03-12T10:31:00Z"/>
              <w:rFonts w:eastAsiaTheme="minorEastAsia"/>
              <w:noProof/>
            </w:rPr>
          </w:pPr>
          <w:ins w:id="14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Adding a water right</w:t>
            </w:r>
            <w:r>
              <w:rPr>
                <w:noProof/>
                <w:webHidden/>
              </w:rPr>
              <w:tab/>
            </w:r>
            <w:r>
              <w:rPr>
                <w:noProof/>
                <w:webHidden/>
              </w:rPr>
              <w:fldChar w:fldCharType="begin"/>
            </w:r>
            <w:r>
              <w:rPr>
                <w:noProof/>
                <w:webHidden/>
              </w:rPr>
              <w:instrText xml:space="preserve"> PAGEREF _Toc66437563 \h </w:instrText>
            </w:r>
            <w:r>
              <w:rPr>
                <w:noProof/>
                <w:webHidden/>
              </w:rPr>
            </w:r>
          </w:ins>
          <w:r>
            <w:rPr>
              <w:noProof/>
              <w:webHidden/>
            </w:rPr>
            <w:fldChar w:fldCharType="separate"/>
          </w:r>
          <w:ins w:id="144" w:author="David Conklin" w:date="2021-03-12T10:31:00Z">
            <w:r>
              <w:rPr>
                <w:noProof/>
                <w:webHidden/>
              </w:rPr>
              <w:t>21</w:t>
            </w:r>
            <w:r>
              <w:rPr>
                <w:noProof/>
                <w:webHidden/>
              </w:rPr>
              <w:fldChar w:fldCharType="end"/>
            </w:r>
            <w:r w:rsidRPr="00DF5158">
              <w:rPr>
                <w:rStyle w:val="Hyperlink"/>
                <w:noProof/>
              </w:rPr>
              <w:fldChar w:fldCharType="end"/>
            </w:r>
          </w:ins>
        </w:p>
        <w:p w14:paraId="176C0D38" w14:textId="00210E6F" w:rsidR="00C0016F" w:rsidRDefault="00C0016F">
          <w:pPr>
            <w:pStyle w:val="TOC1"/>
            <w:tabs>
              <w:tab w:val="right" w:leader="dot" w:pos="9350"/>
            </w:tabs>
            <w:rPr>
              <w:ins w:id="145" w:author="David Conklin" w:date="2021-03-12T10:31:00Z"/>
              <w:rFonts w:eastAsiaTheme="minorEastAsia"/>
              <w:noProof/>
            </w:rPr>
          </w:pPr>
          <w:ins w:id="14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Stream flow and stream temperature</w:t>
            </w:r>
            <w:r>
              <w:rPr>
                <w:noProof/>
                <w:webHidden/>
              </w:rPr>
              <w:tab/>
            </w:r>
            <w:r>
              <w:rPr>
                <w:noProof/>
                <w:webHidden/>
              </w:rPr>
              <w:fldChar w:fldCharType="begin"/>
            </w:r>
            <w:r>
              <w:rPr>
                <w:noProof/>
                <w:webHidden/>
              </w:rPr>
              <w:instrText xml:space="preserve"> PAGEREF _Toc66437564 \h </w:instrText>
            </w:r>
            <w:r>
              <w:rPr>
                <w:noProof/>
                <w:webHidden/>
              </w:rPr>
            </w:r>
          </w:ins>
          <w:r>
            <w:rPr>
              <w:noProof/>
              <w:webHidden/>
            </w:rPr>
            <w:fldChar w:fldCharType="separate"/>
          </w:r>
          <w:ins w:id="147" w:author="David Conklin" w:date="2021-03-12T10:31:00Z">
            <w:r>
              <w:rPr>
                <w:noProof/>
                <w:webHidden/>
              </w:rPr>
              <w:t>22</w:t>
            </w:r>
            <w:r>
              <w:rPr>
                <w:noProof/>
                <w:webHidden/>
              </w:rPr>
              <w:fldChar w:fldCharType="end"/>
            </w:r>
            <w:r w:rsidRPr="00DF5158">
              <w:rPr>
                <w:rStyle w:val="Hyperlink"/>
                <w:noProof/>
              </w:rPr>
              <w:fldChar w:fldCharType="end"/>
            </w:r>
          </w:ins>
        </w:p>
        <w:p w14:paraId="2743EE0B" w14:textId="4686B986" w:rsidR="00C0016F" w:rsidRDefault="00C0016F">
          <w:pPr>
            <w:pStyle w:val="TOC2"/>
            <w:tabs>
              <w:tab w:val="right" w:leader="dot" w:pos="9350"/>
            </w:tabs>
            <w:rPr>
              <w:ins w:id="148" w:author="David Conklin" w:date="2021-03-12T10:31:00Z"/>
              <w:rFonts w:eastAsiaTheme="minorEastAsia"/>
              <w:noProof/>
            </w:rPr>
          </w:pPr>
          <w:ins w:id="14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Water parcels</w:t>
            </w:r>
            <w:r>
              <w:rPr>
                <w:noProof/>
                <w:webHidden/>
              </w:rPr>
              <w:tab/>
            </w:r>
            <w:r>
              <w:rPr>
                <w:noProof/>
                <w:webHidden/>
              </w:rPr>
              <w:fldChar w:fldCharType="begin"/>
            </w:r>
            <w:r>
              <w:rPr>
                <w:noProof/>
                <w:webHidden/>
              </w:rPr>
              <w:instrText xml:space="preserve"> PAGEREF _Toc66437565 \h </w:instrText>
            </w:r>
            <w:r>
              <w:rPr>
                <w:noProof/>
                <w:webHidden/>
              </w:rPr>
            </w:r>
          </w:ins>
          <w:r>
            <w:rPr>
              <w:noProof/>
              <w:webHidden/>
            </w:rPr>
            <w:fldChar w:fldCharType="separate"/>
          </w:r>
          <w:ins w:id="150" w:author="David Conklin" w:date="2021-03-12T10:31:00Z">
            <w:r>
              <w:rPr>
                <w:noProof/>
                <w:webHidden/>
              </w:rPr>
              <w:t>22</w:t>
            </w:r>
            <w:r>
              <w:rPr>
                <w:noProof/>
                <w:webHidden/>
              </w:rPr>
              <w:fldChar w:fldCharType="end"/>
            </w:r>
            <w:r w:rsidRPr="00DF5158">
              <w:rPr>
                <w:rStyle w:val="Hyperlink"/>
                <w:noProof/>
              </w:rPr>
              <w:fldChar w:fldCharType="end"/>
            </w:r>
          </w:ins>
        </w:p>
        <w:p w14:paraId="740FE785" w14:textId="512DD9C0" w:rsidR="00C0016F" w:rsidRDefault="00C0016F">
          <w:pPr>
            <w:pStyle w:val="TOC2"/>
            <w:tabs>
              <w:tab w:val="right" w:leader="dot" w:pos="9350"/>
            </w:tabs>
            <w:rPr>
              <w:ins w:id="151" w:author="David Conklin" w:date="2021-03-12T10:31:00Z"/>
              <w:rFonts w:eastAsiaTheme="minorEastAsia"/>
              <w:noProof/>
            </w:rPr>
          </w:pPr>
          <w:ins w:id="15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Daily water mass and energy balance</w:t>
            </w:r>
            <w:r>
              <w:rPr>
                <w:noProof/>
                <w:webHidden/>
              </w:rPr>
              <w:tab/>
            </w:r>
            <w:r>
              <w:rPr>
                <w:noProof/>
                <w:webHidden/>
              </w:rPr>
              <w:fldChar w:fldCharType="begin"/>
            </w:r>
            <w:r>
              <w:rPr>
                <w:noProof/>
                <w:webHidden/>
              </w:rPr>
              <w:instrText xml:space="preserve"> PAGEREF _Toc66437566 \h </w:instrText>
            </w:r>
            <w:r>
              <w:rPr>
                <w:noProof/>
                <w:webHidden/>
              </w:rPr>
            </w:r>
          </w:ins>
          <w:r>
            <w:rPr>
              <w:noProof/>
              <w:webHidden/>
            </w:rPr>
            <w:fldChar w:fldCharType="separate"/>
          </w:r>
          <w:ins w:id="153" w:author="David Conklin" w:date="2021-03-12T10:31:00Z">
            <w:r>
              <w:rPr>
                <w:noProof/>
                <w:webHidden/>
              </w:rPr>
              <w:t>22</w:t>
            </w:r>
            <w:r>
              <w:rPr>
                <w:noProof/>
                <w:webHidden/>
              </w:rPr>
              <w:fldChar w:fldCharType="end"/>
            </w:r>
            <w:r w:rsidRPr="00DF5158">
              <w:rPr>
                <w:rStyle w:val="Hyperlink"/>
                <w:noProof/>
              </w:rPr>
              <w:fldChar w:fldCharType="end"/>
            </w:r>
          </w:ins>
        </w:p>
        <w:p w14:paraId="2131DD1E" w14:textId="3C54C5D3" w:rsidR="00C0016F" w:rsidRDefault="00C0016F">
          <w:pPr>
            <w:pStyle w:val="TOC2"/>
            <w:tabs>
              <w:tab w:val="right" w:leader="dot" w:pos="9350"/>
            </w:tabs>
            <w:rPr>
              <w:ins w:id="154" w:author="David Conklin" w:date="2021-03-12T10:31:00Z"/>
              <w:rFonts w:eastAsiaTheme="minorEastAsia"/>
              <w:noProof/>
            </w:rPr>
          </w:pPr>
          <w:ins w:id="15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Estimating the rate of flow in a stream reach</w:t>
            </w:r>
            <w:r>
              <w:rPr>
                <w:noProof/>
                <w:webHidden/>
              </w:rPr>
              <w:tab/>
            </w:r>
            <w:r>
              <w:rPr>
                <w:noProof/>
                <w:webHidden/>
              </w:rPr>
              <w:fldChar w:fldCharType="begin"/>
            </w:r>
            <w:r>
              <w:rPr>
                <w:noProof/>
                <w:webHidden/>
              </w:rPr>
              <w:instrText xml:space="preserve"> PAGEREF _Toc66437567 \h </w:instrText>
            </w:r>
            <w:r>
              <w:rPr>
                <w:noProof/>
                <w:webHidden/>
              </w:rPr>
            </w:r>
          </w:ins>
          <w:r>
            <w:rPr>
              <w:noProof/>
              <w:webHidden/>
            </w:rPr>
            <w:fldChar w:fldCharType="separate"/>
          </w:r>
          <w:ins w:id="156" w:author="David Conklin" w:date="2021-03-12T10:31:00Z">
            <w:r>
              <w:rPr>
                <w:noProof/>
                <w:webHidden/>
              </w:rPr>
              <w:t>23</w:t>
            </w:r>
            <w:r>
              <w:rPr>
                <w:noProof/>
                <w:webHidden/>
              </w:rPr>
              <w:fldChar w:fldCharType="end"/>
            </w:r>
            <w:r w:rsidRPr="00DF5158">
              <w:rPr>
                <w:rStyle w:val="Hyperlink"/>
                <w:noProof/>
              </w:rPr>
              <w:fldChar w:fldCharType="end"/>
            </w:r>
          </w:ins>
        </w:p>
        <w:p w14:paraId="10FC8EDC" w14:textId="61925412" w:rsidR="00C0016F" w:rsidRDefault="00C0016F">
          <w:pPr>
            <w:pStyle w:val="TOC2"/>
            <w:tabs>
              <w:tab w:val="right" w:leader="dot" w:pos="9350"/>
            </w:tabs>
            <w:rPr>
              <w:ins w:id="157" w:author="David Conklin" w:date="2021-03-12T10:31:00Z"/>
              <w:rFonts w:eastAsiaTheme="minorEastAsia"/>
              <w:noProof/>
            </w:rPr>
          </w:pPr>
          <w:ins w:id="15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_Toc66437568 \h </w:instrText>
            </w:r>
            <w:r>
              <w:rPr>
                <w:noProof/>
                <w:webHidden/>
              </w:rPr>
            </w:r>
          </w:ins>
          <w:r>
            <w:rPr>
              <w:noProof/>
              <w:webHidden/>
            </w:rPr>
            <w:fldChar w:fldCharType="separate"/>
          </w:r>
          <w:ins w:id="159" w:author="David Conklin" w:date="2021-03-12T10:31:00Z">
            <w:r>
              <w:rPr>
                <w:noProof/>
                <w:webHidden/>
              </w:rPr>
              <w:t>26</w:t>
            </w:r>
            <w:r>
              <w:rPr>
                <w:noProof/>
                <w:webHidden/>
              </w:rPr>
              <w:fldChar w:fldCharType="end"/>
            </w:r>
            <w:r w:rsidRPr="00DF5158">
              <w:rPr>
                <w:rStyle w:val="Hyperlink"/>
                <w:noProof/>
              </w:rPr>
              <w:fldChar w:fldCharType="end"/>
            </w:r>
          </w:ins>
        </w:p>
        <w:p w14:paraId="440141EC" w14:textId="0DF612DD" w:rsidR="00C0016F" w:rsidRDefault="00C0016F">
          <w:pPr>
            <w:pStyle w:val="TOC2"/>
            <w:tabs>
              <w:tab w:val="right" w:leader="dot" w:pos="9350"/>
            </w:tabs>
            <w:rPr>
              <w:ins w:id="160" w:author="David Conklin" w:date="2021-03-12T10:31:00Z"/>
              <w:rFonts w:eastAsiaTheme="minorEastAsia"/>
              <w:noProof/>
            </w:rPr>
          </w:pPr>
          <w:ins w:id="16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"_Toc66437569"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Water temperature from thermal energy</w:t>
            </w:r>
            <w:r>
              <w:rPr>
                <w:noProof/>
                <w:webHidden/>
              </w:rPr>
              <w:tab/>
            </w:r>
            <w:r>
              <w:rPr>
                <w:noProof/>
                <w:webHidden/>
              </w:rPr>
              <w:fldChar w:fldCharType="begin"/>
            </w:r>
            <w:r>
              <w:rPr>
                <w:noProof/>
                <w:webHidden/>
              </w:rPr>
              <w:instrText xml:space="preserve"> PAGEREF _Toc66437569 \h </w:instrText>
            </w:r>
            <w:r>
              <w:rPr>
                <w:noProof/>
                <w:webHidden/>
              </w:rPr>
            </w:r>
          </w:ins>
          <w:r>
            <w:rPr>
              <w:noProof/>
              <w:webHidden/>
            </w:rPr>
            <w:fldChar w:fldCharType="separate"/>
          </w:r>
          <w:ins w:id="162" w:author="David Conklin" w:date="2021-03-12T10:31:00Z">
            <w:r>
              <w:rPr>
                <w:noProof/>
                <w:webHidden/>
              </w:rPr>
              <w:t>26</w:t>
            </w:r>
            <w:r>
              <w:rPr>
                <w:noProof/>
                <w:webHidden/>
              </w:rPr>
              <w:fldChar w:fldCharType="end"/>
            </w:r>
            <w:r w:rsidRPr="00DF5158">
              <w:rPr>
                <w:rStyle w:val="Hyperlink"/>
                <w:noProof/>
              </w:rPr>
              <w:fldChar w:fldCharType="end"/>
            </w:r>
          </w:ins>
        </w:p>
        <w:p w14:paraId="7F4AD6D1" w14:textId="10F99937" w:rsidR="00C0016F" w:rsidRDefault="00C0016F">
          <w:pPr>
            <w:pStyle w:val="TOC2"/>
            <w:tabs>
              <w:tab w:val="right" w:leader="dot" w:pos="9350"/>
            </w:tabs>
            <w:rPr>
              <w:ins w:id="163" w:author="David Conklin" w:date="2021-03-12T10:31:00Z"/>
              <w:rFonts w:eastAsiaTheme="minorEastAsia"/>
              <w:noProof/>
            </w:rPr>
          </w:pPr>
          <w:ins w:id="16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Initial conditions for Flow: the IC file</w:t>
            </w:r>
            <w:r>
              <w:rPr>
                <w:noProof/>
                <w:webHidden/>
              </w:rPr>
              <w:tab/>
            </w:r>
            <w:r>
              <w:rPr>
                <w:noProof/>
                <w:webHidden/>
              </w:rPr>
              <w:fldChar w:fldCharType="begin"/>
            </w:r>
            <w:r>
              <w:rPr>
                <w:noProof/>
                <w:webHidden/>
              </w:rPr>
              <w:instrText xml:space="preserve"> PAGEREF _Toc66437570 \h </w:instrText>
            </w:r>
            <w:r>
              <w:rPr>
                <w:noProof/>
                <w:webHidden/>
              </w:rPr>
            </w:r>
          </w:ins>
          <w:r>
            <w:rPr>
              <w:noProof/>
              <w:webHidden/>
            </w:rPr>
            <w:fldChar w:fldCharType="separate"/>
          </w:r>
          <w:ins w:id="165" w:author="David Conklin" w:date="2021-03-12T10:31:00Z">
            <w:r>
              <w:rPr>
                <w:noProof/>
                <w:webHidden/>
              </w:rPr>
              <w:t>27</w:t>
            </w:r>
            <w:r>
              <w:rPr>
                <w:noProof/>
                <w:webHidden/>
              </w:rPr>
              <w:fldChar w:fldCharType="end"/>
            </w:r>
            <w:r w:rsidRPr="00DF5158">
              <w:rPr>
                <w:rStyle w:val="Hyperlink"/>
                <w:noProof/>
              </w:rPr>
              <w:fldChar w:fldCharType="end"/>
            </w:r>
          </w:ins>
        </w:p>
        <w:p w14:paraId="75201931" w14:textId="3AF8D647" w:rsidR="00C0016F" w:rsidRDefault="00C0016F">
          <w:pPr>
            <w:pStyle w:val="TOC2"/>
            <w:tabs>
              <w:tab w:val="right" w:leader="dot" w:pos="9350"/>
            </w:tabs>
            <w:rPr>
              <w:ins w:id="166" w:author="David Conklin" w:date="2021-03-12T10:31:00Z"/>
              <w:rFonts w:eastAsiaTheme="minorEastAsia"/>
              <w:noProof/>
            </w:rPr>
          </w:pPr>
          <w:ins w:id="16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Boundary conditions for stream water temperature</w:t>
            </w:r>
            <w:r>
              <w:rPr>
                <w:noProof/>
                <w:webHidden/>
              </w:rPr>
              <w:tab/>
            </w:r>
            <w:r>
              <w:rPr>
                <w:noProof/>
                <w:webHidden/>
              </w:rPr>
              <w:fldChar w:fldCharType="begin"/>
            </w:r>
            <w:r>
              <w:rPr>
                <w:noProof/>
                <w:webHidden/>
              </w:rPr>
              <w:instrText xml:space="preserve"> PAGEREF _Toc66437571 \h </w:instrText>
            </w:r>
            <w:r>
              <w:rPr>
                <w:noProof/>
                <w:webHidden/>
              </w:rPr>
            </w:r>
          </w:ins>
          <w:r>
            <w:rPr>
              <w:noProof/>
              <w:webHidden/>
            </w:rPr>
            <w:fldChar w:fldCharType="separate"/>
          </w:r>
          <w:ins w:id="168" w:author="David Conklin" w:date="2021-03-12T10:31:00Z">
            <w:r>
              <w:rPr>
                <w:noProof/>
                <w:webHidden/>
              </w:rPr>
              <w:t>27</w:t>
            </w:r>
            <w:r>
              <w:rPr>
                <w:noProof/>
                <w:webHidden/>
              </w:rPr>
              <w:fldChar w:fldCharType="end"/>
            </w:r>
            <w:r w:rsidRPr="00DF5158">
              <w:rPr>
                <w:rStyle w:val="Hyperlink"/>
                <w:noProof/>
              </w:rPr>
              <w:fldChar w:fldCharType="end"/>
            </w:r>
          </w:ins>
        </w:p>
        <w:p w14:paraId="6B736402" w14:textId="7FED7921" w:rsidR="00C0016F" w:rsidRDefault="00C0016F">
          <w:pPr>
            <w:pStyle w:val="TOC2"/>
            <w:tabs>
              <w:tab w:val="right" w:leader="dot" w:pos="9350"/>
            </w:tabs>
            <w:rPr>
              <w:ins w:id="169" w:author="David Conklin" w:date="2021-03-12T10:31:00Z"/>
              <w:rFonts w:eastAsiaTheme="minorEastAsia"/>
              <w:noProof/>
            </w:rPr>
          </w:pPr>
          <w:ins w:id="17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Thermal stratification in reservoirs</w:t>
            </w:r>
            <w:r>
              <w:rPr>
                <w:noProof/>
                <w:webHidden/>
              </w:rPr>
              <w:tab/>
            </w:r>
            <w:r>
              <w:rPr>
                <w:noProof/>
                <w:webHidden/>
              </w:rPr>
              <w:fldChar w:fldCharType="begin"/>
            </w:r>
            <w:r>
              <w:rPr>
                <w:noProof/>
                <w:webHidden/>
              </w:rPr>
              <w:instrText xml:space="preserve"> PAGEREF _Toc66437572 \h </w:instrText>
            </w:r>
            <w:r>
              <w:rPr>
                <w:noProof/>
                <w:webHidden/>
              </w:rPr>
            </w:r>
          </w:ins>
          <w:r>
            <w:rPr>
              <w:noProof/>
              <w:webHidden/>
            </w:rPr>
            <w:fldChar w:fldCharType="separate"/>
          </w:r>
          <w:ins w:id="171" w:author="David Conklin" w:date="2021-03-12T10:31:00Z">
            <w:r>
              <w:rPr>
                <w:noProof/>
                <w:webHidden/>
              </w:rPr>
              <w:t>28</w:t>
            </w:r>
            <w:r>
              <w:rPr>
                <w:noProof/>
                <w:webHidden/>
              </w:rPr>
              <w:fldChar w:fldCharType="end"/>
            </w:r>
            <w:r w:rsidRPr="00DF5158">
              <w:rPr>
                <w:rStyle w:val="Hyperlink"/>
                <w:noProof/>
              </w:rPr>
              <w:fldChar w:fldCharType="end"/>
            </w:r>
          </w:ins>
        </w:p>
        <w:p w14:paraId="44D0A0A1" w14:textId="25BD0B21" w:rsidR="00C0016F" w:rsidRDefault="00C0016F">
          <w:pPr>
            <w:pStyle w:val="TOC2"/>
            <w:tabs>
              <w:tab w:val="right" w:leader="dot" w:pos="9350"/>
            </w:tabs>
            <w:rPr>
              <w:ins w:id="172" w:author="David Conklin" w:date="2021-03-12T10:31:00Z"/>
              <w:rFonts w:eastAsiaTheme="minorEastAsia"/>
              <w:noProof/>
            </w:rPr>
          </w:pPr>
          <w:ins w:id="17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Thermal loading</w:t>
            </w:r>
            <w:r>
              <w:rPr>
                <w:noProof/>
                <w:webHidden/>
              </w:rPr>
              <w:tab/>
            </w:r>
            <w:r>
              <w:rPr>
                <w:noProof/>
                <w:webHidden/>
              </w:rPr>
              <w:fldChar w:fldCharType="begin"/>
            </w:r>
            <w:r>
              <w:rPr>
                <w:noProof/>
                <w:webHidden/>
              </w:rPr>
              <w:instrText xml:space="preserve"> PAGEREF _Toc66437573 \h </w:instrText>
            </w:r>
            <w:r>
              <w:rPr>
                <w:noProof/>
                <w:webHidden/>
              </w:rPr>
            </w:r>
          </w:ins>
          <w:r>
            <w:rPr>
              <w:noProof/>
              <w:webHidden/>
            </w:rPr>
            <w:fldChar w:fldCharType="separate"/>
          </w:r>
          <w:ins w:id="174" w:author="David Conklin" w:date="2021-03-12T10:31:00Z">
            <w:r>
              <w:rPr>
                <w:noProof/>
                <w:webHidden/>
              </w:rPr>
              <w:t>28</w:t>
            </w:r>
            <w:r>
              <w:rPr>
                <w:noProof/>
                <w:webHidden/>
              </w:rPr>
              <w:fldChar w:fldCharType="end"/>
            </w:r>
            <w:r w:rsidRPr="00DF5158">
              <w:rPr>
                <w:rStyle w:val="Hyperlink"/>
                <w:noProof/>
              </w:rPr>
              <w:fldChar w:fldCharType="end"/>
            </w:r>
          </w:ins>
        </w:p>
        <w:p w14:paraId="12AF1CBA" w14:textId="0F99F83C" w:rsidR="00C0016F" w:rsidRDefault="00C0016F">
          <w:pPr>
            <w:pStyle w:val="TOC1"/>
            <w:tabs>
              <w:tab w:val="right" w:leader="dot" w:pos="9350"/>
            </w:tabs>
            <w:rPr>
              <w:ins w:id="175" w:author="David Conklin" w:date="2021-03-12T10:31:00Z"/>
              <w:rFonts w:eastAsiaTheme="minorEastAsia"/>
              <w:noProof/>
            </w:rPr>
          </w:pPr>
          <w:ins w:id="17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Reservoirs</w:t>
            </w:r>
            <w:r>
              <w:rPr>
                <w:noProof/>
                <w:webHidden/>
              </w:rPr>
              <w:tab/>
            </w:r>
            <w:r>
              <w:rPr>
                <w:noProof/>
                <w:webHidden/>
              </w:rPr>
              <w:fldChar w:fldCharType="begin"/>
            </w:r>
            <w:r>
              <w:rPr>
                <w:noProof/>
                <w:webHidden/>
              </w:rPr>
              <w:instrText xml:space="preserve"> PAGEREF _Toc66437574 \h </w:instrText>
            </w:r>
            <w:r>
              <w:rPr>
                <w:noProof/>
                <w:webHidden/>
              </w:rPr>
            </w:r>
          </w:ins>
          <w:r>
            <w:rPr>
              <w:noProof/>
              <w:webHidden/>
            </w:rPr>
            <w:fldChar w:fldCharType="separate"/>
          </w:r>
          <w:ins w:id="177" w:author="David Conklin" w:date="2021-03-12T10:31:00Z">
            <w:r>
              <w:rPr>
                <w:noProof/>
                <w:webHidden/>
              </w:rPr>
              <w:t>29</w:t>
            </w:r>
            <w:r>
              <w:rPr>
                <w:noProof/>
                <w:webHidden/>
              </w:rPr>
              <w:fldChar w:fldCharType="end"/>
            </w:r>
            <w:r w:rsidRPr="00DF5158">
              <w:rPr>
                <w:rStyle w:val="Hyperlink"/>
                <w:noProof/>
              </w:rPr>
              <w:fldChar w:fldCharType="end"/>
            </w:r>
          </w:ins>
        </w:p>
        <w:p w14:paraId="62EDD60C" w14:textId="405520D6" w:rsidR="00C0016F" w:rsidRDefault="00C0016F">
          <w:pPr>
            <w:pStyle w:val="TOC2"/>
            <w:tabs>
              <w:tab w:val="right" w:leader="dot" w:pos="9350"/>
            </w:tabs>
            <w:rPr>
              <w:ins w:id="178" w:author="David Conklin" w:date="2021-03-12T10:31:00Z"/>
              <w:rFonts w:eastAsiaTheme="minorEastAsia"/>
              <w:noProof/>
            </w:rPr>
          </w:pPr>
          <w:ins w:id="17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Reservoir data</w:t>
            </w:r>
            <w:r>
              <w:rPr>
                <w:noProof/>
                <w:webHidden/>
              </w:rPr>
              <w:tab/>
            </w:r>
            <w:r>
              <w:rPr>
                <w:noProof/>
                <w:webHidden/>
              </w:rPr>
              <w:fldChar w:fldCharType="begin"/>
            </w:r>
            <w:r>
              <w:rPr>
                <w:noProof/>
                <w:webHidden/>
              </w:rPr>
              <w:instrText xml:space="preserve"> PAGEREF _Toc66437575 \h </w:instrText>
            </w:r>
            <w:r>
              <w:rPr>
                <w:noProof/>
                <w:webHidden/>
              </w:rPr>
            </w:r>
          </w:ins>
          <w:r>
            <w:rPr>
              <w:noProof/>
              <w:webHidden/>
            </w:rPr>
            <w:fldChar w:fldCharType="separate"/>
          </w:r>
          <w:ins w:id="180" w:author="David Conklin" w:date="2021-03-12T10:31:00Z">
            <w:r>
              <w:rPr>
                <w:noProof/>
                <w:webHidden/>
              </w:rPr>
              <w:t>30</w:t>
            </w:r>
            <w:r>
              <w:rPr>
                <w:noProof/>
                <w:webHidden/>
              </w:rPr>
              <w:fldChar w:fldCharType="end"/>
            </w:r>
            <w:r w:rsidRPr="00DF5158">
              <w:rPr>
                <w:rStyle w:val="Hyperlink"/>
                <w:noProof/>
              </w:rPr>
              <w:fldChar w:fldCharType="end"/>
            </w:r>
          </w:ins>
        </w:p>
        <w:p w14:paraId="59397954" w14:textId="46465BB9" w:rsidR="00C0016F" w:rsidRDefault="00C0016F">
          <w:pPr>
            <w:pStyle w:val="TOC2"/>
            <w:tabs>
              <w:tab w:val="right" w:leader="dot" w:pos="9350"/>
            </w:tabs>
            <w:rPr>
              <w:ins w:id="181" w:author="David Conklin" w:date="2021-03-12T10:31:00Z"/>
              <w:rFonts w:eastAsiaTheme="minorEastAsia"/>
              <w:noProof/>
            </w:rPr>
          </w:pPr>
          <w:ins w:id="18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Reservoir data sources</w:t>
            </w:r>
            <w:r>
              <w:rPr>
                <w:noProof/>
                <w:webHidden/>
              </w:rPr>
              <w:tab/>
            </w:r>
            <w:r>
              <w:rPr>
                <w:noProof/>
                <w:webHidden/>
              </w:rPr>
              <w:fldChar w:fldCharType="begin"/>
            </w:r>
            <w:r>
              <w:rPr>
                <w:noProof/>
                <w:webHidden/>
              </w:rPr>
              <w:instrText xml:space="preserve"> PAGEREF _Toc66437576 \h </w:instrText>
            </w:r>
            <w:r>
              <w:rPr>
                <w:noProof/>
                <w:webHidden/>
              </w:rPr>
            </w:r>
          </w:ins>
          <w:r>
            <w:rPr>
              <w:noProof/>
              <w:webHidden/>
            </w:rPr>
            <w:fldChar w:fldCharType="separate"/>
          </w:r>
          <w:ins w:id="183" w:author="David Conklin" w:date="2021-03-12T10:31:00Z">
            <w:r>
              <w:rPr>
                <w:noProof/>
                <w:webHidden/>
              </w:rPr>
              <w:t>32</w:t>
            </w:r>
            <w:r>
              <w:rPr>
                <w:noProof/>
                <w:webHidden/>
              </w:rPr>
              <w:fldChar w:fldCharType="end"/>
            </w:r>
            <w:r w:rsidRPr="00DF5158">
              <w:rPr>
                <w:rStyle w:val="Hyperlink"/>
                <w:noProof/>
              </w:rPr>
              <w:fldChar w:fldCharType="end"/>
            </w:r>
          </w:ins>
        </w:p>
        <w:p w14:paraId="0CF065BC" w14:textId="4A194AD7" w:rsidR="00C0016F" w:rsidRDefault="00C0016F">
          <w:pPr>
            <w:pStyle w:val="TOC1"/>
            <w:tabs>
              <w:tab w:val="right" w:leader="dot" w:pos="9350"/>
            </w:tabs>
            <w:rPr>
              <w:ins w:id="184" w:author="David Conklin" w:date="2021-03-12T10:31:00Z"/>
              <w:rFonts w:eastAsiaTheme="minorEastAsia"/>
              <w:noProof/>
            </w:rPr>
          </w:pPr>
          <w:ins w:id="18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_Toc66437577 \h </w:instrText>
            </w:r>
            <w:r>
              <w:rPr>
                <w:noProof/>
                <w:webHidden/>
              </w:rPr>
            </w:r>
          </w:ins>
          <w:r>
            <w:rPr>
              <w:noProof/>
              <w:webHidden/>
            </w:rPr>
            <w:fldChar w:fldCharType="separate"/>
          </w:r>
          <w:ins w:id="186" w:author="David Conklin" w:date="2021-03-12T10:31:00Z">
            <w:r>
              <w:rPr>
                <w:noProof/>
                <w:webHidden/>
              </w:rPr>
              <w:t>32</w:t>
            </w:r>
            <w:r>
              <w:rPr>
                <w:noProof/>
                <w:webHidden/>
              </w:rPr>
              <w:fldChar w:fldCharType="end"/>
            </w:r>
            <w:r w:rsidRPr="00DF5158">
              <w:rPr>
                <w:rStyle w:val="Hyperlink"/>
                <w:noProof/>
              </w:rPr>
              <w:fldChar w:fldCharType="end"/>
            </w:r>
          </w:ins>
        </w:p>
        <w:p w14:paraId="7D7B8515" w14:textId="38E67BC8" w:rsidR="00C0016F" w:rsidRDefault="00C0016F">
          <w:pPr>
            <w:pStyle w:val="TOC2"/>
            <w:tabs>
              <w:tab w:val="right" w:leader="dot" w:pos="9350"/>
            </w:tabs>
            <w:rPr>
              <w:ins w:id="187" w:author="David Conklin" w:date="2021-03-12T10:31:00Z"/>
              <w:rFonts w:eastAsiaTheme="minorEastAsia"/>
              <w:noProof/>
            </w:rPr>
          </w:pPr>
          <w:ins w:id="18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Limitations of subbasin simulations</w:t>
            </w:r>
            <w:r>
              <w:rPr>
                <w:noProof/>
                <w:webHidden/>
              </w:rPr>
              <w:tab/>
            </w:r>
            <w:r>
              <w:rPr>
                <w:noProof/>
                <w:webHidden/>
              </w:rPr>
              <w:fldChar w:fldCharType="begin"/>
            </w:r>
            <w:r>
              <w:rPr>
                <w:noProof/>
                <w:webHidden/>
              </w:rPr>
              <w:instrText xml:space="preserve"> PAGEREF _Toc66437578 \h </w:instrText>
            </w:r>
            <w:r>
              <w:rPr>
                <w:noProof/>
                <w:webHidden/>
              </w:rPr>
            </w:r>
          </w:ins>
          <w:r>
            <w:rPr>
              <w:noProof/>
              <w:webHidden/>
            </w:rPr>
            <w:fldChar w:fldCharType="separate"/>
          </w:r>
          <w:ins w:id="189" w:author="David Conklin" w:date="2021-03-12T10:31:00Z">
            <w:r>
              <w:rPr>
                <w:noProof/>
                <w:webHidden/>
              </w:rPr>
              <w:t>34</w:t>
            </w:r>
            <w:r>
              <w:rPr>
                <w:noProof/>
                <w:webHidden/>
              </w:rPr>
              <w:fldChar w:fldCharType="end"/>
            </w:r>
            <w:r w:rsidRPr="00DF5158">
              <w:rPr>
                <w:rStyle w:val="Hyperlink"/>
                <w:noProof/>
              </w:rPr>
              <w:fldChar w:fldCharType="end"/>
            </w:r>
          </w:ins>
        </w:p>
        <w:p w14:paraId="06AD61C8" w14:textId="4C1B768F" w:rsidR="00C0016F" w:rsidRDefault="00C0016F">
          <w:pPr>
            <w:pStyle w:val="TOC1"/>
            <w:tabs>
              <w:tab w:val="right" w:leader="dot" w:pos="9350"/>
            </w:tabs>
            <w:rPr>
              <w:ins w:id="190" w:author="David Conklin" w:date="2021-03-12T10:31:00Z"/>
              <w:rFonts w:eastAsiaTheme="minorEastAsia"/>
              <w:noProof/>
            </w:rPr>
          </w:pPr>
          <w:ins w:id="19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"_Toc66437579"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Calibration procedure</w:t>
            </w:r>
            <w:r>
              <w:rPr>
                <w:noProof/>
                <w:webHidden/>
              </w:rPr>
              <w:tab/>
            </w:r>
            <w:r>
              <w:rPr>
                <w:noProof/>
                <w:webHidden/>
              </w:rPr>
              <w:fldChar w:fldCharType="begin"/>
            </w:r>
            <w:r>
              <w:rPr>
                <w:noProof/>
                <w:webHidden/>
              </w:rPr>
              <w:instrText xml:space="preserve"> PAGEREF _Toc66437579 \h </w:instrText>
            </w:r>
            <w:r>
              <w:rPr>
                <w:noProof/>
                <w:webHidden/>
              </w:rPr>
            </w:r>
          </w:ins>
          <w:r>
            <w:rPr>
              <w:noProof/>
              <w:webHidden/>
            </w:rPr>
            <w:fldChar w:fldCharType="separate"/>
          </w:r>
          <w:ins w:id="192" w:author="David Conklin" w:date="2021-03-12T10:31:00Z">
            <w:r>
              <w:rPr>
                <w:noProof/>
                <w:webHidden/>
              </w:rPr>
              <w:t>34</w:t>
            </w:r>
            <w:r>
              <w:rPr>
                <w:noProof/>
                <w:webHidden/>
              </w:rPr>
              <w:fldChar w:fldCharType="end"/>
            </w:r>
            <w:r w:rsidRPr="00DF5158">
              <w:rPr>
                <w:rStyle w:val="Hyperlink"/>
                <w:noProof/>
              </w:rPr>
              <w:fldChar w:fldCharType="end"/>
            </w:r>
          </w:ins>
        </w:p>
        <w:p w14:paraId="448CDF8B" w14:textId="37C5DFCA" w:rsidR="00C0016F" w:rsidRDefault="00C0016F">
          <w:pPr>
            <w:pStyle w:val="TOC2"/>
            <w:tabs>
              <w:tab w:val="right" w:leader="dot" w:pos="9350"/>
            </w:tabs>
            <w:rPr>
              <w:ins w:id="193" w:author="David Conklin" w:date="2021-03-12T10:31:00Z"/>
              <w:rFonts w:eastAsiaTheme="minorEastAsia"/>
              <w:noProof/>
            </w:rPr>
          </w:pPr>
          <w:ins w:id="19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Using PEST to determine HBV parameter values</w:t>
            </w:r>
            <w:r>
              <w:rPr>
                <w:noProof/>
                <w:webHidden/>
              </w:rPr>
              <w:tab/>
            </w:r>
            <w:r>
              <w:rPr>
                <w:noProof/>
                <w:webHidden/>
              </w:rPr>
              <w:fldChar w:fldCharType="begin"/>
            </w:r>
            <w:r>
              <w:rPr>
                <w:noProof/>
                <w:webHidden/>
              </w:rPr>
              <w:instrText xml:space="preserve"> PAGEREF _Toc66437580 \h </w:instrText>
            </w:r>
            <w:r>
              <w:rPr>
                <w:noProof/>
                <w:webHidden/>
              </w:rPr>
            </w:r>
          </w:ins>
          <w:r>
            <w:rPr>
              <w:noProof/>
              <w:webHidden/>
            </w:rPr>
            <w:fldChar w:fldCharType="separate"/>
          </w:r>
          <w:ins w:id="195" w:author="David Conklin" w:date="2021-03-12T10:31:00Z">
            <w:r>
              <w:rPr>
                <w:noProof/>
                <w:webHidden/>
              </w:rPr>
              <w:t>35</w:t>
            </w:r>
            <w:r>
              <w:rPr>
                <w:noProof/>
                <w:webHidden/>
              </w:rPr>
              <w:fldChar w:fldCharType="end"/>
            </w:r>
            <w:r w:rsidRPr="00DF5158">
              <w:rPr>
                <w:rStyle w:val="Hyperlink"/>
                <w:noProof/>
              </w:rPr>
              <w:fldChar w:fldCharType="end"/>
            </w:r>
          </w:ins>
        </w:p>
        <w:p w14:paraId="6B689F93" w14:textId="75B5B718" w:rsidR="00C0016F" w:rsidRDefault="00C0016F">
          <w:pPr>
            <w:pStyle w:val="TOC2"/>
            <w:tabs>
              <w:tab w:val="right" w:leader="dot" w:pos="9350"/>
            </w:tabs>
            <w:rPr>
              <w:ins w:id="196" w:author="David Conklin" w:date="2021-03-12T10:31:00Z"/>
              <w:rFonts w:eastAsiaTheme="minorEastAsia"/>
              <w:noProof/>
            </w:rPr>
          </w:pPr>
          <w:ins w:id="19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_Toc66437581 \h </w:instrText>
            </w:r>
            <w:r>
              <w:rPr>
                <w:noProof/>
                <w:webHidden/>
              </w:rPr>
            </w:r>
          </w:ins>
          <w:r>
            <w:rPr>
              <w:noProof/>
              <w:webHidden/>
            </w:rPr>
            <w:fldChar w:fldCharType="separate"/>
          </w:r>
          <w:ins w:id="198" w:author="David Conklin" w:date="2021-03-12T10:31:00Z">
            <w:r>
              <w:rPr>
                <w:noProof/>
                <w:webHidden/>
              </w:rPr>
              <w:t>35</w:t>
            </w:r>
            <w:r>
              <w:rPr>
                <w:noProof/>
                <w:webHidden/>
              </w:rPr>
              <w:fldChar w:fldCharType="end"/>
            </w:r>
            <w:r w:rsidRPr="00DF5158">
              <w:rPr>
                <w:rStyle w:val="Hyperlink"/>
                <w:noProof/>
              </w:rPr>
              <w:fldChar w:fldCharType="end"/>
            </w:r>
          </w:ins>
        </w:p>
        <w:p w14:paraId="27BEC091" w14:textId="40D9DFBC" w:rsidR="00C0016F" w:rsidRDefault="00C0016F">
          <w:pPr>
            <w:pStyle w:val="TOC2"/>
            <w:tabs>
              <w:tab w:val="right" w:leader="dot" w:pos="9350"/>
            </w:tabs>
            <w:rPr>
              <w:ins w:id="199" w:author="David Conklin" w:date="2021-03-12T10:31:00Z"/>
              <w:rFonts w:eastAsiaTheme="minorEastAsia"/>
              <w:noProof/>
            </w:rPr>
          </w:pPr>
          <w:ins w:id="20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Calibrating stream temperatures</w:t>
            </w:r>
            <w:r>
              <w:rPr>
                <w:noProof/>
                <w:webHidden/>
              </w:rPr>
              <w:tab/>
            </w:r>
            <w:r>
              <w:rPr>
                <w:noProof/>
                <w:webHidden/>
              </w:rPr>
              <w:fldChar w:fldCharType="begin"/>
            </w:r>
            <w:r>
              <w:rPr>
                <w:noProof/>
                <w:webHidden/>
              </w:rPr>
              <w:instrText xml:space="preserve"> PAGEREF _Toc66437582 \h </w:instrText>
            </w:r>
            <w:r>
              <w:rPr>
                <w:noProof/>
                <w:webHidden/>
              </w:rPr>
            </w:r>
          </w:ins>
          <w:r>
            <w:rPr>
              <w:noProof/>
              <w:webHidden/>
            </w:rPr>
            <w:fldChar w:fldCharType="separate"/>
          </w:r>
          <w:ins w:id="201" w:author="David Conklin" w:date="2021-03-12T10:31:00Z">
            <w:r>
              <w:rPr>
                <w:noProof/>
                <w:webHidden/>
              </w:rPr>
              <w:t>36</w:t>
            </w:r>
            <w:r>
              <w:rPr>
                <w:noProof/>
                <w:webHidden/>
              </w:rPr>
              <w:fldChar w:fldCharType="end"/>
            </w:r>
            <w:r w:rsidRPr="00DF5158">
              <w:rPr>
                <w:rStyle w:val="Hyperlink"/>
                <w:noProof/>
              </w:rPr>
              <w:fldChar w:fldCharType="end"/>
            </w:r>
          </w:ins>
        </w:p>
        <w:p w14:paraId="5BEE3F62" w14:textId="6C08A23C" w:rsidR="00C0016F" w:rsidRDefault="00C0016F">
          <w:pPr>
            <w:pStyle w:val="TOC1"/>
            <w:tabs>
              <w:tab w:val="right" w:leader="dot" w:pos="9350"/>
            </w:tabs>
            <w:rPr>
              <w:ins w:id="202" w:author="David Conklin" w:date="2021-03-12T10:31:00Z"/>
              <w:rFonts w:eastAsiaTheme="minorEastAsia"/>
              <w:noProof/>
            </w:rPr>
          </w:pPr>
          <w:ins w:id="20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North Santiam study area</w:t>
            </w:r>
            <w:r>
              <w:rPr>
                <w:noProof/>
                <w:webHidden/>
              </w:rPr>
              <w:tab/>
            </w:r>
            <w:r>
              <w:rPr>
                <w:noProof/>
                <w:webHidden/>
              </w:rPr>
              <w:fldChar w:fldCharType="begin"/>
            </w:r>
            <w:r>
              <w:rPr>
                <w:noProof/>
                <w:webHidden/>
              </w:rPr>
              <w:instrText xml:space="preserve"> PAGEREF _Toc66437583 \h </w:instrText>
            </w:r>
            <w:r>
              <w:rPr>
                <w:noProof/>
                <w:webHidden/>
              </w:rPr>
            </w:r>
          </w:ins>
          <w:r>
            <w:rPr>
              <w:noProof/>
              <w:webHidden/>
            </w:rPr>
            <w:fldChar w:fldCharType="separate"/>
          </w:r>
          <w:ins w:id="204" w:author="David Conklin" w:date="2021-03-12T10:31:00Z">
            <w:r>
              <w:rPr>
                <w:noProof/>
                <w:webHidden/>
              </w:rPr>
              <w:t>36</w:t>
            </w:r>
            <w:r>
              <w:rPr>
                <w:noProof/>
                <w:webHidden/>
              </w:rPr>
              <w:fldChar w:fldCharType="end"/>
            </w:r>
            <w:r w:rsidRPr="00DF5158">
              <w:rPr>
                <w:rStyle w:val="Hyperlink"/>
                <w:noProof/>
              </w:rPr>
              <w:fldChar w:fldCharType="end"/>
            </w:r>
          </w:ins>
        </w:p>
        <w:p w14:paraId="5E028218" w14:textId="7ADEDD7C" w:rsidR="00C0016F" w:rsidRDefault="00C0016F">
          <w:pPr>
            <w:pStyle w:val="TOC2"/>
            <w:tabs>
              <w:tab w:val="right" w:leader="dot" w:pos="9350"/>
            </w:tabs>
            <w:rPr>
              <w:ins w:id="205" w:author="David Conklin" w:date="2021-03-12T10:31:00Z"/>
              <w:rFonts w:eastAsiaTheme="minorEastAsia"/>
              <w:noProof/>
            </w:rPr>
          </w:pPr>
          <w:ins w:id="20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_Toc66437584 \h </w:instrText>
            </w:r>
            <w:r>
              <w:rPr>
                <w:noProof/>
                <w:webHidden/>
              </w:rPr>
            </w:r>
          </w:ins>
          <w:r>
            <w:rPr>
              <w:noProof/>
              <w:webHidden/>
            </w:rPr>
            <w:fldChar w:fldCharType="separate"/>
          </w:r>
          <w:ins w:id="207" w:author="David Conklin" w:date="2021-03-12T10:31:00Z">
            <w:r>
              <w:rPr>
                <w:noProof/>
                <w:webHidden/>
              </w:rPr>
              <w:t>37</w:t>
            </w:r>
            <w:r>
              <w:rPr>
                <w:noProof/>
                <w:webHidden/>
              </w:rPr>
              <w:fldChar w:fldCharType="end"/>
            </w:r>
            <w:r w:rsidRPr="00DF5158">
              <w:rPr>
                <w:rStyle w:val="Hyperlink"/>
                <w:noProof/>
              </w:rPr>
              <w:fldChar w:fldCharType="end"/>
            </w:r>
          </w:ins>
        </w:p>
        <w:p w14:paraId="2145B75A" w14:textId="25CE8C6C" w:rsidR="00C0016F" w:rsidRDefault="00C0016F">
          <w:pPr>
            <w:pStyle w:val="TOC2"/>
            <w:tabs>
              <w:tab w:val="right" w:leader="dot" w:pos="9350"/>
            </w:tabs>
            <w:rPr>
              <w:ins w:id="208" w:author="David Conklin" w:date="2021-03-12T10:31:00Z"/>
              <w:rFonts w:eastAsiaTheme="minorEastAsia"/>
              <w:noProof/>
            </w:rPr>
          </w:pPr>
          <w:ins w:id="20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Municipal water rights</w:t>
            </w:r>
            <w:r>
              <w:rPr>
                <w:noProof/>
                <w:webHidden/>
              </w:rPr>
              <w:tab/>
            </w:r>
            <w:r>
              <w:rPr>
                <w:noProof/>
                <w:webHidden/>
              </w:rPr>
              <w:fldChar w:fldCharType="begin"/>
            </w:r>
            <w:r>
              <w:rPr>
                <w:noProof/>
                <w:webHidden/>
              </w:rPr>
              <w:instrText xml:space="preserve"> PAGEREF _Toc66437585 \h </w:instrText>
            </w:r>
            <w:r>
              <w:rPr>
                <w:noProof/>
                <w:webHidden/>
              </w:rPr>
            </w:r>
          </w:ins>
          <w:r>
            <w:rPr>
              <w:noProof/>
              <w:webHidden/>
            </w:rPr>
            <w:fldChar w:fldCharType="separate"/>
          </w:r>
          <w:ins w:id="210" w:author="David Conklin" w:date="2021-03-12T10:31:00Z">
            <w:r>
              <w:rPr>
                <w:noProof/>
                <w:webHidden/>
              </w:rPr>
              <w:t>38</w:t>
            </w:r>
            <w:r>
              <w:rPr>
                <w:noProof/>
                <w:webHidden/>
              </w:rPr>
              <w:fldChar w:fldCharType="end"/>
            </w:r>
            <w:r w:rsidRPr="00DF5158">
              <w:rPr>
                <w:rStyle w:val="Hyperlink"/>
                <w:noProof/>
              </w:rPr>
              <w:fldChar w:fldCharType="end"/>
            </w:r>
          </w:ins>
        </w:p>
        <w:p w14:paraId="0A97A900" w14:textId="2A8582B5" w:rsidR="00C0016F" w:rsidRDefault="00C0016F">
          <w:pPr>
            <w:pStyle w:val="TOC1"/>
            <w:tabs>
              <w:tab w:val="right" w:leader="dot" w:pos="9350"/>
            </w:tabs>
            <w:rPr>
              <w:ins w:id="211" w:author="David Conklin" w:date="2021-03-12T10:31:00Z"/>
              <w:rFonts w:eastAsiaTheme="minorEastAsia"/>
              <w:noProof/>
            </w:rPr>
          </w:pPr>
          <w:ins w:id="21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McKenzie Basin Wetlands Study</w:t>
            </w:r>
            <w:r>
              <w:rPr>
                <w:noProof/>
                <w:webHidden/>
              </w:rPr>
              <w:tab/>
            </w:r>
            <w:r>
              <w:rPr>
                <w:noProof/>
                <w:webHidden/>
              </w:rPr>
              <w:fldChar w:fldCharType="begin"/>
            </w:r>
            <w:r>
              <w:rPr>
                <w:noProof/>
                <w:webHidden/>
              </w:rPr>
              <w:instrText xml:space="preserve"> PAGEREF _Toc66437586 \h </w:instrText>
            </w:r>
            <w:r>
              <w:rPr>
                <w:noProof/>
                <w:webHidden/>
              </w:rPr>
            </w:r>
          </w:ins>
          <w:r>
            <w:rPr>
              <w:noProof/>
              <w:webHidden/>
            </w:rPr>
            <w:fldChar w:fldCharType="separate"/>
          </w:r>
          <w:ins w:id="213" w:author="David Conklin" w:date="2021-03-12T10:31:00Z">
            <w:r>
              <w:rPr>
                <w:noProof/>
                <w:webHidden/>
              </w:rPr>
              <w:t>38</w:t>
            </w:r>
            <w:r>
              <w:rPr>
                <w:noProof/>
                <w:webHidden/>
              </w:rPr>
              <w:fldChar w:fldCharType="end"/>
            </w:r>
            <w:r w:rsidRPr="00DF5158">
              <w:rPr>
                <w:rStyle w:val="Hyperlink"/>
                <w:noProof/>
              </w:rPr>
              <w:fldChar w:fldCharType="end"/>
            </w:r>
          </w:ins>
        </w:p>
        <w:p w14:paraId="773B2C67" w14:textId="5832E70D" w:rsidR="00C0016F" w:rsidRDefault="00C0016F">
          <w:pPr>
            <w:pStyle w:val="TOC2"/>
            <w:tabs>
              <w:tab w:val="right" w:leader="dot" w:pos="9350"/>
            </w:tabs>
            <w:rPr>
              <w:ins w:id="214" w:author="David Conklin" w:date="2021-03-12T10:31:00Z"/>
              <w:rFonts w:eastAsiaTheme="minorEastAsia"/>
              <w:noProof/>
            </w:rPr>
          </w:pPr>
          <w:ins w:id="21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Project Overview</w:t>
            </w:r>
            <w:r>
              <w:rPr>
                <w:noProof/>
                <w:webHidden/>
              </w:rPr>
              <w:tab/>
            </w:r>
            <w:r>
              <w:rPr>
                <w:noProof/>
                <w:webHidden/>
              </w:rPr>
              <w:fldChar w:fldCharType="begin"/>
            </w:r>
            <w:r>
              <w:rPr>
                <w:noProof/>
                <w:webHidden/>
              </w:rPr>
              <w:instrText xml:space="preserve"> PAGEREF _Toc66437587 \h </w:instrText>
            </w:r>
            <w:r>
              <w:rPr>
                <w:noProof/>
                <w:webHidden/>
              </w:rPr>
            </w:r>
          </w:ins>
          <w:r>
            <w:rPr>
              <w:noProof/>
              <w:webHidden/>
            </w:rPr>
            <w:fldChar w:fldCharType="separate"/>
          </w:r>
          <w:ins w:id="216" w:author="David Conklin" w:date="2021-03-12T10:31:00Z">
            <w:r>
              <w:rPr>
                <w:noProof/>
                <w:webHidden/>
              </w:rPr>
              <w:t>38</w:t>
            </w:r>
            <w:r>
              <w:rPr>
                <w:noProof/>
                <w:webHidden/>
              </w:rPr>
              <w:fldChar w:fldCharType="end"/>
            </w:r>
            <w:r w:rsidRPr="00DF5158">
              <w:rPr>
                <w:rStyle w:val="Hyperlink"/>
                <w:noProof/>
              </w:rPr>
              <w:fldChar w:fldCharType="end"/>
            </w:r>
          </w:ins>
        </w:p>
        <w:p w14:paraId="34236F98" w14:textId="03CE2CF3" w:rsidR="00C0016F" w:rsidRDefault="00C0016F">
          <w:pPr>
            <w:pStyle w:val="TOC2"/>
            <w:tabs>
              <w:tab w:val="right" w:leader="dot" w:pos="9350"/>
            </w:tabs>
            <w:rPr>
              <w:ins w:id="217" w:author="David Conklin" w:date="2021-03-12T10:31:00Z"/>
              <w:rFonts w:eastAsiaTheme="minorEastAsia"/>
              <w:noProof/>
            </w:rPr>
          </w:pPr>
          <w:ins w:id="218" w:author="David Conklin" w:date="2021-03-12T10:31:00Z">
            <w:r w:rsidRPr="00DF5158">
              <w:rPr>
                <w:rStyle w:val="Hyperlink"/>
                <w:noProof/>
              </w:rPr>
              <w:lastRenderedPageBreak/>
              <w:fldChar w:fldCharType="begin"/>
            </w:r>
            <w:r w:rsidRPr="00DF5158">
              <w:rPr>
                <w:rStyle w:val="Hyperlink"/>
                <w:noProof/>
              </w:rPr>
              <w:instrText xml:space="preserve"> </w:instrText>
            </w:r>
            <w:r>
              <w:rPr>
                <w:noProof/>
              </w:rPr>
              <w:instrText>HYPERLINK \l "_Toc66437588"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Model and Simulation Overview</w:t>
            </w:r>
            <w:r>
              <w:rPr>
                <w:noProof/>
                <w:webHidden/>
              </w:rPr>
              <w:tab/>
            </w:r>
            <w:r>
              <w:rPr>
                <w:noProof/>
                <w:webHidden/>
              </w:rPr>
              <w:fldChar w:fldCharType="begin"/>
            </w:r>
            <w:r>
              <w:rPr>
                <w:noProof/>
                <w:webHidden/>
              </w:rPr>
              <w:instrText xml:space="preserve"> PAGEREF _Toc66437588 \h </w:instrText>
            </w:r>
            <w:r>
              <w:rPr>
                <w:noProof/>
                <w:webHidden/>
              </w:rPr>
            </w:r>
          </w:ins>
          <w:r>
            <w:rPr>
              <w:noProof/>
              <w:webHidden/>
            </w:rPr>
            <w:fldChar w:fldCharType="separate"/>
          </w:r>
          <w:ins w:id="219" w:author="David Conklin" w:date="2021-03-12T10:31:00Z">
            <w:r>
              <w:rPr>
                <w:noProof/>
                <w:webHidden/>
              </w:rPr>
              <w:t>41</w:t>
            </w:r>
            <w:r>
              <w:rPr>
                <w:noProof/>
                <w:webHidden/>
              </w:rPr>
              <w:fldChar w:fldCharType="end"/>
            </w:r>
            <w:r w:rsidRPr="00DF5158">
              <w:rPr>
                <w:rStyle w:val="Hyperlink"/>
                <w:noProof/>
              </w:rPr>
              <w:fldChar w:fldCharType="end"/>
            </w:r>
          </w:ins>
        </w:p>
        <w:p w14:paraId="4E7CDD94" w14:textId="3A85FF84" w:rsidR="00C0016F" w:rsidRDefault="00C0016F">
          <w:pPr>
            <w:pStyle w:val="TOC2"/>
            <w:tabs>
              <w:tab w:val="right" w:leader="dot" w:pos="9350"/>
            </w:tabs>
            <w:rPr>
              <w:ins w:id="220" w:author="David Conklin" w:date="2021-03-12T10:31:00Z"/>
              <w:rFonts w:eastAsiaTheme="minorEastAsia"/>
              <w:noProof/>
            </w:rPr>
          </w:pPr>
          <w:ins w:id="22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"_Toc66437589"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_Toc66437589 \h </w:instrText>
            </w:r>
            <w:r>
              <w:rPr>
                <w:noProof/>
                <w:webHidden/>
              </w:rPr>
            </w:r>
          </w:ins>
          <w:r>
            <w:rPr>
              <w:noProof/>
              <w:webHidden/>
            </w:rPr>
            <w:fldChar w:fldCharType="separate"/>
          </w:r>
          <w:ins w:id="222" w:author="David Conklin" w:date="2021-03-12T10:31:00Z">
            <w:r>
              <w:rPr>
                <w:noProof/>
                <w:webHidden/>
              </w:rPr>
              <w:t>42</w:t>
            </w:r>
            <w:r>
              <w:rPr>
                <w:noProof/>
                <w:webHidden/>
              </w:rPr>
              <w:fldChar w:fldCharType="end"/>
            </w:r>
            <w:r w:rsidRPr="00DF5158">
              <w:rPr>
                <w:rStyle w:val="Hyperlink"/>
                <w:noProof/>
              </w:rPr>
              <w:fldChar w:fldCharType="end"/>
            </w:r>
          </w:ins>
        </w:p>
        <w:p w14:paraId="274D5BEC" w14:textId="708D5D07" w:rsidR="00C0016F" w:rsidRDefault="00C0016F">
          <w:pPr>
            <w:pStyle w:val="TOC2"/>
            <w:tabs>
              <w:tab w:val="right" w:leader="dot" w:pos="9350"/>
            </w:tabs>
            <w:rPr>
              <w:ins w:id="223" w:author="David Conklin" w:date="2021-03-12T10:31:00Z"/>
              <w:rFonts w:eastAsiaTheme="minorEastAsia"/>
              <w:noProof/>
            </w:rPr>
          </w:pPr>
          <w:ins w:id="22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Data changes for better representation of wetlands</w:t>
            </w:r>
            <w:r>
              <w:rPr>
                <w:noProof/>
                <w:webHidden/>
              </w:rPr>
              <w:tab/>
            </w:r>
            <w:r>
              <w:rPr>
                <w:noProof/>
                <w:webHidden/>
              </w:rPr>
              <w:fldChar w:fldCharType="begin"/>
            </w:r>
            <w:r>
              <w:rPr>
                <w:noProof/>
                <w:webHidden/>
              </w:rPr>
              <w:instrText xml:space="preserve"> PAGEREF _Toc66437590 \h </w:instrText>
            </w:r>
            <w:r>
              <w:rPr>
                <w:noProof/>
                <w:webHidden/>
              </w:rPr>
            </w:r>
          </w:ins>
          <w:r>
            <w:rPr>
              <w:noProof/>
              <w:webHidden/>
            </w:rPr>
            <w:fldChar w:fldCharType="separate"/>
          </w:r>
          <w:ins w:id="225" w:author="David Conklin" w:date="2021-03-12T10:31:00Z">
            <w:r>
              <w:rPr>
                <w:noProof/>
                <w:webHidden/>
              </w:rPr>
              <w:t>42</w:t>
            </w:r>
            <w:r>
              <w:rPr>
                <w:noProof/>
                <w:webHidden/>
              </w:rPr>
              <w:fldChar w:fldCharType="end"/>
            </w:r>
            <w:r w:rsidRPr="00DF5158">
              <w:rPr>
                <w:rStyle w:val="Hyperlink"/>
                <w:noProof/>
              </w:rPr>
              <w:fldChar w:fldCharType="end"/>
            </w:r>
          </w:ins>
        </w:p>
        <w:p w14:paraId="5DCC2873" w14:textId="4232657B" w:rsidR="00C0016F" w:rsidRDefault="00C0016F">
          <w:pPr>
            <w:pStyle w:val="TOC2"/>
            <w:tabs>
              <w:tab w:val="right" w:leader="dot" w:pos="9350"/>
            </w:tabs>
            <w:rPr>
              <w:ins w:id="226" w:author="David Conklin" w:date="2021-03-12T10:31:00Z"/>
              <w:rFonts w:eastAsiaTheme="minorEastAsia"/>
              <w:noProof/>
            </w:rPr>
          </w:pPr>
          <w:ins w:id="22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Projection, Calendar, and Units</w:t>
            </w:r>
            <w:r>
              <w:rPr>
                <w:noProof/>
                <w:webHidden/>
              </w:rPr>
              <w:tab/>
            </w:r>
            <w:r>
              <w:rPr>
                <w:noProof/>
                <w:webHidden/>
              </w:rPr>
              <w:fldChar w:fldCharType="begin"/>
            </w:r>
            <w:r>
              <w:rPr>
                <w:noProof/>
                <w:webHidden/>
              </w:rPr>
              <w:instrText xml:space="preserve"> PAGEREF _Toc66437591 \h </w:instrText>
            </w:r>
            <w:r>
              <w:rPr>
                <w:noProof/>
                <w:webHidden/>
              </w:rPr>
            </w:r>
          </w:ins>
          <w:r>
            <w:rPr>
              <w:noProof/>
              <w:webHidden/>
            </w:rPr>
            <w:fldChar w:fldCharType="separate"/>
          </w:r>
          <w:ins w:id="228" w:author="David Conklin" w:date="2021-03-12T10:31:00Z">
            <w:r>
              <w:rPr>
                <w:noProof/>
                <w:webHidden/>
              </w:rPr>
              <w:t>43</w:t>
            </w:r>
            <w:r>
              <w:rPr>
                <w:noProof/>
                <w:webHidden/>
              </w:rPr>
              <w:fldChar w:fldCharType="end"/>
            </w:r>
            <w:r w:rsidRPr="00DF5158">
              <w:rPr>
                <w:rStyle w:val="Hyperlink"/>
                <w:noProof/>
              </w:rPr>
              <w:fldChar w:fldCharType="end"/>
            </w:r>
          </w:ins>
        </w:p>
        <w:p w14:paraId="7C38BB0F" w14:textId="09EAE6E0" w:rsidR="00C0016F" w:rsidRDefault="00C0016F">
          <w:pPr>
            <w:pStyle w:val="TOC2"/>
            <w:tabs>
              <w:tab w:val="right" w:leader="dot" w:pos="9350"/>
            </w:tabs>
            <w:rPr>
              <w:ins w:id="229" w:author="David Conklin" w:date="2021-03-12T10:31:00Z"/>
              <w:rFonts w:eastAsiaTheme="minorEastAsia"/>
              <w:noProof/>
            </w:rPr>
          </w:pPr>
          <w:ins w:id="23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Simulation of changes in wetlands over time</w:t>
            </w:r>
            <w:r>
              <w:rPr>
                <w:noProof/>
                <w:webHidden/>
              </w:rPr>
              <w:tab/>
            </w:r>
            <w:r>
              <w:rPr>
                <w:noProof/>
                <w:webHidden/>
              </w:rPr>
              <w:fldChar w:fldCharType="begin"/>
            </w:r>
            <w:r>
              <w:rPr>
                <w:noProof/>
                <w:webHidden/>
              </w:rPr>
              <w:instrText xml:space="preserve"> PAGEREF _Toc66437592 \h </w:instrText>
            </w:r>
            <w:r>
              <w:rPr>
                <w:noProof/>
                <w:webHidden/>
              </w:rPr>
            </w:r>
          </w:ins>
          <w:r>
            <w:rPr>
              <w:noProof/>
              <w:webHidden/>
            </w:rPr>
            <w:fldChar w:fldCharType="separate"/>
          </w:r>
          <w:ins w:id="231" w:author="David Conklin" w:date="2021-03-12T10:31:00Z">
            <w:r>
              <w:rPr>
                <w:noProof/>
                <w:webHidden/>
              </w:rPr>
              <w:t>43</w:t>
            </w:r>
            <w:r>
              <w:rPr>
                <w:noProof/>
                <w:webHidden/>
              </w:rPr>
              <w:fldChar w:fldCharType="end"/>
            </w:r>
            <w:r w:rsidRPr="00DF5158">
              <w:rPr>
                <w:rStyle w:val="Hyperlink"/>
                <w:noProof/>
              </w:rPr>
              <w:fldChar w:fldCharType="end"/>
            </w:r>
          </w:ins>
        </w:p>
        <w:p w14:paraId="276D353F" w14:textId="590B71F5" w:rsidR="00C0016F" w:rsidRDefault="00C0016F">
          <w:pPr>
            <w:pStyle w:val="TOC2"/>
            <w:tabs>
              <w:tab w:val="right" w:leader="dot" w:pos="9350"/>
            </w:tabs>
            <w:rPr>
              <w:ins w:id="232" w:author="David Conklin" w:date="2021-03-12T10:31:00Z"/>
              <w:rFonts w:eastAsiaTheme="minorEastAsia"/>
              <w:noProof/>
            </w:rPr>
          </w:pPr>
          <w:ins w:id="23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How wetlands are represented in the model</w:t>
            </w:r>
            <w:r>
              <w:rPr>
                <w:noProof/>
                <w:webHidden/>
              </w:rPr>
              <w:tab/>
            </w:r>
            <w:r>
              <w:rPr>
                <w:noProof/>
                <w:webHidden/>
              </w:rPr>
              <w:fldChar w:fldCharType="begin"/>
            </w:r>
            <w:r>
              <w:rPr>
                <w:noProof/>
                <w:webHidden/>
              </w:rPr>
              <w:instrText xml:space="preserve"> PAGEREF _Toc66437593 \h </w:instrText>
            </w:r>
            <w:r>
              <w:rPr>
                <w:noProof/>
                <w:webHidden/>
              </w:rPr>
            </w:r>
          </w:ins>
          <w:r>
            <w:rPr>
              <w:noProof/>
              <w:webHidden/>
            </w:rPr>
            <w:fldChar w:fldCharType="separate"/>
          </w:r>
          <w:ins w:id="234" w:author="David Conklin" w:date="2021-03-12T10:31:00Z">
            <w:r>
              <w:rPr>
                <w:noProof/>
                <w:webHidden/>
              </w:rPr>
              <w:t>43</w:t>
            </w:r>
            <w:r>
              <w:rPr>
                <w:noProof/>
                <w:webHidden/>
              </w:rPr>
              <w:fldChar w:fldCharType="end"/>
            </w:r>
            <w:r w:rsidRPr="00DF5158">
              <w:rPr>
                <w:rStyle w:val="Hyperlink"/>
                <w:noProof/>
              </w:rPr>
              <w:fldChar w:fldCharType="end"/>
            </w:r>
          </w:ins>
        </w:p>
        <w:p w14:paraId="23A08309" w14:textId="34087A3D" w:rsidR="00C0016F" w:rsidRDefault="00C0016F">
          <w:pPr>
            <w:pStyle w:val="TOC2"/>
            <w:tabs>
              <w:tab w:val="right" w:leader="dot" w:pos="9350"/>
            </w:tabs>
            <w:rPr>
              <w:ins w:id="235" w:author="David Conklin" w:date="2021-03-12T10:31:00Z"/>
              <w:rFonts w:eastAsiaTheme="minorEastAsia"/>
              <w:noProof/>
            </w:rPr>
          </w:pPr>
          <w:ins w:id="23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Attributes of interest in the wetlands study</w:t>
            </w:r>
            <w:r>
              <w:rPr>
                <w:noProof/>
                <w:webHidden/>
              </w:rPr>
              <w:tab/>
            </w:r>
            <w:r>
              <w:rPr>
                <w:noProof/>
                <w:webHidden/>
              </w:rPr>
              <w:fldChar w:fldCharType="begin"/>
            </w:r>
            <w:r>
              <w:rPr>
                <w:noProof/>
                <w:webHidden/>
              </w:rPr>
              <w:instrText xml:space="preserve"> PAGEREF _Toc66437594 \h </w:instrText>
            </w:r>
            <w:r>
              <w:rPr>
                <w:noProof/>
                <w:webHidden/>
              </w:rPr>
            </w:r>
          </w:ins>
          <w:r>
            <w:rPr>
              <w:noProof/>
              <w:webHidden/>
            </w:rPr>
            <w:fldChar w:fldCharType="separate"/>
          </w:r>
          <w:ins w:id="237" w:author="David Conklin" w:date="2021-03-12T10:31:00Z">
            <w:r>
              <w:rPr>
                <w:noProof/>
                <w:webHidden/>
              </w:rPr>
              <w:t>45</w:t>
            </w:r>
            <w:r>
              <w:rPr>
                <w:noProof/>
                <w:webHidden/>
              </w:rPr>
              <w:fldChar w:fldCharType="end"/>
            </w:r>
            <w:r w:rsidRPr="00DF5158">
              <w:rPr>
                <w:rStyle w:val="Hyperlink"/>
                <w:noProof/>
              </w:rPr>
              <w:fldChar w:fldCharType="end"/>
            </w:r>
          </w:ins>
        </w:p>
        <w:p w14:paraId="5FCFBF3E" w14:textId="06A374D6" w:rsidR="00C0016F" w:rsidRDefault="00C0016F">
          <w:pPr>
            <w:pStyle w:val="TOC2"/>
            <w:tabs>
              <w:tab w:val="right" w:leader="dot" w:pos="9350"/>
            </w:tabs>
            <w:rPr>
              <w:ins w:id="238" w:author="David Conklin" w:date="2021-03-12T10:31:00Z"/>
              <w:rFonts w:eastAsiaTheme="minorEastAsia"/>
              <w:noProof/>
            </w:rPr>
          </w:pPr>
          <w:ins w:id="23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A WETNESS attribute</w:t>
            </w:r>
            <w:r>
              <w:rPr>
                <w:noProof/>
                <w:webHidden/>
              </w:rPr>
              <w:tab/>
            </w:r>
            <w:r>
              <w:rPr>
                <w:noProof/>
                <w:webHidden/>
              </w:rPr>
              <w:fldChar w:fldCharType="begin"/>
            </w:r>
            <w:r>
              <w:rPr>
                <w:noProof/>
                <w:webHidden/>
              </w:rPr>
              <w:instrText xml:space="preserve"> PAGEREF _Toc66437595 \h </w:instrText>
            </w:r>
            <w:r>
              <w:rPr>
                <w:noProof/>
                <w:webHidden/>
              </w:rPr>
            </w:r>
          </w:ins>
          <w:r>
            <w:rPr>
              <w:noProof/>
              <w:webHidden/>
            </w:rPr>
            <w:fldChar w:fldCharType="separate"/>
          </w:r>
          <w:ins w:id="240" w:author="David Conklin" w:date="2021-03-12T10:31:00Z">
            <w:r>
              <w:rPr>
                <w:noProof/>
                <w:webHidden/>
              </w:rPr>
              <w:t>45</w:t>
            </w:r>
            <w:r>
              <w:rPr>
                <w:noProof/>
                <w:webHidden/>
              </w:rPr>
              <w:fldChar w:fldCharType="end"/>
            </w:r>
            <w:r w:rsidRPr="00DF5158">
              <w:rPr>
                <w:rStyle w:val="Hyperlink"/>
                <w:noProof/>
              </w:rPr>
              <w:fldChar w:fldCharType="end"/>
            </w:r>
          </w:ins>
        </w:p>
        <w:p w14:paraId="3FE89899" w14:textId="3EFB6EC4" w:rsidR="00C0016F" w:rsidRDefault="00C0016F">
          <w:pPr>
            <w:pStyle w:val="TOC2"/>
            <w:tabs>
              <w:tab w:val="right" w:leader="dot" w:pos="9350"/>
            </w:tabs>
            <w:rPr>
              <w:ins w:id="241" w:author="David Conklin" w:date="2021-03-12T10:31:00Z"/>
              <w:rFonts w:eastAsiaTheme="minorEastAsia"/>
              <w:noProof/>
            </w:rPr>
          </w:pPr>
          <w:ins w:id="24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_Toc66437596 \h </w:instrText>
            </w:r>
            <w:r>
              <w:rPr>
                <w:noProof/>
                <w:webHidden/>
              </w:rPr>
            </w:r>
          </w:ins>
          <w:r>
            <w:rPr>
              <w:noProof/>
              <w:webHidden/>
            </w:rPr>
            <w:fldChar w:fldCharType="separate"/>
          </w:r>
          <w:ins w:id="243" w:author="David Conklin" w:date="2021-03-12T10:31:00Z">
            <w:r>
              <w:rPr>
                <w:noProof/>
                <w:webHidden/>
              </w:rPr>
              <w:t>46</w:t>
            </w:r>
            <w:r>
              <w:rPr>
                <w:noProof/>
                <w:webHidden/>
              </w:rPr>
              <w:fldChar w:fldCharType="end"/>
            </w:r>
            <w:r w:rsidRPr="00DF5158">
              <w:rPr>
                <w:rStyle w:val="Hyperlink"/>
                <w:noProof/>
              </w:rPr>
              <w:fldChar w:fldCharType="end"/>
            </w:r>
          </w:ins>
        </w:p>
        <w:p w14:paraId="5932EEB6" w14:textId="266C4455" w:rsidR="00C0016F" w:rsidRDefault="00C0016F">
          <w:pPr>
            <w:pStyle w:val="TOC3"/>
            <w:tabs>
              <w:tab w:val="right" w:leader="dot" w:pos="9350"/>
            </w:tabs>
            <w:rPr>
              <w:ins w:id="244" w:author="David Conklin" w:date="2021-03-12T10:31:00Z"/>
              <w:rFonts w:eastAsiaTheme="minorEastAsia"/>
              <w:noProof/>
            </w:rPr>
          </w:pPr>
          <w:ins w:id="24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Wetland IDU parameters</w:t>
            </w:r>
            <w:r>
              <w:rPr>
                <w:noProof/>
                <w:webHidden/>
              </w:rPr>
              <w:tab/>
            </w:r>
            <w:r>
              <w:rPr>
                <w:noProof/>
                <w:webHidden/>
              </w:rPr>
              <w:fldChar w:fldCharType="begin"/>
            </w:r>
            <w:r>
              <w:rPr>
                <w:noProof/>
                <w:webHidden/>
              </w:rPr>
              <w:instrText xml:space="preserve"> PAGEREF _Toc66437597 \h </w:instrText>
            </w:r>
            <w:r>
              <w:rPr>
                <w:noProof/>
                <w:webHidden/>
              </w:rPr>
            </w:r>
          </w:ins>
          <w:r>
            <w:rPr>
              <w:noProof/>
              <w:webHidden/>
            </w:rPr>
            <w:fldChar w:fldCharType="separate"/>
          </w:r>
          <w:ins w:id="246" w:author="David Conklin" w:date="2021-03-12T10:31:00Z">
            <w:r>
              <w:rPr>
                <w:noProof/>
                <w:webHidden/>
              </w:rPr>
              <w:t>46</w:t>
            </w:r>
            <w:r>
              <w:rPr>
                <w:noProof/>
                <w:webHidden/>
              </w:rPr>
              <w:fldChar w:fldCharType="end"/>
            </w:r>
            <w:r w:rsidRPr="00DF5158">
              <w:rPr>
                <w:rStyle w:val="Hyperlink"/>
                <w:noProof/>
              </w:rPr>
              <w:fldChar w:fldCharType="end"/>
            </w:r>
          </w:ins>
        </w:p>
        <w:p w14:paraId="11FCA0C0" w14:textId="2FA262A3" w:rsidR="00C0016F" w:rsidRDefault="00C0016F">
          <w:pPr>
            <w:pStyle w:val="TOC3"/>
            <w:tabs>
              <w:tab w:val="right" w:leader="dot" w:pos="9350"/>
            </w:tabs>
            <w:rPr>
              <w:ins w:id="247" w:author="David Conklin" w:date="2021-03-12T10:31:00Z"/>
              <w:rFonts w:eastAsiaTheme="minorEastAsia"/>
              <w:noProof/>
            </w:rPr>
          </w:pPr>
          <w:ins w:id="24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Reach parameters</w:t>
            </w:r>
            <w:r>
              <w:rPr>
                <w:noProof/>
                <w:webHidden/>
              </w:rPr>
              <w:tab/>
            </w:r>
            <w:r>
              <w:rPr>
                <w:noProof/>
                <w:webHidden/>
              </w:rPr>
              <w:fldChar w:fldCharType="begin"/>
            </w:r>
            <w:r>
              <w:rPr>
                <w:noProof/>
                <w:webHidden/>
              </w:rPr>
              <w:instrText xml:space="preserve"> PAGEREF _Toc66437598 \h </w:instrText>
            </w:r>
            <w:r>
              <w:rPr>
                <w:noProof/>
                <w:webHidden/>
              </w:rPr>
            </w:r>
          </w:ins>
          <w:r>
            <w:rPr>
              <w:noProof/>
              <w:webHidden/>
            </w:rPr>
            <w:fldChar w:fldCharType="separate"/>
          </w:r>
          <w:ins w:id="249" w:author="David Conklin" w:date="2021-03-12T10:31:00Z">
            <w:r>
              <w:rPr>
                <w:noProof/>
                <w:webHidden/>
              </w:rPr>
              <w:t>46</w:t>
            </w:r>
            <w:r>
              <w:rPr>
                <w:noProof/>
                <w:webHidden/>
              </w:rPr>
              <w:fldChar w:fldCharType="end"/>
            </w:r>
            <w:r w:rsidRPr="00DF5158">
              <w:rPr>
                <w:rStyle w:val="Hyperlink"/>
                <w:noProof/>
              </w:rPr>
              <w:fldChar w:fldCharType="end"/>
            </w:r>
          </w:ins>
        </w:p>
        <w:p w14:paraId="23AF970E" w14:textId="2EEE3779" w:rsidR="00C0016F" w:rsidRDefault="00C0016F">
          <w:pPr>
            <w:pStyle w:val="TOC2"/>
            <w:tabs>
              <w:tab w:val="right" w:leader="dot" w:pos="9350"/>
            </w:tabs>
            <w:rPr>
              <w:ins w:id="250" w:author="David Conklin" w:date="2021-03-12T10:31:00Z"/>
              <w:rFonts w:eastAsiaTheme="minorEastAsia"/>
              <w:noProof/>
            </w:rPr>
          </w:pPr>
          <w:ins w:id="25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"_Toc66437599"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_Toc66437599 \h </w:instrText>
            </w:r>
            <w:r>
              <w:rPr>
                <w:noProof/>
                <w:webHidden/>
              </w:rPr>
            </w:r>
          </w:ins>
          <w:r>
            <w:rPr>
              <w:noProof/>
              <w:webHidden/>
            </w:rPr>
            <w:fldChar w:fldCharType="separate"/>
          </w:r>
          <w:ins w:id="252" w:author="David Conklin" w:date="2021-03-12T10:31:00Z">
            <w:r>
              <w:rPr>
                <w:noProof/>
                <w:webHidden/>
              </w:rPr>
              <w:t>47</w:t>
            </w:r>
            <w:r>
              <w:rPr>
                <w:noProof/>
                <w:webHidden/>
              </w:rPr>
              <w:fldChar w:fldCharType="end"/>
            </w:r>
            <w:r w:rsidRPr="00DF5158">
              <w:rPr>
                <w:rStyle w:val="Hyperlink"/>
                <w:noProof/>
              </w:rPr>
              <w:fldChar w:fldCharType="end"/>
            </w:r>
          </w:ins>
        </w:p>
        <w:p w14:paraId="2242BB7F" w14:textId="799712DA" w:rsidR="00C0016F" w:rsidRDefault="00C0016F">
          <w:pPr>
            <w:pStyle w:val="TOC2"/>
            <w:tabs>
              <w:tab w:val="right" w:leader="dot" w:pos="9350"/>
            </w:tabs>
            <w:rPr>
              <w:ins w:id="253" w:author="David Conklin" w:date="2021-03-12T10:31:00Z"/>
              <w:rFonts w:eastAsiaTheme="minorEastAsia"/>
              <w:noProof/>
            </w:rPr>
          </w:pPr>
          <w:ins w:id="25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Loss (or gain) of wetlands</w:t>
            </w:r>
            <w:r>
              <w:rPr>
                <w:noProof/>
                <w:webHidden/>
              </w:rPr>
              <w:tab/>
            </w:r>
            <w:r>
              <w:rPr>
                <w:noProof/>
                <w:webHidden/>
              </w:rPr>
              <w:fldChar w:fldCharType="begin"/>
            </w:r>
            <w:r>
              <w:rPr>
                <w:noProof/>
                <w:webHidden/>
              </w:rPr>
              <w:instrText xml:space="preserve"> PAGEREF _Toc66437600 \h </w:instrText>
            </w:r>
            <w:r>
              <w:rPr>
                <w:noProof/>
                <w:webHidden/>
              </w:rPr>
            </w:r>
          </w:ins>
          <w:r>
            <w:rPr>
              <w:noProof/>
              <w:webHidden/>
            </w:rPr>
            <w:fldChar w:fldCharType="separate"/>
          </w:r>
          <w:ins w:id="255" w:author="David Conklin" w:date="2021-03-12T10:31:00Z">
            <w:r>
              <w:rPr>
                <w:noProof/>
                <w:webHidden/>
              </w:rPr>
              <w:t>48</w:t>
            </w:r>
            <w:r>
              <w:rPr>
                <w:noProof/>
                <w:webHidden/>
              </w:rPr>
              <w:fldChar w:fldCharType="end"/>
            </w:r>
            <w:r w:rsidRPr="00DF5158">
              <w:rPr>
                <w:rStyle w:val="Hyperlink"/>
                <w:noProof/>
              </w:rPr>
              <w:fldChar w:fldCharType="end"/>
            </w:r>
          </w:ins>
        </w:p>
        <w:p w14:paraId="751FAE95" w14:textId="02445AFD" w:rsidR="00C0016F" w:rsidRDefault="00C0016F">
          <w:pPr>
            <w:pStyle w:val="TOC2"/>
            <w:tabs>
              <w:tab w:val="right" w:leader="dot" w:pos="9350"/>
            </w:tabs>
            <w:rPr>
              <w:ins w:id="256" w:author="David Conklin" w:date="2021-03-12T10:31:00Z"/>
              <w:rFonts w:eastAsiaTheme="minorEastAsia"/>
              <w:noProof/>
            </w:rPr>
          </w:pPr>
          <w:ins w:id="25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Reality check</w:t>
            </w:r>
            <w:r>
              <w:rPr>
                <w:noProof/>
                <w:webHidden/>
              </w:rPr>
              <w:tab/>
            </w:r>
            <w:r>
              <w:rPr>
                <w:noProof/>
                <w:webHidden/>
              </w:rPr>
              <w:fldChar w:fldCharType="begin"/>
            </w:r>
            <w:r>
              <w:rPr>
                <w:noProof/>
                <w:webHidden/>
              </w:rPr>
              <w:instrText xml:space="preserve"> PAGEREF _Toc66437601 \h </w:instrText>
            </w:r>
            <w:r>
              <w:rPr>
                <w:noProof/>
                <w:webHidden/>
              </w:rPr>
            </w:r>
          </w:ins>
          <w:r>
            <w:rPr>
              <w:noProof/>
              <w:webHidden/>
            </w:rPr>
            <w:fldChar w:fldCharType="separate"/>
          </w:r>
          <w:ins w:id="258" w:author="David Conklin" w:date="2021-03-12T10:31:00Z">
            <w:r>
              <w:rPr>
                <w:noProof/>
                <w:webHidden/>
              </w:rPr>
              <w:t>48</w:t>
            </w:r>
            <w:r>
              <w:rPr>
                <w:noProof/>
                <w:webHidden/>
              </w:rPr>
              <w:fldChar w:fldCharType="end"/>
            </w:r>
            <w:r w:rsidRPr="00DF5158">
              <w:rPr>
                <w:rStyle w:val="Hyperlink"/>
                <w:noProof/>
              </w:rPr>
              <w:fldChar w:fldCharType="end"/>
            </w:r>
          </w:ins>
        </w:p>
        <w:p w14:paraId="5B7973DA" w14:textId="66A28586" w:rsidR="00C0016F" w:rsidRDefault="00C0016F">
          <w:pPr>
            <w:pStyle w:val="TOC2"/>
            <w:tabs>
              <w:tab w:val="right" w:leader="dot" w:pos="9350"/>
            </w:tabs>
            <w:rPr>
              <w:ins w:id="259" w:author="David Conklin" w:date="2021-03-12T10:31:00Z"/>
              <w:rFonts w:eastAsiaTheme="minorEastAsia"/>
              <w:noProof/>
            </w:rPr>
          </w:pPr>
          <w:ins w:id="26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High Cascades Springs</w:t>
            </w:r>
            <w:r>
              <w:rPr>
                <w:noProof/>
                <w:webHidden/>
              </w:rPr>
              <w:tab/>
            </w:r>
            <w:r>
              <w:rPr>
                <w:noProof/>
                <w:webHidden/>
              </w:rPr>
              <w:fldChar w:fldCharType="begin"/>
            </w:r>
            <w:r>
              <w:rPr>
                <w:noProof/>
                <w:webHidden/>
              </w:rPr>
              <w:instrText xml:space="preserve"> PAGEREF _Toc66437602 \h </w:instrText>
            </w:r>
            <w:r>
              <w:rPr>
                <w:noProof/>
                <w:webHidden/>
              </w:rPr>
            </w:r>
          </w:ins>
          <w:r>
            <w:rPr>
              <w:noProof/>
              <w:webHidden/>
            </w:rPr>
            <w:fldChar w:fldCharType="separate"/>
          </w:r>
          <w:ins w:id="261" w:author="David Conklin" w:date="2021-03-12T10:31:00Z">
            <w:r>
              <w:rPr>
                <w:noProof/>
                <w:webHidden/>
              </w:rPr>
              <w:t>50</w:t>
            </w:r>
            <w:r>
              <w:rPr>
                <w:noProof/>
                <w:webHidden/>
              </w:rPr>
              <w:fldChar w:fldCharType="end"/>
            </w:r>
            <w:r w:rsidRPr="00DF5158">
              <w:rPr>
                <w:rStyle w:val="Hyperlink"/>
                <w:noProof/>
              </w:rPr>
              <w:fldChar w:fldCharType="end"/>
            </w:r>
          </w:ins>
        </w:p>
        <w:p w14:paraId="5D5E576C" w14:textId="3F304CCD" w:rsidR="00C0016F" w:rsidRDefault="00C0016F">
          <w:pPr>
            <w:pStyle w:val="TOC2"/>
            <w:tabs>
              <w:tab w:val="right" w:leader="dot" w:pos="9350"/>
            </w:tabs>
            <w:rPr>
              <w:ins w:id="262" w:author="David Conklin" w:date="2021-03-12T10:31:00Z"/>
              <w:rFonts w:eastAsiaTheme="minorEastAsia"/>
              <w:noProof/>
            </w:rPr>
          </w:pPr>
          <w:ins w:id="263"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"_Toc66437603"</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Calibration and simulation skill</w:t>
            </w:r>
            <w:r>
              <w:rPr>
                <w:noProof/>
                <w:webHidden/>
              </w:rPr>
              <w:tab/>
            </w:r>
            <w:r>
              <w:rPr>
                <w:noProof/>
                <w:webHidden/>
              </w:rPr>
              <w:fldChar w:fldCharType="begin"/>
            </w:r>
            <w:r>
              <w:rPr>
                <w:noProof/>
                <w:webHidden/>
              </w:rPr>
              <w:instrText xml:space="preserve"> PAGEREF _Toc66437603 \h </w:instrText>
            </w:r>
            <w:r>
              <w:rPr>
                <w:noProof/>
                <w:webHidden/>
              </w:rPr>
            </w:r>
          </w:ins>
          <w:r>
            <w:rPr>
              <w:noProof/>
              <w:webHidden/>
            </w:rPr>
            <w:fldChar w:fldCharType="separate"/>
          </w:r>
          <w:ins w:id="264" w:author="David Conklin" w:date="2021-03-12T10:31:00Z">
            <w:r>
              <w:rPr>
                <w:noProof/>
                <w:webHidden/>
              </w:rPr>
              <w:t>52</w:t>
            </w:r>
            <w:r>
              <w:rPr>
                <w:noProof/>
                <w:webHidden/>
              </w:rPr>
              <w:fldChar w:fldCharType="end"/>
            </w:r>
            <w:r w:rsidRPr="00DF5158">
              <w:rPr>
                <w:rStyle w:val="Hyperlink"/>
                <w:noProof/>
              </w:rPr>
              <w:fldChar w:fldCharType="end"/>
            </w:r>
          </w:ins>
        </w:p>
        <w:p w14:paraId="074CB34A" w14:textId="7671737F" w:rsidR="00C0016F" w:rsidRDefault="00C0016F">
          <w:pPr>
            <w:pStyle w:val="TOC2"/>
            <w:tabs>
              <w:tab w:val="right" w:leader="dot" w:pos="9350"/>
            </w:tabs>
            <w:rPr>
              <w:ins w:id="265" w:author="David Conklin" w:date="2021-03-12T10:31:00Z"/>
              <w:rFonts w:eastAsiaTheme="minorEastAsia"/>
              <w:noProof/>
            </w:rPr>
          </w:pPr>
          <w:ins w:id="266"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"_Toc66437604"</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Analysis of locations where the model has low skill</w:t>
            </w:r>
            <w:r>
              <w:rPr>
                <w:noProof/>
                <w:webHidden/>
              </w:rPr>
              <w:tab/>
            </w:r>
            <w:r>
              <w:rPr>
                <w:noProof/>
                <w:webHidden/>
              </w:rPr>
              <w:fldChar w:fldCharType="begin"/>
            </w:r>
            <w:r>
              <w:rPr>
                <w:noProof/>
                <w:webHidden/>
              </w:rPr>
              <w:instrText xml:space="preserve"> PAGEREF _Toc66437604 \h </w:instrText>
            </w:r>
            <w:r>
              <w:rPr>
                <w:noProof/>
                <w:webHidden/>
              </w:rPr>
            </w:r>
          </w:ins>
          <w:r>
            <w:rPr>
              <w:noProof/>
              <w:webHidden/>
            </w:rPr>
            <w:fldChar w:fldCharType="separate"/>
          </w:r>
          <w:ins w:id="267" w:author="David Conklin" w:date="2021-03-12T10:31:00Z">
            <w:r>
              <w:rPr>
                <w:noProof/>
                <w:webHidden/>
              </w:rPr>
              <w:t>56</w:t>
            </w:r>
            <w:r>
              <w:rPr>
                <w:noProof/>
                <w:webHidden/>
              </w:rPr>
              <w:fldChar w:fldCharType="end"/>
            </w:r>
            <w:r w:rsidRPr="00DF5158">
              <w:rPr>
                <w:rStyle w:val="Hyperlink"/>
                <w:noProof/>
              </w:rPr>
              <w:fldChar w:fldCharType="end"/>
            </w:r>
          </w:ins>
        </w:p>
        <w:p w14:paraId="2486C453" w14:textId="4951BF32" w:rsidR="00C0016F" w:rsidRDefault="00C0016F">
          <w:pPr>
            <w:pStyle w:val="TOC2"/>
            <w:tabs>
              <w:tab w:val="right" w:leader="dot" w:pos="9350"/>
            </w:tabs>
            <w:rPr>
              <w:ins w:id="268" w:author="David Conklin" w:date="2021-03-12T10:31:00Z"/>
              <w:rFonts w:eastAsiaTheme="minorEastAsia"/>
              <w:noProof/>
            </w:rPr>
          </w:pPr>
          <w:ins w:id="269"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"_Toc66437605"</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_Toc66437605 \h </w:instrText>
            </w:r>
            <w:r>
              <w:rPr>
                <w:noProof/>
                <w:webHidden/>
              </w:rPr>
            </w:r>
          </w:ins>
          <w:r>
            <w:rPr>
              <w:noProof/>
              <w:webHidden/>
            </w:rPr>
            <w:fldChar w:fldCharType="separate"/>
          </w:r>
          <w:ins w:id="270" w:author="David Conklin" w:date="2021-03-12T10:31:00Z">
            <w:r>
              <w:rPr>
                <w:noProof/>
                <w:webHidden/>
              </w:rPr>
              <w:t>57</w:t>
            </w:r>
            <w:r>
              <w:rPr>
                <w:noProof/>
                <w:webHidden/>
              </w:rPr>
              <w:fldChar w:fldCharType="end"/>
            </w:r>
            <w:r w:rsidRPr="00DF5158">
              <w:rPr>
                <w:rStyle w:val="Hyperlink"/>
                <w:noProof/>
              </w:rPr>
              <w:fldChar w:fldCharType="end"/>
            </w:r>
          </w:ins>
        </w:p>
        <w:p w14:paraId="61265E98" w14:textId="32665490" w:rsidR="00C0016F" w:rsidRDefault="00C0016F">
          <w:pPr>
            <w:pStyle w:val="TOC2"/>
            <w:tabs>
              <w:tab w:val="right" w:leader="dot" w:pos="9350"/>
            </w:tabs>
            <w:rPr>
              <w:ins w:id="271" w:author="David Conklin" w:date="2021-03-12T10:31:00Z"/>
              <w:rFonts w:eastAsiaTheme="minorEastAsia"/>
              <w:noProof/>
            </w:rPr>
          </w:pPr>
          <w:ins w:id="272"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"_Toc66437606"</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CW3M v. Shade-a-lator</w:t>
            </w:r>
            <w:r>
              <w:rPr>
                <w:noProof/>
                <w:webHidden/>
              </w:rPr>
              <w:tab/>
            </w:r>
            <w:r>
              <w:rPr>
                <w:noProof/>
                <w:webHidden/>
              </w:rPr>
              <w:fldChar w:fldCharType="begin"/>
            </w:r>
            <w:r>
              <w:rPr>
                <w:noProof/>
                <w:webHidden/>
              </w:rPr>
              <w:instrText xml:space="preserve"> PAGEREF _Toc66437606 \h </w:instrText>
            </w:r>
            <w:r>
              <w:rPr>
                <w:noProof/>
                <w:webHidden/>
              </w:rPr>
            </w:r>
          </w:ins>
          <w:r>
            <w:rPr>
              <w:noProof/>
              <w:webHidden/>
            </w:rPr>
            <w:fldChar w:fldCharType="separate"/>
          </w:r>
          <w:ins w:id="273" w:author="David Conklin" w:date="2021-03-12T10:31:00Z">
            <w:r>
              <w:rPr>
                <w:noProof/>
                <w:webHidden/>
              </w:rPr>
              <w:t>58</w:t>
            </w:r>
            <w:r>
              <w:rPr>
                <w:noProof/>
                <w:webHidden/>
              </w:rPr>
              <w:fldChar w:fldCharType="end"/>
            </w:r>
            <w:r w:rsidRPr="00DF5158">
              <w:rPr>
                <w:rStyle w:val="Hyperlink"/>
                <w:noProof/>
              </w:rPr>
              <w:fldChar w:fldCharType="end"/>
            </w:r>
          </w:ins>
        </w:p>
        <w:p w14:paraId="1807E123" w14:textId="3F807B76" w:rsidR="00C0016F" w:rsidRDefault="00C0016F">
          <w:pPr>
            <w:pStyle w:val="TOC2"/>
            <w:tabs>
              <w:tab w:val="right" w:leader="dot" w:pos="9350"/>
            </w:tabs>
            <w:rPr>
              <w:ins w:id="274" w:author="David Conklin" w:date="2021-03-12T10:31:00Z"/>
              <w:rFonts w:eastAsiaTheme="minorEastAsia"/>
              <w:noProof/>
            </w:rPr>
          </w:pPr>
          <w:ins w:id="275"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"_Toc66437607"</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Comparison of CW3M results to Shade-a-lator results</w:t>
            </w:r>
            <w:r>
              <w:rPr>
                <w:noProof/>
                <w:webHidden/>
              </w:rPr>
              <w:tab/>
            </w:r>
            <w:r>
              <w:rPr>
                <w:noProof/>
                <w:webHidden/>
              </w:rPr>
              <w:fldChar w:fldCharType="begin"/>
            </w:r>
            <w:r>
              <w:rPr>
                <w:noProof/>
                <w:webHidden/>
              </w:rPr>
              <w:instrText xml:space="preserve"> PAGEREF _Toc66437607 \h </w:instrText>
            </w:r>
            <w:r>
              <w:rPr>
                <w:noProof/>
                <w:webHidden/>
              </w:rPr>
            </w:r>
          </w:ins>
          <w:r>
            <w:rPr>
              <w:noProof/>
              <w:webHidden/>
            </w:rPr>
            <w:fldChar w:fldCharType="separate"/>
          </w:r>
          <w:ins w:id="276" w:author="David Conklin" w:date="2021-03-12T10:31:00Z">
            <w:r>
              <w:rPr>
                <w:noProof/>
                <w:webHidden/>
              </w:rPr>
              <w:t>60</w:t>
            </w:r>
            <w:r>
              <w:rPr>
                <w:noProof/>
                <w:webHidden/>
              </w:rPr>
              <w:fldChar w:fldCharType="end"/>
            </w:r>
            <w:r w:rsidRPr="00DF5158">
              <w:rPr>
                <w:rStyle w:val="Hyperlink"/>
                <w:noProof/>
              </w:rPr>
              <w:fldChar w:fldCharType="end"/>
            </w:r>
          </w:ins>
        </w:p>
        <w:p w14:paraId="0154AF1F" w14:textId="423721AA" w:rsidR="00C0016F" w:rsidRDefault="00C0016F">
          <w:pPr>
            <w:pStyle w:val="TOC1"/>
            <w:tabs>
              <w:tab w:val="right" w:leader="dot" w:pos="9350"/>
            </w:tabs>
            <w:rPr>
              <w:ins w:id="277" w:author="David Conklin" w:date="2021-03-12T10:31:00Z"/>
              <w:rFonts w:eastAsiaTheme="minorEastAsia"/>
              <w:noProof/>
            </w:rPr>
          </w:pPr>
          <w:ins w:id="278"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"_Toc66437608"</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The Clackamas Basin</w:t>
            </w:r>
            <w:r>
              <w:rPr>
                <w:noProof/>
                <w:webHidden/>
              </w:rPr>
              <w:tab/>
            </w:r>
            <w:r>
              <w:rPr>
                <w:noProof/>
                <w:webHidden/>
              </w:rPr>
              <w:fldChar w:fldCharType="begin"/>
            </w:r>
            <w:r>
              <w:rPr>
                <w:noProof/>
                <w:webHidden/>
              </w:rPr>
              <w:instrText xml:space="preserve"> PAGEREF _Toc66437608 \h </w:instrText>
            </w:r>
            <w:r>
              <w:rPr>
                <w:noProof/>
                <w:webHidden/>
              </w:rPr>
            </w:r>
          </w:ins>
          <w:r>
            <w:rPr>
              <w:noProof/>
              <w:webHidden/>
            </w:rPr>
            <w:fldChar w:fldCharType="separate"/>
          </w:r>
          <w:ins w:id="279" w:author="David Conklin" w:date="2021-03-12T10:31:00Z">
            <w:r>
              <w:rPr>
                <w:noProof/>
                <w:webHidden/>
              </w:rPr>
              <w:t>62</w:t>
            </w:r>
            <w:r>
              <w:rPr>
                <w:noProof/>
                <w:webHidden/>
              </w:rPr>
              <w:fldChar w:fldCharType="end"/>
            </w:r>
            <w:r w:rsidRPr="00DF5158">
              <w:rPr>
                <w:rStyle w:val="Hyperlink"/>
                <w:noProof/>
              </w:rPr>
              <w:fldChar w:fldCharType="end"/>
            </w:r>
          </w:ins>
        </w:p>
        <w:p w14:paraId="28CEDC9B" w14:textId="31C960A9" w:rsidR="00C0016F" w:rsidRDefault="00C0016F">
          <w:pPr>
            <w:pStyle w:val="TOC1"/>
            <w:tabs>
              <w:tab w:val="right" w:leader="dot" w:pos="9350"/>
            </w:tabs>
            <w:rPr>
              <w:ins w:id="280" w:author="David Conklin" w:date="2021-03-12T10:31:00Z"/>
              <w:rFonts w:eastAsiaTheme="minorEastAsia"/>
              <w:noProof/>
            </w:rPr>
          </w:pPr>
          <w:ins w:id="281"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"_Toc66437609"</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Directory structure and file names</w:t>
            </w:r>
            <w:r>
              <w:rPr>
                <w:noProof/>
                <w:webHidden/>
              </w:rPr>
              <w:tab/>
            </w:r>
            <w:r>
              <w:rPr>
                <w:noProof/>
                <w:webHidden/>
              </w:rPr>
              <w:fldChar w:fldCharType="begin"/>
            </w:r>
            <w:r>
              <w:rPr>
                <w:noProof/>
                <w:webHidden/>
              </w:rPr>
              <w:instrText xml:space="preserve"> PAGEREF _Toc66437609 \h </w:instrText>
            </w:r>
            <w:r>
              <w:rPr>
                <w:noProof/>
                <w:webHidden/>
              </w:rPr>
            </w:r>
          </w:ins>
          <w:r>
            <w:rPr>
              <w:noProof/>
              <w:webHidden/>
            </w:rPr>
            <w:fldChar w:fldCharType="separate"/>
          </w:r>
          <w:ins w:id="282" w:author="David Conklin" w:date="2021-03-12T10:31:00Z">
            <w:r>
              <w:rPr>
                <w:noProof/>
                <w:webHidden/>
              </w:rPr>
              <w:t>63</w:t>
            </w:r>
            <w:r>
              <w:rPr>
                <w:noProof/>
                <w:webHidden/>
              </w:rPr>
              <w:fldChar w:fldCharType="end"/>
            </w:r>
            <w:r w:rsidRPr="00DF5158">
              <w:rPr>
                <w:rStyle w:val="Hyperlink"/>
                <w:noProof/>
              </w:rPr>
              <w:fldChar w:fldCharType="end"/>
            </w:r>
          </w:ins>
        </w:p>
        <w:p w14:paraId="22F1DD76" w14:textId="65F21352" w:rsidR="00C0016F" w:rsidRDefault="00C0016F">
          <w:pPr>
            <w:pStyle w:val="TOC1"/>
            <w:tabs>
              <w:tab w:val="right" w:leader="dot" w:pos="9350"/>
            </w:tabs>
            <w:rPr>
              <w:ins w:id="283" w:author="David Conklin" w:date="2021-03-12T10:31:00Z"/>
              <w:rFonts w:eastAsiaTheme="minorEastAsia"/>
              <w:noProof/>
            </w:rPr>
          </w:pPr>
          <w:ins w:id="284"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"_Toc66437610"</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Release Log</w:t>
            </w:r>
            <w:r>
              <w:rPr>
                <w:noProof/>
                <w:webHidden/>
              </w:rPr>
              <w:tab/>
            </w:r>
            <w:r>
              <w:rPr>
                <w:noProof/>
                <w:webHidden/>
              </w:rPr>
              <w:fldChar w:fldCharType="begin"/>
            </w:r>
            <w:r>
              <w:rPr>
                <w:noProof/>
                <w:webHidden/>
              </w:rPr>
              <w:instrText xml:space="preserve"> PAGEREF _Toc66437610 \h </w:instrText>
            </w:r>
            <w:r>
              <w:rPr>
                <w:noProof/>
                <w:webHidden/>
              </w:rPr>
            </w:r>
          </w:ins>
          <w:r>
            <w:rPr>
              <w:noProof/>
              <w:webHidden/>
            </w:rPr>
            <w:fldChar w:fldCharType="separate"/>
          </w:r>
          <w:ins w:id="285" w:author="David Conklin" w:date="2021-03-12T10:31:00Z">
            <w:r>
              <w:rPr>
                <w:noProof/>
                <w:webHidden/>
              </w:rPr>
              <w:t>64</w:t>
            </w:r>
            <w:r>
              <w:rPr>
                <w:noProof/>
                <w:webHidden/>
              </w:rPr>
              <w:fldChar w:fldCharType="end"/>
            </w:r>
            <w:r w:rsidRPr="00DF5158">
              <w:rPr>
                <w:rStyle w:val="Hyperlink"/>
                <w:noProof/>
              </w:rPr>
              <w:fldChar w:fldCharType="end"/>
            </w:r>
          </w:ins>
        </w:p>
        <w:p w14:paraId="33C9AADB" w14:textId="3AD06EA1" w:rsidR="00C0016F" w:rsidRDefault="00C0016F">
          <w:pPr>
            <w:pStyle w:val="TOC1"/>
            <w:tabs>
              <w:tab w:val="right" w:leader="dot" w:pos="9350"/>
            </w:tabs>
            <w:rPr>
              <w:ins w:id="286" w:author="David Conklin" w:date="2021-03-12T10:31:00Z"/>
              <w:rFonts w:eastAsiaTheme="minorEastAsia"/>
              <w:noProof/>
            </w:rPr>
          </w:pPr>
          <w:ins w:id="287"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"_Toc66437611"</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References</w:t>
            </w:r>
            <w:r>
              <w:rPr>
                <w:noProof/>
                <w:webHidden/>
              </w:rPr>
              <w:tab/>
            </w:r>
            <w:r>
              <w:rPr>
                <w:noProof/>
                <w:webHidden/>
              </w:rPr>
              <w:fldChar w:fldCharType="begin"/>
            </w:r>
            <w:r>
              <w:rPr>
                <w:noProof/>
                <w:webHidden/>
              </w:rPr>
              <w:instrText xml:space="preserve"> PAGEREF _Toc66437611 \h </w:instrText>
            </w:r>
            <w:r>
              <w:rPr>
                <w:noProof/>
                <w:webHidden/>
              </w:rPr>
            </w:r>
          </w:ins>
          <w:r>
            <w:rPr>
              <w:noProof/>
              <w:webHidden/>
            </w:rPr>
            <w:fldChar w:fldCharType="separate"/>
          </w:r>
          <w:ins w:id="288" w:author="David Conklin" w:date="2021-03-12T10:31:00Z">
            <w:r>
              <w:rPr>
                <w:noProof/>
                <w:webHidden/>
              </w:rPr>
              <w:t>67</w:t>
            </w:r>
            <w:r>
              <w:rPr>
                <w:noProof/>
                <w:webHidden/>
              </w:rPr>
              <w:fldChar w:fldCharType="end"/>
            </w:r>
            <w:r w:rsidRPr="00DF5158">
              <w:rPr>
                <w:rStyle w:val="Hyperlink"/>
                <w:noProof/>
              </w:rPr>
              <w:fldChar w:fldCharType="end"/>
            </w:r>
          </w:ins>
        </w:p>
        <w:p w14:paraId="5AAC717B" w14:textId="3AD7D933" w:rsidR="00C0016F" w:rsidRDefault="00C0016F">
          <w:pPr>
            <w:pStyle w:val="TOC1"/>
            <w:tabs>
              <w:tab w:val="right" w:leader="dot" w:pos="9350"/>
            </w:tabs>
            <w:rPr>
              <w:ins w:id="289" w:author="David Conklin" w:date="2021-03-12T10:31:00Z"/>
              <w:rFonts w:eastAsiaTheme="minorEastAsia"/>
              <w:noProof/>
            </w:rPr>
          </w:pPr>
          <w:ins w:id="290" w:author="David Conklin" w:date="2021-03-12T10:31:00Z">
            <w:r w:rsidRPr="00DF5158">
              <w:rPr>
                <w:rStyle w:val="Hyperlink"/>
                <w:noProof/>
              </w:rPr>
              <w:fldChar w:fldCharType="begin"/>
            </w:r>
            <w:r w:rsidRPr="00DF5158">
              <w:rPr>
                <w:rStyle w:val="Hyperlink"/>
                <w:noProof/>
              </w:rPr>
              <w:instrText xml:space="preserve"> </w:instrText>
            </w:r>
            <w:r>
              <w:rPr>
                <w:noProof/>
              </w:rPr>
              <w:instrText>HYPERLINK \l "_Toc66437612"</w:instrText>
            </w:r>
            <w:r w:rsidRPr="00DF5158">
              <w:rPr>
                <w:rStyle w:val="Hyperlink"/>
                <w:noProof/>
              </w:rPr>
              <w:instrText xml:space="preserve"> </w:instrText>
            </w:r>
            <w:r w:rsidRPr="00DF5158">
              <w:rPr>
                <w:rStyle w:val="Hyperlink"/>
                <w:noProof/>
              </w:rPr>
            </w:r>
            <w:r w:rsidRPr="00DF5158">
              <w:rPr>
                <w:rStyle w:val="Hyperlink"/>
                <w:noProof/>
              </w:rPr>
              <w:fldChar w:fldCharType="separate"/>
            </w:r>
            <w:r w:rsidRPr="00DF5158">
              <w:rPr>
                <w:rStyle w:val="Hyperlink"/>
                <w:noProof/>
              </w:rPr>
              <w:t>Acronyms and Abbreviations</w:t>
            </w:r>
            <w:r>
              <w:rPr>
                <w:noProof/>
                <w:webHidden/>
              </w:rPr>
              <w:tab/>
            </w:r>
            <w:r>
              <w:rPr>
                <w:noProof/>
                <w:webHidden/>
              </w:rPr>
              <w:fldChar w:fldCharType="begin"/>
            </w:r>
            <w:r>
              <w:rPr>
                <w:noProof/>
                <w:webHidden/>
              </w:rPr>
              <w:instrText xml:space="preserve"> PAGEREF _Toc66437612 \h </w:instrText>
            </w:r>
            <w:r>
              <w:rPr>
                <w:noProof/>
                <w:webHidden/>
              </w:rPr>
            </w:r>
          </w:ins>
          <w:r>
            <w:rPr>
              <w:noProof/>
              <w:webHidden/>
            </w:rPr>
            <w:fldChar w:fldCharType="separate"/>
          </w:r>
          <w:ins w:id="291" w:author="David Conklin" w:date="2021-03-12T10:31:00Z">
            <w:r>
              <w:rPr>
                <w:noProof/>
                <w:webHidden/>
              </w:rPr>
              <w:t>68</w:t>
            </w:r>
            <w:r>
              <w:rPr>
                <w:noProof/>
                <w:webHidden/>
              </w:rPr>
              <w:fldChar w:fldCharType="end"/>
            </w:r>
            <w:r w:rsidRPr="00DF5158">
              <w:rPr>
                <w:rStyle w:val="Hyperlink"/>
                <w:noProof/>
              </w:rPr>
              <w:fldChar w:fldCharType="end"/>
            </w:r>
          </w:ins>
        </w:p>
        <w:p w14:paraId="19A449D0" w14:textId="7361DE22" w:rsidR="00C63B9F" w:rsidDel="0080365E" w:rsidRDefault="008051F2">
          <w:pPr>
            <w:pStyle w:val="TOC1"/>
            <w:tabs>
              <w:tab w:val="right" w:leader="dot" w:pos="9350"/>
            </w:tabs>
            <w:rPr>
              <w:del w:id="292" w:author="David Conklin" w:date="2021-01-30T16:34:00Z"/>
              <w:rFonts w:eastAsiaTheme="minorEastAsia"/>
              <w:noProof/>
            </w:rPr>
          </w:pPr>
          <w:del w:id="293"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94" w:author="David Conklin" w:date="2021-03-12T10:31:00Z">
            <w:r w:rsidR="00C0016F">
              <w:rPr>
                <w:b/>
                <w:bCs/>
                <w:noProof/>
              </w:rPr>
              <w:t>Error! Hyperlink reference not valid.</w:t>
            </w:r>
          </w:ins>
          <w:del w:id="295"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1BC2B6BF" w:rsidR="00C63B9F" w:rsidDel="0080365E" w:rsidRDefault="008051F2">
          <w:pPr>
            <w:pStyle w:val="TOC1"/>
            <w:tabs>
              <w:tab w:val="right" w:leader="dot" w:pos="9350"/>
            </w:tabs>
            <w:rPr>
              <w:del w:id="296" w:author="David Conklin" w:date="2021-01-30T16:34:00Z"/>
              <w:rFonts w:eastAsiaTheme="minorEastAsia"/>
              <w:noProof/>
            </w:rPr>
          </w:pPr>
          <w:del w:id="297"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98" w:author="David Conklin" w:date="2021-03-12T10:31:00Z">
            <w:r w:rsidR="00C0016F">
              <w:rPr>
                <w:b/>
                <w:bCs/>
                <w:noProof/>
              </w:rPr>
              <w:t>Error! Hyperlink reference not valid.</w:t>
            </w:r>
          </w:ins>
          <w:del w:id="299"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727EB5BD" w:rsidR="00C63B9F" w:rsidDel="0080365E" w:rsidRDefault="008051F2">
          <w:pPr>
            <w:pStyle w:val="TOC2"/>
            <w:tabs>
              <w:tab w:val="right" w:leader="dot" w:pos="9350"/>
            </w:tabs>
            <w:rPr>
              <w:del w:id="300" w:author="David Conklin" w:date="2021-01-30T16:34:00Z"/>
              <w:rFonts w:eastAsiaTheme="minorEastAsia"/>
              <w:noProof/>
            </w:rPr>
          </w:pPr>
          <w:del w:id="301"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302" w:author="David Conklin" w:date="2021-03-12T10:31:00Z">
            <w:r w:rsidR="00C0016F">
              <w:rPr>
                <w:b/>
                <w:bCs/>
                <w:noProof/>
              </w:rPr>
              <w:t>Error! Hyperlink reference not valid.</w:t>
            </w:r>
          </w:ins>
          <w:del w:id="303"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149CD7F0" w:rsidR="00C63B9F" w:rsidDel="0080365E" w:rsidRDefault="008051F2">
          <w:pPr>
            <w:pStyle w:val="TOC2"/>
            <w:tabs>
              <w:tab w:val="right" w:leader="dot" w:pos="9350"/>
            </w:tabs>
            <w:rPr>
              <w:del w:id="304" w:author="David Conklin" w:date="2021-01-30T16:34:00Z"/>
              <w:rFonts w:eastAsiaTheme="minorEastAsia"/>
              <w:noProof/>
            </w:rPr>
          </w:pPr>
          <w:del w:id="305"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306" w:author="David Conklin" w:date="2021-03-12T10:31:00Z">
            <w:r w:rsidR="00C0016F">
              <w:rPr>
                <w:b/>
                <w:bCs/>
                <w:noProof/>
              </w:rPr>
              <w:t>Error! Hyperlink reference not valid.</w:t>
            </w:r>
          </w:ins>
          <w:del w:id="307"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1A207A37" w:rsidR="00C63B9F" w:rsidDel="0080365E" w:rsidRDefault="008051F2">
          <w:pPr>
            <w:pStyle w:val="TOC2"/>
            <w:tabs>
              <w:tab w:val="right" w:leader="dot" w:pos="9350"/>
            </w:tabs>
            <w:rPr>
              <w:del w:id="308" w:author="David Conklin" w:date="2021-01-30T16:34:00Z"/>
              <w:rFonts w:eastAsiaTheme="minorEastAsia"/>
              <w:noProof/>
            </w:rPr>
          </w:pPr>
          <w:del w:id="309"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310" w:author="David Conklin" w:date="2021-03-12T10:31:00Z">
            <w:r w:rsidR="00C0016F">
              <w:rPr>
                <w:b/>
                <w:bCs/>
                <w:noProof/>
              </w:rPr>
              <w:t>Error! Hyperlink reference not valid.</w:t>
            </w:r>
          </w:ins>
          <w:del w:id="311"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15B1FBE5" w:rsidR="00C63B9F" w:rsidDel="0080365E" w:rsidRDefault="008051F2">
          <w:pPr>
            <w:pStyle w:val="TOC1"/>
            <w:tabs>
              <w:tab w:val="right" w:leader="dot" w:pos="9350"/>
            </w:tabs>
            <w:rPr>
              <w:del w:id="312" w:author="David Conklin" w:date="2021-01-30T16:34:00Z"/>
              <w:rFonts w:eastAsiaTheme="minorEastAsia"/>
              <w:noProof/>
            </w:rPr>
          </w:pPr>
          <w:del w:id="313"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314" w:author="David Conklin" w:date="2021-03-12T10:31:00Z">
            <w:r w:rsidR="00C0016F">
              <w:rPr>
                <w:b/>
                <w:bCs/>
                <w:noProof/>
              </w:rPr>
              <w:t>Error! Hyperlink reference not valid.</w:t>
            </w:r>
          </w:ins>
          <w:del w:id="315"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2E18C82B" w:rsidR="00C63B9F" w:rsidDel="0080365E" w:rsidRDefault="008051F2">
          <w:pPr>
            <w:pStyle w:val="TOC1"/>
            <w:tabs>
              <w:tab w:val="right" w:leader="dot" w:pos="9350"/>
            </w:tabs>
            <w:rPr>
              <w:del w:id="316" w:author="David Conklin" w:date="2021-01-30T16:34:00Z"/>
              <w:rFonts w:eastAsiaTheme="minorEastAsia"/>
              <w:noProof/>
            </w:rPr>
          </w:pPr>
          <w:del w:id="317"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18" w:author="David Conklin" w:date="2021-03-12T10:31:00Z">
            <w:r w:rsidR="00C0016F">
              <w:rPr>
                <w:b/>
                <w:bCs/>
                <w:noProof/>
              </w:rPr>
              <w:t>Error! Hyperlink reference not valid.</w:t>
            </w:r>
          </w:ins>
          <w:del w:id="319"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010FA22F" w:rsidR="00C63B9F" w:rsidDel="0080365E" w:rsidRDefault="008051F2">
          <w:pPr>
            <w:pStyle w:val="TOC2"/>
            <w:tabs>
              <w:tab w:val="right" w:leader="dot" w:pos="9350"/>
            </w:tabs>
            <w:rPr>
              <w:del w:id="320" w:author="David Conklin" w:date="2021-01-30T16:34:00Z"/>
              <w:rFonts w:eastAsiaTheme="minorEastAsia"/>
              <w:noProof/>
            </w:rPr>
          </w:pPr>
          <w:del w:id="321"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22" w:author="David Conklin" w:date="2021-03-12T10:31:00Z">
            <w:r w:rsidR="00C0016F">
              <w:rPr>
                <w:b/>
                <w:bCs/>
                <w:noProof/>
              </w:rPr>
              <w:t>Error! Hyperlink reference not valid.</w:t>
            </w:r>
          </w:ins>
          <w:del w:id="323"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1E0EA323" w:rsidR="00C63B9F" w:rsidDel="0080365E" w:rsidRDefault="008051F2">
          <w:pPr>
            <w:pStyle w:val="TOC2"/>
            <w:tabs>
              <w:tab w:val="right" w:leader="dot" w:pos="9350"/>
            </w:tabs>
            <w:rPr>
              <w:del w:id="324" w:author="David Conklin" w:date="2021-01-30T16:34:00Z"/>
              <w:rFonts w:eastAsiaTheme="minorEastAsia"/>
              <w:noProof/>
            </w:rPr>
          </w:pPr>
          <w:del w:id="325"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26" w:author="David Conklin" w:date="2021-03-12T10:31:00Z">
            <w:r w:rsidR="00C0016F">
              <w:rPr>
                <w:b/>
                <w:bCs/>
                <w:noProof/>
              </w:rPr>
              <w:t>Error! Hyperlink reference not valid.</w:t>
            </w:r>
          </w:ins>
          <w:del w:id="327"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2430F6BC" w:rsidR="00C63B9F" w:rsidDel="0080365E" w:rsidRDefault="008051F2">
          <w:pPr>
            <w:pStyle w:val="TOC2"/>
            <w:tabs>
              <w:tab w:val="right" w:leader="dot" w:pos="9350"/>
            </w:tabs>
            <w:rPr>
              <w:del w:id="328" w:author="David Conklin" w:date="2021-01-30T16:34:00Z"/>
              <w:rFonts w:eastAsiaTheme="minorEastAsia"/>
              <w:noProof/>
            </w:rPr>
          </w:pPr>
          <w:del w:id="329"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30" w:author="David Conklin" w:date="2021-03-12T10:31:00Z">
            <w:r w:rsidR="00C0016F">
              <w:rPr>
                <w:b/>
                <w:bCs/>
                <w:noProof/>
              </w:rPr>
              <w:t>Error! Hyperlink reference not valid.</w:t>
            </w:r>
          </w:ins>
          <w:del w:id="331"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282358F4" w:rsidR="00C63B9F" w:rsidDel="0080365E" w:rsidRDefault="008051F2">
          <w:pPr>
            <w:pStyle w:val="TOC1"/>
            <w:tabs>
              <w:tab w:val="right" w:leader="dot" w:pos="9350"/>
            </w:tabs>
            <w:rPr>
              <w:del w:id="332" w:author="David Conklin" w:date="2021-01-30T16:34:00Z"/>
              <w:rFonts w:eastAsiaTheme="minorEastAsia"/>
              <w:noProof/>
            </w:rPr>
          </w:pPr>
          <w:del w:id="333"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34" w:author="David Conklin" w:date="2021-03-12T10:31:00Z">
            <w:r w:rsidR="00C0016F">
              <w:rPr>
                <w:b/>
                <w:bCs/>
                <w:noProof/>
              </w:rPr>
              <w:t>Error! Hyperlink reference not valid.</w:t>
            </w:r>
          </w:ins>
          <w:del w:id="335"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102BB80C" w:rsidR="00C63B9F" w:rsidDel="0080365E" w:rsidRDefault="008051F2">
          <w:pPr>
            <w:pStyle w:val="TOC2"/>
            <w:tabs>
              <w:tab w:val="right" w:leader="dot" w:pos="9350"/>
            </w:tabs>
            <w:rPr>
              <w:del w:id="336" w:author="David Conklin" w:date="2021-01-30T16:34:00Z"/>
              <w:rFonts w:eastAsiaTheme="minorEastAsia"/>
              <w:noProof/>
            </w:rPr>
          </w:pPr>
          <w:del w:id="337"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38" w:author="David Conklin" w:date="2021-03-12T10:31:00Z">
            <w:r w:rsidR="00C0016F">
              <w:rPr>
                <w:b/>
                <w:bCs/>
                <w:noProof/>
              </w:rPr>
              <w:t>Error! Hyperlink reference not valid.</w:t>
            </w:r>
          </w:ins>
          <w:del w:id="339"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58C9AF27" w:rsidR="00C63B9F" w:rsidDel="0080365E" w:rsidRDefault="008051F2">
          <w:pPr>
            <w:pStyle w:val="TOC2"/>
            <w:tabs>
              <w:tab w:val="right" w:leader="dot" w:pos="9350"/>
            </w:tabs>
            <w:rPr>
              <w:del w:id="340" w:author="David Conklin" w:date="2021-01-30T16:34:00Z"/>
              <w:rFonts w:eastAsiaTheme="minorEastAsia"/>
              <w:noProof/>
            </w:rPr>
          </w:pPr>
          <w:del w:id="341"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42" w:author="David Conklin" w:date="2021-03-12T10:31:00Z">
            <w:r w:rsidR="00C0016F">
              <w:rPr>
                <w:b/>
                <w:bCs/>
                <w:noProof/>
              </w:rPr>
              <w:t>Error! Hyperlink reference not valid.</w:t>
            </w:r>
          </w:ins>
          <w:del w:id="343"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69D1AB4" w:rsidR="00C63B9F" w:rsidDel="0080365E" w:rsidRDefault="008051F2">
          <w:pPr>
            <w:pStyle w:val="TOC2"/>
            <w:tabs>
              <w:tab w:val="right" w:leader="dot" w:pos="9350"/>
            </w:tabs>
            <w:rPr>
              <w:del w:id="344" w:author="David Conklin" w:date="2021-01-30T16:34:00Z"/>
              <w:rFonts w:eastAsiaTheme="minorEastAsia"/>
              <w:noProof/>
            </w:rPr>
          </w:pPr>
          <w:del w:id="345"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46" w:author="David Conklin" w:date="2021-03-12T10:31:00Z">
            <w:r w:rsidR="00C0016F">
              <w:rPr>
                <w:b/>
                <w:bCs/>
                <w:noProof/>
              </w:rPr>
              <w:t>Error! Hyperlink reference not valid.</w:t>
            </w:r>
          </w:ins>
          <w:del w:id="347"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5A054515" w:rsidR="00C63B9F" w:rsidDel="0080365E" w:rsidRDefault="008051F2">
          <w:pPr>
            <w:pStyle w:val="TOC2"/>
            <w:tabs>
              <w:tab w:val="right" w:leader="dot" w:pos="9350"/>
            </w:tabs>
            <w:rPr>
              <w:del w:id="348" w:author="David Conklin" w:date="2021-01-30T16:34:00Z"/>
              <w:rFonts w:eastAsiaTheme="minorEastAsia"/>
              <w:noProof/>
            </w:rPr>
          </w:pPr>
          <w:del w:id="349"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50" w:author="David Conklin" w:date="2021-03-12T10:31:00Z">
            <w:r w:rsidR="00C0016F">
              <w:rPr>
                <w:b/>
                <w:bCs/>
                <w:noProof/>
              </w:rPr>
              <w:t>Error! Hyperlink reference not valid.</w:t>
            </w:r>
          </w:ins>
          <w:del w:id="351"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5C8C20E3" w:rsidR="00C63B9F" w:rsidDel="0080365E" w:rsidRDefault="008051F2">
          <w:pPr>
            <w:pStyle w:val="TOC1"/>
            <w:tabs>
              <w:tab w:val="right" w:leader="dot" w:pos="9350"/>
            </w:tabs>
            <w:rPr>
              <w:del w:id="352" w:author="David Conklin" w:date="2021-01-30T16:34:00Z"/>
              <w:rFonts w:eastAsiaTheme="minorEastAsia"/>
              <w:noProof/>
            </w:rPr>
          </w:pPr>
          <w:del w:id="353"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54" w:author="David Conklin" w:date="2021-03-12T10:31:00Z">
            <w:r w:rsidR="00C0016F">
              <w:rPr>
                <w:b/>
                <w:bCs/>
                <w:noProof/>
              </w:rPr>
              <w:t>Error! Hyperlink reference not valid.</w:t>
            </w:r>
          </w:ins>
          <w:del w:id="355"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6DB28844" w:rsidR="00C63B9F" w:rsidDel="0080365E" w:rsidRDefault="008051F2">
          <w:pPr>
            <w:pStyle w:val="TOC2"/>
            <w:tabs>
              <w:tab w:val="right" w:leader="dot" w:pos="9350"/>
            </w:tabs>
            <w:rPr>
              <w:del w:id="356" w:author="David Conklin" w:date="2021-01-30T16:34:00Z"/>
              <w:rFonts w:eastAsiaTheme="minorEastAsia"/>
              <w:noProof/>
            </w:rPr>
          </w:pPr>
          <w:del w:id="357"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58" w:author="David Conklin" w:date="2021-03-12T10:31:00Z">
            <w:r w:rsidR="00C0016F">
              <w:rPr>
                <w:b/>
                <w:bCs/>
                <w:noProof/>
              </w:rPr>
              <w:t>Error! Hyperlink reference not valid.</w:t>
            </w:r>
          </w:ins>
          <w:del w:id="359"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46BC02CB" w:rsidR="00C63B9F" w:rsidDel="0080365E" w:rsidRDefault="008051F2">
          <w:pPr>
            <w:pStyle w:val="TOC1"/>
            <w:tabs>
              <w:tab w:val="right" w:leader="dot" w:pos="9350"/>
            </w:tabs>
            <w:rPr>
              <w:del w:id="360" w:author="David Conklin" w:date="2021-01-30T16:34:00Z"/>
              <w:rFonts w:eastAsiaTheme="minorEastAsia"/>
              <w:noProof/>
            </w:rPr>
          </w:pPr>
          <w:del w:id="361"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62" w:author="David Conklin" w:date="2021-03-12T10:31:00Z">
            <w:r w:rsidR="00C0016F">
              <w:rPr>
                <w:b/>
                <w:bCs/>
                <w:noProof/>
              </w:rPr>
              <w:t>Error! Hyperlink reference not valid.</w:t>
            </w:r>
          </w:ins>
          <w:del w:id="363"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3B30EF2A" w:rsidR="00C63B9F" w:rsidDel="0080365E" w:rsidRDefault="008051F2">
          <w:pPr>
            <w:pStyle w:val="TOC2"/>
            <w:tabs>
              <w:tab w:val="right" w:leader="dot" w:pos="9350"/>
            </w:tabs>
            <w:rPr>
              <w:del w:id="364" w:author="David Conklin" w:date="2021-01-30T16:34:00Z"/>
              <w:rFonts w:eastAsiaTheme="minorEastAsia"/>
              <w:noProof/>
            </w:rPr>
          </w:pPr>
          <w:del w:id="365"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66" w:author="David Conklin" w:date="2021-03-12T10:31:00Z">
            <w:r w:rsidR="00C0016F">
              <w:rPr>
                <w:b/>
                <w:bCs/>
                <w:noProof/>
              </w:rPr>
              <w:t>Error! Hyperlink reference not valid.</w:t>
            </w:r>
          </w:ins>
          <w:del w:id="367"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33506988" w:rsidR="00C63B9F" w:rsidDel="0080365E" w:rsidRDefault="008051F2">
          <w:pPr>
            <w:pStyle w:val="TOC2"/>
            <w:tabs>
              <w:tab w:val="right" w:leader="dot" w:pos="9350"/>
            </w:tabs>
            <w:rPr>
              <w:del w:id="368" w:author="David Conklin" w:date="2021-01-30T16:34:00Z"/>
              <w:rFonts w:eastAsiaTheme="minorEastAsia"/>
              <w:noProof/>
            </w:rPr>
          </w:pPr>
          <w:del w:id="369"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70" w:author="David Conklin" w:date="2021-03-12T10:31:00Z">
            <w:r w:rsidR="00C0016F">
              <w:rPr>
                <w:b/>
                <w:bCs/>
                <w:noProof/>
              </w:rPr>
              <w:t>Error! Hyperlink reference not valid.</w:t>
            </w:r>
          </w:ins>
          <w:del w:id="371"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6175BADF" w:rsidR="00C63B9F" w:rsidDel="0080365E" w:rsidRDefault="008051F2">
          <w:pPr>
            <w:pStyle w:val="TOC2"/>
            <w:tabs>
              <w:tab w:val="right" w:leader="dot" w:pos="9350"/>
            </w:tabs>
            <w:rPr>
              <w:del w:id="372" w:author="David Conklin" w:date="2021-01-30T16:34:00Z"/>
              <w:rFonts w:eastAsiaTheme="minorEastAsia"/>
              <w:noProof/>
            </w:rPr>
          </w:pPr>
          <w:del w:id="373"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74" w:author="David Conklin" w:date="2021-03-12T10:31:00Z">
            <w:r w:rsidR="00C0016F">
              <w:rPr>
                <w:b/>
                <w:bCs/>
                <w:noProof/>
              </w:rPr>
              <w:t>Error! Hyperlink reference not valid.</w:t>
            </w:r>
          </w:ins>
          <w:del w:id="375"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0FE36EB7" w:rsidR="00C63B9F" w:rsidDel="0080365E" w:rsidRDefault="008051F2">
          <w:pPr>
            <w:pStyle w:val="TOC3"/>
            <w:tabs>
              <w:tab w:val="right" w:leader="dot" w:pos="9350"/>
            </w:tabs>
            <w:rPr>
              <w:del w:id="376" w:author="David Conklin" w:date="2021-01-30T16:34:00Z"/>
              <w:rFonts w:eastAsiaTheme="minorEastAsia"/>
              <w:noProof/>
            </w:rPr>
          </w:pPr>
          <w:del w:id="377"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78" w:author="David Conklin" w:date="2021-03-12T10:31:00Z">
            <w:r w:rsidR="00C0016F">
              <w:rPr>
                <w:b/>
                <w:bCs/>
                <w:noProof/>
              </w:rPr>
              <w:t>Error! Hyperlink reference not valid.</w:t>
            </w:r>
          </w:ins>
          <w:del w:id="379"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608530EB" w:rsidR="00C63B9F" w:rsidDel="0080365E" w:rsidRDefault="008051F2">
          <w:pPr>
            <w:pStyle w:val="TOC3"/>
            <w:tabs>
              <w:tab w:val="right" w:leader="dot" w:pos="9350"/>
            </w:tabs>
            <w:rPr>
              <w:del w:id="380" w:author="David Conklin" w:date="2021-01-30T16:34:00Z"/>
              <w:rFonts w:eastAsiaTheme="minorEastAsia"/>
              <w:noProof/>
            </w:rPr>
          </w:pPr>
          <w:del w:id="381"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82" w:author="David Conklin" w:date="2021-03-12T10:31:00Z">
            <w:r w:rsidR="00C0016F">
              <w:rPr>
                <w:b/>
                <w:bCs/>
                <w:noProof/>
              </w:rPr>
              <w:t>Error! Hyperlink reference not valid.</w:t>
            </w:r>
          </w:ins>
          <w:del w:id="383"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0B198609" w:rsidR="00C63B9F" w:rsidDel="0080365E" w:rsidRDefault="008051F2">
          <w:pPr>
            <w:pStyle w:val="TOC2"/>
            <w:tabs>
              <w:tab w:val="right" w:leader="dot" w:pos="9350"/>
            </w:tabs>
            <w:rPr>
              <w:del w:id="384" w:author="David Conklin" w:date="2021-01-30T16:34:00Z"/>
              <w:rFonts w:eastAsiaTheme="minorEastAsia"/>
              <w:noProof/>
            </w:rPr>
          </w:pPr>
          <w:del w:id="385"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86" w:author="David Conklin" w:date="2021-03-12T10:31:00Z">
            <w:r w:rsidR="00C0016F">
              <w:rPr>
                <w:b/>
                <w:bCs/>
                <w:noProof/>
              </w:rPr>
              <w:t>Error! Hyperlink reference not valid.</w:t>
            </w:r>
          </w:ins>
          <w:del w:id="387"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0CB69210" w:rsidR="00C63B9F" w:rsidDel="0080365E" w:rsidRDefault="008051F2">
          <w:pPr>
            <w:pStyle w:val="TOC2"/>
            <w:tabs>
              <w:tab w:val="right" w:leader="dot" w:pos="9350"/>
            </w:tabs>
            <w:rPr>
              <w:del w:id="388" w:author="David Conklin" w:date="2021-01-30T16:34:00Z"/>
              <w:rFonts w:eastAsiaTheme="minorEastAsia"/>
              <w:noProof/>
            </w:rPr>
          </w:pPr>
          <w:del w:id="389"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90" w:author="David Conklin" w:date="2021-03-12T10:31:00Z">
            <w:r w:rsidR="00C0016F">
              <w:rPr>
                <w:b/>
                <w:bCs/>
                <w:noProof/>
              </w:rPr>
              <w:t>Error! Hyperlink reference not valid.</w:t>
            </w:r>
          </w:ins>
          <w:del w:id="391"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307818D" w:rsidR="00C63B9F" w:rsidDel="0080365E" w:rsidRDefault="008051F2">
          <w:pPr>
            <w:pStyle w:val="TOC1"/>
            <w:tabs>
              <w:tab w:val="right" w:leader="dot" w:pos="9350"/>
            </w:tabs>
            <w:rPr>
              <w:del w:id="392" w:author="David Conklin" w:date="2021-01-30T16:34:00Z"/>
              <w:rFonts w:eastAsiaTheme="minorEastAsia"/>
              <w:noProof/>
            </w:rPr>
          </w:pPr>
          <w:del w:id="393"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94" w:author="David Conklin" w:date="2021-03-12T10:31:00Z">
            <w:r w:rsidR="00C0016F">
              <w:rPr>
                <w:b/>
                <w:bCs/>
                <w:noProof/>
              </w:rPr>
              <w:t>Error! Hyperlink reference not valid.</w:t>
            </w:r>
          </w:ins>
          <w:del w:id="395"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0C2C6B17" w:rsidR="00C63B9F" w:rsidDel="0080365E" w:rsidRDefault="008051F2">
          <w:pPr>
            <w:pStyle w:val="TOC2"/>
            <w:tabs>
              <w:tab w:val="right" w:leader="dot" w:pos="9350"/>
            </w:tabs>
            <w:rPr>
              <w:del w:id="396" w:author="David Conklin" w:date="2021-01-30T16:34:00Z"/>
              <w:rFonts w:eastAsiaTheme="minorEastAsia"/>
              <w:noProof/>
            </w:rPr>
          </w:pPr>
          <w:del w:id="397"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98" w:author="David Conklin" w:date="2021-03-12T10:31:00Z">
            <w:r w:rsidR="00C0016F">
              <w:rPr>
                <w:b/>
                <w:bCs/>
                <w:noProof/>
              </w:rPr>
              <w:t>Error! Hyperlink reference not valid.</w:t>
            </w:r>
          </w:ins>
          <w:del w:id="399"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06559ACF" w:rsidR="00C63B9F" w:rsidDel="0080365E" w:rsidRDefault="008051F2">
          <w:pPr>
            <w:pStyle w:val="TOC2"/>
            <w:tabs>
              <w:tab w:val="right" w:leader="dot" w:pos="9350"/>
            </w:tabs>
            <w:rPr>
              <w:del w:id="400" w:author="David Conklin" w:date="2021-01-30T16:34:00Z"/>
              <w:rFonts w:eastAsiaTheme="minorEastAsia"/>
              <w:noProof/>
            </w:rPr>
          </w:pPr>
          <w:del w:id="401"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402" w:author="David Conklin" w:date="2021-03-12T10:31:00Z">
            <w:r w:rsidR="00C0016F">
              <w:rPr>
                <w:b/>
                <w:bCs/>
                <w:noProof/>
              </w:rPr>
              <w:t>Error! Hyperlink reference not valid.</w:t>
            </w:r>
          </w:ins>
          <w:del w:id="403"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0C319EA4" w:rsidR="00C63B9F" w:rsidDel="0080365E" w:rsidRDefault="008051F2">
          <w:pPr>
            <w:pStyle w:val="TOC2"/>
            <w:tabs>
              <w:tab w:val="right" w:leader="dot" w:pos="9350"/>
            </w:tabs>
            <w:rPr>
              <w:del w:id="404" w:author="David Conklin" w:date="2021-01-30T16:34:00Z"/>
              <w:rFonts w:eastAsiaTheme="minorEastAsia"/>
              <w:noProof/>
            </w:rPr>
          </w:pPr>
          <w:del w:id="405"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406" w:author="David Conklin" w:date="2021-03-12T10:31:00Z">
            <w:r w:rsidR="00C0016F">
              <w:rPr>
                <w:b/>
                <w:bCs/>
                <w:noProof/>
              </w:rPr>
              <w:t>Error! Hyperlink reference not valid.</w:t>
            </w:r>
          </w:ins>
          <w:del w:id="407"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15D8CE1B" w:rsidR="00C63B9F" w:rsidDel="0080365E" w:rsidRDefault="008051F2">
          <w:pPr>
            <w:pStyle w:val="TOC2"/>
            <w:tabs>
              <w:tab w:val="right" w:leader="dot" w:pos="9350"/>
            </w:tabs>
            <w:rPr>
              <w:del w:id="408" w:author="David Conklin" w:date="2021-01-30T16:34:00Z"/>
              <w:rFonts w:eastAsiaTheme="minorEastAsia"/>
              <w:noProof/>
            </w:rPr>
          </w:pPr>
          <w:del w:id="409"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410" w:author="David Conklin" w:date="2021-03-12T10:31:00Z">
            <w:r w:rsidR="00C0016F">
              <w:rPr>
                <w:b/>
                <w:bCs/>
                <w:noProof/>
              </w:rPr>
              <w:t>Error! Hyperlink reference not valid.</w:t>
            </w:r>
          </w:ins>
          <w:del w:id="411"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592F7CA7" w:rsidR="00C63B9F" w:rsidDel="0080365E" w:rsidRDefault="008051F2">
          <w:pPr>
            <w:pStyle w:val="TOC1"/>
            <w:tabs>
              <w:tab w:val="right" w:leader="dot" w:pos="9350"/>
            </w:tabs>
            <w:rPr>
              <w:del w:id="412" w:author="David Conklin" w:date="2021-01-30T16:34:00Z"/>
              <w:rFonts w:eastAsiaTheme="minorEastAsia"/>
              <w:noProof/>
            </w:rPr>
          </w:pPr>
          <w:del w:id="413"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414" w:author="David Conklin" w:date="2021-03-12T10:31:00Z">
            <w:r w:rsidR="00C0016F">
              <w:rPr>
                <w:b/>
                <w:bCs/>
                <w:noProof/>
              </w:rPr>
              <w:t>Error! Hyperlink reference not valid.</w:t>
            </w:r>
          </w:ins>
          <w:del w:id="415"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2FD48A74" w:rsidR="00C63B9F" w:rsidDel="0080365E" w:rsidRDefault="008051F2">
          <w:pPr>
            <w:pStyle w:val="TOC2"/>
            <w:tabs>
              <w:tab w:val="right" w:leader="dot" w:pos="9350"/>
            </w:tabs>
            <w:rPr>
              <w:del w:id="416" w:author="David Conklin" w:date="2021-01-30T16:34:00Z"/>
              <w:rFonts w:eastAsiaTheme="minorEastAsia"/>
              <w:noProof/>
            </w:rPr>
          </w:pPr>
          <w:del w:id="417"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18" w:author="David Conklin" w:date="2021-03-12T10:31:00Z">
            <w:r w:rsidR="00C0016F">
              <w:rPr>
                <w:b/>
                <w:bCs/>
                <w:noProof/>
              </w:rPr>
              <w:t>Error! Hyperlink reference not valid.</w:t>
            </w:r>
          </w:ins>
          <w:del w:id="419"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5B8AA7B4" w:rsidR="00C63B9F" w:rsidDel="0080365E" w:rsidRDefault="008051F2">
          <w:pPr>
            <w:pStyle w:val="TOC2"/>
            <w:tabs>
              <w:tab w:val="right" w:leader="dot" w:pos="9350"/>
            </w:tabs>
            <w:rPr>
              <w:del w:id="420" w:author="David Conklin" w:date="2021-01-30T16:34:00Z"/>
              <w:rFonts w:eastAsiaTheme="minorEastAsia"/>
              <w:noProof/>
            </w:rPr>
          </w:pPr>
          <w:del w:id="421"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22" w:author="David Conklin" w:date="2021-03-12T10:31:00Z">
            <w:r w:rsidR="00C0016F">
              <w:rPr>
                <w:b/>
                <w:bCs/>
                <w:noProof/>
              </w:rPr>
              <w:t>Error! Hyperlink reference not valid.</w:t>
            </w:r>
          </w:ins>
          <w:del w:id="423"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3C403E7B" w:rsidR="00C63B9F" w:rsidDel="0080365E" w:rsidRDefault="008051F2">
          <w:pPr>
            <w:pStyle w:val="TOC2"/>
            <w:tabs>
              <w:tab w:val="right" w:leader="dot" w:pos="9350"/>
            </w:tabs>
            <w:rPr>
              <w:del w:id="424" w:author="David Conklin" w:date="2021-01-30T16:34:00Z"/>
              <w:rFonts w:eastAsiaTheme="minorEastAsia"/>
              <w:noProof/>
            </w:rPr>
          </w:pPr>
          <w:del w:id="425"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26" w:author="David Conklin" w:date="2021-03-12T10:31:00Z">
            <w:r w:rsidR="00C0016F">
              <w:rPr>
                <w:b/>
                <w:bCs/>
                <w:noProof/>
              </w:rPr>
              <w:t>Error! Hyperlink reference not valid.</w:t>
            </w:r>
          </w:ins>
          <w:del w:id="427"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161A56BD" w:rsidR="00C63B9F" w:rsidDel="0080365E" w:rsidRDefault="008051F2">
          <w:pPr>
            <w:pStyle w:val="TOC2"/>
            <w:tabs>
              <w:tab w:val="right" w:leader="dot" w:pos="9350"/>
            </w:tabs>
            <w:rPr>
              <w:del w:id="428" w:author="David Conklin" w:date="2021-01-30T16:34:00Z"/>
              <w:rFonts w:eastAsiaTheme="minorEastAsia"/>
              <w:noProof/>
            </w:rPr>
          </w:pPr>
          <w:del w:id="429"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30" w:author="David Conklin" w:date="2021-03-12T10:31:00Z">
            <w:r w:rsidR="00C0016F">
              <w:rPr>
                <w:b/>
                <w:bCs/>
                <w:noProof/>
              </w:rPr>
              <w:t>Error! Hyperlink reference not valid.</w:t>
            </w:r>
          </w:ins>
          <w:del w:id="431"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05790ADB" w:rsidR="00C63B9F" w:rsidDel="0080365E" w:rsidRDefault="008051F2">
          <w:pPr>
            <w:pStyle w:val="TOC2"/>
            <w:tabs>
              <w:tab w:val="right" w:leader="dot" w:pos="9350"/>
            </w:tabs>
            <w:rPr>
              <w:del w:id="432" w:author="David Conklin" w:date="2021-01-30T16:34:00Z"/>
              <w:rFonts w:eastAsiaTheme="minorEastAsia"/>
              <w:noProof/>
            </w:rPr>
          </w:pPr>
          <w:del w:id="433"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34" w:author="David Conklin" w:date="2021-03-12T10:31:00Z">
            <w:r w:rsidR="00C0016F">
              <w:rPr>
                <w:b/>
                <w:bCs/>
                <w:noProof/>
              </w:rPr>
              <w:t>Error! Hyperlink reference not valid.</w:t>
            </w:r>
          </w:ins>
          <w:del w:id="435"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5CD13E25" w:rsidR="00C63B9F" w:rsidDel="0080365E" w:rsidRDefault="008051F2">
          <w:pPr>
            <w:pStyle w:val="TOC2"/>
            <w:tabs>
              <w:tab w:val="right" w:leader="dot" w:pos="9350"/>
            </w:tabs>
            <w:rPr>
              <w:del w:id="436" w:author="David Conklin" w:date="2021-01-30T16:34:00Z"/>
              <w:rFonts w:eastAsiaTheme="minorEastAsia"/>
              <w:noProof/>
            </w:rPr>
          </w:pPr>
          <w:del w:id="437"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38" w:author="David Conklin" w:date="2021-03-12T10:31:00Z">
            <w:r w:rsidR="00C0016F">
              <w:rPr>
                <w:b/>
                <w:bCs/>
                <w:noProof/>
              </w:rPr>
              <w:t>Error! Hyperlink reference not valid.</w:t>
            </w:r>
          </w:ins>
          <w:del w:id="439"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4A1BAC16" w:rsidR="00C63B9F" w:rsidDel="0080365E" w:rsidRDefault="008051F2">
          <w:pPr>
            <w:pStyle w:val="TOC2"/>
            <w:tabs>
              <w:tab w:val="right" w:leader="dot" w:pos="9350"/>
            </w:tabs>
            <w:rPr>
              <w:del w:id="440" w:author="David Conklin" w:date="2021-01-30T16:34:00Z"/>
              <w:rFonts w:eastAsiaTheme="minorEastAsia"/>
              <w:noProof/>
            </w:rPr>
          </w:pPr>
          <w:del w:id="441"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42" w:author="David Conklin" w:date="2021-03-12T10:31:00Z">
            <w:r w:rsidR="00C0016F">
              <w:rPr>
                <w:b/>
                <w:bCs/>
                <w:noProof/>
              </w:rPr>
              <w:t>Error! Hyperlink reference not valid.</w:t>
            </w:r>
          </w:ins>
          <w:del w:id="443"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45C2CB1F" w:rsidR="00C63B9F" w:rsidDel="0080365E" w:rsidRDefault="008051F2">
          <w:pPr>
            <w:pStyle w:val="TOC2"/>
            <w:tabs>
              <w:tab w:val="right" w:leader="dot" w:pos="9350"/>
            </w:tabs>
            <w:rPr>
              <w:del w:id="444" w:author="David Conklin" w:date="2021-01-30T16:34:00Z"/>
              <w:rFonts w:eastAsiaTheme="minorEastAsia"/>
              <w:noProof/>
            </w:rPr>
          </w:pPr>
          <w:del w:id="445"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46" w:author="David Conklin" w:date="2021-03-12T10:31:00Z">
            <w:r w:rsidR="00C0016F">
              <w:rPr>
                <w:b/>
                <w:bCs/>
                <w:noProof/>
              </w:rPr>
              <w:t>Error! Hyperlink reference not valid.</w:t>
            </w:r>
          </w:ins>
          <w:del w:id="447"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150D7200" w:rsidR="00C63B9F" w:rsidDel="0080365E" w:rsidRDefault="008051F2">
          <w:pPr>
            <w:pStyle w:val="TOC2"/>
            <w:tabs>
              <w:tab w:val="right" w:leader="dot" w:pos="9350"/>
            </w:tabs>
            <w:rPr>
              <w:del w:id="448" w:author="David Conklin" w:date="2021-01-30T16:34:00Z"/>
              <w:rFonts w:eastAsiaTheme="minorEastAsia"/>
              <w:noProof/>
            </w:rPr>
          </w:pPr>
          <w:del w:id="449"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50" w:author="David Conklin" w:date="2021-03-12T10:31:00Z">
            <w:r w:rsidR="00C0016F">
              <w:rPr>
                <w:b/>
                <w:bCs/>
                <w:noProof/>
              </w:rPr>
              <w:t>Error! Hyperlink reference not valid.</w:t>
            </w:r>
          </w:ins>
          <w:del w:id="451"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5296B38C" w:rsidR="00C63B9F" w:rsidDel="0080365E" w:rsidRDefault="008051F2">
          <w:pPr>
            <w:pStyle w:val="TOC1"/>
            <w:tabs>
              <w:tab w:val="right" w:leader="dot" w:pos="9350"/>
            </w:tabs>
            <w:rPr>
              <w:del w:id="452" w:author="David Conklin" w:date="2021-01-30T16:34:00Z"/>
              <w:rFonts w:eastAsiaTheme="minorEastAsia"/>
              <w:noProof/>
            </w:rPr>
          </w:pPr>
          <w:del w:id="453"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54" w:author="David Conklin" w:date="2021-03-12T10:31:00Z">
            <w:r w:rsidR="00C0016F">
              <w:rPr>
                <w:b/>
                <w:bCs/>
                <w:noProof/>
              </w:rPr>
              <w:t>Error! Hyperlink reference not valid.</w:t>
            </w:r>
          </w:ins>
          <w:del w:id="455"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21E20508" w:rsidR="00C63B9F" w:rsidDel="0080365E" w:rsidRDefault="008051F2">
          <w:pPr>
            <w:pStyle w:val="TOC2"/>
            <w:tabs>
              <w:tab w:val="right" w:leader="dot" w:pos="9350"/>
            </w:tabs>
            <w:rPr>
              <w:del w:id="456" w:author="David Conklin" w:date="2021-01-30T16:34:00Z"/>
              <w:rFonts w:eastAsiaTheme="minorEastAsia"/>
              <w:noProof/>
            </w:rPr>
          </w:pPr>
          <w:del w:id="457"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58" w:author="David Conklin" w:date="2021-03-12T10:31:00Z">
            <w:r w:rsidR="00C0016F">
              <w:rPr>
                <w:b/>
                <w:bCs/>
                <w:noProof/>
              </w:rPr>
              <w:t>Error! Hyperlink reference not valid.</w:t>
            </w:r>
          </w:ins>
          <w:del w:id="459"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34A662ED" w:rsidR="00C63B9F" w:rsidDel="0080365E" w:rsidRDefault="008051F2">
          <w:pPr>
            <w:pStyle w:val="TOC2"/>
            <w:tabs>
              <w:tab w:val="right" w:leader="dot" w:pos="9350"/>
            </w:tabs>
            <w:rPr>
              <w:del w:id="460" w:author="David Conklin" w:date="2021-01-30T16:34:00Z"/>
              <w:rFonts w:eastAsiaTheme="minorEastAsia"/>
              <w:noProof/>
            </w:rPr>
          </w:pPr>
          <w:del w:id="461"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62" w:author="David Conklin" w:date="2021-03-12T10:31:00Z">
            <w:r w:rsidR="00C0016F">
              <w:rPr>
                <w:b/>
                <w:bCs/>
                <w:noProof/>
              </w:rPr>
              <w:t>Error! Hyperlink reference not valid.</w:t>
            </w:r>
          </w:ins>
          <w:del w:id="463"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743187FF" w:rsidR="00C63B9F" w:rsidDel="0080365E" w:rsidRDefault="008051F2">
          <w:pPr>
            <w:pStyle w:val="TOC1"/>
            <w:tabs>
              <w:tab w:val="right" w:leader="dot" w:pos="9350"/>
            </w:tabs>
            <w:rPr>
              <w:del w:id="464" w:author="David Conklin" w:date="2021-01-30T16:34:00Z"/>
              <w:rFonts w:eastAsiaTheme="minorEastAsia"/>
              <w:noProof/>
            </w:rPr>
          </w:pPr>
          <w:del w:id="465"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66" w:author="David Conklin" w:date="2021-03-12T10:31:00Z">
            <w:r w:rsidR="00C0016F">
              <w:rPr>
                <w:b/>
                <w:bCs/>
                <w:noProof/>
              </w:rPr>
              <w:t>Error! Hyperlink reference not valid.</w:t>
            </w:r>
          </w:ins>
          <w:del w:id="467"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8124C9E" w:rsidR="00C63B9F" w:rsidDel="0080365E" w:rsidRDefault="008051F2">
          <w:pPr>
            <w:pStyle w:val="TOC2"/>
            <w:tabs>
              <w:tab w:val="right" w:leader="dot" w:pos="9350"/>
            </w:tabs>
            <w:rPr>
              <w:del w:id="468" w:author="David Conklin" w:date="2021-01-30T16:34:00Z"/>
              <w:rFonts w:eastAsiaTheme="minorEastAsia"/>
              <w:noProof/>
            </w:rPr>
          </w:pPr>
          <w:del w:id="469"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70" w:author="David Conklin" w:date="2021-03-12T10:31:00Z">
            <w:r w:rsidR="00C0016F">
              <w:rPr>
                <w:b/>
                <w:bCs/>
                <w:noProof/>
              </w:rPr>
              <w:t>Error! Hyperlink reference not valid.</w:t>
            </w:r>
          </w:ins>
          <w:del w:id="471"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7D356B7B" w:rsidR="00C63B9F" w:rsidDel="0080365E" w:rsidRDefault="008051F2">
          <w:pPr>
            <w:pStyle w:val="TOC1"/>
            <w:tabs>
              <w:tab w:val="right" w:leader="dot" w:pos="9350"/>
            </w:tabs>
            <w:rPr>
              <w:del w:id="472" w:author="David Conklin" w:date="2021-01-30T16:34:00Z"/>
              <w:rFonts w:eastAsiaTheme="minorEastAsia"/>
              <w:noProof/>
            </w:rPr>
          </w:pPr>
          <w:del w:id="473"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74" w:author="David Conklin" w:date="2021-03-12T10:31:00Z">
            <w:r w:rsidR="00C0016F">
              <w:rPr>
                <w:b/>
                <w:bCs/>
                <w:noProof/>
              </w:rPr>
              <w:t>Error! Hyperlink reference not valid.</w:t>
            </w:r>
          </w:ins>
          <w:del w:id="475"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30B053BD" w:rsidR="00C63B9F" w:rsidDel="0080365E" w:rsidRDefault="008051F2">
          <w:pPr>
            <w:pStyle w:val="TOC2"/>
            <w:tabs>
              <w:tab w:val="right" w:leader="dot" w:pos="9350"/>
            </w:tabs>
            <w:rPr>
              <w:del w:id="476" w:author="David Conklin" w:date="2021-01-30T16:34:00Z"/>
              <w:rFonts w:eastAsiaTheme="minorEastAsia"/>
              <w:noProof/>
            </w:rPr>
          </w:pPr>
          <w:del w:id="477"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78" w:author="David Conklin" w:date="2021-03-12T10:31:00Z">
            <w:r w:rsidR="00C0016F">
              <w:rPr>
                <w:b/>
                <w:bCs/>
                <w:noProof/>
              </w:rPr>
              <w:t>Error! Hyperlink reference not valid.</w:t>
            </w:r>
          </w:ins>
          <w:del w:id="479"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66D16FA6" w:rsidR="00C63B9F" w:rsidDel="0080365E" w:rsidRDefault="008051F2">
          <w:pPr>
            <w:pStyle w:val="TOC2"/>
            <w:tabs>
              <w:tab w:val="right" w:leader="dot" w:pos="9350"/>
            </w:tabs>
            <w:rPr>
              <w:del w:id="480" w:author="David Conklin" w:date="2021-01-30T16:34:00Z"/>
              <w:rFonts w:eastAsiaTheme="minorEastAsia"/>
              <w:noProof/>
            </w:rPr>
          </w:pPr>
          <w:del w:id="481"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82" w:author="David Conklin" w:date="2021-03-12T10:31:00Z">
            <w:r w:rsidR="00C0016F">
              <w:rPr>
                <w:b/>
                <w:bCs/>
                <w:noProof/>
              </w:rPr>
              <w:t>Error! Hyperlink reference not valid.</w:t>
            </w:r>
          </w:ins>
          <w:del w:id="483"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3F4CAD81" w:rsidR="00C63B9F" w:rsidDel="0080365E" w:rsidRDefault="008051F2">
          <w:pPr>
            <w:pStyle w:val="TOC2"/>
            <w:tabs>
              <w:tab w:val="right" w:leader="dot" w:pos="9350"/>
            </w:tabs>
            <w:rPr>
              <w:del w:id="484" w:author="David Conklin" w:date="2021-01-30T16:34:00Z"/>
              <w:rFonts w:eastAsiaTheme="minorEastAsia"/>
              <w:noProof/>
            </w:rPr>
          </w:pPr>
          <w:del w:id="485"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86" w:author="David Conklin" w:date="2021-03-12T10:31:00Z">
            <w:r w:rsidR="00C0016F">
              <w:rPr>
                <w:b/>
                <w:bCs/>
                <w:noProof/>
              </w:rPr>
              <w:t>Error! Hyperlink reference not valid.</w:t>
            </w:r>
          </w:ins>
          <w:del w:id="487"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2014C4FE" w:rsidR="00C63B9F" w:rsidDel="0080365E" w:rsidRDefault="008051F2">
          <w:pPr>
            <w:pStyle w:val="TOC1"/>
            <w:tabs>
              <w:tab w:val="right" w:leader="dot" w:pos="9350"/>
            </w:tabs>
            <w:rPr>
              <w:del w:id="488" w:author="David Conklin" w:date="2021-01-30T16:34:00Z"/>
              <w:rFonts w:eastAsiaTheme="minorEastAsia"/>
              <w:noProof/>
            </w:rPr>
          </w:pPr>
          <w:del w:id="489"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90" w:author="David Conklin" w:date="2021-03-12T10:31:00Z">
            <w:r w:rsidR="00C0016F">
              <w:rPr>
                <w:b/>
                <w:bCs/>
                <w:noProof/>
              </w:rPr>
              <w:t>Error! Hyperlink reference not valid.</w:t>
            </w:r>
          </w:ins>
          <w:del w:id="491"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4B3A1C9F" w:rsidR="00C63B9F" w:rsidDel="0080365E" w:rsidRDefault="008051F2">
          <w:pPr>
            <w:pStyle w:val="TOC2"/>
            <w:tabs>
              <w:tab w:val="right" w:leader="dot" w:pos="9350"/>
            </w:tabs>
            <w:rPr>
              <w:del w:id="492" w:author="David Conklin" w:date="2021-01-30T16:34:00Z"/>
              <w:rFonts w:eastAsiaTheme="minorEastAsia"/>
              <w:noProof/>
            </w:rPr>
          </w:pPr>
          <w:del w:id="493"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94" w:author="David Conklin" w:date="2021-03-12T10:31:00Z">
            <w:r w:rsidR="00C0016F">
              <w:rPr>
                <w:b/>
                <w:bCs/>
                <w:noProof/>
              </w:rPr>
              <w:t>Error! Hyperlink reference not valid.</w:t>
            </w:r>
          </w:ins>
          <w:del w:id="495"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462B66B3" w:rsidR="00C63B9F" w:rsidDel="0080365E" w:rsidRDefault="008051F2">
          <w:pPr>
            <w:pStyle w:val="TOC2"/>
            <w:tabs>
              <w:tab w:val="right" w:leader="dot" w:pos="9350"/>
            </w:tabs>
            <w:rPr>
              <w:del w:id="496" w:author="David Conklin" w:date="2021-01-30T16:34:00Z"/>
              <w:rFonts w:eastAsiaTheme="minorEastAsia"/>
              <w:noProof/>
            </w:rPr>
          </w:pPr>
          <w:del w:id="497"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98" w:author="David Conklin" w:date="2021-03-12T10:31:00Z">
            <w:r w:rsidR="00C0016F">
              <w:rPr>
                <w:b/>
                <w:bCs/>
                <w:noProof/>
              </w:rPr>
              <w:t>Error! Hyperlink reference not valid.</w:t>
            </w:r>
          </w:ins>
          <w:del w:id="499"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1B100AD6" w:rsidR="00C63B9F" w:rsidDel="0080365E" w:rsidRDefault="008051F2">
          <w:pPr>
            <w:pStyle w:val="TOC1"/>
            <w:tabs>
              <w:tab w:val="right" w:leader="dot" w:pos="9350"/>
            </w:tabs>
            <w:rPr>
              <w:del w:id="500" w:author="David Conklin" w:date="2021-01-30T16:34:00Z"/>
              <w:rFonts w:eastAsiaTheme="minorEastAsia"/>
              <w:noProof/>
            </w:rPr>
          </w:pPr>
          <w:del w:id="501"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502" w:author="David Conklin" w:date="2021-03-12T10:31:00Z">
            <w:r w:rsidR="00C0016F">
              <w:rPr>
                <w:b/>
                <w:bCs/>
                <w:noProof/>
              </w:rPr>
              <w:t>Error! Hyperlink reference not valid.</w:t>
            </w:r>
          </w:ins>
          <w:del w:id="503"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2F6AC02B" w:rsidR="00C63B9F" w:rsidDel="0080365E" w:rsidRDefault="008051F2">
          <w:pPr>
            <w:pStyle w:val="TOC2"/>
            <w:tabs>
              <w:tab w:val="right" w:leader="dot" w:pos="9350"/>
            </w:tabs>
            <w:rPr>
              <w:del w:id="504" w:author="David Conklin" w:date="2021-01-30T16:34:00Z"/>
              <w:rFonts w:eastAsiaTheme="minorEastAsia"/>
              <w:noProof/>
            </w:rPr>
          </w:pPr>
          <w:del w:id="505"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506" w:author="David Conklin" w:date="2021-03-12T10:31:00Z">
            <w:r w:rsidR="00C0016F">
              <w:rPr>
                <w:b/>
                <w:bCs/>
                <w:noProof/>
              </w:rPr>
              <w:t>Error! Hyperlink reference not valid.</w:t>
            </w:r>
          </w:ins>
          <w:del w:id="507"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171E9333" w:rsidR="00C63B9F" w:rsidDel="0080365E" w:rsidRDefault="008051F2">
          <w:pPr>
            <w:pStyle w:val="TOC2"/>
            <w:tabs>
              <w:tab w:val="right" w:leader="dot" w:pos="9350"/>
            </w:tabs>
            <w:rPr>
              <w:del w:id="508" w:author="David Conklin" w:date="2021-01-30T16:34:00Z"/>
              <w:rFonts w:eastAsiaTheme="minorEastAsia"/>
              <w:noProof/>
            </w:rPr>
          </w:pPr>
          <w:del w:id="509"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510" w:author="David Conklin" w:date="2021-03-12T10:31:00Z">
            <w:r w:rsidR="00C0016F">
              <w:rPr>
                <w:b/>
                <w:bCs/>
                <w:noProof/>
              </w:rPr>
              <w:t>Error! Hyperlink reference not valid.</w:t>
            </w:r>
          </w:ins>
          <w:del w:id="511"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5EDB0615" w:rsidR="00C63B9F" w:rsidDel="0080365E" w:rsidRDefault="008051F2">
          <w:pPr>
            <w:pStyle w:val="TOC2"/>
            <w:tabs>
              <w:tab w:val="right" w:leader="dot" w:pos="9350"/>
            </w:tabs>
            <w:rPr>
              <w:del w:id="512" w:author="David Conklin" w:date="2021-01-30T16:34:00Z"/>
              <w:rFonts w:eastAsiaTheme="minorEastAsia"/>
              <w:noProof/>
            </w:rPr>
          </w:pPr>
          <w:del w:id="513"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514" w:author="David Conklin" w:date="2021-03-12T10:31:00Z">
            <w:r w:rsidR="00C0016F">
              <w:rPr>
                <w:b/>
                <w:bCs/>
                <w:noProof/>
              </w:rPr>
              <w:t>Error! Hyperlink reference not valid.</w:t>
            </w:r>
          </w:ins>
          <w:del w:id="515"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7A8C7F77" w:rsidR="00C63B9F" w:rsidDel="0080365E" w:rsidRDefault="008051F2">
          <w:pPr>
            <w:pStyle w:val="TOC2"/>
            <w:tabs>
              <w:tab w:val="right" w:leader="dot" w:pos="9350"/>
            </w:tabs>
            <w:rPr>
              <w:del w:id="516" w:author="David Conklin" w:date="2021-01-30T16:34:00Z"/>
              <w:rFonts w:eastAsiaTheme="minorEastAsia"/>
              <w:noProof/>
            </w:rPr>
          </w:pPr>
          <w:del w:id="517"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18" w:author="David Conklin" w:date="2021-03-12T10:31:00Z">
            <w:r w:rsidR="00C0016F">
              <w:rPr>
                <w:b/>
                <w:bCs/>
                <w:noProof/>
              </w:rPr>
              <w:t>Error! Hyperlink reference not valid.</w:t>
            </w:r>
          </w:ins>
          <w:del w:id="519"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3AA2DBD9" w:rsidR="00C63B9F" w:rsidDel="0080365E" w:rsidRDefault="008051F2">
          <w:pPr>
            <w:pStyle w:val="TOC2"/>
            <w:tabs>
              <w:tab w:val="right" w:leader="dot" w:pos="9350"/>
            </w:tabs>
            <w:rPr>
              <w:del w:id="520" w:author="David Conklin" w:date="2021-01-30T16:34:00Z"/>
              <w:rFonts w:eastAsiaTheme="minorEastAsia"/>
              <w:noProof/>
            </w:rPr>
          </w:pPr>
          <w:del w:id="521"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22" w:author="David Conklin" w:date="2021-03-12T10:31:00Z">
            <w:r w:rsidR="00C0016F">
              <w:rPr>
                <w:b/>
                <w:bCs/>
                <w:noProof/>
              </w:rPr>
              <w:t>Error! Hyperlink reference not valid.</w:t>
            </w:r>
          </w:ins>
          <w:del w:id="523"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62BADECA" w:rsidR="00C63B9F" w:rsidDel="0080365E" w:rsidRDefault="008051F2">
          <w:pPr>
            <w:pStyle w:val="TOC2"/>
            <w:tabs>
              <w:tab w:val="right" w:leader="dot" w:pos="9350"/>
            </w:tabs>
            <w:rPr>
              <w:del w:id="524" w:author="David Conklin" w:date="2021-01-30T16:34:00Z"/>
              <w:rFonts w:eastAsiaTheme="minorEastAsia"/>
              <w:noProof/>
            </w:rPr>
          </w:pPr>
          <w:del w:id="525"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26" w:author="David Conklin" w:date="2021-03-12T10:31:00Z">
            <w:r w:rsidR="00C0016F">
              <w:rPr>
                <w:b/>
                <w:bCs/>
                <w:noProof/>
              </w:rPr>
              <w:t>Error! Hyperlink reference not valid.</w:t>
            </w:r>
          </w:ins>
          <w:del w:id="527"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0130BCC2" w:rsidR="00C63B9F" w:rsidDel="0080365E" w:rsidRDefault="008051F2">
          <w:pPr>
            <w:pStyle w:val="TOC2"/>
            <w:tabs>
              <w:tab w:val="right" w:leader="dot" w:pos="9350"/>
            </w:tabs>
            <w:rPr>
              <w:del w:id="528" w:author="David Conklin" w:date="2021-01-30T16:34:00Z"/>
              <w:rFonts w:eastAsiaTheme="minorEastAsia"/>
              <w:noProof/>
            </w:rPr>
          </w:pPr>
          <w:del w:id="529"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30" w:author="David Conklin" w:date="2021-03-12T10:31:00Z">
            <w:r w:rsidR="00C0016F">
              <w:rPr>
                <w:b/>
                <w:bCs/>
                <w:noProof/>
              </w:rPr>
              <w:t>Error! Hyperlink reference not valid.</w:t>
            </w:r>
          </w:ins>
          <w:del w:id="531"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585B69F4" w:rsidR="00C63B9F" w:rsidDel="0080365E" w:rsidRDefault="008051F2">
          <w:pPr>
            <w:pStyle w:val="TOC2"/>
            <w:tabs>
              <w:tab w:val="right" w:leader="dot" w:pos="9350"/>
            </w:tabs>
            <w:rPr>
              <w:del w:id="532" w:author="David Conklin" w:date="2021-01-30T16:34:00Z"/>
              <w:rFonts w:eastAsiaTheme="minorEastAsia"/>
              <w:noProof/>
            </w:rPr>
          </w:pPr>
          <w:del w:id="533"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34" w:author="David Conklin" w:date="2021-03-12T10:31:00Z">
            <w:r w:rsidR="00C0016F">
              <w:rPr>
                <w:b/>
                <w:bCs/>
                <w:noProof/>
              </w:rPr>
              <w:t>Error! Hyperlink reference not valid.</w:t>
            </w:r>
          </w:ins>
          <w:del w:id="535"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077D77D0" w:rsidR="00C63B9F" w:rsidDel="0080365E" w:rsidRDefault="008051F2">
          <w:pPr>
            <w:pStyle w:val="TOC2"/>
            <w:tabs>
              <w:tab w:val="right" w:leader="dot" w:pos="9350"/>
            </w:tabs>
            <w:rPr>
              <w:del w:id="536" w:author="David Conklin" w:date="2021-01-30T16:34:00Z"/>
              <w:rFonts w:eastAsiaTheme="minorEastAsia"/>
              <w:noProof/>
            </w:rPr>
          </w:pPr>
          <w:del w:id="537"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38" w:author="David Conklin" w:date="2021-03-12T10:31:00Z">
            <w:r w:rsidR="00C0016F">
              <w:rPr>
                <w:b/>
                <w:bCs/>
                <w:noProof/>
              </w:rPr>
              <w:t>Error! Hyperlink reference not valid.</w:t>
            </w:r>
          </w:ins>
          <w:del w:id="539"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4913DC31" w:rsidR="00C63B9F" w:rsidDel="0080365E" w:rsidRDefault="008051F2">
          <w:pPr>
            <w:pStyle w:val="TOC2"/>
            <w:tabs>
              <w:tab w:val="right" w:leader="dot" w:pos="9350"/>
            </w:tabs>
            <w:rPr>
              <w:del w:id="540" w:author="David Conklin" w:date="2021-01-30T16:34:00Z"/>
              <w:rFonts w:eastAsiaTheme="minorEastAsia"/>
              <w:noProof/>
            </w:rPr>
          </w:pPr>
          <w:del w:id="541"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42" w:author="David Conklin" w:date="2021-03-12T10:31:00Z">
            <w:r w:rsidR="00C0016F">
              <w:rPr>
                <w:b/>
                <w:bCs/>
                <w:noProof/>
              </w:rPr>
              <w:t>Error! Hyperlink reference not valid.</w:t>
            </w:r>
          </w:ins>
          <w:del w:id="543"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1F3DA8D2" w:rsidR="00C63B9F" w:rsidDel="0080365E" w:rsidRDefault="008051F2">
          <w:pPr>
            <w:pStyle w:val="TOC3"/>
            <w:tabs>
              <w:tab w:val="right" w:leader="dot" w:pos="9350"/>
            </w:tabs>
            <w:rPr>
              <w:del w:id="544" w:author="David Conklin" w:date="2021-01-30T16:34:00Z"/>
              <w:rFonts w:eastAsiaTheme="minorEastAsia"/>
              <w:noProof/>
            </w:rPr>
          </w:pPr>
          <w:del w:id="545"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46" w:author="David Conklin" w:date="2021-03-12T10:31:00Z">
            <w:r w:rsidR="00C0016F">
              <w:rPr>
                <w:b/>
                <w:bCs/>
                <w:noProof/>
              </w:rPr>
              <w:t>Error! Hyperlink reference not valid.</w:t>
            </w:r>
          </w:ins>
          <w:del w:id="547"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6FC61851" w:rsidR="00C63B9F" w:rsidDel="0080365E" w:rsidRDefault="008051F2">
          <w:pPr>
            <w:pStyle w:val="TOC3"/>
            <w:tabs>
              <w:tab w:val="right" w:leader="dot" w:pos="9350"/>
            </w:tabs>
            <w:rPr>
              <w:del w:id="548" w:author="David Conklin" w:date="2021-01-30T16:34:00Z"/>
              <w:rFonts w:eastAsiaTheme="minorEastAsia"/>
              <w:noProof/>
            </w:rPr>
          </w:pPr>
          <w:del w:id="549"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50" w:author="David Conklin" w:date="2021-03-12T10:31:00Z">
            <w:r w:rsidR="00C0016F">
              <w:rPr>
                <w:b/>
                <w:bCs/>
                <w:noProof/>
              </w:rPr>
              <w:t>Error! Hyperlink reference not valid.</w:t>
            </w:r>
          </w:ins>
          <w:del w:id="551"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1771CFFB" w:rsidR="00C63B9F" w:rsidDel="0080365E" w:rsidRDefault="008051F2">
          <w:pPr>
            <w:pStyle w:val="TOC2"/>
            <w:tabs>
              <w:tab w:val="right" w:leader="dot" w:pos="9350"/>
            </w:tabs>
            <w:rPr>
              <w:del w:id="552" w:author="David Conklin" w:date="2021-01-30T16:34:00Z"/>
              <w:rFonts w:eastAsiaTheme="minorEastAsia"/>
              <w:noProof/>
            </w:rPr>
          </w:pPr>
          <w:del w:id="553"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54" w:author="David Conklin" w:date="2021-03-12T10:31:00Z">
            <w:r w:rsidR="00C0016F">
              <w:rPr>
                <w:b/>
                <w:bCs/>
                <w:noProof/>
              </w:rPr>
              <w:t>Error! Hyperlink reference not valid.</w:t>
            </w:r>
          </w:ins>
          <w:del w:id="555"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55E00085" w:rsidR="00C63B9F" w:rsidDel="0080365E" w:rsidRDefault="008051F2">
          <w:pPr>
            <w:pStyle w:val="TOC2"/>
            <w:tabs>
              <w:tab w:val="right" w:leader="dot" w:pos="9350"/>
            </w:tabs>
            <w:rPr>
              <w:del w:id="556" w:author="David Conklin" w:date="2021-01-30T16:34:00Z"/>
              <w:rFonts w:eastAsiaTheme="minorEastAsia"/>
              <w:noProof/>
            </w:rPr>
          </w:pPr>
          <w:del w:id="557"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58" w:author="David Conklin" w:date="2021-03-12T10:31:00Z">
            <w:r w:rsidR="00C0016F">
              <w:rPr>
                <w:b/>
                <w:bCs/>
                <w:noProof/>
              </w:rPr>
              <w:t>Error! Hyperlink reference not valid.</w:t>
            </w:r>
          </w:ins>
          <w:del w:id="559"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21299118" w:rsidR="00C63B9F" w:rsidDel="0080365E" w:rsidRDefault="008051F2">
          <w:pPr>
            <w:pStyle w:val="TOC2"/>
            <w:tabs>
              <w:tab w:val="right" w:leader="dot" w:pos="9350"/>
            </w:tabs>
            <w:rPr>
              <w:del w:id="560" w:author="David Conklin" w:date="2021-01-30T16:34:00Z"/>
              <w:rFonts w:eastAsiaTheme="minorEastAsia"/>
              <w:noProof/>
            </w:rPr>
          </w:pPr>
          <w:del w:id="561"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62" w:author="David Conklin" w:date="2021-03-12T10:31:00Z">
            <w:r w:rsidR="00C0016F">
              <w:rPr>
                <w:b/>
                <w:bCs/>
                <w:noProof/>
              </w:rPr>
              <w:t>Error! Hyperlink reference not valid.</w:t>
            </w:r>
          </w:ins>
          <w:del w:id="563"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446D9F89" w:rsidR="00C63B9F" w:rsidDel="0080365E" w:rsidRDefault="008051F2">
          <w:pPr>
            <w:pStyle w:val="TOC2"/>
            <w:tabs>
              <w:tab w:val="right" w:leader="dot" w:pos="9350"/>
            </w:tabs>
            <w:rPr>
              <w:del w:id="564" w:author="David Conklin" w:date="2021-01-30T16:34:00Z"/>
              <w:rFonts w:eastAsiaTheme="minorEastAsia"/>
              <w:noProof/>
            </w:rPr>
          </w:pPr>
          <w:del w:id="565"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66" w:author="David Conklin" w:date="2021-03-12T10:31:00Z">
            <w:r w:rsidR="00C0016F">
              <w:rPr>
                <w:b/>
                <w:bCs/>
                <w:noProof/>
              </w:rPr>
              <w:t>Error! Hyperlink reference not valid.</w:t>
            </w:r>
          </w:ins>
          <w:del w:id="567"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31BB01E4" w:rsidR="00C63B9F" w:rsidDel="0080365E" w:rsidRDefault="008051F2">
          <w:pPr>
            <w:pStyle w:val="TOC2"/>
            <w:tabs>
              <w:tab w:val="right" w:leader="dot" w:pos="9350"/>
            </w:tabs>
            <w:rPr>
              <w:del w:id="568" w:author="David Conklin" w:date="2021-01-30T16:34:00Z"/>
              <w:rFonts w:eastAsiaTheme="minorEastAsia"/>
              <w:noProof/>
            </w:rPr>
          </w:pPr>
          <w:del w:id="569"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70" w:author="David Conklin" w:date="2021-03-12T10:31:00Z">
            <w:r w:rsidR="00C0016F">
              <w:rPr>
                <w:b/>
                <w:bCs/>
                <w:noProof/>
              </w:rPr>
              <w:t>Error! Hyperlink reference not valid.</w:t>
            </w:r>
          </w:ins>
          <w:del w:id="571"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4FA31775" w:rsidR="00C63B9F" w:rsidDel="0080365E" w:rsidRDefault="008051F2">
          <w:pPr>
            <w:pStyle w:val="TOC2"/>
            <w:tabs>
              <w:tab w:val="right" w:leader="dot" w:pos="9350"/>
            </w:tabs>
            <w:rPr>
              <w:del w:id="572" w:author="David Conklin" w:date="2021-01-30T16:34:00Z"/>
              <w:rFonts w:eastAsiaTheme="minorEastAsia"/>
              <w:noProof/>
            </w:rPr>
          </w:pPr>
          <w:del w:id="573"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74" w:author="David Conklin" w:date="2021-03-12T10:31:00Z">
            <w:r w:rsidR="00C0016F">
              <w:rPr>
                <w:b/>
                <w:bCs/>
                <w:noProof/>
              </w:rPr>
              <w:t>Error! Hyperlink reference not valid.</w:t>
            </w:r>
          </w:ins>
          <w:del w:id="575"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10CB9E3A" w:rsidR="00C63B9F" w:rsidDel="0080365E" w:rsidRDefault="008051F2">
          <w:pPr>
            <w:pStyle w:val="TOC2"/>
            <w:tabs>
              <w:tab w:val="right" w:leader="dot" w:pos="9350"/>
            </w:tabs>
            <w:rPr>
              <w:del w:id="576" w:author="David Conklin" w:date="2021-01-30T16:34:00Z"/>
              <w:rFonts w:eastAsiaTheme="minorEastAsia"/>
              <w:noProof/>
            </w:rPr>
          </w:pPr>
          <w:del w:id="577"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78" w:author="David Conklin" w:date="2021-03-12T10:31:00Z">
            <w:r w:rsidR="00C0016F">
              <w:rPr>
                <w:b/>
                <w:bCs/>
                <w:noProof/>
              </w:rPr>
              <w:t>Error! Hyperlink reference not valid.</w:t>
            </w:r>
          </w:ins>
          <w:del w:id="579"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0826C1CA" w:rsidR="00C63B9F" w:rsidDel="0080365E" w:rsidRDefault="008051F2">
          <w:pPr>
            <w:pStyle w:val="TOC1"/>
            <w:tabs>
              <w:tab w:val="right" w:leader="dot" w:pos="9350"/>
            </w:tabs>
            <w:rPr>
              <w:del w:id="580" w:author="David Conklin" w:date="2021-01-30T16:34:00Z"/>
              <w:rFonts w:eastAsiaTheme="minorEastAsia"/>
              <w:noProof/>
            </w:rPr>
          </w:pPr>
          <w:del w:id="581"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82" w:author="David Conklin" w:date="2021-03-12T10:31:00Z">
            <w:r w:rsidR="00C0016F">
              <w:rPr>
                <w:b/>
                <w:bCs/>
                <w:noProof/>
              </w:rPr>
              <w:t>Error! Hyperlink reference not valid.</w:t>
            </w:r>
          </w:ins>
          <w:del w:id="583"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5B7BF67E" w:rsidR="00C63B9F" w:rsidDel="0080365E" w:rsidRDefault="008051F2">
          <w:pPr>
            <w:pStyle w:val="TOC1"/>
            <w:tabs>
              <w:tab w:val="right" w:leader="dot" w:pos="9350"/>
            </w:tabs>
            <w:rPr>
              <w:del w:id="584" w:author="David Conklin" w:date="2021-01-30T16:34:00Z"/>
              <w:rFonts w:eastAsiaTheme="minorEastAsia"/>
              <w:noProof/>
            </w:rPr>
          </w:pPr>
          <w:del w:id="585"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86" w:author="David Conklin" w:date="2021-03-12T10:31:00Z">
            <w:r w:rsidR="00C0016F">
              <w:rPr>
                <w:b/>
                <w:bCs/>
                <w:noProof/>
              </w:rPr>
              <w:t>Error! Hyperlink reference not valid.</w:t>
            </w:r>
          </w:ins>
          <w:del w:id="587"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0DA1B63F" w:rsidR="00C63B9F" w:rsidDel="0080365E" w:rsidRDefault="008051F2">
          <w:pPr>
            <w:pStyle w:val="TOC1"/>
            <w:tabs>
              <w:tab w:val="right" w:leader="dot" w:pos="9350"/>
            </w:tabs>
            <w:rPr>
              <w:del w:id="588" w:author="David Conklin" w:date="2021-01-30T16:34:00Z"/>
              <w:rFonts w:eastAsiaTheme="minorEastAsia"/>
              <w:noProof/>
            </w:rPr>
          </w:pPr>
          <w:del w:id="589"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90" w:author="David Conklin" w:date="2021-03-12T10:31:00Z">
            <w:r w:rsidR="00C0016F">
              <w:rPr>
                <w:b/>
                <w:bCs/>
                <w:noProof/>
              </w:rPr>
              <w:t>Error! Hyperlink reference not valid.</w:t>
            </w:r>
          </w:ins>
          <w:del w:id="591"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D46B649" w:rsidR="00C63B9F" w:rsidDel="0080365E" w:rsidRDefault="008051F2">
          <w:pPr>
            <w:pStyle w:val="TOC1"/>
            <w:tabs>
              <w:tab w:val="right" w:leader="dot" w:pos="9350"/>
            </w:tabs>
            <w:rPr>
              <w:del w:id="592" w:author="David Conklin" w:date="2021-01-30T16:34:00Z"/>
              <w:rFonts w:eastAsiaTheme="minorEastAsia"/>
              <w:noProof/>
            </w:rPr>
          </w:pPr>
          <w:del w:id="593"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94" w:author="David Conklin" w:date="2021-03-12T10:31:00Z">
            <w:r w:rsidR="00C0016F">
              <w:rPr>
                <w:b/>
                <w:bCs/>
                <w:noProof/>
              </w:rPr>
              <w:t>Error! Hyperlink reference not valid.</w:t>
            </w:r>
          </w:ins>
          <w:del w:id="595"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73D7B786" w:rsidR="00C63B9F" w:rsidDel="0080365E" w:rsidRDefault="008051F2">
          <w:pPr>
            <w:pStyle w:val="TOC1"/>
            <w:tabs>
              <w:tab w:val="right" w:leader="dot" w:pos="9350"/>
            </w:tabs>
            <w:rPr>
              <w:del w:id="596" w:author="David Conklin" w:date="2021-01-30T16:34:00Z"/>
              <w:rFonts w:eastAsiaTheme="minorEastAsia"/>
              <w:noProof/>
            </w:rPr>
          </w:pPr>
          <w:del w:id="597"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98" w:author="David Conklin" w:date="2021-03-12T10:31:00Z">
            <w:r w:rsidR="00C0016F">
              <w:rPr>
                <w:b/>
                <w:bCs/>
                <w:noProof/>
              </w:rPr>
              <w:t>Error! Hyperlink reference not valid.</w:t>
            </w:r>
          </w:ins>
          <w:del w:id="599"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026158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00" w:author="David Conklin" w:date="2021-03-12T10:31:00Z">
        <w:r w:rsidR="00C0016F">
          <w:rPr>
            <w:noProof/>
            <w:webHidden/>
          </w:rPr>
          <w:t>10</w:t>
        </w:r>
      </w:ins>
      <w:del w:id="601"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0273054F"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02" w:author="David Conklin" w:date="2021-03-12T10:31:00Z">
        <w:r w:rsidR="00C0016F">
          <w:rPr>
            <w:noProof/>
            <w:webHidden/>
          </w:rPr>
          <w:t>11</w:t>
        </w:r>
      </w:ins>
      <w:del w:id="603"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297F5EC4"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04" w:author="David Conklin" w:date="2021-03-12T10:31:00Z">
        <w:r w:rsidR="00C0016F">
          <w:rPr>
            <w:noProof/>
            <w:webHidden/>
          </w:rPr>
          <w:t>12</w:t>
        </w:r>
      </w:ins>
      <w:del w:id="605"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79A7442E"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06" w:author="David Conklin" w:date="2021-03-12T10:31:00Z">
        <w:r w:rsidR="00C0016F">
          <w:rPr>
            <w:noProof/>
            <w:webHidden/>
          </w:rPr>
          <w:t>13</w:t>
        </w:r>
      </w:ins>
      <w:del w:id="607"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1FBF1DBB"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08" w:author="David Conklin" w:date="2021-03-12T10:31:00Z">
        <w:r w:rsidR="00C0016F">
          <w:rPr>
            <w:noProof/>
            <w:webHidden/>
          </w:rPr>
          <w:t>14</w:t>
        </w:r>
      </w:ins>
      <w:del w:id="609"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2D672139"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610" w:author="David Conklin" w:date="2021-03-12T10:31:00Z">
        <w:r w:rsidR="00C0016F">
          <w:rPr>
            <w:noProof/>
            <w:webHidden/>
          </w:rPr>
          <w:t>38</w:t>
        </w:r>
      </w:ins>
      <w:del w:id="611"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0443A100"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612" w:author="David Conklin" w:date="2021-03-12T10:31:00Z">
        <w:r w:rsidR="00C0016F">
          <w:rPr>
            <w:noProof/>
            <w:webHidden/>
          </w:rPr>
          <w:t>40</w:t>
        </w:r>
      </w:ins>
      <w:del w:id="613"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35A0DCE0"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614" w:author="David Conklin" w:date="2021-03-12T10:31:00Z">
        <w:r w:rsidR="00C0016F">
          <w:rPr>
            <w:noProof/>
            <w:webHidden/>
          </w:rPr>
          <w:t>41</w:t>
        </w:r>
      </w:ins>
      <w:del w:id="615"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5EA9C061" w:rsidR="006A13B7" w:rsidRDefault="006C0136">
      <w:pPr>
        <w:pStyle w:val="TableofFigures"/>
        <w:tabs>
          <w:tab w:val="right" w:leader="dot" w:pos="9350"/>
        </w:tabs>
        <w:rPr>
          <w:rFonts w:eastAsiaTheme="minorEastAsia"/>
          <w:noProof/>
        </w:rPr>
      </w:pPr>
      <w:r>
        <w:lastRenderedPageBreak/>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16" w:author="David Conklin" w:date="2021-03-12T10:31:00Z">
        <w:r w:rsidR="00C0016F">
          <w:rPr>
            <w:noProof/>
            <w:webHidden/>
          </w:rPr>
          <w:t>62</w:t>
        </w:r>
      </w:ins>
      <w:del w:id="617"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18" w:name="_Toc66437532"/>
      <w:r>
        <w:t>What is a digital handbook?</w:t>
      </w:r>
      <w:bookmarkEnd w:id="618"/>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19" w:name="_Toc66437533"/>
      <w:r>
        <w:t>CW3M c</w:t>
      </w:r>
      <w:r w:rsidR="00C70B81">
        <w:t>oncept</w:t>
      </w:r>
      <w:bookmarkEnd w:id="619"/>
      <w:r>
        <w:t xml:space="preserve"> </w:t>
      </w:r>
    </w:p>
    <w:p w14:paraId="7E41CEB8" w14:textId="77777777" w:rsidR="000D6396" w:rsidRDefault="000D6396" w:rsidP="00A43D30"/>
    <w:p w14:paraId="3DA45CFC" w14:textId="77777777" w:rsidR="000D6396" w:rsidRDefault="00C46F0A" w:rsidP="00C46F0A">
      <w:pPr>
        <w:pStyle w:val="Heading2"/>
      </w:pPr>
      <w:bookmarkStart w:id="620" w:name="_Toc66437534"/>
      <w:r>
        <w:t>A different kind of community model</w:t>
      </w:r>
      <w:bookmarkEnd w:id="620"/>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21" w:name="_Toc66437535"/>
      <w:r>
        <w:t>What CW3M is for</w:t>
      </w:r>
      <w:bookmarkEnd w:id="621"/>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 xml:space="preserve">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w:t>
      </w:r>
      <w:r w:rsidRPr="00EC7B8F">
        <w:rPr>
          <w:rFonts w:cstheme="minorHAnsi"/>
        </w:rPr>
        <w:lastRenderedPageBreak/>
        <w:t>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22" w:name="_Toc66437536"/>
      <w:r>
        <w:t>Management and maintenance</w:t>
      </w:r>
      <w:bookmarkEnd w:id="622"/>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23" w:name="_Toc66437537"/>
      <w:r>
        <w:t xml:space="preserve">CW3M – A </w:t>
      </w:r>
      <w:r w:rsidR="007E0920">
        <w:t>“</w:t>
      </w:r>
      <w:r>
        <w:t>first principles</w:t>
      </w:r>
      <w:r w:rsidR="007E0920">
        <w:t>”</w:t>
      </w:r>
      <w:r>
        <w:t xml:space="preserve"> model with tuning knobs</w:t>
      </w:r>
      <w:bookmarkEnd w:id="623"/>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xml:space="preserve">.  If </w:t>
      </w:r>
      <w:r w:rsidR="00AC13ED">
        <w:lastRenderedPageBreak/>
        <w:t>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24" w:name="_Toc66437538"/>
      <w:r>
        <w:t>The tuning knobs</w:t>
      </w:r>
      <w:bookmarkEnd w:id="624"/>
    </w:p>
    <w:p w14:paraId="357A9712" w14:textId="3B026DD3" w:rsidR="00CF4F65" w:rsidRDefault="00CF4F65" w:rsidP="00CF4F65"/>
    <w:p w14:paraId="386F14D4" w14:textId="7E6DF33D" w:rsidR="00227342" w:rsidRDefault="00CF4F65" w:rsidP="00872B5B">
      <w:pPr>
        <w:pStyle w:val="Heading2"/>
      </w:pPr>
      <w:bookmarkStart w:id="625" w:name="_Toc66437539"/>
      <w:r>
        <w:t xml:space="preserve">ET_MULT </w:t>
      </w:r>
      <w:r w:rsidR="00227342">
        <w:t>– forest evapotranspiration</w:t>
      </w:r>
      <w:bookmarkEnd w:id="625"/>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26" w:name="_Toc66437540"/>
      <w:r>
        <w:t>SOLAR_RADIATION_MULTIPLIER – reservoir insolation</w:t>
      </w:r>
      <w:bookmarkEnd w:id="626"/>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27" w:name="_Toc66437541"/>
      <w:r>
        <w:t>FLOW_CMS – Discharge from High Cascade springs</w:t>
      </w:r>
      <w:bookmarkEnd w:id="627"/>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3A9F63F" w:rsidR="009B7331" w:rsidDel="00FD7767" w:rsidRDefault="009B7331" w:rsidP="00D37681">
      <w:pPr>
        <w:pStyle w:val="Heading1"/>
        <w:rPr>
          <w:del w:id="628" w:author="David Conklin" w:date="2021-03-11T07:36:00Z"/>
        </w:rPr>
      </w:pPr>
    </w:p>
    <w:p w14:paraId="5A58D143" w14:textId="77777777" w:rsidR="00FD7767" w:rsidRPr="00FD7767" w:rsidRDefault="00FD7767" w:rsidP="00FD7767">
      <w:pPr>
        <w:rPr>
          <w:ins w:id="629" w:author="David Conklin" w:date="2021-03-11T07:36:00Z"/>
          <w:rPrChange w:id="630" w:author="David Conklin" w:date="2021-03-11T07:36:00Z">
            <w:rPr>
              <w:ins w:id="631" w:author="David Conklin" w:date="2021-03-11T07:36:00Z"/>
            </w:rPr>
          </w:rPrChange>
        </w:rPr>
        <w:pPrChange w:id="632" w:author="David Conklin" w:date="2021-03-11T07:36:00Z">
          <w:pPr/>
        </w:pPrChange>
      </w:pPr>
    </w:p>
    <w:p w14:paraId="4A984127" w14:textId="29C63F71" w:rsidR="00FD7767" w:rsidRDefault="00FD7767" w:rsidP="00D37681">
      <w:pPr>
        <w:pStyle w:val="Heading1"/>
        <w:rPr>
          <w:ins w:id="633" w:author="David Conklin" w:date="2021-03-11T07:34:00Z"/>
        </w:rPr>
      </w:pPr>
      <w:bookmarkStart w:id="634" w:name="_Toc66437542"/>
      <w:ins w:id="635" w:author="David Conklin" w:date="2021-03-11T07:35:00Z">
        <w:r>
          <w:t xml:space="preserve">The Envision framework and the </w:t>
        </w:r>
      </w:ins>
      <w:ins w:id="636" w:author="David Conklin" w:date="2021-03-11T07:33:00Z">
        <w:r>
          <w:t>GIS Lay</w:t>
        </w:r>
      </w:ins>
      <w:ins w:id="637" w:author="David Conklin" w:date="2021-03-11T07:34:00Z">
        <w:r>
          <w:t>ers</w:t>
        </w:r>
        <w:bookmarkEnd w:id="634"/>
      </w:ins>
    </w:p>
    <w:p w14:paraId="5134D466" w14:textId="573499F3" w:rsidR="00FD7767" w:rsidRDefault="00FD7767" w:rsidP="00FD7767">
      <w:pPr>
        <w:rPr>
          <w:ins w:id="638" w:author="David Conklin" w:date="2021-03-11T08:11:00Z"/>
        </w:rPr>
      </w:pPr>
      <w:ins w:id="639" w:author="David Conklin" w:date="2021-03-11T07:36:00Z">
        <w:r>
          <w:t>CW3</w:t>
        </w:r>
      </w:ins>
      <w:ins w:id="640" w:author="David Conklin" w:date="2021-03-11T07:37:00Z">
        <w:r>
          <w:t>M uses the Envision modeling framework created by John Bolte and colleagues at</w:t>
        </w:r>
      </w:ins>
      <w:ins w:id="641" w:author="David Conklin" w:date="2021-03-11T07:38:00Z">
        <w:r>
          <w:t xml:space="preserve"> Oregon State University.</w:t>
        </w:r>
      </w:ins>
      <w:ins w:id="642" w:author="David Conklin" w:date="2021-03-11T08:08:00Z">
        <w:r w:rsidR="00650CEA">
          <w:t xml:space="preserve">  The particular version of Envision used</w:t>
        </w:r>
      </w:ins>
      <w:ins w:id="643" w:author="David Conklin" w:date="2021-03-11T08:09:00Z">
        <w:r w:rsidR="00650CEA">
          <w:t xml:space="preserve"> in CW3M evolved from the version used by the WW2100 project</w:t>
        </w:r>
      </w:ins>
      <w:ins w:id="644" w:author="David Conklin" w:date="2021-03-11T08:10:00Z">
        <w:r w:rsidR="00650CEA">
          <w:t xml:space="preserve">, splitting off from the main line of Envision model development at OSU </w:t>
        </w:r>
      </w:ins>
      <w:ins w:id="645" w:author="David Conklin" w:date="2021-03-11T08:11:00Z">
        <w:r w:rsidR="00650CEA">
          <w:t>in about 2013 or 2014.</w:t>
        </w:r>
      </w:ins>
    </w:p>
    <w:p w14:paraId="1802D0E1" w14:textId="3F13F3CC" w:rsidR="00650CEA" w:rsidRDefault="00650CEA" w:rsidP="00FD7767">
      <w:pPr>
        <w:rPr>
          <w:ins w:id="646" w:author="David Conklin" w:date="2021-03-11T08:11:00Z"/>
        </w:rPr>
      </w:pPr>
    </w:p>
    <w:p w14:paraId="7B7CAB74" w14:textId="4A57A586" w:rsidR="00650CEA" w:rsidRDefault="00650CEA" w:rsidP="00FD7767">
      <w:pPr>
        <w:rPr>
          <w:ins w:id="647" w:author="David Conklin" w:date="2021-03-11T11:00:00Z"/>
        </w:rPr>
      </w:pPr>
      <w:ins w:id="648" w:author="David Conklin" w:date="2021-03-11T08:12:00Z">
        <w:r>
          <w:t>Central to the Envision framework as used in CW3M are three ArcG</w:t>
        </w:r>
      </w:ins>
      <w:ins w:id="649" w:author="David Conklin" w:date="2021-03-11T08:13:00Z">
        <w:r>
          <w:t xml:space="preserve">IS shapefiles: the IDU, HRU, and Reach layers.  </w:t>
        </w:r>
      </w:ins>
      <w:ins w:id="650" w:author="David Conklin" w:date="2021-03-11T08:14:00Z">
        <w:r>
          <w:t>IDU stands for “in</w:t>
        </w:r>
      </w:ins>
      <w:ins w:id="651" w:author="David Conklin" w:date="2021-03-11T08:15:00Z">
        <w:r>
          <w:t xml:space="preserve">dependent decision unit” and is the spatial unit of computation.  IDUs </w:t>
        </w:r>
        <w:r>
          <w:lastRenderedPageBreak/>
          <w:t>are arbitrary polygo</w:t>
        </w:r>
      </w:ins>
      <w:ins w:id="652" w:author="David Conklin" w:date="2021-03-11T08:16:00Z">
        <w:r>
          <w:t>ns which tile the wa</w:t>
        </w:r>
      </w:ins>
      <w:ins w:id="653" w:author="David Conklin" w:date="2021-03-11T08:17:00Z">
        <w:r>
          <w:t xml:space="preserve">tershed </w:t>
        </w:r>
      </w:ins>
      <w:ins w:id="654" w:author="David Conklin" w:date="2021-03-11T08:18:00Z">
        <w:r>
          <w:t>under study.  The Reach layer represents the stream network which drains the watershed.</w:t>
        </w:r>
        <w:r w:rsidR="003532CD">
          <w:t xml:space="preserve">  HRU stands for</w:t>
        </w:r>
      </w:ins>
      <w:ins w:id="655" w:author="David Conklin" w:date="2021-03-11T08:19:00Z">
        <w:r w:rsidR="003532CD">
          <w:t xml:space="preserve"> “hydrologic resource unit” and ties the IDU and Reach layers together by HRU </w:t>
        </w:r>
      </w:ins>
      <w:ins w:id="656" w:author="David Conklin" w:date="2021-03-11T08:20:00Z">
        <w:r w:rsidR="003532CD">
          <w:t>polygons composed of IDUs which all drain to the same reach</w:t>
        </w:r>
      </w:ins>
      <w:ins w:id="657" w:author="David Conklin" w:date="2021-03-11T08:21:00Z">
        <w:r w:rsidR="003532CD">
          <w:t>.</w:t>
        </w:r>
      </w:ins>
      <w:ins w:id="658" w:author="David Conklin" w:date="2021-03-11T10:54:00Z">
        <w:r w:rsidR="00A87BDD">
          <w:t xml:space="preserve">  The use</w:t>
        </w:r>
      </w:ins>
      <w:ins w:id="659" w:author="David Conklin" w:date="2021-03-11T10:55:00Z">
        <w:r w:rsidR="00A87BDD">
          <w:t xml:space="preserve"> of shapefiles (as opposed to grids) underlies</w:t>
        </w:r>
      </w:ins>
      <w:ins w:id="660" w:author="David Conklin" w:date="2021-03-11T10:56:00Z">
        <w:r w:rsidR="00A87BDD">
          <w:t xml:space="preserve"> an important feature of the Envision framework: the landsc</w:t>
        </w:r>
      </w:ins>
      <w:ins w:id="661" w:author="David Conklin" w:date="2021-03-11T10:57:00Z">
        <w:r w:rsidR="00A87BDD">
          <w:t>ape can be represented using a heterogeneous spatial scale</w:t>
        </w:r>
      </w:ins>
      <w:ins w:id="662" w:author="David Conklin" w:date="2021-03-11T10:58:00Z">
        <w:r w:rsidR="00A87BDD">
          <w:t>.  In uniform parts of the landscape, the IDU polygons can be large</w:t>
        </w:r>
      </w:ins>
      <w:ins w:id="663" w:author="David Conklin" w:date="2021-03-11T10:59:00Z">
        <w:r w:rsidR="00A87BDD">
          <w:t>, while smaller pol</w:t>
        </w:r>
      </w:ins>
      <w:ins w:id="664" w:author="David Conklin" w:date="2021-03-11T11:00:00Z">
        <w:r w:rsidR="00A87BDD">
          <w:t>ygons can be used in areas where higher information density is required.</w:t>
        </w:r>
      </w:ins>
    </w:p>
    <w:p w14:paraId="1F75F03B" w14:textId="77777777" w:rsidR="00A87BDD" w:rsidRDefault="00A87BDD" w:rsidP="00FD7767">
      <w:pPr>
        <w:rPr>
          <w:ins w:id="665" w:author="David Conklin" w:date="2021-03-11T08:21:00Z"/>
        </w:rPr>
      </w:pPr>
    </w:p>
    <w:p w14:paraId="1FB0F481" w14:textId="15B27696" w:rsidR="003532CD" w:rsidRDefault="003532CD" w:rsidP="003532CD">
      <w:pPr>
        <w:pStyle w:val="Heading2"/>
        <w:rPr>
          <w:ins w:id="666" w:author="David Conklin" w:date="2021-03-11T08:22:00Z"/>
        </w:rPr>
      </w:pPr>
      <w:bookmarkStart w:id="667" w:name="_Toc66437543"/>
      <w:ins w:id="668" w:author="David Conklin" w:date="2021-03-11T08:22:00Z">
        <w:r>
          <w:t>The Reach Layer</w:t>
        </w:r>
        <w:bookmarkEnd w:id="667"/>
      </w:ins>
    </w:p>
    <w:p w14:paraId="4BC6855F" w14:textId="29DBBF28" w:rsidR="003532CD" w:rsidRDefault="003532CD" w:rsidP="003532CD">
      <w:pPr>
        <w:rPr>
          <w:ins w:id="669" w:author="David Conklin" w:date="2021-03-11T08:26:00Z"/>
        </w:rPr>
      </w:pPr>
      <w:ins w:id="670" w:author="David Conklin" w:date="2021-03-11T08:22:00Z">
        <w:r>
          <w:t xml:space="preserve">Conceptually, the Reach layer is </w:t>
        </w:r>
      </w:ins>
      <w:ins w:id="671" w:author="David Conklin" w:date="2021-03-11T08:23:00Z">
        <w:r>
          <w:t>a set of lin</w:t>
        </w:r>
      </w:ins>
      <w:ins w:id="672" w:author="David Conklin" w:date="2021-03-11T08:36:00Z">
        <w:r w:rsidR="00687176">
          <w:t>e</w:t>
        </w:r>
      </w:ins>
      <w:ins w:id="673" w:author="David Conklin" w:date="2021-03-11T08:37:00Z">
        <w:r w:rsidR="00687176">
          <w:t>s</w:t>
        </w:r>
      </w:ins>
      <w:ins w:id="674" w:author="David Conklin" w:date="2021-03-11T08:23:00Z">
        <w:r>
          <w:t xml:space="preserve"> </w:t>
        </w:r>
      </w:ins>
      <w:ins w:id="675" w:author="David Conklin" w:date="2021-03-11T08:22:00Z">
        <w:r>
          <w:t>structured as</w:t>
        </w:r>
      </w:ins>
      <w:ins w:id="676" w:author="David Conklin" w:date="2021-03-11T08:23:00Z">
        <w:r>
          <w:t xml:space="preserve"> a tree, with flow downstream from “lea</w:t>
        </w:r>
      </w:ins>
      <w:ins w:id="677" w:author="David Conklin" w:date="2021-03-11T08:37:00Z">
        <w:r w:rsidR="00687176">
          <w:t>ves</w:t>
        </w:r>
      </w:ins>
      <w:ins w:id="678" w:author="David Conklin" w:date="2021-03-11T08:23:00Z">
        <w:r>
          <w:t xml:space="preserve">” </w:t>
        </w:r>
      </w:ins>
      <w:ins w:id="679" w:author="David Conklin" w:date="2021-03-11T08:24:00Z">
        <w:r>
          <w:t xml:space="preserve">(headwater reaches) to </w:t>
        </w:r>
      </w:ins>
      <w:ins w:id="680" w:author="David Conklin" w:date="2021-03-11T08:37:00Z">
        <w:r w:rsidR="00687176">
          <w:t>a single</w:t>
        </w:r>
      </w:ins>
      <w:ins w:id="681" w:author="David Conklin" w:date="2021-03-11T08:24:00Z">
        <w:r>
          <w:t xml:space="preserve"> </w:t>
        </w:r>
      </w:ins>
      <w:ins w:id="682" w:author="David Conklin" w:date="2021-03-11T08:37:00Z">
        <w:r w:rsidR="00687176">
          <w:t>“</w:t>
        </w:r>
      </w:ins>
      <w:ins w:id="683" w:author="David Conklin" w:date="2021-03-11T08:24:00Z">
        <w:r>
          <w:t>root</w:t>
        </w:r>
      </w:ins>
      <w:ins w:id="684" w:author="David Conklin" w:date="2021-03-11T08:38:00Z">
        <w:r w:rsidR="00687176">
          <w:t>”</w:t>
        </w:r>
      </w:ins>
      <w:ins w:id="685" w:author="David Conklin" w:date="2021-03-11T08:24:00Z">
        <w:r>
          <w:t xml:space="preserve"> (the watershed outlet, a.</w:t>
        </w:r>
      </w:ins>
      <w:ins w:id="686" w:author="David Conklin" w:date="2021-03-11T08:25:00Z">
        <w:r>
          <w:t xml:space="preserve">k.a. “pourpoint” in ArcGIS </w:t>
        </w:r>
      </w:ins>
      <w:ins w:id="687" w:author="David Conklin" w:date="2021-03-11T09:08:00Z">
        <w:r w:rsidR="00213889">
          <w:t>jargon</w:t>
        </w:r>
      </w:ins>
      <w:ins w:id="688" w:author="David Conklin" w:date="2021-03-11T08:25:00Z">
        <w:r>
          <w:t>).  By convention, each reach can</w:t>
        </w:r>
      </w:ins>
      <w:ins w:id="689" w:author="David Conklin" w:date="2021-03-11T08:26:00Z">
        <w:r>
          <w:t xml:space="preserve"> be connected to only a single downstream reach and no more than two upstream reaches.</w:t>
        </w:r>
      </w:ins>
    </w:p>
    <w:p w14:paraId="41CF0A2E" w14:textId="77777777" w:rsidR="003532CD" w:rsidRDefault="003532CD" w:rsidP="003532CD">
      <w:pPr>
        <w:rPr>
          <w:ins w:id="690" w:author="David Conklin" w:date="2021-03-11T08:26:00Z"/>
        </w:rPr>
      </w:pPr>
    </w:p>
    <w:p w14:paraId="7A7C0539" w14:textId="3F3A8B1E" w:rsidR="003532CD" w:rsidRDefault="003532CD" w:rsidP="003532CD">
      <w:pPr>
        <w:rPr>
          <w:ins w:id="691" w:author="David Conklin" w:date="2021-03-11T08:38:00Z"/>
        </w:rPr>
      </w:pPr>
      <w:ins w:id="692" w:author="David Conklin" w:date="2021-03-11T08:27:00Z">
        <w:r>
          <w:t>Reaches may be of arbitrary length but s</w:t>
        </w:r>
      </w:ins>
      <w:ins w:id="693" w:author="David Conklin" w:date="2021-03-11T08:28:00Z">
        <w:r w:rsidR="00D5209E">
          <w:t xml:space="preserve">hould be relatively uniform in the characteristics which matter to the simulation, for example direction, width, </w:t>
        </w:r>
      </w:ins>
      <w:ins w:id="694" w:author="David Conklin" w:date="2021-03-11T08:29:00Z">
        <w:r w:rsidR="00687176">
          <w:t xml:space="preserve">streamside vegetation, and so on.  For mathematical convenience, reaches </w:t>
        </w:r>
      </w:ins>
      <w:ins w:id="695" w:author="David Conklin" w:date="2021-03-11T08:30:00Z">
        <w:r w:rsidR="00687176">
          <w:t>l</w:t>
        </w:r>
      </w:ins>
      <w:ins w:id="696" w:author="David Conklin" w:date="2021-03-11T08:31:00Z">
        <w:r w:rsidR="00687176">
          <w:t xml:space="preserve">onger than 1 kilometer </w:t>
        </w:r>
      </w:ins>
      <w:ins w:id="697" w:author="David Conklin" w:date="2021-03-11T08:30:00Z">
        <w:r w:rsidR="00687176">
          <w:t>are further subdivided into equal-length subreaches</w:t>
        </w:r>
      </w:ins>
      <w:ins w:id="698" w:author="David Conklin" w:date="2021-03-11T08:31:00Z">
        <w:r w:rsidR="00687176">
          <w:t>.  For example, a reach of length 1.3 km is subdivide</w:t>
        </w:r>
      </w:ins>
      <w:ins w:id="699" w:author="David Conklin" w:date="2021-03-11T08:32:00Z">
        <w:r w:rsidR="00687176">
          <w:t>d into two 650 m subreaches, a 2.1 km long r</w:t>
        </w:r>
      </w:ins>
      <w:ins w:id="700" w:author="David Conklin" w:date="2021-03-11T08:33:00Z">
        <w:r w:rsidR="00687176">
          <w:t>each would be composed of three 700 m subreaches, and so on.</w:t>
        </w:r>
      </w:ins>
      <w:ins w:id="701" w:author="David Conklin" w:date="2021-03-11T08:34:00Z">
        <w:r w:rsidR="00687176">
          <w:t xml:space="preserve">  By convention, the division into subreaches does not reflect information about</w:t>
        </w:r>
      </w:ins>
      <w:ins w:id="702" w:author="David Conklin" w:date="2021-03-11T08:35:00Z">
        <w:r w:rsidR="00687176">
          <w:t xml:space="preserve"> the actual reach; it is merely a mathematical convenience.</w:t>
        </w:r>
      </w:ins>
    </w:p>
    <w:p w14:paraId="43F7D7D1" w14:textId="161F3635" w:rsidR="00687176" w:rsidRDefault="00687176" w:rsidP="003532CD">
      <w:pPr>
        <w:rPr>
          <w:ins w:id="703" w:author="David Conklin" w:date="2021-03-11T08:38:00Z"/>
        </w:rPr>
      </w:pPr>
    </w:p>
    <w:p w14:paraId="466F5B75" w14:textId="1F461F8B" w:rsidR="00687176" w:rsidRPr="003532CD" w:rsidRDefault="00687176" w:rsidP="003532CD">
      <w:pPr>
        <w:rPr>
          <w:ins w:id="704" w:author="David Conklin" w:date="2021-03-11T07:36:00Z"/>
          <w:rPrChange w:id="705" w:author="David Conklin" w:date="2021-03-11T08:22:00Z">
            <w:rPr>
              <w:ins w:id="706" w:author="David Conklin" w:date="2021-03-11T07:36:00Z"/>
            </w:rPr>
          </w:rPrChange>
        </w:rPr>
        <w:pPrChange w:id="707" w:author="David Conklin" w:date="2021-03-11T08:22:00Z">
          <w:pPr/>
        </w:pPrChange>
      </w:pPr>
      <w:ins w:id="708" w:author="David Conklin" w:date="2021-03-11T08:39:00Z">
        <w:r>
          <w:t xml:space="preserve">As of </w:t>
        </w:r>
        <w:r w:rsidR="00AD75E0">
          <w:t>early 2021, CW3M uses the Reach layer from the WW2100 with a few corrections</w:t>
        </w:r>
      </w:ins>
      <w:ins w:id="709" w:author="David Conklin" w:date="2021-03-11T08:40:00Z">
        <w:r w:rsidR="00AD75E0">
          <w:t>.  This is not ideal for modeling stream temperature, since many reach</w:t>
        </w:r>
      </w:ins>
      <w:ins w:id="710" w:author="David Conklin" w:date="2021-03-11T08:41:00Z">
        <w:r w:rsidR="00AD75E0">
          <w:t xml:space="preserve">es are curved to such a degree that </w:t>
        </w:r>
      </w:ins>
      <w:ins w:id="711" w:author="David Conklin" w:date="2021-03-11T08:42:00Z">
        <w:r w:rsidR="00AD75E0">
          <w:t>insolation varies significantly along their le</w:t>
        </w:r>
      </w:ins>
      <w:ins w:id="712" w:author="David Conklin" w:date="2021-03-11T08:43:00Z">
        <w:r w:rsidR="00AD75E0">
          <w:t xml:space="preserve">ngths.  It is likely that a more detailed Reach layer </w:t>
        </w:r>
      </w:ins>
      <w:ins w:id="713" w:author="David Conklin" w:date="2021-03-11T08:44:00Z">
        <w:r w:rsidR="00AD75E0">
          <w:t>for the McKenzie basin will be developed as part of the McKenzie wetlands project, discussed later in this document.</w:t>
        </w:r>
      </w:ins>
    </w:p>
    <w:p w14:paraId="49961FC3" w14:textId="77777777" w:rsidR="00FD7767" w:rsidRPr="00FD7767" w:rsidRDefault="00FD7767" w:rsidP="00FD7767">
      <w:pPr>
        <w:rPr>
          <w:ins w:id="714" w:author="David Conklin" w:date="2021-03-11T07:33:00Z"/>
          <w:rPrChange w:id="715" w:author="David Conklin" w:date="2021-03-11T07:34:00Z">
            <w:rPr>
              <w:ins w:id="716" w:author="David Conklin" w:date="2021-03-11T07:33:00Z"/>
            </w:rPr>
          </w:rPrChange>
        </w:rPr>
        <w:pPrChange w:id="717" w:author="David Conklin" w:date="2021-03-11T07:34:00Z">
          <w:pPr>
            <w:pStyle w:val="Heading1"/>
          </w:pPr>
        </w:pPrChange>
      </w:pPr>
    </w:p>
    <w:p w14:paraId="3112A3CF" w14:textId="3250FB5C" w:rsidR="00867943" w:rsidRDefault="00D37681" w:rsidP="00D37681">
      <w:pPr>
        <w:pStyle w:val="Heading1"/>
      </w:pPr>
      <w:bookmarkStart w:id="718" w:name="_Toc66437544"/>
      <w:r>
        <w:t>Study areas</w:t>
      </w:r>
      <w:bookmarkEnd w:id="71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CFFA21A"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C0016F">
        <w:t xml:space="preserve">Figure </w:t>
      </w:r>
      <w:r w:rsidR="00C0016F">
        <w:rPr>
          <w:noProof/>
        </w:rPr>
        <w:t>1</w:t>
      </w:r>
      <w:r w:rsidR="00064E77">
        <w:fldChar w:fldCharType="end"/>
      </w:r>
      <w:r w:rsidR="00064E77">
        <w:t>)</w:t>
      </w:r>
    </w:p>
    <w:p w14:paraId="03CAE907" w14:textId="77F23243"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C0016F">
        <w:t xml:space="preserve">Figure </w:t>
      </w:r>
      <w:r w:rsidR="00C0016F">
        <w:rPr>
          <w:noProof/>
        </w:rPr>
        <w:t>2</w:t>
      </w:r>
      <w:r w:rsidR="00064E77">
        <w:fldChar w:fldCharType="end"/>
      </w:r>
      <w:r w:rsidR="00064E77">
        <w:t>)</w:t>
      </w:r>
    </w:p>
    <w:p w14:paraId="1A5A767B" w14:textId="0D420021"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C0016F">
        <w:t xml:space="preserve">Figure </w:t>
      </w:r>
      <w:r w:rsidR="00C0016F">
        <w:rPr>
          <w:noProof/>
        </w:rPr>
        <w:t>5</w:t>
      </w:r>
      <w:r w:rsidR="00893F4B">
        <w:fldChar w:fldCharType="end"/>
      </w:r>
      <w:r>
        <w:t>)</w:t>
      </w:r>
    </w:p>
    <w:p w14:paraId="1B80045C" w14:textId="39133E0C"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C0016F">
        <w:t xml:space="preserve">Figure </w:t>
      </w:r>
      <w:r w:rsidR="00C0016F">
        <w:rPr>
          <w:noProof/>
        </w:rPr>
        <w:t>3</w:t>
      </w:r>
      <w:r w:rsidR="00064E77">
        <w:fldChar w:fldCharType="end"/>
      </w:r>
      <w:r w:rsidR="00064E77">
        <w:t>)</w:t>
      </w:r>
    </w:p>
    <w:p w14:paraId="1933EF54" w14:textId="753A69C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C0016F">
        <w:t xml:space="preserve">Figure </w:t>
      </w:r>
      <w:r w:rsidR="00C0016F">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19" w:name="_Toc66437545"/>
      <w:r>
        <w:t>Data</w:t>
      </w:r>
      <w:r w:rsidR="00A92F06">
        <w:t>CW3M</w:t>
      </w:r>
      <w:r>
        <w:t xml:space="preserve"> directory structure</w:t>
      </w:r>
      <w:bookmarkEnd w:id="71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w:t>
      </w:r>
      <w:r>
        <w:lastRenderedPageBreak/>
        <w:t>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0" w:name="_Toc66437546"/>
      <w:r>
        <w:t>DataCW3M\ScenarioData directory structure</w:t>
      </w:r>
      <w:bookmarkEnd w:id="72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lastRenderedPageBreak/>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1" w:name="_Toc66437547"/>
      <w:r>
        <w:t>DataCW3M\ScenarioData\&lt;scenario&gt; folder contents</w:t>
      </w:r>
      <w:bookmarkEnd w:id="72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22" w:name="_Toc66437548"/>
      <w:r>
        <w:t>DataCW3M\&lt;study area&gt; folder contents</w:t>
      </w:r>
      <w:bookmarkEnd w:id="72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365CF1F" w:rsidR="00D37681" w:rsidRDefault="00D37681" w:rsidP="00D37681">
      <w:pPr>
        <w:pStyle w:val="Caption"/>
      </w:pPr>
      <w:bookmarkStart w:id="723" w:name="_Ref529607484"/>
      <w:bookmarkStart w:id="72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C0016F">
        <w:rPr>
          <w:noProof/>
        </w:rPr>
        <w:t>1</w:t>
      </w:r>
      <w:r w:rsidR="006C64CF">
        <w:rPr>
          <w:noProof/>
        </w:rPr>
        <w:fldChar w:fldCharType="end"/>
      </w:r>
      <w:bookmarkEnd w:id="723"/>
      <w:r>
        <w:t xml:space="preserve">. Willamette River basin study area; embedded study areas are </w:t>
      </w:r>
      <w:r w:rsidR="0005603B">
        <w:t>colored</w:t>
      </w:r>
      <w:r w:rsidR="0097392C">
        <w:t xml:space="preserve"> other than gray.  The 2 lighter blues together make up the upper Willamette basin study area.</w:t>
      </w:r>
      <w:bookmarkEnd w:id="72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1E433DB1" w:rsidR="00D37681" w:rsidRDefault="00D37681" w:rsidP="00D37681">
      <w:pPr>
        <w:pStyle w:val="Caption"/>
      </w:pPr>
      <w:bookmarkStart w:id="725" w:name="_Ref529607514"/>
      <w:bookmarkStart w:id="72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C0016F">
        <w:rPr>
          <w:noProof/>
        </w:rPr>
        <w:t>2</w:t>
      </w:r>
      <w:r w:rsidR="006C64CF">
        <w:rPr>
          <w:noProof/>
        </w:rPr>
        <w:fldChar w:fldCharType="end"/>
      </w:r>
      <w:bookmarkEnd w:id="725"/>
      <w:r>
        <w:t>. Tualatin basin study area; Chicken Creek watershed is highlighted.</w:t>
      </w:r>
      <w:bookmarkEnd w:id="72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41CEE21" w:rsidR="00D37681" w:rsidRDefault="00064E77" w:rsidP="00064E77">
      <w:pPr>
        <w:pStyle w:val="Caption"/>
      </w:pPr>
      <w:bookmarkStart w:id="727" w:name="_Ref529607587"/>
      <w:bookmarkStart w:id="72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C0016F">
        <w:rPr>
          <w:noProof/>
        </w:rPr>
        <w:t>3</w:t>
      </w:r>
      <w:r w:rsidR="006C64CF">
        <w:rPr>
          <w:noProof/>
        </w:rPr>
        <w:fldChar w:fldCharType="end"/>
      </w:r>
      <w:bookmarkEnd w:id="727"/>
      <w:r>
        <w:t>. North Santiam watershed study area.</w:t>
      </w:r>
      <w:bookmarkEnd w:id="72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0AF51C6" w:rsidR="00C70B81" w:rsidRDefault="00064E77" w:rsidP="00064E77">
      <w:pPr>
        <w:pStyle w:val="Caption"/>
      </w:pPr>
      <w:bookmarkStart w:id="729" w:name="_Ref529607628"/>
      <w:bookmarkStart w:id="73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C0016F">
        <w:rPr>
          <w:noProof/>
        </w:rPr>
        <w:t>4</w:t>
      </w:r>
      <w:r w:rsidR="006C64CF">
        <w:rPr>
          <w:noProof/>
        </w:rPr>
        <w:fldChar w:fldCharType="end"/>
      </w:r>
      <w:bookmarkEnd w:id="729"/>
      <w:r>
        <w:t>. Upper Willamette study area.</w:t>
      </w:r>
      <w:bookmarkEnd w:id="73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C166AC2" w:rsidR="00E66BC2" w:rsidRDefault="006F30D2" w:rsidP="006F30D2">
      <w:pPr>
        <w:pStyle w:val="Caption"/>
      </w:pPr>
      <w:bookmarkStart w:id="731" w:name="_Ref529611388"/>
      <w:bookmarkStart w:id="73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C0016F">
        <w:rPr>
          <w:noProof/>
        </w:rPr>
        <w:t>5</w:t>
      </w:r>
      <w:r w:rsidR="006C64CF">
        <w:rPr>
          <w:noProof/>
        </w:rPr>
        <w:fldChar w:fldCharType="end"/>
      </w:r>
      <w:bookmarkEnd w:id="731"/>
      <w:r>
        <w:t>. Chicken Creek watershed study area.</w:t>
      </w:r>
      <w:bookmarkEnd w:id="73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33" w:name="_Toc66437549"/>
      <w:r>
        <w:t>Calendar conventions</w:t>
      </w:r>
      <w:bookmarkEnd w:id="73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34" w:name="_Toc66437550"/>
      <w:r>
        <w:t>Water years</w:t>
      </w:r>
      <w:bookmarkEnd w:id="73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35" w:name="_Toc66437551"/>
      <w:r>
        <w:t>Climate data</w:t>
      </w:r>
      <w:bookmarkEnd w:id="735"/>
    </w:p>
    <w:p w14:paraId="4E201698" w14:textId="77777777" w:rsidR="00CB152A" w:rsidRPr="00A06758" w:rsidRDefault="00CB152A" w:rsidP="00A06758"/>
    <w:p w14:paraId="400F9551" w14:textId="77777777" w:rsidR="00CB152A" w:rsidRDefault="00CB152A" w:rsidP="00CB152A">
      <w:pPr>
        <w:pStyle w:val="Heading2"/>
      </w:pPr>
      <w:bookmarkStart w:id="736" w:name="_Toc2858729"/>
      <w:bookmarkStart w:id="737" w:name="_Toc66437552"/>
      <w:r>
        <w:t>Numbered climate scenarios in the model</w:t>
      </w:r>
      <w:bookmarkEnd w:id="736"/>
      <w:bookmarkEnd w:id="737"/>
    </w:p>
    <w:p w14:paraId="30E024EF" w14:textId="77777777" w:rsidR="00823D41" w:rsidRDefault="00823D41" w:rsidP="00823D41">
      <w:pPr>
        <w:pStyle w:val="Body"/>
      </w:pPr>
    </w:p>
    <w:p w14:paraId="21F5BCDE" w14:textId="0CD3ED21"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C0016F">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38" w:name="_Ref6032062"/>
      <w:bookmarkStart w:id="739" w:name="_Ref6033311"/>
      <w:bookmarkStart w:id="740" w:name="_Toc6121576"/>
      <w:r>
        <w:t xml:space="preserve">Table </w:t>
      </w:r>
      <w:bookmarkEnd w:id="738"/>
      <w:r>
        <w:t>1. Numbered climate scenarios</w:t>
      </w:r>
      <w:bookmarkEnd w:id="739"/>
      <w:bookmarkEnd w:id="74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1" w:name="_Toc7759621"/>
      <w:bookmarkStart w:id="742" w:name="_Toc66437553"/>
      <w:r>
        <w:t>Monthly and seasonal weather data</w:t>
      </w:r>
      <w:bookmarkEnd w:id="741"/>
      <w:bookmarkEnd w:id="74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43" w:name="_Toc66437554"/>
      <w:r>
        <w:t>Climate data grid</w:t>
      </w:r>
      <w:r w:rsidR="009F132A">
        <w:t>s</w:t>
      </w:r>
      <w:bookmarkEnd w:id="74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4" w:name="_Toc66437555"/>
      <w:r>
        <w:t>The WW2100 climate grid</w:t>
      </w:r>
      <w:bookmarkEnd w:id="74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45" w:name="_Toc66437556"/>
      <w:r>
        <w:t>The v2 climate grid</w:t>
      </w:r>
      <w:bookmarkEnd w:id="74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46" w:name="_Toc66437557"/>
      <w:r>
        <w:t>How climate data is looked up</w:t>
      </w:r>
      <w:bookmarkEnd w:id="74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47" w:name="_Toc66437558"/>
      <w:r>
        <w:t>What is in a climate dataset</w:t>
      </w:r>
      <w:bookmarkEnd w:id="74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748" w:name="_Toc66437559"/>
      <w:r>
        <w:t>Water rights</w:t>
      </w:r>
      <w:bookmarkEnd w:id="748"/>
    </w:p>
    <w:p w14:paraId="7ECEE8A5" w14:textId="77777777" w:rsidR="00D35AF7" w:rsidRDefault="00D35AF7" w:rsidP="00D35AF7">
      <w:pPr>
        <w:pStyle w:val="Heading2"/>
      </w:pPr>
      <w:bookmarkStart w:id="749" w:name="_Toc66437560"/>
      <w:r>
        <w:t>Water rights data</w:t>
      </w:r>
      <w:bookmarkEnd w:id="749"/>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750" w:name="_Toc66437561"/>
      <w:r>
        <w:t>The wr_pods.csv file</w:t>
      </w:r>
      <w:bookmarkEnd w:id="75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751" w:name="_Toc66437562"/>
      <w:r>
        <w:t>The wr_pous.csv file</w:t>
      </w:r>
      <w:bookmarkEnd w:id="75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752" w:name="_Toc66437563"/>
      <w:r>
        <w:t>Adding a water right</w:t>
      </w:r>
      <w:bookmarkEnd w:id="75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753" w:name="_Toc66437564"/>
      <w:r>
        <w:t>Stream flow and stream temperature</w:t>
      </w:r>
      <w:bookmarkEnd w:id="753"/>
    </w:p>
    <w:p w14:paraId="224B0981" w14:textId="77777777" w:rsidR="008C7362" w:rsidRDefault="008C7362" w:rsidP="008C7362">
      <w:pPr>
        <w:pStyle w:val="Heading2"/>
      </w:pPr>
      <w:bookmarkStart w:id="754" w:name="_Toc50800503"/>
      <w:bookmarkStart w:id="755" w:name="_Toc54090937"/>
      <w:bookmarkStart w:id="756" w:name="_Toc66437565"/>
      <w:r>
        <w:t>Water parcels</w:t>
      </w:r>
      <w:bookmarkEnd w:id="754"/>
      <w:bookmarkEnd w:id="755"/>
      <w:bookmarkEnd w:id="75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57" w:name="_Toc66437566"/>
      <w:r>
        <w:t>Daily water mass and energy balance</w:t>
      </w:r>
      <w:bookmarkEnd w:id="75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58" w:name="_Toc66437567"/>
      <w:r>
        <w:t>Estimating the rate of flow</w:t>
      </w:r>
      <w:r w:rsidR="006A13B7">
        <w:t xml:space="preserve"> </w:t>
      </w:r>
      <w:r>
        <w:t>in a stream reach</w:t>
      </w:r>
      <w:bookmarkEnd w:id="75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59" w:name="_Toc66437568"/>
      <w:r>
        <w:t>Estimating the surface area of the water in a subreach</w:t>
      </w:r>
      <w:bookmarkEnd w:id="759"/>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760" w:name="_Toc66437569"/>
      <w:r>
        <w:t>Water temperature from thermal energy</w:t>
      </w:r>
      <w:bookmarkEnd w:id="76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761" w:name="_Toc66437570"/>
      <w:r>
        <w:t>Initial conditions for Flow: the IC file</w:t>
      </w:r>
      <w:bookmarkEnd w:id="761"/>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762" w:name="_Toc66437571"/>
      <w:r>
        <w:t>Boundary conditions for stream water temperature</w:t>
      </w:r>
      <w:bookmarkEnd w:id="762"/>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63" w:name="_Toc66437572"/>
      <w:r>
        <w:t>Thermal stratification in reservoirs</w:t>
      </w:r>
      <w:bookmarkEnd w:id="763"/>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64" w:name="_Toc66437573"/>
      <w:r>
        <w:t>Thermal loading</w:t>
      </w:r>
      <w:bookmarkEnd w:id="764"/>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65" w:name="_Toc66437574"/>
      <w:r>
        <w:t>Reservoirs</w:t>
      </w:r>
      <w:bookmarkEnd w:id="765"/>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66" w:name="_Toc66437575"/>
      <w:r>
        <w:t>Reservoir data</w:t>
      </w:r>
      <w:bookmarkEnd w:id="766"/>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67" w:name="_Toc66437576"/>
      <w:r>
        <w:t>Reservoir data sources</w:t>
      </w:r>
      <w:bookmarkEnd w:id="767"/>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68" w:name="_Toc66437577"/>
      <w:r>
        <w:t>Creating a new study area</w:t>
      </w:r>
      <w:r w:rsidR="00A55502">
        <w:t xml:space="preserve"> from a watershed within the WRB</w:t>
      </w:r>
      <w:bookmarkEnd w:id="76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C74B66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C0016F">
        <w:t xml:space="preserve">Figure </w:t>
      </w:r>
      <w:r w:rsidR="00C0016F">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69" w:name="_Toc66437578"/>
      <w:r>
        <w:t>Limitations of subbasin simulations</w:t>
      </w:r>
      <w:bookmarkEnd w:id="769"/>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70" w:name="_Toc66437579"/>
      <w:r>
        <w:t>Calibration procedure</w:t>
      </w:r>
      <w:bookmarkEnd w:id="770"/>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71" w:name="_Toc66437580"/>
      <w:r>
        <w:lastRenderedPageBreak/>
        <w:t>Using PEST to determine HBV parameter values</w:t>
      </w:r>
      <w:bookmarkEnd w:id="771"/>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72" w:name="_Toc66437581"/>
      <w:r>
        <w:t>Calibrating streamflows using stream gage measurements</w:t>
      </w:r>
      <w:bookmarkEnd w:id="772"/>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73" w:name="_Toc66437582"/>
      <w:r>
        <w:t>Calibrating stream temperatures</w:t>
      </w:r>
      <w:bookmarkEnd w:id="773"/>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74" w:name="_Toc66437583"/>
      <w:r>
        <w:t>North Santiam study area</w:t>
      </w:r>
      <w:bookmarkEnd w:id="774"/>
    </w:p>
    <w:p w14:paraId="24DE991F" w14:textId="77777777" w:rsidR="000C5A18" w:rsidRDefault="000C5A18" w:rsidP="000C5A18"/>
    <w:p w14:paraId="0AA4F828" w14:textId="667D28F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C0016F">
        <w:t xml:space="preserve">Figure </w:t>
      </w:r>
      <w:r w:rsidR="00C0016F">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75" w:name="_Toc66437584"/>
      <w:r>
        <w:rPr>
          <w:rFonts w:eastAsia="Times New Roman"/>
        </w:rPr>
        <w:t>Instream water rights</w:t>
      </w:r>
      <w:bookmarkEnd w:id="77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43774192" w:rsidR="00AE364B" w:rsidRDefault="005C1A69" w:rsidP="005C1A69">
      <w:pPr>
        <w:pStyle w:val="Caption"/>
      </w:pPr>
      <w:bookmarkStart w:id="77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C0016F">
        <w:rPr>
          <w:noProof/>
        </w:rPr>
        <w:t>6</w:t>
      </w:r>
      <w:r w:rsidR="000B183E">
        <w:rPr>
          <w:noProof/>
        </w:rPr>
        <w:fldChar w:fldCharType="end"/>
      </w:r>
      <w:r>
        <w:t xml:space="preserve">. Instream water rights in </w:t>
      </w:r>
      <w:r w:rsidR="00077987">
        <w:t>the North Santiam watershed</w:t>
      </w:r>
      <w:bookmarkEnd w:id="776"/>
    </w:p>
    <w:p w14:paraId="0FD5899C" w14:textId="77777777" w:rsidR="0092040E" w:rsidRDefault="0092040E" w:rsidP="0092040E"/>
    <w:p w14:paraId="0E0CDFE5" w14:textId="77777777" w:rsidR="00B91F45" w:rsidRDefault="00B47486" w:rsidP="00B91F45">
      <w:pPr>
        <w:pStyle w:val="Heading2"/>
      </w:pPr>
      <w:bookmarkStart w:id="777" w:name="_Toc66437585"/>
      <w:r>
        <w:t xml:space="preserve">Municipal </w:t>
      </w:r>
      <w:r w:rsidR="00057A5D">
        <w:t>w</w:t>
      </w:r>
      <w:r>
        <w:t xml:space="preserve">ater </w:t>
      </w:r>
      <w:r w:rsidR="00D97755">
        <w:t>r</w:t>
      </w:r>
      <w:r>
        <w:t>ights</w:t>
      </w:r>
      <w:bookmarkEnd w:id="777"/>
    </w:p>
    <w:p w14:paraId="1EF60CD7" w14:textId="77777777" w:rsidR="00B47486" w:rsidRDefault="00B47486" w:rsidP="00B47486"/>
    <w:p w14:paraId="605753DE" w14:textId="75114EF4" w:rsidR="00B47486" w:rsidRDefault="00B47486" w:rsidP="00B47486">
      <w:r>
        <w:t xml:space="preserve">The </w:t>
      </w:r>
      <w:ins w:id="778" w:author="David Conklin" w:date="2021-03-12T08:00:00Z">
        <w:r w:rsidR="006D5CE9">
          <w:t>CW3</w:t>
        </w:r>
      </w:ins>
      <w:del w:id="779" w:author="David Conklin" w:date="2021-03-12T08:00:00Z">
        <w:r w:rsidDel="006D5CE9">
          <w:delText>W3C</w:delText>
        </w:r>
      </w:del>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780" w:name="_Toc66437586"/>
      <w:r>
        <w:t>McKenzie Basin Wetlands Study</w:t>
      </w:r>
      <w:bookmarkEnd w:id="780"/>
    </w:p>
    <w:p w14:paraId="79498AD8" w14:textId="77777777" w:rsidR="00736461" w:rsidRPr="00D97CDA" w:rsidRDefault="00736461" w:rsidP="00A8214A"/>
    <w:p w14:paraId="2403DDA0" w14:textId="063D759E" w:rsidR="00275338" w:rsidRDefault="003613A1" w:rsidP="00A8214A">
      <w:pPr>
        <w:pStyle w:val="Heading2"/>
      </w:pPr>
      <w:bookmarkStart w:id="781" w:name="_Toc66437587"/>
      <w:r>
        <w:t xml:space="preserve">Project </w:t>
      </w:r>
      <w:r w:rsidR="00DC262D">
        <w:t>Overview</w:t>
      </w:r>
      <w:bookmarkEnd w:id="781"/>
    </w:p>
    <w:p w14:paraId="6C66CC56" w14:textId="73DA1E95"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C0016F">
        <w:t xml:space="preserve">Figure </w:t>
      </w:r>
      <w:r w:rsidR="00C0016F">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ins w:id="782" w:author="David Conklin" w:date="2021-03-12T08:03:00Z">
        <w:r w:rsidR="006D5CE9">
          <w:t>id</w:t>
        </w:r>
      </w:ins>
      <w:del w:id="783" w:author="David Conklin" w:date="2021-03-12T08:03:00Z">
        <w:r w:rsidR="00031F81" w:rsidDel="006D5CE9">
          <w:delText>oes</w:delText>
        </w:r>
      </w:del>
      <w:r w:rsidR="00031F81">
        <w:t xml:space="preserve"> not have a functional stream temperature model.</w:t>
      </w:r>
      <w:ins w:id="784" w:author="David Conklin" w:date="2021-03-12T08:08:00Z">
        <w:r w:rsidR="006D5CE9">
          <w:t xml:space="preserve">  The stream temperature model was added in late</w:t>
        </w:r>
      </w:ins>
      <w:ins w:id="785" w:author="David Conklin" w:date="2021-03-12T08:09:00Z">
        <w:r w:rsidR="006D5CE9">
          <w:t xml:space="preserve"> 2020.</w:t>
        </w:r>
      </w:ins>
      <w:r w:rsidR="00031F81">
        <w:t xml:space="preserve">  The project scope includes re-implementing in CW3M </w:t>
      </w:r>
      <w:r w:rsidR="00031F81">
        <w:lastRenderedPageBreak/>
        <w:t>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ins w:id="786" w:author="David Conklin" w:date="2021-03-12T08:05:00Z">
        <w:r w:rsidR="006D5CE9">
          <w:t xml:space="preserve">  That work was completed in February 2021, </w:t>
        </w:r>
      </w:ins>
      <w:ins w:id="787" w:author="David Conklin" w:date="2021-03-12T08:06:00Z">
        <w:r w:rsidR="006D5CE9">
          <w:t>but as of that time the Reach layer had not yet been updated to support</w:t>
        </w:r>
      </w:ins>
      <w:ins w:id="788" w:author="David Conklin" w:date="2021-03-12T08:07:00Z">
        <w:r w:rsidR="006D5CE9">
          <w:t xml:space="preserve"> the Shade-a-lator logic</w:t>
        </w:r>
      </w:ins>
      <w:ins w:id="789" w:author="David Conklin" w:date="2021-03-12T08:08:00Z">
        <w:r w:rsidR="006D5CE9">
          <w:t xml:space="preserve"> more appropriately.</w:t>
        </w:r>
      </w:ins>
    </w:p>
    <w:p w14:paraId="1D96159F" w14:textId="21C8257F" w:rsidR="00B707C3" w:rsidRDefault="00B707C3" w:rsidP="00275338"/>
    <w:p w14:paraId="16533695" w14:textId="04E6676A" w:rsidR="00B707C3" w:rsidDel="006D5CE9" w:rsidRDefault="00B707C3" w:rsidP="00275338">
      <w:pPr>
        <w:rPr>
          <w:del w:id="790" w:author="David Conklin" w:date="2021-03-12T08:09:00Z"/>
        </w:rPr>
      </w:pPr>
      <w:del w:id="791" w:author="David Conklin" w:date="2021-03-12T08:09:00Z">
        <w:r w:rsidDel="006D5CE9">
          <w:delTex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delText>
        </w:r>
      </w:del>
    </w:p>
    <w:p w14:paraId="7F39395D" w14:textId="161A03AF" w:rsidR="002C303A" w:rsidDel="006D5CE9" w:rsidRDefault="002C303A" w:rsidP="00275338">
      <w:pPr>
        <w:rPr>
          <w:del w:id="792" w:author="David Conklin" w:date="2021-03-12T08:09:00Z"/>
        </w:rPr>
      </w:pPr>
    </w:p>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FB3DC57" w:rsidR="00275338" w:rsidRDefault="009767A5" w:rsidP="00A8214A">
      <w:pPr>
        <w:pStyle w:val="Caption"/>
      </w:pPr>
      <w:bookmarkStart w:id="793" w:name="_Ref48282850"/>
      <w:bookmarkStart w:id="794" w:name="_Toc53219839"/>
      <w:r>
        <w:t xml:space="preserve">Figure </w:t>
      </w:r>
      <w:fldSimple w:instr=" SEQ Figure \* ARABIC ">
        <w:r w:rsidR="00C0016F">
          <w:rPr>
            <w:noProof/>
          </w:rPr>
          <w:t>7</w:t>
        </w:r>
      </w:fldSimple>
      <w:bookmarkEnd w:id="793"/>
      <w:r>
        <w:t>. McKenzie basin in CW3M screen capture</w:t>
      </w:r>
      <w:bookmarkEnd w:id="79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C8B2612" w:rsidR="004D33B7" w:rsidRDefault="009767A5" w:rsidP="00A8214A">
      <w:pPr>
        <w:pStyle w:val="Caption"/>
      </w:pPr>
      <w:bookmarkStart w:id="795" w:name="_Ref48282776"/>
      <w:bookmarkStart w:id="796" w:name="_Ref48282732"/>
      <w:bookmarkStart w:id="797" w:name="_Toc53219840"/>
      <w:r>
        <w:t xml:space="preserve">Figure </w:t>
      </w:r>
      <w:fldSimple w:instr=" SEQ Figure \* ARABIC ">
        <w:r w:rsidR="00C0016F">
          <w:rPr>
            <w:noProof/>
          </w:rPr>
          <w:t>8</w:t>
        </w:r>
      </w:fldSimple>
      <w:bookmarkEnd w:id="795"/>
      <w:r>
        <w:t>. Wetlands in the lower McKenzie basin, with their WETL_ID attribute values</w:t>
      </w:r>
      <w:bookmarkEnd w:id="796"/>
      <w:bookmarkEnd w:id="797"/>
    </w:p>
    <w:p w14:paraId="364BDC9E" w14:textId="77777777" w:rsidR="004D33B7" w:rsidRDefault="004D33B7" w:rsidP="00275338"/>
    <w:p w14:paraId="6EF95807" w14:textId="5E566C26" w:rsidR="003613A1" w:rsidRDefault="003613A1" w:rsidP="00A8214A">
      <w:pPr>
        <w:pStyle w:val="Heading2"/>
      </w:pPr>
      <w:bookmarkStart w:id="798" w:name="_Toc66437588"/>
      <w:r>
        <w:t>Model and Simulation Overview</w:t>
      </w:r>
      <w:bookmarkEnd w:id="798"/>
    </w:p>
    <w:p w14:paraId="78024689" w14:textId="0B587938" w:rsidR="00275338" w:rsidRDefault="00275338" w:rsidP="00275338">
      <w:r>
        <w:t xml:space="preserve">2010-18 </w:t>
      </w:r>
      <w:ins w:id="799" w:author="David Conklin" w:date="2021-03-12T08:13:00Z">
        <w:r w:rsidR="000038D0">
          <w:t>is being</w:t>
        </w:r>
      </w:ins>
      <w:del w:id="800" w:author="David Conklin" w:date="2021-03-12T08:13:00Z">
        <w:r w:rsidDel="000038D0">
          <w:delText>will be</w:delText>
        </w:r>
      </w:del>
      <w:r>
        <w:t xml:space="preserve"> used as a calibration period.</w:t>
      </w:r>
      <w:r w:rsidR="009F16B9">
        <w:t xml:space="preserve">  </w:t>
      </w:r>
      <w:ins w:id="801" w:author="David Conklin" w:date="2021-03-12T08:11:00Z">
        <w:r w:rsidR="000038D0">
          <w:t xml:space="preserve">Observational data for 2019-20 </w:t>
        </w:r>
      </w:ins>
      <w:ins w:id="802" w:author="David Conklin" w:date="2021-03-12T08:13:00Z">
        <w:r w:rsidR="000038D0">
          <w:t xml:space="preserve">is </w:t>
        </w:r>
      </w:ins>
      <w:ins w:id="803" w:author="David Conklin" w:date="2021-03-12T08:14:00Z">
        <w:r w:rsidR="000038D0">
          <w:t xml:space="preserve">being compared to simulation output for those years, to assess model skill.  </w:t>
        </w:r>
      </w:ins>
      <w:r w:rsidR="009F16B9">
        <w:t>Future simulations will be made for 20</w:t>
      </w:r>
      <w:ins w:id="804" w:author="David Conklin" w:date="2021-03-12T08:10:00Z">
        <w:r w:rsidR="000038D0">
          <w:t>21</w:t>
        </w:r>
      </w:ins>
      <w:del w:id="805" w:author="David Conklin" w:date="2021-03-12T08:10:00Z">
        <w:r w:rsidR="009F16B9" w:rsidDel="000038D0">
          <w:delText>19</w:delText>
        </w:r>
      </w:del>
      <w:r w:rsidR="009F16B9">
        <w:t xml:space="preserve">-2060.  </w:t>
      </w:r>
      <w:del w:id="806" w:author="David Conklin" w:date="2021-03-12T08:14:00Z">
        <w:r w:rsidR="009F16B9" w:rsidDel="000038D0">
          <w:delText>If actual data for 2019 is available, we may cho</w:delText>
        </w:r>
        <w:r w:rsidR="00C551F9" w:rsidDel="000038D0">
          <w:delText>o</w:delText>
        </w:r>
        <w:r w:rsidR="009F16B9" w:rsidDel="000038D0">
          <w:delText>se to extend the calibration period through 2019 and begin future simulations in 2020.</w:delText>
        </w:r>
      </w:del>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0F21A416" w:rsidR="000038D0" w:rsidRDefault="000038D0" w:rsidP="00275338">
      <w:pPr>
        <w:rPr>
          <w:ins w:id="807" w:author="David Conklin" w:date="2021-03-12T08:16:00Z"/>
        </w:rPr>
      </w:pPr>
      <w:ins w:id="808" w:author="David Conklin" w:date="2021-03-12T08:15:00Z">
        <w:r>
          <w:t xml:space="preserve">In older versions of CW3M, </w:t>
        </w:r>
      </w:ins>
      <w:ins w:id="809" w:author="David Conklin" w:date="2021-03-12T08:16:00Z">
        <w:r>
          <w:t>w</w:t>
        </w:r>
      </w:ins>
      <w:del w:id="810" w:author="David Conklin" w:date="2021-03-12T08:16:00Z">
        <w:r w:rsidR="008F3962" w:rsidDel="000038D0">
          <w:delText>W</w:delText>
        </w:r>
      </w:del>
      <w:r w:rsidR="008F3962">
        <w:t xml:space="preserve">ater comes into reaches three ways: 1) from upstream reaches, 2) as lateral flow from streambanks, or 3) from sources identified explicitly in the Flow XML file (e.g. high Cascades groundwater).  </w:t>
      </w:r>
      <w:ins w:id="811" w:author="David Conklin" w:date="2021-03-12T08:16:00Z">
        <w:r>
          <w:t>This project adds a fourth way: 4) flow from inundat</w:t>
        </w:r>
      </w:ins>
      <w:ins w:id="812" w:author="David Conklin" w:date="2021-03-12T08:17:00Z">
        <w:r>
          <w:t>ed wetland IDUs into adjacent reaches.</w:t>
        </w:r>
      </w:ins>
    </w:p>
    <w:p w14:paraId="218E87CD" w14:textId="77777777" w:rsidR="000038D0" w:rsidRDefault="000038D0" w:rsidP="00275338">
      <w:pPr>
        <w:rPr>
          <w:ins w:id="813" w:author="David Conklin" w:date="2021-03-12T08:16:00Z"/>
        </w:rPr>
      </w:pPr>
    </w:p>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351797F7" w:rsidR="00130043" w:rsidRDefault="00130043">
      <w:r>
        <w:t>We anticipate that new, more detailed IDU, reach, and HRU layers</w:t>
      </w:r>
      <w:ins w:id="814" w:author="David Conklin" w:date="2021-03-12T08:18:00Z">
        <w:r w:rsidR="000038D0">
          <w:t xml:space="preserve"> may </w:t>
        </w:r>
      </w:ins>
      <w:del w:id="815" w:author="David Conklin" w:date="2021-03-12T08:18:00Z">
        <w:r w:rsidDel="000038D0">
          <w:delText xml:space="preserve"> will </w:delText>
        </w:r>
      </w:del>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ins w:id="816" w:author="David Conklin" w:date="2021-03-12T08:19:00Z">
        <w:r w:rsidR="000038D0">
          <w:t xml:space="preserve">(90-year) </w:t>
        </w:r>
      </w:ins>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17" w:name="_Toc66437589"/>
      <w:r>
        <w:t>McKenzie wetlands in the initial versions of the IDU, HRU, and Reach data layers</w:t>
      </w:r>
      <w:bookmarkEnd w:id="817"/>
    </w:p>
    <w:p w14:paraId="79661602" w14:textId="237AD52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C0016F">
        <w:t xml:space="preserve">Figure </w:t>
      </w:r>
      <w:r w:rsidR="00C0016F">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18" w:name="_Toc49175988"/>
      <w:bookmarkStart w:id="819" w:name="_Toc66437590"/>
      <w:r>
        <w:t>Data changes for better representation of wetlands</w:t>
      </w:r>
      <w:bookmarkEnd w:id="818"/>
      <w:bookmarkEnd w:id="819"/>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21DF4636" w:rsidR="004A0118" w:rsidRDefault="004A0118" w:rsidP="004A0118">
      <w:pPr>
        <w:spacing w:before="100" w:beforeAutospacing="1" w:after="100" w:afterAutospacing="1"/>
      </w:pPr>
      <w:r>
        <w:t xml:space="preserve">1. </w:t>
      </w:r>
      <w:del w:id="820" w:author="David Conklin" w:date="2021-03-12T08:21:00Z">
        <w:r w:rsidDel="004D22BB">
          <w:delText>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delText>
        </w:r>
      </w:del>
      <w:ins w:id="821" w:author="David Conklin" w:date="2021-03-12T08:21:00Z">
        <w:r w:rsidR="004D22BB">
          <w:t>Apply the wet</w:t>
        </w:r>
      </w:ins>
      <w:ins w:id="822" w:author="David Conklin" w:date="2021-03-12T08:22:00Z">
        <w:r w:rsidR="004D22BB">
          <w:t xml:space="preserve">land LULC_A, LULC_B, and VEGCLASS hierarchy specified in the file </w:t>
        </w:r>
      </w:ins>
      <w:ins w:id="823" w:author="David Conklin" w:date="2021-03-12T08:24:00Z">
        <w:r w:rsidR="004D22BB" w:rsidRPr="004D22BB">
          <w:t>CW3M_LULC_NWI_crosswalk</w:t>
        </w:r>
        <w:r w:rsidR="004D22BB">
          <w:t xml:space="preserve">.xlsx in the </w:t>
        </w:r>
        <w:r w:rsidR="004D22BB" w:rsidRPr="004D22BB">
          <w:t>\trunk\DataCW3M\CW3MdigitalHandbook</w:t>
        </w:r>
        <w:r w:rsidR="004D22BB">
          <w:t xml:space="preserve"> </w:t>
        </w:r>
      </w:ins>
      <w:ins w:id="824" w:author="David Conklin" w:date="2021-03-12T08:25:00Z">
        <w:r w:rsidR="004D22BB">
          <w:t>folder of the CW3M repository.</w:t>
        </w:r>
      </w:ins>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25" w:name="_Toc66437591"/>
      <w:r>
        <w:t xml:space="preserve">Projection, </w:t>
      </w:r>
      <w:r w:rsidR="006F174A">
        <w:t>Calendar</w:t>
      </w:r>
      <w:r>
        <w:t>,</w:t>
      </w:r>
      <w:r w:rsidR="006F174A">
        <w:t xml:space="preserve"> and </w:t>
      </w:r>
      <w:r w:rsidR="009D540F">
        <w:t>Units</w:t>
      </w:r>
      <w:bookmarkEnd w:id="82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826" w:author="David Conklin" w:date="2021-02-22T11:40:00Z"/>
        </w:rPr>
      </w:pPr>
      <w:del w:id="827"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828" w:author="David Conklin" w:date="2021-02-22T11:40:00Z"/>
        </w:rPr>
      </w:pPr>
      <w:del w:id="829"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830"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831" w:author="David Conklin" w:date="2021-02-22T11:40:00Z">
        <w:r w:rsidR="00BD3188">
          <w:t xml:space="preserve">  Some exceptions will be made to facilitate compariso</w:t>
        </w:r>
      </w:ins>
      <w:ins w:id="832"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833" w:name="_Toc66437592"/>
      <w:r>
        <w:t>Simulation of changes in wetlands over time</w:t>
      </w:r>
      <w:bookmarkEnd w:id="83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34" w:name="_Toc66437593"/>
      <w:r>
        <w:t xml:space="preserve">How wetlands </w:t>
      </w:r>
      <w:r w:rsidR="000806A1">
        <w:t>are</w:t>
      </w:r>
      <w:r>
        <w:t xml:space="preserve"> represented</w:t>
      </w:r>
      <w:r w:rsidR="006D6388">
        <w:t xml:space="preserve"> in the model</w:t>
      </w:r>
      <w:bookmarkEnd w:id="83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835" w:author="David Conklin" w:date="2021-02-22T11:42:00Z">
        <w:r w:rsidR="00BD3188">
          <w:t>at</w:t>
        </w:r>
      </w:ins>
      <w:del w:id="836"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837" w:author="David Conklin" w:date="2021-02-22T11:42:00Z">
        <w:r w:rsidR="00BD3188">
          <w:t>-</w:t>
        </w:r>
      </w:ins>
      <w:del w:id="838"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39" w:name="_Toc66437594"/>
      <w:r>
        <w:t>Attributes of interest in the wetlands study</w:t>
      </w:r>
      <w:bookmarkEnd w:id="83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40" w:name="_Toc66437595"/>
      <w:r>
        <w:t>A WETNESS attribute</w:t>
      </w:r>
      <w:bookmarkEnd w:id="840"/>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 xml:space="preserve">Existing IDU attribute SM_DAY is the amount of water held in the soil, in mm, as tracked by the CW3M’s precipitation/infiltration/runoff submodel.  It can change daily.  Conceptually it applies to the soil from </w:t>
      </w:r>
      <w:r>
        <w:lastRenderedPageBreak/>
        <w:t>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6B199A">
      <w:pPr>
        <w:pStyle w:val="Heading2"/>
        <w:rPr>
          <w:ins w:id="841" w:author="David Conklin" w:date="2021-03-11T07:03:00Z"/>
        </w:rPr>
        <w:pPrChange w:id="842" w:author="David Conklin" w:date="2021-03-11T15:25:00Z">
          <w:pPr/>
        </w:pPrChange>
      </w:pPr>
      <w:bookmarkStart w:id="843" w:name="_Toc66437596"/>
      <w:r>
        <w:t>Calculating the exchange of water between the wetland and the reach</w:t>
      </w:r>
      <w:bookmarkEnd w:id="843"/>
    </w:p>
    <w:p w14:paraId="313BB91C" w14:textId="19821E07" w:rsidR="00376109" w:rsidRDefault="00376109" w:rsidP="006B199A">
      <w:pPr>
        <w:ind w:firstLine="720"/>
        <w:rPr>
          <w:ins w:id="844" w:author="David Conklin" w:date="2021-03-11T07:06:00Z"/>
        </w:rPr>
        <w:pPrChange w:id="845" w:author="David Conklin" w:date="2021-03-11T15:25:00Z">
          <w:pPr/>
        </w:pPrChange>
      </w:pPr>
      <w:ins w:id="846" w:author="David Conklin" w:date="2021-03-11T07:03:00Z">
        <w:r>
          <w:t>Conceptually, flow out of the reach int</w:t>
        </w:r>
      </w:ins>
      <w:ins w:id="847" w:author="David Conklin" w:date="2021-03-11T07:04:00Z">
        <w:r>
          <w:t xml:space="preserve">o adjacent wetlands is modeled as a diversion from </w:t>
        </w:r>
      </w:ins>
      <w:ins w:id="848" w:author="David Conklin" w:date="2021-03-11T15:21:00Z">
        <w:r w:rsidR="006B199A">
          <w:t xml:space="preserve">just upstream of the </w:t>
        </w:r>
      </w:ins>
      <w:ins w:id="849" w:author="David Conklin" w:date="2021-03-11T07:04:00Z">
        <w:r>
          <w:t xml:space="preserve">downstream end of the reach. </w:t>
        </w:r>
      </w:ins>
      <w:ins w:id="850" w:author="David Conklin" w:date="2021-03-11T15:22:00Z">
        <w:r w:rsidR="006B199A">
          <w:t xml:space="preserve">The flow from the reach to the wetland is not included in the </w:t>
        </w:r>
      </w:ins>
      <w:ins w:id="851" w:author="David Conklin" w:date="2021-03-11T15:23:00Z">
        <w:r w:rsidR="006B199A">
          <w:t xml:space="preserve">value of the </w:t>
        </w:r>
      </w:ins>
      <w:ins w:id="852" w:author="David Conklin" w:date="2021-03-11T15:22:00Z">
        <w:r w:rsidR="006B199A">
          <w:t>discharge</w:t>
        </w:r>
      </w:ins>
      <w:ins w:id="853" w:author="David Conklin" w:date="2021-03-11T15:23:00Z">
        <w:r w:rsidR="006B199A">
          <w:t xml:space="preserve"> at the downstream end of the reach.</w:t>
        </w:r>
      </w:ins>
      <w:ins w:id="854" w:author="David Conklin" w:date="2021-03-11T15:22:00Z">
        <w:r w:rsidR="006B199A">
          <w:t xml:space="preserve"> </w:t>
        </w:r>
      </w:ins>
      <w:ins w:id="855" w:author="David Conklin" w:date="2021-03-11T07:04:00Z">
        <w:r>
          <w:t xml:space="preserve"> Flow from subreach to subreach within the reach is </w:t>
        </w:r>
      </w:ins>
      <w:ins w:id="856" w:author="David Conklin" w:date="2021-03-11T07:05:00Z">
        <w:r>
          <w:t>modeled without recognition that in reality</w:t>
        </w:r>
        <w:r w:rsidR="00EE1C86">
          <w:t xml:space="preserve"> the discharge from a subreach is diminished by the overbank</w:t>
        </w:r>
      </w:ins>
      <w:ins w:id="857" w:author="David Conklin" w:date="2021-03-11T07:06:00Z">
        <w:r w:rsidR="00EE1C86">
          <w:t xml:space="preserve"> spillage within the subreach.</w:t>
        </w:r>
      </w:ins>
      <w:ins w:id="858" w:author="David Conklin" w:date="2021-03-11T15:19:00Z">
        <w:r w:rsidR="006B199A">
          <w:t xml:space="preserve">  Flow back into the reach from the wet</w:t>
        </w:r>
      </w:ins>
      <w:ins w:id="859" w:author="David Conklin" w:date="2021-03-11T15:20:00Z">
        <w:r w:rsidR="006B199A">
          <w:t>land over the top of the streambank is modeled like other lateral flows.</w:t>
        </w:r>
      </w:ins>
    </w:p>
    <w:p w14:paraId="793699CB" w14:textId="77777777" w:rsidR="00EE1C86" w:rsidRPr="00376109" w:rsidRDefault="00EE1C86" w:rsidP="00376109">
      <w:pPr>
        <w:rPr>
          <w:rPrChange w:id="860" w:author="David Conklin" w:date="2021-03-11T07:03:00Z">
            <w:rPr/>
          </w:rPrChange>
        </w:rPr>
        <w:pPrChange w:id="861" w:author="David Conklin" w:date="2021-03-11T07:03:00Z">
          <w:pPr>
            <w:pStyle w:val="Heading2"/>
          </w:pPr>
        </w:pPrChange>
      </w:pPr>
    </w:p>
    <w:p w14:paraId="71419F3E" w14:textId="001ADEBC" w:rsidR="00871F69" w:rsidRDefault="00871F69" w:rsidP="00871F69">
      <w:pPr>
        <w:pStyle w:val="Heading3"/>
      </w:pPr>
      <w:bookmarkStart w:id="862" w:name="_Toc66437597"/>
      <w:r>
        <w:t xml:space="preserve">Wetland </w:t>
      </w:r>
      <w:r w:rsidR="007A55EC">
        <w:t xml:space="preserve">IDU </w:t>
      </w:r>
      <w:r>
        <w:t>parameters</w:t>
      </w:r>
      <w:bookmarkEnd w:id="862"/>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ins w:id="863" w:author="David Conklin" w:date="2021-03-11T15:25:00Z">
        <w:r w:rsidR="006B199A">
          <w:t>, cms</w:t>
        </w:r>
      </w:ins>
    </w:p>
    <w:p w14:paraId="65DA3334" w14:textId="0C544C38" w:rsidR="00871F69" w:rsidRDefault="00871F69" w:rsidP="00871F69">
      <w:pPr>
        <w:pStyle w:val="Heading3"/>
        <w:rPr>
          <w:ins w:id="864" w:author="David Conklin" w:date="2021-03-11T06:59:00Z"/>
        </w:rPr>
      </w:pPr>
      <w:bookmarkStart w:id="865" w:name="_Toc66437598"/>
      <w:r>
        <w:t>Reach parameters</w:t>
      </w:r>
      <w:bookmarkEnd w:id="865"/>
    </w:p>
    <w:p w14:paraId="18FCBB17" w14:textId="21CA4A84" w:rsidR="00376109" w:rsidRPr="00376109" w:rsidRDefault="00376109" w:rsidP="006C44A4">
      <w:pPr>
        <w:ind w:left="1440" w:hanging="720"/>
        <w:rPr>
          <w:rPrChange w:id="866" w:author="David Conklin" w:date="2021-03-11T06:59:00Z">
            <w:rPr/>
          </w:rPrChange>
        </w:rPr>
        <w:pPrChange w:id="867" w:author="David Conklin" w:date="2021-03-11T09:40:00Z">
          <w:pPr>
            <w:pStyle w:val="Heading3"/>
          </w:pPr>
        </w:pPrChange>
      </w:pPr>
      <w:ins w:id="868" w:author="David Conklin" w:date="2021-03-11T07:00:00Z">
        <w:r>
          <w:t xml:space="preserve">Q – total flow out of the reach both downstream </w:t>
        </w:r>
      </w:ins>
      <w:ins w:id="869" w:author="David Conklin" w:date="2021-03-11T07:01:00Z">
        <w:r>
          <w:t>and over the banks</w:t>
        </w:r>
      </w:ins>
      <w:ins w:id="870" w:author="David Conklin" w:date="2021-03-11T09:39:00Z">
        <w:r w:rsidR="006C44A4">
          <w:t xml:space="preserve"> into adjacent wetlands</w:t>
        </w:r>
      </w:ins>
      <w:ins w:id="871" w:author="David Conklin" w:date="2021-03-11T07:01:00Z">
        <w:r>
          <w:t>, cms</w:t>
        </w:r>
      </w:ins>
    </w:p>
    <w:p w14:paraId="0256077B" w14:textId="115BE627" w:rsidR="00B447EE" w:rsidRPr="00054B65" w:rsidRDefault="00B447EE" w:rsidP="00376109">
      <w:pPr>
        <w:ind w:left="1440" w:hanging="720"/>
        <w:pPrChange w:id="872" w:author="David Conklin" w:date="2021-03-11T06:57:00Z">
          <w:pPr>
            <w:ind w:firstLine="720"/>
          </w:pPr>
        </w:pPrChange>
      </w:pPr>
      <w:r>
        <w:t>Q</w:t>
      </w:r>
      <w:ins w:id="873" w:author="David Conklin" w:date="2021-03-11T06:56:00Z">
        <w:r w:rsidR="00376109">
          <w:t>_DISCHARG</w:t>
        </w:r>
      </w:ins>
      <w:r>
        <w:t xml:space="preserve"> – flow</w:t>
      </w:r>
      <w:ins w:id="874" w:author="David Conklin" w:date="2021-03-11T06:56:00Z">
        <w:r w:rsidR="00376109">
          <w:t xml:space="preserve"> downstream at the downstream end of the reach to the upstream </w:t>
        </w:r>
      </w:ins>
      <w:ins w:id="875" w:author="David Conklin" w:date="2021-03-11T06:57:00Z">
        <w:r w:rsidR="00376109">
          <w:t>end of the adjacent reach</w:t>
        </w:r>
      </w:ins>
      <w:r>
        <w:t>, cms</w:t>
      </w:r>
      <w:ins w:id="876" w:author="David Conklin" w:date="2021-03-11T06:58:00Z">
        <w:r w:rsidR="00376109">
          <w:t xml:space="preserve"> </w:t>
        </w:r>
      </w:ins>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ins w:id="877" w:author="David Conklin" w:date="2021-03-10T06:08:00Z">
        <w:r w:rsidR="00C83F9F">
          <w:t>, calculate</w:t>
        </w:r>
      </w:ins>
      <w:ins w:id="878" w:author="David Conklin" w:date="2021-03-10T06:09:00Z">
        <w:r w:rsidR="00C83F9F">
          <w:t xml:space="preserve">d at the end of the reach loop in </w:t>
        </w:r>
      </w:ins>
      <w:ins w:id="879" w:author="David Conklin" w:date="2021-03-10T06:08:00Z">
        <w:r w:rsidR="00C83F9F">
          <w:t>ReachRouting::SolveReachKinema</w:t>
        </w:r>
      </w:ins>
      <w:ins w:id="880" w:author="David Conklin" w:date="2021-03-10T06:09:00Z">
        <w:r w:rsidR="00C83F9F">
          <w:t>ticWave()</w:t>
        </w:r>
      </w:ins>
    </w:p>
    <w:p w14:paraId="1574AA3A" w14:textId="41C76A56" w:rsidR="00F40120" w:rsidRDefault="00F40120" w:rsidP="006D6388">
      <w:pPr>
        <w:rPr>
          <w:ins w:id="881" w:author="David Conklin" w:date="2021-03-11T07:02:00Z"/>
        </w:rPr>
      </w:pPr>
    </w:p>
    <w:p w14:paraId="1A473CFC" w14:textId="4BC45477" w:rsidR="00376109" w:rsidRDefault="00376109" w:rsidP="006D6388">
      <w:ins w:id="882" w:author="David Conklin" w:date="2021-03-11T07:02:00Z">
        <w:r>
          <w:t>Under all conditions, Q = Q_DISCHARG + Q2WETL.</w:t>
        </w:r>
      </w:ins>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rPr>
          <w:ins w:id="883" w:author="David Conklin" w:date="2021-03-11T15:28:00Z"/>
        </w:rPr>
      </w:pPr>
      <w:r>
        <w:t>Q2WETL = (Q – Q_CAP) * QSPILL_FRC</w:t>
      </w:r>
    </w:p>
    <w:p w14:paraId="12F203C1" w14:textId="2F6DD4A8" w:rsidR="006B199A" w:rsidRDefault="006B199A" w:rsidP="00A8214A">
      <w:pPr>
        <w:ind w:firstLine="720"/>
      </w:pPr>
      <w:ins w:id="884" w:author="David Conklin" w:date="2021-03-11T15:28:00Z">
        <w:r>
          <w:t>Q_DISCHARG = Q – Q2WETL</w:t>
        </w:r>
      </w:ins>
    </w:p>
    <w:p w14:paraId="0718A83D" w14:textId="12B9F23C"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del w:id="885" w:author="David Conklin" w:date="2021-03-11T15:28:00Z">
        <w:r w:rsidR="009425BC" w:rsidDel="006B199A">
          <w:delText>8/14/2</w:delText>
        </w:r>
      </w:del>
      <w:ins w:id="886" w:author="David Conklin" w:date="2021-03-11T15:29:00Z">
        <w:r w:rsidR="006B199A">
          <w:t>3/11/21</w:t>
        </w:r>
      </w:ins>
      <w:del w:id="887" w:author="David Conklin" w:date="2021-03-11T15:29:00Z">
        <w:r w:rsidR="009425BC" w:rsidDel="006B199A">
          <w:delText>0</w:delText>
        </w:r>
      </w:del>
      <w:r w:rsidR="009425BC">
        <w:t>.</w:t>
      </w:r>
    </w:p>
    <w:p w14:paraId="7D801087" w14:textId="5A3188A9" w:rsidR="000219DD" w:rsidRDefault="000219DD" w:rsidP="006D6388">
      <w:r>
        <w:lastRenderedPageBreak/>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724999E4" w:rsidR="006B199A" w:rsidRDefault="00CA1F9F" w:rsidP="006B199A">
      <w:pPr>
        <w:pStyle w:val="Heading2"/>
        <w:rPr>
          <w:ins w:id="888" w:author="David Conklin" w:date="2021-03-11T15:24:00Z"/>
        </w:rPr>
      </w:pPr>
      <w:moveFromRangeStart w:id="889" w:author="David Conklin" w:date="2021-03-11T15:31:00Z" w:name="move66369117"/>
      <w:moveFrom w:id="890" w:author="David Conklin" w:date="2021-03-11T15:31:00Z">
        <w:r w:rsidDel="00E5652B">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From>
      <w:bookmarkStart w:id="891" w:name="_Toc66437599"/>
      <w:moveFromRangeEnd w:id="889"/>
      <w:ins w:id="892" w:author="David Conklin" w:date="2021-03-11T15:24:00Z">
        <w:r w:rsidR="006B199A">
          <w:t>Implementation of the exchange of water between the wetland and the reach</w:t>
        </w:r>
        <w:bookmarkEnd w:id="891"/>
      </w:ins>
    </w:p>
    <w:p w14:paraId="2F0BE6BA" w14:textId="20C03D7F" w:rsidR="00405568" w:rsidRDefault="00405568" w:rsidP="00E5652B">
      <w:pPr>
        <w:rPr>
          <w:ins w:id="893" w:author="David Conklin" w:date="2021-03-12T10:01:00Z"/>
        </w:rPr>
      </w:pPr>
      <w:ins w:id="894" w:author="David Conklin" w:date="2021-03-12T10:01:00Z">
        <w:r>
          <w:tab/>
          <w:t xml:space="preserve">There is a mismatch between the scale at which </w:t>
        </w:r>
      </w:ins>
      <w:ins w:id="895" w:author="David Conklin" w:date="2021-03-12T10:03:00Z">
        <w:r>
          <w:t xml:space="preserve">HBV in CW3M </w:t>
        </w:r>
      </w:ins>
      <w:ins w:id="896" w:author="David Conklin" w:date="2021-03-12T10:01:00Z">
        <w:r>
          <w:t>tracks water</w:t>
        </w:r>
      </w:ins>
      <w:ins w:id="897" w:author="David Conklin" w:date="2021-03-12T10:02:00Z">
        <w:r>
          <w:t xml:space="preserve"> (HRUs) and the scale at which </w:t>
        </w:r>
      </w:ins>
      <w:ins w:id="898" w:author="David Conklin" w:date="2021-03-12T10:03:00Z">
        <w:r>
          <w:t xml:space="preserve">the </w:t>
        </w:r>
      </w:ins>
      <w:ins w:id="899" w:author="David Conklin" w:date="2021-03-12T10:02:00Z">
        <w:r>
          <w:t>CW3M</w:t>
        </w:r>
      </w:ins>
      <w:ins w:id="900" w:author="David Conklin" w:date="2021-03-12T10:03:00Z">
        <w:r>
          <w:t xml:space="preserve"> wetland model </w:t>
        </w:r>
      </w:ins>
      <w:ins w:id="901" w:author="David Conklin" w:date="2021-03-12T10:02:00Z">
        <w:r>
          <w:t xml:space="preserve"> represents wetlands (IDUs).</w:t>
        </w:r>
      </w:ins>
      <w:ins w:id="902" w:author="David Conklin" w:date="2021-03-12T10:04:00Z">
        <w:r>
          <w:t xml:space="preserve">  A similar scale mismatch between HBV and irrigation was accomodated by a</w:t>
        </w:r>
      </w:ins>
      <w:ins w:id="903" w:author="David Conklin" w:date="2021-03-12T10:05:00Z">
        <w:r>
          <w:t>dding an “irrigated soil water” compartment</w:t>
        </w:r>
      </w:ins>
      <w:ins w:id="904" w:author="David Conklin" w:date="2021-03-12T10:06:00Z">
        <w:r>
          <w:t xml:space="preserve"> (BOX_</w:t>
        </w:r>
      </w:ins>
      <w:ins w:id="905" w:author="David Conklin" w:date="2021-03-12T10:07:00Z">
        <w:r>
          <w:t>IRRIG_SOIL)</w:t>
        </w:r>
      </w:ins>
      <w:ins w:id="906" w:author="David Conklin" w:date="2021-03-12T10:05:00Z">
        <w:r>
          <w:t xml:space="preserve"> to the soil “layers” re</w:t>
        </w:r>
      </w:ins>
      <w:ins w:id="907" w:author="David Conklin" w:date="2021-03-12T10:06:00Z">
        <w:r>
          <w:t>cognized by HBV</w:t>
        </w:r>
      </w:ins>
      <w:ins w:id="908" w:author="David Conklin" w:date="2021-03-12T10:08:00Z">
        <w:r>
          <w:t>.  This addition allowe</w:t>
        </w:r>
      </w:ins>
      <w:ins w:id="909" w:author="David Conklin" w:date="2021-03-12T10:09:00Z">
        <w:r>
          <w:t>d some IDUs within a given HRU to be irrigated, and others not irrigated.</w:t>
        </w:r>
      </w:ins>
      <w:ins w:id="910" w:author="David Conklin" w:date="2021-03-12T10:10:00Z">
        <w:r>
          <w:t xml:space="preserve">  The wetland </w:t>
        </w:r>
      </w:ins>
      <w:ins w:id="911" w:author="David Conklin" w:date="2021-03-12T10:11:00Z">
        <w:r w:rsidR="008D5BFA">
          <w:t>model accomodates both wetland and non-wetland IDUs withi</w:t>
        </w:r>
      </w:ins>
      <w:ins w:id="912" w:author="David Conklin" w:date="2021-03-12T10:12:00Z">
        <w:r w:rsidR="008D5BFA">
          <w:t xml:space="preserve">n a single HRU, </w:t>
        </w:r>
      </w:ins>
      <w:ins w:id="913" w:author="David Conklin" w:date="2021-03-12T10:13:00Z">
        <w:r w:rsidR="008D5BFA">
          <w:t>and tracks the different conditions from one wetland IDU to another, through the u</w:t>
        </w:r>
      </w:ins>
      <w:ins w:id="914" w:author="David Conklin" w:date="2021-03-12T10:14:00Z">
        <w:r w:rsidR="008D5BFA">
          <w:t xml:space="preserve">se of IDU attributes: the LULC_B, VEGCLASS, WETNESS, </w:t>
        </w:r>
      </w:ins>
      <w:ins w:id="915" w:author="David Conklin" w:date="2021-03-12T10:15:00Z">
        <w:r w:rsidR="008D5BFA">
          <w:t xml:space="preserve">and </w:t>
        </w:r>
      </w:ins>
      <w:ins w:id="916" w:author="David Conklin" w:date="2021-03-12T10:14:00Z">
        <w:r w:rsidR="008D5BFA">
          <w:t>W</w:t>
        </w:r>
      </w:ins>
      <w:ins w:id="917" w:author="David Conklin" w:date="2021-03-12T10:15:00Z">
        <w:r w:rsidR="008D5BFA">
          <w:t>ETL_CAP.</w:t>
        </w:r>
      </w:ins>
      <w:ins w:id="918" w:author="David Conklin" w:date="2021-03-12T10:16:00Z">
        <w:r w:rsidR="008D5BFA">
          <w:t xml:space="preserve">  Maintaining overall water balance</w:t>
        </w:r>
      </w:ins>
      <w:ins w:id="919" w:author="David Conklin" w:date="2021-03-12T10:17:00Z">
        <w:r w:rsidR="008D5BFA">
          <w:t>, however, requires tracking water at the HRU level</w:t>
        </w:r>
      </w:ins>
      <w:ins w:id="920" w:author="David Conklin" w:date="2021-03-12T10:19:00Z">
        <w:r w:rsidR="008D5BFA">
          <w:t xml:space="preserve"> in HBV.  To fit within </w:t>
        </w:r>
      </w:ins>
      <w:ins w:id="921" w:author="David Conklin" w:date="2021-03-12T10:20:00Z">
        <w:r w:rsidR="008D5BFA">
          <w:t xml:space="preserve">the existing CW3M/HBV/HRU structure, standing water in </w:t>
        </w:r>
      </w:ins>
      <w:ins w:id="922" w:author="David Conklin" w:date="2021-03-12T10:21:00Z">
        <w:r w:rsidR="00416577">
          <w:t>wetland IDUs will be aggregated into the “meltwater” (BOX_MELT) compartment</w:t>
        </w:r>
      </w:ins>
      <w:ins w:id="923" w:author="David Conklin" w:date="2021-03-12T10:22:00Z">
        <w:r w:rsidR="00416577">
          <w:t xml:space="preserve"> CW3M’s HBV implementation.</w:t>
        </w:r>
      </w:ins>
      <w:ins w:id="924" w:author="David Conklin" w:date="2021-03-12T10:23:00Z">
        <w:r w:rsidR="00416577">
          <w:t xml:space="preserve">  This is a compromise, and carries with it the consequence that on any given day an HRU may </w:t>
        </w:r>
      </w:ins>
      <w:ins w:id="925" w:author="David Conklin" w:date="2021-03-12T10:25:00Z">
        <w:r w:rsidR="00416577">
          <w:t>contain</w:t>
        </w:r>
      </w:ins>
      <w:ins w:id="926" w:author="David Conklin" w:date="2021-03-12T10:24:00Z">
        <w:r w:rsidR="00416577">
          <w:t xml:space="preserve"> either snow on the ground or standing water</w:t>
        </w:r>
      </w:ins>
      <w:ins w:id="927" w:author="David Conklin" w:date="2021-03-12T10:25:00Z">
        <w:r w:rsidR="00416577">
          <w:t xml:space="preserve"> in wetland IDUs, </w:t>
        </w:r>
      </w:ins>
      <w:ins w:id="928" w:author="David Conklin" w:date="2021-03-12T10:26:00Z">
        <w:r w:rsidR="00416577">
          <w:t xml:space="preserve">but not both.  </w:t>
        </w:r>
      </w:ins>
      <w:ins w:id="929" w:author="David Conklin" w:date="2021-03-12T10:27:00Z">
        <w:r w:rsidR="00416577">
          <w:t xml:space="preserve">That limitation is similar to </w:t>
        </w:r>
      </w:ins>
      <w:ins w:id="930" w:author="David Conklin" w:date="2021-03-12T10:29:00Z">
        <w:r w:rsidR="00416577">
          <w:t>other</w:t>
        </w:r>
      </w:ins>
      <w:ins w:id="931" w:author="David Conklin" w:date="2021-03-12T10:27:00Z">
        <w:r w:rsidR="00416577">
          <w:t xml:space="preserve"> limitation</w:t>
        </w:r>
      </w:ins>
      <w:ins w:id="932" w:author="David Conklin" w:date="2021-03-12T10:29:00Z">
        <w:r w:rsidR="00416577">
          <w:t>s</w:t>
        </w:r>
      </w:ins>
      <w:ins w:id="933" w:author="David Conklin" w:date="2021-03-12T10:27:00Z">
        <w:r w:rsidR="00416577">
          <w:t xml:space="preserve"> already present in CW3M</w:t>
        </w:r>
      </w:ins>
      <w:ins w:id="934" w:author="David Conklin" w:date="2021-03-12T10:28:00Z">
        <w:r w:rsidR="00416577">
          <w:t xml:space="preserve"> – the assumption</w:t>
        </w:r>
      </w:ins>
      <w:ins w:id="935" w:author="David Conklin" w:date="2021-03-12T10:29:00Z">
        <w:r w:rsidR="00416577">
          <w:t>s</w:t>
        </w:r>
      </w:ins>
      <w:ins w:id="936" w:author="David Conklin" w:date="2021-03-12T10:28:00Z">
        <w:r w:rsidR="00416577">
          <w:t xml:space="preserve"> that reaches never freeze</w:t>
        </w:r>
      </w:ins>
      <w:ins w:id="937" w:author="David Conklin" w:date="2021-03-12T10:29:00Z">
        <w:r w:rsidR="00416577">
          <w:t xml:space="preserve"> and never stop flowing</w:t>
        </w:r>
      </w:ins>
      <w:ins w:id="938" w:author="David Conklin" w:date="2021-03-12T10:30:00Z">
        <w:r w:rsidR="00416577">
          <w:t xml:space="preserve">.  </w:t>
        </w:r>
      </w:ins>
    </w:p>
    <w:p w14:paraId="35143BDC" w14:textId="21EDCF74" w:rsidR="00E5652B" w:rsidRDefault="00E5652B" w:rsidP="00E5652B">
      <w:pPr>
        <w:rPr>
          <w:moveTo w:id="939" w:author="David Conklin" w:date="2021-03-11T15:31:00Z"/>
        </w:rPr>
      </w:pPr>
      <w:ins w:id="940" w:author="David Conklin" w:date="2021-03-11T15:32:00Z">
        <w:r>
          <w:tab/>
        </w:r>
      </w:ins>
      <w:ins w:id="941" w:author="David Conklin" w:date="2021-03-12T10:56:00Z">
        <w:r w:rsidR="00310B10">
          <w:t xml:space="preserve">A boolean variable </w:t>
        </w:r>
        <w:r w:rsidR="00310B10" w:rsidRPr="00310B10">
          <w:rPr>
            <w:i/>
            <w:iCs/>
            <w:rPrChange w:id="942" w:author="David Conklin" w:date="2021-03-12T10:56:00Z">
              <w:rPr/>
            </w:rPrChange>
          </w:rPr>
          <w:t>m_standingH2Oflag</w:t>
        </w:r>
        <w:r w:rsidR="00310B10">
          <w:t xml:space="preserve"> has been added to the HRU class</w:t>
        </w:r>
      </w:ins>
      <w:ins w:id="943" w:author="David Conklin" w:date="2021-03-12T10:57:00Z">
        <w:r w:rsidR="00310B10">
          <w:t xml:space="preserve"> to indicate when BOX_MELT is being used to track standing water in wetland IDUs instead of melt water in </w:t>
        </w:r>
      </w:ins>
      <w:ins w:id="944" w:author="David Conklin" w:date="2021-03-12T10:58:00Z">
        <w:r w:rsidR="00310B10">
          <w:t>a snowpack.</w:t>
        </w:r>
      </w:ins>
      <w:ins w:id="945" w:author="David Conklin" w:date="2021-03-12T06:22:00Z">
        <w:r w:rsidR="00E24ADB">
          <w:t xml:space="preserve">  </w:t>
        </w:r>
      </w:ins>
      <w:moveToRangeStart w:id="946" w:author="David Conklin" w:date="2021-03-11T15:31:00Z" w:name="move66369117"/>
      <w:moveTo w:id="947" w:author="David Conklin" w:date="2021-03-11T15:31:00Z">
        <w:r>
          <w:t>It will be necessary to add logic to HBV::HBVdailyProcess()</w:t>
        </w:r>
      </w:moveTo>
      <w:ins w:id="948" w:author="David Conklin" w:date="2021-03-11T15:46:00Z">
        <w:r w:rsidR="00090134">
          <w:t xml:space="preserve"> for wetland IDUs</w:t>
        </w:r>
      </w:ins>
      <w:moveTo w:id="949" w:author="David Conklin" w:date="2021-03-11T15:31:00Z">
        <w:r>
          <w:t xml:space="preserve"> </w:t>
        </w:r>
      </w:moveTo>
      <w:ins w:id="950" w:author="David Conklin" w:date="2021-03-11T15:36:00Z">
        <w:r>
          <w:t>somewhat analogous to that for</w:t>
        </w:r>
      </w:ins>
      <w:moveTo w:id="951" w:author="David Conklin" w:date="2021-03-11T15:31:00Z">
        <w:del w:id="952" w:author="David Conklin" w:date="2021-03-11T15:46:00Z">
          <w:r w:rsidDel="00090134">
            <w:delText>to use</w:delText>
          </w:r>
        </w:del>
        <w:r>
          <w:t xml:space="preserve"> SOILH2OEST</w:t>
        </w:r>
      </w:moveTo>
      <w:ins w:id="953" w:author="David Conklin" w:date="2021-03-11T15:47:00Z">
        <w:r w:rsidR="00090134">
          <w:t xml:space="preserve"> for IDUs in agricultural use.  The new logic would</w:t>
        </w:r>
      </w:ins>
      <w:ins w:id="954" w:author="David Conklin" w:date="2021-03-11T15:48:00Z">
        <w:r w:rsidR="00090134">
          <w:t xml:space="preserve"> maintain the value of the WETNESS attribute and calculate WETL2Q </w:t>
        </w:r>
      </w:ins>
      <w:moveTo w:id="955" w:author="David Conklin" w:date="2021-03-11T15:31:00Z">
        <w:del w:id="956" w:author="David Conklin" w:date="2021-03-11T15:48:00Z">
          <w:r w:rsidDel="00090134">
            <w:delText xml:space="preserve"> </w:delText>
          </w:r>
        </w:del>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moveTo>
    </w:p>
    <w:p w14:paraId="64493B97" w14:textId="237F9F16" w:rsidR="00E5652B" w:rsidRDefault="00B81710" w:rsidP="00E5652B">
      <w:pPr>
        <w:rPr>
          <w:ins w:id="957" w:author="David Conklin" w:date="2021-03-11T16:04:00Z"/>
        </w:rPr>
      </w:pPr>
      <w:ins w:id="958" w:author="David Conklin" w:date="2021-03-11T15:54:00Z">
        <w:r>
          <w:tab/>
          <w:t xml:space="preserve">As </w:t>
        </w:r>
      </w:ins>
      <w:ins w:id="959" w:author="David Conklin" w:date="2021-03-11T15:55:00Z">
        <w:r>
          <w:t>of early 2021, HBV in CW3M does not have any explicit provisions for what happens to standing water</w:t>
        </w:r>
      </w:ins>
      <w:ins w:id="960" w:author="David Conklin" w:date="2021-03-11T15:56:00Z">
        <w:r>
          <w:t xml:space="preserve"> on the soil surface; rather, it assumes that excess water will run off immediately to the </w:t>
        </w:r>
      </w:ins>
      <w:ins w:id="961" w:author="David Conklin" w:date="2021-03-11T15:57:00Z">
        <w:r>
          <w:t>streams.  The new wetland model will incorporate the</w:t>
        </w:r>
      </w:ins>
      <w:ins w:id="962" w:author="David Conklin" w:date="2021-03-11T15:58:00Z">
        <w:r>
          <w:t xml:space="preserve"> assumption that whenever there is standing water, the topsoil is at field capacity</w:t>
        </w:r>
      </w:ins>
      <w:ins w:id="963" w:author="David Conklin" w:date="2021-03-11T15:59:00Z">
        <w:r>
          <w:t>, and calculate</w:t>
        </w:r>
        <w:r w:rsidR="00172A8D">
          <w:t xml:space="preserve"> drainage through the soil accordingly.  </w:t>
        </w:r>
      </w:ins>
      <w:ins w:id="964" w:author="David Conklin" w:date="2021-03-11T16:00:00Z">
        <w:r w:rsidR="00172A8D">
          <w:t xml:space="preserve">Each day an amount of water will be withdrawn from the standing water </w:t>
        </w:r>
      </w:ins>
      <w:ins w:id="965" w:author="David Conklin" w:date="2021-03-11T16:01:00Z">
        <w:r w:rsidR="00172A8D">
          <w:t xml:space="preserve">sufficient </w:t>
        </w:r>
      </w:ins>
      <w:ins w:id="966" w:author="David Conklin" w:date="2021-03-11T16:00:00Z">
        <w:r w:rsidR="00172A8D">
          <w:t>to restore the soil to field capacity.</w:t>
        </w:r>
      </w:ins>
      <w:ins w:id="967" w:author="David Conklin" w:date="2021-03-11T16:01:00Z">
        <w:r w:rsidR="00172A8D">
          <w:t xml:space="preserve">  In addition, </w:t>
        </w:r>
      </w:ins>
      <w:ins w:id="968" w:author="David Conklin" w:date="2021-03-11T16:02:00Z">
        <w:r w:rsidR="00172A8D">
          <w:t>wh</w:t>
        </w:r>
      </w:ins>
      <w:ins w:id="969" w:author="David Conklin" w:date="2021-03-11T16:03:00Z">
        <w:r w:rsidR="00172A8D">
          <w:t xml:space="preserve">enever Q_DISCHARG is less than Q_CAP, </w:t>
        </w:r>
      </w:ins>
      <w:ins w:id="970" w:author="David Conklin" w:date="2021-03-11T16:01:00Z">
        <w:r w:rsidR="00172A8D">
          <w:t>standing water above WETL_CAP</w:t>
        </w:r>
      </w:ins>
      <w:ins w:id="971" w:author="David Conklin" w:date="2021-03-11T16:02:00Z">
        <w:r w:rsidR="00172A8D">
          <w:t xml:space="preserve"> will flow back to the stream as WETL2Q.</w:t>
        </w:r>
      </w:ins>
      <w:ins w:id="972" w:author="David Conklin" w:date="2021-03-11T16:03:00Z">
        <w:r w:rsidR="00172A8D">
          <w:t>, in an</w:t>
        </w:r>
      </w:ins>
      <w:ins w:id="973" w:author="David Conklin" w:date="2021-03-11T16:04:00Z">
        <w:r w:rsidR="00172A8D">
          <w:t xml:space="preserve"> amount sufficient to bring Q_DISCHARG back to Q_CAP.</w:t>
        </w:r>
      </w:ins>
    </w:p>
    <w:p w14:paraId="7206DB57" w14:textId="6B869248" w:rsidR="00172A8D" w:rsidRDefault="00172A8D" w:rsidP="00E5652B">
      <w:pPr>
        <w:rPr>
          <w:ins w:id="974" w:author="David Conklin" w:date="2021-03-12T05:38:00Z"/>
        </w:rPr>
      </w:pPr>
      <w:ins w:id="975" w:author="David Conklin" w:date="2021-03-11T16:04:00Z">
        <w:r>
          <w:tab/>
        </w:r>
      </w:ins>
      <w:ins w:id="976" w:author="David Conklin" w:date="2021-03-12T05:37:00Z">
        <w:r w:rsidR="000867E6">
          <w:t>A</w:t>
        </w:r>
      </w:ins>
      <w:ins w:id="977" w:author="David Conklin" w:date="2021-03-11T16:05:00Z">
        <w:r>
          <w:t xml:space="preserve"> calculation of evapo</w:t>
        </w:r>
      </w:ins>
      <w:ins w:id="978" w:author="David Conklin" w:date="2021-03-11T16:06:00Z">
        <w:r>
          <w:t>ration</w:t>
        </w:r>
      </w:ins>
      <w:ins w:id="979" w:author="David Conklin" w:date="2021-03-11T16:05:00Z">
        <w:r>
          <w:t xml:space="preserve"> from the surface of any standing water</w:t>
        </w:r>
      </w:ins>
      <w:ins w:id="980" w:author="David Conklin" w:date="2021-03-11T16:06:00Z">
        <w:r>
          <w:t xml:space="preserve"> in the wetland IDUs will be added to the existing </w:t>
        </w:r>
      </w:ins>
      <w:ins w:id="981" w:author="David Conklin" w:date="2021-03-11T16:07:00Z">
        <w:r>
          <w:t>ET calculations.  The new logic may take advantage of LAI information associated with the wetland states.</w:t>
        </w:r>
      </w:ins>
    </w:p>
    <w:p w14:paraId="7C0BC26E" w14:textId="77777777" w:rsidR="00C0016F" w:rsidRDefault="00C0016F">
      <w:pPr>
        <w:rPr>
          <w:ins w:id="982" w:author="David Conklin" w:date="2021-03-12T10:31:00Z"/>
        </w:rPr>
      </w:pPr>
      <w:ins w:id="983" w:author="David Conklin" w:date="2021-03-12T10:31:00Z">
        <w:r>
          <w:br w:type="page"/>
        </w:r>
      </w:ins>
    </w:p>
    <w:p w14:paraId="24A6C47A" w14:textId="31A758F0" w:rsidR="000867E6" w:rsidRDefault="000867E6" w:rsidP="00E5652B">
      <w:pPr>
        <w:rPr>
          <w:ins w:id="984" w:author="David Conklin" w:date="2021-03-12T05:44:00Z"/>
        </w:rPr>
      </w:pPr>
      <w:ins w:id="985" w:author="David Conklin" w:date="2021-03-12T05:38:00Z">
        <w:r>
          <w:lastRenderedPageBreak/>
          <w:tab/>
        </w:r>
      </w:ins>
      <w:ins w:id="986" w:author="David Conklin" w:date="2021-03-12T05:46:00Z">
        <w:r>
          <w:t>Withi</w:t>
        </w:r>
      </w:ins>
      <w:ins w:id="987" w:author="David Conklin" w:date="2021-03-12T05:38:00Z">
        <w:r>
          <w:t xml:space="preserve">n the Flow daily loop, </w:t>
        </w:r>
      </w:ins>
      <w:ins w:id="988" w:author="David Conklin" w:date="2021-03-12T05:40:00Z">
        <w:r>
          <w:t xml:space="preserve">the order of </w:t>
        </w:r>
      </w:ins>
      <w:ins w:id="989" w:author="David Conklin" w:date="2021-03-12T05:41:00Z">
        <w:r>
          <w:t>calculation is:</w:t>
        </w:r>
      </w:ins>
    </w:p>
    <w:p w14:paraId="6A869EF4" w14:textId="2663A619" w:rsidR="000867E6" w:rsidRDefault="000867E6" w:rsidP="00E5652B">
      <w:pPr>
        <w:rPr>
          <w:ins w:id="990" w:author="David Conklin" w:date="2021-03-12T05:41:00Z"/>
        </w:rPr>
      </w:pPr>
      <w:ins w:id="991" w:author="David Conklin" w:date="2021-03-12T05:44:00Z">
        <w:r>
          <w:tab/>
        </w:r>
        <w:r>
          <w:tab/>
        </w:r>
        <w:r w:rsidRPr="000867E6">
          <w:rPr>
            <w:u w:val="single"/>
            <w:rPrChange w:id="992" w:author="David Conklin" w:date="2021-03-12T05:45:00Z">
              <w:rPr/>
            </w:rPrChange>
          </w:rPr>
          <w:t>time</w:t>
        </w:r>
        <w:r>
          <w:tab/>
        </w:r>
        <w:r>
          <w:tab/>
        </w:r>
      </w:ins>
      <w:ins w:id="993" w:author="David Conklin" w:date="2021-03-12T05:45:00Z">
        <w:r>
          <w:tab/>
        </w:r>
      </w:ins>
      <w:ins w:id="994" w:author="David Conklin" w:date="2021-03-12T05:46:00Z">
        <w:r>
          <w:rPr>
            <w:u w:val="single"/>
          </w:rPr>
          <w:t>daily process</w:t>
        </w:r>
      </w:ins>
    </w:p>
    <w:p w14:paraId="084C930C" w14:textId="77777777" w:rsidR="0056594C" w:rsidRDefault="000867E6" w:rsidP="00E5652B">
      <w:pPr>
        <w:rPr>
          <w:ins w:id="995" w:author="David Conklin" w:date="2021-03-12T06:27:00Z"/>
        </w:rPr>
      </w:pPr>
      <w:ins w:id="996" w:author="David Conklin" w:date="2021-03-12T05:41:00Z">
        <w:r>
          <w:tab/>
        </w:r>
        <w:r>
          <w:tab/>
          <w:t>GMT_CATCHMENT</w:t>
        </w:r>
        <w:r>
          <w:tab/>
          <w:t>HBV</w:t>
        </w:r>
      </w:ins>
      <w:ins w:id="997" w:author="David Conklin" w:date="2021-03-12T05:51:00Z">
        <w:r w:rsidR="00E01D0A">
          <w:tab/>
        </w:r>
        <w:r w:rsidR="00E01D0A">
          <w:tab/>
          <w:t xml:space="preserve">calculate </w:t>
        </w:r>
      </w:ins>
      <w:ins w:id="998" w:author="David Conklin" w:date="2021-03-12T05:59:00Z">
        <w:r w:rsidR="00B14B08">
          <w:t>infiltration</w:t>
        </w:r>
      </w:ins>
      <w:ins w:id="999" w:author="David Conklin" w:date="2021-03-12T06:27:00Z">
        <w:r w:rsidR="00E24ADB">
          <w:t>,</w:t>
        </w:r>
        <w:r w:rsidR="0056594C">
          <w:t xml:space="preserve"> WETL2Q, and WETNESS</w:t>
        </w:r>
      </w:ins>
    </w:p>
    <w:p w14:paraId="2FAD36EA" w14:textId="24568BC9" w:rsidR="000867E6" w:rsidRDefault="000867E6" w:rsidP="00E5652B">
      <w:pPr>
        <w:rPr>
          <w:ins w:id="1000" w:author="David Conklin" w:date="2021-03-12T05:42:00Z"/>
        </w:rPr>
      </w:pPr>
      <w:ins w:id="1001" w:author="David Conklin" w:date="2021-03-12T05:41:00Z">
        <w:r>
          <w:tab/>
        </w:r>
        <w:r>
          <w:tab/>
        </w:r>
        <w:r>
          <w:tab/>
        </w:r>
        <w:r>
          <w:tab/>
        </w:r>
        <w:r>
          <w:tab/>
          <w:t>EvapTr</w:t>
        </w:r>
      </w:ins>
      <w:ins w:id="1002" w:author="David Conklin" w:date="2021-03-12T05:42:00Z">
        <w:r>
          <w:t>ans</w:t>
        </w:r>
      </w:ins>
      <w:ins w:id="1003" w:author="David Conklin" w:date="2021-03-12T06:14:00Z">
        <w:r w:rsidR="00752704">
          <w:tab/>
          <w:t>calculate ET from</w:t>
        </w:r>
      </w:ins>
      <w:ins w:id="1004" w:author="David Conklin" w:date="2021-03-12T06:15:00Z">
        <w:r w:rsidR="00752704">
          <w:t xml:space="preserve"> standing water</w:t>
        </w:r>
      </w:ins>
    </w:p>
    <w:p w14:paraId="3BECDF0D" w14:textId="200CED7F" w:rsidR="00E01D0A" w:rsidRDefault="000867E6" w:rsidP="00E5652B">
      <w:pPr>
        <w:rPr>
          <w:ins w:id="1005" w:author="David Conklin" w:date="2021-03-12T05:43:00Z"/>
        </w:rPr>
      </w:pPr>
      <w:ins w:id="1006" w:author="David Conklin" w:date="2021-03-12T05:42:00Z">
        <w:r>
          <w:tab/>
        </w:r>
        <w:r>
          <w:tab/>
          <w:t>GMT_REACH</w:t>
        </w:r>
      </w:ins>
      <w:ins w:id="1007" w:author="David Conklin" w:date="2021-03-12T05:43:00Z">
        <w:r>
          <w:tab/>
        </w:r>
        <w:r>
          <w:tab/>
          <w:t>ReachRouting</w:t>
        </w:r>
      </w:ins>
      <w:ins w:id="1008" w:author="David Conklin" w:date="2021-03-12T05:51:00Z">
        <w:r w:rsidR="00E01D0A">
          <w:tab/>
        </w:r>
      </w:ins>
      <w:ins w:id="1009" w:author="David Conklin" w:date="2021-03-12T05:57:00Z">
        <w:r w:rsidR="00B14B08">
          <w:t xml:space="preserve">apply WETL2Q and </w:t>
        </w:r>
      </w:ins>
      <w:ins w:id="1010" w:author="David Conklin" w:date="2021-03-12T05:51:00Z">
        <w:r w:rsidR="00E01D0A">
          <w:t xml:space="preserve"> </w:t>
        </w:r>
      </w:ins>
      <w:ins w:id="1011" w:author="David Conklin" w:date="2021-03-12T05:52:00Z">
        <w:r w:rsidR="00E01D0A">
          <w:t>calculate Q2WETL</w:t>
        </w:r>
      </w:ins>
    </w:p>
    <w:p w14:paraId="731E1E97" w14:textId="03B9D444" w:rsidR="000867E6" w:rsidRDefault="000867E6" w:rsidP="00E5652B">
      <w:pPr>
        <w:rPr>
          <w:ins w:id="1012" w:author="David Conklin" w:date="2021-03-12T05:54:00Z"/>
        </w:rPr>
      </w:pPr>
      <w:ins w:id="1013" w:author="David Conklin" w:date="2021-03-12T05:43:00Z">
        <w:r>
          <w:tab/>
        </w:r>
        <w:r>
          <w:tab/>
          <w:t>GMT_RESERVOIR</w:t>
        </w:r>
      </w:ins>
      <w:ins w:id="1014" w:author="David Conklin" w:date="2021-03-12T05:49:00Z">
        <w:r w:rsidR="00E01D0A">
          <w:tab/>
          <w:t>Reservoir</w:t>
        </w:r>
      </w:ins>
      <w:ins w:id="1015" w:author="David Conklin" w:date="2021-03-12T05:52:00Z">
        <w:r w:rsidR="00E01D0A">
          <w:tab/>
        </w:r>
      </w:ins>
      <w:ins w:id="1016" w:author="David Conklin" w:date="2021-03-12T06:33:00Z">
        <w:r w:rsidR="0056594C">
          <w:t xml:space="preserve">update Q2WETL </w:t>
        </w:r>
      </w:ins>
    </w:p>
    <w:p w14:paraId="4F9DAB63" w14:textId="393BB5A8" w:rsidR="00E01D0A" w:rsidRPr="00E01D0A" w:rsidRDefault="00E01D0A" w:rsidP="00E5652B">
      <w:pPr>
        <w:rPr>
          <w:ins w:id="1017" w:author="David Conklin" w:date="2021-03-12T05:44:00Z"/>
          <w:rPrChange w:id="1018" w:author="David Conklin" w:date="2021-03-12T05:55:00Z">
            <w:rPr>
              <w:ins w:id="1019" w:author="David Conklin" w:date="2021-03-12T05:44:00Z"/>
            </w:rPr>
          </w:rPrChange>
        </w:rPr>
      </w:pPr>
      <w:ins w:id="1020" w:author="David Conklin" w:date="2021-03-12T05:54:00Z">
        <w:r>
          <w:tab/>
        </w:r>
        <w:r>
          <w:rPr>
            <w:i/>
            <w:iCs/>
          </w:rPr>
          <w:t>new</w:t>
        </w:r>
      </w:ins>
      <w:ins w:id="1021" w:author="David Conklin" w:date="2021-03-12T05:55:00Z">
        <w:r>
          <w:rPr>
            <w:i/>
            <w:iCs/>
          </w:rPr>
          <w:tab/>
        </w:r>
        <w:r>
          <w:t>GMT_WETLAND</w:t>
        </w:r>
        <w:r>
          <w:tab/>
        </w:r>
      </w:ins>
      <w:ins w:id="1022" w:author="David Conklin" w:date="2021-03-12T05:56:00Z">
        <w:r>
          <w:t>Wetland</w:t>
        </w:r>
        <w:r>
          <w:tab/>
          <w:t>apply</w:t>
        </w:r>
      </w:ins>
      <w:ins w:id="1023" w:author="David Conklin" w:date="2021-03-12T05:57:00Z">
        <w:r>
          <w:t xml:space="preserve"> Q2WETL</w:t>
        </w:r>
      </w:ins>
    </w:p>
    <w:p w14:paraId="250AECA5" w14:textId="7734C9D8" w:rsidR="000867E6" w:rsidRDefault="000867E6" w:rsidP="00E5652B">
      <w:pPr>
        <w:rPr>
          <w:ins w:id="1024" w:author="David Conklin" w:date="2021-03-12T06:01:00Z"/>
        </w:rPr>
      </w:pPr>
    </w:p>
    <w:p w14:paraId="3F304D91" w14:textId="6EE057A0" w:rsidR="00B14B08" w:rsidRPr="00B14B08" w:rsidRDefault="00B14B08" w:rsidP="00E5652B">
      <w:pPr>
        <w:rPr>
          <w:ins w:id="1025" w:author="David Conklin" w:date="2021-03-12T06:02:00Z"/>
          <w:u w:val="single"/>
          <w:rPrChange w:id="1026" w:author="David Conklin" w:date="2021-03-12T06:05:00Z">
            <w:rPr>
              <w:ins w:id="1027" w:author="David Conklin" w:date="2021-03-12T06:02:00Z"/>
            </w:rPr>
          </w:rPrChange>
        </w:rPr>
      </w:pPr>
      <w:ins w:id="1028" w:author="David Conklin" w:date="2021-03-12T06:01:00Z">
        <w:r>
          <w:tab/>
        </w:r>
      </w:ins>
      <w:ins w:id="1029" w:author="David Conklin" w:date="2021-03-12T06:02:00Z">
        <w:r w:rsidRPr="00B14B08">
          <w:rPr>
            <w:u w:val="single"/>
            <w:rPrChange w:id="1030" w:author="David Conklin" w:date="2021-03-12T06:05:00Z">
              <w:rPr/>
            </w:rPrChange>
          </w:rPr>
          <w:t>Wetland logic in HBV</w:t>
        </w:r>
      </w:ins>
      <w:ins w:id="1031" w:author="David Conklin" w:date="2021-03-12T06:28:00Z">
        <w:r w:rsidR="0056594C">
          <w:rPr>
            <w:u w:val="single"/>
          </w:rPr>
          <w:t xml:space="preserve"> for HRUs and IDUs</w:t>
        </w:r>
      </w:ins>
    </w:p>
    <w:p w14:paraId="15EDB18F" w14:textId="73D4F3E7" w:rsidR="00B14B08" w:rsidRDefault="00E24ADB" w:rsidP="00B14B08">
      <w:pPr>
        <w:pStyle w:val="ListParagraph"/>
        <w:numPr>
          <w:ilvl w:val="0"/>
          <w:numId w:val="11"/>
        </w:numPr>
        <w:rPr>
          <w:ins w:id="1032" w:author="David Conklin" w:date="2021-03-12T06:03:00Z"/>
        </w:rPr>
      </w:pPr>
      <w:ins w:id="1033" w:author="David Conklin" w:date="2021-03-12T06:25:00Z">
        <w:r>
          <w:t>for each HRU</w:t>
        </w:r>
      </w:ins>
      <w:ins w:id="1034" w:author="David Conklin" w:date="2021-03-12T06:26:00Z">
        <w:r>
          <w:t xml:space="preserve">, </w:t>
        </w:r>
      </w:ins>
      <w:ins w:id="1035" w:author="David Conklin" w:date="2021-03-12T06:02:00Z">
        <w:r w:rsidR="00B14B08">
          <w:t>infiltrate</w:t>
        </w:r>
      </w:ins>
      <w:ins w:id="1036" w:author="David Conklin" w:date="2021-03-12T06:03:00Z">
        <w:r w:rsidR="00B14B08">
          <w:t xml:space="preserve"> water</w:t>
        </w:r>
      </w:ins>
      <w:ins w:id="1037" w:author="David Conklin" w:date="2021-03-12T06:10:00Z">
        <w:r w:rsidR="00752704">
          <w:t xml:space="preserve"> from the surface water compartment</w:t>
        </w:r>
      </w:ins>
      <w:ins w:id="1038" w:author="David Conklin" w:date="2021-03-12T06:11:00Z">
        <w:r w:rsidR="00752704">
          <w:t xml:space="preserve"> as if soil water is at field capacity</w:t>
        </w:r>
      </w:ins>
    </w:p>
    <w:p w14:paraId="44A049F6" w14:textId="78EF972B" w:rsidR="00752704" w:rsidRDefault="00E24ADB" w:rsidP="00E24ADB">
      <w:pPr>
        <w:pStyle w:val="ListParagraph"/>
        <w:numPr>
          <w:ilvl w:val="0"/>
          <w:numId w:val="11"/>
        </w:numPr>
        <w:rPr>
          <w:ins w:id="1039" w:author="David Conklin" w:date="2021-03-12T06:07:00Z"/>
        </w:rPr>
        <w:pPrChange w:id="1040" w:author="David Conklin" w:date="2021-03-12T06:26:00Z">
          <w:pPr>
            <w:pStyle w:val="ListParagraph"/>
            <w:numPr>
              <w:numId w:val="11"/>
            </w:numPr>
            <w:ind w:hanging="360"/>
          </w:pPr>
        </w:pPrChange>
      </w:pPr>
      <w:ins w:id="1041" w:author="David Conklin" w:date="2021-03-12T06:26:00Z">
        <w:r>
          <w:t xml:space="preserve">for each wetland IDU </w:t>
        </w:r>
      </w:ins>
      <w:ins w:id="1042" w:author="David Conklin" w:date="2021-03-12T06:03:00Z">
        <w:r w:rsidR="00B14B08">
          <w:t xml:space="preserve">calculate WETL2Q </w:t>
        </w:r>
      </w:ins>
      <w:ins w:id="1043" w:author="David Conklin" w:date="2021-03-12T06:04:00Z">
        <w:r w:rsidR="00B14B08">
          <w:t>and call AddFluxFromGlobalHandler()</w:t>
        </w:r>
      </w:ins>
      <w:ins w:id="1044" w:author="David Conklin" w:date="2021-03-12T06:11:00Z">
        <w:r w:rsidR="00752704">
          <w:t xml:space="preserve"> to move surface water to</w:t>
        </w:r>
      </w:ins>
      <w:ins w:id="1045" w:author="David Conklin" w:date="2021-03-12T06:12:00Z">
        <w:r w:rsidR="00752704">
          <w:t xml:space="preserve"> the</w:t>
        </w:r>
      </w:ins>
      <w:ins w:id="1046" w:author="David Conklin" w:date="2021-03-12T06:26:00Z">
        <w:r>
          <w:t xml:space="preserve"> </w:t>
        </w:r>
      </w:ins>
      <w:ins w:id="1047" w:author="David Conklin" w:date="2021-03-12T06:12:00Z">
        <w:r w:rsidR="00752704">
          <w:t>a</w:t>
        </w:r>
      </w:ins>
      <w:ins w:id="1048" w:author="David Conklin" w:date="2021-03-12T06:13:00Z">
        <w:r w:rsidR="00752704">
          <w:t>ssociated reach</w:t>
        </w:r>
      </w:ins>
    </w:p>
    <w:p w14:paraId="481EDA39" w14:textId="17878D92" w:rsidR="00752704" w:rsidRDefault="00E24ADB" w:rsidP="00B14B08">
      <w:pPr>
        <w:pStyle w:val="ListParagraph"/>
        <w:numPr>
          <w:ilvl w:val="0"/>
          <w:numId w:val="11"/>
        </w:numPr>
        <w:rPr>
          <w:ins w:id="1049" w:author="David Conklin" w:date="2021-03-12T06:04:00Z"/>
        </w:rPr>
      </w:pPr>
      <w:ins w:id="1050" w:author="David Conklin" w:date="2021-03-12T06:26:00Z">
        <w:r>
          <w:t>fo</w:t>
        </w:r>
      </w:ins>
      <w:ins w:id="1051" w:author="David Conklin" w:date="2021-03-12T06:27:00Z">
        <w:r>
          <w:t xml:space="preserve">r each wetland IDU, </w:t>
        </w:r>
      </w:ins>
      <w:ins w:id="1052" w:author="David Conklin" w:date="2021-03-12T06:07:00Z">
        <w:r w:rsidR="00752704">
          <w:t>update WETNESS</w:t>
        </w:r>
      </w:ins>
    </w:p>
    <w:p w14:paraId="57839F8D" w14:textId="733DDA34" w:rsidR="00B14B08" w:rsidRDefault="00B14B08" w:rsidP="00B14B08">
      <w:pPr>
        <w:pStyle w:val="ListParagraph"/>
        <w:rPr>
          <w:ins w:id="1053" w:author="David Conklin" w:date="2021-03-12T06:04:00Z"/>
        </w:rPr>
      </w:pPr>
    </w:p>
    <w:p w14:paraId="26E8FF58" w14:textId="4E2B8A80" w:rsidR="00B14B08" w:rsidRDefault="00B14B08" w:rsidP="00B14B08">
      <w:pPr>
        <w:pStyle w:val="ListParagraph"/>
        <w:rPr>
          <w:ins w:id="1054" w:author="David Conklin" w:date="2021-03-12T06:05:00Z"/>
        </w:rPr>
      </w:pPr>
      <w:ins w:id="1055" w:author="David Conklin" w:date="2021-03-12T06:05:00Z">
        <w:r>
          <w:rPr>
            <w:u w:val="single"/>
          </w:rPr>
          <w:t>Wetland logic in EvapTrans</w:t>
        </w:r>
      </w:ins>
      <w:ins w:id="1056" w:author="David Conklin" w:date="2021-03-12T06:13:00Z">
        <w:r w:rsidR="00752704">
          <w:rPr>
            <w:u w:val="single"/>
          </w:rPr>
          <w:t xml:space="preserve"> for each wetland IDU</w:t>
        </w:r>
      </w:ins>
    </w:p>
    <w:p w14:paraId="74CE647B" w14:textId="776D1ECC" w:rsidR="00B14B08" w:rsidRDefault="00B14B08" w:rsidP="00B14B08">
      <w:pPr>
        <w:pStyle w:val="ListParagraph"/>
        <w:numPr>
          <w:ilvl w:val="0"/>
          <w:numId w:val="11"/>
        </w:numPr>
        <w:rPr>
          <w:ins w:id="1057" w:author="David Conklin" w:date="2021-03-12T06:13:00Z"/>
        </w:rPr>
      </w:pPr>
      <w:ins w:id="1058" w:author="David Conklin" w:date="2021-03-12T06:06:00Z">
        <w:r>
          <w:t>calculate ET from standing water</w:t>
        </w:r>
      </w:ins>
    </w:p>
    <w:p w14:paraId="30437132" w14:textId="6921CC07" w:rsidR="00752704" w:rsidRDefault="00752704" w:rsidP="00752704">
      <w:pPr>
        <w:pStyle w:val="ListParagraph"/>
        <w:rPr>
          <w:ins w:id="1059" w:author="David Conklin" w:date="2021-03-12T06:13:00Z"/>
        </w:rPr>
      </w:pPr>
    </w:p>
    <w:p w14:paraId="509D22D3" w14:textId="273D67C0" w:rsidR="00752704" w:rsidRDefault="00752704" w:rsidP="00752704">
      <w:pPr>
        <w:pStyle w:val="ListParagraph"/>
        <w:rPr>
          <w:ins w:id="1060" w:author="David Conklin" w:date="2021-03-12T06:15:00Z"/>
        </w:rPr>
      </w:pPr>
      <w:ins w:id="1061" w:author="David Conklin" w:date="2021-03-12T06:14:00Z">
        <w:r>
          <w:rPr>
            <w:u w:val="single"/>
          </w:rPr>
          <w:t>Wetland logic in ReachRouting for each reach</w:t>
        </w:r>
      </w:ins>
    </w:p>
    <w:p w14:paraId="79C20065" w14:textId="0893A1BB" w:rsidR="00752704" w:rsidRDefault="00752704" w:rsidP="00752704">
      <w:pPr>
        <w:pStyle w:val="ListParagraph"/>
        <w:numPr>
          <w:ilvl w:val="0"/>
          <w:numId w:val="11"/>
        </w:numPr>
        <w:rPr>
          <w:ins w:id="1062" w:author="David Conklin" w:date="2021-03-12T06:16:00Z"/>
        </w:rPr>
      </w:pPr>
      <w:ins w:id="1063" w:author="David Conklin" w:date="2021-03-12T06:15:00Z">
        <w:r>
          <w:t>incorporate</w:t>
        </w:r>
      </w:ins>
      <w:ins w:id="1064" w:author="David Conklin" w:date="2021-03-12T06:16:00Z">
        <w:r>
          <w:t xml:space="preserve"> WETL2Q</w:t>
        </w:r>
      </w:ins>
      <w:ins w:id="1065" w:author="David Conklin" w:date="2021-03-12T06:37:00Z">
        <w:r w:rsidR="00F07906">
          <w:t xml:space="preserve"> via</w:t>
        </w:r>
        <w:r w:rsidR="00A84A18">
          <w:t xml:space="preserve"> the global flux handler </w:t>
        </w:r>
      </w:ins>
    </w:p>
    <w:p w14:paraId="3E5B81FA" w14:textId="41C7D6A5" w:rsidR="00752704" w:rsidRDefault="00752704" w:rsidP="00752704">
      <w:pPr>
        <w:pStyle w:val="ListParagraph"/>
        <w:numPr>
          <w:ilvl w:val="0"/>
          <w:numId w:val="11"/>
        </w:numPr>
        <w:rPr>
          <w:ins w:id="1066" w:author="David Conklin" w:date="2021-03-12T06:33:00Z"/>
        </w:rPr>
      </w:pPr>
      <w:ins w:id="1067" w:author="David Conklin" w:date="2021-03-12T06:16:00Z">
        <w:r>
          <w:t>calculate Q2WETL</w:t>
        </w:r>
      </w:ins>
    </w:p>
    <w:p w14:paraId="2A824B30" w14:textId="638B42B5" w:rsidR="0056594C" w:rsidRDefault="0056594C" w:rsidP="0056594C">
      <w:pPr>
        <w:pStyle w:val="ListParagraph"/>
        <w:rPr>
          <w:ins w:id="1068" w:author="David Conklin" w:date="2021-03-12T06:33:00Z"/>
        </w:rPr>
      </w:pPr>
    </w:p>
    <w:p w14:paraId="708B0486" w14:textId="25032697" w:rsidR="0056594C" w:rsidRDefault="0056594C" w:rsidP="0056594C">
      <w:pPr>
        <w:pStyle w:val="ListParagraph"/>
        <w:rPr>
          <w:ins w:id="1069" w:author="David Conklin" w:date="2021-03-12T06:35:00Z"/>
          <w:u w:val="single"/>
        </w:rPr>
      </w:pPr>
      <w:ins w:id="1070" w:author="David Conklin" w:date="2021-03-12T06:34:00Z">
        <w:r>
          <w:rPr>
            <w:u w:val="single"/>
          </w:rPr>
          <w:t>Wetland logic in Reservoir for reaches at reservoir outlets</w:t>
        </w:r>
      </w:ins>
    </w:p>
    <w:p w14:paraId="04EC2B54" w14:textId="6C8B5A63" w:rsidR="0056594C" w:rsidRPr="0056594C" w:rsidRDefault="0056594C" w:rsidP="0056594C">
      <w:pPr>
        <w:pStyle w:val="ListParagraph"/>
        <w:numPr>
          <w:ilvl w:val="0"/>
          <w:numId w:val="11"/>
        </w:numPr>
        <w:rPr>
          <w:ins w:id="1071" w:author="David Conklin" w:date="2021-03-12T06:16:00Z"/>
          <w:rPrChange w:id="1072" w:author="David Conklin" w:date="2021-03-12T06:35:00Z">
            <w:rPr>
              <w:ins w:id="1073" w:author="David Conklin" w:date="2021-03-12T06:16:00Z"/>
            </w:rPr>
          </w:rPrChange>
        </w:rPr>
        <w:pPrChange w:id="1074" w:author="David Conklin" w:date="2021-03-12T06:35:00Z">
          <w:pPr>
            <w:pStyle w:val="ListParagraph"/>
            <w:numPr>
              <w:numId w:val="11"/>
            </w:numPr>
            <w:ind w:hanging="360"/>
          </w:pPr>
        </w:pPrChange>
      </w:pPr>
      <w:ins w:id="1075" w:author="David Conklin" w:date="2021-03-12T06:35:00Z">
        <w:r>
          <w:t>update Q2WETL</w:t>
        </w:r>
      </w:ins>
    </w:p>
    <w:p w14:paraId="2AE6F4F5" w14:textId="7CFFFB27" w:rsidR="00752704" w:rsidRDefault="00752704" w:rsidP="00752704">
      <w:pPr>
        <w:pStyle w:val="ListParagraph"/>
        <w:rPr>
          <w:ins w:id="1076" w:author="David Conklin" w:date="2021-03-12T06:16:00Z"/>
        </w:rPr>
      </w:pPr>
    </w:p>
    <w:p w14:paraId="0352F94A" w14:textId="0581B615" w:rsidR="00752704" w:rsidRDefault="00752704" w:rsidP="00752704">
      <w:pPr>
        <w:pStyle w:val="ListParagraph"/>
        <w:rPr>
          <w:ins w:id="1077" w:author="David Conklin" w:date="2021-03-12T06:17:00Z"/>
        </w:rPr>
      </w:pPr>
      <w:ins w:id="1078" w:author="David Conklin" w:date="2021-03-12T06:17:00Z">
        <w:r>
          <w:rPr>
            <w:u w:val="single"/>
          </w:rPr>
          <w:t>Wetland daily process at GMT_WETLAND</w:t>
        </w:r>
      </w:ins>
    </w:p>
    <w:p w14:paraId="5C32F920" w14:textId="705B7883" w:rsidR="00E24ADB" w:rsidRDefault="00E24ADB" w:rsidP="00E24ADB">
      <w:pPr>
        <w:pStyle w:val="ListParagraph"/>
        <w:numPr>
          <w:ilvl w:val="0"/>
          <w:numId w:val="11"/>
        </w:numPr>
        <w:rPr>
          <w:ins w:id="1079" w:author="David Conklin" w:date="2021-03-12T06:31:00Z"/>
        </w:rPr>
      </w:pPr>
      <w:ins w:id="1080" w:author="David Conklin" w:date="2021-03-12T06:17:00Z">
        <w:r>
          <w:t>apply Q2WETL</w:t>
        </w:r>
      </w:ins>
      <w:ins w:id="1081" w:author="David Conklin" w:date="2021-03-12T06:18:00Z">
        <w:r>
          <w:t xml:space="preserve"> </w:t>
        </w:r>
      </w:ins>
      <w:ins w:id="1082" w:author="David Conklin" w:date="2021-03-12T06:19:00Z">
        <w:r>
          <w:t>to update the surface water compartment</w:t>
        </w:r>
      </w:ins>
      <w:ins w:id="1083" w:author="David Conklin" w:date="2021-03-12T06:31:00Z">
        <w:r w:rsidR="0056594C">
          <w:t>s of the HRUs</w:t>
        </w:r>
      </w:ins>
    </w:p>
    <w:p w14:paraId="002B39DF" w14:textId="2B6058FC" w:rsidR="0056594C" w:rsidRPr="00E24ADB" w:rsidRDefault="0056594C" w:rsidP="00E24ADB">
      <w:pPr>
        <w:pStyle w:val="ListParagraph"/>
        <w:numPr>
          <w:ilvl w:val="0"/>
          <w:numId w:val="11"/>
        </w:numPr>
        <w:rPr>
          <w:moveTo w:id="1084" w:author="David Conklin" w:date="2021-03-11T15:31:00Z"/>
          <w:rPrChange w:id="1085" w:author="David Conklin" w:date="2021-03-12T06:17:00Z">
            <w:rPr>
              <w:moveTo w:id="1086" w:author="David Conklin" w:date="2021-03-11T15:31:00Z"/>
            </w:rPr>
          </w:rPrChange>
        </w:rPr>
        <w:pPrChange w:id="1087" w:author="David Conklin" w:date="2021-03-12T06:17:00Z">
          <w:pPr/>
        </w:pPrChange>
      </w:pPr>
      <w:ins w:id="1088" w:author="David Conklin" w:date="2021-03-12T06:31:00Z">
        <w:r>
          <w:t xml:space="preserve">apply Q2WETL to update the </w:t>
        </w:r>
      </w:ins>
      <w:ins w:id="1089" w:author="David Conklin" w:date="2021-03-12T06:32:00Z">
        <w:r>
          <w:t>WETNESS attribute of wetland IDUs</w:t>
        </w:r>
      </w:ins>
    </w:p>
    <w:moveToRangeEnd w:id="946"/>
    <w:p w14:paraId="7722DFCD" w14:textId="687FF36F" w:rsidR="006B199A" w:rsidRPr="006B199A" w:rsidDel="00172A8D" w:rsidRDefault="006B199A" w:rsidP="006B199A">
      <w:pPr>
        <w:rPr>
          <w:del w:id="1090" w:author="David Conklin" w:date="2021-03-11T16:08:00Z"/>
          <w:rPrChange w:id="1091" w:author="David Conklin" w:date="2021-03-11T15:24:00Z">
            <w:rPr>
              <w:del w:id="1092" w:author="David Conklin" w:date="2021-03-11T16:08:00Z"/>
            </w:rPr>
          </w:rPrChange>
        </w:rPr>
        <w:pPrChange w:id="1093" w:author="David Conklin" w:date="2021-03-11T15:24:00Z">
          <w:pPr/>
        </w:pPrChange>
      </w:pPr>
    </w:p>
    <w:p w14:paraId="05E9BA18" w14:textId="7294D700" w:rsidR="00CA1F9F" w:rsidRDefault="00CA1F9F" w:rsidP="006D6388"/>
    <w:p w14:paraId="79883F40" w14:textId="09A08523" w:rsidR="002432E4" w:rsidRDefault="002432E4" w:rsidP="002432E4">
      <w:pPr>
        <w:pStyle w:val="Heading2"/>
      </w:pPr>
      <w:bookmarkStart w:id="1094" w:name="_Toc66437600"/>
      <w:r>
        <w:t>Loss (or gain) of wetlands</w:t>
      </w:r>
      <w:bookmarkEnd w:id="1094"/>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095" w:name="_Toc66437601"/>
      <w:r>
        <w:t>Reality check</w:t>
      </w:r>
      <w:bookmarkEnd w:id="109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lastRenderedPageBreak/>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96" w:name="_Toc66437602"/>
      <w:r>
        <w:t>High Cascades Springs</w:t>
      </w:r>
      <w:bookmarkEnd w:id="109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ins w:id="1097" w:author="David Conklin" w:date="2021-02-22T11:43:00Z">
        <w:r w:rsidR="00BD3188">
          <w:t>s</w:t>
        </w:r>
      </w:ins>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4C990BF" w:rsidR="001B4B07" w:rsidRDefault="00410F77" w:rsidP="00B22A8A">
      <w:r>
        <w:t>Specifications for springs in CW3M ver.</w:t>
      </w:r>
      <w:ins w:id="1098" w:author="David Conklin" w:date="2021-03-12T08:53:00Z">
        <w:r w:rsidR="00D45BE3">
          <w:t xml:space="preserve"> 316</w:t>
        </w:r>
      </w:ins>
      <w:del w:id="1099" w:author="David Conklin" w:date="2021-03-12T08:52:00Z">
        <w:r w:rsidDel="00D45BE3">
          <w:delText xml:space="preserve"> 226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Del="00D45BE3" w:rsidRDefault="00E54F20" w:rsidP="00B22A8A">
            <w:pPr>
              <w:rPr>
                <w:del w:id="1100" w:author="David Conklin" w:date="2021-03-12T08:53:00Z"/>
              </w:rPr>
            </w:pPr>
            <w:r>
              <w:t>Clear Lake</w:t>
            </w:r>
          </w:p>
          <w:p w14:paraId="11EC7C32" w14:textId="34D4DEA4" w:rsidR="00E54F20" w:rsidDel="00D45BE3" w:rsidRDefault="00196A85" w:rsidP="00B22A8A">
            <w:pPr>
              <w:rPr>
                <w:del w:id="1101" w:author="David Conklin" w:date="2021-03-12T08:53:00Z"/>
              </w:rPr>
            </w:pPr>
            <w:del w:id="1102" w:author="David Conklin" w:date="2021-03-12T08:53:00Z">
              <w:r w:rsidDel="00D45BE3">
                <w:delText>constant</w:delText>
              </w:r>
            </w:del>
          </w:p>
          <w:p w14:paraId="56856050" w14:textId="2EAC47DC" w:rsidR="00196A85" w:rsidRDefault="00196A85" w:rsidP="00B22A8A">
            <w:del w:id="1103" w:author="David Conklin" w:date="2021-03-12T08:53:00Z">
              <w:r w:rsidDel="00D45BE3">
                <w:delText>seasonal</w:delText>
              </w:r>
            </w:del>
          </w:p>
        </w:tc>
        <w:tc>
          <w:tcPr>
            <w:tcW w:w="0" w:type="auto"/>
          </w:tcPr>
          <w:p w14:paraId="214B1256" w14:textId="77777777" w:rsidR="00122E42" w:rsidDel="00D45BE3" w:rsidRDefault="00122E42" w:rsidP="00B22A8A">
            <w:pPr>
              <w:rPr>
                <w:del w:id="1104" w:author="David Conklin" w:date="2021-03-12T08:53:00Z"/>
              </w:rPr>
            </w:pPr>
          </w:p>
          <w:p w14:paraId="5A2A905E" w14:textId="11F5E47C" w:rsidR="00E54F20" w:rsidDel="00D45BE3" w:rsidRDefault="00E54F20" w:rsidP="00B22A8A">
            <w:pPr>
              <w:rPr>
                <w:del w:id="1105" w:author="David Conklin" w:date="2021-03-12T08:53:00Z"/>
              </w:rPr>
            </w:pPr>
            <w:r>
              <w:t>4.9</w:t>
            </w:r>
          </w:p>
          <w:p w14:paraId="0AF96320" w14:textId="1562F663" w:rsidR="00196A85" w:rsidRDefault="00196A85" w:rsidP="00B22A8A">
            <w:del w:id="1106" w:author="David Conklin" w:date="2021-03-12T08:53:00Z">
              <w:r w:rsidDel="00D45BE3">
                <w:delText>4.9</w:delText>
              </w:r>
            </w:del>
          </w:p>
        </w:tc>
        <w:tc>
          <w:tcPr>
            <w:tcW w:w="0" w:type="auto"/>
          </w:tcPr>
          <w:p w14:paraId="3E6E9EF4" w14:textId="77777777" w:rsidR="00122E42" w:rsidDel="00D45BE3" w:rsidRDefault="00122E42" w:rsidP="00B22A8A">
            <w:pPr>
              <w:rPr>
                <w:del w:id="1107" w:author="David Conklin" w:date="2021-03-12T08:53:00Z"/>
              </w:rPr>
            </w:pPr>
          </w:p>
          <w:p w14:paraId="14E00965" w14:textId="59F3E542" w:rsidR="00E54F20" w:rsidDel="00D45BE3" w:rsidRDefault="00E54F20" w:rsidP="00B22A8A">
            <w:pPr>
              <w:rPr>
                <w:del w:id="1108" w:author="David Conklin" w:date="2021-03-12T08:53:00Z"/>
              </w:rPr>
            </w:pPr>
            <w:r>
              <w:t>5.70</w:t>
            </w:r>
          </w:p>
          <w:p w14:paraId="55CCCF7A" w14:textId="71D63808" w:rsidR="00196A85" w:rsidRDefault="00196A85" w:rsidP="00B22A8A">
            <w:del w:id="1109" w:author="David Conklin" w:date="2021-03-12T08:53:00Z">
              <w:r w:rsidDel="00D45BE3">
                <w:delText>3.10</w:delText>
              </w:r>
            </w:del>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del w:id="1110" w:author="David Conklin" w:date="2021-03-12T08:54:00Z">
              <w:r w:rsidDel="00D45BE3">
                <w:delText>fl</w:delText>
              </w:r>
            </w:del>
            <w:del w:id="1111" w:author="David Conklin" w:date="2021-03-12T08:53:00Z">
              <w:r w:rsidDel="00D45BE3">
                <w:delText xml:space="preserve">ow </w:delText>
              </w:r>
            </w:del>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12" w:name="_Toc66437603"/>
      <w:r>
        <w:t>Calibration</w:t>
      </w:r>
      <w:r w:rsidR="00B06ED6">
        <w:t xml:space="preserve"> and simulation skill</w:t>
      </w:r>
      <w:bookmarkEnd w:id="1112"/>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w:t>
      </w:r>
      <w:r w:rsidR="00BE0485">
        <w:lastRenderedPageBreak/>
        <w:t>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420"/>
        <w:gridCol w:w="909"/>
        <w:gridCol w:w="1076"/>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7B78DD04" w:rsidR="003C4378" w:rsidRDefault="003C4378" w:rsidP="003C4378">
            <w:r>
              <w:t>MCKENZIE RIVER AT OUTLET OF CLEAR LAKE</w:t>
            </w:r>
            <w:r w:rsidR="00610219">
              <w:t xml:space="preserve"> (C</w:t>
            </w:r>
            <w:ins w:id="1113" w:author="David Conklin" w:date="2021-03-12T09:07:00Z">
              <w:r w:rsidR="00D152A9">
                <w:t>309</w:t>
              </w:r>
            </w:ins>
            <w:del w:id="1114" w:author="David Conklin" w:date="2021-03-12T09:06:00Z">
              <w:r w:rsidR="00610219" w:rsidDel="00D152A9">
                <w:delText>2</w:delText>
              </w:r>
              <w:r w:rsidR="008E188E" w:rsidDel="00D152A9">
                <w:delText>1</w:delText>
              </w:r>
              <w:r w:rsidR="008B4D3D" w:rsidDel="00D152A9">
                <w:delText>9</w:delText>
              </w:r>
            </w:del>
            <w:r w:rsidR="00610219">
              <w:t>)</w:t>
            </w:r>
          </w:p>
        </w:tc>
        <w:tc>
          <w:tcPr>
            <w:tcW w:w="0" w:type="auto"/>
          </w:tcPr>
          <w:p w14:paraId="25881BD4" w14:textId="0F574B12" w:rsidR="003C4378" w:rsidRDefault="003C4378" w:rsidP="003C4378">
            <w:r>
              <w:t>%bias</w:t>
            </w:r>
          </w:p>
        </w:tc>
        <w:tc>
          <w:tcPr>
            <w:tcW w:w="0" w:type="auto"/>
          </w:tcPr>
          <w:p w14:paraId="71A04C22" w14:textId="1760770B" w:rsidR="003C4378" w:rsidRDefault="00D152A9" w:rsidP="003C4378">
            <w:ins w:id="1115" w:author="David Conklin" w:date="2021-03-12T09:07:00Z">
              <w:r>
                <w:t>1.9</w:t>
              </w:r>
            </w:ins>
            <w:del w:id="1116" w:author="David Conklin" w:date="2021-03-12T09:07:00Z">
              <w:r w:rsidR="003C4378" w:rsidDel="00D152A9">
                <w:delText>-0.3</w:delText>
              </w:r>
            </w:del>
            <w:r w:rsidR="003C4378">
              <w:t>%</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6AC39705" w:rsidR="003C4378" w:rsidRDefault="003C4378" w:rsidP="003C4378">
            <w:r>
              <w:t>0.7</w:t>
            </w:r>
            <w:ins w:id="1117" w:author="David Conklin" w:date="2021-03-12T09:07:00Z">
              <w:r w:rsidR="00D152A9">
                <w:t>7</w:t>
              </w:r>
            </w:ins>
            <w:del w:id="1118" w:author="David Conklin" w:date="2021-03-12T09:07:00Z">
              <w:r w:rsidDel="00D152A9">
                <w:delText>0</w:delText>
              </w:r>
            </w:del>
          </w:p>
        </w:tc>
        <w:tc>
          <w:tcPr>
            <w:tcW w:w="0" w:type="auto"/>
          </w:tcPr>
          <w:p w14:paraId="194AB87F" w14:textId="6C858A3B" w:rsidR="003C4378" w:rsidRDefault="00D152A9" w:rsidP="003C4378">
            <w:ins w:id="1119" w:author="David Conklin" w:date="2021-03-12T09:07:00Z">
              <w:r>
                <w:t>G</w:t>
              </w:r>
            </w:ins>
            <w:del w:id="1120" w:author="David Conklin" w:date="2021-03-12T09:07:00Z">
              <w:r w:rsidR="003C4378" w:rsidDel="00D152A9">
                <w:delText>S</w:delText>
              </w:r>
            </w:del>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5A14FD75" w:rsidR="003C4378" w:rsidRDefault="003C4378" w:rsidP="003C4378">
            <w:r>
              <w:t>0.5</w:t>
            </w:r>
            <w:ins w:id="1121" w:author="David Conklin" w:date="2021-03-12T09:07:00Z">
              <w:r w:rsidR="00D152A9">
                <w:t>0</w:t>
              </w:r>
            </w:ins>
            <w:del w:id="1122" w:author="David Conklin" w:date="2021-03-12T09:07:00Z">
              <w:r w:rsidDel="00D152A9">
                <w:delText>5</w:delText>
              </w:r>
            </w:del>
          </w:p>
        </w:tc>
        <w:tc>
          <w:tcPr>
            <w:tcW w:w="0" w:type="auto"/>
          </w:tcPr>
          <w:p w14:paraId="5B25F903" w14:textId="724C4D70" w:rsidR="003C4378" w:rsidRDefault="00D152A9" w:rsidP="003C4378">
            <w:ins w:id="1123" w:author="David Conklin" w:date="2021-03-12T09:07:00Z">
              <w:r>
                <w:t>V</w:t>
              </w:r>
            </w:ins>
            <w:r w:rsidR="003C4378">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7443BD04" w:rsidR="003C4378" w:rsidRDefault="003C4378" w:rsidP="003C4378">
            <w:r>
              <w:t>0.7</w:t>
            </w:r>
            <w:ins w:id="1124" w:author="David Conklin" w:date="2021-03-12T09:08:00Z">
              <w:r w:rsidR="00D152A9">
                <w:t>5</w:t>
              </w:r>
            </w:ins>
            <w:del w:id="1125" w:author="David Conklin" w:date="2021-03-12T09:08:00Z">
              <w:r w:rsidDel="00D152A9">
                <w:delText>0</w:delText>
              </w:r>
            </w:del>
          </w:p>
        </w:tc>
        <w:tc>
          <w:tcPr>
            <w:tcW w:w="0" w:type="auto"/>
          </w:tcPr>
          <w:p w14:paraId="221A0A9B" w14:textId="65B7420E" w:rsidR="003C4378" w:rsidRDefault="00D152A9" w:rsidP="003C4378">
            <w:ins w:id="1126" w:author="David Conklin" w:date="2021-03-12T09:08:00Z">
              <w:r>
                <w:t>G</w:t>
              </w:r>
            </w:ins>
            <w:del w:id="1127" w:author="David Conklin" w:date="2021-03-12T09:08:00Z">
              <w:r w:rsidR="003C4378" w:rsidDel="00D152A9">
                <w:delText>S</w:delText>
              </w:r>
            </w:del>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10157B87" w:rsidR="003C4378" w:rsidRDefault="003C4378" w:rsidP="003C4378">
            <w:r>
              <w:t>SMITH R ABV SMITH R RESV (C</w:t>
            </w:r>
            <w:ins w:id="1128" w:author="David Conklin" w:date="2021-02-22T09:35:00Z">
              <w:r w:rsidR="004C59CA">
                <w:t>30</w:t>
              </w:r>
            </w:ins>
            <w:ins w:id="1129" w:author="David Conklin" w:date="2021-03-12T09:08:00Z">
              <w:r w:rsidR="00D152A9">
                <w:t>9</w:t>
              </w:r>
            </w:ins>
            <w:del w:id="1130" w:author="David Conklin" w:date="2021-02-22T09:35:00Z">
              <w:r w:rsidR="002E6989" w:rsidDel="004C59CA">
                <w:delText>219</w:delText>
              </w:r>
            </w:del>
            <w:r>
              <w:t>)</w:t>
            </w:r>
          </w:p>
        </w:tc>
        <w:tc>
          <w:tcPr>
            <w:tcW w:w="0" w:type="auto"/>
          </w:tcPr>
          <w:p w14:paraId="7F084B9D" w14:textId="478D07E6" w:rsidR="003C4378" w:rsidRDefault="003C4378" w:rsidP="003C4378">
            <w:r>
              <w:t>%bias</w:t>
            </w:r>
          </w:p>
        </w:tc>
        <w:tc>
          <w:tcPr>
            <w:tcW w:w="0" w:type="auto"/>
          </w:tcPr>
          <w:p w14:paraId="7C49D2AC" w14:textId="64E70292" w:rsidR="003C4378" w:rsidRDefault="00D152A9" w:rsidP="003C4378">
            <w:ins w:id="1131" w:author="David Conklin" w:date="2021-03-12T09:08:00Z">
              <w:r>
                <w:t>-8.3</w:t>
              </w:r>
            </w:ins>
            <w:del w:id="1132" w:author="David Conklin" w:date="2021-02-22T09:36:00Z">
              <w:r w:rsidR="003C4378" w:rsidDel="004C59CA">
                <w:delText>-0.7</w:delText>
              </w:r>
            </w:del>
            <w:r w:rsidR="003C4378">
              <w:t>%</w:t>
            </w:r>
          </w:p>
        </w:tc>
        <w:tc>
          <w:tcPr>
            <w:tcW w:w="0" w:type="auto"/>
          </w:tcPr>
          <w:p w14:paraId="495C0109" w14:textId="6DBFBB7A" w:rsidR="003C4378" w:rsidRDefault="003C4378" w:rsidP="003C4378">
            <w:del w:id="1133" w:author="David Conklin" w:date="2021-02-22T09:36:00Z">
              <w:r w:rsidDel="004C59CA">
                <w:delText>V</w:delText>
              </w:r>
            </w:del>
            <w:r>
              <w:t>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65228C4D" w:rsidR="003C4378" w:rsidRDefault="003C4378" w:rsidP="003C4378">
            <w:r>
              <w:t>0.</w:t>
            </w:r>
            <w:ins w:id="1134" w:author="David Conklin" w:date="2021-02-22T09:36:00Z">
              <w:r w:rsidR="004C59CA">
                <w:t>6</w:t>
              </w:r>
            </w:ins>
            <w:ins w:id="1135" w:author="David Conklin" w:date="2021-03-12T09:08:00Z">
              <w:r w:rsidR="00D152A9">
                <w:t>1</w:t>
              </w:r>
            </w:ins>
            <w:del w:id="1136" w:author="David Conklin" w:date="2021-02-22T09:36:00Z">
              <w:r w:rsidDel="004C59CA">
                <w:delText>70</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72047FE6" w:rsidR="003C4378" w:rsidRDefault="003C4378" w:rsidP="003C4378">
            <w:r>
              <w:t>0.</w:t>
            </w:r>
            <w:ins w:id="1137" w:author="David Conklin" w:date="2021-02-22T09:36:00Z">
              <w:r w:rsidR="004C59CA">
                <w:t>6</w:t>
              </w:r>
            </w:ins>
            <w:ins w:id="1138" w:author="David Conklin" w:date="2021-03-12T09:08:00Z">
              <w:r w:rsidR="00D152A9">
                <w:t>2</w:t>
              </w:r>
            </w:ins>
            <w:del w:id="1139" w:author="David Conklin" w:date="2021-02-22T09:36:00Z">
              <w:r w:rsidDel="004C59CA">
                <w:delText>55</w:delText>
              </w:r>
            </w:del>
          </w:p>
        </w:tc>
        <w:tc>
          <w:tcPr>
            <w:tcW w:w="0" w:type="auto"/>
          </w:tcPr>
          <w:p w14:paraId="63DAFBA3" w14:textId="77F745BB" w:rsidR="003C4378" w:rsidRDefault="004C59CA" w:rsidP="003C4378">
            <w:ins w:id="1140" w:author="David Conklin" w:date="2021-02-22T09:37:00Z">
              <w:r>
                <w:t>S</w:t>
              </w:r>
            </w:ins>
            <w:del w:id="1141" w:author="David Conklin" w:date="2021-02-22T09:37:00Z">
              <w:r w:rsidR="003C4378" w:rsidDel="004C59CA">
                <w:delText>G</w:delText>
              </w:r>
            </w:del>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204D6E" w:rsidR="003C4378" w:rsidRDefault="003C4378" w:rsidP="003C4378">
            <w:r>
              <w:t>0.</w:t>
            </w:r>
            <w:ins w:id="1142" w:author="David Conklin" w:date="2021-02-22T09:37:00Z">
              <w:r w:rsidR="004C59CA">
                <w:t>6</w:t>
              </w:r>
            </w:ins>
            <w:ins w:id="1143" w:author="David Conklin" w:date="2021-03-12T09:09:00Z">
              <w:r w:rsidR="00D152A9">
                <w:t>5</w:t>
              </w:r>
            </w:ins>
            <w:del w:id="1144" w:author="David Conklin" w:date="2021-02-22T09:37:00Z">
              <w:r w:rsidDel="004C59CA">
                <w:delText>73</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722998CB" w:rsidR="003C4378" w:rsidRDefault="003C4378" w:rsidP="003C4378">
            <w:r>
              <w:t>SO FORK MCKENZIE ABV COUGAR</w:t>
            </w:r>
            <w:r w:rsidR="00610219">
              <w:t xml:space="preserve"> (C</w:t>
            </w:r>
            <w:ins w:id="1145" w:author="David Conklin" w:date="2021-02-22T09:32:00Z">
              <w:r w:rsidR="00C30F7E">
                <w:t>301</w:t>
              </w:r>
            </w:ins>
            <w:del w:id="1146" w:author="David Conklin" w:date="2021-02-22T09:32:00Z">
              <w:r w:rsidR="00610219" w:rsidDel="00C30F7E">
                <w:delText>2</w:delText>
              </w:r>
              <w:r w:rsidR="008E188E" w:rsidDel="00C30F7E">
                <w:delText>19</w:delText>
              </w:r>
            </w:del>
            <w:r w:rsidR="00610219">
              <w:t>)</w:t>
            </w:r>
          </w:p>
        </w:tc>
        <w:tc>
          <w:tcPr>
            <w:tcW w:w="0" w:type="auto"/>
          </w:tcPr>
          <w:p w14:paraId="503614AF" w14:textId="3A28EB6E" w:rsidR="003C4378" w:rsidRDefault="003C4378" w:rsidP="003C4378">
            <w:r>
              <w:t>%bias</w:t>
            </w:r>
          </w:p>
        </w:tc>
        <w:tc>
          <w:tcPr>
            <w:tcW w:w="0" w:type="auto"/>
          </w:tcPr>
          <w:p w14:paraId="45C44D13" w14:textId="13BD6BF3" w:rsidR="003C4378" w:rsidRDefault="00C30F7E" w:rsidP="003C4378">
            <w:ins w:id="1147" w:author="David Conklin" w:date="2021-02-22T09:32:00Z">
              <w:r>
                <w:t>0.04</w:t>
              </w:r>
            </w:ins>
            <w:del w:id="1148" w:author="David Conklin" w:date="2021-02-22T09:32:00Z">
              <w:r w:rsidR="003C4378" w:rsidDel="00C30F7E">
                <w:delText>-</w:delText>
              </w:r>
              <w:r w:rsidR="00610219" w:rsidDel="00C30F7E">
                <w:delText>0.1</w:delText>
              </w:r>
            </w:del>
            <w:r w:rsidR="003C4378">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7D21377E" w:rsidR="003C4378" w:rsidRDefault="003C4378" w:rsidP="003C4378">
            <w:r>
              <w:t>0.</w:t>
            </w:r>
            <w:r w:rsidR="00610219">
              <w:t>8</w:t>
            </w:r>
            <w:ins w:id="1149" w:author="David Conklin" w:date="2021-02-22T09:32:00Z">
              <w:r w:rsidR="00C30F7E">
                <w:t>6</w:t>
              </w:r>
            </w:ins>
            <w:del w:id="1150" w:author="David Conklin" w:date="2021-02-22T09:32:00Z">
              <w:r w:rsidR="00610219" w:rsidDel="00C30F7E">
                <w:delText>4</w:delText>
              </w:r>
            </w:del>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7E5DBA41" w:rsidR="003C4378" w:rsidRDefault="003C4378" w:rsidP="003C4378">
            <w:r>
              <w:t>0.</w:t>
            </w:r>
            <w:ins w:id="1151" w:author="David Conklin" w:date="2021-02-22T09:33:00Z">
              <w:r w:rsidR="00C30F7E">
                <w:t>37</w:t>
              </w:r>
            </w:ins>
            <w:del w:id="1152" w:author="David Conklin" w:date="2021-02-22T09:33:00Z">
              <w:r w:rsidDel="00C30F7E">
                <w:delText>4</w:delText>
              </w:r>
              <w:r w:rsidR="00610219" w:rsidDel="00C30F7E">
                <w:delText>0</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6CBF4BEB" w:rsidR="003C4378" w:rsidRDefault="003C4378" w:rsidP="003C4378">
            <w:r>
              <w:t>0.8</w:t>
            </w:r>
            <w:ins w:id="1153" w:author="David Conklin" w:date="2021-02-22T09:33:00Z">
              <w:r w:rsidR="00C30F7E">
                <w:t>6</w:t>
              </w:r>
            </w:ins>
            <w:del w:id="1154" w:author="David Conklin" w:date="2021-02-22T09:33:00Z">
              <w:r w:rsidR="00610219" w:rsidDel="00C30F7E">
                <w:delText>4</w:delText>
              </w:r>
            </w:del>
          </w:p>
        </w:tc>
        <w:tc>
          <w:tcPr>
            <w:tcW w:w="0" w:type="auto"/>
          </w:tcPr>
          <w:p w14:paraId="10BC75FB" w14:textId="319BE29B" w:rsidR="003C4378" w:rsidRDefault="00C30F7E" w:rsidP="003C4378">
            <w:ins w:id="1155" w:author="David Conklin" w:date="2021-02-22T09:33:00Z">
              <w:r>
                <w:t>VG</w:t>
              </w:r>
            </w:ins>
            <w:del w:id="1156" w:author="David Conklin" w:date="2021-02-22T09:33:00Z">
              <w:r w:rsidR="003C4378" w:rsidDel="00C30F7E">
                <w:delText>G</w:delText>
              </w:r>
            </w:del>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5847AE61" w:rsidR="003C4378" w:rsidRDefault="003C4378" w:rsidP="003C4378">
            <w:r>
              <w:t>LOOKOUT CREEK NEAR BLUE RIVER</w:t>
            </w:r>
            <w:r w:rsidR="00610219">
              <w:t xml:space="preserve"> (C</w:t>
            </w:r>
            <w:ins w:id="1157" w:author="David Conklin" w:date="2021-02-22T09:28:00Z">
              <w:r w:rsidR="00CB13A9">
                <w:t>301</w:t>
              </w:r>
            </w:ins>
            <w:del w:id="1158" w:author="David Conklin" w:date="2021-02-22T09:28:00Z">
              <w:r w:rsidR="00610219" w:rsidDel="00CB13A9">
                <w:delText>2</w:delText>
              </w:r>
              <w:r w:rsidR="008E188E" w:rsidDel="00CB13A9">
                <w:delText>19</w:delText>
              </w:r>
            </w:del>
            <w:r w:rsidR="00610219">
              <w:t>)</w:t>
            </w:r>
          </w:p>
        </w:tc>
        <w:tc>
          <w:tcPr>
            <w:tcW w:w="0" w:type="auto"/>
          </w:tcPr>
          <w:p w14:paraId="747FF6B8" w14:textId="58CFA040" w:rsidR="003C4378" w:rsidRDefault="003C4378" w:rsidP="003C4378">
            <w:r>
              <w:t>%bias</w:t>
            </w:r>
          </w:p>
        </w:tc>
        <w:tc>
          <w:tcPr>
            <w:tcW w:w="0" w:type="auto"/>
          </w:tcPr>
          <w:p w14:paraId="6C28E2A8" w14:textId="0460B5E3" w:rsidR="003C4378" w:rsidRDefault="00CB13A9" w:rsidP="003C4378">
            <w:ins w:id="1159" w:author="David Conklin" w:date="2021-02-22T09:28:00Z">
              <w:r>
                <w:t>1.1</w:t>
              </w:r>
            </w:ins>
            <w:del w:id="1160" w:author="David Conklin" w:date="2021-02-22T09:28:00Z">
              <w:r w:rsidR="008E188E" w:rsidDel="00CB13A9">
                <w:delText>-0.1</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AD707BD" w:rsidR="003C4378" w:rsidRDefault="003C4378" w:rsidP="003C4378">
            <w:r>
              <w:t>0.</w:t>
            </w:r>
            <w:ins w:id="1161" w:author="David Conklin" w:date="2021-02-22T09:28:00Z">
              <w:r w:rsidR="00CB13A9">
                <w:t>90</w:t>
              </w:r>
            </w:ins>
            <w:del w:id="1162" w:author="David Conklin" w:date="2021-02-22T09:28:00Z">
              <w:r w:rsidDel="00CB13A9">
                <w:delText>8</w:delText>
              </w:r>
              <w:r w:rsidR="00610219" w:rsidDel="00CB13A9">
                <w:delText>6</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54039F7F" w:rsidR="003C4378" w:rsidRDefault="003C4378" w:rsidP="003C4378">
            <w:r>
              <w:t>0.</w:t>
            </w:r>
            <w:ins w:id="1163" w:author="David Conklin" w:date="2021-02-22T09:28:00Z">
              <w:r w:rsidR="00CB13A9">
                <w:t>32</w:t>
              </w:r>
            </w:ins>
            <w:del w:id="1164" w:author="David Conklin" w:date="2021-02-22T09:28:00Z">
              <w:r w:rsidDel="00CB13A9">
                <w:delText>3</w:delText>
              </w:r>
              <w:r w:rsidR="00610219" w:rsidDel="00CB13A9">
                <w:delText>8</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567DC7D" w:rsidR="003C4378" w:rsidRDefault="003C4378" w:rsidP="003C4378">
            <w:r>
              <w:t>0.</w:t>
            </w:r>
            <w:ins w:id="1165" w:author="David Conklin" w:date="2021-02-22T09:28:00Z">
              <w:r w:rsidR="00CB13A9">
                <w:t>90</w:t>
              </w:r>
            </w:ins>
            <w:del w:id="1166" w:author="David Conklin" w:date="2021-02-22T09:28:00Z">
              <w:r w:rsidDel="00CB13A9">
                <w:delText>8</w:delText>
              </w:r>
              <w:r w:rsidR="00610219" w:rsidDel="00CB13A9">
                <w:delText>6</w:delText>
              </w:r>
            </w:del>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00BFCC05" w:rsidR="003C4378" w:rsidRDefault="003C4378" w:rsidP="003C4378">
            <w:r>
              <w:t>BLUE RIVER AT BLUE RIVER</w:t>
            </w:r>
            <w:r w:rsidR="00610219">
              <w:t xml:space="preserve"> (C</w:t>
            </w:r>
            <w:ins w:id="1167" w:author="David Conklin" w:date="2021-02-22T09:24:00Z">
              <w:r w:rsidR="00554CA6">
                <w:t>30</w:t>
              </w:r>
            </w:ins>
            <w:ins w:id="1168" w:author="David Conklin" w:date="2021-02-22T09:25:00Z">
              <w:r w:rsidR="00554CA6">
                <w:t>1</w:t>
              </w:r>
            </w:ins>
            <w:del w:id="1169" w:author="David Conklin" w:date="2021-02-22T09:24:00Z">
              <w:r w:rsidR="00610219" w:rsidDel="00554CA6">
                <w:delText>2</w:delText>
              </w:r>
              <w:r w:rsidR="008E188E" w:rsidDel="00554CA6">
                <w:delText>19</w:delText>
              </w:r>
            </w:del>
            <w:r w:rsidR="00610219">
              <w:t>)</w:t>
            </w:r>
          </w:p>
        </w:tc>
        <w:tc>
          <w:tcPr>
            <w:tcW w:w="0" w:type="auto"/>
          </w:tcPr>
          <w:p w14:paraId="27506014" w14:textId="7618C4AF" w:rsidR="003C4378" w:rsidRDefault="003C4378" w:rsidP="003C4378">
            <w:r>
              <w:t>%bias</w:t>
            </w:r>
          </w:p>
        </w:tc>
        <w:tc>
          <w:tcPr>
            <w:tcW w:w="0" w:type="auto"/>
          </w:tcPr>
          <w:p w14:paraId="5182B9DA" w14:textId="1971845D" w:rsidR="003C4378" w:rsidRDefault="003C4378" w:rsidP="003C4378">
            <w:r>
              <w:t>-</w:t>
            </w:r>
            <w:ins w:id="1170" w:author="David Conklin" w:date="2021-02-22T09:24:00Z">
              <w:r w:rsidR="00554CA6">
                <w:t>6.5</w:t>
              </w:r>
            </w:ins>
            <w:del w:id="1171" w:author="David Conklin" w:date="2021-02-22T09:24:00Z">
              <w:r w:rsidR="008E188E" w:rsidDel="00554CA6">
                <w:delText>7.0</w:delText>
              </w:r>
            </w:del>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D624D50" w:rsidR="003C4378" w:rsidRDefault="003C4378" w:rsidP="003C4378">
            <w:r>
              <w:t>0.</w:t>
            </w:r>
            <w:ins w:id="1172" w:author="David Conklin" w:date="2021-02-22T09:24:00Z">
              <w:r w:rsidR="00554CA6">
                <w:t>61</w:t>
              </w:r>
            </w:ins>
            <w:del w:id="1173" w:author="David Conklin" w:date="2021-02-22T09:24:00Z">
              <w:r w:rsidR="008E188E" w:rsidDel="00554CA6">
                <w:delText>59</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2F3CCD48" w:rsidR="003C4378" w:rsidRDefault="003C4378" w:rsidP="003C4378">
            <w:r>
              <w:t>0.6</w:t>
            </w:r>
            <w:ins w:id="1174" w:author="David Conklin" w:date="2021-02-22T09:25:00Z">
              <w:r w:rsidR="00554CA6">
                <w:t>2</w:t>
              </w:r>
            </w:ins>
            <w:del w:id="1175" w:author="David Conklin" w:date="2021-02-22T09:25:00Z">
              <w:r w:rsidR="008E188E" w:rsidDel="00554CA6">
                <w:delText>4</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A9C071E" w:rsidR="003C4378" w:rsidRDefault="003C4378" w:rsidP="003C4378">
            <w:r>
              <w:t>0.6</w:t>
            </w:r>
            <w:ins w:id="1176" w:author="David Conklin" w:date="2021-02-22T09:25:00Z">
              <w:r w:rsidR="00554CA6">
                <w:t>7</w:t>
              </w:r>
            </w:ins>
            <w:del w:id="1177" w:author="David Conklin" w:date="2021-02-22T09:25:00Z">
              <w:r w:rsidR="00610219" w:rsidDel="00554CA6">
                <w:delText>6</w:delText>
              </w:r>
            </w:del>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5F0DDF29" w:rsidR="003C4378" w:rsidRDefault="003C4378" w:rsidP="003C4378">
            <w:r>
              <w:t>MCKENZIE RIVER NEAR VIDA</w:t>
            </w:r>
            <w:r w:rsidR="00613CE3">
              <w:t xml:space="preserve"> (C</w:t>
            </w:r>
            <w:ins w:id="1178" w:author="David Conklin" w:date="2021-02-22T09:06:00Z">
              <w:r w:rsidR="006749CE">
                <w:t>301</w:t>
              </w:r>
            </w:ins>
            <w:del w:id="1179" w:author="David Conklin" w:date="2021-02-22T09:06:00Z">
              <w:r w:rsidR="00613CE3" w:rsidDel="006749CE">
                <w:delText>2</w:delText>
              </w:r>
              <w:r w:rsidR="008E188E" w:rsidDel="006749CE">
                <w:delText>19</w:delText>
              </w:r>
            </w:del>
            <w:r w:rsidR="00613CE3">
              <w:t>)</w:t>
            </w:r>
          </w:p>
        </w:tc>
        <w:tc>
          <w:tcPr>
            <w:tcW w:w="0" w:type="auto"/>
          </w:tcPr>
          <w:p w14:paraId="0BA6EA8B" w14:textId="7045D4AB" w:rsidR="003C4378" w:rsidRDefault="003C4378" w:rsidP="003C4378">
            <w:r>
              <w:t>%bias</w:t>
            </w:r>
          </w:p>
        </w:tc>
        <w:tc>
          <w:tcPr>
            <w:tcW w:w="0" w:type="auto"/>
          </w:tcPr>
          <w:p w14:paraId="1D809B5C" w14:textId="3236FF0A" w:rsidR="003C4378" w:rsidRDefault="008E188E" w:rsidP="003C4378">
            <w:r>
              <w:t>-0.</w:t>
            </w:r>
            <w:ins w:id="1180" w:author="David Conklin" w:date="2021-02-22T09:06:00Z">
              <w:r w:rsidR="006749CE">
                <w:t>2</w:t>
              </w:r>
            </w:ins>
            <w:del w:id="1181" w:author="David Conklin" w:date="2021-02-22T09:06:00Z">
              <w:r w:rsidDel="006749CE">
                <w:delText>1</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02E2DFA1" w:rsidR="003C4378" w:rsidRDefault="003C4378" w:rsidP="003C4378">
            <w:r>
              <w:t>0.</w:t>
            </w:r>
            <w:r w:rsidR="00613CE3">
              <w:t>7</w:t>
            </w:r>
            <w:ins w:id="1182" w:author="David Conklin" w:date="2021-02-22T09:07:00Z">
              <w:r w:rsidR="006749CE">
                <w:t>7</w:t>
              </w:r>
            </w:ins>
            <w:del w:id="1183" w:author="David Conklin" w:date="2021-02-22T09:07:00Z">
              <w:r w:rsidR="008E188E" w:rsidDel="006749CE">
                <w:delText>6</w:delText>
              </w:r>
            </w:del>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54A9D16B" w:rsidR="003C4378" w:rsidRDefault="003C4378" w:rsidP="003C4378">
            <w:r>
              <w:t>0.</w:t>
            </w:r>
            <w:r w:rsidR="008E188E">
              <w:t>4</w:t>
            </w:r>
            <w:ins w:id="1184" w:author="David Conklin" w:date="2021-02-22T09:07:00Z">
              <w:r w:rsidR="006749CE">
                <w:t>8</w:t>
              </w:r>
            </w:ins>
            <w:del w:id="1185" w:author="David Conklin" w:date="2021-02-22T09:07:00Z">
              <w:r w:rsidR="008E188E" w:rsidDel="006749CE">
                <w:delText>9</w:delText>
              </w:r>
            </w:del>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11D3DCFA" w:rsidR="003C4378" w:rsidRDefault="003C4378" w:rsidP="003C4378">
            <w:r>
              <w:t>0.</w:t>
            </w:r>
            <w:r w:rsidR="00613CE3">
              <w:t>8</w:t>
            </w:r>
            <w:ins w:id="1186" w:author="David Conklin" w:date="2021-02-22T09:07:00Z">
              <w:r w:rsidR="006749CE">
                <w:t>2</w:t>
              </w:r>
            </w:ins>
            <w:del w:id="1187" w:author="David Conklin" w:date="2021-02-22T09:07:00Z">
              <w:r w:rsidR="008E188E" w:rsidDel="006749CE">
                <w:delText>1</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53E08911" w:rsidR="003C4378" w:rsidRDefault="003C4378" w:rsidP="003C4378">
            <w:r>
              <w:t>MCKENZIE RIVER ABV HAYDEN BR</w:t>
            </w:r>
            <w:r w:rsidR="00613CE3">
              <w:t xml:space="preserve"> (C</w:t>
            </w:r>
            <w:ins w:id="1188" w:author="David Conklin" w:date="2021-02-22T08:04:00Z">
              <w:r w:rsidR="002659AB">
                <w:t>30</w:t>
              </w:r>
            </w:ins>
            <w:ins w:id="1189" w:author="David Conklin" w:date="2021-03-12T09:09:00Z">
              <w:r w:rsidR="00D152A9">
                <w:t>9</w:t>
              </w:r>
            </w:ins>
            <w:del w:id="1190" w:author="David Conklin" w:date="2021-02-22T08:04:00Z">
              <w:r w:rsidR="00613CE3" w:rsidDel="002659AB">
                <w:delText>2</w:delText>
              </w:r>
              <w:r w:rsidR="008E188E" w:rsidDel="002659AB">
                <w:delText>19</w:delText>
              </w:r>
            </w:del>
            <w:r w:rsidR="00613CE3">
              <w:t>)</w:t>
            </w:r>
          </w:p>
        </w:tc>
        <w:tc>
          <w:tcPr>
            <w:tcW w:w="0" w:type="auto"/>
          </w:tcPr>
          <w:p w14:paraId="18689C03" w14:textId="16E261AF" w:rsidR="003C4378" w:rsidRDefault="003C4378" w:rsidP="003C4378">
            <w:r>
              <w:t>%bias</w:t>
            </w:r>
          </w:p>
        </w:tc>
        <w:tc>
          <w:tcPr>
            <w:tcW w:w="0" w:type="auto"/>
          </w:tcPr>
          <w:p w14:paraId="0035DCAF" w14:textId="40046C3F" w:rsidR="003C4378" w:rsidRDefault="00D152A9" w:rsidP="003C4378">
            <w:ins w:id="1191" w:author="David Conklin" w:date="2021-03-12T09:09:00Z">
              <w:r>
                <w:t>1.4</w:t>
              </w:r>
            </w:ins>
            <w:del w:id="1192" w:author="David Conklin" w:date="2021-03-12T09:09:00Z">
              <w:r w:rsidR="003C4378" w:rsidDel="00D152A9">
                <w:delText>-</w:delText>
              </w:r>
              <w:r w:rsidR="00613CE3" w:rsidDel="00D152A9">
                <w:delText>2.</w:delText>
              </w:r>
            </w:del>
            <w:del w:id="1193" w:author="David Conklin" w:date="2021-02-22T08:04:00Z">
              <w:r w:rsidR="008E188E" w:rsidDel="002659AB">
                <w:delText>0</w:delText>
              </w:r>
            </w:del>
            <w:r w:rsidR="003C4378">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04B97FB0" w:rsidR="003C4378" w:rsidRDefault="003C4378" w:rsidP="003C4378">
            <w:r>
              <w:t>0.</w:t>
            </w:r>
            <w:r w:rsidR="00613CE3">
              <w:t>8</w:t>
            </w:r>
            <w:ins w:id="1194" w:author="David Conklin" w:date="2021-03-12T09:09:00Z">
              <w:r w:rsidR="00D152A9">
                <w:t>2</w:t>
              </w:r>
            </w:ins>
            <w:del w:id="1195" w:author="David Conklin" w:date="2021-03-12T09:09:00Z">
              <w:r w:rsidR="00613CE3" w:rsidDel="00D152A9">
                <w:delText>1</w:delText>
              </w:r>
            </w:del>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44FCE06" w:rsidR="003C4378" w:rsidRDefault="003C4378" w:rsidP="003C4378">
            <w:r>
              <w:t>0.4</w:t>
            </w:r>
            <w:ins w:id="1196" w:author="David Conklin" w:date="2021-02-22T08:04:00Z">
              <w:r w:rsidR="002659AB">
                <w:t>3</w:t>
              </w:r>
            </w:ins>
            <w:del w:id="1197" w:author="David Conklin" w:date="2021-02-22T08:04:00Z">
              <w:r w:rsidR="00613CE3" w:rsidDel="002659AB">
                <w:delText>4</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449F8FBA" w:rsidR="003C4378" w:rsidRDefault="003C4378" w:rsidP="003C4378">
            <w:r>
              <w:t>0.</w:t>
            </w:r>
            <w:r w:rsidR="00613CE3">
              <w:t>8</w:t>
            </w:r>
            <w:ins w:id="1198" w:author="David Conklin" w:date="2021-02-22T08:04:00Z">
              <w:r w:rsidR="002659AB">
                <w:t>2</w:t>
              </w:r>
            </w:ins>
            <w:del w:id="1199" w:author="David Conklin" w:date="2021-02-22T08:04:00Z">
              <w:r w:rsidR="008E188E" w:rsidDel="002659AB">
                <w:delText>1</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76E66267" w:rsidR="003C4378" w:rsidRDefault="003C4378" w:rsidP="003C4378">
            <w:r>
              <w:t>MOHAWK RIVER NEAR SPRINGFIELD</w:t>
            </w:r>
            <w:r w:rsidR="007A6DA3">
              <w:t xml:space="preserve"> (C</w:t>
            </w:r>
            <w:ins w:id="1200" w:author="David Conklin" w:date="2021-02-22T08:40:00Z">
              <w:r w:rsidR="006D6F69">
                <w:t>301</w:t>
              </w:r>
            </w:ins>
            <w:del w:id="1201" w:author="David Conklin" w:date="2021-02-22T08:40:00Z">
              <w:r w:rsidR="007A6DA3" w:rsidDel="006D6F69">
                <w:delText>2</w:delText>
              </w:r>
              <w:r w:rsidR="008E188E" w:rsidDel="006D6F69">
                <w:delText>19</w:delText>
              </w:r>
            </w:del>
            <w:r w:rsidR="007A6DA3">
              <w:t>)</w:t>
            </w:r>
          </w:p>
        </w:tc>
        <w:tc>
          <w:tcPr>
            <w:tcW w:w="0" w:type="auto"/>
          </w:tcPr>
          <w:p w14:paraId="3E7378FF" w14:textId="1660A2C9" w:rsidR="003C4378" w:rsidRDefault="003C4378" w:rsidP="003C4378">
            <w:r>
              <w:t>%bias</w:t>
            </w:r>
          </w:p>
        </w:tc>
        <w:tc>
          <w:tcPr>
            <w:tcW w:w="0" w:type="auto"/>
          </w:tcPr>
          <w:p w14:paraId="6EF59584" w14:textId="781E4D5D" w:rsidR="003C4378" w:rsidRDefault="006D6F69" w:rsidP="003C4378">
            <w:ins w:id="1202" w:author="David Conklin" w:date="2021-02-22T08:38:00Z">
              <w:r>
                <w:t>-5.5</w:t>
              </w:r>
            </w:ins>
            <w:del w:id="1203" w:author="David Conklin" w:date="2021-02-22T08:38:00Z">
              <w:r w:rsidR="007A6DA3" w:rsidDel="006D6F69">
                <w:delText>0.1</w:delText>
              </w:r>
            </w:del>
            <w:r w:rsidR="003C4378">
              <w:t>%</w:t>
            </w:r>
          </w:p>
        </w:tc>
        <w:tc>
          <w:tcPr>
            <w:tcW w:w="0" w:type="auto"/>
          </w:tcPr>
          <w:p w14:paraId="5E75E2B6" w14:textId="1E41BF91" w:rsidR="003C4378" w:rsidRDefault="003C4378" w:rsidP="003C4378">
            <w:del w:id="1204" w:author="David Conklin" w:date="2021-02-22T08:39:00Z">
              <w:r w:rsidDel="006D6F69">
                <w:delText>V</w:delText>
              </w:r>
            </w:del>
            <w:r>
              <w:t>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14E825EF" w:rsidR="003C4378" w:rsidRDefault="003C4378" w:rsidP="003C4378">
            <w:r>
              <w:t>0.</w:t>
            </w:r>
            <w:ins w:id="1205" w:author="David Conklin" w:date="2021-02-22T08:39:00Z">
              <w:r w:rsidR="006D6F69">
                <w:t>87</w:t>
              </w:r>
            </w:ins>
            <w:del w:id="1206" w:author="David Conklin" w:date="2021-02-22T08:38:00Z">
              <w:r w:rsidDel="006D6F69">
                <w:delText>7</w:delText>
              </w:r>
              <w:r w:rsidR="007A6DA3" w:rsidDel="006D6F69">
                <w:delText>1</w:delText>
              </w:r>
            </w:del>
          </w:p>
        </w:tc>
        <w:tc>
          <w:tcPr>
            <w:tcW w:w="0" w:type="auto"/>
          </w:tcPr>
          <w:p w14:paraId="1B5AEDAE" w14:textId="71E5DAD1" w:rsidR="003C4378" w:rsidRDefault="006D6F69" w:rsidP="003C4378">
            <w:ins w:id="1207" w:author="David Conklin" w:date="2021-02-22T08:39:00Z">
              <w:r>
                <w:t>V</w:t>
              </w:r>
            </w:ins>
            <w:r w:rsidR="003C4378">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18EBF0E1" w:rsidR="003C4378" w:rsidRDefault="003C4378" w:rsidP="003C4378">
            <w:r>
              <w:t>0.</w:t>
            </w:r>
            <w:ins w:id="1208" w:author="David Conklin" w:date="2021-02-22T08:39:00Z">
              <w:r w:rsidR="006D6F69">
                <w:t>37</w:t>
              </w:r>
            </w:ins>
            <w:del w:id="1209" w:author="David Conklin" w:date="2021-02-22T08:39:00Z">
              <w:r w:rsidDel="006D6F69">
                <w:delText>5</w:delText>
              </w:r>
              <w:r w:rsidR="007A6DA3" w:rsidDel="006D6F69">
                <w:delText>4</w:delText>
              </w:r>
            </w:del>
          </w:p>
        </w:tc>
        <w:tc>
          <w:tcPr>
            <w:tcW w:w="0" w:type="auto"/>
          </w:tcPr>
          <w:p w14:paraId="1AE778F8" w14:textId="317CB08F" w:rsidR="003C4378" w:rsidRDefault="006D6F69" w:rsidP="003C4378">
            <w:ins w:id="1210" w:author="David Conklin" w:date="2021-02-22T08:39:00Z">
              <w:r>
                <w:t>V</w:t>
              </w:r>
            </w:ins>
            <w:r w:rsidR="003C4378">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84A362" w:rsidR="003C4378" w:rsidRDefault="003C4378" w:rsidP="003C4378">
            <w:r>
              <w:t>0.8</w:t>
            </w:r>
            <w:ins w:id="1211" w:author="David Conklin" w:date="2021-02-22T08:39:00Z">
              <w:r w:rsidR="006D6F69">
                <w:t>7</w:t>
              </w:r>
            </w:ins>
            <w:del w:id="1212" w:author="David Conklin" w:date="2021-02-22T08:39:00Z">
              <w:r w:rsidR="007A6DA3" w:rsidDel="006D6F69">
                <w:delText>5</w:delText>
              </w:r>
            </w:del>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1BA403CE" w:rsidR="00245C85" w:rsidRDefault="00245C85" w:rsidP="00E70EE0">
            <w:r>
              <w:t>SO FK MCKENZIE ABOVE COUGAR (C</w:t>
            </w:r>
            <w:ins w:id="1213" w:author="David Conklin" w:date="2021-02-22T09:01:00Z">
              <w:r w:rsidR="00073079">
                <w:t>301</w:t>
              </w:r>
            </w:ins>
            <w:del w:id="1214" w:author="David Conklin" w:date="2021-02-22T09:01:00Z">
              <w:r w:rsidDel="00073079">
                <w:delText>2</w:delText>
              </w:r>
              <w:r w:rsidR="00B7410E" w:rsidDel="00073079">
                <w:delText>19</w:delText>
              </w:r>
            </w:del>
            <w:r>
              <w:t>)</w:t>
            </w:r>
          </w:p>
        </w:tc>
        <w:tc>
          <w:tcPr>
            <w:tcW w:w="970" w:type="dxa"/>
          </w:tcPr>
          <w:p w14:paraId="219B605A" w14:textId="43B0B515" w:rsidR="00245C85" w:rsidRDefault="00245C85" w:rsidP="00E70EE0">
            <w:r>
              <w:t>%bias</w:t>
            </w:r>
          </w:p>
        </w:tc>
        <w:tc>
          <w:tcPr>
            <w:tcW w:w="1088" w:type="dxa"/>
          </w:tcPr>
          <w:p w14:paraId="60CC27D9" w14:textId="7E32A9E8" w:rsidR="00245C85" w:rsidRDefault="00245C85" w:rsidP="00E70EE0">
            <w:r>
              <w:t>-</w:t>
            </w:r>
            <w:r w:rsidR="00B7410E">
              <w:t>10.</w:t>
            </w:r>
            <w:ins w:id="1215" w:author="David Conklin" w:date="2021-02-22T09:02:00Z">
              <w:r w:rsidR="00073079">
                <w:t>0</w:t>
              </w:r>
            </w:ins>
            <w:del w:id="1216" w:author="David Conklin" w:date="2021-02-22T09:02:00Z">
              <w:r w:rsidR="00B7410E" w:rsidDel="00073079">
                <w:delText>1</w:delText>
              </w:r>
            </w:del>
            <w:r>
              <w:t>%</w:t>
            </w:r>
          </w:p>
        </w:tc>
        <w:tc>
          <w:tcPr>
            <w:tcW w:w="0" w:type="auto"/>
          </w:tcPr>
          <w:p w14:paraId="1E0F0D76" w14:textId="78AD32B2" w:rsidR="00245C85" w:rsidRDefault="00073079" w:rsidP="00E70EE0">
            <w:ins w:id="1217" w:author="David Conklin" w:date="2021-02-22T09:02:00Z">
              <w:r>
                <w:t>S</w:t>
              </w:r>
            </w:ins>
            <w:del w:id="1218" w:author="David Conklin" w:date="2021-02-22T09:02:00Z">
              <w:r w:rsidR="00245C85" w:rsidDel="00073079">
                <w:delText>VG</w:delText>
              </w:r>
            </w:del>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8C94B9A" w:rsidR="00245C85" w:rsidRDefault="00245C85" w:rsidP="00E70EE0">
            <w:r>
              <w:t>0.</w:t>
            </w:r>
            <w:ins w:id="1219" w:author="David Conklin" w:date="2021-02-22T09:03:00Z">
              <w:r w:rsidR="00073079">
                <w:t>80</w:t>
              </w:r>
            </w:ins>
            <w:del w:id="1220" w:author="David Conklin" w:date="2021-02-22T09:03:00Z">
              <w:r w:rsidR="00B7410E" w:rsidDel="00073079">
                <w:delText>7</w:delText>
              </w:r>
            </w:del>
            <w:del w:id="1221" w:author="David Conklin" w:date="2021-02-22T09:02:00Z">
              <w:r w:rsidR="00B7410E" w:rsidDel="00073079">
                <w:delText>9</w:delText>
              </w:r>
            </w:del>
          </w:p>
        </w:tc>
        <w:tc>
          <w:tcPr>
            <w:tcW w:w="0" w:type="auto"/>
          </w:tcPr>
          <w:p w14:paraId="4DE27806" w14:textId="249D3D4B" w:rsidR="00245C85" w:rsidRDefault="00245C85" w:rsidP="00E70EE0">
            <w:del w:id="1222" w:author="David Conklin" w:date="2021-02-22T09:03:00Z">
              <w:r w:rsidDel="00073079">
                <w:delText>V</w:delText>
              </w:r>
            </w:del>
            <w:r>
              <w:t>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6D66279D" w:rsidR="00245C85" w:rsidRDefault="00245C85" w:rsidP="00E70EE0">
            <w:r>
              <w:t>0.4</w:t>
            </w:r>
            <w:ins w:id="1223" w:author="David Conklin" w:date="2021-02-22T09:03:00Z">
              <w:r w:rsidR="00073079">
                <w:t>2</w:t>
              </w:r>
            </w:ins>
            <w:del w:id="1224" w:author="David Conklin" w:date="2021-02-22T09:03:00Z">
              <w:r w:rsidR="00B7410E" w:rsidDel="00073079">
                <w:delText>4</w:delText>
              </w:r>
            </w:del>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24A98A2E" w:rsidR="00245C85" w:rsidRDefault="00245C85" w:rsidP="00CA1E74">
            <w:r>
              <w:t>SO FK MCKENZIE BELOW COUGAR (C</w:t>
            </w:r>
            <w:ins w:id="1225" w:author="David Conklin" w:date="2021-02-22T09:01:00Z">
              <w:r w:rsidR="00073079">
                <w:t>301</w:t>
              </w:r>
            </w:ins>
            <w:del w:id="1226" w:author="David Conklin" w:date="2021-02-22T09:01:00Z">
              <w:r w:rsidDel="00073079">
                <w:delText>2</w:delText>
              </w:r>
              <w:r w:rsidR="00572FA4" w:rsidDel="00073079">
                <w:delText>19</w:delText>
              </w:r>
            </w:del>
            <w:r>
              <w:t>)</w:t>
            </w:r>
          </w:p>
        </w:tc>
        <w:tc>
          <w:tcPr>
            <w:tcW w:w="970" w:type="dxa"/>
          </w:tcPr>
          <w:p w14:paraId="522DC0D1" w14:textId="2F31C1DC" w:rsidR="00245C85" w:rsidRDefault="00245C85" w:rsidP="00CA1E74">
            <w:r>
              <w:t>%bias</w:t>
            </w:r>
          </w:p>
        </w:tc>
        <w:tc>
          <w:tcPr>
            <w:tcW w:w="1088" w:type="dxa"/>
          </w:tcPr>
          <w:p w14:paraId="404B0371" w14:textId="246F5DAB" w:rsidR="00245C85" w:rsidRDefault="00A87B6E" w:rsidP="00CA1E74">
            <w:ins w:id="1227" w:author="David Conklin" w:date="2021-02-22T08:58:00Z">
              <w:r>
                <w:t>1.3</w:t>
              </w:r>
            </w:ins>
            <w:del w:id="1228" w:author="David Conklin" w:date="2021-02-22T08:58:00Z">
              <w:r w:rsidR="00B7410E" w:rsidDel="00A87B6E">
                <w:delText>2.2</w:delText>
              </w:r>
            </w:del>
            <w:r w:rsidR="00B7410E">
              <w:t>%</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5F6930FA" w:rsidR="00245C85" w:rsidRDefault="00245C85" w:rsidP="00CA1E74">
            <w:r>
              <w:t>0.</w:t>
            </w:r>
            <w:r w:rsidR="00572FA4">
              <w:t>6</w:t>
            </w:r>
            <w:ins w:id="1229" w:author="David Conklin" w:date="2021-02-22T08:58:00Z">
              <w:r w:rsidR="00A87B6E">
                <w:t>2</w:t>
              </w:r>
            </w:ins>
            <w:del w:id="1230" w:author="David Conklin" w:date="2021-02-22T08:58:00Z">
              <w:r w:rsidR="00572FA4" w:rsidDel="00A87B6E">
                <w:delText>3</w:delText>
              </w:r>
            </w:del>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6188C813" w:rsidR="00245C85" w:rsidRDefault="00245C85" w:rsidP="00CA1E74">
            <w:r>
              <w:t>0.6</w:t>
            </w:r>
            <w:ins w:id="1231" w:author="David Conklin" w:date="2021-02-22T08:58:00Z">
              <w:r w:rsidR="00A87B6E">
                <w:t>2</w:t>
              </w:r>
            </w:ins>
            <w:del w:id="1232" w:author="David Conklin" w:date="2021-02-22T08:58:00Z">
              <w:r w:rsidR="00572FA4" w:rsidDel="00A87B6E">
                <w:delText>1</w:delText>
              </w:r>
            </w:del>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57707843" w:rsidR="00245C85" w:rsidRDefault="00245C85" w:rsidP="00CA1E74">
            <w:r>
              <w:t>0.6</w:t>
            </w:r>
            <w:ins w:id="1233" w:author="David Conklin" w:date="2021-02-22T08:58:00Z">
              <w:r w:rsidR="00A87B6E">
                <w:t>2</w:t>
              </w:r>
            </w:ins>
            <w:del w:id="1234" w:author="David Conklin" w:date="2021-02-22T08:58:00Z">
              <w:r w:rsidR="00572FA4" w:rsidDel="00A87B6E">
                <w:delText>3</w:delText>
              </w:r>
            </w:del>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631F15C3" w:rsidR="00245C85" w:rsidRDefault="00245C85" w:rsidP="00041D27">
            <w:r>
              <w:t>BLUE RIVER ABOVE THE RESERVOIR (C</w:t>
            </w:r>
            <w:ins w:id="1235" w:author="David Conklin" w:date="2021-02-22T08:53:00Z">
              <w:r w:rsidR="00075E09">
                <w:t>301</w:t>
              </w:r>
            </w:ins>
            <w:del w:id="1236" w:author="David Conklin" w:date="2021-02-22T08:53:00Z">
              <w:r w:rsidDel="00075E09">
                <w:delText>2</w:delText>
              </w:r>
              <w:r w:rsidR="00572FA4" w:rsidDel="00075E09">
                <w:delText>1</w:delText>
              </w:r>
            </w:del>
            <w:del w:id="1237" w:author="David Conklin" w:date="2021-02-22T09:01:00Z">
              <w:r w:rsidR="00572FA4" w:rsidDel="00073079">
                <w:delText>9</w:delText>
              </w:r>
            </w:del>
            <w:r>
              <w:t>)</w:t>
            </w:r>
          </w:p>
        </w:tc>
        <w:tc>
          <w:tcPr>
            <w:tcW w:w="970" w:type="dxa"/>
          </w:tcPr>
          <w:p w14:paraId="3660BB27" w14:textId="031AD573" w:rsidR="00245C85" w:rsidRDefault="00245C85" w:rsidP="00041D27">
            <w:r>
              <w:t>%bias</w:t>
            </w:r>
          </w:p>
        </w:tc>
        <w:tc>
          <w:tcPr>
            <w:tcW w:w="1088" w:type="dxa"/>
          </w:tcPr>
          <w:p w14:paraId="37F8A474" w14:textId="451B60E1" w:rsidR="00245C85" w:rsidRDefault="00245C85" w:rsidP="00041D27">
            <w:r>
              <w:t>-</w:t>
            </w:r>
            <w:r w:rsidR="00572FA4">
              <w:t>1</w:t>
            </w:r>
            <w:ins w:id="1238" w:author="David Conklin" w:date="2021-02-22T08:54:00Z">
              <w:r w:rsidR="00075E09">
                <w:t>6.9</w:t>
              </w:r>
            </w:ins>
            <w:del w:id="1239" w:author="David Conklin" w:date="2021-02-22T08:54:00Z">
              <w:r w:rsidR="00572FA4" w:rsidDel="00075E09">
                <w:delText>7.2</w:delText>
              </w:r>
            </w:del>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466073C0" w:rsidR="00245C85" w:rsidRDefault="00245C85" w:rsidP="00041D27">
            <w:r>
              <w:t>0.</w:t>
            </w:r>
            <w:r w:rsidR="00572FA4">
              <w:t>4</w:t>
            </w:r>
            <w:ins w:id="1240" w:author="David Conklin" w:date="2021-02-22T08:54:00Z">
              <w:r w:rsidR="00075E09">
                <w:t>6</w:t>
              </w:r>
            </w:ins>
            <w:del w:id="1241" w:author="David Conklin" w:date="2021-02-22T08:54:00Z">
              <w:r w:rsidR="00572FA4" w:rsidDel="00075E09">
                <w:delText>7</w:delText>
              </w:r>
            </w:del>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411B2326" w:rsidR="00245C85" w:rsidRDefault="00245C85" w:rsidP="00771AAC">
            <w:r>
              <w:t>BLUE RIVER BELOW THE RESERVOIR (C</w:t>
            </w:r>
            <w:ins w:id="1242" w:author="David Conklin" w:date="2021-02-22T08:50:00Z">
              <w:r w:rsidR="00C74814">
                <w:t>301</w:t>
              </w:r>
            </w:ins>
            <w:del w:id="1243" w:author="David Conklin" w:date="2021-02-22T08:50:00Z">
              <w:r w:rsidDel="00C74814">
                <w:delText>2</w:delText>
              </w:r>
              <w:r w:rsidR="00572FA4" w:rsidDel="00C74814">
                <w:delText>19</w:delText>
              </w:r>
            </w:del>
            <w:r>
              <w:t>)</w:t>
            </w:r>
          </w:p>
        </w:tc>
        <w:tc>
          <w:tcPr>
            <w:tcW w:w="970" w:type="dxa"/>
          </w:tcPr>
          <w:p w14:paraId="0033914A" w14:textId="4B9CD9C7" w:rsidR="00245C85" w:rsidRDefault="00245C85" w:rsidP="00771AAC">
            <w:r>
              <w:t>%bias</w:t>
            </w:r>
          </w:p>
        </w:tc>
        <w:tc>
          <w:tcPr>
            <w:tcW w:w="1088" w:type="dxa"/>
          </w:tcPr>
          <w:p w14:paraId="55597B67" w14:textId="7B3900F6" w:rsidR="00245C85" w:rsidRDefault="00C74814" w:rsidP="00771AAC">
            <w:ins w:id="1244" w:author="David Conklin" w:date="2021-02-22T08:49:00Z">
              <w:r>
                <w:t>3</w:t>
              </w:r>
            </w:ins>
            <w:del w:id="1245" w:author="David Conklin" w:date="2021-02-22T08:49:00Z">
              <w:r w:rsidR="00572FA4" w:rsidDel="00C74814">
                <w:delText>4</w:delText>
              </w:r>
            </w:del>
            <w:r w:rsidR="00572FA4">
              <w:t>.3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54E6CE82" w:rsidR="00245C85" w:rsidRDefault="00245C85" w:rsidP="00771AAC">
            <w:r>
              <w:t>0.5</w:t>
            </w:r>
            <w:ins w:id="1246" w:author="David Conklin" w:date="2021-02-22T08:50:00Z">
              <w:r w:rsidR="00C74814">
                <w:t>3</w:t>
              </w:r>
            </w:ins>
            <w:del w:id="1247" w:author="David Conklin" w:date="2021-02-22T08:50:00Z">
              <w:r w:rsidR="00572FA4" w:rsidDel="00C74814">
                <w:delText>4</w:delText>
              </w:r>
            </w:del>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358D35DB" w:rsidR="00245C85" w:rsidRDefault="00572FA4" w:rsidP="00771AAC">
            <w:r>
              <w:t>0.6</w:t>
            </w:r>
            <w:ins w:id="1248" w:author="David Conklin" w:date="2021-02-22T08:50:00Z">
              <w:r w:rsidR="00C74814">
                <w:t>8</w:t>
              </w:r>
            </w:ins>
            <w:del w:id="1249" w:author="David Conklin" w:date="2021-02-22T08:50:00Z">
              <w:r w:rsidDel="00C74814">
                <w:delText>7</w:delText>
              </w:r>
            </w:del>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18C17A7B" w:rsidR="00245C85" w:rsidRDefault="00245C85" w:rsidP="00771AAC">
            <w:r>
              <w:t>0.</w:t>
            </w:r>
            <w:ins w:id="1250" w:author="David Conklin" w:date="2021-02-22T08:50:00Z">
              <w:r w:rsidR="00C74814">
                <w:t>57</w:t>
              </w:r>
            </w:ins>
            <w:del w:id="1251" w:author="David Conklin" w:date="2021-02-22T08:50:00Z">
              <w:r w:rsidDel="00C74814">
                <w:delText>6</w:delText>
              </w:r>
              <w:r w:rsidR="00572FA4" w:rsidDel="00C74814">
                <w:delText>0</w:delText>
              </w:r>
            </w:del>
          </w:p>
        </w:tc>
        <w:tc>
          <w:tcPr>
            <w:tcW w:w="0" w:type="auto"/>
          </w:tcPr>
          <w:p w14:paraId="67F765A3" w14:textId="51847821" w:rsidR="00245C85" w:rsidRDefault="00C74814" w:rsidP="00771AAC">
            <w:ins w:id="1252" w:author="David Conklin" w:date="2021-02-22T08:50:00Z">
              <w:r w:rsidRPr="00A87B6E">
                <w:rPr>
                  <w:highlight w:val="yellow"/>
                  <w:rPrChange w:id="1253" w:author="David Conklin" w:date="2021-02-22T08:55:00Z">
                    <w:rPr/>
                  </w:rPrChange>
                </w:rPr>
                <w:t>N</w:t>
              </w:r>
            </w:ins>
            <w:r w:rsidR="00245C85" w:rsidRPr="00A87B6E">
              <w:rPr>
                <w:highlight w:val="yellow"/>
                <w:rPrChange w:id="1254" w:author="David Conklin" w:date="2021-02-22T08:55:00Z">
                  <w:rPr/>
                </w:rPrChange>
              </w:rP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808F3ED" w:rsidR="00245C85" w:rsidRDefault="00245C85" w:rsidP="00771AAC">
            <w:r>
              <w:t>MCKENZIE RIVER NEAR VIDA (C</w:t>
            </w:r>
            <w:ins w:id="1255" w:author="David Conklin" w:date="2021-02-22T08:45:00Z">
              <w:r w:rsidR="00E74BCF">
                <w:t>301</w:t>
              </w:r>
            </w:ins>
            <w:del w:id="1256" w:author="David Conklin" w:date="2021-02-22T08:45:00Z">
              <w:r w:rsidDel="00E74BCF">
                <w:delText>2</w:delText>
              </w:r>
              <w:r w:rsidR="003B2506" w:rsidDel="00E74BCF">
                <w:delText>19</w:delText>
              </w:r>
            </w:del>
            <w:r>
              <w:t>)</w:t>
            </w:r>
          </w:p>
        </w:tc>
        <w:tc>
          <w:tcPr>
            <w:tcW w:w="970" w:type="dxa"/>
          </w:tcPr>
          <w:p w14:paraId="28D95DBB" w14:textId="4CB4220B" w:rsidR="00245C85" w:rsidRDefault="00245C85" w:rsidP="00771AAC">
            <w:r>
              <w:t>%bias</w:t>
            </w:r>
          </w:p>
        </w:tc>
        <w:tc>
          <w:tcPr>
            <w:tcW w:w="1088" w:type="dxa"/>
          </w:tcPr>
          <w:p w14:paraId="35ED9764" w14:textId="6256E4DF" w:rsidR="00245C85" w:rsidRDefault="00245C85" w:rsidP="00771AAC">
            <w:r>
              <w:t>-</w:t>
            </w:r>
            <w:ins w:id="1257" w:author="David Conklin" w:date="2021-02-22T08:45:00Z">
              <w:r w:rsidR="00E74BCF">
                <w:t>2.5</w:t>
              </w:r>
            </w:ins>
            <w:del w:id="1258" w:author="David Conklin" w:date="2021-02-22T08:45:00Z">
              <w:r w:rsidR="003B2506" w:rsidDel="00E74BCF">
                <w:delText>0.6</w:delText>
              </w:r>
            </w:del>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3A973519" w:rsidR="00245C85" w:rsidRDefault="00245C85" w:rsidP="00771AAC">
            <w:r>
              <w:t>0.</w:t>
            </w:r>
            <w:r w:rsidR="003B2506">
              <w:t>9</w:t>
            </w:r>
            <w:ins w:id="1259" w:author="David Conklin" w:date="2021-02-22T08:46:00Z">
              <w:r w:rsidR="00E74BCF">
                <w:t>5</w:t>
              </w:r>
            </w:ins>
            <w:del w:id="1260" w:author="David Conklin" w:date="2021-02-22T08:45:00Z">
              <w:r w:rsidR="003B2506" w:rsidDel="00E74BCF">
                <w:delText>4</w:delText>
              </w:r>
            </w:del>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1316B1C3" w:rsidR="00245C85" w:rsidRDefault="00245C85" w:rsidP="00771AAC">
            <w:r>
              <w:t>MCKENZIE RIVER ABV HAYDEN BR (C</w:t>
            </w:r>
            <w:ins w:id="1261" w:author="David Conklin" w:date="2021-02-22T08:05:00Z">
              <w:r w:rsidR="002659AB">
                <w:t>301</w:t>
              </w:r>
            </w:ins>
            <w:del w:id="1262" w:author="David Conklin" w:date="2021-02-22T08:05:00Z">
              <w:r w:rsidDel="002659AB">
                <w:delText>2</w:delText>
              </w:r>
              <w:r w:rsidR="003B2506" w:rsidDel="002659AB">
                <w:delText>19</w:delText>
              </w:r>
            </w:del>
            <w:r>
              <w:t>)</w:t>
            </w:r>
          </w:p>
        </w:tc>
        <w:tc>
          <w:tcPr>
            <w:tcW w:w="970" w:type="dxa"/>
          </w:tcPr>
          <w:p w14:paraId="28F20A41" w14:textId="3A8F165D" w:rsidR="00245C85" w:rsidRDefault="00245C85" w:rsidP="00771AAC">
            <w:r>
              <w:t>%bias</w:t>
            </w:r>
          </w:p>
        </w:tc>
        <w:tc>
          <w:tcPr>
            <w:tcW w:w="1088" w:type="dxa"/>
          </w:tcPr>
          <w:p w14:paraId="68801782" w14:textId="68AE4946" w:rsidR="00245C85" w:rsidRDefault="002659AB" w:rsidP="00771AAC">
            <w:ins w:id="1263" w:author="David Conklin" w:date="2021-02-22T08:05:00Z">
              <w:r>
                <w:t>8</w:t>
              </w:r>
            </w:ins>
            <w:del w:id="1264" w:author="David Conklin" w:date="2021-02-22T08:05:00Z">
              <w:r w:rsidR="003B2506" w:rsidDel="002659AB">
                <w:delText>13</w:delText>
              </w:r>
            </w:del>
            <w:r w:rsidR="003B2506">
              <w:t>.8</w:t>
            </w:r>
            <w:r w:rsidR="00245C85">
              <w:t>%</w:t>
            </w:r>
          </w:p>
        </w:tc>
        <w:tc>
          <w:tcPr>
            <w:tcW w:w="0" w:type="auto"/>
          </w:tcPr>
          <w:p w14:paraId="1512C366" w14:textId="51C28E27" w:rsidR="00245C85" w:rsidRDefault="00A87B6E" w:rsidP="00771AAC">
            <w:ins w:id="1265" w:author="David Conklin" w:date="2021-02-22T08:55:00Z">
              <w:r>
                <w:t>G</w:t>
              </w:r>
            </w:ins>
            <w:del w:id="1266" w:author="David Conklin" w:date="2021-02-22T08:40:00Z">
              <w:r w:rsidR="003B2506" w:rsidDel="006D6F69">
                <w:delText>S</w:delText>
              </w:r>
            </w:del>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3FF5752F" w:rsidR="00245C85" w:rsidRDefault="00245C85" w:rsidP="00771AAC">
            <w:r>
              <w:t>0.</w:t>
            </w:r>
            <w:ins w:id="1267" w:author="David Conklin" w:date="2021-02-22T08:05:00Z">
              <w:r w:rsidR="002659AB">
                <w:t>90</w:t>
              </w:r>
            </w:ins>
            <w:del w:id="1268" w:author="David Conklin" w:date="2021-02-22T08:05:00Z">
              <w:r w:rsidR="003B2506" w:rsidDel="002659AB">
                <w:delText>79</w:delText>
              </w:r>
            </w:del>
          </w:p>
        </w:tc>
        <w:tc>
          <w:tcPr>
            <w:tcW w:w="0" w:type="auto"/>
          </w:tcPr>
          <w:p w14:paraId="2BD166C2" w14:textId="3C8626A1" w:rsidR="00245C85" w:rsidRDefault="006D6F69" w:rsidP="00771AAC">
            <w:ins w:id="1269" w:author="David Conklin" w:date="2021-02-22T08:41:00Z">
              <w:r>
                <w:t>V</w:t>
              </w:r>
            </w:ins>
            <w:r w:rsidR="00245C85">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1E13EDE4" w:rsidR="00245C85" w:rsidRDefault="003B2506" w:rsidP="00771AAC">
            <w:r>
              <w:t>0</w:t>
            </w:r>
            <w:r w:rsidR="00245C85">
              <w:t>.</w:t>
            </w:r>
            <w:ins w:id="1270" w:author="David Conklin" w:date="2021-02-22T08:05:00Z">
              <w:r w:rsidR="002659AB">
                <w:t>31</w:t>
              </w:r>
            </w:ins>
            <w:del w:id="1271" w:author="David Conklin" w:date="2021-02-22T08:05:00Z">
              <w:r w:rsidDel="002659AB">
                <w:delText>43</w:delText>
              </w:r>
            </w:del>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7D99F846" w:rsidR="00245C85" w:rsidRDefault="00245C85" w:rsidP="00771AAC">
            <w:r>
              <w:t>0.9</w:t>
            </w:r>
            <w:ins w:id="1272" w:author="David Conklin" w:date="2021-02-22T08:05:00Z">
              <w:r w:rsidR="002659AB">
                <w:t>7</w:t>
              </w:r>
            </w:ins>
            <w:del w:id="1273" w:author="David Conklin" w:date="2021-02-22T08:05:00Z">
              <w:r w:rsidR="003B2506" w:rsidDel="002659AB">
                <w:delText>5</w:delText>
              </w:r>
            </w:del>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3B90F2A1" w:rsidR="00245C85" w:rsidRDefault="002659AB" w:rsidP="00771AAC">
            <w:ins w:id="1274" w:author="David Conklin" w:date="2021-02-22T08:06:00Z">
              <w:r>
                <w:t>0.9</w:t>
              </w:r>
            </w:ins>
            <w:del w:id="1275" w:author="David Conklin" w:date="2021-02-22T08:06:00Z">
              <w:r w:rsidR="003B2506" w:rsidDel="002659AB">
                <w:delText>1.3</w:delText>
              </w:r>
            </w:del>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2C303598" w:rsidR="00E3419D" w:rsidRDefault="00E3419D" w:rsidP="007E57E4">
      <w:r>
        <w:t xml:space="preserve">Tuning knob values in CW3M version </w:t>
      </w:r>
      <w:ins w:id="1276" w:author="David Conklin" w:date="2021-03-12T09:18:00Z">
        <w:r w:rsidR="00445820">
          <w:t>3</w:t>
        </w:r>
      </w:ins>
      <w:ins w:id="1277" w:author="David Conklin" w:date="2021-03-12T09:19:00Z">
        <w:r w:rsidR="00445820">
          <w:t>09</w:t>
        </w:r>
      </w:ins>
      <w:del w:id="1278" w:author="David Conklin" w:date="2021-03-12T09:18:00Z">
        <w:r w:rsidDel="00445820">
          <w:delText>226</w:delText>
        </w:r>
      </w:del>
    </w:p>
    <w:tbl>
      <w:tblPr>
        <w:tblStyle w:val="TableGrid"/>
        <w:tblW w:w="0" w:type="auto"/>
        <w:tblLook w:val="04A0" w:firstRow="1" w:lastRow="0" w:firstColumn="1" w:lastColumn="0" w:noHBand="0" w:noVBand="1"/>
      </w:tblPr>
      <w:tblGrid>
        <w:gridCol w:w="2974"/>
        <w:gridCol w:w="1276"/>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2065E535" w:rsidR="00410F77" w:rsidRDefault="00410F77" w:rsidP="00C63B9F">
            <w:pPr>
              <w:jc w:val="center"/>
            </w:pPr>
            <w:r>
              <w:t>1.</w:t>
            </w:r>
            <w:ins w:id="1279" w:author="David Conklin" w:date="2021-03-12T09:19:00Z">
              <w:r w:rsidR="00445820">
                <w:t>51846</w:t>
              </w:r>
            </w:ins>
            <w:del w:id="1280" w:author="David Conklin" w:date="2021-03-12T09:19:00Z">
              <w:r w:rsidDel="00445820">
                <w:delText>201</w:delText>
              </w:r>
            </w:del>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15F84BEE" w:rsidR="00410F77" w:rsidRDefault="00445820" w:rsidP="00C63B9F">
            <w:pPr>
              <w:jc w:val="center"/>
            </w:pPr>
            <w:ins w:id="1281" w:author="David Conklin" w:date="2021-03-12T09:19:00Z">
              <w:r>
                <w:t>2.06762</w:t>
              </w:r>
            </w:ins>
            <w:del w:id="1282" w:author="David Conklin" w:date="2021-03-12T09:19:00Z">
              <w:r w:rsidR="00410F77" w:rsidDel="00445820">
                <w:delText>0.5</w:delText>
              </w:r>
            </w:del>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283" w:name="_Toc66437604"/>
      <w:r>
        <w:t>Analysis of</w:t>
      </w:r>
      <w:r w:rsidR="003024C9">
        <w:t xml:space="preserve"> locations where the model has low skill</w:t>
      </w:r>
      <w:bookmarkEnd w:id="128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1284" w:author="David Conklin" w:date="2021-02-22T11:44:00Z"/>
        </w:rPr>
      </w:pPr>
      <w:del w:id="1285"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1286"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1287" w:name="_Toc66437605"/>
      <w:r>
        <w:t>Simulated McKenzie basin water budget</w:t>
      </w:r>
      <w:r w:rsidR="00334ED8">
        <w:t xml:space="preserve"> and thermal energy budget</w:t>
      </w:r>
      <w:bookmarkEnd w:id="1287"/>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1288"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pPr>
              <w:pPrChange w:id="1289" w:author="David Conklin" w:date="2021-02-22T06:16:00Z">
                <w:pPr>
                  <w:jc w:val="right"/>
                </w:pPr>
              </w:pPrChange>
            </w:pPr>
          </w:p>
        </w:tc>
      </w:tr>
      <w:tr w:rsidR="001655BE" w14:paraId="7E48B294" w14:textId="77777777" w:rsidTr="00BB7B7B">
        <w:trPr>
          <w:ins w:id="1290" w:author="David Conklin" w:date="2021-02-22T06:16:00Z"/>
        </w:trPr>
        <w:tc>
          <w:tcPr>
            <w:tcW w:w="0" w:type="auto"/>
          </w:tcPr>
          <w:p w14:paraId="57785E06" w14:textId="7B694AD8" w:rsidR="001655BE" w:rsidRDefault="001655BE" w:rsidP="00BB7B7B">
            <w:pPr>
              <w:jc w:val="right"/>
              <w:rPr>
                <w:ins w:id="1291" w:author="David Conklin" w:date="2021-02-22T06:16:00Z"/>
              </w:rPr>
            </w:pPr>
            <w:ins w:id="1292" w:author="David Conklin" w:date="2021-02-22T06:16:00Z">
              <w:r>
                <w:t>discrepan</w:t>
              </w:r>
            </w:ins>
            <w:ins w:id="1293" w:author="David Conklin" w:date="2021-02-22T06:17:00Z">
              <w:r>
                <w:t>cy</w:t>
              </w:r>
            </w:ins>
            <w:ins w:id="1294" w:author="David Conklin" w:date="2021-02-22T06:18:00Z">
              <w:r>
                <w:t>, mm</w:t>
              </w:r>
            </w:ins>
          </w:p>
        </w:tc>
        <w:tc>
          <w:tcPr>
            <w:tcW w:w="0" w:type="auto"/>
          </w:tcPr>
          <w:p w14:paraId="3FBBEEB6" w14:textId="60FE13F6" w:rsidR="001655BE" w:rsidRDefault="001655BE" w:rsidP="00BB7B7B">
            <w:pPr>
              <w:jc w:val="right"/>
              <w:rPr>
                <w:ins w:id="1295" w:author="David Conklin" w:date="2021-02-22T06:16:00Z"/>
              </w:rPr>
            </w:pPr>
            <w:ins w:id="1296" w:author="David Conklin" w:date="2021-02-22T06:17:00Z">
              <w:r>
                <w:t>16</w:t>
              </w:r>
            </w:ins>
          </w:p>
        </w:tc>
        <w:tc>
          <w:tcPr>
            <w:tcW w:w="0" w:type="auto"/>
          </w:tcPr>
          <w:p w14:paraId="27C1907D" w14:textId="77777777" w:rsidR="001655BE" w:rsidRDefault="001655BE" w:rsidP="00BB7B7B">
            <w:pPr>
              <w:jc w:val="right"/>
              <w:rPr>
                <w:ins w:id="1297" w:author="David Conklin" w:date="2021-02-22T06:16:00Z"/>
              </w:rPr>
            </w:pPr>
          </w:p>
        </w:tc>
        <w:tc>
          <w:tcPr>
            <w:tcW w:w="0" w:type="auto"/>
          </w:tcPr>
          <w:p w14:paraId="47D0D31E" w14:textId="77777777" w:rsidR="001655BE" w:rsidRDefault="001655BE" w:rsidP="00BB7B7B">
            <w:pPr>
              <w:jc w:val="right"/>
              <w:rPr>
                <w:ins w:id="1298" w:author="David Conklin" w:date="2021-02-22T06:16:00Z"/>
              </w:rPr>
            </w:pPr>
          </w:p>
        </w:tc>
        <w:tc>
          <w:tcPr>
            <w:tcW w:w="0" w:type="auto"/>
          </w:tcPr>
          <w:p w14:paraId="313FF938" w14:textId="77777777" w:rsidR="001655BE" w:rsidRDefault="001655BE" w:rsidP="001655BE">
            <w:pPr>
              <w:rPr>
                <w:ins w:id="1299" w:author="David Conklin" w:date="2021-02-22T06:16:00Z"/>
              </w:rPr>
            </w:pPr>
          </w:p>
        </w:tc>
      </w:tr>
      <w:tr w:rsidR="001655BE" w14:paraId="4D2B2DDE" w14:textId="77777777" w:rsidTr="00BB7B7B">
        <w:trPr>
          <w:ins w:id="1300" w:author="David Conklin" w:date="2021-02-22T06:18:00Z"/>
        </w:trPr>
        <w:tc>
          <w:tcPr>
            <w:tcW w:w="0" w:type="auto"/>
          </w:tcPr>
          <w:p w14:paraId="55DF48E6" w14:textId="4A4EFF32" w:rsidR="001655BE" w:rsidRDefault="001655BE" w:rsidP="00BB7B7B">
            <w:pPr>
              <w:jc w:val="right"/>
              <w:rPr>
                <w:ins w:id="1301" w:author="David Conklin" w:date="2021-02-22T06:18:00Z"/>
              </w:rPr>
            </w:pPr>
            <w:ins w:id="1302" w:author="David Conklin" w:date="2021-02-22T06:18:00Z">
              <w:r>
                <w:t>discrepancy, %</w:t>
              </w:r>
            </w:ins>
          </w:p>
        </w:tc>
        <w:tc>
          <w:tcPr>
            <w:tcW w:w="0" w:type="auto"/>
          </w:tcPr>
          <w:p w14:paraId="71FC7006" w14:textId="3E330480" w:rsidR="001655BE" w:rsidRDefault="001655BE" w:rsidP="00BB7B7B">
            <w:pPr>
              <w:jc w:val="right"/>
              <w:rPr>
                <w:ins w:id="1303" w:author="David Conklin" w:date="2021-02-22T06:18:00Z"/>
              </w:rPr>
            </w:pPr>
            <w:ins w:id="1304" w:author="David Conklin" w:date="2021-02-22T06:19:00Z">
              <w:r>
                <w:t>0.7%</w:t>
              </w:r>
            </w:ins>
          </w:p>
        </w:tc>
        <w:tc>
          <w:tcPr>
            <w:tcW w:w="0" w:type="auto"/>
          </w:tcPr>
          <w:p w14:paraId="7C629987" w14:textId="77777777" w:rsidR="001655BE" w:rsidRDefault="001655BE" w:rsidP="00BB7B7B">
            <w:pPr>
              <w:jc w:val="right"/>
              <w:rPr>
                <w:ins w:id="1305" w:author="David Conklin" w:date="2021-02-22T06:18:00Z"/>
              </w:rPr>
            </w:pPr>
          </w:p>
        </w:tc>
        <w:tc>
          <w:tcPr>
            <w:tcW w:w="0" w:type="auto"/>
          </w:tcPr>
          <w:p w14:paraId="6DA8B9EA" w14:textId="77777777" w:rsidR="001655BE" w:rsidRDefault="001655BE" w:rsidP="00BB7B7B">
            <w:pPr>
              <w:jc w:val="right"/>
              <w:rPr>
                <w:ins w:id="1306" w:author="David Conklin" w:date="2021-02-22T06:18:00Z"/>
              </w:rPr>
            </w:pPr>
          </w:p>
        </w:tc>
        <w:tc>
          <w:tcPr>
            <w:tcW w:w="0" w:type="auto"/>
          </w:tcPr>
          <w:p w14:paraId="7CF1392B" w14:textId="77777777" w:rsidR="001655BE" w:rsidRDefault="001655BE" w:rsidP="001655BE">
            <w:pPr>
              <w:rPr>
                <w:ins w:id="1307"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308" w:name="_Toc66437606"/>
      <w:r>
        <w:t>CW3M v. Shade-a-lator</w:t>
      </w:r>
      <w:bookmarkEnd w:id="1308"/>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1309" w:author="David Conklin" w:date="2021-02-18T07:32:00Z">
        <w:r w:rsidR="006C0136">
          <w:t xml:space="preserve">TFT’s </w:t>
        </w:r>
      </w:ins>
      <w:r>
        <w:t>Shade-a-lator</w:t>
      </w:r>
      <w:ins w:id="1310" w:author="David Conklin" w:date="2021-02-18T07:32:00Z">
        <w:r w:rsidR="006C0136">
          <w:t xml:space="preserve"> study was</w:t>
        </w:r>
      </w:ins>
      <w:del w:id="1311" w:author="David Conklin" w:date="2021-02-18T07:32:00Z">
        <w:r w:rsidDel="006C0136">
          <w:delText xml:space="preserve"> is</w:delText>
        </w:r>
      </w:del>
      <w:r>
        <w:t xml:space="preserve"> </w:t>
      </w:r>
      <w:ins w:id="1312" w:author="David Conklin" w:date="2021-02-18T07:32:00Z">
        <w:r w:rsidR="006C0136">
          <w:t>30 minutes</w:t>
        </w:r>
      </w:ins>
      <w:del w:id="1313" w:author="David Conklin" w:date="2021-02-18T07:31:00Z">
        <w:r w:rsidDel="006C0136">
          <w:delText>one</w:delText>
        </w:r>
      </w:del>
      <w:del w:id="1314"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1315" w:author="David Conklin" w:date="2021-01-22T07:35:00Z">
        <w:r w:rsidR="00396FDB">
          <w:t xml:space="preserve">and </w:t>
        </w:r>
      </w:ins>
      <w:del w:id="1316" w:author="David Conklin" w:date="2021-01-22T07:34:00Z">
        <w:r w:rsidDel="00396FDB">
          <w:delText xml:space="preserve">and </w:delText>
        </w:r>
      </w:del>
      <w:r>
        <w:t>aspect</w:t>
      </w:r>
      <w:del w:id="1317"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1318" w:author="David Conklin" w:date="2021-02-18T07:35:00Z"/>
        </w:rPr>
      </w:pPr>
      <w:r>
        <w:t>bottom width, elevation, and gradient</w:t>
      </w:r>
    </w:p>
    <w:p w14:paraId="1807B3A9" w14:textId="7A84150F" w:rsidR="006C0136" w:rsidRDefault="006C0136" w:rsidP="006C0136">
      <w:pPr>
        <w:pStyle w:val="ListParagraph"/>
        <w:rPr>
          <w:ins w:id="1319" w:author="David Conklin" w:date="2021-02-18T07:35:00Z"/>
        </w:rPr>
      </w:pPr>
    </w:p>
    <w:p w14:paraId="05088C2B" w14:textId="7ACC8D24" w:rsidR="006C0136" w:rsidRDefault="006C0136">
      <w:pPr>
        <w:pStyle w:val="ListParagraph"/>
        <w:ind w:left="0"/>
        <w:pPrChange w:id="1320" w:author="David Conklin" w:date="2021-02-18T07:36:00Z">
          <w:pPr>
            <w:pStyle w:val="ListParagraph"/>
            <w:numPr>
              <w:numId w:val="9"/>
            </w:numPr>
            <w:ind w:hanging="360"/>
          </w:pPr>
        </w:pPrChange>
      </w:pPr>
      <w:ins w:id="1321" w:author="David Conklin" w:date="2021-02-18T07:37:00Z">
        <w:r>
          <w:t>The original intent in the McKenzie wetlands project was to replace the McKenzi</w:t>
        </w:r>
      </w:ins>
      <w:ins w:id="1322" w:author="David Conklin" w:date="2021-02-18T07:38:00Z">
        <w:r>
          <w:t>e Reach GIS layer, inherited from the WW2100 project,  with a more detailed</w:t>
        </w:r>
      </w:ins>
      <w:ins w:id="1323" w:author="David Conklin" w:date="2021-02-18T07:39:00Z">
        <w:r>
          <w:t xml:space="preserve"> version in which the division of reaches into subreaches reflected the shape of the stream on the landscape. </w:t>
        </w:r>
      </w:ins>
      <w:ins w:id="1324" w:author="David Conklin" w:date="2021-02-18T07:40:00Z">
        <w:r>
          <w:t xml:space="preserve"> The idea was for each subreach to be relatively straigh</w:t>
        </w:r>
      </w:ins>
      <w:ins w:id="1325" w:author="David Conklin" w:date="2021-02-18T07:41:00Z">
        <w:r>
          <w:t xml:space="preserve">t, and suitable to </w:t>
        </w:r>
        <w:r w:rsidR="006D3061">
          <w:t>be</w:t>
        </w:r>
      </w:ins>
      <w:ins w:id="1326" w:author="David Conklin" w:date="2021-02-18T07:42:00Z">
        <w:r w:rsidR="006D3061">
          <w:t xml:space="preserve"> </w:t>
        </w:r>
      </w:ins>
      <w:ins w:id="1327" w:author="David Conklin" w:date="2021-02-18T07:41:00Z">
        <w:r>
          <w:t>characterized by</w:t>
        </w:r>
      </w:ins>
      <w:ins w:id="1328" w:author="David Conklin" w:date="2021-02-18T07:42:00Z">
        <w:r w:rsidR="006D3061">
          <w:t xml:space="preserve"> single values for direction and for the height of vegetation on each ban</w:t>
        </w:r>
      </w:ins>
      <w:ins w:id="1329" w:author="David Conklin" w:date="2021-02-18T07:43:00Z">
        <w:r w:rsidR="006D3061">
          <w:t xml:space="preserve">k.  Subreaches would necessarily be of variable length, shorter in curved sections of the </w:t>
        </w:r>
      </w:ins>
      <w:ins w:id="1330" w:author="David Conklin" w:date="2021-02-18T07:44:00Z">
        <w:r w:rsidR="006D3061">
          <w:t>stream, and potentially much longer in straighter sections.  Pr</w:t>
        </w:r>
      </w:ins>
      <w:ins w:id="1331" w:author="David Conklin" w:date="2021-02-18T07:45:00Z">
        <w:r w:rsidR="006D3061">
          <w:t>eparation of the more detailed Reach layer is outside the scope of Oregon Freshwater’s part of the proje</w:t>
        </w:r>
      </w:ins>
      <w:ins w:id="1332" w:author="David Conklin" w:date="2021-02-18T07:46:00Z">
        <w:r w:rsidR="006D3061">
          <w:t>ct and, as of February 2021, still remains to be done.</w:t>
        </w:r>
      </w:ins>
      <w:ins w:id="1333" w:author="David Conklin" w:date="2021-02-18T07:47:00Z">
        <w:r w:rsidR="006D3061">
          <w:t xml:space="preserve">  In order to continue development of the thermal loading model</w:t>
        </w:r>
      </w:ins>
      <w:ins w:id="1334" w:author="David Conklin" w:date="2021-02-18T07:48:00Z">
        <w:r w:rsidR="006D3061">
          <w:t>, Oregon Freshwater adopted the stream reaches inherited from the WW2100 project as the spatial unit of c</w:t>
        </w:r>
      </w:ins>
      <w:ins w:id="1335" w:author="David Conklin" w:date="2021-02-18T07:49:00Z">
        <w:r w:rsidR="006D3061">
          <w:t>omputation.</w:t>
        </w:r>
      </w:ins>
      <w:ins w:id="1336" w:author="David Conklin" w:date="2021-02-18T07:54:00Z">
        <w:r w:rsidR="00432929">
          <w:t xml:space="preserve">  The TFT Shade-a-lator</w:t>
        </w:r>
      </w:ins>
      <w:ins w:id="1337" w:author="David Conklin" w:date="2021-02-18T07:55:00Z">
        <w:r w:rsidR="00432929">
          <w:t xml:space="preserve"> data for the lower McKenzie has </w:t>
        </w:r>
      </w:ins>
      <w:ins w:id="1338" w:author="David Conklin" w:date="2021-02-18T07:56:00Z">
        <w:r w:rsidR="00432929">
          <w:t>2,251 stream segments each 25 meters long</w:t>
        </w:r>
      </w:ins>
      <w:ins w:id="1339" w:author="David Conklin" w:date="2021-02-18T08:01:00Z">
        <w:r w:rsidR="00432929">
          <w:t>.  The 2,251 Shade-a-lator segments correspond t</w:t>
        </w:r>
      </w:ins>
      <w:ins w:id="1340" w:author="David Conklin" w:date="2021-02-18T08:02:00Z">
        <w:r w:rsidR="00432929">
          <w:t>o 86 reaches in CW3M, averaging 654 meters long</w:t>
        </w:r>
      </w:ins>
      <w:ins w:id="1341"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1342"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1343" w:author="David Conklin" w:date="2021-02-18T07:34:00Z">
        <w:r w:rsidR="006C0136">
          <w:t xml:space="preserve"> (azimuth)</w:t>
        </w:r>
      </w:ins>
      <w:r>
        <w:t xml:space="preserve"> and height above the horizon</w:t>
      </w:r>
      <w:ins w:id="1344"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1345" w:author="David Conklin" w:date="2021-02-18T08:05:00Z">
        <w:r w:rsidR="006D41D5" w:rsidDel="00911AF6">
          <w:delText>will reduce</w:delText>
        </w:r>
      </w:del>
      <w:ins w:id="1346" w:author="David Conklin" w:date="2021-02-18T08:05:00Z">
        <w:r w:rsidR="00911AF6">
          <w:t>reduces</w:t>
        </w:r>
      </w:ins>
      <w:r w:rsidR="006D41D5">
        <w:t xml:space="preserve"> the shortwave radiation value by taking into account topographic shading</w:t>
      </w:r>
      <w:del w:id="1347" w:author="David Conklin" w:date="2021-02-18T08:06:00Z">
        <w:r w:rsidR="006D41D5" w:rsidDel="00911AF6">
          <w:delText>, but that has not yet been implemented as of 1/12/21</w:delText>
        </w:r>
      </w:del>
      <w:r w:rsidR="006D41D5">
        <w:t>.</w:t>
      </w:r>
      <w:ins w:id="1348" w:author="David Conklin" w:date="2021-02-18T08:06:00Z">
        <w:r w:rsidR="00911AF6">
          <w:t xml:space="preserve">  Note however, that the ability to account for topographic shading is dependent on the availability of topo</w:t>
        </w:r>
      </w:ins>
      <w:ins w:id="1349" w:author="David Conklin" w:date="2021-02-18T08:07:00Z">
        <w:r w:rsidR="00911AF6">
          <w:t>graphic elevations to the east, south, and west.</w:t>
        </w:r>
      </w:ins>
      <w:ins w:id="1350" w:author="David Conklin" w:date="2021-02-18T08:08:00Z">
        <w:r w:rsidR="00911AF6">
          <w:t xml:space="preserve">  Reach attributes for the topographic elevations have not been populated with</w:t>
        </w:r>
      </w:ins>
      <w:ins w:id="1351" w:author="David Conklin" w:date="2021-02-18T08:09:00Z">
        <w:r w:rsidR="00911AF6">
          <w:t xml:space="preserve"> actual data.  Doing so requires ArcGIS work which is outside the scope o</w:t>
        </w:r>
      </w:ins>
      <w:ins w:id="1352" w:author="David Conklin" w:date="2021-02-18T08:10:00Z">
        <w:r w:rsidR="00911AF6">
          <w:t>f Oregon Freshwater’s part of the project.  For code development purposes, the topographic elevations of reaches corresponding to Shade</w:t>
        </w:r>
      </w:ins>
      <w:ins w:id="1353"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1354" w:author="David Conklin" w:date="2021-01-22T07:38:00Z"/>
        </w:rPr>
      </w:pPr>
      <w:r>
        <w:t xml:space="preserve">The information about streamside vegetation is much more limited in CW3M than in Shade-a-lator.  </w:t>
      </w:r>
      <w:del w:id="1355" w:author="David Conklin" w:date="2021-02-18T08:13:00Z">
        <w:r w:rsidDel="00911AF6">
          <w:delText xml:space="preserve">For each bank, </w:delText>
        </w:r>
      </w:del>
      <w:r>
        <w:t xml:space="preserve">CW3M </w:t>
      </w:r>
      <w:ins w:id="1356" w:author="David Conklin" w:date="2021-02-18T08:13:00Z">
        <w:r w:rsidR="00911AF6">
          <w:t>averages</w:t>
        </w:r>
      </w:ins>
      <w:del w:id="1357" w:author="David Conklin" w:date="2021-02-18T08:14:00Z">
        <w:r w:rsidDel="00911AF6">
          <w:delText>will</w:delText>
        </w:r>
      </w:del>
      <w:r>
        <w:t xml:space="preserve"> </w:t>
      </w:r>
      <w:del w:id="1358" w:author="David Conklin" w:date="2021-02-18T08:13:00Z">
        <w:r w:rsidDel="00911AF6">
          <w:delText>infer the vegetation height from the VEGCLASS and AGECLASS of the</w:delText>
        </w:r>
      </w:del>
      <w:ins w:id="1359" w:author="David Conklin" w:date="2021-02-18T08:13:00Z">
        <w:r w:rsidR="00911AF6">
          <w:t>the TREE_HT attribute</w:t>
        </w:r>
      </w:ins>
      <w:ins w:id="1360" w:author="David Conklin" w:date="2021-02-18T08:14:00Z">
        <w:r w:rsidR="00911AF6">
          <w:t>s</w:t>
        </w:r>
      </w:ins>
      <w:ins w:id="1361" w:author="David Conklin" w:date="2021-02-18T08:13:00Z">
        <w:r w:rsidR="00911AF6">
          <w:t xml:space="preserve"> of the</w:t>
        </w:r>
      </w:ins>
      <w:r>
        <w:t xml:space="preserve"> representative streamside IDU</w:t>
      </w:r>
      <w:ins w:id="1362" w:author="David Conklin" w:date="2021-02-18T08:14:00Z">
        <w:r w:rsidR="00911AF6">
          <w:t>s</w:t>
        </w:r>
      </w:ins>
      <w:ins w:id="1363" w:author="David Conklin" w:date="2021-02-18T08:15:00Z">
        <w:r w:rsidR="00911AF6">
          <w:t xml:space="preserve"> for each bank</w:t>
        </w:r>
      </w:ins>
      <w:r>
        <w:t xml:space="preserve">, and </w:t>
      </w:r>
      <w:del w:id="1364" w:author="David Conklin" w:date="2021-02-18T08:15:00Z">
        <w:r w:rsidDel="00911AF6">
          <w:delText xml:space="preserve">will </w:delText>
        </w:r>
      </w:del>
      <w:r>
        <w:t>infer</w:t>
      </w:r>
      <w:ins w:id="1365" w:author="David Conklin" w:date="2021-02-18T08:15:00Z">
        <w:r w:rsidR="00911AF6">
          <w:t>s</w:t>
        </w:r>
      </w:ins>
      <w:r>
        <w:t xml:space="preserve"> </w:t>
      </w:r>
      <w:r>
        <w:lastRenderedPageBreak/>
        <w:t xml:space="preserve">the canopy density from the </w:t>
      </w:r>
      <w:del w:id="1366" w:author="David Conklin" w:date="2021-02-18T08:15:00Z">
        <w:r w:rsidDel="00911AF6">
          <w:delText>VEGCLASS and the calendar date</w:delText>
        </w:r>
      </w:del>
      <w:ins w:id="1367" w:author="David Conklin" w:date="2021-02-18T08:15:00Z">
        <w:r w:rsidR="00911AF6">
          <w:t>LAI attributes</w:t>
        </w:r>
      </w:ins>
      <w:r>
        <w:t xml:space="preserve">.  Attenuation by streamside conditions </w:t>
      </w:r>
      <w:ins w:id="1368" w:author="David Conklin" w:date="2021-02-18T08:16:00Z">
        <w:r w:rsidR="00F05F84">
          <w:t xml:space="preserve">is </w:t>
        </w:r>
      </w:ins>
      <w:del w:id="1369" w:author="David Conklin" w:date="2021-02-18T08:16:00Z">
        <w:r w:rsidDel="00F05F84">
          <w:delText xml:space="preserve">will be </w:delText>
        </w:r>
      </w:del>
      <w:r>
        <w:t xml:space="preserve">estimated as a function of stream width, </w:t>
      </w:r>
      <w:del w:id="1370" w:author="David Conklin" w:date="2021-02-18T08:17:00Z">
        <w:r w:rsidDel="002730CA">
          <w:delText>bank hei</w:delText>
        </w:r>
      </w:del>
      <w:del w:id="1371" w:author="David Conklin" w:date="2021-02-18T08:16:00Z">
        <w:r w:rsidDel="002730CA">
          <w:delText>ght,</w:delText>
        </w:r>
      </w:del>
      <w:r>
        <w:t xml:space="preserve"> vegetation height, and canopy density</w:t>
      </w:r>
      <w:del w:id="1372" w:author="David Conklin" w:date="2021-02-18T08:17:00Z">
        <w:r w:rsidDel="002730CA">
          <w:delText>; this has not yet been implemented as of 1/12/21.</w:delText>
        </w:r>
      </w:del>
      <w:ins w:id="1373" w:author="David Conklin" w:date="2021-02-18T08:17:00Z">
        <w:r w:rsidR="002730CA">
          <w:t>.</w:t>
        </w:r>
      </w:ins>
    </w:p>
    <w:p w14:paraId="058325B8" w14:textId="3E69EC91" w:rsidR="00396FDB" w:rsidRDefault="00396FDB">
      <w:pPr>
        <w:rPr>
          <w:ins w:id="1374" w:author="David Conklin" w:date="2021-01-22T08:36:00Z"/>
        </w:rPr>
      </w:pPr>
    </w:p>
    <w:p w14:paraId="11DC2EB1" w14:textId="41020FFD" w:rsidR="00F024C9" w:rsidRDefault="00F35FE9">
      <w:pPr>
        <w:rPr>
          <w:ins w:id="1375" w:author="David Conklin" w:date="2021-02-18T10:05:00Z"/>
        </w:rPr>
      </w:pPr>
      <w:ins w:id="1376" w:author="David Conklin" w:date="2021-02-18T09:58:00Z">
        <w:r>
          <w:t xml:space="preserve">Actual thermal loading of a stream by the sun depends not only on the </w:t>
        </w:r>
      </w:ins>
      <w:ins w:id="1377" w:author="David Conklin" w:date="2021-02-18T09:59:00Z">
        <w:r>
          <w:t>average intensity of the shortwave radiation, but also o</w:t>
        </w:r>
      </w:ins>
      <w:ins w:id="1378" w:author="David Conklin" w:date="2021-02-18T10:00:00Z">
        <w:r>
          <w:t>n the amount of surface area of the water.  S</w:t>
        </w:r>
      </w:ins>
      <w:ins w:id="1379" w:author="David Conklin" w:date="2021-02-18T10:01:00Z">
        <w:r>
          <w:t>hallow streams warm up faster than deeper streams.</w:t>
        </w:r>
      </w:ins>
      <w:ins w:id="1380" w:author="David Conklin" w:date="2021-02-18T10:02:00Z">
        <w:r>
          <w:t xml:space="preserve">  The stream width (“bottom width”) is part of the Shade-a-lator input data</w:t>
        </w:r>
      </w:ins>
      <w:ins w:id="1381" w:author="David Conklin" w:date="2021-02-18T10:03:00Z">
        <w:r>
          <w:t>, but is not generally available as input data to CW3M.  CW3M estimates</w:t>
        </w:r>
      </w:ins>
      <w:ins w:id="1382" w:author="David Conklin" w:date="2021-02-18T10:04:00Z">
        <w:r>
          <w:t xml:space="preserve"> </w:t>
        </w:r>
      </w:ins>
      <w:ins w:id="1383" w:author="David Conklin" w:date="2021-02-18T10:05:00Z">
        <w:r>
          <w:t>the</w:t>
        </w:r>
      </w:ins>
      <w:ins w:id="1384" w:author="David Conklin" w:date="2021-02-18T10:04:00Z">
        <w:r>
          <w:t xml:space="preserve"> width</w:t>
        </w:r>
      </w:ins>
      <w:ins w:id="1385" w:author="David Conklin" w:date="2021-02-18T10:05:00Z">
        <w:r>
          <w:t xml:space="preserve"> of each subreach </w:t>
        </w:r>
      </w:ins>
      <w:ins w:id="1386" w:author="David Conklin" w:date="2021-02-18T10:04:00Z">
        <w:r>
          <w:t xml:space="preserve"> daily as a function of stream </w:t>
        </w:r>
      </w:ins>
      <w:ins w:id="1387" w:author="David Conklin" w:date="2021-02-18T10:05:00Z">
        <w:r>
          <w:t>order and flow rate.</w:t>
        </w:r>
      </w:ins>
      <w:ins w:id="1388" w:author="David Conklin" w:date="2021-02-18T10:06:00Z">
        <w:r>
          <w:t xml:space="preserve">  </w:t>
        </w:r>
      </w:ins>
    </w:p>
    <w:p w14:paraId="148B880E" w14:textId="77777777" w:rsidR="00F35FE9" w:rsidRDefault="00F35FE9">
      <w:pPr>
        <w:rPr>
          <w:ins w:id="1389" w:author="David Conklin" w:date="2021-01-22T07:38:00Z"/>
        </w:rPr>
      </w:pPr>
    </w:p>
    <w:p w14:paraId="611AC84D" w14:textId="03A94FE0" w:rsidR="00A00270" w:rsidRDefault="00A00270" w:rsidP="00A00270">
      <w:pPr>
        <w:rPr>
          <w:ins w:id="1390" w:author="David Conklin" w:date="2021-01-22T08:58:00Z"/>
        </w:rPr>
      </w:pPr>
    </w:p>
    <w:p w14:paraId="116A02DE" w14:textId="511E14A1" w:rsidR="00A00270" w:rsidRDefault="00A00270" w:rsidP="00A00270">
      <w:pPr>
        <w:rPr>
          <w:ins w:id="1391" w:author="David Conklin" w:date="2021-02-18T10:15:00Z"/>
        </w:rPr>
      </w:pPr>
    </w:p>
    <w:p w14:paraId="0A0A3CD5" w14:textId="6649A02A" w:rsidR="0000015C" w:rsidRDefault="0000015C" w:rsidP="0000015C">
      <w:pPr>
        <w:pStyle w:val="Heading2"/>
        <w:rPr>
          <w:ins w:id="1392" w:author="David Conklin" w:date="2021-02-18T10:16:00Z"/>
        </w:rPr>
      </w:pPr>
      <w:bookmarkStart w:id="1393" w:name="_Toc66437607"/>
      <w:ins w:id="1394" w:author="David Conklin" w:date="2021-02-18T10:15:00Z">
        <w:r>
          <w:t xml:space="preserve">Comparison of </w:t>
        </w:r>
      </w:ins>
      <w:ins w:id="1395" w:author="David Conklin" w:date="2021-02-18T10:16:00Z">
        <w:r>
          <w:t>CW3M results to Shade-a-lator results</w:t>
        </w:r>
        <w:bookmarkEnd w:id="1393"/>
      </w:ins>
    </w:p>
    <w:p w14:paraId="319263E5" w14:textId="6F560236" w:rsidR="0000015C" w:rsidRDefault="0000015C" w:rsidP="0000015C">
      <w:pPr>
        <w:rPr>
          <w:ins w:id="1396" w:author="David Conklin" w:date="2021-02-19T09:21:00Z"/>
        </w:rPr>
      </w:pPr>
    </w:p>
    <w:p w14:paraId="4A645D3F" w14:textId="273CAD9A" w:rsidR="007C047F" w:rsidRDefault="00B076DB" w:rsidP="0000015C">
      <w:pPr>
        <w:rPr>
          <w:ins w:id="1397" w:author="David Conklin" w:date="2021-02-21T19:42:00Z"/>
        </w:rPr>
      </w:pPr>
      <w:ins w:id="1398" w:author="David Conklin" w:date="2021-02-21T18:48:00Z">
        <w:r>
          <w:t>Sha</w:t>
        </w:r>
      </w:ins>
      <w:ins w:id="1399" w:author="David Conklin" w:date="2021-02-21T18:49:00Z">
        <w:r>
          <w:t>de-a-lator data in files named “</w:t>
        </w:r>
      </w:ins>
      <w:ins w:id="1400" w:author="David Conklin" w:date="2021-02-21T18:52:00Z">
        <w:r>
          <w:t xml:space="preserve">cc75_kcal.csv” and “fc75_kcal.csv” </w:t>
        </w:r>
      </w:ins>
      <w:ins w:id="1401" w:author="David Conklin" w:date="2021-02-21T18:49:00Z">
        <w:r>
          <w:t xml:space="preserve">was compared to </w:t>
        </w:r>
      </w:ins>
      <w:ins w:id="1402" w:author="David Conklin" w:date="2021-02-21T18:50:00Z">
        <w:r>
          <w:t xml:space="preserve">output data from CW3M.  </w:t>
        </w:r>
      </w:ins>
      <w:ins w:id="1403" w:author="David Conklin" w:date="2021-02-21T18:53:00Z">
        <w:r>
          <w:t>“cc75” means “current coditions with canopy density of 75%”</w:t>
        </w:r>
      </w:ins>
      <w:ins w:id="1404" w:author="David Conklin" w:date="2021-02-21T18:54:00Z">
        <w:r>
          <w:t>; “fc75” represents future conditions with that canopy de</w:t>
        </w:r>
      </w:ins>
      <w:ins w:id="1405" w:author="David Conklin" w:date="2021-02-21T18:55:00Z">
        <w:r>
          <w:t xml:space="preserve">nsity.  The study period was from 4/1/20 through 10/31/20.  </w:t>
        </w:r>
      </w:ins>
      <w:ins w:id="1406" w:author="David Conklin" w:date="2021-02-21T18:57:00Z">
        <w:r>
          <w:t xml:space="preserve">Data for the McKenzie River from km 0 up to km </w:t>
        </w:r>
      </w:ins>
      <w:ins w:id="1407" w:author="David Conklin" w:date="2021-02-21T18:58:00Z">
        <w:r>
          <w:t>55.285 was used in the comparison</w:t>
        </w:r>
      </w:ins>
      <w:ins w:id="1408" w:author="David Conklin" w:date="2021-02-21T19:04:00Z">
        <w:r w:rsidR="007C047F">
          <w:t>, representing reaches 23765583</w:t>
        </w:r>
      </w:ins>
      <w:ins w:id="1409" w:author="David Conklin" w:date="2021-02-21T19:05:00Z">
        <w:r w:rsidR="007C047F">
          <w:t xml:space="preserve"> upstream through reach </w:t>
        </w:r>
      </w:ins>
      <w:ins w:id="1410" w:author="David Conklin" w:date="2021-02-21T19:04:00Z">
        <w:r w:rsidR="007C047F">
          <w:t>23772865</w:t>
        </w:r>
      </w:ins>
      <w:ins w:id="1411" w:author="David Conklin" w:date="2021-02-21T19:06:00Z">
        <w:r w:rsidR="007C047F">
          <w:t xml:space="preserve">.   </w:t>
        </w:r>
      </w:ins>
      <w:ins w:id="1412" w:author="David Conklin" w:date="2021-02-21T18:59:00Z">
        <w:r w:rsidR="007C047F">
          <w:t>Shade-a-lator</w:t>
        </w:r>
      </w:ins>
      <w:ins w:id="1413" w:author="David Conklin" w:date="2021-02-21T19:03:00Z">
        <w:r w:rsidR="007C047F">
          <w:t xml:space="preserve"> data was for</w:t>
        </w:r>
      </w:ins>
      <w:ins w:id="1414" w:author="David Conklin" w:date="2021-02-21T19:01:00Z">
        <w:r w:rsidR="007C047F">
          <w:t xml:space="preserve"> 25 m river segments, </w:t>
        </w:r>
      </w:ins>
      <w:ins w:id="1415" w:author="David Conklin" w:date="2021-02-21T19:02:00Z">
        <w:r w:rsidR="007C047F">
          <w:t>spanning the distance from km 0 through km 55.300.</w:t>
        </w:r>
      </w:ins>
    </w:p>
    <w:p w14:paraId="5DDCC73B" w14:textId="79D41DEA" w:rsidR="009957EB" w:rsidRDefault="009957EB" w:rsidP="0000015C">
      <w:pPr>
        <w:rPr>
          <w:ins w:id="1416" w:author="David Conklin" w:date="2021-02-21T19:42:00Z"/>
        </w:rPr>
      </w:pPr>
    </w:p>
    <w:p w14:paraId="047C0561" w14:textId="77777777" w:rsidR="00390ABD" w:rsidRDefault="009957EB" w:rsidP="0000015C">
      <w:pPr>
        <w:rPr>
          <w:ins w:id="1417" w:author="David Conklin" w:date="2021-02-22T06:11:00Z"/>
        </w:rPr>
      </w:pPr>
      <w:ins w:id="1418" w:author="David Conklin" w:date="2021-02-21T19:43:00Z">
        <w:r>
          <w:t>CW3M simulations to generate output data for comparison with Shade-a-lator data made use of as much of the S</w:t>
        </w:r>
      </w:ins>
      <w:ins w:id="1419" w:author="David Conklin" w:date="2021-02-21T19:44:00Z">
        <w:r>
          <w:t>hade-a-lator input data as possible.  Reach widths were taken as the average of corresponding segment widths.</w:t>
        </w:r>
      </w:ins>
      <w:ins w:id="1420" w:author="David Conklin" w:date="2021-02-21T19:45:00Z">
        <w:r>
          <w:t xml:space="preserve">  Similar averages were made of topographic elevations and vegetation heights.  LAI </w:t>
        </w:r>
      </w:ins>
      <w:ins w:id="1421" w:author="David Conklin" w:date="2021-02-21T19:46:00Z">
        <w:r>
          <w:t xml:space="preserve">in CW3M was inferred from Shade-a-lator’s canopy density using </w:t>
        </w:r>
      </w:ins>
      <w:ins w:id="1422" w:author="David Conklin" w:date="2021-02-21T19:47:00Z">
        <w:r>
          <w:t>Beer’s law with k = 0.5.</w:t>
        </w:r>
      </w:ins>
      <w:ins w:id="1423" w:author="David Conklin" w:date="2021-02-22T06:06:00Z">
        <w:r w:rsidR="00390ABD">
          <w:t xml:space="preserve">  </w:t>
        </w:r>
      </w:ins>
    </w:p>
    <w:p w14:paraId="51561C83" w14:textId="77777777" w:rsidR="00390ABD" w:rsidRDefault="00390ABD" w:rsidP="0000015C">
      <w:pPr>
        <w:rPr>
          <w:ins w:id="1424" w:author="David Conklin" w:date="2021-02-22T06:11:00Z"/>
        </w:rPr>
      </w:pPr>
    </w:p>
    <w:p w14:paraId="06263C19" w14:textId="47487043" w:rsidR="007C047F" w:rsidRDefault="00390ABD" w:rsidP="0000015C">
      <w:pPr>
        <w:rPr>
          <w:ins w:id="1425" w:author="David Conklin" w:date="2021-02-21T19:21:00Z"/>
        </w:rPr>
      </w:pPr>
      <w:ins w:id="1426" w:author="David Conklin" w:date="2021-02-22T06:09:00Z">
        <w:r>
          <w:t>CW3M data in the f</w:t>
        </w:r>
      </w:ins>
      <w:ins w:id="1427" w:author="David Conklin" w:date="2021-02-22T06:06:00Z">
        <w:r>
          <w:t>igures</w:t>
        </w:r>
      </w:ins>
      <w:ins w:id="1428" w:author="David Conklin" w:date="2021-02-22T06:09:00Z">
        <w:r>
          <w:t xml:space="preserve"> below</w:t>
        </w:r>
      </w:ins>
      <w:ins w:id="1429" w:author="David Conklin" w:date="2021-02-22T06:06:00Z">
        <w:r>
          <w:t xml:space="preserve"> comparing thermal loading for current and future conditions </w:t>
        </w:r>
      </w:ins>
      <w:ins w:id="1430" w:author="David Conklin" w:date="2021-02-22T06:10:00Z">
        <w:r>
          <w:t xml:space="preserve">is </w:t>
        </w:r>
      </w:ins>
      <w:ins w:id="1431" w:author="David Conklin" w:date="2021-02-22T06:08:00Z">
        <w:r>
          <w:t>from CW3M version 301 on 2/21/21.</w:t>
        </w:r>
      </w:ins>
      <w:ins w:id="1432" w:author="David Conklin" w:date="2021-02-22T06:11:00Z">
        <w:r>
          <w:t xml:space="preserve">  </w:t>
        </w:r>
      </w:ins>
      <w:ins w:id="1433" w:author="David Conklin" w:date="2021-02-21T19:08:00Z">
        <w:r w:rsidR="007C047F">
          <w:t>The figure titled “Daily kCal 75CC</w:t>
        </w:r>
      </w:ins>
      <w:ins w:id="1434" w:author="David Conklin" w:date="2021-02-21T19:09:00Z">
        <w:r w:rsidR="004F4EA0">
          <w:t xml:space="preserve"> CW3M v Shade-a-lator” shows the </w:t>
        </w:r>
      </w:ins>
      <w:ins w:id="1435" w:author="David Conklin" w:date="2021-02-21T19:10:00Z">
        <w:r w:rsidR="004F4EA0">
          <w:t xml:space="preserve">thermal energy </w:t>
        </w:r>
      </w:ins>
      <w:ins w:id="1436" w:author="David Conklin" w:date="2021-02-21T19:11:00Z">
        <w:r w:rsidR="004F4EA0">
          <w:t xml:space="preserve">added </w:t>
        </w:r>
      </w:ins>
      <w:ins w:id="1437" w:author="David Conklin" w:date="2021-02-21T19:10:00Z">
        <w:r w:rsidR="004F4EA0">
          <w:t>to the river</w:t>
        </w:r>
      </w:ins>
      <w:ins w:id="1438" w:author="David Conklin" w:date="2021-02-21T19:11:00Z">
        <w:r w:rsidR="004F4EA0">
          <w:t xml:space="preserve"> between km 0 and km 55.</w:t>
        </w:r>
      </w:ins>
      <w:ins w:id="1439" w:author="David Conklin" w:date="2021-02-21T19:12:00Z">
        <w:r w:rsidR="004F4EA0">
          <w:t>3 for each day of the study period, as simulated by CW3M (blue) a</w:t>
        </w:r>
      </w:ins>
      <w:ins w:id="1440" w:author="David Conklin" w:date="2021-02-21T19:13:00Z">
        <w:r w:rsidR="004F4EA0">
          <w:t>nd from the Shade-a-lator cc</w:t>
        </w:r>
      </w:ins>
      <w:ins w:id="1441" w:author="David Conklin" w:date="2021-02-21T19:14:00Z">
        <w:r w:rsidR="004F4EA0">
          <w:t>75_</w:t>
        </w:r>
      </w:ins>
      <w:ins w:id="1442" w:author="David Conklin" w:date="2021-02-21T19:13:00Z">
        <w:r w:rsidR="004F4EA0">
          <w:t>kcal.csv</w:t>
        </w:r>
      </w:ins>
      <w:ins w:id="1443" w:author="David Conklin" w:date="2021-02-21T19:14:00Z">
        <w:r w:rsidR="004F4EA0">
          <w:t xml:space="preserve"> data</w:t>
        </w:r>
      </w:ins>
      <w:ins w:id="1444" w:author="David Conklin" w:date="2021-02-21T19:47:00Z">
        <w:r w:rsidR="009957EB">
          <w:t xml:space="preserve"> (orange)</w:t>
        </w:r>
      </w:ins>
      <w:ins w:id="1445" w:author="David Conklin" w:date="2021-02-21T19:14:00Z">
        <w:r w:rsidR="004F4EA0">
          <w:t xml:space="preserve">.  </w:t>
        </w:r>
      </w:ins>
      <w:ins w:id="1446" w:author="David Conklin" w:date="2021-02-21T19:15:00Z">
        <w:r w:rsidR="004F4EA0">
          <w:t>The CW3M line is irregular because it reflec</w:t>
        </w:r>
      </w:ins>
      <w:ins w:id="1447" w:author="David Conklin" w:date="2021-02-21T19:16:00Z">
        <w:r w:rsidR="004F4EA0">
          <w:t xml:space="preserve">ts the reduction of direct sunshine on cloudy and rainy days.  </w:t>
        </w:r>
      </w:ins>
      <w:ins w:id="1448" w:author="David Conklin" w:date="2021-02-21T19:20:00Z">
        <w:r w:rsidR="002E5F7F">
          <w:t>Summed</w:t>
        </w:r>
      </w:ins>
      <w:ins w:id="1449" w:author="David Conklin" w:date="2021-02-21T19:17:00Z">
        <w:r w:rsidR="004F4EA0">
          <w:t xml:space="preserve"> over the April 1 – October 31 period, </w:t>
        </w:r>
      </w:ins>
      <w:ins w:id="1450" w:author="David Conklin" w:date="2021-02-21T19:19:00Z">
        <w:r w:rsidR="002E5F7F">
          <w:t>the</w:t>
        </w:r>
      </w:ins>
      <w:ins w:id="1451" w:author="David Conklin" w:date="2021-02-21T19:20:00Z">
        <w:r w:rsidR="002E5F7F">
          <w:t xml:space="preserve"> thermal load calculated by Shade-a-lator on this 55 km section of river is 6% higher than t</w:t>
        </w:r>
      </w:ins>
      <w:ins w:id="1452" w:author="David Conklin" w:date="2021-02-21T19:21:00Z">
        <w:r w:rsidR="002E5F7F">
          <w:t>he thermal load calculated by CW3M.</w:t>
        </w:r>
      </w:ins>
    </w:p>
    <w:p w14:paraId="1E63640F" w14:textId="6602547C" w:rsidR="002E5F7F" w:rsidRDefault="002E5F7F" w:rsidP="0000015C">
      <w:pPr>
        <w:rPr>
          <w:ins w:id="1453" w:author="David Conklin" w:date="2021-02-21T19:21:00Z"/>
        </w:rPr>
      </w:pPr>
    </w:p>
    <w:p w14:paraId="02700C5E" w14:textId="488FBF78" w:rsidR="002E5F7F" w:rsidRDefault="002E5F7F" w:rsidP="0000015C">
      <w:pPr>
        <w:rPr>
          <w:ins w:id="1454" w:author="David Conklin" w:date="2021-02-21T19:19:00Z"/>
        </w:rPr>
      </w:pPr>
      <w:ins w:id="1455" w:author="David Conklin" w:date="2021-02-21T19:24:00Z">
        <w:r>
          <w:t xml:space="preserve">Taller </w:t>
        </w:r>
      </w:ins>
      <w:ins w:id="1456" w:author="David Conklin" w:date="2021-02-21T19:25:00Z">
        <w:r>
          <w:t xml:space="preserve">streamside vegetation decreases the thermal load on the stream from </w:t>
        </w:r>
      </w:ins>
      <w:ins w:id="1457" w:author="David Conklin" w:date="2021-02-21T19:26:00Z">
        <w:r>
          <w:t>direct sunshine.  In the “future conditions” simulati</w:t>
        </w:r>
      </w:ins>
      <w:ins w:id="1458" w:author="David Conklin" w:date="2021-02-21T19:27:00Z">
        <w:r>
          <w:t xml:space="preserve">ons, canopy under 5 m tall is </w:t>
        </w:r>
      </w:ins>
      <w:ins w:id="1459" w:author="David Conklin" w:date="2021-02-21T19:28:00Z">
        <w:r>
          <w:t>replaced with canopy 30.48 m tall (100 ft</w:t>
        </w:r>
      </w:ins>
      <w:ins w:id="1460" w:author="David Conklin" w:date="2021-02-21T19:29:00Z">
        <w:r>
          <w:t xml:space="preserve"> tall).</w:t>
        </w:r>
      </w:ins>
      <w:ins w:id="1461" w:author="David Conklin" w:date="2021-02-21T19:30:00Z">
        <w:r w:rsidR="00B74387">
          <w:t xml:space="preserve">  The figure titled “Daily kCal CW3M CC v FC” sh</w:t>
        </w:r>
      </w:ins>
      <w:ins w:id="1462" w:author="David Conklin" w:date="2021-02-21T19:31:00Z">
        <w:r w:rsidR="00B74387">
          <w:t xml:space="preserve">ows the thermal energy added to the river each day </w:t>
        </w:r>
      </w:ins>
      <w:ins w:id="1463" w:author="David Conklin" w:date="2021-02-21T19:32:00Z">
        <w:r w:rsidR="00B74387">
          <w:t>when shaded by</w:t>
        </w:r>
      </w:ins>
      <w:ins w:id="1464" w:author="David Conklin" w:date="2021-02-21T19:31:00Z">
        <w:r w:rsidR="00B74387">
          <w:t xml:space="preserve"> the original vegetation heights (CC) and </w:t>
        </w:r>
      </w:ins>
      <w:ins w:id="1465" w:author="David Conklin" w:date="2021-02-21T19:34:00Z">
        <w:r w:rsidR="00D008FE">
          <w:t>wh</w:t>
        </w:r>
      </w:ins>
      <w:ins w:id="1466" w:author="David Conklin" w:date="2021-02-21T19:35:00Z">
        <w:r w:rsidR="00D008FE">
          <w:t xml:space="preserve">en shaded by </w:t>
        </w:r>
      </w:ins>
      <w:ins w:id="1467" w:author="David Conklin" w:date="2021-02-21T19:31:00Z">
        <w:r w:rsidR="00B74387">
          <w:t>the taller veg</w:t>
        </w:r>
      </w:ins>
      <w:ins w:id="1468" w:author="David Conklin" w:date="2021-02-21T19:32:00Z">
        <w:r w:rsidR="00B74387">
          <w:t>etation (FC), as simulated by CW3M.</w:t>
        </w:r>
      </w:ins>
      <w:ins w:id="1469" w:author="David Conklin" w:date="2021-02-21T19:35:00Z">
        <w:r w:rsidR="00D008FE">
          <w:t xml:space="preserve">  CW3M simulates a reduction of the thermal load by 16%.  Finally, the </w:t>
        </w:r>
      </w:ins>
      <w:ins w:id="1470" w:author="David Conklin" w:date="2021-02-21T19:36:00Z">
        <w:r w:rsidR="00D008FE">
          <w:t>figure titled “Daily kCal Shade-a-lator CC v FC” show</w:t>
        </w:r>
      </w:ins>
      <w:ins w:id="1471" w:author="David Conklin" w:date="2021-02-21T19:37:00Z">
        <w:r w:rsidR="00D008FE">
          <w:t>s the same comparison using data from the cc75_kcal.csv and fc75_</w:t>
        </w:r>
      </w:ins>
      <w:ins w:id="1472" w:author="David Conklin" w:date="2021-02-21T19:38:00Z">
        <w:r w:rsidR="00D008FE">
          <w:t>kcal.csv Shade-a-lator files.  In this case, the reduction in thermal load is smaller, only 4%</w:t>
        </w:r>
      </w:ins>
      <w:ins w:id="1473" w:author="David Conklin" w:date="2021-02-21T19:39:00Z">
        <w:r w:rsidR="00D008FE">
          <w:t>.</w:t>
        </w:r>
      </w:ins>
    </w:p>
    <w:p w14:paraId="62092203" w14:textId="136ABCF6" w:rsidR="002E5F7F" w:rsidRDefault="002E5F7F" w:rsidP="0000015C">
      <w:pPr>
        <w:rPr>
          <w:ins w:id="1474" w:author="David Conklin" w:date="2021-02-21T19:19:00Z"/>
        </w:rPr>
      </w:pPr>
    </w:p>
    <w:p w14:paraId="3DCD85CB" w14:textId="2BC21B09" w:rsidR="002F4C66" w:rsidRDefault="007A5279" w:rsidP="0000015C">
      <w:pPr>
        <w:rPr>
          <w:ins w:id="1475" w:author="David Conklin" w:date="2021-02-21T18:42:00Z"/>
        </w:rPr>
      </w:pPr>
      <w:ins w:id="1476"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1477" w:author="David Conklin" w:date="2021-02-21T18:42:00Z"/>
        </w:rPr>
      </w:pPr>
    </w:p>
    <w:p w14:paraId="2BB0BB9D" w14:textId="6F85318B" w:rsidR="007A5279" w:rsidRDefault="007A5279" w:rsidP="0000015C">
      <w:pPr>
        <w:rPr>
          <w:ins w:id="1478" w:author="David Conklin" w:date="2021-02-21T18:42:00Z"/>
        </w:rPr>
      </w:pPr>
      <w:ins w:id="1479"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1480" w:author="David Conklin" w:date="2021-02-21T18:42:00Z"/>
        </w:rPr>
      </w:pPr>
    </w:p>
    <w:p w14:paraId="4CB724CF" w14:textId="6BC10E52" w:rsidR="007A5279" w:rsidRDefault="007A5279" w:rsidP="0000015C">
      <w:pPr>
        <w:rPr>
          <w:ins w:id="1481" w:author="David Conklin" w:date="2021-02-21T18:46:00Z"/>
        </w:rPr>
      </w:pPr>
      <w:ins w:id="1482"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1483" w:author="David Conklin" w:date="2021-02-21T18:46:00Z"/>
        </w:rPr>
      </w:pPr>
    </w:p>
    <w:p w14:paraId="08D40AE3" w14:textId="77777777" w:rsidR="007A5279" w:rsidRDefault="007A5279" w:rsidP="0000015C">
      <w:pPr>
        <w:rPr>
          <w:ins w:id="1484"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06549F6" w:rsidR="005C537E" w:rsidRDefault="005C537E" w:rsidP="005C537E">
      <w:pPr>
        <w:pStyle w:val="Caption"/>
      </w:pPr>
      <w:bookmarkStart w:id="1485" w:name="_Ref48286765"/>
      <w:bookmarkStart w:id="1486" w:name="_Toc53219841"/>
      <w:r>
        <w:t xml:space="preserve">Figure </w:t>
      </w:r>
      <w:fldSimple w:instr=" SEQ Figure \* ARABIC ">
        <w:r w:rsidR="00C0016F">
          <w:rPr>
            <w:noProof/>
          </w:rPr>
          <w:t>9</w:t>
        </w:r>
      </w:fldSimple>
      <w:bookmarkEnd w:id="1485"/>
      <w:r>
        <w:t>. Clackamas basin in CW3M screen capture</w:t>
      </w:r>
      <w:bookmarkEnd w:id="148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87" w:name="_Toc66437608"/>
      <w:r>
        <w:t>The Clackamas Basin</w:t>
      </w:r>
      <w:bookmarkEnd w:id="1487"/>
    </w:p>
    <w:p w14:paraId="4A96B042" w14:textId="77777777" w:rsidR="005C537E" w:rsidRPr="000E6A65" w:rsidRDefault="005C537E" w:rsidP="005C537E"/>
    <w:p w14:paraId="11F4A966" w14:textId="1A610CEA"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C0016F">
        <w:t xml:space="preserve">Figure </w:t>
      </w:r>
      <w:r w:rsidR="00C0016F">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488" w:name="_Toc66437609"/>
      <w:r>
        <w:t>Directory structure and file names</w:t>
      </w:r>
      <w:bookmarkEnd w:id="1488"/>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489" w:name="_Toc66437610"/>
      <w:r>
        <w:lastRenderedPageBreak/>
        <w:t xml:space="preserve">Release </w:t>
      </w:r>
      <w:r w:rsidR="00E735F4">
        <w:t>Log</w:t>
      </w:r>
      <w:bookmarkEnd w:id="148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490"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491" w:author="David Conklin" w:date="2021-01-30T16:23:00Z"/>
          <w:rFonts w:cs="Times New Roman"/>
          <w:szCs w:val="24"/>
        </w:rPr>
      </w:pPr>
    </w:p>
    <w:p w14:paraId="609664BE" w14:textId="4286E524" w:rsidR="002E2334" w:rsidRDefault="002E2334" w:rsidP="008B6340">
      <w:pPr>
        <w:pStyle w:val="Body"/>
        <w:rPr>
          <w:ins w:id="1492" w:author="David Conklin" w:date="2021-01-30T16:24:00Z"/>
          <w:rFonts w:cs="Times New Roman"/>
          <w:szCs w:val="24"/>
        </w:rPr>
      </w:pPr>
      <w:ins w:id="1493" w:author="David Conklin" w:date="2021-01-30T16:23:00Z">
        <w:r>
          <w:rPr>
            <w:rFonts w:cs="Times New Roman"/>
            <w:szCs w:val="24"/>
          </w:rPr>
          <w:t>0.4.6</w:t>
        </w:r>
      </w:ins>
      <w:ins w:id="1494" w:author="David Conklin" w:date="2021-01-30T16:24:00Z">
        <w:r>
          <w:rPr>
            <w:rFonts w:cs="Times New Roman"/>
            <w:szCs w:val="24"/>
          </w:rPr>
          <w:t xml:space="preserve"> was cancelled.</w:t>
        </w:r>
      </w:ins>
    </w:p>
    <w:p w14:paraId="4C116F78" w14:textId="53EE1CD1" w:rsidR="002E2334" w:rsidRDefault="002E2334" w:rsidP="008B6340">
      <w:pPr>
        <w:pStyle w:val="Body"/>
        <w:rPr>
          <w:ins w:id="1495" w:author="David Conklin" w:date="2021-01-30T16:24:00Z"/>
          <w:rFonts w:cs="Times New Roman"/>
          <w:szCs w:val="24"/>
        </w:rPr>
      </w:pPr>
    </w:p>
    <w:p w14:paraId="70D4700A" w14:textId="2BBBCBEE" w:rsidR="002E2334" w:rsidRDefault="002E2334" w:rsidP="008B6340">
      <w:pPr>
        <w:pStyle w:val="Body"/>
        <w:rPr>
          <w:ins w:id="1496" w:author="David Conklin" w:date="2021-02-19T09:13:00Z"/>
          <w:rFonts w:cs="Times New Roman"/>
          <w:szCs w:val="24"/>
        </w:rPr>
      </w:pPr>
      <w:ins w:id="1497" w:author="David Conklin" w:date="2021-01-30T16:24:00Z">
        <w:r>
          <w:rPr>
            <w:rFonts w:cs="Times New Roman"/>
            <w:szCs w:val="24"/>
          </w:rPr>
          <w:t>CW3M_Installer_McKenzie-0.4.7.exe fromCW3M ver. 267 1/</w:t>
        </w:r>
      </w:ins>
      <w:ins w:id="1498" w:author="David Conklin" w:date="2021-01-30T16:25:00Z">
        <w:r>
          <w:rPr>
            <w:rFonts w:cs="Times New Roman"/>
            <w:szCs w:val="24"/>
          </w:rPr>
          <w:t xml:space="preserve">30/21.  This release was made to facilitate PEST </w:t>
        </w:r>
      </w:ins>
      <w:ins w:id="1499" w:author="David Conklin" w:date="2021-01-30T16:26:00Z">
        <w:r>
          <w:rPr>
            <w:rFonts w:cs="Times New Roman"/>
            <w:szCs w:val="24"/>
          </w:rPr>
          <w:t>calibration work for Lookout Creek</w:t>
        </w:r>
        <w:r w:rsidR="0080365E">
          <w:rPr>
            <w:rFonts w:cs="Times New Roman"/>
            <w:szCs w:val="24"/>
          </w:rPr>
          <w:t>, South Fork above Cougar, and the Mohawk b</w:t>
        </w:r>
      </w:ins>
      <w:ins w:id="1500" w:author="David Conklin" w:date="2021-01-30T16:27:00Z">
        <w:r w:rsidR="0080365E">
          <w:rPr>
            <w:rFonts w:cs="Times New Roman"/>
            <w:szCs w:val="24"/>
          </w:rPr>
          <w:t>asin.</w:t>
        </w:r>
      </w:ins>
      <w:ins w:id="1501" w:author="David Conklin" w:date="2021-01-30T16:28:00Z">
        <w:r w:rsidR="0080365E">
          <w:rPr>
            <w:rFonts w:cs="Times New Roman"/>
            <w:szCs w:val="24"/>
          </w:rPr>
          <w:t xml:space="preserve">  This release also inc</w:t>
        </w:r>
      </w:ins>
      <w:ins w:id="1502" w:author="David Conklin" w:date="2021-01-30T16:29:00Z">
        <w:r w:rsidR="0080365E">
          <w:rPr>
            <w:rFonts w:cs="Times New Roman"/>
            <w:szCs w:val="24"/>
          </w:rPr>
          <w:t xml:space="preserve">orporates the </w:t>
        </w:r>
      </w:ins>
      <w:ins w:id="1503" w:author="David Conklin" w:date="2021-01-30T16:32:00Z">
        <w:r w:rsidR="0080365E">
          <w:rPr>
            <w:rFonts w:cs="Times New Roman"/>
            <w:szCs w:val="24"/>
          </w:rPr>
          <w:t xml:space="preserve">addition of a “studyAreaName” field to the ENVX file, and the </w:t>
        </w:r>
      </w:ins>
      <w:ins w:id="1504" w:author="David Conklin" w:date="2021-01-30T16:29:00Z">
        <w:r w:rsidR="0080365E">
          <w:rPr>
            <w:rFonts w:cs="Times New Roman"/>
            <w:szCs w:val="24"/>
          </w:rPr>
          <w:t xml:space="preserve">separation of FLOW report specs from the Flow XML file into a </w:t>
        </w:r>
      </w:ins>
      <w:ins w:id="1505" w:author="David Conklin" w:date="2021-01-30T16:33:00Z">
        <w:r w:rsidR="0080365E">
          <w:rPr>
            <w:rFonts w:cs="Times New Roman"/>
            <w:szCs w:val="24"/>
          </w:rPr>
          <w:t>another</w:t>
        </w:r>
      </w:ins>
      <w:ins w:id="1506" w:author="David Conklin" w:date="2021-01-30T16:29:00Z">
        <w:r w:rsidR="0080365E">
          <w:rPr>
            <w:rFonts w:cs="Times New Roman"/>
            <w:szCs w:val="24"/>
          </w:rPr>
          <w:t xml:space="preserve"> file</w:t>
        </w:r>
      </w:ins>
      <w:ins w:id="1507" w:author="David Conklin" w:date="2021-01-30T16:30:00Z">
        <w:r w:rsidR="0080365E">
          <w:rPr>
            <w:rFonts w:cs="Times New Roman"/>
            <w:szCs w:val="24"/>
          </w:rPr>
          <w:t>.</w:t>
        </w:r>
      </w:ins>
    </w:p>
    <w:p w14:paraId="5E8B3942" w14:textId="1E2083FA" w:rsidR="00811477" w:rsidRDefault="00811477" w:rsidP="008B6340">
      <w:pPr>
        <w:pStyle w:val="Body"/>
        <w:rPr>
          <w:ins w:id="1508" w:author="David Conklin" w:date="2021-02-19T09:13:00Z"/>
          <w:rFonts w:cs="Times New Roman"/>
          <w:szCs w:val="24"/>
        </w:rPr>
      </w:pPr>
    </w:p>
    <w:p w14:paraId="746CA643" w14:textId="77777777" w:rsidR="001B1970" w:rsidRPr="008B6340" w:rsidRDefault="001B1970" w:rsidP="001B1970">
      <w:pPr>
        <w:pStyle w:val="Body"/>
        <w:rPr>
          <w:ins w:id="1509" w:author="David Conklin" w:date="2021-03-04T06:02:00Z"/>
          <w:rFonts w:cs="Times New Roman"/>
          <w:szCs w:val="24"/>
        </w:rPr>
      </w:pPr>
      <w:ins w:id="1510" w:author="David Conklin" w:date="2021-03-04T06:02:00Z">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ins>
    </w:p>
    <w:p w14:paraId="07334943" w14:textId="77777777" w:rsidR="001B1970" w:rsidRDefault="001B1970" w:rsidP="001B1970">
      <w:pPr>
        <w:pStyle w:val="Body"/>
        <w:rPr>
          <w:ins w:id="1511" w:author="David Conklin" w:date="2021-03-04T06:02:00Z"/>
        </w:rPr>
      </w:pPr>
    </w:p>
    <w:p w14:paraId="558E38A0" w14:textId="7DBD7376" w:rsidR="001B1970" w:rsidRDefault="001B1970" w:rsidP="001B1970">
      <w:pPr>
        <w:pStyle w:val="Body"/>
        <w:rPr>
          <w:ins w:id="1512" w:author="David Conklin" w:date="2021-03-04T06:02:00Z"/>
          <w:rFonts w:cs="Times New Roman"/>
          <w:szCs w:val="24"/>
        </w:rPr>
      </w:pPr>
      <w:ins w:id="1513" w:author="David Conklin" w:date="2021-03-04T06:02:00Z">
        <w:r>
          <w:rPr>
            <w:rFonts w:cs="Times New Roman"/>
            <w:szCs w:val="24"/>
          </w:rPr>
          <w:t xml:space="preserve">CW3M_Installer_McKenzie-0.4.9.exe fromCW3M ver. </w:t>
        </w:r>
      </w:ins>
      <w:ins w:id="1514" w:author="David Conklin" w:date="2021-03-04T06:07:00Z">
        <w:r w:rsidR="00BE5AC5">
          <w:rPr>
            <w:rFonts w:cs="Times New Roman"/>
            <w:szCs w:val="24"/>
          </w:rPr>
          <w:t xml:space="preserve">302 </w:t>
        </w:r>
      </w:ins>
      <w:ins w:id="1515" w:author="David Conklin" w:date="2021-03-04T06:08:00Z">
        <w:r w:rsidR="00BE5AC5">
          <w:rPr>
            <w:rFonts w:cs="Times New Roman"/>
            <w:szCs w:val="24"/>
          </w:rPr>
          <w:t>2/22</w:t>
        </w:r>
      </w:ins>
      <w:ins w:id="1516" w:author="David Conklin" w:date="2021-03-04T06:02:00Z">
        <w:r>
          <w:rPr>
            <w:rFonts w:cs="Times New Roman"/>
            <w:szCs w:val="24"/>
          </w:rPr>
          <w:t xml:space="preserve">/21.  </w:t>
        </w:r>
      </w:ins>
      <w:ins w:id="1517" w:author="David Conklin" w:date="2021-03-04T06:09:00Z">
        <w:r w:rsidR="00BE5AC5">
          <w:rPr>
            <w:rFonts w:cs="Times New Roman"/>
            <w:szCs w:val="24"/>
          </w:rPr>
          <w:t>Convert a non-essential but inconvenient warning message into a log message.</w:t>
        </w:r>
      </w:ins>
    </w:p>
    <w:p w14:paraId="64376C12" w14:textId="77777777" w:rsidR="001B1970" w:rsidRDefault="001B1970" w:rsidP="001B1970">
      <w:pPr>
        <w:pStyle w:val="Body"/>
        <w:rPr>
          <w:ins w:id="1518" w:author="David Conklin" w:date="2021-03-04T06:02:00Z"/>
          <w:rFonts w:cs="Times New Roman"/>
          <w:szCs w:val="24"/>
        </w:rPr>
      </w:pPr>
    </w:p>
    <w:p w14:paraId="7C9049A5" w14:textId="40D2BA03" w:rsidR="001B1970" w:rsidRPr="008B6340" w:rsidRDefault="001B1970" w:rsidP="001B1970">
      <w:pPr>
        <w:pStyle w:val="Body"/>
        <w:rPr>
          <w:ins w:id="1519" w:author="David Conklin" w:date="2021-03-04T06:02:00Z"/>
          <w:rFonts w:cs="Times New Roman"/>
          <w:szCs w:val="24"/>
        </w:rPr>
      </w:pPr>
      <w:ins w:id="1520" w:author="David Conklin" w:date="2021-03-04T06:02:00Z">
        <w:r>
          <w:rPr>
            <w:rFonts w:cs="Times New Roman"/>
            <w:szCs w:val="24"/>
          </w:rPr>
          <w:t xml:space="preserve">CW3M_Installer_McKenzie-0.4.10.exe fromCW3M ver. </w:t>
        </w:r>
      </w:ins>
      <w:ins w:id="1521" w:author="David Conklin" w:date="2021-03-04T06:03:00Z">
        <w:r>
          <w:rPr>
            <w:rFonts w:cs="Times New Roman"/>
            <w:szCs w:val="24"/>
          </w:rPr>
          <w:t>305</w:t>
        </w:r>
      </w:ins>
      <w:ins w:id="1522" w:author="David Conklin" w:date="2021-03-04T06:02:00Z">
        <w:r>
          <w:rPr>
            <w:rFonts w:cs="Times New Roman"/>
            <w:szCs w:val="24"/>
          </w:rPr>
          <w:t xml:space="preserve"> </w:t>
        </w:r>
      </w:ins>
      <w:ins w:id="1523" w:author="David Conklin" w:date="2021-03-04T06:03:00Z">
        <w:r>
          <w:rPr>
            <w:rFonts w:cs="Times New Roman"/>
            <w:szCs w:val="24"/>
          </w:rPr>
          <w:t>3/4</w:t>
        </w:r>
      </w:ins>
      <w:ins w:id="1524" w:author="David Conklin" w:date="2021-03-04T06:02:00Z">
        <w:r>
          <w:rPr>
            <w:rFonts w:cs="Times New Roman"/>
            <w:szCs w:val="24"/>
          </w:rPr>
          <w:t xml:space="preserve">/21.  </w:t>
        </w:r>
      </w:ins>
      <w:ins w:id="1525" w:author="David Conklin" w:date="2021-03-04T06:03:00Z">
        <w:r>
          <w:rPr>
            <w:rFonts w:cs="Times New Roman"/>
            <w:szCs w:val="24"/>
          </w:rPr>
          <w:t>For David Rupp running Marys River, fix da</w:t>
        </w:r>
      </w:ins>
      <w:ins w:id="1526" w:author="David Conklin" w:date="2021-03-04T06:04:00Z">
        <w:r>
          <w:rPr>
            <w:rFonts w:cs="Times New Roman"/>
            <w:szCs w:val="24"/>
          </w:rPr>
          <w:t>ta errors in the specification for climate scenario 9 MIROC5 20</w:t>
        </w:r>
        <w:r w:rsidRPr="001B1970">
          <w:rPr>
            <w:rFonts w:cs="Times New Roman"/>
            <w:szCs w:val="24"/>
            <w:vertAlign w:val="superscript"/>
            <w:rPrChange w:id="1527" w:author="David Conklin" w:date="2021-03-04T06:04:00Z">
              <w:rPr>
                <w:rFonts w:cs="Times New Roman"/>
                <w:szCs w:val="24"/>
              </w:rPr>
            </w:rPrChange>
          </w:rPr>
          <w:t>th</w:t>
        </w:r>
        <w:r>
          <w:rPr>
            <w:rFonts w:cs="Times New Roman"/>
            <w:szCs w:val="24"/>
          </w:rPr>
          <w:t xml:space="preserve"> century.</w:t>
        </w:r>
      </w:ins>
      <w:ins w:id="1528" w:author="David Conklin" w:date="2021-03-04T06:06:00Z">
        <w:r w:rsidR="00BE5AC5">
          <w:rPr>
            <w:rFonts w:cs="Times New Roman"/>
            <w:szCs w:val="24"/>
          </w:rPr>
          <w:t xml:space="preserve"> For David Holman, turn on Land Use Transitions in </w:t>
        </w:r>
      </w:ins>
      <w:ins w:id="1529" w:author="David Conklin" w:date="2021-03-04T06:07:00Z">
        <w:r w:rsidR="00BE5AC5">
          <w:rPr>
            <w:rFonts w:cs="Times New Roman"/>
            <w:szCs w:val="24"/>
          </w:rPr>
          <w:t>PEST_Smith47.</w:t>
        </w:r>
      </w:ins>
    </w:p>
    <w:p w14:paraId="46664A02" w14:textId="77777777" w:rsidR="001B1970" w:rsidRDefault="001B1970" w:rsidP="001B1970">
      <w:pPr>
        <w:pStyle w:val="Body"/>
        <w:rPr>
          <w:ins w:id="1530" w:author="David Conklin" w:date="2021-03-04T06:02:00Z"/>
        </w:rPr>
      </w:pPr>
    </w:p>
    <w:p w14:paraId="0FDBC138" w14:textId="77777777" w:rsidR="001B1970" w:rsidRPr="008B6340" w:rsidRDefault="001B1970" w:rsidP="001B1970">
      <w:pPr>
        <w:pStyle w:val="Body"/>
        <w:rPr>
          <w:ins w:id="1531" w:author="David Conklin" w:date="2021-03-04T06:02:00Z"/>
          <w:rFonts w:cs="Times New Roman"/>
          <w:szCs w:val="24"/>
        </w:rPr>
      </w:pPr>
    </w:p>
    <w:p w14:paraId="4C1F2F2F" w14:textId="77777777" w:rsidR="001B1970" w:rsidRDefault="001B1970" w:rsidP="001B1970">
      <w:pPr>
        <w:pStyle w:val="Body"/>
        <w:rPr>
          <w:ins w:id="1532" w:author="David Conklin" w:date="2021-03-04T06:02:00Z"/>
        </w:rPr>
      </w:pPr>
    </w:p>
    <w:p w14:paraId="6073CFFB" w14:textId="52661CA2" w:rsidR="00811477" w:rsidRPr="008B6340" w:rsidDel="001B1970" w:rsidRDefault="00811477" w:rsidP="008B6340">
      <w:pPr>
        <w:pStyle w:val="Body"/>
        <w:rPr>
          <w:del w:id="1533" w:author="David Conklin" w:date="2021-03-04T06:02:00Z"/>
          <w:rFonts w:cs="Times New Roman"/>
          <w:szCs w:val="24"/>
        </w:rPr>
      </w:pPr>
    </w:p>
    <w:p w14:paraId="5A89EB77" w14:textId="326554A2" w:rsidR="002D591A" w:rsidDel="001B1970" w:rsidRDefault="002D591A" w:rsidP="002D591A">
      <w:pPr>
        <w:pStyle w:val="Body"/>
        <w:rPr>
          <w:del w:id="1534" w:author="David Conklin" w:date="2021-03-04T06:02:00Z"/>
        </w:rPr>
      </w:pPr>
    </w:p>
    <w:p w14:paraId="7840B9A7" w14:textId="77777777" w:rsidR="005F3D22" w:rsidRDefault="005F3D22" w:rsidP="005F3D22">
      <w:pPr>
        <w:pStyle w:val="Heading1"/>
      </w:pPr>
      <w:bookmarkStart w:id="1535" w:name="_Toc66437611"/>
      <w:r>
        <w:t>References</w:t>
      </w:r>
      <w:bookmarkEnd w:id="153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536" w:name="_Toc66437612"/>
      <w:r>
        <w:rPr>
          <w:rFonts w:eastAsiaTheme="minorHAnsi"/>
        </w:rPr>
        <w:t>Acronyms</w:t>
      </w:r>
      <w:r w:rsidR="009D540F">
        <w:rPr>
          <w:rFonts w:eastAsiaTheme="minorHAnsi"/>
        </w:rPr>
        <w:t xml:space="preserve"> and Abbreviations</w:t>
      </w:r>
      <w:bookmarkEnd w:id="1536"/>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lastRenderedPageBreak/>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Del="00BE5AC5" w:rsidRDefault="00787B73" w:rsidP="00D14E53">
      <w:pPr>
        <w:spacing w:after="120"/>
        <w:rPr>
          <w:del w:id="1537" w:author="David Conklin" w:date="2021-03-04T06:11:00Z"/>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BB133" w14:textId="77777777" w:rsidR="00AF2F3C" w:rsidRDefault="00AF2F3C" w:rsidP="00064E77">
      <w:r>
        <w:separator/>
      </w:r>
    </w:p>
  </w:endnote>
  <w:endnote w:type="continuationSeparator" w:id="0">
    <w:p w14:paraId="663917D1" w14:textId="77777777" w:rsidR="00AF2F3C" w:rsidRDefault="00AF2F3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7A77EF" w:rsidRDefault="007A7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7A77EF" w:rsidRDefault="007A7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CCDBB" w14:textId="77777777" w:rsidR="00AF2F3C" w:rsidRDefault="00AF2F3C" w:rsidP="00064E77">
      <w:r>
        <w:separator/>
      </w:r>
    </w:p>
  </w:footnote>
  <w:footnote w:type="continuationSeparator" w:id="0">
    <w:p w14:paraId="162D6F66" w14:textId="77777777" w:rsidR="00AF2F3C" w:rsidRDefault="00AF2F3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54CA6"/>
    <w:rsid w:val="0056152A"/>
    <w:rsid w:val="0056594C"/>
    <w:rsid w:val="005677BF"/>
    <w:rsid w:val="00570B57"/>
    <w:rsid w:val="005729DB"/>
    <w:rsid w:val="00572FA4"/>
    <w:rsid w:val="005744BD"/>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2F3C"/>
    <w:rsid w:val="00AF5828"/>
    <w:rsid w:val="00AF7701"/>
    <w:rsid w:val="00B0089C"/>
    <w:rsid w:val="00B01693"/>
    <w:rsid w:val="00B043BA"/>
    <w:rsid w:val="00B062E1"/>
    <w:rsid w:val="00B06ED6"/>
    <w:rsid w:val="00B076DB"/>
    <w:rsid w:val="00B10B8F"/>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1710"/>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111749</TotalTime>
  <Pages>69</Pages>
  <Words>26371</Words>
  <Characters>150317</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481</cp:revision>
  <cp:lastPrinted>2021-03-12T18:31:00Z</cp:lastPrinted>
  <dcterms:created xsi:type="dcterms:W3CDTF">2018-11-09T13:56:00Z</dcterms:created>
  <dcterms:modified xsi:type="dcterms:W3CDTF">2021-03-12T18:58:00Z</dcterms:modified>
</cp:coreProperties>
</file>