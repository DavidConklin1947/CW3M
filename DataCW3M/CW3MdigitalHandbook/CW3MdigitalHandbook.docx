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4B890C6D" w:rsidR="00064E77" w:rsidRPr="00064E77" w:rsidRDefault="007B1928" w:rsidP="00064E77">
      <w:pPr>
        <w:pStyle w:val="Subtitle"/>
      </w:pPr>
      <w:r>
        <w:t>1</w:t>
      </w:r>
      <w:r w:rsidR="005160F8">
        <w:t>2/</w:t>
      </w:r>
      <w:r w:rsidR="00135589">
        <w:t>2</w:t>
      </w:r>
      <w:ins w:id="0" w:author="David Conklin" w:date="2020-12-26T08:20:00Z">
        <w:r w:rsidR="00872B5B">
          <w:t>6</w:t>
        </w:r>
      </w:ins>
      <w:del w:id="1" w:author="David Conklin" w:date="2020-12-26T08:20:00Z">
        <w:r w:rsidR="00135589" w:rsidDel="00872B5B">
          <w:delText>1</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2" w:author="David Conklin" w:date="2020-12-26T08:20:00Z">
        <w:r w:rsidR="00872B5B">
          <w:rPr>
            <w:rStyle w:val="Hyperlink"/>
            <w:color w:val="auto"/>
          </w:rPr>
          <w:t>2/</w:t>
        </w:r>
      </w:ins>
      <w:ins w:id="3" w:author="David Conklin" w:date="2020-12-26T08:21:00Z">
        <w:r w:rsidR="00872B5B">
          <w:rPr>
            <w:rStyle w:val="Hyperlink"/>
            <w:color w:val="auto"/>
          </w:rPr>
          <w:t>21</w:t>
        </w:r>
      </w:ins>
      <w:del w:id="4"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6A09CA49" w14:textId="7EF2EA5C" w:rsidR="00977ECE" w:rsidDel="00872B5B" w:rsidRDefault="00054245" w:rsidP="00872B5B">
      <w:pPr>
        <w:rPr>
          <w:del w:id="5" w:author="David Conklin" w:date="2020-12-26T08:21:00Z"/>
        </w:rPr>
      </w:pPr>
      <w:del w:id="6" w:author="David Conklin" w:date="2020-12-26T08:21:00Z">
        <w:r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11AE2C5B" w14:textId="1606E06E" w:rsidR="00977ECE" w:rsidDel="00872B5B" w:rsidRDefault="00543BA6">
      <w:pPr>
        <w:rPr>
          <w:del w:id="7" w:author="David Conklin" w:date="2020-12-26T08:21:00Z"/>
          <w:rStyle w:val="Hyperlink"/>
          <w:color w:val="auto"/>
          <w:u w:val="none"/>
        </w:rPr>
      </w:pPr>
      <w:del w:id="8"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9" w:author="David Conklin" w:date="2020-12-26T08:21:00Z"/>
          <w:rStyle w:val="Hyperlink"/>
          <w:color w:val="auto"/>
          <w:u w:val="none"/>
        </w:rPr>
      </w:pPr>
      <w:del w:id="10"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11" w:author="David Conklin" w:date="2020-12-26T08:21:00Z"/>
          <w:rStyle w:val="Hyperlink"/>
          <w:color w:val="auto"/>
          <w:u w:val="none"/>
        </w:rPr>
      </w:pPr>
      <w:del w:id="12"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13" w:author="David Conklin" w:date="2020-12-26T08:21:00Z"/>
          <w:rStyle w:val="Hyperlink"/>
          <w:color w:val="auto"/>
          <w:u w:val="none"/>
        </w:rPr>
      </w:pPr>
      <w:del w:id="14"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15" w:author="David Conklin" w:date="2020-12-26T08:21:00Z"/>
          <w:rStyle w:val="Hyperlink"/>
          <w:rFonts w:asciiTheme="majorHAnsi" w:eastAsiaTheme="majorEastAsia" w:hAnsiTheme="majorHAnsi" w:cstheme="majorBidi"/>
          <w:color w:val="auto"/>
          <w:sz w:val="26"/>
          <w:szCs w:val="26"/>
          <w:u w:val="none"/>
        </w:rPr>
      </w:pPr>
      <w:del w:id="16"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7650630B" w14:textId="5A7CE9BA" w:rsidR="00135589"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9475485" w:history="1">
            <w:r w:rsidR="00135589" w:rsidRPr="00904388">
              <w:rPr>
                <w:rStyle w:val="Hyperlink"/>
                <w:noProof/>
              </w:rPr>
              <w:t>What is a digital handbook?</w:t>
            </w:r>
            <w:r w:rsidR="00135589">
              <w:rPr>
                <w:noProof/>
                <w:webHidden/>
              </w:rPr>
              <w:tab/>
            </w:r>
            <w:r w:rsidR="00135589">
              <w:rPr>
                <w:noProof/>
                <w:webHidden/>
              </w:rPr>
              <w:fldChar w:fldCharType="begin"/>
            </w:r>
            <w:r w:rsidR="00135589">
              <w:rPr>
                <w:noProof/>
                <w:webHidden/>
              </w:rPr>
              <w:instrText xml:space="preserve"> PAGEREF _Toc59475485 \h </w:instrText>
            </w:r>
            <w:r w:rsidR="00135589">
              <w:rPr>
                <w:noProof/>
                <w:webHidden/>
              </w:rPr>
            </w:r>
            <w:r w:rsidR="00135589">
              <w:rPr>
                <w:noProof/>
                <w:webHidden/>
              </w:rPr>
              <w:fldChar w:fldCharType="separate"/>
            </w:r>
            <w:r w:rsidR="00135589">
              <w:rPr>
                <w:noProof/>
                <w:webHidden/>
              </w:rPr>
              <w:t>5</w:t>
            </w:r>
            <w:r w:rsidR="00135589">
              <w:rPr>
                <w:noProof/>
                <w:webHidden/>
              </w:rPr>
              <w:fldChar w:fldCharType="end"/>
            </w:r>
          </w:hyperlink>
        </w:p>
        <w:p w14:paraId="04F4A1C6" w14:textId="72673D72" w:rsidR="00135589" w:rsidRDefault="00135589">
          <w:pPr>
            <w:pStyle w:val="TOC1"/>
            <w:tabs>
              <w:tab w:val="right" w:leader="dot" w:pos="9350"/>
            </w:tabs>
            <w:rPr>
              <w:rFonts w:eastAsiaTheme="minorEastAsia"/>
              <w:noProof/>
            </w:rPr>
          </w:pPr>
          <w:hyperlink w:anchor="_Toc59475486" w:history="1">
            <w:r w:rsidRPr="00904388">
              <w:rPr>
                <w:rStyle w:val="Hyperlink"/>
                <w:noProof/>
              </w:rPr>
              <w:t>CW3M concept</w:t>
            </w:r>
            <w:r>
              <w:rPr>
                <w:noProof/>
                <w:webHidden/>
              </w:rPr>
              <w:tab/>
            </w:r>
            <w:r>
              <w:rPr>
                <w:noProof/>
                <w:webHidden/>
              </w:rPr>
              <w:fldChar w:fldCharType="begin"/>
            </w:r>
            <w:r>
              <w:rPr>
                <w:noProof/>
                <w:webHidden/>
              </w:rPr>
              <w:instrText xml:space="preserve"> PAGEREF _Toc59475486 \h </w:instrText>
            </w:r>
            <w:r>
              <w:rPr>
                <w:noProof/>
                <w:webHidden/>
              </w:rPr>
            </w:r>
            <w:r>
              <w:rPr>
                <w:noProof/>
                <w:webHidden/>
              </w:rPr>
              <w:fldChar w:fldCharType="separate"/>
            </w:r>
            <w:r>
              <w:rPr>
                <w:noProof/>
                <w:webHidden/>
              </w:rPr>
              <w:t>6</w:t>
            </w:r>
            <w:r>
              <w:rPr>
                <w:noProof/>
                <w:webHidden/>
              </w:rPr>
              <w:fldChar w:fldCharType="end"/>
            </w:r>
          </w:hyperlink>
        </w:p>
        <w:p w14:paraId="37EED750" w14:textId="3AB44B26" w:rsidR="00135589" w:rsidRDefault="00135589">
          <w:pPr>
            <w:pStyle w:val="TOC2"/>
            <w:tabs>
              <w:tab w:val="right" w:leader="dot" w:pos="9350"/>
            </w:tabs>
            <w:rPr>
              <w:rFonts w:eastAsiaTheme="minorEastAsia"/>
              <w:noProof/>
            </w:rPr>
          </w:pPr>
          <w:hyperlink w:anchor="_Toc59475487" w:history="1">
            <w:r w:rsidRPr="00904388">
              <w:rPr>
                <w:rStyle w:val="Hyperlink"/>
                <w:noProof/>
              </w:rPr>
              <w:t>A different kind of community model</w:t>
            </w:r>
            <w:r>
              <w:rPr>
                <w:noProof/>
                <w:webHidden/>
              </w:rPr>
              <w:tab/>
            </w:r>
            <w:r>
              <w:rPr>
                <w:noProof/>
                <w:webHidden/>
              </w:rPr>
              <w:fldChar w:fldCharType="begin"/>
            </w:r>
            <w:r>
              <w:rPr>
                <w:noProof/>
                <w:webHidden/>
              </w:rPr>
              <w:instrText xml:space="preserve"> PAGEREF _Toc59475487 \h </w:instrText>
            </w:r>
            <w:r>
              <w:rPr>
                <w:noProof/>
                <w:webHidden/>
              </w:rPr>
            </w:r>
            <w:r>
              <w:rPr>
                <w:noProof/>
                <w:webHidden/>
              </w:rPr>
              <w:fldChar w:fldCharType="separate"/>
            </w:r>
            <w:r>
              <w:rPr>
                <w:noProof/>
                <w:webHidden/>
              </w:rPr>
              <w:t>6</w:t>
            </w:r>
            <w:r>
              <w:rPr>
                <w:noProof/>
                <w:webHidden/>
              </w:rPr>
              <w:fldChar w:fldCharType="end"/>
            </w:r>
          </w:hyperlink>
        </w:p>
        <w:p w14:paraId="60C6DC3F" w14:textId="1BA1DCDE" w:rsidR="00135589" w:rsidRDefault="00135589">
          <w:pPr>
            <w:pStyle w:val="TOC2"/>
            <w:tabs>
              <w:tab w:val="right" w:leader="dot" w:pos="9350"/>
            </w:tabs>
            <w:rPr>
              <w:rFonts w:eastAsiaTheme="minorEastAsia"/>
              <w:noProof/>
            </w:rPr>
          </w:pPr>
          <w:hyperlink w:anchor="_Toc59475488" w:history="1">
            <w:r w:rsidRPr="00904388">
              <w:rPr>
                <w:rStyle w:val="Hyperlink"/>
                <w:noProof/>
              </w:rPr>
              <w:t>What CW3M is for</w:t>
            </w:r>
            <w:r>
              <w:rPr>
                <w:noProof/>
                <w:webHidden/>
              </w:rPr>
              <w:tab/>
            </w:r>
            <w:r>
              <w:rPr>
                <w:noProof/>
                <w:webHidden/>
              </w:rPr>
              <w:fldChar w:fldCharType="begin"/>
            </w:r>
            <w:r>
              <w:rPr>
                <w:noProof/>
                <w:webHidden/>
              </w:rPr>
              <w:instrText xml:space="preserve"> PAGEREF _Toc59475488 \h </w:instrText>
            </w:r>
            <w:r>
              <w:rPr>
                <w:noProof/>
                <w:webHidden/>
              </w:rPr>
            </w:r>
            <w:r>
              <w:rPr>
                <w:noProof/>
                <w:webHidden/>
              </w:rPr>
              <w:fldChar w:fldCharType="separate"/>
            </w:r>
            <w:r>
              <w:rPr>
                <w:noProof/>
                <w:webHidden/>
              </w:rPr>
              <w:t>6</w:t>
            </w:r>
            <w:r>
              <w:rPr>
                <w:noProof/>
                <w:webHidden/>
              </w:rPr>
              <w:fldChar w:fldCharType="end"/>
            </w:r>
          </w:hyperlink>
        </w:p>
        <w:p w14:paraId="47FC41F7" w14:textId="0E452D65" w:rsidR="00135589" w:rsidRDefault="00135589">
          <w:pPr>
            <w:pStyle w:val="TOC2"/>
            <w:tabs>
              <w:tab w:val="right" w:leader="dot" w:pos="9350"/>
            </w:tabs>
            <w:rPr>
              <w:rFonts w:eastAsiaTheme="minorEastAsia"/>
              <w:noProof/>
            </w:rPr>
          </w:pPr>
          <w:hyperlink w:anchor="_Toc59475489" w:history="1">
            <w:r w:rsidRPr="00904388">
              <w:rPr>
                <w:rStyle w:val="Hyperlink"/>
                <w:noProof/>
              </w:rPr>
              <w:t>Management and maintenance</w:t>
            </w:r>
            <w:r>
              <w:rPr>
                <w:noProof/>
                <w:webHidden/>
              </w:rPr>
              <w:tab/>
            </w:r>
            <w:r>
              <w:rPr>
                <w:noProof/>
                <w:webHidden/>
              </w:rPr>
              <w:fldChar w:fldCharType="begin"/>
            </w:r>
            <w:r>
              <w:rPr>
                <w:noProof/>
                <w:webHidden/>
              </w:rPr>
              <w:instrText xml:space="preserve"> PAGEREF _Toc59475489 \h </w:instrText>
            </w:r>
            <w:r>
              <w:rPr>
                <w:noProof/>
                <w:webHidden/>
              </w:rPr>
            </w:r>
            <w:r>
              <w:rPr>
                <w:noProof/>
                <w:webHidden/>
              </w:rPr>
              <w:fldChar w:fldCharType="separate"/>
            </w:r>
            <w:r>
              <w:rPr>
                <w:noProof/>
                <w:webHidden/>
              </w:rPr>
              <w:t>6</w:t>
            </w:r>
            <w:r>
              <w:rPr>
                <w:noProof/>
                <w:webHidden/>
              </w:rPr>
              <w:fldChar w:fldCharType="end"/>
            </w:r>
          </w:hyperlink>
        </w:p>
        <w:p w14:paraId="337B7BD8" w14:textId="339C7C84" w:rsidR="00135589" w:rsidRDefault="00135589">
          <w:pPr>
            <w:pStyle w:val="TOC1"/>
            <w:tabs>
              <w:tab w:val="right" w:leader="dot" w:pos="9350"/>
            </w:tabs>
            <w:rPr>
              <w:rFonts w:eastAsiaTheme="minorEastAsia"/>
              <w:noProof/>
            </w:rPr>
          </w:pPr>
          <w:hyperlink w:anchor="_Toc59475490" w:history="1">
            <w:r w:rsidRPr="00904388">
              <w:rPr>
                <w:rStyle w:val="Hyperlink"/>
                <w:noProof/>
              </w:rPr>
              <w:t>CW3M – A “first principles” model with tuning knobs</w:t>
            </w:r>
            <w:r>
              <w:rPr>
                <w:noProof/>
                <w:webHidden/>
              </w:rPr>
              <w:tab/>
            </w:r>
            <w:r>
              <w:rPr>
                <w:noProof/>
                <w:webHidden/>
              </w:rPr>
              <w:fldChar w:fldCharType="begin"/>
            </w:r>
            <w:r>
              <w:rPr>
                <w:noProof/>
                <w:webHidden/>
              </w:rPr>
              <w:instrText xml:space="preserve"> PAGEREF _Toc59475490 \h </w:instrText>
            </w:r>
            <w:r>
              <w:rPr>
                <w:noProof/>
                <w:webHidden/>
              </w:rPr>
            </w:r>
            <w:r>
              <w:rPr>
                <w:noProof/>
                <w:webHidden/>
              </w:rPr>
              <w:fldChar w:fldCharType="separate"/>
            </w:r>
            <w:r>
              <w:rPr>
                <w:noProof/>
                <w:webHidden/>
              </w:rPr>
              <w:t>7</w:t>
            </w:r>
            <w:r>
              <w:rPr>
                <w:noProof/>
                <w:webHidden/>
              </w:rPr>
              <w:fldChar w:fldCharType="end"/>
            </w:r>
          </w:hyperlink>
        </w:p>
        <w:p w14:paraId="234AE284" w14:textId="43F2B054" w:rsidR="00135589" w:rsidRDefault="00135589">
          <w:pPr>
            <w:pStyle w:val="TOC1"/>
            <w:tabs>
              <w:tab w:val="right" w:leader="dot" w:pos="9350"/>
            </w:tabs>
            <w:rPr>
              <w:rFonts w:eastAsiaTheme="minorEastAsia"/>
              <w:noProof/>
            </w:rPr>
          </w:pPr>
          <w:hyperlink w:anchor="_Toc59475491" w:history="1">
            <w:r w:rsidRPr="00904388">
              <w:rPr>
                <w:rStyle w:val="Hyperlink"/>
                <w:noProof/>
              </w:rPr>
              <w:t>The tuning knobs</w:t>
            </w:r>
            <w:r>
              <w:rPr>
                <w:noProof/>
                <w:webHidden/>
              </w:rPr>
              <w:tab/>
            </w:r>
            <w:r>
              <w:rPr>
                <w:noProof/>
                <w:webHidden/>
              </w:rPr>
              <w:fldChar w:fldCharType="begin"/>
            </w:r>
            <w:r>
              <w:rPr>
                <w:noProof/>
                <w:webHidden/>
              </w:rPr>
              <w:instrText xml:space="preserve"> PAGEREF _Toc59475491 \h </w:instrText>
            </w:r>
            <w:r>
              <w:rPr>
                <w:noProof/>
                <w:webHidden/>
              </w:rPr>
            </w:r>
            <w:r>
              <w:rPr>
                <w:noProof/>
                <w:webHidden/>
              </w:rPr>
              <w:fldChar w:fldCharType="separate"/>
            </w:r>
            <w:r>
              <w:rPr>
                <w:noProof/>
                <w:webHidden/>
              </w:rPr>
              <w:t>7</w:t>
            </w:r>
            <w:r>
              <w:rPr>
                <w:noProof/>
                <w:webHidden/>
              </w:rPr>
              <w:fldChar w:fldCharType="end"/>
            </w:r>
          </w:hyperlink>
        </w:p>
        <w:p w14:paraId="0AE09BA7" w14:textId="7B99C699" w:rsidR="00135589" w:rsidRDefault="00135589">
          <w:pPr>
            <w:pStyle w:val="TOC2"/>
            <w:tabs>
              <w:tab w:val="right" w:leader="dot" w:pos="9350"/>
            </w:tabs>
            <w:rPr>
              <w:rFonts w:eastAsiaTheme="minorEastAsia"/>
              <w:noProof/>
            </w:rPr>
          </w:pPr>
          <w:hyperlink w:anchor="_Toc59475492" w:history="1">
            <w:r w:rsidRPr="00904388">
              <w:rPr>
                <w:rStyle w:val="Hyperlink"/>
                <w:noProof/>
              </w:rPr>
              <w:t>ET_MULT – forest evapotranspiration</w:t>
            </w:r>
            <w:r>
              <w:rPr>
                <w:noProof/>
                <w:webHidden/>
              </w:rPr>
              <w:tab/>
            </w:r>
            <w:r>
              <w:rPr>
                <w:noProof/>
                <w:webHidden/>
              </w:rPr>
              <w:fldChar w:fldCharType="begin"/>
            </w:r>
            <w:r>
              <w:rPr>
                <w:noProof/>
                <w:webHidden/>
              </w:rPr>
              <w:instrText xml:space="preserve"> PAGEREF _Toc59475492 \h </w:instrText>
            </w:r>
            <w:r>
              <w:rPr>
                <w:noProof/>
                <w:webHidden/>
              </w:rPr>
            </w:r>
            <w:r>
              <w:rPr>
                <w:noProof/>
                <w:webHidden/>
              </w:rPr>
              <w:fldChar w:fldCharType="separate"/>
            </w:r>
            <w:r>
              <w:rPr>
                <w:noProof/>
                <w:webHidden/>
              </w:rPr>
              <w:t>7</w:t>
            </w:r>
            <w:r>
              <w:rPr>
                <w:noProof/>
                <w:webHidden/>
              </w:rPr>
              <w:fldChar w:fldCharType="end"/>
            </w:r>
          </w:hyperlink>
        </w:p>
        <w:p w14:paraId="65C003E6" w14:textId="27D392D9" w:rsidR="00135589" w:rsidRDefault="00135589">
          <w:pPr>
            <w:pStyle w:val="TOC2"/>
            <w:tabs>
              <w:tab w:val="right" w:leader="dot" w:pos="9350"/>
            </w:tabs>
            <w:rPr>
              <w:rFonts w:eastAsiaTheme="minorEastAsia"/>
              <w:noProof/>
            </w:rPr>
          </w:pPr>
          <w:hyperlink w:anchor="_Toc59475493" w:history="1">
            <w:r w:rsidRPr="00904388">
              <w:rPr>
                <w:rStyle w:val="Hyperlink"/>
                <w:noProof/>
              </w:rPr>
              <w:t>SOLAR_RADIATION_MULTIPLIER – reservoir insolation</w:t>
            </w:r>
            <w:r>
              <w:rPr>
                <w:noProof/>
                <w:webHidden/>
              </w:rPr>
              <w:tab/>
            </w:r>
            <w:r>
              <w:rPr>
                <w:noProof/>
                <w:webHidden/>
              </w:rPr>
              <w:fldChar w:fldCharType="begin"/>
            </w:r>
            <w:r>
              <w:rPr>
                <w:noProof/>
                <w:webHidden/>
              </w:rPr>
              <w:instrText xml:space="preserve"> PAGEREF _Toc59475493 \h </w:instrText>
            </w:r>
            <w:r>
              <w:rPr>
                <w:noProof/>
                <w:webHidden/>
              </w:rPr>
            </w:r>
            <w:r>
              <w:rPr>
                <w:noProof/>
                <w:webHidden/>
              </w:rPr>
              <w:fldChar w:fldCharType="separate"/>
            </w:r>
            <w:r>
              <w:rPr>
                <w:noProof/>
                <w:webHidden/>
              </w:rPr>
              <w:t>8</w:t>
            </w:r>
            <w:r>
              <w:rPr>
                <w:noProof/>
                <w:webHidden/>
              </w:rPr>
              <w:fldChar w:fldCharType="end"/>
            </w:r>
          </w:hyperlink>
        </w:p>
        <w:p w14:paraId="12626B2B" w14:textId="69443BA0" w:rsidR="00135589" w:rsidRDefault="00135589">
          <w:pPr>
            <w:pStyle w:val="TOC2"/>
            <w:tabs>
              <w:tab w:val="right" w:leader="dot" w:pos="9350"/>
            </w:tabs>
            <w:rPr>
              <w:rFonts w:eastAsiaTheme="minorEastAsia"/>
              <w:noProof/>
            </w:rPr>
          </w:pPr>
          <w:hyperlink w:anchor="_Toc59475494" w:history="1">
            <w:r w:rsidRPr="00904388">
              <w:rPr>
                <w:rStyle w:val="Hyperlink"/>
                <w:noProof/>
              </w:rPr>
              <w:t>FLOW_CMS – Discharge from High Cascade springs</w:t>
            </w:r>
            <w:r>
              <w:rPr>
                <w:noProof/>
                <w:webHidden/>
              </w:rPr>
              <w:tab/>
            </w:r>
            <w:r>
              <w:rPr>
                <w:noProof/>
                <w:webHidden/>
              </w:rPr>
              <w:fldChar w:fldCharType="begin"/>
            </w:r>
            <w:r>
              <w:rPr>
                <w:noProof/>
                <w:webHidden/>
              </w:rPr>
              <w:instrText xml:space="preserve"> PAGEREF _Toc59475494 \h </w:instrText>
            </w:r>
            <w:r>
              <w:rPr>
                <w:noProof/>
                <w:webHidden/>
              </w:rPr>
            </w:r>
            <w:r>
              <w:rPr>
                <w:noProof/>
                <w:webHidden/>
              </w:rPr>
              <w:fldChar w:fldCharType="separate"/>
            </w:r>
            <w:r>
              <w:rPr>
                <w:noProof/>
                <w:webHidden/>
              </w:rPr>
              <w:t>8</w:t>
            </w:r>
            <w:r>
              <w:rPr>
                <w:noProof/>
                <w:webHidden/>
              </w:rPr>
              <w:fldChar w:fldCharType="end"/>
            </w:r>
          </w:hyperlink>
        </w:p>
        <w:p w14:paraId="64B61794" w14:textId="55DB30EF" w:rsidR="00135589" w:rsidRDefault="00135589">
          <w:pPr>
            <w:pStyle w:val="TOC1"/>
            <w:tabs>
              <w:tab w:val="right" w:leader="dot" w:pos="9350"/>
            </w:tabs>
            <w:rPr>
              <w:rFonts w:eastAsiaTheme="minorEastAsia"/>
              <w:noProof/>
            </w:rPr>
          </w:pPr>
          <w:hyperlink w:anchor="_Toc59475495" w:history="1">
            <w:r w:rsidRPr="00904388">
              <w:rPr>
                <w:rStyle w:val="Hyperlink"/>
                <w:noProof/>
              </w:rPr>
              <w:t>Study areas</w:t>
            </w:r>
            <w:r>
              <w:rPr>
                <w:noProof/>
                <w:webHidden/>
              </w:rPr>
              <w:tab/>
            </w:r>
            <w:r>
              <w:rPr>
                <w:noProof/>
                <w:webHidden/>
              </w:rPr>
              <w:fldChar w:fldCharType="begin"/>
            </w:r>
            <w:r>
              <w:rPr>
                <w:noProof/>
                <w:webHidden/>
              </w:rPr>
              <w:instrText xml:space="preserve"> PAGEREF _Toc59475495 \h </w:instrText>
            </w:r>
            <w:r>
              <w:rPr>
                <w:noProof/>
                <w:webHidden/>
              </w:rPr>
            </w:r>
            <w:r>
              <w:rPr>
                <w:noProof/>
                <w:webHidden/>
              </w:rPr>
              <w:fldChar w:fldCharType="separate"/>
            </w:r>
            <w:r>
              <w:rPr>
                <w:noProof/>
                <w:webHidden/>
              </w:rPr>
              <w:t>8</w:t>
            </w:r>
            <w:r>
              <w:rPr>
                <w:noProof/>
                <w:webHidden/>
              </w:rPr>
              <w:fldChar w:fldCharType="end"/>
            </w:r>
          </w:hyperlink>
        </w:p>
        <w:p w14:paraId="38B36321" w14:textId="27D99269" w:rsidR="00135589" w:rsidRDefault="00135589">
          <w:pPr>
            <w:pStyle w:val="TOC2"/>
            <w:tabs>
              <w:tab w:val="right" w:leader="dot" w:pos="9350"/>
            </w:tabs>
            <w:rPr>
              <w:rFonts w:eastAsiaTheme="minorEastAsia"/>
              <w:noProof/>
            </w:rPr>
          </w:pPr>
          <w:hyperlink w:anchor="_Toc59475496" w:history="1">
            <w:r w:rsidRPr="00904388">
              <w:rPr>
                <w:rStyle w:val="Hyperlink"/>
                <w:noProof/>
              </w:rPr>
              <w:t>DataCW3M directory structure</w:t>
            </w:r>
            <w:r>
              <w:rPr>
                <w:noProof/>
                <w:webHidden/>
              </w:rPr>
              <w:tab/>
            </w:r>
            <w:r>
              <w:rPr>
                <w:noProof/>
                <w:webHidden/>
              </w:rPr>
              <w:fldChar w:fldCharType="begin"/>
            </w:r>
            <w:r>
              <w:rPr>
                <w:noProof/>
                <w:webHidden/>
              </w:rPr>
              <w:instrText xml:space="preserve"> PAGEREF _Toc59475496 \h </w:instrText>
            </w:r>
            <w:r>
              <w:rPr>
                <w:noProof/>
                <w:webHidden/>
              </w:rPr>
            </w:r>
            <w:r>
              <w:rPr>
                <w:noProof/>
                <w:webHidden/>
              </w:rPr>
              <w:fldChar w:fldCharType="separate"/>
            </w:r>
            <w:r>
              <w:rPr>
                <w:noProof/>
                <w:webHidden/>
              </w:rPr>
              <w:t>8</w:t>
            </w:r>
            <w:r>
              <w:rPr>
                <w:noProof/>
                <w:webHidden/>
              </w:rPr>
              <w:fldChar w:fldCharType="end"/>
            </w:r>
          </w:hyperlink>
        </w:p>
        <w:p w14:paraId="54EEC513" w14:textId="22F7834B" w:rsidR="00135589" w:rsidRDefault="00135589">
          <w:pPr>
            <w:pStyle w:val="TOC2"/>
            <w:tabs>
              <w:tab w:val="right" w:leader="dot" w:pos="9350"/>
            </w:tabs>
            <w:rPr>
              <w:rFonts w:eastAsiaTheme="minorEastAsia"/>
              <w:noProof/>
            </w:rPr>
          </w:pPr>
          <w:hyperlink w:anchor="_Toc59475497" w:history="1">
            <w:r w:rsidRPr="00904388">
              <w:rPr>
                <w:rStyle w:val="Hyperlink"/>
                <w:noProof/>
              </w:rPr>
              <w:t>DataCW3M\ScenarioData directory structure</w:t>
            </w:r>
            <w:r>
              <w:rPr>
                <w:noProof/>
                <w:webHidden/>
              </w:rPr>
              <w:tab/>
            </w:r>
            <w:r>
              <w:rPr>
                <w:noProof/>
                <w:webHidden/>
              </w:rPr>
              <w:fldChar w:fldCharType="begin"/>
            </w:r>
            <w:r>
              <w:rPr>
                <w:noProof/>
                <w:webHidden/>
              </w:rPr>
              <w:instrText xml:space="preserve"> PAGEREF _Toc59475497 \h </w:instrText>
            </w:r>
            <w:r>
              <w:rPr>
                <w:noProof/>
                <w:webHidden/>
              </w:rPr>
            </w:r>
            <w:r>
              <w:rPr>
                <w:noProof/>
                <w:webHidden/>
              </w:rPr>
              <w:fldChar w:fldCharType="separate"/>
            </w:r>
            <w:r>
              <w:rPr>
                <w:noProof/>
                <w:webHidden/>
              </w:rPr>
              <w:t>9</w:t>
            </w:r>
            <w:r>
              <w:rPr>
                <w:noProof/>
                <w:webHidden/>
              </w:rPr>
              <w:fldChar w:fldCharType="end"/>
            </w:r>
          </w:hyperlink>
        </w:p>
        <w:p w14:paraId="670B4CCE" w14:textId="63B8A92A" w:rsidR="00135589" w:rsidRDefault="00135589">
          <w:pPr>
            <w:pStyle w:val="TOC2"/>
            <w:tabs>
              <w:tab w:val="right" w:leader="dot" w:pos="9350"/>
            </w:tabs>
            <w:rPr>
              <w:rFonts w:eastAsiaTheme="minorEastAsia"/>
              <w:noProof/>
            </w:rPr>
          </w:pPr>
          <w:hyperlink w:anchor="_Toc59475498" w:history="1">
            <w:r w:rsidRPr="00904388">
              <w:rPr>
                <w:rStyle w:val="Hyperlink"/>
                <w:noProof/>
              </w:rPr>
              <w:t>DataCW3M\ScenarioData\&lt;scenario&gt; folder contents</w:t>
            </w:r>
            <w:r>
              <w:rPr>
                <w:noProof/>
                <w:webHidden/>
              </w:rPr>
              <w:tab/>
            </w:r>
            <w:r>
              <w:rPr>
                <w:noProof/>
                <w:webHidden/>
              </w:rPr>
              <w:fldChar w:fldCharType="begin"/>
            </w:r>
            <w:r>
              <w:rPr>
                <w:noProof/>
                <w:webHidden/>
              </w:rPr>
              <w:instrText xml:space="preserve"> PAGEREF _Toc59475498 \h </w:instrText>
            </w:r>
            <w:r>
              <w:rPr>
                <w:noProof/>
                <w:webHidden/>
              </w:rPr>
            </w:r>
            <w:r>
              <w:rPr>
                <w:noProof/>
                <w:webHidden/>
              </w:rPr>
              <w:fldChar w:fldCharType="separate"/>
            </w:r>
            <w:r>
              <w:rPr>
                <w:noProof/>
                <w:webHidden/>
              </w:rPr>
              <w:t>10</w:t>
            </w:r>
            <w:r>
              <w:rPr>
                <w:noProof/>
                <w:webHidden/>
              </w:rPr>
              <w:fldChar w:fldCharType="end"/>
            </w:r>
          </w:hyperlink>
        </w:p>
        <w:p w14:paraId="378E720C" w14:textId="1952CC54" w:rsidR="00135589" w:rsidRDefault="00135589">
          <w:pPr>
            <w:pStyle w:val="TOC2"/>
            <w:tabs>
              <w:tab w:val="right" w:leader="dot" w:pos="9350"/>
            </w:tabs>
            <w:rPr>
              <w:rFonts w:eastAsiaTheme="minorEastAsia"/>
              <w:noProof/>
            </w:rPr>
          </w:pPr>
          <w:hyperlink w:anchor="_Toc59475499" w:history="1">
            <w:r w:rsidRPr="00904388">
              <w:rPr>
                <w:rStyle w:val="Hyperlink"/>
                <w:noProof/>
              </w:rPr>
              <w:t>DataCW3M\&lt;study area&gt; folder contents</w:t>
            </w:r>
            <w:r>
              <w:rPr>
                <w:noProof/>
                <w:webHidden/>
              </w:rPr>
              <w:tab/>
            </w:r>
            <w:r>
              <w:rPr>
                <w:noProof/>
                <w:webHidden/>
              </w:rPr>
              <w:fldChar w:fldCharType="begin"/>
            </w:r>
            <w:r>
              <w:rPr>
                <w:noProof/>
                <w:webHidden/>
              </w:rPr>
              <w:instrText xml:space="preserve"> PAGEREF _Toc59475499 \h </w:instrText>
            </w:r>
            <w:r>
              <w:rPr>
                <w:noProof/>
                <w:webHidden/>
              </w:rPr>
            </w:r>
            <w:r>
              <w:rPr>
                <w:noProof/>
                <w:webHidden/>
              </w:rPr>
              <w:fldChar w:fldCharType="separate"/>
            </w:r>
            <w:r>
              <w:rPr>
                <w:noProof/>
                <w:webHidden/>
              </w:rPr>
              <w:t>10</w:t>
            </w:r>
            <w:r>
              <w:rPr>
                <w:noProof/>
                <w:webHidden/>
              </w:rPr>
              <w:fldChar w:fldCharType="end"/>
            </w:r>
          </w:hyperlink>
        </w:p>
        <w:p w14:paraId="6EBA0FD2" w14:textId="01BD1F8B" w:rsidR="00135589" w:rsidRDefault="00135589">
          <w:pPr>
            <w:pStyle w:val="TOC1"/>
            <w:tabs>
              <w:tab w:val="right" w:leader="dot" w:pos="9350"/>
            </w:tabs>
            <w:rPr>
              <w:rFonts w:eastAsiaTheme="minorEastAsia"/>
              <w:noProof/>
            </w:rPr>
          </w:pPr>
          <w:hyperlink w:anchor="_Toc59475500" w:history="1">
            <w:r w:rsidRPr="00904388">
              <w:rPr>
                <w:rStyle w:val="Hyperlink"/>
                <w:noProof/>
              </w:rPr>
              <w:t>Calendar conventions</w:t>
            </w:r>
            <w:r>
              <w:rPr>
                <w:noProof/>
                <w:webHidden/>
              </w:rPr>
              <w:tab/>
            </w:r>
            <w:r>
              <w:rPr>
                <w:noProof/>
                <w:webHidden/>
              </w:rPr>
              <w:fldChar w:fldCharType="begin"/>
            </w:r>
            <w:r>
              <w:rPr>
                <w:noProof/>
                <w:webHidden/>
              </w:rPr>
              <w:instrText xml:space="preserve"> PAGEREF _Toc59475500 \h </w:instrText>
            </w:r>
            <w:r>
              <w:rPr>
                <w:noProof/>
                <w:webHidden/>
              </w:rPr>
            </w:r>
            <w:r>
              <w:rPr>
                <w:noProof/>
                <w:webHidden/>
              </w:rPr>
              <w:fldChar w:fldCharType="separate"/>
            </w:r>
            <w:r>
              <w:rPr>
                <w:noProof/>
                <w:webHidden/>
              </w:rPr>
              <w:t>16</w:t>
            </w:r>
            <w:r>
              <w:rPr>
                <w:noProof/>
                <w:webHidden/>
              </w:rPr>
              <w:fldChar w:fldCharType="end"/>
            </w:r>
          </w:hyperlink>
        </w:p>
        <w:p w14:paraId="72FDE6D8" w14:textId="05F794E0" w:rsidR="00135589" w:rsidRDefault="00135589">
          <w:pPr>
            <w:pStyle w:val="TOC2"/>
            <w:tabs>
              <w:tab w:val="right" w:leader="dot" w:pos="9350"/>
            </w:tabs>
            <w:rPr>
              <w:rFonts w:eastAsiaTheme="minorEastAsia"/>
              <w:noProof/>
            </w:rPr>
          </w:pPr>
          <w:hyperlink w:anchor="_Toc59475501" w:history="1">
            <w:r w:rsidRPr="00904388">
              <w:rPr>
                <w:rStyle w:val="Hyperlink"/>
                <w:noProof/>
              </w:rPr>
              <w:t>Water years</w:t>
            </w:r>
            <w:r>
              <w:rPr>
                <w:noProof/>
                <w:webHidden/>
              </w:rPr>
              <w:tab/>
            </w:r>
            <w:r>
              <w:rPr>
                <w:noProof/>
                <w:webHidden/>
              </w:rPr>
              <w:fldChar w:fldCharType="begin"/>
            </w:r>
            <w:r>
              <w:rPr>
                <w:noProof/>
                <w:webHidden/>
              </w:rPr>
              <w:instrText xml:space="preserve"> PAGEREF _Toc59475501 \h </w:instrText>
            </w:r>
            <w:r>
              <w:rPr>
                <w:noProof/>
                <w:webHidden/>
              </w:rPr>
            </w:r>
            <w:r>
              <w:rPr>
                <w:noProof/>
                <w:webHidden/>
              </w:rPr>
              <w:fldChar w:fldCharType="separate"/>
            </w:r>
            <w:r>
              <w:rPr>
                <w:noProof/>
                <w:webHidden/>
              </w:rPr>
              <w:t>16</w:t>
            </w:r>
            <w:r>
              <w:rPr>
                <w:noProof/>
                <w:webHidden/>
              </w:rPr>
              <w:fldChar w:fldCharType="end"/>
            </w:r>
          </w:hyperlink>
        </w:p>
        <w:p w14:paraId="118DDA8B" w14:textId="7D467F7C" w:rsidR="00135589" w:rsidRDefault="00135589">
          <w:pPr>
            <w:pStyle w:val="TOC1"/>
            <w:tabs>
              <w:tab w:val="right" w:leader="dot" w:pos="9350"/>
            </w:tabs>
            <w:rPr>
              <w:rFonts w:eastAsiaTheme="minorEastAsia"/>
              <w:noProof/>
            </w:rPr>
          </w:pPr>
          <w:hyperlink w:anchor="_Toc59475502" w:history="1">
            <w:r w:rsidRPr="00904388">
              <w:rPr>
                <w:rStyle w:val="Hyperlink"/>
                <w:noProof/>
              </w:rPr>
              <w:t>Climate data</w:t>
            </w:r>
            <w:r>
              <w:rPr>
                <w:noProof/>
                <w:webHidden/>
              </w:rPr>
              <w:tab/>
            </w:r>
            <w:r>
              <w:rPr>
                <w:noProof/>
                <w:webHidden/>
              </w:rPr>
              <w:fldChar w:fldCharType="begin"/>
            </w:r>
            <w:r>
              <w:rPr>
                <w:noProof/>
                <w:webHidden/>
              </w:rPr>
              <w:instrText xml:space="preserve"> PAGEREF _Toc59475502 \h </w:instrText>
            </w:r>
            <w:r>
              <w:rPr>
                <w:noProof/>
                <w:webHidden/>
              </w:rPr>
            </w:r>
            <w:r>
              <w:rPr>
                <w:noProof/>
                <w:webHidden/>
              </w:rPr>
              <w:fldChar w:fldCharType="separate"/>
            </w:r>
            <w:r>
              <w:rPr>
                <w:noProof/>
                <w:webHidden/>
              </w:rPr>
              <w:t>16</w:t>
            </w:r>
            <w:r>
              <w:rPr>
                <w:noProof/>
                <w:webHidden/>
              </w:rPr>
              <w:fldChar w:fldCharType="end"/>
            </w:r>
          </w:hyperlink>
        </w:p>
        <w:p w14:paraId="0A05B388" w14:textId="21702ECF" w:rsidR="00135589" w:rsidRDefault="00135589">
          <w:pPr>
            <w:pStyle w:val="TOC2"/>
            <w:tabs>
              <w:tab w:val="right" w:leader="dot" w:pos="9350"/>
            </w:tabs>
            <w:rPr>
              <w:rFonts w:eastAsiaTheme="minorEastAsia"/>
              <w:noProof/>
            </w:rPr>
          </w:pPr>
          <w:hyperlink w:anchor="_Toc59475503" w:history="1">
            <w:r w:rsidRPr="00904388">
              <w:rPr>
                <w:rStyle w:val="Hyperlink"/>
                <w:noProof/>
              </w:rPr>
              <w:t>Numbered climate scenarios in the model</w:t>
            </w:r>
            <w:r>
              <w:rPr>
                <w:noProof/>
                <w:webHidden/>
              </w:rPr>
              <w:tab/>
            </w:r>
            <w:r>
              <w:rPr>
                <w:noProof/>
                <w:webHidden/>
              </w:rPr>
              <w:fldChar w:fldCharType="begin"/>
            </w:r>
            <w:r>
              <w:rPr>
                <w:noProof/>
                <w:webHidden/>
              </w:rPr>
              <w:instrText xml:space="preserve"> PAGEREF _Toc59475503 \h </w:instrText>
            </w:r>
            <w:r>
              <w:rPr>
                <w:noProof/>
                <w:webHidden/>
              </w:rPr>
            </w:r>
            <w:r>
              <w:rPr>
                <w:noProof/>
                <w:webHidden/>
              </w:rPr>
              <w:fldChar w:fldCharType="separate"/>
            </w:r>
            <w:r>
              <w:rPr>
                <w:noProof/>
                <w:webHidden/>
              </w:rPr>
              <w:t>16</w:t>
            </w:r>
            <w:r>
              <w:rPr>
                <w:noProof/>
                <w:webHidden/>
              </w:rPr>
              <w:fldChar w:fldCharType="end"/>
            </w:r>
          </w:hyperlink>
        </w:p>
        <w:p w14:paraId="17C52241" w14:textId="37599275" w:rsidR="00135589" w:rsidRDefault="00135589">
          <w:pPr>
            <w:pStyle w:val="TOC2"/>
            <w:tabs>
              <w:tab w:val="right" w:leader="dot" w:pos="9350"/>
            </w:tabs>
            <w:rPr>
              <w:rFonts w:eastAsiaTheme="minorEastAsia"/>
              <w:noProof/>
            </w:rPr>
          </w:pPr>
          <w:hyperlink w:anchor="_Toc59475504" w:history="1">
            <w:r w:rsidRPr="00904388">
              <w:rPr>
                <w:rStyle w:val="Hyperlink"/>
                <w:noProof/>
              </w:rPr>
              <w:t>Monthly and seasonal weather data</w:t>
            </w:r>
            <w:r>
              <w:rPr>
                <w:noProof/>
                <w:webHidden/>
              </w:rPr>
              <w:tab/>
            </w:r>
            <w:r>
              <w:rPr>
                <w:noProof/>
                <w:webHidden/>
              </w:rPr>
              <w:fldChar w:fldCharType="begin"/>
            </w:r>
            <w:r>
              <w:rPr>
                <w:noProof/>
                <w:webHidden/>
              </w:rPr>
              <w:instrText xml:space="preserve"> PAGEREF _Toc59475504 \h </w:instrText>
            </w:r>
            <w:r>
              <w:rPr>
                <w:noProof/>
                <w:webHidden/>
              </w:rPr>
            </w:r>
            <w:r>
              <w:rPr>
                <w:noProof/>
                <w:webHidden/>
              </w:rPr>
              <w:fldChar w:fldCharType="separate"/>
            </w:r>
            <w:r>
              <w:rPr>
                <w:noProof/>
                <w:webHidden/>
              </w:rPr>
              <w:t>17</w:t>
            </w:r>
            <w:r>
              <w:rPr>
                <w:noProof/>
                <w:webHidden/>
              </w:rPr>
              <w:fldChar w:fldCharType="end"/>
            </w:r>
          </w:hyperlink>
        </w:p>
        <w:p w14:paraId="00BFD3C9" w14:textId="191F555A" w:rsidR="00135589" w:rsidRDefault="00135589">
          <w:pPr>
            <w:pStyle w:val="TOC2"/>
            <w:tabs>
              <w:tab w:val="right" w:leader="dot" w:pos="9350"/>
            </w:tabs>
            <w:rPr>
              <w:rFonts w:eastAsiaTheme="minorEastAsia"/>
              <w:noProof/>
            </w:rPr>
          </w:pPr>
          <w:hyperlink w:anchor="_Toc59475505" w:history="1">
            <w:r w:rsidRPr="00904388">
              <w:rPr>
                <w:rStyle w:val="Hyperlink"/>
                <w:noProof/>
              </w:rPr>
              <w:t>Climate data grids</w:t>
            </w:r>
            <w:r>
              <w:rPr>
                <w:noProof/>
                <w:webHidden/>
              </w:rPr>
              <w:tab/>
            </w:r>
            <w:r>
              <w:rPr>
                <w:noProof/>
                <w:webHidden/>
              </w:rPr>
              <w:fldChar w:fldCharType="begin"/>
            </w:r>
            <w:r>
              <w:rPr>
                <w:noProof/>
                <w:webHidden/>
              </w:rPr>
              <w:instrText xml:space="preserve"> PAGEREF _Toc59475505 \h </w:instrText>
            </w:r>
            <w:r>
              <w:rPr>
                <w:noProof/>
                <w:webHidden/>
              </w:rPr>
            </w:r>
            <w:r>
              <w:rPr>
                <w:noProof/>
                <w:webHidden/>
              </w:rPr>
              <w:fldChar w:fldCharType="separate"/>
            </w:r>
            <w:r>
              <w:rPr>
                <w:noProof/>
                <w:webHidden/>
              </w:rPr>
              <w:t>18</w:t>
            </w:r>
            <w:r>
              <w:rPr>
                <w:noProof/>
                <w:webHidden/>
              </w:rPr>
              <w:fldChar w:fldCharType="end"/>
            </w:r>
          </w:hyperlink>
        </w:p>
        <w:p w14:paraId="5A2C7406" w14:textId="5C50AEDF" w:rsidR="00135589" w:rsidRDefault="00135589">
          <w:pPr>
            <w:pStyle w:val="TOC3"/>
            <w:tabs>
              <w:tab w:val="right" w:leader="dot" w:pos="9350"/>
            </w:tabs>
            <w:rPr>
              <w:rFonts w:eastAsiaTheme="minorEastAsia"/>
              <w:noProof/>
            </w:rPr>
          </w:pPr>
          <w:hyperlink w:anchor="_Toc59475506" w:history="1">
            <w:r w:rsidRPr="00904388">
              <w:rPr>
                <w:rStyle w:val="Hyperlink"/>
                <w:noProof/>
              </w:rPr>
              <w:t>The WW2100 climate grid</w:t>
            </w:r>
            <w:r>
              <w:rPr>
                <w:noProof/>
                <w:webHidden/>
              </w:rPr>
              <w:tab/>
            </w:r>
            <w:r>
              <w:rPr>
                <w:noProof/>
                <w:webHidden/>
              </w:rPr>
              <w:fldChar w:fldCharType="begin"/>
            </w:r>
            <w:r>
              <w:rPr>
                <w:noProof/>
                <w:webHidden/>
              </w:rPr>
              <w:instrText xml:space="preserve"> PAGEREF _Toc59475506 \h </w:instrText>
            </w:r>
            <w:r>
              <w:rPr>
                <w:noProof/>
                <w:webHidden/>
              </w:rPr>
            </w:r>
            <w:r>
              <w:rPr>
                <w:noProof/>
                <w:webHidden/>
              </w:rPr>
              <w:fldChar w:fldCharType="separate"/>
            </w:r>
            <w:r>
              <w:rPr>
                <w:noProof/>
                <w:webHidden/>
              </w:rPr>
              <w:t>18</w:t>
            </w:r>
            <w:r>
              <w:rPr>
                <w:noProof/>
                <w:webHidden/>
              </w:rPr>
              <w:fldChar w:fldCharType="end"/>
            </w:r>
          </w:hyperlink>
        </w:p>
        <w:p w14:paraId="766BF83F" w14:textId="40164573" w:rsidR="00135589" w:rsidRDefault="00135589">
          <w:pPr>
            <w:pStyle w:val="TOC3"/>
            <w:tabs>
              <w:tab w:val="right" w:leader="dot" w:pos="9350"/>
            </w:tabs>
            <w:rPr>
              <w:rFonts w:eastAsiaTheme="minorEastAsia"/>
              <w:noProof/>
            </w:rPr>
          </w:pPr>
          <w:hyperlink w:anchor="_Toc59475507" w:history="1">
            <w:r w:rsidRPr="00904388">
              <w:rPr>
                <w:rStyle w:val="Hyperlink"/>
                <w:noProof/>
              </w:rPr>
              <w:t>The v2 climate grid</w:t>
            </w:r>
            <w:r>
              <w:rPr>
                <w:noProof/>
                <w:webHidden/>
              </w:rPr>
              <w:tab/>
            </w:r>
            <w:r>
              <w:rPr>
                <w:noProof/>
                <w:webHidden/>
              </w:rPr>
              <w:fldChar w:fldCharType="begin"/>
            </w:r>
            <w:r>
              <w:rPr>
                <w:noProof/>
                <w:webHidden/>
              </w:rPr>
              <w:instrText xml:space="preserve"> PAGEREF _Toc59475507 \h </w:instrText>
            </w:r>
            <w:r>
              <w:rPr>
                <w:noProof/>
                <w:webHidden/>
              </w:rPr>
            </w:r>
            <w:r>
              <w:rPr>
                <w:noProof/>
                <w:webHidden/>
              </w:rPr>
              <w:fldChar w:fldCharType="separate"/>
            </w:r>
            <w:r>
              <w:rPr>
                <w:noProof/>
                <w:webHidden/>
              </w:rPr>
              <w:t>19</w:t>
            </w:r>
            <w:r>
              <w:rPr>
                <w:noProof/>
                <w:webHidden/>
              </w:rPr>
              <w:fldChar w:fldCharType="end"/>
            </w:r>
          </w:hyperlink>
        </w:p>
        <w:p w14:paraId="271F8E09" w14:textId="46ED3E26" w:rsidR="00135589" w:rsidRDefault="00135589">
          <w:pPr>
            <w:pStyle w:val="TOC2"/>
            <w:tabs>
              <w:tab w:val="right" w:leader="dot" w:pos="9350"/>
            </w:tabs>
            <w:rPr>
              <w:rFonts w:eastAsiaTheme="minorEastAsia"/>
              <w:noProof/>
            </w:rPr>
          </w:pPr>
          <w:hyperlink w:anchor="_Toc59475508" w:history="1">
            <w:r w:rsidRPr="00904388">
              <w:rPr>
                <w:rStyle w:val="Hyperlink"/>
                <w:noProof/>
              </w:rPr>
              <w:t>How climate data is looked up</w:t>
            </w:r>
            <w:r>
              <w:rPr>
                <w:noProof/>
                <w:webHidden/>
              </w:rPr>
              <w:tab/>
            </w:r>
            <w:r>
              <w:rPr>
                <w:noProof/>
                <w:webHidden/>
              </w:rPr>
              <w:fldChar w:fldCharType="begin"/>
            </w:r>
            <w:r>
              <w:rPr>
                <w:noProof/>
                <w:webHidden/>
              </w:rPr>
              <w:instrText xml:space="preserve"> PAGEREF _Toc59475508 \h </w:instrText>
            </w:r>
            <w:r>
              <w:rPr>
                <w:noProof/>
                <w:webHidden/>
              </w:rPr>
            </w:r>
            <w:r>
              <w:rPr>
                <w:noProof/>
                <w:webHidden/>
              </w:rPr>
              <w:fldChar w:fldCharType="separate"/>
            </w:r>
            <w:r>
              <w:rPr>
                <w:noProof/>
                <w:webHidden/>
              </w:rPr>
              <w:t>19</w:t>
            </w:r>
            <w:r>
              <w:rPr>
                <w:noProof/>
                <w:webHidden/>
              </w:rPr>
              <w:fldChar w:fldCharType="end"/>
            </w:r>
          </w:hyperlink>
        </w:p>
        <w:p w14:paraId="0098C092" w14:textId="1F74C77B" w:rsidR="00135589" w:rsidRDefault="00135589">
          <w:pPr>
            <w:pStyle w:val="TOC2"/>
            <w:tabs>
              <w:tab w:val="right" w:leader="dot" w:pos="9350"/>
            </w:tabs>
            <w:rPr>
              <w:rFonts w:eastAsiaTheme="minorEastAsia"/>
              <w:noProof/>
            </w:rPr>
          </w:pPr>
          <w:hyperlink w:anchor="_Toc59475509" w:history="1">
            <w:r w:rsidRPr="00904388">
              <w:rPr>
                <w:rStyle w:val="Hyperlink"/>
                <w:noProof/>
              </w:rPr>
              <w:t>What is in a climate dataset</w:t>
            </w:r>
            <w:r>
              <w:rPr>
                <w:noProof/>
                <w:webHidden/>
              </w:rPr>
              <w:tab/>
            </w:r>
            <w:r>
              <w:rPr>
                <w:noProof/>
                <w:webHidden/>
              </w:rPr>
              <w:fldChar w:fldCharType="begin"/>
            </w:r>
            <w:r>
              <w:rPr>
                <w:noProof/>
                <w:webHidden/>
              </w:rPr>
              <w:instrText xml:space="preserve"> PAGEREF _Toc59475509 \h </w:instrText>
            </w:r>
            <w:r>
              <w:rPr>
                <w:noProof/>
                <w:webHidden/>
              </w:rPr>
            </w:r>
            <w:r>
              <w:rPr>
                <w:noProof/>
                <w:webHidden/>
              </w:rPr>
              <w:fldChar w:fldCharType="separate"/>
            </w:r>
            <w:r>
              <w:rPr>
                <w:noProof/>
                <w:webHidden/>
              </w:rPr>
              <w:t>20</w:t>
            </w:r>
            <w:r>
              <w:rPr>
                <w:noProof/>
                <w:webHidden/>
              </w:rPr>
              <w:fldChar w:fldCharType="end"/>
            </w:r>
          </w:hyperlink>
        </w:p>
        <w:p w14:paraId="7F205795" w14:textId="11F38FFE" w:rsidR="00135589" w:rsidRDefault="00135589">
          <w:pPr>
            <w:pStyle w:val="TOC1"/>
            <w:tabs>
              <w:tab w:val="right" w:leader="dot" w:pos="9350"/>
            </w:tabs>
            <w:rPr>
              <w:rFonts w:eastAsiaTheme="minorEastAsia"/>
              <w:noProof/>
            </w:rPr>
          </w:pPr>
          <w:hyperlink w:anchor="_Toc59475510" w:history="1">
            <w:r w:rsidRPr="00904388">
              <w:rPr>
                <w:rStyle w:val="Hyperlink"/>
                <w:noProof/>
              </w:rPr>
              <w:t>Water rights</w:t>
            </w:r>
            <w:r>
              <w:rPr>
                <w:noProof/>
                <w:webHidden/>
              </w:rPr>
              <w:tab/>
            </w:r>
            <w:r>
              <w:rPr>
                <w:noProof/>
                <w:webHidden/>
              </w:rPr>
              <w:fldChar w:fldCharType="begin"/>
            </w:r>
            <w:r>
              <w:rPr>
                <w:noProof/>
                <w:webHidden/>
              </w:rPr>
              <w:instrText xml:space="preserve"> PAGEREF _Toc59475510 \h </w:instrText>
            </w:r>
            <w:r>
              <w:rPr>
                <w:noProof/>
                <w:webHidden/>
              </w:rPr>
            </w:r>
            <w:r>
              <w:rPr>
                <w:noProof/>
                <w:webHidden/>
              </w:rPr>
              <w:fldChar w:fldCharType="separate"/>
            </w:r>
            <w:r>
              <w:rPr>
                <w:noProof/>
                <w:webHidden/>
              </w:rPr>
              <w:t>20</w:t>
            </w:r>
            <w:r>
              <w:rPr>
                <w:noProof/>
                <w:webHidden/>
              </w:rPr>
              <w:fldChar w:fldCharType="end"/>
            </w:r>
          </w:hyperlink>
        </w:p>
        <w:p w14:paraId="16CCF854" w14:textId="1F42B53C" w:rsidR="00135589" w:rsidRDefault="00135589">
          <w:pPr>
            <w:pStyle w:val="TOC2"/>
            <w:tabs>
              <w:tab w:val="right" w:leader="dot" w:pos="9350"/>
            </w:tabs>
            <w:rPr>
              <w:rFonts w:eastAsiaTheme="minorEastAsia"/>
              <w:noProof/>
            </w:rPr>
          </w:pPr>
          <w:hyperlink w:anchor="_Toc59475511" w:history="1">
            <w:r w:rsidRPr="00904388">
              <w:rPr>
                <w:rStyle w:val="Hyperlink"/>
                <w:noProof/>
              </w:rPr>
              <w:t>Water rights data</w:t>
            </w:r>
            <w:r>
              <w:rPr>
                <w:noProof/>
                <w:webHidden/>
              </w:rPr>
              <w:tab/>
            </w:r>
            <w:r>
              <w:rPr>
                <w:noProof/>
                <w:webHidden/>
              </w:rPr>
              <w:fldChar w:fldCharType="begin"/>
            </w:r>
            <w:r>
              <w:rPr>
                <w:noProof/>
                <w:webHidden/>
              </w:rPr>
              <w:instrText xml:space="preserve"> PAGEREF _Toc59475511 \h </w:instrText>
            </w:r>
            <w:r>
              <w:rPr>
                <w:noProof/>
                <w:webHidden/>
              </w:rPr>
            </w:r>
            <w:r>
              <w:rPr>
                <w:noProof/>
                <w:webHidden/>
              </w:rPr>
              <w:fldChar w:fldCharType="separate"/>
            </w:r>
            <w:r>
              <w:rPr>
                <w:noProof/>
                <w:webHidden/>
              </w:rPr>
              <w:t>20</w:t>
            </w:r>
            <w:r>
              <w:rPr>
                <w:noProof/>
                <w:webHidden/>
              </w:rPr>
              <w:fldChar w:fldCharType="end"/>
            </w:r>
          </w:hyperlink>
        </w:p>
        <w:p w14:paraId="505F5DA5" w14:textId="31DDC593" w:rsidR="00135589" w:rsidRDefault="00135589">
          <w:pPr>
            <w:pStyle w:val="TOC2"/>
            <w:tabs>
              <w:tab w:val="right" w:leader="dot" w:pos="9350"/>
            </w:tabs>
            <w:rPr>
              <w:rFonts w:eastAsiaTheme="minorEastAsia"/>
              <w:noProof/>
            </w:rPr>
          </w:pPr>
          <w:hyperlink w:anchor="_Toc59475512" w:history="1">
            <w:r w:rsidRPr="00904388">
              <w:rPr>
                <w:rStyle w:val="Hyperlink"/>
                <w:noProof/>
              </w:rPr>
              <w:t>The wr_pods.csv file</w:t>
            </w:r>
            <w:r>
              <w:rPr>
                <w:noProof/>
                <w:webHidden/>
              </w:rPr>
              <w:tab/>
            </w:r>
            <w:r>
              <w:rPr>
                <w:noProof/>
                <w:webHidden/>
              </w:rPr>
              <w:fldChar w:fldCharType="begin"/>
            </w:r>
            <w:r>
              <w:rPr>
                <w:noProof/>
                <w:webHidden/>
              </w:rPr>
              <w:instrText xml:space="preserve"> PAGEREF _Toc59475512 \h </w:instrText>
            </w:r>
            <w:r>
              <w:rPr>
                <w:noProof/>
                <w:webHidden/>
              </w:rPr>
            </w:r>
            <w:r>
              <w:rPr>
                <w:noProof/>
                <w:webHidden/>
              </w:rPr>
              <w:fldChar w:fldCharType="separate"/>
            </w:r>
            <w:r>
              <w:rPr>
                <w:noProof/>
                <w:webHidden/>
              </w:rPr>
              <w:t>21</w:t>
            </w:r>
            <w:r>
              <w:rPr>
                <w:noProof/>
                <w:webHidden/>
              </w:rPr>
              <w:fldChar w:fldCharType="end"/>
            </w:r>
          </w:hyperlink>
        </w:p>
        <w:p w14:paraId="75986671" w14:textId="534ACE62" w:rsidR="00135589" w:rsidRDefault="00135589">
          <w:pPr>
            <w:pStyle w:val="TOC2"/>
            <w:tabs>
              <w:tab w:val="right" w:leader="dot" w:pos="9350"/>
            </w:tabs>
            <w:rPr>
              <w:rFonts w:eastAsiaTheme="minorEastAsia"/>
              <w:noProof/>
            </w:rPr>
          </w:pPr>
          <w:hyperlink w:anchor="_Toc59475513" w:history="1">
            <w:r w:rsidRPr="00904388">
              <w:rPr>
                <w:rStyle w:val="Hyperlink"/>
                <w:noProof/>
              </w:rPr>
              <w:t>The wr_pous.csv file</w:t>
            </w:r>
            <w:r>
              <w:rPr>
                <w:noProof/>
                <w:webHidden/>
              </w:rPr>
              <w:tab/>
            </w:r>
            <w:r>
              <w:rPr>
                <w:noProof/>
                <w:webHidden/>
              </w:rPr>
              <w:fldChar w:fldCharType="begin"/>
            </w:r>
            <w:r>
              <w:rPr>
                <w:noProof/>
                <w:webHidden/>
              </w:rPr>
              <w:instrText xml:space="preserve"> PAGEREF _Toc59475513 \h </w:instrText>
            </w:r>
            <w:r>
              <w:rPr>
                <w:noProof/>
                <w:webHidden/>
              </w:rPr>
            </w:r>
            <w:r>
              <w:rPr>
                <w:noProof/>
                <w:webHidden/>
              </w:rPr>
              <w:fldChar w:fldCharType="separate"/>
            </w:r>
            <w:r>
              <w:rPr>
                <w:noProof/>
                <w:webHidden/>
              </w:rPr>
              <w:t>21</w:t>
            </w:r>
            <w:r>
              <w:rPr>
                <w:noProof/>
                <w:webHidden/>
              </w:rPr>
              <w:fldChar w:fldCharType="end"/>
            </w:r>
          </w:hyperlink>
        </w:p>
        <w:p w14:paraId="729F05A4" w14:textId="140AD9BE" w:rsidR="00135589" w:rsidRDefault="00135589">
          <w:pPr>
            <w:pStyle w:val="TOC2"/>
            <w:tabs>
              <w:tab w:val="right" w:leader="dot" w:pos="9350"/>
            </w:tabs>
            <w:rPr>
              <w:rFonts w:eastAsiaTheme="minorEastAsia"/>
              <w:noProof/>
            </w:rPr>
          </w:pPr>
          <w:hyperlink w:anchor="_Toc59475514" w:history="1">
            <w:r w:rsidRPr="00904388">
              <w:rPr>
                <w:rStyle w:val="Hyperlink"/>
                <w:noProof/>
              </w:rPr>
              <w:t>Adding a water right</w:t>
            </w:r>
            <w:r>
              <w:rPr>
                <w:noProof/>
                <w:webHidden/>
              </w:rPr>
              <w:tab/>
            </w:r>
            <w:r>
              <w:rPr>
                <w:noProof/>
                <w:webHidden/>
              </w:rPr>
              <w:fldChar w:fldCharType="begin"/>
            </w:r>
            <w:r>
              <w:rPr>
                <w:noProof/>
                <w:webHidden/>
              </w:rPr>
              <w:instrText xml:space="preserve"> PAGEREF _Toc59475514 \h </w:instrText>
            </w:r>
            <w:r>
              <w:rPr>
                <w:noProof/>
                <w:webHidden/>
              </w:rPr>
            </w:r>
            <w:r>
              <w:rPr>
                <w:noProof/>
                <w:webHidden/>
              </w:rPr>
              <w:fldChar w:fldCharType="separate"/>
            </w:r>
            <w:r>
              <w:rPr>
                <w:noProof/>
                <w:webHidden/>
              </w:rPr>
              <w:t>22</w:t>
            </w:r>
            <w:r>
              <w:rPr>
                <w:noProof/>
                <w:webHidden/>
              </w:rPr>
              <w:fldChar w:fldCharType="end"/>
            </w:r>
          </w:hyperlink>
        </w:p>
        <w:p w14:paraId="59A869E0" w14:textId="2545B2CE" w:rsidR="00135589" w:rsidRDefault="00135589">
          <w:pPr>
            <w:pStyle w:val="TOC1"/>
            <w:tabs>
              <w:tab w:val="right" w:leader="dot" w:pos="9350"/>
            </w:tabs>
            <w:rPr>
              <w:rFonts w:eastAsiaTheme="minorEastAsia"/>
              <w:noProof/>
            </w:rPr>
          </w:pPr>
          <w:hyperlink w:anchor="_Toc59475515" w:history="1">
            <w:r w:rsidRPr="00904388">
              <w:rPr>
                <w:rStyle w:val="Hyperlink"/>
                <w:noProof/>
              </w:rPr>
              <w:t>Stream flow and stream temperature</w:t>
            </w:r>
            <w:r>
              <w:rPr>
                <w:noProof/>
                <w:webHidden/>
              </w:rPr>
              <w:tab/>
            </w:r>
            <w:r>
              <w:rPr>
                <w:noProof/>
                <w:webHidden/>
              </w:rPr>
              <w:fldChar w:fldCharType="begin"/>
            </w:r>
            <w:r>
              <w:rPr>
                <w:noProof/>
                <w:webHidden/>
              </w:rPr>
              <w:instrText xml:space="preserve"> PAGEREF _Toc59475515 \h </w:instrText>
            </w:r>
            <w:r>
              <w:rPr>
                <w:noProof/>
                <w:webHidden/>
              </w:rPr>
            </w:r>
            <w:r>
              <w:rPr>
                <w:noProof/>
                <w:webHidden/>
              </w:rPr>
              <w:fldChar w:fldCharType="separate"/>
            </w:r>
            <w:r>
              <w:rPr>
                <w:noProof/>
                <w:webHidden/>
              </w:rPr>
              <w:t>23</w:t>
            </w:r>
            <w:r>
              <w:rPr>
                <w:noProof/>
                <w:webHidden/>
              </w:rPr>
              <w:fldChar w:fldCharType="end"/>
            </w:r>
          </w:hyperlink>
        </w:p>
        <w:p w14:paraId="2CF2959C" w14:textId="37FBB200" w:rsidR="00135589" w:rsidRDefault="00135589">
          <w:pPr>
            <w:pStyle w:val="TOC2"/>
            <w:tabs>
              <w:tab w:val="right" w:leader="dot" w:pos="9350"/>
            </w:tabs>
            <w:rPr>
              <w:rFonts w:eastAsiaTheme="minorEastAsia"/>
              <w:noProof/>
            </w:rPr>
          </w:pPr>
          <w:hyperlink w:anchor="_Toc59475516" w:history="1">
            <w:r w:rsidRPr="00904388">
              <w:rPr>
                <w:rStyle w:val="Hyperlink"/>
                <w:noProof/>
              </w:rPr>
              <w:t>Water parcels</w:t>
            </w:r>
            <w:r>
              <w:rPr>
                <w:noProof/>
                <w:webHidden/>
              </w:rPr>
              <w:tab/>
            </w:r>
            <w:r>
              <w:rPr>
                <w:noProof/>
                <w:webHidden/>
              </w:rPr>
              <w:fldChar w:fldCharType="begin"/>
            </w:r>
            <w:r>
              <w:rPr>
                <w:noProof/>
                <w:webHidden/>
              </w:rPr>
              <w:instrText xml:space="preserve"> PAGEREF _Toc59475516 \h </w:instrText>
            </w:r>
            <w:r>
              <w:rPr>
                <w:noProof/>
                <w:webHidden/>
              </w:rPr>
            </w:r>
            <w:r>
              <w:rPr>
                <w:noProof/>
                <w:webHidden/>
              </w:rPr>
              <w:fldChar w:fldCharType="separate"/>
            </w:r>
            <w:r>
              <w:rPr>
                <w:noProof/>
                <w:webHidden/>
              </w:rPr>
              <w:t>23</w:t>
            </w:r>
            <w:r>
              <w:rPr>
                <w:noProof/>
                <w:webHidden/>
              </w:rPr>
              <w:fldChar w:fldCharType="end"/>
            </w:r>
          </w:hyperlink>
        </w:p>
        <w:p w14:paraId="71625657" w14:textId="71FB4673" w:rsidR="00135589" w:rsidRDefault="00135589">
          <w:pPr>
            <w:pStyle w:val="TOC2"/>
            <w:tabs>
              <w:tab w:val="right" w:leader="dot" w:pos="9350"/>
            </w:tabs>
            <w:rPr>
              <w:rFonts w:eastAsiaTheme="minorEastAsia"/>
              <w:noProof/>
            </w:rPr>
          </w:pPr>
          <w:hyperlink w:anchor="_Toc59475517" w:history="1">
            <w:r w:rsidRPr="00904388">
              <w:rPr>
                <w:rStyle w:val="Hyperlink"/>
                <w:noProof/>
              </w:rPr>
              <w:t>Daily water mass and energy balance</w:t>
            </w:r>
            <w:r>
              <w:rPr>
                <w:noProof/>
                <w:webHidden/>
              </w:rPr>
              <w:tab/>
            </w:r>
            <w:r>
              <w:rPr>
                <w:noProof/>
                <w:webHidden/>
              </w:rPr>
              <w:fldChar w:fldCharType="begin"/>
            </w:r>
            <w:r>
              <w:rPr>
                <w:noProof/>
                <w:webHidden/>
              </w:rPr>
              <w:instrText xml:space="preserve"> PAGEREF _Toc59475517 \h </w:instrText>
            </w:r>
            <w:r>
              <w:rPr>
                <w:noProof/>
                <w:webHidden/>
              </w:rPr>
            </w:r>
            <w:r>
              <w:rPr>
                <w:noProof/>
                <w:webHidden/>
              </w:rPr>
              <w:fldChar w:fldCharType="separate"/>
            </w:r>
            <w:r>
              <w:rPr>
                <w:noProof/>
                <w:webHidden/>
              </w:rPr>
              <w:t>23</w:t>
            </w:r>
            <w:r>
              <w:rPr>
                <w:noProof/>
                <w:webHidden/>
              </w:rPr>
              <w:fldChar w:fldCharType="end"/>
            </w:r>
          </w:hyperlink>
        </w:p>
        <w:p w14:paraId="64972B2F" w14:textId="43EE38C4" w:rsidR="00135589" w:rsidRDefault="00135589">
          <w:pPr>
            <w:pStyle w:val="TOC2"/>
            <w:tabs>
              <w:tab w:val="right" w:leader="dot" w:pos="9350"/>
            </w:tabs>
            <w:rPr>
              <w:rFonts w:eastAsiaTheme="minorEastAsia"/>
              <w:noProof/>
            </w:rPr>
          </w:pPr>
          <w:hyperlink w:anchor="_Toc59475518" w:history="1">
            <w:r w:rsidRPr="00904388">
              <w:rPr>
                <w:rStyle w:val="Hyperlink"/>
                <w:noProof/>
              </w:rPr>
              <w:t>Estimating the rate of flow in a stream reach</w:t>
            </w:r>
            <w:r>
              <w:rPr>
                <w:noProof/>
                <w:webHidden/>
              </w:rPr>
              <w:tab/>
            </w:r>
            <w:r>
              <w:rPr>
                <w:noProof/>
                <w:webHidden/>
              </w:rPr>
              <w:fldChar w:fldCharType="begin"/>
            </w:r>
            <w:r>
              <w:rPr>
                <w:noProof/>
                <w:webHidden/>
              </w:rPr>
              <w:instrText xml:space="preserve"> PAGEREF _Toc59475518 \h </w:instrText>
            </w:r>
            <w:r>
              <w:rPr>
                <w:noProof/>
                <w:webHidden/>
              </w:rPr>
            </w:r>
            <w:r>
              <w:rPr>
                <w:noProof/>
                <w:webHidden/>
              </w:rPr>
              <w:fldChar w:fldCharType="separate"/>
            </w:r>
            <w:r>
              <w:rPr>
                <w:noProof/>
                <w:webHidden/>
              </w:rPr>
              <w:t>24</w:t>
            </w:r>
            <w:r>
              <w:rPr>
                <w:noProof/>
                <w:webHidden/>
              </w:rPr>
              <w:fldChar w:fldCharType="end"/>
            </w:r>
          </w:hyperlink>
        </w:p>
        <w:p w14:paraId="1660935A" w14:textId="0FA1A40F" w:rsidR="00135589" w:rsidRDefault="00135589">
          <w:pPr>
            <w:pStyle w:val="TOC2"/>
            <w:tabs>
              <w:tab w:val="right" w:leader="dot" w:pos="9350"/>
            </w:tabs>
            <w:rPr>
              <w:rFonts w:eastAsiaTheme="minorEastAsia"/>
              <w:noProof/>
            </w:rPr>
          </w:pPr>
          <w:hyperlink w:anchor="_Toc59475519" w:history="1">
            <w:r w:rsidRPr="0090438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_Toc59475519 \h </w:instrText>
            </w:r>
            <w:r>
              <w:rPr>
                <w:noProof/>
                <w:webHidden/>
              </w:rPr>
            </w:r>
            <w:r>
              <w:rPr>
                <w:noProof/>
                <w:webHidden/>
              </w:rPr>
              <w:fldChar w:fldCharType="separate"/>
            </w:r>
            <w:r>
              <w:rPr>
                <w:noProof/>
                <w:webHidden/>
              </w:rPr>
              <w:t>27</w:t>
            </w:r>
            <w:r>
              <w:rPr>
                <w:noProof/>
                <w:webHidden/>
              </w:rPr>
              <w:fldChar w:fldCharType="end"/>
            </w:r>
          </w:hyperlink>
        </w:p>
        <w:p w14:paraId="12019F0B" w14:textId="308F817F" w:rsidR="00135589" w:rsidRDefault="00135589">
          <w:pPr>
            <w:pStyle w:val="TOC2"/>
            <w:tabs>
              <w:tab w:val="right" w:leader="dot" w:pos="9350"/>
            </w:tabs>
            <w:rPr>
              <w:rFonts w:eastAsiaTheme="minorEastAsia"/>
              <w:noProof/>
            </w:rPr>
          </w:pPr>
          <w:hyperlink w:anchor="_Toc59475520" w:history="1">
            <w:r w:rsidRPr="00904388">
              <w:rPr>
                <w:rStyle w:val="Hyperlink"/>
                <w:noProof/>
              </w:rPr>
              <w:t>Water temperature from thermal energy</w:t>
            </w:r>
            <w:r>
              <w:rPr>
                <w:noProof/>
                <w:webHidden/>
              </w:rPr>
              <w:tab/>
            </w:r>
            <w:r>
              <w:rPr>
                <w:noProof/>
                <w:webHidden/>
              </w:rPr>
              <w:fldChar w:fldCharType="begin"/>
            </w:r>
            <w:r>
              <w:rPr>
                <w:noProof/>
                <w:webHidden/>
              </w:rPr>
              <w:instrText xml:space="preserve"> PAGEREF _Toc59475520 \h </w:instrText>
            </w:r>
            <w:r>
              <w:rPr>
                <w:noProof/>
                <w:webHidden/>
              </w:rPr>
            </w:r>
            <w:r>
              <w:rPr>
                <w:noProof/>
                <w:webHidden/>
              </w:rPr>
              <w:fldChar w:fldCharType="separate"/>
            </w:r>
            <w:r>
              <w:rPr>
                <w:noProof/>
                <w:webHidden/>
              </w:rPr>
              <w:t>27</w:t>
            </w:r>
            <w:r>
              <w:rPr>
                <w:noProof/>
                <w:webHidden/>
              </w:rPr>
              <w:fldChar w:fldCharType="end"/>
            </w:r>
          </w:hyperlink>
        </w:p>
        <w:p w14:paraId="633F1713" w14:textId="3D6B6BAA" w:rsidR="00135589" w:rsidRDefault="00135589">
          <w:pPr>
            <w:pStyle w:val="TOC2"/>
            <w:tabs>
              <w:tab w:val="right" w:leader="dot" w:pos="9350"/>
            </w:tabs>
            <w:rPr>
              <w:rFonts w:eastAsiaTheme="minorEastAsia"/>
              <w:noProof/>
            </w:rPr>
          </w:pPr>
          <w:hyperlink w:anchor="_Toc59475521" w:history="1">
            <w:r w:rsidRPr="00904388">
              <w:rPr>
                <w:rStyle w:val="Hyperlink"/>
                <w:noProof/>
              </w:rPr>
              <w:t>Initial conditions for Flow: the IC file</w:t>
            </w:r>
            <w:r>
              <w:rPr>
                <w:noProof/>
                <w:webHidden/>
              </w:rPr>
              <w:tab/>
            </w:r>
            <w:r>
              <w:rPr>
                <w:noProof/>
                <w:webHidden/>
              </w:rPr>
              <w:fldChar w:fldCharType="begin"/>
            </w:r>
            <w:r>
              <w:rPr>
                <w:noProof/>
                <w:webHidden/>
              </w:rPr>
              <w:instrText xml:space="preserve"> PAGEREF _Toc59475521 \h </w:instrText>
            </w:r>
            <w:r>
              <w:rPr>
                <w:noProof/>
                <w:webHidden/>
              </w:rPr>
            </w:r>
            <w:r>
              <w:rPr>
                <w:noProof/>
                <w:webHidden/>
              </w:rPr>
              <w:fldChar w:fldCharType="separate"/>
            </w:r>
            <w:r>
              <w:rPr>
                <w:noProof/>
                <w:webHidden/>
              </w:rPr>
              <w:t>28</w:t>
            </w:r>
            <w:r>
              <w:rPr>
                <w:noProof/>
                <w:webHidden/>
              </w:rPr>
              <w:fldChar w:fldCharType="end"/>
            </w:r>
          </w:hyperlink>
        </w:p>
        <w:p w14:paraId="066528F2" w14:textId="68C91A3D" w:rsidR="00135589" w:rsidRDefault="00135589">
          <w:pPr>
            <w:pStyle w:val="TOC2"/>
            <w:tabs>
              <w:tab w:val="right" w:leader="dot" w:pos="9350"/>
            </w:tabs>
            <w:rPr>
              <w:rFonts w:eastAsiaTheme="minorEastAsia"/>
              <w:noProof/>
            </w:rPr>
          </w:pPr>
          <w:hyperlink w:anchor="_Toc59475522" w:history="1">
            <w:r w:rsidRPr="00904388">
              <w:rPr>
                <w:rStyle w:val="Hyperlink"/>
                <w:noProof/>
              </w:rPr>
              <w:t>Boundary conditions for stream water temperature</w:t>
            </w:r>
            <w:r>
              <w:rPr>
                <w:noProof/>
                <w:webHidden/>
              </w:rPr>
              <w:tab/>
            </w:r>
            <w:r>
              <w:rPr>
                <w:noProof/>
                <w:webHidden/>
              </w:rPr>
              <w:fldChar w:fldCharType="begin"/>
            </w:r>
            <w:r>
              <w:rPr>
                <w:noProof/>
                <w:webHidden/>
              </w:rPr>
              <w:instrText xml:space="preserve"> PAGEREF _Toc59475522 \h </w:instrText>
            </w:r>
            <w:r>
              <w:rPr>
                <w:noProof/>
                <w:webHidden/>
              </w:rPr>
            </w:r>
            <w:r>
              <w:rPr>
                <w:noProof/>
                <w:webHidden/>
              </w:rPr>
              <w:fldChar w:fldCharType="separate"/>
            </w:r>
            <w:r>
              <w:rPr>
                <w:noProof/>
                <w:webHidden/>
              </w:rPr>
              <w:t>28</w:t>
            </w:r>
            <w:r>
              <w:rPr>
                <w:noProof/>
                <w:webHidden/>
              </w:rPr>
              <w:fldChar w:fldCharType="end"/>
            </w:r>
          </w:hyperlink>
        </w:p>
        <w:p w14:paraId="71E074BF" w14:textId="39A2F449" w:rsidR="00135589" w:rsidRDefault="00135589">
          <w:pPr>
            <w:pStyle w:val="TOC2"/>
            <w:tabs>
              <w:tab w:val="right" w:leader="dot" w:pos="9350"/>
            </w:tabs>
            <w:rPr>
              <w:rFonts w:eastAsiaTheme="minorEastAsia"/>
              <w:noProof/>
            </w:rPr>
          </w:pPr>
          <w:hyperlink w:anchor="_Toc59475523" w:history="1">
            <w:r w:rsidRPr="00904388">
              <w:rPr>
                <w:rStyle w:val="Hyperlink"/>
                <w:noProof/>
              </w:rPr>
              <w:t>Thermal stratification in reservoirs</w:t>
            </w:r>
            <w:r>
              <w:rPr>
                <w:noProof/>
                <w:webHidden/>
              </w:rPr>
              <w:tab/>
            </w:r>
            <w:r>
              <w:rPr>
                <w:noProof/>
                <w:webHidden/>
              </w:rPr>
              <w:fldChar w:fldCharType="begin"/>
            </w:r>
            <w:r>
              <w:rPr>
                <w:noProof/>
                <w:webHidden/>
              </w:rPr>
              <w:instrText xml:space="preserve"> PAGEREF _Toc59475523 \h </w:instrText>
            </w:r>
            <w:r>
              <w:rPr>
                <w:noProof/>
                <w:webHidden/>
              </w:rPr>
            </w:r>
            <w:r>
              <w:rPr>
                <w:noProof/>
                <w:webHidden/>
              </w:rPr>
              <w:fldChar w:fldCharType="separate"/>
            </w:r>
            <w:r>
              <w:rPr>
                <w:noProof/>
                <w:webHidden/>
              </w:rPr>
              <w:t>29</w:t>
            </w:r>
            <w:r>
              <w:rPr>
                <w:noProof/>
                <w:webHidden/>
              </w:rPr>
              <w:fldChar w:fldCharType="end"/>
            </w:r>
          </w:hyperlink>
        </w:p>
        <w:p w14:paraId="4AEBC35D" w14:textId="54077FC0" w:rsidR="00135589" w:rsidRDefault="00135589">
          <w:pPr>
            <w:pStyle w:val="TOC2"/>
            <w:tabs>
              <w:tab w:val="right" w:leader="dot" w:pos="9350"/>
            </w:tabs>
            <w:rPr>
              <w:rFonts w:eastAsiaTheme="minorEastAsia"/>
              <w:noProof/>
            </w:rPr>
          </w:pPr>
          <w:hyperlink w:anchor="_Toc59475524" w:history="1">
            <w:r w:rsidRPr="00904388">
              <w:rPr>
                <w:rStyle w:val="Hyperlink"/>
                <w:noProof/>
              </w:rPr>
              <w:t>Thermal loading</w:t>
            </w:r>
            <w:r>
              <w:rPr>
                <w:noProof/>
                <w:webHidden/>
              </w:rPr>
              <w:tab/>
            </w:r>
            <w:r>
              <w:rPr>
                <w:noProof/>
                <w:webHidden/>
              </w:rPr>
              <w:fldChar w:fldCharType="begin"/>
            </w:r>
            <w:r>
              <w:rPr>
                <w:noProof/>
                <w:webHidden/>
              </w:rPr>
              <w:instrText xml:space="preserve"> PAGEREF _Toc59475524 \h </w:instrText>
            </w:r>
            <w:r>
              <w:rPr>
                <w:noProof/>
                <w:webHidden/>
              </w:rPr>
            </w:r>
            <w:r>
              <w:rPr>
                <w:noProof/>
                <w:webHidden/>
              </w:rPr>
              <w:fldChar w:fldCharType="separate"/>
            </w:r>
            <w:r>
              <w:rPr>
                <w:noProof/>
                <w:webHidden/>
              </w:rPr>
              <w:t>29</w:t>
            </w:r>
            <w:r>
              <w:rPr>
                <w:noProof/>
                <w:webHidden/>
              </w:rPr>
              <w:fldChar w:fldCharType="end"/>
            </w:r>
          </w:hyperlink>
        </w:p>
        <w:p w14:paraId="51B2A9EA" w14:textId="5EBAD64E" w:rsidR="00135589" w:rsidRDefault="00135589">
          <w:pPr>
            <w:pStyle w:val="TOC1"/>
            <w:tabs>
              <w:tab w:val="right" w:leader="dot" w:pos="9350"/>
            </w:tabs>
            <w:rPr>
              <w:rFonts w:eastAsiaTheme="minorEastAsia"/>
              <w:noProof/>
            </w:rPr>
          </w:pPr>
          <w:hyperlink w:anchor="_Toc59475525" w:history="1">
            <w:r w:rsidRPr="00904388">
              <w:rPr>
                <w:rStyle w:val="Hyperlink"/>
                <w:noProof/>
              </w:rPr>
              <w:t>Reservoirs</w:t>
            </w:r>
            <w:r>
              <w:rPr>
                <w:noProof/>
                <w:webHidden/>
              </w:rPr>
              <w:tab/>
            </w:r>
            <w:r>
              <w:rPr>
                <w:noProof/>
                <w:webHidden/>
              </w:rPr>
              <w:fldChar w:fldCharType="begin"/>
            </w:r>
            <w:r>
              <w:rPr>
                <w:noProof/>
                <w:webHidden/>
              </w:rPr>
              <w:instrText xml:space="preserve"> PAGEREF _Toc59475525 \h </w:instrText>
            </w:r>
            <w:r>
              <w:rPr>
                <w:noProof/>
                <w:webHidden/>
              </w:rPr>
            </w:r>
            <w:r>
              <w:rPr>
                <w:noProof/>
                <w:webHidden/>
              </w:rPr>
              <w:fldChar w:fldCharType="separate"/>
            </w:r>
            <w:r>
              <w:rPr>
                <w:noProof/>
                <w:webHidden/>
              </w:rPr>
              <w:t>30</w:t>
            </w:r>
            <w:r>
              <w:rPr>
                <w:noProof/>
                <w:webHidden/>
              </w:rPr>
              <w:fldChar w:fldCharType="end"/>
            </w:r>
          </w:hyperlink>
        </w:p>
        <w:p w14:paraId="4E2D5BC3" w14:textId="6B905233" w:rsidR="00135589" w:rsidRDefault="00135589">
          <w:pPr>
            <w:pStyle w:val="TOC2"/>
            <w:tabs>
              <w:tab w:val="right" w:leader="dot" w:pos="9350"/>
            </w:tabs>
            <w:rPr>
              <w:rFonts w:eastAsiaTheme="minorEastAsia"/>
              <w:noProof/>
            </w:rPr>
          </w:pPr>
          <w:hyperlink w:anchor="_Toc59475526" w:history="1">
            <w:r w:rsidRPr="00904388">
              <w:rPr>
                <w:rStyle w:val="Hyperlink"/>
                <w:noProof/>
              </w:rPr>
              <w:t>Reservoir data</w:t>
            </w:r>
            <w:r>
              <w:rPr>
                <w:noProof/>
                <w:webHidden/>
              </w:rPr>
              <w:tab/>
            </w:r>
            <w:r>
              <w:rPr>
                <w:noProof/>
                <w:webHidden/>
              </w:rPr>
              <w:fldChar w:fldCharType="begin"/>
            </w:r>
            <w:r>
              <w:rPr>
                <w:noProof/>
                <w:webHidden/>
              </w:rPr>
              <w:instrText xml:space="preserve"> PAGEREF _Toc59475526 \h </w:instrText>
            </w:r>
            <w:r>
              <w:rPr>
                <w:noProof/>
                <w:webHidden/>
              </w:rPr>
            </w:r>
            <w:r>
              <w:rPr>
                <w:noProof/>
                <w:webHidden/>
              </w:rPr>
              <w:fldChar w:fldCharType="separate"/>
            </w:r>
            <w:r>
              <w:rPr>
                <w:noProof/>
                <w:webHidden/>
              </w:rPr>
              <w:t>31</w:t>
            </w:r>
            <w:r>
              <w:rPr>
                <w:noProof/>
                <w:webHidden/>
              </w:rPr>
              <w:fldChar w:fldCharType="end"/>
            </w:r>
          </w:hyperlink>
        </w:p>
        <w:p w14:paraId="3D2614F1" w14:textId="3268C623" w:rsidR="00135589" w:rsidRDefault="00135589">
          <w:pPr>
            <w:pStyle w:val="TOC2"/>
            <w:tabs>
              <w:tab w:val="right" w:leader="dot" w:pos="9350"/>
            </w:tabs>
            <w:rPr>
              <w:rFonts w:eastAsiaTheme="minorEastAsia"/>
              <w:noProof/>
            </w:rPr>
          </w:pPr>
          <w:hyperlink w:anchor="_Toc59475527" w:history="1">
            <w:r w:rsidRPr="00904388">
              <w:rPr>
                <w:rStyle w:val="Hyperlink"/>
                <w:noProof/>
              </w:rPr>
              <w:t>Reservoir data sources</w:t>
            </w:r>
            <w:r>
              <w:rPr>
                <w:noProof/>
                <w:webHidden/>
              </w:rPr>
              <w:tab/>
            </w:r>
            <w:r>
              <w:rPr>
                <w:noProof/>
                <w:webHidden/>
              </w:rPr>
              <w:fldChar w:fldCharType="begin"/>
            </w:r>
            <w:r>
              <w:rPr>
                <w:noProof/>
                <w:webHidden/>
              </w:rPr>
              <w:instrText xml:space="preserve"> PAGEREF _Toc59475527 \h </w:instrText>
            </w:r>
            <w:r>
              <w:rPr>
                <w:noProof/>
                <w:webHidden/>
              </w:rPr>
            </w:r>
            <w:r>
              <w:rPr>
                <w:noProof/>
                <w:webHidden/>
              </w:rPr>
              <w:fldChar w:fldCharType="separate"/>
            </w:r>
            <w:r>
              <w:rPr>
                <w:noProof/>
                <w:webHidden/>
              </w:rPr>
              <w:t>33</w:t>
            </w:r>
            <w:r>
              <w:rPr>
                <w:noProof/>
                <w:webHidden/>
              </w:rPr>
              <w:fldChar w:fldCharType="end"/>
            </w:r>
          </w:hyperlink>
        </w:p>
        <w:p w14:paraId="78FE37DD" w14:textId="0658200A" w:rsidR="00135589" w:rsidRDefault="00135589">
          <w:pPr>
            <w:pStyle w:val="TOC1"/>
            <w:tabs>
              <w:tab w:val="right" w:leader="dot" w:pos="9350"/>
            </w:tabs>
            <w:rPr>
              <w:rFonts w:eastAsiaTheme="minorEastAsia"/>
              <w:noProof/>
            </w:rPr>
          </w:pPr>
          <w:hyperlink w:anchor="_Toc59475528" w:history="1">
            <w:r w:rsidRPr="0090438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_Toc59475528 \h </w:instrText>
            </w:r>
            <w:r>
              <w:rPr>
                <w:noProof/>
                <w:webHidden/>
              </w:rPr>
            </w:r>
            <w:r>
              <w:rPr>
                <w:noProof/>
                <w:webHidden/>
              </w:rPr>
              <w:fldChar w:fldCharType="separate"/>
            </w:r>
            <w:r>
              <w:rPr>
                <w:noProof/>
                <w:webHidden/>
              </w:rPr>
              <w:t>33</w:t>
            </w:r>
            <w:r>
              <w:rPr>
                <w:noProof/>
                <w:webHidden/>
              </w:rPr>
              <w:fldChar w:fldCharType="end"/>
            </w:r>
          </w:hyperlink>
        </w:p>
        <w:p w14:paraId="4BB22314" w14:textId="5F2B6A2D" w:rsidR="00135589" w:rsidRDefault="00135589">
          <w:pPr>
            <w:pStyle w:val="TOC2"/>
            <w:tabs>
              <w:tab w:val="right" w:leader="dot" w:pos="9350"/>
            </w:tabs>
            <w:rPr>
              <w:rFonts w:eastAsiaTheme="minorEastAsia"/>
              <w:noProof/>
            </w:rPr>
          </w:pPr>
          <w:hyperlink w:anchor="_Toc59475529" w:history="1">
            <w:r w:rsidRPr="00904388">
              <w:rPr>
                <w:rStyle w:val="Hyperlink"/>
                <w:noProof/>
              </w:rPr>
              <w:t>Limitations of subbasin simulations</w:t>
            </w:r>
            <w:r>
              <w:rPr>
                <w:noProof/>
                <w:webHidden/>
              </w:rPr>
              <w:tab/>
            </w:r>
            <w:r>
              <w:rPr>
                <w:noProof/>
                <w:webHidden/>
              </w:rPr>
              <w:fldChar w:fldCharType="begin"/>
            </w:r>
            <w:r>
              <w:rPr>
                <w:noProof/>
                <w:webHidden/>
              </w:rPr>
              <w:instrText xml:space="preserve"> PAGEREF _Toc59475529 \h </w:instrText>
            </w:r>
            <w:r>
              <w:rPr>
                <w:noProof/>
                <w:webHidden/>
              </w:rPr>
            </w:r>
            <w:r>
              <w:rPr>
                <w:noProof/>
                <w:webHidden/>
              </w:rPr>
              <w:fldChar w:fldCharType="separate"/>
            </w:r>
            <w:r>
              <w:rPr>
                <w:noProof/>
                <w:webHidden/>
              </w:rPr>
              <w:t>35</w:t>
            </w:r>
            <w:r>
              <w:rPr>
                <w:noProof/>
                <w:webHidden/>
              </w:rPr>
              <w:fldChar w:fldCharType="end"/>
            </w:r>
          </w:hyperlink>
        </w:p>
        <w:p w14:paraId="0BF8919B" w14:textId="03312D01" w:rsidR="00135589" w:rsidRDefault="00135589">
          <w:pPr>
            <w:pStyle w:val="TOC1"/>
            <w:tabs>
              <w:tab w:val="right" w:leader="dot" w:pos="9350"/>
            </w:tabs>
            <w:rPr>
              <w:rFonts w:eastAsiaTheme="minorEastAsia"/>
              <w:noProof/>
            </w:rPr>
          </w:pPr>
          <w:hyperlink w:anchor="_Toc59475530" w:history="1">
            <w:r w:rsidRPr="00904388">
              <w:rPr>
                <w:rStyle w:val="Hyperlink"/>
                <w:noProof/>
              </w:rPr>
              <w:t>North Santiam study area</w:t>
            </w:r>
            <w:r>
              <w:rPr>
                <w:noProof/>
                <w:webHidden/>
              </w:rPr>
              <w:tab/>
            </w:r>
            <w:r>
              <w:rPr>
                <w:noProof/>
                <w:webHidden/>
              </w:rPr>
              <w:fldChar w:fldCharType="begin"/>
            </w:r>
            <w:r>
              <w:rPr>
                <w:noProof/>
                <w:webHidden/>
              </w:rPr>
              <w:instrText xml:space="preserve"> PAGEREF _Toc59475530 \h </w:instrText>
            </w:r>
            <w:r>
              <w:rPr>
                <w:noProof/>
                <w:webHidden/>
              </w:rPr>
            </w:r>
            <w:r>
              <w:rPr>
                <w:noProof/>
                <w:webHidden/>
              </w:rPr>
              <w:fldChar w:fldCharType="separate"/>
            </w:r>
            <w:r>
              <w:rPr>
                <w:noProof/>
                <w:webHidden/>
              </w:rPr>
              <w:t>35</w:t>
            </w:r>
            <w:r>
              <w:rPr>
                <w:noProof/>
                <w:webHidden/>
              </w:rPr>
              <w:fldChar w:fldCharType="end"/>
            </w:r>
          </w:hyperlink>
        </w:p>
        <w:p w14:paraId="59F6AAE5" w14:textId="2CFC44F1" w:rsidR="00135589" w:rsidRDefault="00135589">
          <w:pPr>
            <w:pStyle w:val="TOC2"/>
            <w:tabs>
              <w:tab w:val="right" w:leader="dot" w:pos="9350"/>
            </w:tabs>
            <w:rPr>
              <w:rFonts w:eastAsiaTheme="minorEastAsia"/>
              <w:noProof/>
            </w:rPr>
          </w:pPr>
          <w:hyperlink w:anchor="_Toc59475531" w:history="1">
            <w:r w:rsidRPr="0090438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_Toc59475531 \h </w:instrText>
            </w:r>
            <w:r>
              <w:rPr>
                <w:noProof/>
                <w:webHidden/>
              </w:rPr>
            </w:r>
            <w:r>
              <w:rPr>
                <w:noProof/>
                <w:webHidden/>
              </w:rPr>
              <w:fldChar w:fldCharType="separate"/>
            </w:r>
            <w:r>
              <w:rPr>
                <w:noProof/>
                <w:webHidden/>
              </w:rPr>
              <w:t>36</w:t>
            </w:r>
            <w:r>
              <w:rPr>
                <w:noProof/>
                <w:webHidden/>
              </w:rPr>
              <w:fldChar w:fldCharType="end"/>
            </w:r>
          </w:hyperlink>
        </w:p>
        <w:p w14:paraId="6706E6E2" w14:textId="33429343" w:rsidR="00135589" w:rsidRDefault="00135589">
          <w:pPr>
            <w:pStyle w:val="TOC2"/>
            <w:tabs>
              <w:tab w:val="right" w:leader="dot" w:pos="9350"/>
            </w:tabs>
            <w:rPr>
              <w:rFonts w:eastAsiaTheme="minorEastAsia"/>
              <w:noProof/>
            </w:rPr>
          </w:pPr>
          <w:hyperlink w:anchor="_Toc59475532" w:history="1">
            <w:r w:rsidRPr="00904388">
              <w:rPr>
                <w:rStyle w:val="Hyperlink"/>
                <w:noProof/>
              </w:rPr>
              <w:t>Municipal water rights</w:t>
            </w:r>
            <w:r>
              <w:rPr>
                <w:noProof/>
                <w:webHidden/>
              </w:rPr>
              <w:tab/>
            </w:r>
            <w:r>
              <w:rPr>
                <w:noProof/>
                <w:webHidden/>
              </w:rPr>
              <w:fldChar w:fldCharType="begin"/>
            </w:r>
            <w:r>
              <w:rPr>
                <w:noProof/>
                <w:webHidden/>
              </w:rPr>
              <w:instrText xml:space="preserve"> PAGEREF _Toc59475532 \h </w:instrText>
            </w:r>
            <w:r>
              <w:rPr>
                <w:noProof/>
                <w:webHidden/>
              </w:rPr>
            </w:r>
            <w:r>
              <w:rPr>
                <w:noProof/>
                <w:webHidden/>
              </w:rPr>
              <w:fldChar w:fldCharType="separate"/>
            </w:r>
            <w:r>
              <w:rPr>
                <w:noProof/>
                <w:webHidden/>
              </w:rPr>
              <w:t>37</w:t>
            </w:r>
            <w:r>
              <w:rPr>
                <w:noProof/>
                <w:webHidden/>
              </w:rPr>
              <w:fldChar w:fldCharType="end"/>
            </w:r>
          </w:hyperlink>
        </w:p>
        <w:p w14:paraId="0ED46830" w14:textId="1F0C0926" w:rsidR="00135589" w:rsidRDefault="00135589">
          <w:pPr>
            <w:pStyle w:val="TOC1"/>
            <w:tabs>
              <w:tab w:val="right" w:leader="dot" w:pos="9350"/>
            </w:tabs>
            <w:rPr>
              <w:rFonts w:eastAsiaTheme="minorEastAsia"/>
              <w:noProof/>
            </w:rPr>
          </w:pPr>
          <w:hyperlink w:anchor="_Toc59475533" w:history="1">
            <w:r w:rsidRPr="00904388">
              <w:rPr>
                <w:rStyle w:val="Hyperlink"/>
                <w:noProof/>
              </w:rPr>
              <w:t>McKenzie Basin Wetlands Study</w:t>
            </w:r>
            <w:r>
              <w:rPr>
                <w:noProof/>
                <w:webHidden/>
              </w:rPr>
              <w:tab/>
            </w:r>
            <w:r>
              <w:rPr>
                <w:noProof/>
                <w:webHidden/>
              </w:rPr>
              <w:fldChar w:fldCharType="begin"/>
            </w:r>
            <w:r>
              <w:rPr>
                <w:noProof/>
                <w:webHidden/>
              </w:rPr>
              <w:instrText xml:space="preserve"> PAGEREF _Toc59475533 \h </w:instrText>
            </w:r>
            <w:r>
              <w:rPr>
                <w:noProof/>
                <w:webHidden/>
              </w:rPr>
            </w:r>
            <w:r>
              <w:rPr>
                <w:noProof/>
                <w:webHidden/>
              </w:rPr>
              <w:fldChar w:fldCharType="separate"/>
            </w:r>
            <w:r>
              <w:rPr>
                <w:noProof/>
                <w:webHidden/>
              </w:rPr>
              <w:t>37</w:t>
            </w:r>
            <w:r>
              <w:rPr>
                <w:noProof/>
                <w:webHidden/>
              </w:rPr>
              <w:fldChar w:fldCharType="end"/>
            </w:r>
          </w:hyperlink>
        </w:p>
        <w:p w14:paraId="05ADA520" w14:textId="090F2319" w:rsidR="00135589" w:rsidRDefault="00135589">
          <w:pPr>
            <w:pStyle w:val="TOC2"/>
            <w:tabs>
              <w:tab w:val="right" w:leader="dot" w:pos="9350"/>
            </w:tabs>
            <w:rPr>
              <w:rFonts w:eastAsiaTheme="minorEastAsia"/>
              <w:noProof/>
            </w:rPr>
          </w:pPr>
          <w:hyperlink w:anchor="_Toc59475534" w:history="1">
            <w:r w:rsidRPr="00904388">
              <w:rPr>
                <w:rStyle w:val="Hyperlink"/>
                <w:noProof/>
              </w:rPr>
              <w:t>Project Overview</w:t>
            </w:r>
            <w:r>
              <w:rPr>
                <w:noProof/>
                <w:webHidden/>
              </w:rPr>
              <w:tab/>
            </w:r>
            <w:r>
              <w:rPr>
                <w:noProof/>
                <w:webHidden/>
              </w:rPr>
              <w:fldChar w:fldCharType="begin"/>
            </w:r>
            <w:r>
              <w:rPr>
                <w:noProof/>
                <w:webHidden/>
              </w:rPr>
              <w:instrText xml:space="preserve"> PAGEREF _Toc59475534 \h </w:instrText>
            </w:r>
            <w:r>
              <w:rPr>
                <w:noProof/>
                <w:webHidden/>
              </w:rPr>
            </w:r>
            <w:r>
              <w:rPr>
                <w:noProof/>
                <w:webHidden/>
              </w:rPr>
              <w:fldChar w:fldCharType="separate"/>
            </w:r>
            <w:r>
              <w:rPr>
                <w:noProof/>
                <w:webHidden/>
              </w:rPr>
              <w:t>37</w:t>
            </w:r>
            <w:r>
              <w:rPr>
                <w:noProof/>
                <w:webHidden/>
              </w:rPr>
              <w:fldChar w:fldCharType="end"/>
            </w:r>
          </w:hyperlink>
        </w:p>
        <w:p w14:paraId="71A46C20" w14:textId="21C25856" w:rsidR="00135589" w:rsidRDefault="00135589">
          <w:pPr>
            <w:pStyle w:val="TOC2"/>
            <w:tabs>
              <w:tab w:val="right" w:leader="dot" w:pos="9350"/>
            </w:tabs>
            <w:rPr>
              <w:rFonts w:eastAsiaTheme="minorEastAsia"/>
              <w:noProof/>
            </w:rPr>
          </w:pPr>
          <w:hyperlink w:anchor="_Toc59475535" w:history="1">
            <w:r w:rsidRPr="00904388">
              <w:rPr>
                <w:rStyle w:val="Hyperlink"/>
                <w:noProof/>
              </w:rPr>
              <w:t>Model and Simulation Overview</w:t>
            </w:r>
            <w:r>
              <w:rPr>
                <w:noProof/>
                <w:webHidden/>
              </w:rPr>
              <w:tab/>
            </w:r>
            <w:r>
              <w:rPr>
                <w:noProof/>
                <w:webHidden/>
              </w:rPr>
              <w:fldChar w:fldCharType="begin"/>
            </w:r>
            <w:r>
              <w:rPr>
                <w:noProof/>
                <w:webHidden/>
              </w:rPr>
              <w:instrText xml:space="preserve"> PAGEREF _Toc59475535 \h </w:instrText>
            </w:r>
            <w:r>
              <w:rPr>
                <w:noProof/>
                <w:webHidden/>
              </w:rPr>
            </w:r>
            <w:r>
              <w:rPr>
                <w:noProof/>
                <w:webHidden/>
              </w:rPr>
              <w:fldChar w:fldCharType="separate"/>
            </w:r>
            <w:r>
              <w:rPr>
                <w:noProof/>
                <w:webHidden/>
              </w:rPr>
              <w:t>40</w:t>
            </w:r>
            <w:r>
              <w:rPr>
                <w:noProof/>
                <w:webHidden/>
              </w:rPr>
              <w:fldChar w:fldCharType="end"/>
            </w:r>
          </w:hyperlink>
        </w:p>
        <w:p w14:paraId="4BD50DF9" w14:textId="6CEE75F4" w:rsidR="00135589" w:rsidRDefault="00135589">
          <w:pPr>
            <w:pStyle w:val="TOC2"/>
            <w:tabs>
              <w:tab w:val="right" w:leader="dot" w:pos="9350"/>
            </w:tabs>
            <w:rPr>
              <w:rFonts w:eastAsiaTheme="minorEastAsia"/>
              <w:noProof/>
            </w:rPr>
          </w:pPr>
          <w:hyperlink w:anchor="_Toc59475536" w:history="1">
            <w:r w:rsidRPr="0090438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_Toc59475536 \h </w:instrText>
            </w:r>
            <w:r>
              <w:rPr>
                <w:noProof/>
                <w:webHidden/>
              </w:rPr>
            </w:r>
            <w:r>
              <w:rPr>
                <w:noProof/>
                <w:webHidden/>
              </w:rPr>
              <w:fldChar w:fldCharType="separate"/>
            </w:r>
            <w:r>
              <w:rPr>
                <w:noProof/>
                <w:webHidden/>
              </w:rPr>
              <w:t>41</w:t>
            </w:r>
            <w:r>
              <w:rPr>
                <w:noProof/>
                <w:webHidden/>
              </w:rPr>
              <w:fldChar w:fldCharType="end"/>
            </w:r>
          </w:hyperlink>
        </w:p>
        <w:p w14:paraId="4785D728" w14:textId="1938B0FE" w:rsidR="00135589" w:rsidRDefault="00135589">
          <w:pPr>
            <w:pStyle w:val="TOC2"/>
            <w:tabs>
              <w:tab w:val="right" w:leader="dot" w:pos="9350"/>
            </w:tabs>
            <w:rPr>
              <w:rFonts w:eastAsiaTheme="minorEastAsia"/>
              <w:noProof/>
            </w:rPr>
          </w:pPr>
          <w:hyperlink w:anchor="_Toc59475537" w:history="1">
            <w:r w:rsidRPr="00904388">
              <w:rPr>
                <w:rStyle w:val="Hyperlink"/>
                <w:noProof/>
              </w:rPr>
              <w:t>Data changes for better representation of wetlands</w:t>
            </w:r>
            <w:r>
              <w:rPr>
                <w:noProof/>
                <w:webHidden/>
              </w:rPr>
              <w:tab/>
            </w:r>
            <w:r>
              <w:rPr>
                <w:noProof/>
                <w:webHidden/>
              </w:rPr>
              <w:fldChar w:fldCharType="begin"/>
            </w:r>
            <w:r>
              <w:rPr>
                <w:noProof/>
                <w:webHidden/>
              </w:rPr>
              <w:instrText xml:space="preserve"> PAGEREF _Toc59475537 \h </w:instrText>
            </w:r>
            <w:r>
              <w:rPr>
                <w:noProof/>
                <w:webHidden/>
              </w:rPr>
            </w:r>
            <w:r>
              <w:rPr>
                <w:noProof/>
                <w:webHidden/>
              </w:rPr>
              <w:fldChar w:fldCharType="separate"/>
            </w:r>
            <w:r>
              <w:rPr>
                <w:noProof/>
                <w:webHidden/>
              </w:rPr>
              <w:t>41</w:t>
            </w:r>
            <w:r>
              <w:rPr>
                <w:noProof/>
                <w:webHidden/>
              </w:rPr>
              <w:fldChar w:fldCharType="end"/>
            </w:r>
          </w:hyperlink>
        </w:p>
        <w:p w14:paraId="749C013B" w14:textId="17D3ED78" w:rsidR="00135589" w:rsidRDefault="00135589">
          <w:pPr>
            <w:pStyle w:val="TOC2"/>
            <w:tabs>
              <w:tab w:val="right" w:leader="dot" w:pos="9350"/>
            </w:tabs>
            <w:rPr>
              <w:rFonts w:eastAsiaTheme="minorEastAsia"/>
              <w:noProof/>
            </w:rPr>
          </w:pPr>
          <w:hyperlink w:anchor="_Toc59475538" w:history="1">
            <w:r w:rsidRPr="00904388">
              <w:rPr>
                <w:rStyle w:val="Hyperlink"/>
                <w:noProof/>
              </w:rPr>
              <w:t>Projection, Calendar, and Units</w:t>
            </w:r>
            <w:r>
              <w:rPr>
                <w:noProof/>
                <w:webHidden/>
              </w:rPr>
              <w:tab/>
            </w:r>
            <w:r>
              <w:rPr>
                <w:noProof/>
                <w:webHidden/>
              </w:rPr>
              <w:fldChar w:fldCharType="begin"/>
            </w:r>
            <w:r>
              <w:rPr>
                <w:noProof/>
                <w:webHidden/>
              </w:rPr>
              <w:instrText xml:space="preserve"> PAGEREF _Toc59475538 \h </w:instrText>
            </w:r>
            <w:r>
              <w:rPr>
                <w:noProof/>
                <w:webHidden/>
              </w:rPr>
            </w:r>
            <w:r>
              <w:rPr>
                <w:noProof/>
                <w:webHidden/>
              </w:rPr>
              <w:fldChar w:fldCharType="separate"/>
            </w:r>
            <w:r>
              <w:rPr>
                <w:noProof/>
                <w:webHidden/>
              </w:rPr>
              <w:t>42</w:t>
            </w:r>
            <w:r>
              <w:rPr>
                <w:noProof/>
                <w:webHidden/>
              </w:rPr>
              <w:fldChar w:fldCharType="end"/>
            </w:r>
          </w:hyperlink>
        </w:p>
        <w:p w14:paraId="1FE81D43" w14:textId="61FEE024" w:rsidR="00135589" w:rsidRDefault="00135589">
          <w:pPr>
            <w:pStyle w:val="TOC2"/>
            <w:tabs>
              <w:tab w:val="right" w:leader="dot" w:pos="9350"/>
            </w:tabs>
            <w:rPr>
              <w:rFonts w:eastAsiaTheme="minorEastAsia"/>
              <w:noProof/>
            </w:rPr>
          </w:pPr>
          <w:hyperlink w:anchor="_Toc59475539" w:history="1">
            <w:r w:rsidRPr="00904388">
              <w:rPr>
                <w:rStyle w:val="Hyperlink"/>
                <w:noProof/>
              </w:rPr>
              <w:t>Simulation of changes in wetlands over time</w:t>
            </w:r>
            <w:r>
              <w:rPr>
                <w:noProof/>
                <w:webHidden/>
              </w:rPr>
              <w:tab/>
            </w:r>
            <w:r>
              <w:rPr>
                <w:noProof/>
                <w:webHidden/>
              </w:rPr>
              <w:fldChar w:fldCharType="begin"/>
            </w:r>
            <w:r>
              <w:rPr>
                <w:noProof/>
                <w:webHidden/>
              </w:rPr>
              <w:instrText xml:space="preserve"> PAGEREF _Toc59475539 \h </w:instrText>
            </w:r>
            <w:r>
              <w:rPr>
                <w:noProof/>
                <w:webHidden/>
              </w:rPr>
            </w:r>
            <w:r>
              <w:rPr>
                <w:noProof/>
                <w:webHidden/>
              </w:rPr>
              <w:fldChar w:fldCharType="separate"/>
            </w:r>
            <w:r>
              <w:rPr>
                <w:noProof/>
                <w:webHidden/>
              </w:rPr>
              <w:t>42</w:t>
            </w:r>
            <w:r>
              <w:rPr>
                <w:noProof/>
                <w:webHidden/>
              </w:rPr>
              <w:fldChar w:fldCharType="end"/>
            </w:r>
          </w:hyperlink>
        </w:p>
        <w:p w14:paraId="26B74B50" w14:textId="3C67C760" w:rsidR="00135589" w:rsidRDefault="00135589">
          <w:pPr>
            <w:pStyle w:val="TOC2"/>
            <w:tabs>
              <w:tab w:val="right" w:leader="dot" w:pos="9350"/>
            </w:tabs>
            <w:rPr>
              <w:rFonts w:eastAsiaTheme="minorEastAsia"/>
              <w:noProof/>
            </w:rPr>
          </w:pPr>
          <w:hyperlink w:anchor="_Toc59475540" w:history="1">
            <w:r w:rsidRPr="00904388">
              <w:rPr>
                <w:rStyle w:val="Hyperlink"/>
                <w:noProof/>
              </w:rPr>
              <w:t>How wetlands are represented in the model</w:t>
            </w:r>
            <w:r>
              <w:rPr>
                <w:noProof/>
                <w:webHidden/>
              </w:rPr>
              <w:tab/>
            </w:r>
            <w:r>
              <w:rPr>
                <w:noProof/>
                <w:webHidden/>
              </w:rPr>
              <w:fldChar w:fldCharType="begin"/>
            </w:r>
            <w:r>
              <w:rPr>
                <w:noProof/>
                <w:webHidden/>
              </w:rPr>
              <w:instrText xml:space="preserve"> PAGEREF _Toc59475540 \h </w:instrText>
            </w:r>
            <w:r>
              <w:rPr>
                <w:noProof/>
                <w:webHidden/>
              </w:rPr>
            </w:r>
            <w:r>
              <w:rPr>
                <w:noProof/>
                <w:webHidden/>
              </w:rPr>
              <w:fldChar w:fldCharType="separate"/>
            </w:r>
            <w:r>
              <w:rPr>
                <w:noProof/>
                <w:webHidden/>
              </w:rPr>
              <w:t>42</w:t>
            </w:r>
            <w:r>
              <w:rPr>
                <w:noProof/>
                <w:webHidden/>
              </w:rPr>
              <w:fldChar w:fldCharType="end"/>
            </w:r>
          </w:hyperlink>
        </w:p>
        <w:p w14:paraId="60D109D6" w14:textId="0A1675CD" w:rsidR="00135589" w:rsidRDefault="00135589">
          <w:pPr>
            <w:pStyle w:val="TOC2"/>
            <w:tabs>
              <w:tab w:val="right" w:leader="dot" w:pos="9350"/>
            </w:tabs>
            <w:rPr>
              <w:rFonts w:eastAsiaTheme="minorEastAsia"/>
              <w:noProof/>
            </w:rPr>
          </w:pPr>
          <w:hyperlink w:anchor="_Toc59475541" w:history="1">
            <w:r w:rsidRPr="00904388">
              <w:rPr>
                <w:rStyle w:val="Hyperlink"/>
                <w:noProof/>
              </w:rPr>
              <w:t>Attributes of interest in the wetlands study</w:t>
            </w:r>
            <w:r>
              <w:rPr>
                <w:noProof/>
                <w:webHidden/>
              </w:rPr>
              <w:tab/>
            </w:r>
            <w:r>
              <w:rPr>
                <w:noProof/>
                <w:webHidden/>
              </w:rPr>
              <w:fldChar w:fldCharType="begin"/>
            </w:r>
            <w:r>
              <w:rPr>
                <w:noProof/>
                <w:webHidden/>
              </w:rPr>
              <w:instrText xml:space="preserve"> PAGEREF _Toc59475541 \h </w:instrText>
            </w:r>
            <w:r>
              <w:rPr>
                <w:noProof/>
                <w:webHidden/>
              </w:rPr>
            </w:r>
            <w:r>
              <w:rPr>
                <w:noProof/>
                <w:webHidden/>
              </w:rPr>
              <w:fldChar w:fldCharType="separate"/>
            </w:r>
            <w:r>
              <w:rPr>
                <w:noProof/>
                <w:webHidden/>
              </w:rPr>
              <w:t>44</w:t>
            </w:r>
            <w:r>
              <w:rPr>
                <w:noProof/>
                <w:webHidden/>
              </w:rPr>
              <w:fldChar w:fldCharType="end"/>
            </w:r>
          </w:hyperlink>
        </w:p>
        <w:p w14:paraId="4E734569" w14:textId="218225E0" w:rsidR="00135589" w:rsidRDefault="00135589">
          <w:pPr>
            <w:pStyle w:val="TOC2"/>
            <w:tabs>
              <w:tab w:val="right" w:leader="dot" w:pos="9350"/>
            </w:tabs>
            <w:rPr>
              <w:rFonts w:eastAsiaTheme="minorEastAsia"/>
              <w:noProof/>
            </w:rPr>
          </w:pPr>
          <w:hyperlink w:anchor="_Toc59475542" w:history="1">
            <w:r w:rsidRPr="00904388">
              <w:rPr>
                <w:rStyle w:val="Hyperlink"/>
                <w:noProof/>
              </w:rPr>
              <w:t>A WETNESS attribute</w:t>
            </w:r>
            <w:r>
              <w:rPr>
                <w:noProof/>
                <w:webHidden/>
              </w:rPr>
              <w:tab/>
            </w:r>
            <w:r>
              <w:rPr>
                <w:noProof/>
                <w:webHidden/>
              </w:rPr>
              <w:fldChar w:fldCharType="begin"/>
            </w:r>
            <w:r>
              <w:rPr>
                <w:noProof/>
                <w:webHidden/>
              </w:rPr>
              <w:instrText xml:space="preserve"> PAGEREF _Toc59475542 \h </w:instrText>
            </w:r>
            <w:r>
              <w:rPr>
                <w:noProof/>
                <w:webHidden/>
              </w:rPr>
            </w:r>
            <w:r>
              <w:rPr>
                <w:noProof/>
                <w:webHidden/>
              </w:rPr>
              <w:fldChar w:fldCharType="separate"/>
            </w:r>
            <w:r>
              <w:rPr>
                <w:noProof/>
                <w:webHidden/>
              </w:rPr>
              <w:t>44</w:t>
            </w:r>
            <w:r>
              <w:rPr>
                <w:noProof/>
                <w:webHidden/>
              </w:rPr>
              <w:fldChar w:fldCharType="end"/>
            </w:r>
          </w:hyperlink>
        </w:p>
        <w:p w14:paraId="373AB1D9" w14:textId="6AA3A9C6" w:rsidR="00135589" w:rsidRDefault="00135589">
          <w:pPr>
            <w:pStyle w:val="TOC2"/>
            <w:tabs>
              <w:tab w:val="right" w:leader="dot" w:pos="9350"/>
            </w:tabs>
            <w:rPr>
              <w:rFonts w:eastAsiaTheme="minorEastAsia"/>
              <w:noProof/>
            </w:rPr>
          </w:pPr>
          <w:hyperlink w:anchor="_Toc59475543" w:history="1">
            <w:r w:rsidRPr="0090438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_Toc59475543 \h </w:instrText>
            </w:r>
            <w:r>
              <w:rPr>
                <w:noProof/>
                <w:webHidden/>
              </w:rPr>
            </w:r>
            <w:r>
              <w:rPr>
                <w:noProof/>
                <w:webHidden/>
              </w:rPr>
              <w:fldChar w:fldCharType="separate"/>
            </w:r>
            <w:r>
              <w:rPr>
                <w:noProof/>
                <w:webHidden/>
              </w:rPr>
              <w:t>45</w:t>
            </w:r>
            <w:r>
              <w:rPr>
                <w:noProof/>
                <w:webHidden/>
              </w:rPr>
              <w:fldChar w:fldCharType="end"/>
            </w:r>
          </w:hyperlink>
        </w:p>
        <w:p w14:paraId="61C5B077" w14:textId="77BAC861" w:rsidR="00135589" w:rsidRDefault="00135589">
          <w:pPr>
            <w:pStyle w:val="TOC3"/>
            <w:tabs>
              <w:tab w:val="right" w:leader="dot" w:pos="9350"/>
            </w:tabs>
            <w:rPr>
              <w:rFonts w:eastAsiaTheme="minorEastAsia"/>
              <w:noProof/>
            </w:rPr>
          </w:pPr>
          <w:hyperlink w:anchor="_Toc59475544" w:history="1">
            <w:r w:rsidRPr="00904388">
              <w:rPr>
                <w:rStyle w:val="Hyperlink"/>
                <w:noProof/>
              </w:rPr>
              <w:t>Wetland IDU parameters</w:t>
            </w:r>
            <w:r>
              <w:rPr>
                <w:noProof/>
                <w:webHidden/>
              </w:rPr>
              <w:tab/>
            </w:r>
            <w:r>
              <w:rPr>
                <w:noProof/>
                <w:webHidden/>
              </w:rPr>
              <w:fldChar w:fldCharType="begin"/>
            </w:r>
            <w:r>
              <w:rPr>
                <w:noProof/>
                <w:webHidden/>
              </w:rPr>
              <w:instrText xml:space="preserve"> PAGEREF _Toc59475544 \h </w:instrText>
            </w:r>
            <w:r>
              <w:rPr>
                <w:noProof/>
                <w:webHidden/>
              </w:rPr>
            </w:r>
            <w:r>
              <w:rPr>
                <w:noProof/>
                <w:webHidden/>
              </w:rPr>
              <w:fldChar w:fldCharType="separate"/>
            </w:r>
            <w:r>
              <w:rPr>
                <w:noProof/>
                <w:webHidden/>
              </w:rPr>
              <w:t>45</w:t>
            </w:r>
            <w:r>
              <w:rPr>
                <w:noProof/>
                <w:webHidden/>
              </w:rPr>
              <w:fldChar w:fldCharType="end"/>
            </w:r>
          </w:hyperlink>
        </w:p>
        <w:p w14:paraId="780FAEE0" w14:textId="1EEE5EF7" w:rsidR="00135589" w:rsidRDefault="00135589">
          <w:pPr>
            <w:pStyle w:val="TOC3"/>
            <w:tabs>
              <w:tab w:val="right" w:leader="dot" w:pos="9350"/>
            </w:tabs>
            <w:rPr>
              <w:rFonts w:eastAsiaTheme="minorEastAsia"/>
              <w:noProof/>
            </w:rPr>
          </w:pPr>
          <w:hyperlink w:anchor="_Toc59475545" w:history="1">
            <w:r w:rsidRPr="00904388">
              <w:rPr>
                <w:rStyle w:val="Hyperlink"/>
                <w:noProof/>
              </w:rPr>
              <w:t>Reach parameters</w:t>
            </w:r>
            <w:r>
              <w:rPr>
                <w:noProof/>
                <w:webHidden/>
              </w:rPr>
              <w:tab/>
            </w:r>
            <w:r>
              <w:rPr>
                <w:noProof/>
                <w:webHidden/>
              </w:rPr>
              <w:fldChar w:fldCharType="begin"/>
            </w:r>
            <w:r>
              <w:rPr>
                <w:noProof/>
                <w:webHidden/>
              </w:rPr>
              <w:instrText xml:space="preserve"> PAGEREF _Toc59475545 \h </w:instrText>
            </w:r>
            <w:r>
              <w:rPr>
                <w:noProof/>
                <w:webHidden/>
              </w:rPr>
            </w:r>
            <w:r>
              <w:rPr>
                <w:noProof/>
                <w:webHidden/>
              </w:rPr>
              <w:fldChar w:fldCharType="separate"/>
            </w:r>
            <w:r>
              <w:rPr>
                <w:noProof/>
                <w:webHidden/>
              </w:rPr>
              <w:t>45</w:t>
            </w:r>
            <w:r>
              <w:rPr>
                <w:noProof/>
                <w:webHidden/>
              </w:rPr>
              <w:fldChar w:fldCharType="end"/>
            </w:r>
          </w:hyperlink>
        </w:p>
        <w:p w14:paraId="0CB4CBED" w14:textId="251105DD" w:rsidR="00135589" w:rsidRDefault="00135589">
          <w:pPr>
            <w:pStyle w:val="TOC2"/>
            <w:tabs>
              <w:tab w:val="right" w:leader="dot" w:pos="9350"/>
            </w:tabs>
            <w:rPr>
              <w:rFonts w:eastAsiaTheme="minorEastAsia"/>
              <w:noProof/>
            </w:rPr>
          </w:pPr>
          <w:hyperlink w:anchor="_Toc59475546" w:history="1">
            <w:r w:rsidRPr="00904388">
              <w:rPr>
                <w:rStyle w:val="Hyperlink"/>
                <w:noProof/>
              </w:rPr>
              <w:t>Loss (or gain) of wetlands</w:t>
            </w:r>
            <w:r>
              <w:rPr>
                <w:noProof/>
                <w:webHidden/>
              </w:rPr>
              <w:tab/>
            </w:r>
            <w:r>
              <w:rPr>
                <w:noProof/>
                <w:webHidden/>
              </w:rPr>
              <w:fldChar w:fldCharType="begin"/>
            </w:r>
            <w:r>
              <w:rPr>
                <w:noProof/>
                <w:webHidden/>
              </w:rPr>
              <w:instrText xml:space="preserve"> PAGEREF _Toc59475546 \h </w:instrText>
            </w:r>
            <w:r>
              <w:rPr>
                <w:noProof/>
                <w:webHidden/>
              </w:rPr>
            </w:r>
            <w:r>
              <w:rPr>
                <w:noProof/>
                <w:webHidden/>
              </w:rPr>
              <w:fldChar w:fldCharType="separate"/>
            </w:r>
            <w:r>
              <w:rPr>
                <w:noProof/>
                <w:webHidden/>
              </w:rPr>
              <w:t>46</w:t>
            </w:r>
            <w:r>
              <w:rPr>
                <w:noProof/>
                <w:webHidden/>
              </w:rPr>
              <w:fldChar w:fldCharType="end"/>
            </w:r>
          </w:hyperlink>
        </w:p>
        <w:p w14:paraId="0F000304" w14:textId="1DCD9E67" w:rsidR="00135589" w:rsidRDefault="00135589">
          <w:pPr>
            <w:pStyle w:val="TOC2"/>
            <w:tabs>
              <w:tab w:val="right" w:leader="dot" w:pos="9350"/>
            </w:tabs>
            <w:rPr>
              <w:rFonts w:eastAsiaTheme="minorEastAsia"/>
              <w:noProof/>
            </w:rPr>
          </w:pPr>
          <w:hyperlink w:anchor="_Toc59475547" w:history="1">
            <w:r w:rsidRPr="00904388">
              <w:rPr>
                <w:rStyle w:val="Hyperlink"/>
                <w:noProof/>
              </w:rPr>
              <w:t>Reality check</w:t>
            </w:r>
            <w:r>
              <w:rPr>
                <w:noProof/>
                <w:webHidden/>
              </w:rPr>
              <w:tab/>
            </w:r>
            <w:r>
              <w:rPr>
                <w:noProof/>
                <w:webHidden/>
              </w:rPr>
              <w:fldChar w:fldCharType="begin"/>
            </w:r>
            <w:r>
              <w:rPr>
                <w:noProof/>
                <w:webHidden/>
              </w:rPr>
              <w:instrText xml:space="preserve"> PAGEREF _Toc59475547 \h </w:instrText>
            </w:r>
            <w:r>
              <w:rPr>
                <w:noProof/>
                <w:webHidden/>
              </w:rPr>
            </w:r>
            <w:r>
              <w:rPr>
                <w:noProof/>
                <w:webHidden/>
              </w:rPr>
              <w:fldChar w:fldCharType="separate"/>
            </w:r>
            <w:r>
              <w:rPr>
                <w:noProof/>
                <w:webHidden/>
              </w:rPr>
              <w:t>46</w:t>
            </w:r>
            <w:r>
              <w:rPr>
                <w:noProof/>
                <w:webHidden/>
              </w:rPr>
              <w:fldChar w:fldCharType="end"/>
            </w:r>
          </w:hyperlink>
        </w:p>
        <w:p w14:paraId="0E80619C" w14:textId="6FD7458D" w:rsidR="00135589" w:rsidRDefault="00135589">
          <w:pPr>
            <w:pStyle w:val="TOC2"/>
            <w:tabs>
              <w:tab w:val="right" w:leader="dot" w:pos="9350"/>
            </w:tabs>
            <w:rPr>
              <w:rFonts w:eastAsiaTheme="minorEastAsia"/>
              <w:noProof/>
            </w:rPr>
          </w:pPr>
          <w:hyperlink w:anchor="_Toc59475548" w:history="1">
            <w:r w:rsidRPr="00904388">
              <w:rPr>
                <w:rStyle w:val="Hyperlink"/>
                <w:noProof/>
              </w:rPr>
              <w:t>High Cascades Springs</w:t>
            </w:r>
            <w:r>
              <w:rPr>
                <w:noProof/>
                <w:webHidden/>
              </w:rPr>
              <w:tab/>
            </w:r>
            <w:r>
              <w:rPr>
                <w:noProof/>
                <w:webHidden/>
              </w:rPr>
              <w:fldChar w:fldCharType="begin"/>
            </w:r>
            <w:r>
              <w:rPr>
                <w:noProof/>
                <w:webHidden/>
              </w:rPr>
              <w:instrText xml:space="preserve"> PAGEREF _Toc59475548 \h </w:instrText>
            </w:r>
            <w:r>
              <w:rPr>
                <w:noProof/>
                <w:webHidden/>
              </w:rPr>
            </w:r>
            <w:r>
              <w:rPr>
                <w:noProof/>
                <w:webHidden/>
              </w:rPr>
              <w:fldChar w:fldCharType="separate"/>
            </w:r>
            <w:r>
              <w:rPr>
                <w:noProof/>
                <w:webHidden/>
              </w:rPr>
              <w:t>4</w:t>
            </w:r>
            <w:r>
              <w:rPr>
                <w:noProof/>
                <w:webHidden/>
              </w:rPr>
              <w:t>9</w:t>
            </w:r>
            <w:r>
              <w:rPr>
                <w:noProof/>
                <w:webHidden/>
              </w:rPr>
              <w:fldChar w:fldCharType="end"/>
            </w:r>
          </w:hyperlink>
        </w:p>
        <w:p w14:paraId="6E2D5724" w14:textId="40E63E08" w:rsidR="00135589" w:rsidRDefault="00135589">
          <w:pPr>
            <w:pStyle w:val="TOC2"/>
            <w:tabs>
              <w:tab w:val="right" w:leader="dot" w:pos="9350"/>
            </w:tabs>
            <w:rPr>
              <w:rFonts w:eastAsiaTheme="minorEastAsia"/>
              <w:noProof/>
            </w:rPr>
          </w:pPr>
          <w:hyperlink w:anchor="_Toc59475549" w:history="1">
            <w:r w:rsidRPr="00904388">
              <w:rPr>
                <w:rStyle w:val="Hyperlink"/>
                <w:noProof/>
              </w:rPr>
              <w:t>Calibration and simulation skill</w:t>
            </w:r>
            <w:r>
              <w:rPr>
                <w:noProof/>
                <w:webHidden/>
              </w:rPr>
              <w:tab/>
            </w:r>
            <w:r>
              <w:rPr>
                <w:noProof/>
                <w:webHidden/>
              </w:rPr>
              <w:fldChar w:fldCharType="begin"/>
            </w:r>
            <w:r>
              <w:rPr>
                <w:noProof/>
                <w:webHidden/>
              </w:rPr>
              <w:instrText xml:space="preserve"> PAGEREF _Toc59475549 \h </w:instrText>
            </w:r>
            <w:r>
              <w:rPr>
                <w:noProof/>
                <w:webHidden/>
              </w:rPr>
            </w:r>
            <w:r>
              <w:rPr>
                <w:noProof/>
                <w:webHidden/>
              </w:rPr>
              <w:fldChar w:fldCharType="separate"/>
            </w:r>
            <w:r>
              <w:rPr>
                <w:noProof/>
                <w:webHidden/>
              </w:rPr>
              <w:t>5</w:t>
            </w:r>
            <w:r>
              <w:rPr>
                <w:noProof/>
                <w:webHidden/>
              </w:rPr>
              <w:t>0</w:t>
            </w:r>
            <w:r>
              <w:rPr>
                <w:noProof/>
                <w:webHidden/>
              </w:rPr>
              <w:fldChar w:fldCharType="end"/>
            </w:r>
          </w:hyperlink>
        </w:p>
        <w:p w14:paraId="5C74E621" w14:textId="5743110F" w:rsidR="00135589" w:rsidRDefault="00135589">
          <w:pPr>
            <w:pStyle w:val="TOC2"/>
            <w:tabs>
              <w:tab w:val="right" w:leader="dot" w:pos="9350"/>
            </w:tabs>
            <w:rPr>
              <w:rFonts w:eastAsiaTheme="minorEastAsia"/>
              <w:noProof/>
            </w:rPr>
          </w:pPr>
          <w:hyperlink w:anchor="_Toc59475550" w:history="1">
            <w:r w:rsidRPr="00904388">
              <w:rPr>
                <w:rStyle w:val="Hyperlink"/>
                <w:noProof/>
              </w:rPr>
              <w:t>Analysis of locations where the model has low skill</w:t>
            </w:r>
            <w:r>
              <w:rPr>
                <w:noProof/>
                <w:webHidden/>
              </w:rPr>
              <w:tab/>
            </w:r>
            <w:r>
              <w:rPr>
                <w:noProof/>
                <w:webHidden/>
              </w:rPr>
              <w:fldChar w:fldCharType="begin"/>
            </w:r>
            <w:r>
              <w:rPr>
                <w:noProof/>
                <w:webHidden/>
              </w:rPr>
              <w:instrText xml:space="preserve"> PAGEREF _Toc59475550 \h </w:instrText>
            </w:r>
            <w:r>
              <w:rPr>
                <w:noProof/>
                <w:webHidden/>
              </w:rPr>
            </w:r>
            <w:r>
              <w:rPr>
                <w:noProof/>
                <w:webHidden/>
              </w:rPr>
              <w:fldChar w:fldCharType="separate"/>
            </w:r>
            <w:r>
              <w:rPr>
                <w:noProof/>
                <w:webHidden/>
              </w:rPr>
              <w:t>53</w:t>
            </w:r>
            <w:r>
              <w:rPr>
                <w:noProof/>
                <w:webHidden/>
              </w:rPr>
              <w:fldChar w:fldCharType="end"/>
            </w:r>
          </w:hyperlink>
        </w:p>
        <w:p w14:paraId="0BAD691E" w14:textId="11EA84CF" w:rsidR="00135589" w:rsidRDefault="00135589">
          <w:pPr>
            <w:pStyle w:val="TOC2"/>
            <w:tabs>
              <w:tab w:val="right" w:leader="dot" w:pos="9350"/>
            </w:tabs>
            <w:rPr>
              <w:rFonts w:eastAsiaTheme="minorEastAsia"/>
              <w:noProof/>
            </w:rPr>
          </w:pPr>
          <w:hyperlink w:anchor="_Toc59475551" w:history="1">
            <w:r w:rsidRPr="00904388">
              <w:rPr>
                <w:rStyle w:val="Hyperlink"/>
                <w:noProof/>
              </w:rPr>
              <w:t>Simulated McKenzie basin water budget</w:t>
            </w:r>
            <w:r>
              <w:rPr>
                <w:noProof/>
                <w:webHidden/>
              </w:rPr>
              <w:tab/>
            </w:r>
            <w:r>
              <w:rPr>
                <w:noProof/>
                <w:webHidden/>
              </w:rPr>
              <w:fldChar w:fldCharType="begin"/>
            </w:r>
            <w:r>
              <w:rPr>
                <w:noProof/>
                <w:webHidden/>
              </w:rPr>
              <w:instrText xml:space="preserve"> PAGEREF _Toc59475551 \h </w:instrText>
            </w:r>
            <w:r>
              <w:rPr>
                <w:noProof/>
                <w:webHidden/>
              </w:rPr>
            </w:r>
            <w:r>
              <w:rPr>
                <w:noProof/>
                <w:webHidden/>
              </w:rPr>
              <w:fldChar w:fldCharType="separate"/>
            </w:r>
            <w:r>
              <w:rPr>
                <w:noProof/>
                <w:webHidden/>
              </w:rPr>
              <w:t>54</w:t>
            </w:r>
            <w:r>
              <w:rPr>
                <w:noProof/>
                <w:webHidden/>
              </w:rPr>
              <w:fldChar w:fldCharType="end"/>
            </w:r>
          </w:hyperlink>
        </w:p>
        <w:p w14:paraId="16A6514F" w14:textId="26CDB742" w:rsidR="00135589" w:rsidRDefault="00135589">
          <w:pPr>
            <w:pStyle w:val="TOC2"/>
            <w:tabs>
              <w:tab w:val="right" w:leader="dot" w:pos="9350"/>
            </w:tabs>
            <w:rPr>
              <w:rFonts w:eastAsiaTheme="minorEastAsia"/>
              <w:noProof/>
            </w:rPr>
          </w:pPr>
          <w:hyperlink w:anchor="_Toc59475552" w:history="1">
            <w:r w:rsidRPr="00904388">
              <w:rPr>
                <w:rStyle w:val="Hyperlink"/>
                <w:noProof/>
              </w:rPr>
              <w:t>Clackamas wetlands v. McKenzie wetlands</w:t>
            </w:r>
            <w:r>
              <w:rPr>
                <w:noProof/>
                <w:webHidden/>
              </w:rPr>
              <w:tab/>
            </w:r>
            <w:r>
              <w:rPr>
                <w:noProof/>
                <w:webHidden/>
              </w:rPr>
              <w:fldChar w:fldCharType="begin"/>
            </w:r>
            <w:r>
              <w:rPr>
                <w:noProof/>
                <w:webHidden/>
              </w:rPr>
              <w:instrText xml:space="preserve"> PAGEREF _Toc59475552 \h </w:instrText>
            </w:r>
            <w:r>
              <w:rPr>
                <w:noProof/>
                <w:webHidden/>
              </w:rPr>
            </w:r>
            <w:r>
              <w:rPr>
                <w:noProof/>
                <w:webHidden/>
              </w:rPr>
              <w:fldChar w:fldCharType="separate"/>
            </w:r>
            <w:r>
              <w:rPr>
                <w:noProof/>
                <w:webHidden/>
              </w:rPr>
              <w:t>56</w:t>
            </w:r>
            <w:r>
              <w:rPr>
                <w:noProof/>
                <w:webHidden/>
              </w:rPr>
              <w:fldChar w:fldCharType="end"/>
            </w:r>
          </w:hyperlink>
        </w:p>
        <w:p w14:paraId="0589FA07" w14:textId="5DB4FCAD" w:rsidR="00135589" w:rsidRDefault="00135589">
          <w:pPr>
            <w:pStyle w:val="TOC1"/>
            <w:tabs>
              <w:tab w:val="right" w:leader="dot" w:pos="9350"/>
            </w:tabs>
            <w:rPr>
              <w:rFonts w:eastAsiaTheme="minorEastAsia"/>
              <w:noProof/>
            </w:rPr>
          </w:pPr>
          <w:hyperlink w:anchor="_Toc59475553" w:history="1">
            <w:r w:rsidRPr="00904388">
              <w:rPr>
                <w:rStyle w:val="Hyperlink"/>
                <w:noProof/>
              </w:rPr>
              <w:t>The Clackamas Basin</w:t>
            </w:r>
            <w:r>
              <w:rPr>
                <w:noProof/>
                <w:webHidden/>
              </w:rPr>
              <w:tab/>
            </w:r>
            <w:r>
              <w:rPr>
                <w:noProof/>
                <w:webHidden/>
              </w:rPr>
              <w:fldChar w:fldCharType="begin"/>
            </w:r>
            <w:r>
              <w:rPr>
                <w:noProof/>
                <w:webHidden/>
              </w:rPr>
              <w:instrText xml:space="preserve"> PAGEREF _Toc59475553 \h </w:instrText>
            </w:r>
            <w:r>
              <w:rPr>
                <w:noProof/>
                <w:webHidden/>
              </w:rPr>
            </w:r>
            <w:r>
              <w:rPr>
                <w:noProof/>
                <w:webHidden/>
              </w:rPr>
              <w:fldChar w:fldCharType="separate"/>
            </w:r>
            <w:r>
              <w:rPr>
                <w:noProof/>
                <w:webHidden/>
              </w:rPr>
              <w:t>57</w:t>
            </w:r>
            <w:r>
              <w:rPr>
                <w:noProof/>
                <w:webHidden/>
              </w:rPr>
              <w:fldChar w:fldCharType="end"/>
            </w:r>
          </w:hyperlink>
        </w:p>
        <w:p w14:paraId="1949861C" w14:textId="5E4BFD7F" w:rsidR="00135589" w:rsidRDefault="00135589">
          <w:pPr>
            <w:pStyle w:val="TOC1"/>
            <w:tabs>
              <w:tab w:val="right" w:leader="dot" w:pos="9350"/>
            </w:tabs>
            <w:rPr>
              <w:rFonts w:eastAsiaTheme="minorEastAsia"/>
              <w:noProof/>
            </w:rPr>
          </w:pPr>
          <w:hyperlink w:anchor="_Toc59475554" w:history="1">
            <w:r w:rsidRPr="00904388">
              <w:rPr>
                <w:rStyle w:val="Hyperlink"/>
                <w:noProof/>
              </w:rPr>
              <w:t>Directory structure and file names</w:t>
            </w:r>
            <w:r>
              <w:rPr>
                <w:noProof/>
                <w:webHidden/>
              </w:rPr>
              <w:tab/>
            </w:r>
            <w:r>
              <w:rPr>
                <w:noProof/>
                <w:webHidden/>
              </w:rPr>
              <w:fldChar w:fldCharType="begin"/>
            </w:r>
            <w:r>
              <w:rPr>
                <w:noProof/>
                <w:webHidden/>
              </w:rPr>
              <w:instrText xml:space="preserve"> PAGEREF _Toc59475554 \h </w:instrText>
            </w:r>
            <w:r>
              <w:rPr>
                <w:noProof/>
                <w:webHidden/>
              </w:rPr>
            </w:r>
            <w:r>
              <w:rPr>
                <w:noProof/>
                <w:webHidden/>
              </w:rPr>
              <w:fldChar w:fldCharType="separate"/>
            </w:r>
            <w:r>
              <w:rPr>
                <w:noProof/>
                <w:webHidden/>
              </w:rPr>
              <w:t>58</w:t>
            </w:r>
            <w:r>
              <w:rPr>
                <w:noProof/>
                <w:webHidden/>
              </w:rPr>
              <w:fldChar w:fldCharType="end"/>
            </w:r>
          </w:hyperlink>
        </w:p>
        <w:p w14:paraId="34AA900D" w14:textId="425ED51D" w:rsidR="00135589" w:rsidRDefault="00135589">
          <w:pPr>
            <w:pStyle w:val="TOC1"/>
            <w:tabs>
              <w:tab w:val="right" w:leader="dot" w:pos="9350"/>
            </w:tabs>
            <w:rPr>
              <w:rFonts w:eastAsiaTheme="minorEastAsia"/>
              <w:noProof/>
            </w:rPr>
          </w:pPr>
          <w:hyperlink w:anchor="_Toc59475555" w:history="1">
            <w:r w:rsidRPr="00904388">
              <w:rPr>
                <w:rStyle w:val="Hyperlink"/>
                <w:noProof/>
              </w:rPr>
              <w:t>Release Log</w:t>
            </w:r>
            <w:r>
              <w:rPr>
                <w:noProof/>
                <w:webHidden/>
              </w:rPr>
              <w:tab/>
            </w:r>
            <w:r>
              <w:rPr>
                <w:noProof/>
                <w:webHidden/>
              </w:rPr>
              <w:fldChar w:fldCharType="begin"/>
            </w:r>
            <w:r>
              <w:rPr>
                <w:noProof/>
                <w:webHidden/>
              </w:rPr>
              <w:instrText xml:space="preserve"> PAGEREF _Toc59475555 \h </w:instrText>
            </w:r>
            <w:r>
              <w:rPr>
                <w:noProof/>
                <w:webHidden/>
              </w:rPr>
            </w:r>
            <w:r>
              <w:rPr>
                <w:noProof/>
                <w:webHidden/>
              </w:rPr>
              <w:fldChar w:fldCharType="separate"/>
            </w:r>
            <w:r>
              <w:rPr>
                <w:noProof/>
                <w:webHidden/>
              </w:rPr>
              <w:t>58</w:t>
            </w:r>
            <w:r>
              <w:rPr>
                <w:noProof/>
                <w:webHidden/>
              </w:rPr>
              <w:fldChar w:fldCharType="end"/>
            </w:r>
          </w:hyperlink>
        </w:p>
        <w:p w14:paraId="0E651F30" w14:textId="38F29DCC" w:rsidR="00135589" w:rsidRDefault="00135589">
          <w:pPr>
            <w:pStyle w:val="TOC1"/>
            <w:tabs>
              <w:tab w:val="right" w:leader="dot" w:pos="9350"/>
            </w:tabs>
            <w:rPr>
              <w:rFonts w:eastAsiaTheme="minorEastAsia"/>
              <w:noProof/>
            </w:rPr>
          </w:pPr>
          <w:hyperlink w:anchor="_Toc59475556" w:history="1">
            <w:r w:rsidRPr="00904388">
              <w:rPr>
                <w:rStyle w:val="Hyperlink"/>
                <w:noProof/>
              </w:rPr>
              <w:t>References</w:t>
            </w:r>
            <w:r>
              <w:rPr>
                <w:noProof/>
                <w:webHidden/>
              </w:rPr>
              <w:tab/>
            </w:r>
            <w:r>
              <w:rPr>
                <w:noProof/>
                <w:webHidden/>
              </w:rPr>
              <w:fldChar w:fldCharType="begin"/>
            </w:r>
            <w:r>
              <w:rPr>
                <w:noProof/>
                <w:webHidden/>
              </w:rPr>
              <w:instrText xml:space="preserve"> PAGEREF _Toc59475556 \h </w:instrText>
            </w:r>
            <w:r>
              <w:rPr>
                <w:noProof/>
                <w:webHidden/>
              </w:rPr>
            </w:r>
            <w:r>
              <w:rPr>
                <w:noProof/>
                <w:webHidden/>
              </w:rPr>
              <w:fldChar w:fldCharType="separate"/>
            </w:r>
            <w:r>
              <w:rPr>
                <w:noProof/>
                <w:webHidden/>
              </w:rPr>
              <w:t>61</w:t>
            </w:r>
            <w:r>
              <w:rPr>
                <w:noProof/>
                <w:webHidden/>
              </w:rPr>
              <w:fldChar w:fldCharType="end"/>
            </w:r>
          </w:hyperlink>
        </w:p>
        <w:p w14:paraId="586A2D75" w14:textId="0527CE68" w:rsidR="00135589" w:rsidRDefault="00135589">
          <w:pPr>
            <w:pStyle w:val="TOC1"/>
            <w:tabs>
              <w:tab w:val="right" w:leader="dot" w:pos="9350"/>
            </w:tabs>
            <w:rPr>
              <w:rFonts w:eastAsiaTheme="minorEastAsia"/>
              <w:noProof/>
            </w:rPr>
          </w:pPr>
          <w:hyperlink w:anchor="_Toc59475557" w:history="1">
            <w:r w:rsidRPr="00904388">
              <w:rPr>
                <w:rStyle w:val="Hyperlink"/>
                <w:noProof/>
              </w:rPr>
              <w:t>Acronyms and Abbreviations</w:t>
            </w:r>
            <w:r>
              <w:rPr>
                <w:noProof/>
                <w:webHidden/>
              </w:rPr>
              <w:tab/>
            </w:r>
            <w:r>
              <w:rPr>
                <w:noProof/>
                <w:webHidden/>
              </w:rPr>
              <w:fldChar w:fldCharType="begin"/>
            </w:r>
            <w:r>
              <w:rPr>
                <w:noProof/>
                <w:webHidden/>
              </w:rPr>
              <w:instrText xml:space="preserve"> PAGEREF _Toc59475557 \h </w:instrText>
            </w:r>
            <w:r>
              <w:rPr>
                <w:noProof/>
                <w:webHidden/>
              </w:rPr>
            </w:r>
            <w:r>
              <w:rPr>
                <w:noProof/>
                <w:webHidden/>
              </w:rPr>
              <w:fldChar w:fldCharType="separate"/>
            </w:r>
            <w:r>
              <w:rPr>
                <w:noProof/>
                <w:webHidden/>
              </w:rPr>
              <w:t>62</w:t>
            </w:r>
            <w:r>
              <w:rPr>
                <w:noProof/>
                <w:webHidden/>
              </w:rPr>
              <w:fldChar w:fldCharType="end"/>
            </w:r>
          </w:hyperlink>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48F6D2E7"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D24E1A">
          <w:rPr>
            <w:noProof/>
            <w:webHidden/>
          </w:rPr>
          <w:t>7</w:t>
        </w:r>
        <w:r w:rsidR="006A13B7">
          <w:rPr>
            <w:noProof/>
            <w:webHidden/>
          </w:rPr>
          <w:fldChar w:fldCharType="end"/>
        </w:r>
      </w:hyperlink>
    </w:p>
    <w:p w14:paraId="4268C92E" w14:textId="4005BD69" w:rsidR="006A13B7" w:rsidRDefault="000F5E41">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D24E1A">
          <w:rPr>
            <w:noProof/>
            <w:webHidden/>
          </w:rPr>
          <w:t>8</w:t>
        </w:r>
        <w:r w:rsidR="006A13B7">
          <w:rPr>
            <w:noProof/>
            <w:webHidden/>
          </w:rPr>
          <w:fldChar w:fldCharType="end"/>
        </w:r>
      </w:hyperlink>
    </w:p>
    <w:p w14:paraId="48FAB7CA" w14:textId="374048A6" w:rsidR="006A13B7" w:rsidRDefault="000F5E41">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D24E1A">
          <w:rPr>
            <w:noProof/>
            <w:webHidden/>
          </w:rPr>
          <w:t>9</w:t>
        </w:r>
        <w:r w:rsidR="006A13B7">
          <w:rPr>
            <w:noProof/>
            <w:webHidden/>
          </w:rPr>
          <w:fldChar w:fldCharType="end"/>
        </w:r>
      </w:hyperlink>
    </w:p>
    <w:p w14:paraId="556989A9" w14:textId="382FEA89" w:rsidR="006A13B7" w:rsidRDefault="000F5E41">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D24E1A">
          <w:rPr>
            <w:noProof/>
            <w:webHidden/>
          </w:rPr>
          <w:t>10</w:t>
        </w:r>
        <w:r w:rsidR="006A13B7">
          <w:rPr>
            <w:noProof/>
            <w:webHidden/>
          </w:rPr>
          <w:fldChar w:fldCharType="end"/>
        </w:r>
      </w:hyperlink>
    </w:p>
    <w:p w14:paraId="4CD30AF6" w14:textId="214568A2" w:rsidR="006A13B7" w:rsidRDefault="000F5E41">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D24E1A">
          <w:rPr>
            <w:noProof/>
            <w:webHidden/>
          </w:rPr>
          <w:t>11</w:t>
        </w:r>
        <w:r w:rsidR="006A13B7">
          <w:rPr>
            <w:noProof/>
            <w:webHidden/>
          </w:rPr>
          <w:fldChar w:fldCharType="end"/>
        </w:r>
      </w:hyperlink>
    </w:p>
    <w:p w14:paraId="57584ECA" w14:textId="7ECBC0AD" w:rsidR="006A13B7" w:rsidRDefault="000F5E41">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D24E1A">
          <w:rPr>
            <w:noProof/>
            <w:webHidden/>
          </w:rPr>
          <w:t>35</w:t>
        </w:r>
        <w:r w:rsidR="006A13B7">
          <w:rPr>
            <w:noProof/>
            <w:webHidden/>
          </w:rPr>
          <w:fldChar w:fldCharType="end"/>
        </w:r>
      </w:hyperlink>
    </w:p>
    <w:p w14:paraId="71D389E6" w14:textId="69ABA508" w:rsidR="006A13B7" w:rsidRDefault="000F5E41">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D24E1A">
          <w:rPr>
            <w:noProof/>
            <w:webHidden/>
          </w:rPr>
          <w:t>37</w:t>
        </w:r>
        <w:r w:rsidR="006A13B7">
          <w:rPr>
            <w:noProof/>
            <w:webHidden/>
          </w:rPr>
          <w:fldChar w:fldCharType="end"/>
        </w:r>
      </w:hyperlink>
    </w:p>
    <w:p w14:paraId="5B5E39AF" w14:textId="78E70B3B" w:rsidR="006A13B7" w:rsidRDefault="000F5E41">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D24E1A">
          <w:rPr>
            <w:noProof/>
            <w:webHidden/>
          </w:rPr>
          <w:t>38</w:t>
        </w:r>
        <w:r w:rsidR="006A13B7">
          <w:rPr>
            <w:noProof/>
            <w:webHidden/>
          </w:rPr>
          <w:fldChar w:fldCharType="end"/>
        </w:r>
      </w:hyperlink>
    </w:p>
    <w:p w14:paraId="48D7D59A" w14:textId="52A6C2C7" w:rsidR="006A13B7" w:rsidRDefault="000F5E41">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D24E1A">
          <w:rPr>
            <w:noProof/>
            <w:webHidden/>
          </w:rPr>
          <w:t>53</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7" w:name="_Toc59475485"/>
      <w:r>
        <w:t>What is a digital handbook?</w:t>
      </w:r>
      <w:bookmarkEnd w:id="17"/>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8" w:name="_Toc59475486"/>
      <w:r>
        <w:t>CW3M c</w:t>
      </w:r>
      <w:r w:rsidR="00C70B81">
        <w:t>oncept</w:t>
      </w:r>
      <w:bookmarkEnd w:id="18"/>
      <w:r>
        <w:t xml:space="preserve"> </w:t>
      </w:r>
    </w:p>
    <w:p w14:paraId="7E41CEB8" w14:textId="77777777" w:rsidR="000D6396" w:rsidRDefault="000D6396" w:rsidP="00A43D30"/>
    <w:p w14:paraId="3DA45CFC" w14:textId="77777777" w:rsidR="000D6396" w:rsidRDefault="00C46F0A" w:rsidP="00C46F0A">
      <w:pPr>
        <w:pStyle w:val="Heading2"/>
      </w:pPr>
      <w:bookmarkStart w:id="19" w:name="_Toc59475487"/>
      <w:r>
        <w:t>A different kind of community model</w:t>
      </w:r>
      <w:bookmarkEnd w:id="19"/>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t>
      </w:r>
      <w:r>
        <w:lastRenderedPageBreak/>
        <w:t>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20" w:name="_Toc59475488"/>
      <w:r>
        <w:t>What CW3M is for</w:t>
      </w:r>
      <w:bookmarkEnd w:id="20"/>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21" w:name="_Toc59475489"/>
      <w:r>
        <w:t>Management and maintenance</w:t>
      </w:r>
      <w:bookmarkEnd w:id="21"/>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22" w:name="_Toc59475490"/>
      <w:r>
        <w:t xml:space="preserve">CW3M – A </w:t>
      </w:r>
      <w:r w:rsidR="007E0920">
        <w:t>“</w:t>
      </w:r>
      <w:r>
        <w:t>first principles</w:t>
      </w:r>
      <w:r w:rsidR="007E0920">
        <w:t>”</w:t>
      </w:r>
      <w:r>
        <w:t xml:space="preserve"> model with tuning knobs</w:t>
      </w:r>
      <w:bookmarkEnd w:id="22"/>
    </w:p>
    <w:p w14:paraId="011E03FF" w14:textId="778BF8DE" w:rsidR="004405E7" w:rsidRDefault="004405E7" w:rsidP="004405E7"/>
    <w:p w14:paraId="4FD7556F" w14:textId="2C0B8D69" w:rsidR="004405E7" w:rsidRDefault="004405E7" w:rsidP="004405E7">
      <w:r>
        <w:lastRenderedPageBreak/>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23" w:name="_Toc59475491"/>
      <w:r>
        <w:t>The tuning knobs</w:t>
      </w:r>
      <w:bookmarkEnd w:id="23"/>
    </w:p>
    <w:p w14:paraId="357A9712" w14:textId="3B026DD3" w:rsidR="00CF4F65" w:rsidRDefault="00CF4F65" w:rsidP="00CF4F65"/>
    <w:p w14:paraId="386F14D4" w14:textId="7E6DF33D" w:rsidR="00227342" w:rsidRDefault="00CF4F65" w:rsidP="00872B5B">
      <w:pPr>
        <w:pStyle w:val="Heading2"/>
      </w:pPr>
      <w:bookmarkStart w:id="24" w:name="_Toc59475492"/>
      <w:r>
        <w:t xml:space="preserve">ET_MULT </w:t>
      </w:r>
      <w:r w:rsidR="00227342">
        <w:t>– forest evapotranspiration</w:t>
      </w:r>
      <w:bookmarkEnd w:id="24"/>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25" w:name="_Toc59475493"/>
      <w:r>
        <w:t>SOLAR_RADIATION_MULTIPLIER – reservoir insolation</w:t>
      </w:r>
      <w:bookmarkEnd w:id="25"/>
    </w:p>
    <w:p w14:paraId="085A17D7" w14:textId="3C717228" w:rsidR="00227342" w:rsidRPr="00CF4F65" w:rsidRDefault="00227342" w:rsidP="00872B5B">
      <w:r>
        <w:t xml:space="preserve">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w:t>
      </w:r>
      <w:r>
        <w:lastRenderedPageBreak/>
        <w:t>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26" w:name="_Toc59475494"/>
      <w:r>
        <w:t>FLOW_CMS – Discharge from High Cascade springs</w:t>
      </w:r>
      <w:bookmarkEnd w:id="26"/>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27" w:name="_Toc59475495"/>
      <w:r>
        <w:t>Study areas</w:t>
      </w:r>
      <w:bookmarkEnd w:id="27"/>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94A425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24E1A">
        <w:t xml:space="preserve">Figure </w:t>
      </w:r>
      <w:r w:rsidR="00D24E1A">
        <w:rPr>
          <w:noProof/>
        </w:rPr>
        <w:t>1</w:t>
      </w:r>
      <w:r w:rsidR="00064E77">
        <w:fldChar w:fldCharType="end"/>
      </w:r>
      <w:r w:rsidR="00064E77">
        <w:t>)</w:t>
      </w:r>
    </w:p>
    <w:p w14:paraId="03CAE907" w14:textId="7EC4927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24E1A">
        <w:t xml:space="preserve">Figure </w:t>
      </w:r>
      <w:r w:rsidR="00D24E1A">
        <w:rPr>
          <w:noProof/>
        </w:rPr>
        <w:t>2</w:t>
      </w:r>
      <w:r w:rsidR="00064E77">
        <w:fldChar w:fldCharType="end"/>
      </w:r>
      <w:r w:rsidR="00064E77">
        <w:t>)</w:t>
      </w:r>
    </w:p>
    <w:p w14:paraId="1A5A767B" w14:textId="327A143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24E1A">
        <w:t xml:space="preserve">Figure </w:t>
      </w:r>
      <w:r w:rsidR="00D24E1A">
        <w:rPr>
          <w:noProof/>
        </w:rPr>
        <w:t>5</w:t>
      </w:r>
      <w:r w:rsidR="00893F4B">
        <w:fldChar w:fldCharType="end"/>
      </w:r>
      <w:r>
        <w:t>)</w:t>
      </w:r>
    </w:p>
    <w:p w14:paraId="1B80045C" w14:textId="35299D5D"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24E1A">
        <w:t xml:space="preserve">Figure </w:t>
      </w:r>
      <w:r w:rsidR="00D24E1A">
        <w:rPr>
          <w:noProof/>
        </w:rPr>
        <w:t>3</w:t>
      </w:r>
      <w:r w:rsidR="00064E77">
        <w:fldChar w:fldCharType="end"/>
      </w:r>
      <w:r w:rsidR="00064E77">
        <w:t>)</w:t>
      </w:r>
    </w:p>
    <w:p w14:paraId="1933EF54" w14:textId="3202706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24E1A">
        <w:t xml:space="preserve">Figure </w:t>
      </w:r>
      <w:r w:rsidR="00D24E1A">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28" w:name="_Toc59475496"/>
      <w:r>
        <w:t>Data</w:t>
      </w:r>
      <w:r w:rsidR="00A92F06">
        <w:t>CW3M</w:t>
      </w:r>
      <w:r>
        <w:t xml:space="preserve"> directory structure</w:t>
      </w:r>
      <w:bookmarkEnd w:id="28"/>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lastRenderedPageBreak/>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29" w:name="_Toc59475497"/>
      <w:r>
        <w:t>DataCW3M\ScenarioData directory structure</w:t>
      </w:r>
      <w:bookmarkEnd w:id="29"/>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30" w:name="_Toc59475498"/>
      <w:r>
        <w:t>DataCW3M\ScenarioData\&lt;scenario&gt; folder contents</w:t>
      </w:r>
      <w:bookmarkEnd w:id="30"/>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31" w:name="_Toc59475499"/>
      <w:r>
        <w:t>DataCW3M\&lt;study area&gt; folder contents</w:t>
      </w:r>
      <w:bookmarkEnd w:id="31"/>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78C49B1" w:rsidR="00D37681" w:rsidRDefault="00D37681" w:rsidP="00D37681">
      <w:pPr>
        <w:pStyle w:val="Caption"/>
      </w:pPr>
      <w:bookmarkStart w:id="32" w:name="_Ref529607484"/>
      <w:bookmarkStart w:id="33"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1</w:t>
      </w:r>
      <w:r w:rsidR="006C64CF">
        <w:rPr>
          <w:noProof/>
        </w:rPr>
        <w:fldChar w:fldCharType="end"/>
      </w:r>
      <w:bookmarkEnd w:id="32"/>
      <w:r>
        <w:t xml:space="preserve">. Willamette River basin study area; embedded study areas are </w:t>
      </w:r>
      <w:r w:rsidR="0005603B">
        <w:t>colored</w:t>
      </w:r>
      <w:r w:rsidR="0097392C">
        <w:t xml:space="preserve"> other than gray.  The 2 lighter blues together make up the upper Willamette basin study area.</w:t>
      </w:r>
      <w:bookmarkEnd w:id="33"/>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2863C7A9" w:rsidR="00D37681" w:rsidRDefault="00D37681" w:rsidP="00D37681">
      <w:pPr>
        <w:pStyle w:val="Caption"/>
      </w:pPr>
      <w:bookmarkStart w:id="34" w:name="_Ref529607514"/>
      <w:bookmarkStart w:id="35"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2</w:t>
      </w:r>
      <w:r w:rsidR="006C64CF">
        <w:rPr>
          <w:noProof/>
        </w:rPr>
        <w:fldChar w:fldCharType="end"/>
      </w:r>
      <w:bookmarkEnd w:id="34"/>
      <w:r>
        <w:t>. Tualatin basin study area; Chicken Creek watershed is highlighted.</w:t>
      </w:r>
      <w:bookmarkEnd w:id="35"/>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30DCAA" w:rsidR="00D37681" w:rsidRDefault="00064E77" w:rsidP="00064E77">
      <w:pPr>
        <w:pStyle w:val="Caption"/>
      </w:pPr>
      <w:bookmarkStart w:id="36" w:name="_Ref529607587"/>
      <w:bookmarkStart w:id="37"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3</w:t>
      </w:r>
      <w:r w:rsidR="006C64CF">
        <w:rPr>
          <w:noProof/>
        </w:rPr>
        <w:fldChar w:fldCharType="end"/>
      </w:r>
      <w:bookmarkEnd w:id="36"/>
      <w:r>
        <w:t>. North Santiam watershed study area.</w:t>
      </w:r>
      <w:bookmarkEnd w:id="37"/>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6C31099" w:rsidR="00C70B81" w:rsidRDefault="00064E77" w:rsidP="00064E77">
      <w:pPr>
        <w:pStyle w:val="Caption"/>
      </w:pPr>
      <w:bookmarkStart w:id="38" w:name="_Ref529607628"/>
      <w:bookmarkStart w:id="39"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4</w:t>
      </w:r>
      <w:r w:rsidR="006C64CF">
        <w:rPr>
          <w:noProof/>
        </w:rPr>
        <w:fldChar w:fldCharType="end"/>
      </w:r>
      <w:bookmarkEnd w:id="38"/>
      <w:r>
        <w:t>. Upper Willamette study area.</w:t>
      </w:r>
      <w:bookmarkEnd w:id="39"/>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399733B9" w:rsidR="00E66BC2" w:rsidRDefault="006F30D2" w:rsidP="006F30D2">
      <w:pPr>
        <w:pStyle w:val="Caption"/>
      </w:pPr>
      <w:bookmarkStart w:id="40" w:name="_Ref529611388"/>
      <w:bookmarkStart w:id="41"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5</w:t>
      </w:r>
      <w:r w:rsidR="006C64CF">
        <w:rPr>
          <w:noProof/>
        </w:rPr>
        <w:fldChar w:fldCharType="end"/>
      </w:r>
      <w:bookmarkEnd w:id="40"/>
      <w:r>
        <w:t>. Chicken Creek watershed study area.</w:t>
      </w:r>
      <w:bookmarkEnd w:id="41"/>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42" w:name="_Toc59475500"/>
      <w:r>
        <w:t>Calendar conventions</w:t>
      </w:r>
      <w:bookmarkEnd w:id="42"/>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3" w:name="_Toc59475501"/>
      <w:r>
        <w:t>Water years</w:t>
      </w:r>
      <w:bookmarkEnd w:id="43"/>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4" w:name="_Toc59475502"/>
      <w:r>
        <w:t>Climate data</w:t>
      </w:r>
      <w:bookmarkEnd w:id="44"/>
    </w:p>
    <w:p w14:paraId="4E201698" w14:textId="77777777" w:rsidR="00CB152A" w:rsidRPr="00A06758" w:rsidRDefault="00CB152A" w:rsidP="00A06758"/>
    <w:p w14:paraId="400F9551" w14:textId="77777777" w:rsidR="00CB152A" w:rsidRDefault="00CB152A" w:rsidP="00CB152A">
      <w:pPr>
        <w:pStyle w:val="Heading2"/>
      </w:pPr>
      <w:bookmarkStart w:id="45" w:name="_Toc2858729"/>
      <w:bookmarkStart w:id="46" w:name="_Toc59475503"/>
      <w:r>
        <w:t>Numbered climate scenarios in the model</w:t>
      </w:r>
      <w:bookmarkEnd w:id="45"/>
      <w:bookmarkEnd w:id="46"/>
    </w:p>
    <w:p w14:paraId="30E024EF" w14:textId="77777777" w:rsidR="00823D41" w:rsidRDefault="00823D41" w:rsidP="00823D41">
      <w:pPr>
        <w:pStyle w:val="Body"/>
      </w:pPr>
    </w:p>
    <w:p w14:paraId="21F5BCDE" w14:textId="3F52A79D"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D24E1A">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47" w:name="_Ref6032062"/>
      <w:bookmarkStart w:id="48" w:name="_Ref6033311"/>
      <w:bookmarkStart w:id="49" w:name="_Toc6121576"/>
      <w:r>
        <w:t xml:space="preserve">Table </w:t>
      </w:r>
      <w:bookmarkEnd w:id="47"/>
      <w:r>
        <w:t>1. Numbered climate scenarios</w:t>
      </w:r>
      <w:bookmarkEnd w:id="48"/>
      <w:bookmarkEnd w:id="49"/>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34FDCA67"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0" w:name="_Toc7759621"/>
      <w:bookmarkStart w:id="51" w:name="_Toc59475504"/>
      <w:r>
        <w:t>Monthly and seasonal weather data</w:t>
      </w:r>
      <w:bookmarkEnd w:id="50"/>
      <w:bookmarkEnd w:id="51"/>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2" w:name="_Toc59475505"/>
      <w:r>
        <w:t>Climate data grid</w:t>
      </w:r>
      <w:r w:rsidR="009F132A">
        <w:t>s</w:t>
      </w:r>
      <w:bookmarkEnd w:id="52"/>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3" w:name="_Toc59475506"/>
      <w:r>
        <w:t>The WW2100 climate grid</w:t>
      </w:r>
      <w:bookmarkEnd w:id="53"/>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4" w:name="_Toc59475507"/>
      <w:r>
        <w:t>The v2 climate grid</w:t>
      </w:r>
      <w:bookmarkEnd w:id="54"/>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5" w:name="_Toc59475508"/>
      <w:r>
        <w:t>How climate data is looked up</w:t>
      </w:r>
      <w:bookmarkEnd w:id="55"/>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6" w:name="_Toc59475509"/>
      <w:r>
        <w:t>What is in a climate dataset</w:t>
      </w:r>
      <w:bookmarkEnd w:id="56"/>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7" w:name="_Toc59475510"/>
      <w:r>
        <w:t>Water rights</w:t>
      </w:r>
      <w:bookmarkEnd w:id="57"/>
    </w:p>
    <w:p w14:paraId="7ECEE8A5" w14:textId="77777777" w:rsidR="00D35AF7" w:rsidRDefault="00D35AF7" w:rsidP="00D35AF7">
      <w:pPr>
        <w:pStyle w:val="Heading2"/>
      </w:pPr>
      <w:bookmarkStart w:id="58" w:name="_Toc59475511"/>
      <w:r>
        <w:t>Water rights data</w:t>
      </w:r>
      <w:bookmarkEnd w:id="58"/>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9" w:name="_Toc59475512"/>
      <w:r>
        <w:t>The wr_pods.csv file</w:t>
      </w:r>
      <w:bookmarkEnd w:id="59"/>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0" w:name="_Toc59475513"/>
      <w:r>
        <w:t>The wr_pous.csv file</w:t>
      </w:r>
      <w:bookmarkEnd w:id="60"/>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1" w:name="_Toc59475514"/>
      <w:r>
        <w:t>Adding a water right</w:t>
      </w:r>
      <w:bookmarkEnd w:id="61"/>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2" w:name="_Toc59475515"/>
      <w:r>
        <w:t>Stream flow and stream temperature</w:t>
      </w:r>
      <w:bookmarkEnd w:id="62"/>
    </w:p>
    <w:p w14:paraId="224B0981" w14:textId="77777777" w:rsidR="008C7362" w:rsidRDefault="008C7362" w:rsidP="008C7362">
      <w:pPr>
        <w:pStyle w:val="Heading2"/>
      </w:pPr>
      <w:bookmarkStart w:id="63" w:name="_Toc50800503"/>
      <w:bookmarkStart w:id="64" w:name="_Toc54090937"/>
      <w:bookmarkStart w:id="65" w:name="_Toc59475516"/>
      <w:r>
        <w:t>Water parcels</w:t>
      </w:r>
      <w:bookmarkEnd w:id="63"/>
      <w:bookmarkEnd w:id="64"/>
      <w:bookmarkEnd w:id="65"/>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6" w:name="_Toc59475517"/>
      <w:r>
        <w:t>Daily water mass and energy balance</w:t>
      </w:r>
      <w:bookmarkEnd w:id="66"/>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7" w:name="_Toc59475518"/>
      <w:r>
        <w:t>Estimating the rate of flow</w:t>
      </w:r>
      <w:r w:rsidR="006A13B7">
        <w:t xml:space="preserve"> </w:t>
      </w:r>
      <w:r>
        <w:t>in a stream reach</w:t>
      </w:r>
      <w:bookmarkEnd w:id="67"/>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8" w:name="_Toc59475519"/>
      <w:r>
        <w:t>Estimating the surface area of the water in a subreach</w:t>
      </w:r>
      <w:bookmarkEnd w:id="68"/>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9" w:name="_Toc59475520"/>
      <w:r>
        <w:t>Water temperature from thermal energy</w:t>
      </w:r>
      <w:bookmarkEnd w:id="69"/>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70" w:name="_Toc59475521"/>
      <w:r>
        <w:t>Initial conditions for Flow: the IC file</w:t>
      </w:r>
      <w:bookmarkEnd w:id="70"/>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71" w:name="_Toc59475522"/>
      <w:r>
        <w:t>Boundary conditions for stream water temperature</w:t>
      </w:r>
      <w:bookmarkEnd w:id="71"/>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2" w:name="_Toc59475523"/>
      <w:r>
        <w:t>Thermal stratification in reservoirs</w:t>
      </w:r>
      <w:bookmarkEnd w:id="72"/>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3" w:name="_Toc59475524"/>
      <w:r>
        <w:t>Thermal loading</w:t>
      </w:r>
      <w:bookmarkEnd w:id="73"/>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4" w:name="_Toc59475525"/>
      <w:r>
        <w:t>Reservoirs</w:t>
      </w:r>
      <w:bookmarkEnd w:id="74"/>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5" w:name="_Toc59475526"/>
      <w:r>
        <w:t>Reservoir data</w:t>
      </w:r>
      <w:bookmarkEnd w:id="75"/>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6" w:name="_Toc59475527"/>
      <w:r>
        <w:t>Reservoir data sources</w:t>
      </w:r>
      <w:bookmarkEnd w:id="76"/>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77" w:name="_Toc59475528"/>
      <w:r>
        <w:t>Creating a new study area</w:t>
      </w:r>
      <w:r w:rsidR="00A55502">
        <w:t xml:space="preserve"> from a watershed within the WRB</w:t>
      </w:r>
      <w:bookmarkEnd w:id="7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67A1C8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24E1A">
        <w:t xml:space="preserve">Figure </w:t>
      </w:r>
      <w:r w:rsidR="00D24E1A">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8" w:name="_Toc59475529"/>
      <w:r>
        <w:t>Limitations of subbasin simulations</w:t>
      </w:r>
      <w:bookmarkEnd w:id="78"/>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79" w:name="_Toc59475530"/>
      <w:r>
        <w:t>North Santiam study area</w:t>
      </w:r>
      <w:bookmarkEnd w:id="79"/>
    </w:p>
    <w:p w14:paraId="24DE991F" w14:textId="77777777" w:rsidR="000C5A18" w:rsidRDefault="000C5A18" w:rsidP="000C5A18"/>
    <w:p w14:paraId="0AA4F828" w14:textId="1F9343B7"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24E1A">
        <w:t xml:space="preserve">Figure </w:t>
      </w:r>
      <w:r w:rsidR="00D24E1A">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lastRenderedPageBreak/>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0" w:name="_Toc59475531"/>
      <w:r>
        <w:rPr>
          <w:rFonts w:eastAsia="Times New Roman"/>
        </w:rPr>
        <w:t>Instream water rights</w:t>
      </w:r>
      <w:bookmarkEnd w:id="8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57927353" w:rsidR="00AE364B" w:rsidRDefault="005C1A69" w:rsidP="005C1A69">
      <w:pPr>
        <w:pStyle w:val="Caption"/>
      </w:pPr>
      <w:bookmarkStart w:id="81"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24E1A">
        <w:rPr>
          <w:noProof/>
        </w:rPr>
        <w:t>6</w:t>
      </w:r>
      <w:r w:rsidR="000B183E">
        <w:rPr>
          <w:noProof/>
        </w:rPr>
        <w:fldChar w:fldCharType="end"/>
      </w:r>
      <w:r>
        <w:t xml:space="preserve">. Instream water rights in </w:t>
      </w:r>
      <w:r w:rsidR="00077987">
        <w:t>the North Santiam watershed</w:t>
      </w:r>
      <w:bookmarkEnd w:id="81"/>
    </w:p>
    <w:p w14:paraId="0FD5899C" w14:textId="77777777" w:rsidR="0092040E" w:rsidRDefault="0092040E" w:rsidP="0092040E"/>
    <w:p w14:paraId="0E0CDFE5" w14:textId="77777777" w:rsidR="00B91F45" w:rsidRDefault="00B47486" w:rsidP="00B91F45">
      <w:pPr>
        <w:pStyle w:val="Heading2"/>
      </w:pPr>
      <w:bookmarkStart w:id="82" w:name="_Toc59475532"/>
      <w:r>
        <w:t xml:space="preserve">Municipal </w:t>
      </w:r>
      <w:r w:rsidR="00057A5D">
        <w:t>w</w:t>
      </w:r>
      <w:r>
        <w:t xml:space="preserve">ater </w:t>
      </w:r>
      <w:r w:rsidR="00D97755">
        <w:t>r</w:t>
      </w:r>
      <w:r>
        <w:t>ights</w:t>
      </w:r>
      <w:bookmarkEnd w:id="82"/>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3" w:name="_Toc59475533"/>
      <w:r>
        <w:t>McKenzie Basin Wetlands Study</w:t>
      </w:r>
      <w:bookmarkEnd w:id="83"/>
    </w:p>
    <w:p w14:paraId="79498AD8" w14:textId="77777777" w:rsidR="00736461" w:rsidRPr="00D97CDA" w:rsidRDefault="00736461" w:rsidP="00A8214A"/>
    <w:p w14:paraId="2403DDA0" w14:textId="063D759E" w:rsidR="00275338" w:rsidRDefault="003613A1" w:rsidP="00A8214A">
      <w:pPr>
        <w:pStyle w:val="Heading2"/>
      </w:pPr>
      <w:bookmarkStart w:id="84" w:name="_Toc59475534"/>
      <w:r>
        <w:t xml:space="preserve">Project </w:t>
      </w:r>
      <w:r w:rsidR="00DC262D">
        <w:t>Overview</w:t>
      </w:r>
      <w:bookmarkEnd w:id="84"/>
    </w:p>
    <w:p w14:paraId="6C66CC56" w14:textId="1C99B4A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24E1A">
        <w:t xml:space="preserve">Figure </w:t>
      </w:r>
      <w:r w:rsidR="00D24E1A">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 xml:space="preserve">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t>
      </w:r>
      <w:r>
        <w:lastRenderedPageBreak/>
        <w:t>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206EEEB9" w:rsidR="00275338" w:rsidRDefault="009767A5" w:rsidP="00A8214A">
      <w:pPr>
        <w:pStyle w:val="Caption"/>
      </w:pPr>
      <w:bookmarkStart w:id="85" w:name="_Ref48282850"/>
      <w:bookmarkStart w:id="86" w:name="_Toc53219839"/>
      <w:r>
        <w:t xml:space="preserve">Figure </w:t>
      </w:r>
      <w:fldSimple w:instr=" SEQ Figure \* ARABIC ">
        <w:r w:rsidR="00D24E1A">
          <w:rPr>
            <w:noProof/>
          </w:rPr>
          <w:t>7</w:t>
        </w:r>
      </w:fldSimple>
      <w:bookmarkEnd w:id="85"/>
      <w:r>
        <w:t>. McKenzie basin in CW3M screen capture</w:t>
      </w:r>
      <w:bookmarkEnd w:id="86"/>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535DCEE" w:rsidR="004D33B7" w:rsidRDefault="009767A5" w:rsidP="00A8214A">
      <w:pPr>
        <w:pStyle w:val="Caption"/>
      </w:pPr>
      <w:bookmarkStart w:id="87" w:name="_Ref48282776"/>
      <w:bookmarkStart w:id="88" w:name="_Ref48282732"/>
      <w:bookmarkStart w:id="89" w:name="_Toc53219840"/>
      <w:r>
        <w:t xml:space="preserve">Figure </w:t>
      </w:r>
      <w:fldSimple w:instr=" SEQ Figure \* ARABIC ">
        <w:r w:rsidR="00D24E1A">
          <w:rPr>
            <w:noProof/>
          </w:rPr>
          <w:t>8</w:t>
        </w:r>
      </w:fldSimple>
      <w:bookmarkEnd w:id="87"/>
      <w:r>
        <w:t>. Wetlands in the lower McKenzie basin, with their WETL_ID attribute values</w:t>
      </w:r>
      <w:bookmarkEnd w:id="88"/>
      <w:bookmarkEnd w:id="89"/>
    </w:p>
    <w:p w14:paraId="364BDC9E" w14:textId="77777777" w:rsidR="004D33B7" w:rsidRDefault="004D33B7" w:rsidP="00275338"/>
    <w:p w14:paraId="6EF95807" w14:textId="5E566C26" w:rsidR="003613A1" w:rsidRDefault="003613A1" w:rsidP="00A8214A">
      <w:pPr>
        <w:pStyle w:val="Heading2"/>
      </w:pPr>
      <w:bookmarkStart w:id="90" w:name="_Toc59475535"/>
      <w:r>
        <w:t>Model and Simulation Overview</w:t>
      </w:r>
      <w:bookmarkEnd w:id="90"/>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1" w:name="_Toc59475536"/>
      <w:r>
        <w:t>McKenzie wetlands in the initial versions of the IDU, HRU, and Reach data layers</w:t>
      </w:r>
      <w:bookmarkEnd w:id="91"/>
    </w:p>
    <w:p w14:paraId="79661602" w14:textId="0913CBCE"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24E1A">
        <w:t xml:space="preserve">Figure </w:t>
      </w:r>
      <w:r w:rsidR="00D24E1A">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2" w:name="_Toc49175988"/>
      <w:bookmarkStart w:id="93" w:name="_Toc59475537"/>
      <w:r>
        <w:t>Data changes for better representation of wetlands</w:t>
      </w:r>
      <w:bookmarkEnd w:id="92"/>
      <w:bookmarkEnd w:id="93"/>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 xml:space="preserve">2. Develop a shapefile which represents historic, current, and potential future wetlands, divided into polygons by LULC_B values.  Intersect that shapefile with the existing IDU shapefile to produce a new </w:t>
      </w:r>
      <w:r>
        <w:lastRenderedPageBreak/>
        <w:t>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4" w:name="_Toc59475538"/>
      <w:r>
        <w:t xml:space="preserve">Projection, </w:t>
      </w:r>
      <w:r w:rsidR="006F174A">
        <w:t>Calendar</w:t>
      </w:r>
      <w:r>
        <w:t>,</w:t>
      </w:r>
      <w:r w:rsidR="006F174A">
        <w:t xml:space="preserve"> and </w:t>
      </w:r>
      <w:r w:rsidR="009D540F">
        <w:t>Units</w:t>
      </w:r>
      <w:bookmarkEnd w:id="94"/>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95" w:name="_Toc59475539"/>
      <w:r>
        <w:t>Simulation of changes in wetlands over time</w:t>
      </w:r>
      <w:bookmarkEnd w:id="95"/>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6" w:name="_Toc59475540"/>
      <w:r>
        <w:t xml:space="preserve">How wetlands </w:t>
      </w:r>
      <w:r w:rsidR="000806A1">
        <w:t>are</w:t>
      </w:r>
      <w:r>
        <w:t xml:space="preserve"> represented</w:t>
      </w:r>
      <w:r w:rsidR="006D6388">
        <w:t xml:space="preserve"> in the model</w:t>
      </w:r>
      <w:bookmarkEnd w:id="96"/>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w:t>
      </w:r>
      <w:r>
        <w:lastRenderedPageBreak/>
        <w:t xml:space="preserve">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lastRenderedPageBreak/>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97" w:name="_Toc59475541"/>
      <w:r>
        <w:t>Attributes of interest in the wetlands study</w:t>
      </w:r>
      <w:bookmarkEnd w:id="97"/>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8" w:name="_Toc59475542"/>
      <w:r>
        <w:t>A WETNESS attribute</w:t>
      </w:r>
      <w:bookmarkEnd w:id="98"/>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99" w:name="_Toc59475543"/>
      <w:r>
        <w:t>Calculating the exchange of water between the wetland and the reach</w:t>
      </w:r>
      <w:bookmarkEnd w:id="99"/>
    </w:p>
    <w:p w14:paraId="71419F3E" w14:textId="001ADEBC" w:rsidR="00871F69" w:rsidRDefault="00871F69" w:rsidP="00871F69">
      <w:pPr>
        <w:pStyle w:val="Heading3"/>
      </w:pPr>
      <w:bookmarkStart w:id="100" w:name="_Toc59475544"/>
      <w:r>
        <w:t xml:space="preserve">Wetland </w:t>
      </w:r>
      <w:r w:rsidR="007A55EC">
        <w:t xml:space="preserve">IDU </w:t>
      </w:r>
      <w:r>
        <w:t>parameters</w:t>
      </w:r>
      <w:bookmarkEnd w:id="100"/>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01" w:name="_Toc59475545"/>
      <w:r>
        <w:t>Reach parameters</w:t>
      </w:r>
      <w:bookmarkEnd w:id="101"/>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02" w:name="_Toc59475546"/>
      <w:r>
        <w:t>Loss (or gain) of wetlands</w:t>
      </w:r>
      <w:bookmarkEnd w:id="102"/>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03" w:name="_Toc59475547"/>
      <w:r>
        <w:t>Reality check</w:t>
      </w:r>
      <w:bookmarkEnd w:id="103"/>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7F8FED87" w:rsidR="006D6388" w:rsidRDefault="006D6388" w:rsidP="006D6388"/>
    <w:p w14:paraId="630C60EC" w14:textId="373158C1" w:rsidR="005F3164" w:rsidRDefault="005F3164" w:rsidP="006D6388"/>
    <w:p w14:paraId="7B26BEC6" w14:textId="1F71396C" w:rsidR="003655CF" w:rsidRDefault="00914CB4" w:rsidP="006D6388">
      <w:pPr>
        <w:rPr>
          <w:noProof/>
        </w:rPr>
      </w:pPr>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p>
    <w:p w14:paraId="65FB1B87" w14:textId="77777777" w:rsidR="00E869F7" w:rsidRDefault="00E869F7" w:rsidP="006D6388"/>
    <w:p w14:paraId="1845E1E7" w14:textId="3E267FA1" w:rsidR="00E869F7" w:rsidRDefault="00E869F7" w:rsidP="006D6388">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1540"/>
                    </a:xfrm>
                    <a:prstGeom prst="rect">
                      <a:avLst/>
                    </a:prstGeom>
                  </pic:spPr>
                </pic:pic>
              </a:graphicData>
            </a:graphic>
          </wp:inline>
        </w:drawing>
      </w:r>
    </w:p>
    <w:p w14:paraId="38E34BDD" w14:textId="7861F535" w:rsidR="007E57E4" w:rsidRDefault="007E57E4" w:rsidP="006D6388"/>
    <w:p w14:paraId="6108DC47" w14:textId="1FD168E9" w:rsidR="007E57E4" w:rsidRDefault="00B22A8A" w:rsidP="007E57E4">
      <w:pPr>
        <w:pStyle w:val="Heading2"/>
      </w:pPr>
      <w:bookmarkStart w:id="104" w:name="_Toc59475548"/>
      <w:r>
        <w:t>High Cascades Springs</w:t>
      </w:r>
      <w:bookmarkEnd w:id="104"/>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5" w:name="_Toc59475549"/>
      <w:r>
        <w:t>Calibration</w:t>
      </w:r>
      <w:r w:rsidR="00B06ED6">
        <w:t xml:space="preserve"> and simulation skill</w:t>
      </w:r>
      <w:bookmarkEnd w:id="105"/>
    </w:p>
    <w:p w14:paraId="72382DEC" w14:textId="643B2D1C" w:rsidR="00081FEC" w:rsidRDefault="00081FEC" w:rsidP="00081FEC">
      <w:r>
        <w:t>For evaluating the model’s skill at simulating streamflows, we use 4 statistics recommended by Moriasi et al. (2007, 2015; see especially Table 5, pp 1771-2 in the 2015 pub).  These “Moriasi statistics” are NSE, PBIAS, RSR, and R</w:t>
      </w:r>
      <w:r>
        <w:rPr>
          <w:vertAlign w:val="superscript"/>
        </w:rPr>
        <w:t>2</w:t>
      </w:r>
      <w:r>
        <w:t>.  For stream temperatures, we substitute MAE for RSR.</w:t>
      </w:r>
    </w:p>
    <w:p w14:paraId="4D3E7CB0" w14:textId="77777777" w:rsidR="00081FEC" w:rsidRPr="002D591A" w:rsidRDefault="00081FEC" w:rsidP="002D591A"/>
    <w:p w14:paraId="08A0E44B" w14:textId="17E2BFE6" w:rsidR="00A81ED1" w:rsidRDefault="00872B5B" w:rsidP="00A81ED1">
      <w:ins w:id="106" w:author="David Conklin" w:date="2020-12-26T08:25:00Z">
        <w:r>
          <w:t>C</w:t>
        </w:r>
      </w:ins>
      <w:del w:id="107" w:author="David Conklin" w:date="2020-12-26T08:25:00Z">
        <w:r w:rsidR="00A81ED1" w:rsidDel="00872B5B">
          <w:delText>Initial c</w:delText>
        </w:r>
      </w:del>
      <w:r w:rsidR="00A81ED1">
        <w:t>alibration of CW3M for the McKenzie basin, done through 1</w:t>
      </w:r>
      <w:r w:rsidR="005160F8">
        <w:t>2/</w:t>
      </w:r>
      <w:ins w:id="108" w:author="David Conklin" w:date="2020-12-26T08:25:00Z">
        <w:r>
          <w:t>26</w:t>
        </w:r>
      </w:ins>
      <w:del w:id="109" w:author="David Conklin" w:date="2020-12-26T08:25:00Z">
        <w:r w:rsidR="00CC3A0F" w:rsidDel="00872B5B">
          <w:delText>7</w:delText>
        </w:r>
      </w:del>
      <w:r w:rsidR="00A81ED1">
        <w:t xml:space="preserve">/20 for the EPA-funded study, </w:t>
      </w:r>
      <w:r w:rsidR="005160F8">
        <w:t xml:space="preserve">has </w:t>
      </w:r>
      <w:ins w:id="110" w:author="David Conklin" w:date="2020-12-26T08:25:00Z">
        <w:r>
          <w:t xml:space="preserve">generally </w:t>
        </w:r>
      </w:ins>
      <w:r w:rsidR="00A81ED1">
        <w:t>yield</w:t>
      </w:r>
      <w:r w:rsidR="005160F8">
        <w:t>ed</w:t>
      </w:r>
      <w:del w:id="111" w:author="David Conklin" w:date="2020-12-26T08:25:00Z">
        <w:r w:rsidR="00A81ED1" w:rsidDel="00872B5B">
          <w:delText xml:space="preserve"> mixed</w:delText>
        </w:r>
      </w:del>
      <w:r w:rsidR="00A81ED1">
        <w:t xml:space="preserve"> good</w:t>
      </w:r>
      <w:del w:id="112" w:author="David Conklin" w:date="2020-12-26T08:25:00Z">
        <w:r w:rsidR="00A81ED1" w:rsidDel="00872B5B">
          <w:delText xml:space="preserve"> and bad</w:delText>
        </w:r>
      </w:del>
      <w:r w:rsidR="00A81ED1">
        <w:t xml:space="preserve"> skill statistics.</w:t>
      </w:r>
      <w:ins w:id="113" w:author="David Conklin" w:date="2020-12-26T08:26:00Z">
        <w:r>
          <w:t xml:space="preserve">  There are </w:t>
        </w:r>
      </w:ins>
      <w:ins w:id="114" w:author="David Conklin" w:date="2020-12-26T08:27:00Z">
        <w:r>
          <w:t>some</w:t>
        </w:r>
      </w:ins>
      <w:ins w:id="115" w:author="David Conklin" w:date="2020-12-26T08:26:00Z">
        <w:r>
          <w:t xml:space="preserve"> exceptions, which are discussed in a later section of this document.</w:t>
        </w:r>
      </w:ins>
      <w:r w:rsidR="00B64193">
        <w:t xml:space="preserve">  Simulated monthly flows for 2010-18 at </w:t>
      </w:r>
      <w:ins w:id="116" w:author="David Conklin" w:date="2020-12-26T08:27:00Z">
        <w:r>
          <w:t>8</w:t>
        </w:r>
      </w:ins>
      <w:del w:id="117" w:author="David Conklin" w:date="2020-12-26T08:27:00Z">
        <w:r w:rsidR="00B64193" w:rsidDel="00872B5B">
          <w:delText>7</w:delText>
        </w:r>
      </w:del>
      <w:r w:rsidR="00B64193">
        <w:t xml:space="preserve"> of the 13 gages listed above match the gage records well enough to rate </w:t>
      </w:r>
      <w:r w:rsidR="003D64A1">
        <w:t xml:space="preserve">generally </w:t>
      </w:r>
      <w:r w:rsidR="00B64193">
        <w:t xml:space="preserve">satisfactory or better, using the Moriasi skill criteria (Moriasi et al. 2007, 2015).  Simulated flows at the other </w:t>
      </w:r>
      <w:ins w:id="118" w:author="David Conklin" w:date="2020-12-26T08:34:00Z">
        <w:r w:rsidR="003C4378">
          <w:t>5</w:t>
        </w:r>
      </w:ins>
      <w:del w:id="119" w:author="David Conklin" w:date="2020-12-26T08:28:00Z">
        <w:r w:rsidR="00B64193" w:rsidDel="00872B5B">
          <w:delText>6</w:delText>
        </w:r>
      </w:del>
      <w:r w:rsidR="00B64193">
        <w:t xml:space="preserve">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001A3981" w:rsidR="00081FEC" w:rsidRPr="0064217D" w:rsidRDefault="00081FEC" w:rsidP="0064217D">
      <w:pPr>
        <w:numPr>
          <w:ilvl w:val="0"/>
          <w:numId w:val="3"/>
        </w:num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  We use MAE in deg C to indicate the </w:t>
      </w:r>
      <w:r w:rsidR="005A069A">
        <w:t>uncertainty</w:t>
      </w:r>
      <w:r w:rsidR="00BE0485">
        <w:t xml:space="preserve"> in simulated stream temperatures.</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3857B0EB" w:rsidR="00A81ED1" w:rsidRDefault="00F81EFD" w:rsidP="00A81ED1">
      <w:r>
        <w:lastRenderedPageBreak/>
        <w:t xml:space="preserve">Flow locations with </w:t>
      </w:r>
      <w:r w:rsidR="00961DC2">
        <w:t xml:space="preserve">generally </w:t>
      </w:r>
      <w:r>
        <w:t xml:space="preserve">satisfactory or better simulation skill grades, as of </w:t>
      </w:r>
      <w:del w:id="120" w:author="David Conklin" w:date="2020-12-26T08:41:00Z">
        <w:r w:rsidDel="00610219">
          <w:delText xml:space="preserve">CW3M version </w:delText>
        </w:r>
      </w:del>
      <w:ins w:id="121" w:author="David Conklin" w:date="2020-12-26T08:41:00Z">
        <w:r w:rsidR="00610219">
          <w:t>12/26/20</w:t>
        </w:r>
      </w:ins>
      <w:del w:id="122" w:author="David Conklin" w:date="2020-12-26T08:35:00Z">
        <w:r w:rsidR="00CD73D7" w:rsidDel="003C4378">
          <w:delText>1</w:delText>
        </w:r>
        <w:r w:rsidR="009062DF" w:rsidDel="003C4378">
          <w:delText>51</w:delText>
        </w:r>
      </w:del>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123" w:author="David Conklin" w:date="2020-12-26T08:36:00Z"/>
        </w:trPr>
        <w:tc>
          <w:tcPr>
            <w:tcW w:w="0" w:type="auto"/>
          </w:tcPr>
          <w:p w14:paraId="04764EBE" w14:textId="079AC6CF" w:rsidR="003C4378" w:rsidRDefault="003C4378" w:rsidP="003C4378">
            <w:pPr>
              <w:rPr>
                <w:ins w:id="124" w:author="David Conklin" w:date="2020-12-26T08:36:00Z"/>
              </w:rPr>
            </w:pPr>
            <w:ins w:id="125" w:author="David Conklin" w:date="2020-12-26T08:36:00Z">
              <w:r>
                <w:t>14158500</w:t>
              </w:r>
            </w:ins>
          </w:p>
        </w:tc>
        <w:tc>
          <w:tcPr>
            <w:tcW w:w="0" w:type="auto"/>
          </w:tcPr>
          <w:p w14:paraId="49B77E14" w14:textId="57C9B1D7" w:rsidR="003C4378" w:rsidRDefault="003C4378" w:rsidP="003C4378">
            <w:pPr>
              <w:rPr>
                <w:ins w:id="126" w:author="David Conklin" w:date="2020-12-26T08:36:00Z"/>
              </w:rPr>
            </w:pPr>
            <w:ins w:id="127" w:author="David Conklin" w:date="2020-12-26T08:36:00Z">
              <w:r>
                <w:t>23773373</w:t>
              </w:r>
            </w:ins>
          </w:p>
        </w:tc>
        <w:tc>
          <w:tcPr>
            <w:tcW w:w="0" w:type="auto"/>
          </w:tcPr>
          <w:p w14:paraId="1F6CA1CE" w14:textId="49A75C9B" w:rsidR="003C4378" w:rsidRDefault="003C4378" w:rsidP="003C4378">
            <w:pPr>
              <w:rPr>
                <w:ins w:id="128" w:author="David Conklin" w:date="2020-12-26T08:36:00Z"/>
              </w:rPr>
            </w:pPr>
            <w:ins w:id="129" w:author="David Conklin" w:date="2020-12-26T08:36:00Z">
              <w:r>
                <w:t>MCKENZIE RIVER AT OUTLET OF CLEAR LAKE</w:t>
              </w:r>
            </w:ins>
            <w:ins w:id="130" w:author="David Conklin" w:date="2020-12-26T08:41:00Z">
              <w:r w:rsidR="00610219">
                <w:t xml:space="preserve"> (C202)</w:t>
              </w:r>
            </w:ins>
          </w:p>
        </w:tc>
        <w:tc>
          <w:tcPr>
            <w:tcW w:w="0" w:type="auto"/>
          </w:tcPr>
          <w:p w14:paraId="25881BD4" w14:textId="0F574B12" w:rsidR="003C4378" w:rsidRDefault="003C4378" w:rsidP="003C4378">
            <w:pPr>
              <w:rPr>
                <w:ins w:id="131" w:author="David Conklin" w:date="2020-12-26T08:36:00Z"/>
              </w:rPr>
            </w:pPr>
            <w:ins w:id="132" w:author="David Conklin" w:date="2020-12-26T08:36:00Z">
              <w:r>
                <w:t>%bias</w:t>
              </w:r>
            </w:ins>
          </w:p>
        </w:tc>
        <w:tc>
          <w:tcPr>
            <w:tcW w:w="0" w:type="auto"/>
          </w:tcPr>
          <w:p w14:paraId="71A04C22" w14:textId="5D49A493" w:rsidR="003C4378" w:rsidRDefault="003C4378" w:rsidP="003C4378">
            <w:pPr>
              <w:rPr>
                <w:ins w:id="133" w:author="David Conklin" w:date="2020-12-26T08:36:00Z"/>
              </w:rPr>
            </w:pPr>
            <w:ins w:id="134" w:author="David Conklin" w:date="2020-12-26T08:36:00Z">
              <w:r>
                <w:t>-</w:t>
              </w:r>
              <w:r>
                <w:t>0.</w:t>
              </w:r>
            </w:ins>
            <w:ins w:id="135" w:author="David Conklin" w:date="2020-12-26T08:38:00Z">
              <w:r>
                <w:t>3</w:t>
              </w:r>
            </w:ins>
            <w:ins w:id="136" w:author="David Conklin" w:date="2020-12-26T08:36:00Z">
              <w:r>
                <w:t>%</w:t>
              </w:r>
            </w:ins>
          </w:p>
        </w:tc>
        <w:tc>
          <w:tcPr>
            <w:tcW w:w="0" w:type="auto"/>
          </w:tcPr>
          <w:p w14:paraId="2D95B66E" w14:textId="2B286256" w:rsidR="003C4378" w:rsidRDefault="003C4378" w:rsidP="003C4378">
            <w:pPr>
              <w:rPr>
                <w:ins w:id="137" w:author="David Conklin" w:date="2020-12-26T08:36:00Z"/>
              </w:rPr>
            </w:pPr>
            <w:ins w:id="138" w:author="David Conklin" w:date="2020-12-26T08:36:00Z">
              <w:r>
                <w:t>VG</w:t>
              </w:r>
            </w:ins>
          </w:p>
        </w:tc>
      </w:tr>
      <w:tr w:rsidR="003C4378" w14:paraId="6294A7FE" w14:textId="77777777" w:rsidTr="0064217D">
        <w:trPr>
          <w:ins w:id="139" w:author="David Conklin" w:date="2020-12-26T08:36:00Z"/>
        </w:trPr>
        <w:tc>
          <w:tcPr>
            <w:tcW w:w="0" w:type="auto"/>
          </w:tcPr>
          <w:p w14:paraId="3AAF592B" w14:textId="77777777" w:rsidR="003C4378" w:rsidRDefault="003C4378" w:rsidP="003C4378">
            <w:pPr>
              <w:rPr>
                <w:ins w:id="140" w:author="David Conklin" w:date="2020-12-26T08:36:00Z"/>
              </w:rPr>
            </w:pPr>
          </w:p>
        </w:tc>
        <w:tc>
          <w:tcPr>
            <w:tcW w:w="0" w:type="auto"/>
          </w:tcPr>
          <w:p w14:paraId="73FC91C5" w14:textId="77777777" w:rsidR="003C4378" w:rsidRDefault="003C4378" w:rsidP="003C4378">
            <w:pPr>
              <w:rPr>
                <w:ins w:id="141" w:author="David Conklin" w:date="2020-12-26T08:36:00Z"/>
              </w:rPr>
            </w:pPr>
          </w:p>
        </w:tc>
        <w:tc>
          <w:tcPr>
            <w:tcW w:w="0" w:type="auto"/>
          </w:tcPr>
          <w:p w14:paraId="3B7139E3" w14:textId="77777777" w:rsidR="003C4378" w:rsidRDefault="003C4378" w:rsidP="003C4378">
            <w:pPr>
              <w:rPr>
                <w:ins w:id="142" w:author="David Conklin" w:date="2020-12-26T08:36:00Z"/>
              </w:rPr>
            </w:pPr>
          </w:p>
        </w:tc>
        <w:tc>
          <w:tcPr>
            <w:tcW w:w="0" w:type="auto"/>
          </w:tcPr>
          <w:p w14:paraId="01C6951B" w14:textId="47513643" w:rsidR="003C4378" w:rsidRDefault="003C4378" w:rsidP="003C4378">
            <w:pPr>
              <w:rPr>
                <w:ins w:id="143" w:author="David Conklin" w:date="2020-12-26T08:36:00Z"/>
              </w:rPr>
            </w:pPr>
            <w:ins w:id="144" w:author="David Conklin" w:date="2020-12-26T08:36:00Z">
              <w:r>
                <w:t>NSE</w:t>
              </w:r>
            </w:ins>
          </w:p>
        </w:tc>
        <w:tc>
          <w:tcPr>
            <w:tcW w:w="0" w:type="auto"/>
          </w:tcPr>
          <w:p w14:paraId="3A52E5E8" w14:textId="2E8F4881" w:rsidR="003C4378" w:rsidRDefault="003C4378" w:rsidP="003C4378">
            <w:pPr>
              <w:rPr>
                <w:ins w:id="145" w:author="David Conklin" w:date="2020-12-26T08:36:00Z"/>
              </w:rPr>
            </w:pPr>
            <w:ins w:id="146" w:author="David Conklin" w:date="2020-12-26T08:36:00Z">
              <w:r>
                <w:t>0.</w:t>
              </w:r>
            </w:ins>
            <w:ins w:id="147" w:author="David Conklin" w:date="2020-12-26T08:38:00Z">
              <w:r>
                <w:t>70</w:t>
              </w:r>
            </w:ins>
          </w:p>
        </w:tc>
        <w:tc>
          <w:tcPr>
            <w:tcW w:w="0" w:type="auto"/>
          </w:tcPr>
          <w:p w14:paraId="194AB87F" w14:textId="172E4141" w:rsidR="003C4378" w:rsidRDefault="003C4378" w:rsidP="003C4378">
            <w:pPr>
              <w:rPr>
                <w:ins w:id="148" w:author="David Conklin" w:date="2020-12-26T08:36:00Z"/>
              </w:rPr>
            </w:pPr>
            <w:ins w:id="149" w:author="David Conklin" w:date="2020-12-26T08:36:00Z">
              <w:r>
                <w:t>S</w:t>
              </w:r>
            </w:ins>
          </w:p>
        </w:tc>
      </w:tr>
      <w:tr w:rsidR="003C4378" w14:paraId="5ACED436" w14:textId="77777777" w:rsidTr="0064217D">
        <w:trPr>
          <w:ins w:id="150" w:author="David Conklin" w:date="2020-12-26T08:36:00Z"/>
        </w:trPr>
        <w:tc>
          <w:tcPr>
            <w:tcW w:w="0" w:type="auto"/>
          </w:tcPr>
          <w:p w14:paraId="00F25948" w14:textId="77777777" w:rsidR="003C4378" w:rsidRDefault="003C4378" w:rsidP="003C4378">
            <w:pPr>
              <w:rPr>
                <w:ins w:id="151" w:author="David Conklin" w:date="2020-12-26T08:36:00Z"/>
              </w:rPr>
            </w:pPr>
          </w:p>
        </w:tc>
        <w:tc>
          <w:tcPr>
            <w:tcW w:w="0" w:type="auto"/>
          </w:tcPr>
          <w:p w14:paraId="6C57E0A4" w14:textId="77777777" w:rsidR="003C4378" w:rsidRDefault="003C4378" w:rsidP="003C4378">
            <w:pPr>
              <w:rPr>
                <w:ins w:id="152" w:author="David Conklin" w:date="2020-12-26T08:36:00Z"/>
              </w:rPr>
            </w:pPr>
          </w:p>
        </w:tc>
        <w:tc>
          <w:tcPr>
            <w:tcW w:w="0" w:type="auto"/>
          </w:tcPr>
          <w:p w14:paraId="0251EA58" w14:textId="77777777" w:rsidR="003C4378" w:rsidRDefault="003C4378" w:rsidP="003C4378">
            <w:pPr>
              <w:rPr>
                <w:ins w:id="153" w:author="David Conklin" w:date="2020-12-26T08:36:00Z"/>
              </w:rPr>
            </w:pPr>
          </w:p>
        </w:tc>
        <w:tc>
          <w:tcPr>
            <w:tcW w:w="0" w:type="auto"/>
          </w:tcPr>
          <w:p w14:paraId="1B97ED3D" w14:textId="648A1E32" w:rsidR="003C4378" w:rsidRDefault="003C4378" w:rsidP="003C4378">
            <w:pPr>
              <w:rPr>
                <w:ins w:id="154" w:author="David Conklin" w:date="2020-12-26T08:36:00Z"/>
              </w:rPr>
            </w:pPr>
            <w:ins w:id="155" w:author="David Conklin" w:date="2020-12-26T08:36:00Z">
              <w:r>
                <w:t>RSR</w:t>
              </w:r>
            </w:ins>
          </w:p>
        </w:tc>
        <w:tc>
          <w:tcPr>
            <w:tcW w:w="0" w:type="auto"/>
          </w:tcPr>
          <w:p w14:paraId="2E750AA4" w14:textId="49825E03" w:rsidR="003C4378" w:rsidRDefault="003C4378" w:rsidP="003C4378">
            <w:pPr>
              <w:rPr>
                <w:ins w:id="156" w:author="David Conklin" w:date="2020-12-26T08:36:00Z"/>
              </w:rPr>
            </w:pPr>
            <w:ins w:id="157" w:author="David Conklin" w:date="2020-12-26T08:36:00Z">
              <w:r>
                <w:t>0.5</w:t>
              </w:r>
            </w:ins>
            <w:ins w:id="158" w:author="David Conklin" w:date="2020-12-26T08:38:00Z">
              <w:r>
                <w:t>5</w:t>
              </w:r>
            </w:ins>
          </w:p>
        </w:tc>
        <w:tc>
          <w:tcPr>
            <w:tcW w:w="0" w:type="auto"/>
          </w:tcPr>
          <w:p w14:paraId="5B25F903" w14:textId="45EC866D" w:rsidR="003C4378" w:rsidRDefault="003C4378" w:rsidP="003C4378">
            <w:pPr>
              <w:rPr>
                <w:ins w:id="159" w:author="David Conklin" w:date="2020-12-26T08:36:00Z"/>
              </w:rPr>
            </w:pPr>
            <w:ins w:id="160" w:author="David Conklin" w:date="2020-12-26T08:36:00Z">
              <w:r>
                <w:t>G</w:t>
              </w:r>
            </w:ins>
          </w:p>
        </w:tc>
      </w:tr>
      <w:tr w:rsidR="003C4378" w14:paraId="5C159B3F" w14:textId="77777777" w:rsidTr="0064217D">
        <w:trPr>
          <w:ins w:id="161" w:author="David Conklin" w:date="2020-12-26T08:36:00Z"/>
        </w:trPr>
        <w:tc>
          <w:tcPr>
            <w:tcW w:w="0" w:type="auto"/>
          </w:tcPr>
          <w:p w14:paraId="45AE1D77" w14:textId="77777777" w:rsidR="003C4378" w:rsidRDefault="003C4378" w:rsidP="003C4378">
            <w:pPr>
              <w:rPr>
                <w:ins w:id="162" w:author="David Conklin" w:date="2020-12-26T08:36:00Z"/>
              </w:rPr>
            </w:pPr>
          </w:p>
        </w:tc>
        <w:tc>
          <w:tcPr>
            <w:tcW w:w="0" w:type="auto"/>
          </w:tcPr>
          <w:p w14:paraId="43AD3ED0" w14:textId="77777777" w:rsidR="003C4378" w:rsidRDefault="003C4378" w:rsidP="003C4378">
            <w:pPr>
              <w:rPr>
                <w:ins w:id="163" w:author="David Conklin" w:date="2020-12-26T08:36:00Z"/>
              </w:rPr>
            </w:pPr>
          </w:p>
        </w:tc>
        <w:tc>
          <w:tcPr>
            <w:tcW w:w="0" w:type="auto"/>
          </w:tcPr>
          <w:p w14:paraId="684F9092" w14:textId="77777777" w:rsidR="003C4378" w:rsidRDefault="003C4378" w:rsidP="003C4378">
            <w:pPr>
              <w:rPr>
                <w:ins w:id="164" w:author="David Conklin" w:date="2020-12-26T08:36:00Z"/>
              </w:rPr>
            </w:pPr>
          </w:p>
        </w:tc>
        <w:tc>
          <w:tcPr>
            <w:tcW w:w="0" w:type="auto"/>
          </w:tcPr>
          <w:p w14:paraId="4F6A172A" w14:textId="1DEDD5A6" w:rsidR="003C4378" w:rsidRDefault="003C4378" w:rsidP="003C4378">
            <w:pPr>
              <w:rPr>
                <w:ins w:id="165" w:author="David Conklin" w:date="2020-12-26T08:36:00Z"/>
              </w:rPr>
            </w:pPr>
            <w:ins w:id="166" w:author="David Conklin" w:date="2020-12-26T08:36:00Z">
              <w:r>
                <w:t>R2</w:t>
              </w:r>
            </w:ins>
          </w:p>
        </w:tc>
        <w:tc>
          <w:tcPr>
            <w:tcW w:w="0" w:type="auto"/>
          </w:tcPr>
          <w:p w14:paraId="34079634" w14:textId="034DCC46" w:rsidR="003C4378" w:rsidRDefault="003C4378" w:rsidP="003C4378">
            <w:pPr>
              <w:rPr>
                <w:ins w:id="167" w:author="David Conklin" w:date="2020-12-26T08:36:00Z"/>
              </w:rPr>
            </w:pPr>
            <w:ins w:id="168" w:author="David Conklin" w:date="2020-12-26T08:36:00Z">
              <w:r>
                <w:t>0.7</w:t>
              </w:r>
            </w:ins>
            <w:ins w:id="169" w:author="David Conklin" w:date="2020-12-26T08:38:00Z">
              <w:r>
                <w:t>0</w:t>
              </w:r>
            </w:ins>
          </w:p>
        </w:tc>
        <w:tc>
          <w:tcPr>
            <w:tcW w:w="0" w:type="auto"/>
          </w:tcPr>
          <w:p w14:paraId="221A0A9B" w14:textId="0C081530" w:rsidR="003C4378" w:rsidRDefault="003C4378" w:rsidP="003C4378">
            <w:pPr>
              <w:rPr>
                <w:ins w:id="170" w:author="David Conklin" w:date="2020-12-26T08:36:00Z"/>
              </w:rPr>
            </w:pPr>
            <w:ins w:id="171"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0CFCA9F4" w:rsidR="003C4378" w:rsidRDefault="003C4378" w:rsidP="003C4378">
            <w:r>
              <w:t>SMITH R ABV SMITH R RESV</w:t>
            </w:r>
            <w:ins w:id="172" w:author="David Conklin" w:date="2020-12-26T08:39:00Z">
              <w:r>
                <w:t xml:space="preserve"> (C196)</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173" w:author="David Conklin" w:date="2020-12-26T08:40:00Z">
              <w:r>
                <w:t>-0.7</w:t>
              </w:r>
            </w:ins>
            <w:del w:id="174"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175" w:author="David Conklin" w:date="2020-12-26T08:40:00Z">
              <w:r>
                <w:t>70</w:t>
              </w:r>
            </w:ins>
            <w:del w:id="176"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177" w:author="David Conklin" w:date="2020-12-26T08:40:00Z">
              <w:r>
                <w:t>3</w:t>
              </w:r>
            </w:ins>
            <w:del w:id="178"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2CC98CFD" w:rsidR="003C4378" w:rsidRDefault="003C4378" w:rsidP="003C4378">
            <w:r>
              <w:t>SO FORK MCKENZIE ABV COUGAR</w:t>
            </w:r>
            <w:ins w:id="179" w:author="David Conklin" w:date="2020-12-26T08:41:00Z">
              <w:r w:rsidR="00610219">
                <w:t xml:space="preserve"> (C201)</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180" w:author="David Conklin" w:date="2020-12-26T08:42:00Z">
              <w:r w:rsidR="00610219">
                <w:t>0.1</w:t>
              </w:r>
            </w:ins>
            <w:del w:id="181" w:author="David Conklin" w:date="2020-12-26T08:42:00Z">
              <w:r w:rsidDel="00610219">
                <w:delText>10.8</w:delText>
              </w:r>
            </w:del>
            <w:r>
              <w:t>%</w:t>
            </w:r>
          </w:p>
        </w:tc>
        <w:tc>
          <w:tcPr>
            <w:tcW w:w="0" w:type="auto"/>
          </w:tcPr>
          <w:p w14:paraId="16CDA108" w14:textId="5F618CDF" w:rsidR="003C4378" w:rsidRDefault="00610219" w:rsidP="003C4378">
            <w:ins w:id="182" w:author="David Conklin" w:date="2020-12-26T08:42:00Z">
              <w:r>
                <w:t>VG</w:t>
              </w:r>
            </w:ins>
            <w:del w:id="183"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184" w:author="David Conklin" w:date="2020-12-26T08:42:00Z">
              <w:r w:rsidR="00610219">
                <w:t>84</w:t>
              </w:r>
            </w:ins>
            <w:del w:id="185" w:author="David Conklin" w:date="2020-12-26T08:41:00Z">
              <w:r w:rsidDel="00610219">
                <w:delText>77</w:delText>
              </w:r>
            </w:del>
          </w:p>
        </w:tc>
        <w:tc>
          <w:tcPr>
            <w:tcW w:w="0" w:type="auto"/>
          </w:tcPr>
          <w:p w14:paraId="5570EC34" w14:textId="34A84123" w:rsidR="003C4378" w:rsidRDefault="00610219" w:rsidP="003C4378">
            <w:ins w:id="186" w:author="David Conklin" w:date="2020-12-26T08:42:00Z">
              <w:r>
                <w:t>VG</w:t>
              </w:r>
            </w:ins>
            <w:del w:id="187"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188" w:author="David Conklin" w:date="2020-12-26T08:42:00Z">
              <w:r w:rsidR="00610219">
                <w:t>0</w:t>
              </w:r>
            </w:ins>
            <w:del w:id="189"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190" w:author="David Conklin" w:date="2020-12-26T08:42:00Z">
              <w:r w:rsidR="00610219">
                <w:t>4</w:t>
              </w:r>
            </w:ins>
            <w:del w:id="191"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16B17A50" w:rsidR="003C4378" w:rsidRDefault="003C4378" w:rsidP="003C4378">
            <w:r>
              <w:t>LOOKOUT CREEK NEAR BLUE RIVER</w:t>
            </w:r>
            <w:ins w:id="192" w:author="David Conklin" w:date="2020-12-26T08:44:00Z">
              <w:r w:rsidR="00610219">
                <w:t xml:space="preserve"> (C201)</w:t>
              </w:r>
            </w:ins>
          </w:p>
        </w:tc>
        <w:tc>
          <w:tcPr>
            <w:tcW w:w="0" w:type="auto"/>
          </w:tcPr>
          <w:p w14:paraId="747FF6B8" w14:textId="58CFA040" w:rsidR="003C4378" w:rsidRDefault="003C4378" w:rsidP="003C4378">
            <w:r>
              <w:t>%bias</w:t>
            </w:r>
          </w:p>
        </w:tc>
        <w:tc>
          <w:tcPr>
            <w:tcW w:w="0" w:type="auto"/>
          </w:tcPr>
          <w:p w14:paraId="6C28E2A8" w14:textId="3D0377B5" w:rsidR="003C4378" w:rsidRDefault="00610219" w:rsidP="003C4378">
            <w:ins w:id="193" w:author="David Conklin" w:date="2020-12-26T08:44:00Z">
              <w:r>
                <w:t>3.7</w:t>
              </w:r>
            </w:ins>
            <w:del w:id="194"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195" w:author="David Conklin" w:date="2020-12-26T08:45:00Z">
              <w:r w:rsidR="00610219">
                <w:t>6</w:t>
              </w:r>
            </w:ins>
            <w:del w:id="196"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197" w:author="David Conklin" w:date="2020-12-26T08:45:00Z">
              <w:r w:rsidR="00610219">
                <w:t>8</w:t>
              </w:r>
            </w:ins>
            <w:del w:id="198"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199" w:author="David Conklin" w:date="2020-12-26T08:45:00Z">
              <w:r w:rsidR="00610219">
                <w:t>6</w:t>
              </w:r>
            </w:ins>
            <w:del w:id="200" w:author="David Conklin" w:date="2020-12-26T08:45:00Z">
              <w:r w:rsidDel="00610219">
                <w:delText>4</w:delText>
              </w:r>
            </w:del>
          </w:p>
        </w:tc>
        <w:tc>
          <w:tcPr>
            <w:tcW w:w="0" w:type="auto"/>
          </w:tcPr>
          <w:p w14:paraId="7F2AC038" w14:textId="7B40A163" w:rsidR="003C4378" w:rsidRDefault="00610219" w:rsidP="003C4378">
            <w:ins w:id="201"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7B9D1863" w:rsidR="003C4378" w:rsidRDefault="003C4378" w:rsidP="003C4378">
            <w:r>
              <w:t>BLUE RIVER AT BLUE RIVER</w:t>
            </w:r>
            <w:ins w:id="202" w:author="David Conklin" w:date="2020-12-26T08:45:00Z">
              <w:r w:rsidR="00610219">
                <w:t xml:space="preserve"> (C201)</w:t>
              </w:r>
            </w:ins>
          </w:p>
        </w:tc>
        <w:tc>
          <w:tcPr>
            <w:tcW w:w="0" w:type="auto"/>
          </w:tcPr>
          <w:p w14:paraId="27506014" w14:textId="7618C4AF" w:rsidR="003C4378" w:rsidRDefault="003C4378" w:rsidP="003C4378">
            <w:r>
              <w:t>%bias</w:t>
            </w:r>
          </w:p>
        </w:tc>
        <w:tc>
          <w:tcPr>
            <w:tcW w:w="0" w:type="auto"/>
          </w:tcPr>
          <w:p w14:paraId="5182B9DA" w14:textId="54BD809B" w:rsidR="003C4378" w:rsidRDefault="003C4378" w:rsidP="003C4378">
            <w:r>
              <w:t>-4.</w:t>
            </w:r>
            <w:ins w:id="203" w:author="David Conklin" w:date="2020-12-26T08:46:00Z">
              <w:r w:rsidR="00610219">
                <w:t>5</w:t>
              </w:r>
            </w:ins>
            <w:del w:id="204" w:author="David Conklin" w:date="2020-12-26T08:46:00Z">
              <w:r w:rsidDel="00610219">
                <w:delText>3</w:delText>
              </w:r>
            </w:del>
            <w:r>
              <w:t>%</w:t>
            </w:r>
          </w:p>
        </w:tc>
        <w:tc>
          <w:tcPr>
            <w:tcW w:w="0" w:type="auto"/>
          </w:tcPr>
          <w:p w14:paraId="1F20D131" w14:textId="05600726" w:rsidR="003C4378" w:rsidRDefault="003C4378" w:rsidP="003C4378">
            <w:r>
              <w:t>VG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1F0CD2B" w:rsidR="003C4378" w:rsidRDefault="003C4378" w:rsidP="003C4378">
            <w:r>
              <w:t>0.</w:t>
            </w:r>
            <w:ins w:id="205" w:author="David Conklin" w:date="2020-12-26T08:46:00Z">
              <w:r w:rsidR="00610219">
                <w:t>60</w:t>
              </w:r>
            </w:ins>
            <w:del w:id="206"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4DFBB985" w:rsidR="003C4378" w:rsidRDefault="003C4378" w:rsidP="003C4378">
            <w:r>
              <w:t>0.6</w:t>
            </w:r>
            <w:ins w:id="207" w:author="David Conklin" w:date="2020-12-26T08:46:00Z">
              <w:r w:rsidR="00610219">
                <w:t>3</w:t>
              </w:r>
            </w:ins>
            <w:del w:id="208"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209" w:author="David Conklin" w:date="2020-12-26T08:46:00Z">
              <w:r w:rsidR="00610219">
                <w:t>6</w:t>
              </w:r>
            </w:ins>
            <w:del w:id="210" w:author="David Conklin" w:date="2020-12-26T08:46:00Z">
              <w:r w:rsidDel="00610219">
                <w:delText>0</w:delText>
              </w:r>
            </w:del>
          </w:p>
        </w:tc>
        <w:tc>
          <w:tcPr>
            <w:tcW w:w="0" w:type="auto"/>
          </w:tcPr>
          <w:p w14:paraId="00567A06" w14:textId="21F14F3D" w:rsidR="003C4378" w:rsidRDefault="003C4378" w:rsidP="003C4378">
            <w:del w:id="211"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0B0A8917" w:rsidR="003C4378" w:rsidRDefault="003C4378" w:rsidP="003C4378">
            <w:r>
              <w:t>MCKENZIE RIVER NEAR VIDA</w:t>
            </w:r>
            <w:ins w:id="212" w:author="David Conklin" w:date="2020-12-26T08:46:00Z">
              <w:r w:rsidR="00613CE3">
                <w:t xml:space="preserve"> (C201</w:t>
              </w:r>
            </w:ins>
            <w:ins w:id="213"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51F6FC64" w:rsidR="003C4378" w:rsidRDefault="00613CE3" w:rsidP="003C4378">
            <w:ins w:id="214" w:author="David Conklin" w:date="2020-12-26T08:50:00Z">
              <w:r>
                <w:t>0.4</w:t>
              </w:r>
            </w:ins>
            <w:del w:id="215" w:author="David Conklin" w:date="2020-12-26T08:48:00Z">
              <w:r w:rsidR="003C4378" w:rsidDel="00613CE3">
                <w:delText>0.</w:delText>
              </w:r>
            </w:del>
            <w:del w:id="216"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55183548" w:rsidR="003C4378" w:rsidRDefault="003C4378" w:rsidP="003C4378">
            <w:r>
              <w:t>0.</w:t>
            </w:r>
            <w:ins w:id="217" w:author="David Conklin" w:date="2020-12-26T08:49:00Z">
              <w:r w:rsidR="00613CE3">
                <w:t>7</w:t>
              </w:r>
            </w:ins>
            <w:ins w:id="218" w:author="David Conklin" w:date="2020-12-26T08:50:00Z">
              <w:r w:rsidR="00613CE3">
                <w:t>5</w:t>
              </w:r>
            </w:ins>
            <w:del w:id="219" w:author="David Conklin" w:date="2020-12-26T08:47:00Z">
              <w:r w:rsidDel="00613CE3">
                <w:delText>68</w:delText>
              </w:r>
            </w:del>
          </w:p>
        </w:tc>
        <w:tc>
          <w:tcPr>
            <w:tcW w:w="0" w:type="auto"/>
          </w:tcPr>
          <w:p w14:paraId="3D60D1F3" w14:textId="4050C411" w:rsidR="003C4378" w:rsidRDefault="00613CE3" w:rsidP="003C4378">
            <w:ins w:id="220" w:author="David Conklin" w:date="2020-12-26T08:47:00Z">
              <w:r>
                <w:t>G</w:t>
              </w:r>
            </w:ins>
            <w:del w:id="221"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461575B0" w:rsidR="003C4378" w:rsidRDefault="003C4378" w:rsidP="003C4378">
            <w:r>
              <w:t>0.</w:t>
            </w:r>
            <w:ins w:id="222" w:author="David Conklin" w:date="2020-12-26T08:50:00Z">
              <w:r w:rsidR="00613CE3">
                <w:t>50</w:t>
              </w:r>
            </w:ins>
            <w:del w:id="223" w:author="David Conklin" w:date="2020-12-26T08:48:00Z">
              <w:r w:rsidDel="00613CE3">
                <w:delText>5</w:delText>
              </w:r>
            </w:del>
            <w:del w:id="224" w:author="David Conklin" w:date="2020-12-26T08:47:00Z">
              <w:r w:rsidDel="00613CE3">
                <w:delText>7</w:delText>
              </w:r>
            </w:del>
          </w:p>
        </w:tc>
        <w:tc>
          <w:tcPr>
            <w:tcW w:w="0" w:type="auto"/>
          </w:tcPr>
          <w:p w14:paraId="6AB8B65A" w14:textId="034039B0" w:rsidR="003C4378" w:rsidRDefault="00613CE3" w:rsidP="003C4378">
            <w:ins w:id="225"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451DCB1C" w:rsidR="003C4378" w:rsidRDefault="003C4378" w:rsidP="003C4378">
            <w:r>
              <w:t>0.</w:t>
            </w:r>
            <w:ins w:id="226" w:author="David Conklin" w:date="2020-12-26T08:47:00Z">
              <w:r w:rsidR="00613CE3">
                <w:t>82</w:t>
              </w:r>
            </w:ins>
            <w:del w:id="227"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24D62BD2" w:rsidR="003C4378" w:rsidRDefault="003C4378" w:rsidP="003C4378">
            <w:r>
              <w:t>MCKENZIE RIVER ABV HAYDEN BR</w:t>
            </w:r>
            <w:ins w:id="228" w:author="David Conklin" w:date="2020-12-26T08:48:00Z">
              <w:r w:rsidR="00613CE3">
                <w:t xml:space="preserve"> (C201)</w:t>
              </w:r>
            </w:ins>
          </w:p>
        </w:tc>
        <w:tc>
          <w:tcPr>
            <w:tcW w:w="0" w:type="auto"/>
          </w:tcPr>
          <w:p w14:paraId="18689C03" w14:textId="16E261AF" w:rsidR="003C4378" w:rsidRDefault="003C4378" w:rsidP="003C4378">
            <w:r>
              <w:t>%bias</w:t>
            </w:r>
          </w:p>
        </w:tc>
        <w:tc>
          <w:tcPr>
            <w:tcW w:w="0" w:type="auto"/>
          </w:tcPr>
          <w:p w14:paraId="0035DCAF" w14:textId="36A35F3D" w:rsidR="003C4378" w:rsidRDefault="003C4378" w:rsidP="003C4378">
            <w:r>
              <w:t>-</w:t>
            </w:r>
            <w:ins w:id="229" w:author="David Conklin" w:date="2020-12-26T08:49:00Z">
              <w:r w:rsidR="00613CE3">
                <w:t>2.1</w:t>
              </w:r>
            </w:ins>
            <w:del w:id="230"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231" w:author="David Conklin" w:date="2020-12-26T08:49:00Z">
              <w:r w:rsidR="00613CE3">
                <w:t>81</w:t>
              </w:r>
            </w:ins>
            <w:del w:id="232" w:author="David Conklin" w:date="2020-12-26T08:49:00Z">
              <w:r w:rsidDel="00613CE3">
                <w:delText>77</w:delText>
              </w:r>
            </w:del>
          </w:p>
        </w:tc>
        <w:tc>
          <w:tcPr>
            <w:tcW w:w="0" w:type="auto"/>
          </w:tcPr>
          <w:p w14:paraId="35BB672A" w14:textId="2E50CB56" w:rsidR="003C4378" w:rsidRDefault="00613CE3" w:rsidP="003C4378">
            <w:ins w:id="233"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234" w:author="David Conklin" w:date="2020-12-26T08:49:00Z">
              <w:r w:rsidR="00613CE3">
                <w:t>4</w:t>
              </w:r>
            </w:ins>
            <w:del w:id="235"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103DCF92" w:rsidR="003C4378" w:rsidRDefault="003C4378" w:rsidP="003C4378">
            <w:r>
              <w:t>0.</w:t>
            </w:r>
            <w:ins w:id="236" w:author="David Conklin" w:date="2020-12-26T08:49:00Z">
              <w:r w:rsidR="00613CE3">
                <w:t>82</w:t>
              </w:r>
            </w:ins>
            <w:del w:id="237"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35763397" w:rsidR="003C4378" w:rsidRDefault="003C4378" w:rsidP="003C4378">
            <w:r>
              <w:t>MOHAWK RIVER NEAR SPRINGFIELD</w:t>
            </w:r>
            <w:ins w:id="238" w:author="David Conklin" w:date="2020-12-26T08:51:00Z">
              <w:r w:rsidR="007A6DA3">
                <w:t xml:space="preserve"> (C202)</w:t>
              </w:r>
            </w:ins>
          </w:p>
        </w:tc>
        <w:tc>
          <w:tcPr>
            <w:tcW w:w="0" w:type="auto"/>
          </w:tcPr>
          <w:p w14:paraId="3E7378FF" w14:textId="1660A2C9" w:rsidR="003C4378" w:rsidRDefault="003C4378" w:rsidP="003C4378">
            <w:r>
              <w:t>%bias</w:t>
            </w:r>
          </w:p>
        </w:tc>
        <w:tc>
          <w:tcPr>
            <w:tcW w:w="0" w:type="auto"/>
          </w:tcPr>
          <w:p w14:paraId="6EF59584" w14:textId="4E4B0FF3" w:rsidR="003C4378" w:rsidRDefault="007A6DA3" w:rsidP="003C4378">
            <w:ins w:id="239" w:author="David Conklin" w:date="2020-12-26T08:51:00Z">
              <w:r>
                <w:t>-0.1</w:t>
              </w:r>
            </w:ins>
            <w:del w:id="240"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241" w:author="David Conklin" w:date="2020-12-26T08:51:00Z">
              <w:r w:rsidR="007A6DA3">
                <w:t>1</w:t>
              </w:r>
            </w:ins>
            <w:del w:id="242"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243" w:author="David Conklin" w:date="2020-12-26T08:51:00Z">
              <w:r w:rsidR="007A6DA3">
                <w:t>4</w:t>
              </w:r>
            </w:ins>
            <w:del w:id="244"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245" w:author="David Conklin" w:date="2020-12-26T08:51:00Z">
              <w:r w:rsidR="007A6DA3">
                <w:t>5</w:t>
              </w:r>
            </w:ins>
            <w:del w:id="246" w:author="David Conklin" w:date="2020-12-26T08:51:00Z">
              <w:r w:rsidDel="007A6DA3">
                <w:delText>2</w:delText>
              </w:r>
            </w:del>
          </w:p>
        </w:tc>
        <w:tc>
          <w:tcPr>
            <w:tcW w:w="0" w:type="auto"/>
          </w:tcPr>
          <w:p w14:paraId="5CF5DB88" w14:textId="132C1825" w:rsidR="003C4378" w:rsidRDefault="003C4378" w:rsidP="003C4378">
            <w:del w:id="247" w:author="David Conklin" w:date="2020-12-26T08:51:00Z">
              <w:r w:rsidDel="007A6DA3">
                <w:delText>G</w:delText>
              </w:r>
            </w:del>
            <w:ins w:id="248"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249" w:author="David Conklin" w:date="2020-12-26T08:52:00Z"/>
        </w:trPr>
        <w:tc>
          <w:tcPr>
            <w:tcW w:w="1870" w:type="dxa"/>
          </w:tcPr>
          <w:p w14:paraId="67291E46" w14:textId="04284D95" w:rsidR="00F81EFD" w:rsidDel="00152520" w:rsidRDefault="00F81EFD" w:rsidP="007E57E4">
            <w:pPr>
              <w:rPr>
                <w:del w:id="250" w:author="David Conklin" w:date="2020-12-26T08:52:00Z"/>
              </w:rPr>
            </w:pPr>
            <w:del w:id="251" w:author="David Conklin" w:date="2020-12-26T08:52:00Z">
              <w:r w:rsidDel="00152520">
                <w:delText>14158500</w:delText>
              </w:r>
            </w:del>
          </w:p>
        </w:tc>
        <w:tc>
          <w:tcPr>
            <w:tcW w:w="1870" w:type="dxa"/>
          </w:tcPr>
          <w:p w14:paraId="2F7B58FE" w14:textId="1ED5A978" w:rsidR="00F81EFD" w:rsidDel="00152520" w:rsidRDefault="00F81EFD" w:rsidP="007E57E4">
            <w:pPr>
              <w:rPr>
                <w:del w:id="252" w:author="David Conklin" w:date="2020-12-26T08:52:00Z"/>
              </w:rPr>
            </w:pPr>
            <w:del w:id="253" w:author="David Conklin" w:date="2020-12-26T08:52:00Z">
              <w:r w:rsidDel="00152520">
                <w:delText>23773373</w:delText>
              </w:r>
            </w:del>
          </w:p>
        </w:tc>
        <w:tc>
          <w:tcPr>
            <w:tcW w:w="4355" w:type="dxa"/>
          </w:tcPr>
          <w:p w14:paraId="2A11E1E4" w14:textId="1078E866" w:rsidR="00F81EFD" w:rsidDel="00152520" w:rsidRDefault="00F81EFD" w:rsidP="007E57E4">
            <w:pPr>
              <w:rPr>
                <w:del w:id="254" w:author="David Conklin" w:date="2020-12-26T08:52:00Z"/>
              </w:rPr>
            </w:pPr>
            <w:del w:id="255"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Del="00152520" w:rsidRDefault="006200EB">
      <w:pPr>
        <w:rPr>
          <w:del w:id="256" w:author="David Conklin" w:date="2020-12-26T08:52:00Z"/>
        </w:rPr>
      </w:pPr>
      <w:r>
        <w:br w:type="page"/>
      </w:r>
    </w:p>
    <w:p w14:paraId="025588A3" w14:textId="0B4CBBAA" w:rsidR="00E70EE0" w:rsidRDefault="00E70EE0" w:rsidP="007E57E4">
      <w:r>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Change w:id="257" w:author="David Conklin" w:date="2020-12-26T09:53:00Z">
          <w:tblPr>
            <w:tblStyle w:val="TableGrid"/>
            <w:tblW w:w="0" w:type="auto"/>
            <w:tblLook w:val="04A0" w:firstRow="1" w:lastRow="0" w:firstColumn="1" w:lastColumn="0" w:noHBand="0" w:noVBand="1"/>
          </w:tblPr>
        </w:tblPrChange>
      </w:tblPr>
      <w:tblGrid>
        <w:gridCol w:w="1109"/>
        <w:gridCol w:w="1109"/>
        <w:gridCol w:w="4347"/>
        <w:gridCol w:w="970"/>
        <w:gridCol w:w="1088"/>
        <w:gridCol w:w="727"/>
        <w:tblGridChange w:id="258">
          <w:tblGrid>
            <w:gridCol w:w="1110"/>
            <w:gridCol w:w="1109"/>
            <w:gridCol w:w="3845"/>
            <w:gridCol w:w="1243"/>
            <w:gridCol w:w="1316"/>
            <w:gridCol w:w="727"/>
          </w:tblGrid>
        </w:tblGridChange>
      </w:tblGrid>
      <w:tr w:rsidR="00245C85" w14:paraId="553C1842" w14:textId="1ACF3678" w:rsidTr="00245C85">
        <w:tc>
          <w:tcPr>
            <w:tcW w:w="0" w:type="auto"/>
            <w:tcPrChange w:id="259" w:author="David Conklin" w:date="2020-12-26T09:53:00Z">
              <w:tcPr>
                <w:tcW w:w="0" w:type="auto"/>
              </w:tcPr>
            </w:tcPrChange>
          </w:tcPr>
          <w:p w14:paraId="5739CB03" w14:textId="7D90C063" w:rsidR="00245C85" w:rsidRDefault="00245C85" w:rsidP="007E57E4">
            <w:r>
              <w:t>gage</w:t>
            </w:r>
          </w:p>
        </w:tc>
        <w:tc>
          <w:tcPr>
            <w:tcW w:w="0" w:type="auto"/>
            <w:tcPrChange w:id="260" w:author="David Conklin" w:date="2020-12-26T09:53:00Z">
              <w:tcPr>
                <w:tcW w:w="0" w:type="auto"/>
              </w:tcPr>
            </w:tcPrChange>
          </w:tcPr>
          <w:p w14:paraId="5F2E048C" w14:textId="4F0CF0E4" w:rsidR="00245C85" w:rsidRDefault="00245C85" w:rsidP="007E57E4">
            <w:r>
              <w:t>COMID</w:t>
            </w:r>
          </w:p>
        </w:tc>
        <w:tc>
          <w:tcPr>
            <w:tcW w:w="4347" w:type="dxa"/>
            <w:tcPrChange w:id="261" w:author="David Conklin" w:date="2020-12-26T09:53:00Z">
              <w:tcPr>
                <w:tcW w:w="0" w:type="auto"/>
              </w:tcPr>
            </w:tcPrChange>
          </w:tcPr>
          <w:p w14:paraId="037157EA" w14:textId="663E3C19" w:rsidR="00245C85" w:rsidRDefault="00245C85" w:rsidP="007E57E4">
            <w:r>
              <w:t>location</w:t>
            </w:r>
          </w:p>
        </w:tc>
        <w:tc>
          <w:tcPr>
            <w:tcW w:w="970" w:type="dxa"/>
            <w:tcPrChange w:id="262" w:author="David Conklin" w:date="2020-12-26T09:53:00Z">
              <w:tcPr>
                <w:tcW w:w="0" w:type="auto"/>
              </w:tcPr>
            </w:tcPrChange>
          </w:tcPr>
          <w:p w14:paraId="2E465273" w14:textId="4A78AA69" w:rsidR="00245C85" w:rsidRDefault="00245C85" w:rsidP="007E57E4">
            <w:r>
              <w:t>statistic</w:t>
            </w:r>
          </w:p>
        </w:tc>
        <w:tc>
          <w:tcPr>
            <w:tcW w:w="1088" w:type="dxa"/>
            <w:tcPrChange w:id="263" w:author="David Conklin" w:date="2020-12-26T09:53:00Z">
              <w:tcPr>
                <w:tcW w:w="0" w:type="auto"/>
              </w:tcPr>
            </w:tcPrChange>
          </w:tcPr>
          <w:p w14:paraId="5AD5C038" w14:textId="26E12AF2" w:rsidR="00245C85" w:rsidRDefault="00245C85" w:rsidP="007E57E4">
            <w:r>
              <w:t>value</w:t>
            </w:r>
          </w:p>
        </w:tc>
        <w:tc>
          <w:tcPr>
            <w:tcW w:w="0" w:type="auto"/>
            <w:tcPrChange w:id="264"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265" w:author="David Conklin" w:date="2020-12-26T09:53:00Z">
              <w:tcPr>
                <w:tcW w:w="0" w:type="auto"/>
              </w:tcPr>
            </w:tcPrChange>
          </w:tcPr>
          <w:p w14:paraId="7D7B75BD" w14:textId="3586976B" w:rsidR="00245C85" w:rsidRDefault="00245C85" w:rsidP="00E70EE0">
            <w:r>
              <w:t>14159200</w:t>
            </w:r>
          </w:p>
        </w:tc>
        <w:tc>
          <w:tcPr>
            <w:tcW w:w="0" w:type="auto"/>
            <w:tcPrChange w:id="266" w:author="David Conklin" w:date="2020-12-26T09:53:00Z">
              <w:tcPr>
                <w:tcW w:w="0" w:type="auto"/>
              </w:tcPr>
            </w:tcPrChange>
          </w:tcPr>
          <w:p w14:paraId="0460C4BB" w14:textId="0748305B" w:rsidR="00245C85" w:rsidRDefault="00245C85" w:rsidP="00E70EE0">
            <w:r>
              <w:t>23773037</w:t>
            </w:r>
          </w:p>
        </w:tc>
        <w:tc>
          <w:tcPr>
            <w:tcW w:w="4347" w:type="dxa"/>
            <w:tcPrChange w:id="267" w:author="David Conklin" w:date="2020-12-26T09:53:00Z">
              <w:tcPr>
                <w:tcW w:w="0" w:type="auto"/>
              </w:tcPr>
            </w:tcPrChange>
          </w:tcPr>
          <w:p w14:paraId="0F67F129" w14:textId="2AFA8AC4" w:rsidR="00245C85" w:rsidRDefault="00245C85" w:rsidP="00E70EE0">
            <w:r>
              <w:t>SO FK MCKENZIE ABOVE COUGAR</w:t>
            </w:r>
            <w:ins w:id="268" w:author="David Conklin" w:date="2020-12-26T08:55:00Z">
              <w:r>
                <w:t xml:space="preserve"> (C201)</w:t>
              </w:r>
            </w:ins>
          </w:p>
        </w:tc>
        <w:tc>
          <w:tcPr>
            <w:tcW w:w="970" w:type="dxa"/>
            <w:tcPrChange w:id="269" w:author="David Conklin" w:date="2020-12-26T09:53:00Z">
              <w:tcPr>
                <w:tcW w:w="0" w:type="auto"/>
              </w:tcPr>
            </w:tcPrChange>
          </w:tcPr>
          <w:p w14:paraId="219B605A" w14:textId="43B0B515" w:rsidR="00245C85" w:rsidRDefault="00245C85" w:rsidP="00E70EE0">
            <w:r>
              <w:t>%bias</w:t>
            </w:r>
          </w:p>
        </w:tc>
        <w:tc>
          <w:tcPr>
            <w:tcW w:w="1088" w:type="dxa"/>
            <w:tcPrChange w:id="270" w:author="David Conklin" w:date="2020-12-26T09:53:00Z">
              <w:tcPr>
                <w:tcW w:w="0" w:type="auto"/>
              </w:tcPr>
            </w:tcPrChange>
          </w:tcPr>
          <w:p w14:paraId="60CC27D9" w14:textId="6889E42A" w:rsidR="00245C85" w:rsidRDefault="00245C85" w:rsidP="00E70EE0">
            <w:r>
              <w:t>-1</w:t>
            </w:r>
            <w:ins w:id="271" w:author="David Conklin" w:date="2020-12-26T08:53:00Z">
              <w:r>
                <w:t>.7</w:t>
              </w:r>
            </w:ins>
            <w:del w:id="272" w:author="David Conklin" w:date="2020-12-26T08:53:00Z">
              <w:r w:rsidDel="00152520">
                <w:delText>0.2</w:delText>
              </w:r>
            </w:del>
            <w:r>
              <w:t>%</w:t>
            </w:r>
          </w:p>
        </w:tc>
        <w:tc>
          <w:tcPr>
            <w:tcW w:w="0" w:type="auto"/>
            <w:tcPrChange w:id="273" w:author="David Conklin" w:date="2020-12-26T09:53:00Z">
              <w:tcPr>
                <w:tcW w:w="0" w:type="auto"/>
              </w:tcPr>
            </w:tcPrChange>
          </w:tcPr>
          <w:p w14:paraId="1E0F0D76" w14:textId="49094400" w:rsidR="00245C85" w:rsidRDefault="00245C85" w:rsidP="00E70EE0">
            <w:ins w:id="274" w:author="David Conklin" w:date="2020-12-26T08:53:00Z">
              <w:r>
                <w:t>VG</w:t>
              </w:r>
            </w:ins>
            <w:del w:id="275" w:author="David Conklin" w:date="2020-12-26T08:53:00Z">
              <w:r w:rsidDel="00152520">
                <w:delText>S</w:delText>
              </w:r>
            </w:del>
          </w:p>
        </w:tc>
      </w:tr>
      <w:tr w:rsidR="00245C85" w14:paraId="04236B81" w14:textId="1CC79A54" w:rsidTr="00245C85">
        <w:tc>
          <w:tcPr>
            <w:tcW w:w="0" w:type="auto"/>
            <w:tcPrChange w:id="276" w:author="David Conklin" w:date="2020-12-26T09:53:00Z">
              <w:tcPr>
                <w:tcW w:w="0" w:type="auto"/>
              </w:tcPr>
            </w:tcPrChange>
          </w:tcPr>
          <w:p w14:paraId="7693C2C2" w14:textId="77777777" w:rsidR="00245C85" w:rsidRDefault="00245C85" w:rsidP="00E70EE0"/>
        </w:tc>
        <w:tc>
          <w:tcPr>
            <w:tcW w:w="0" w:type="auto"/>
            <w:tcPrChange w:id="277" w:author="David Conklin" w:date="2020-12-26T09:53:00Z">
              <w:tcPr>
                <w:tcW w:w="0" w:type="auto"/>
              </w:tcPr>
            </w:tcPrChange>
          </w:tcPr>
          <w:p w14:paraId="1DA38DF4" w14:textId="77777777" w:rsidR="00245C85" w:rsidRDefault="00245C85" w:rsidP="00E70EE0"/>
        </w:tc>
        <w:tc>
          <w:tcPr>
            <w:tcW w:w="4347" w:type="dxa"/>
            <w:tcPrChange w:id="278" w:author="David Conklin" w:date="2020-12-26T09:53:00Z">
              <w:tcPr>
                <w:tcW w:w="0" w:type="auto"/>
              </w:tcPr>
            </w:tcPrChange>
          </w:tcPr>
          <w:p w14:paraId="26899EB0" w14:textId="77777777" w:rsidR="00245C85" w:rsidRDefault="00245C85" w:rsidP="00E70EE0"/>
        </w:tc>
        <w:tc>
          <w:tcPr>
            <w:tcW w:w="970" w:type="dxa"/>
            <w:tcPrChange w:id="279" w:author="David Conklin" w:date="2020-12-26T09:53:00Z">
              <w:tcPr>
                <w:tcW w:w="0" w:type="auto"/>
              </w:tcPr>
            </w:tcPrChange>
          </w:tcPr>
          <w:p w14:paraId="08997FA3" w14:textId="2775D24F" w:rsidR="00245C85" w:rsidRDefault="00245C85" w:rsidP="00E70EE0">
            <w:r>
              <w:t>NSE</w:t>
            </w:r>
          </w:p>
        </w:tc>
        <w:tc>
          <w:tcPr>
            <w:tcW w:w="1088" w:type="dxa"/>
            <w:tcPrChange w:id="280" w:author="David Conklin" w:date="2020-12-26T09:53:00Z">
              <w:tcPr>
                <w:tcW w:w="0" w:type="auto"/>
              </w:tcPr>
            </w:tcPrChange>
          </w:tcPr>
          <w:p w14:paraId="03C23E73" w14:textId="6A88A062" w:rsidR="00245C85" w:rsidRDefault="00245C85" w:rsidP="00E70EE0">
            <w:r>
              <w:t>0.</w:t>
            </w:r>
            <w:ins w:id="281" w:author="David Conklin" w:date="2020-12-26T08:54:00Z">
              <w:r>
                <w:t>84</w:t>
              </w:r>
            </w:ins>
            <w:del w:id="282" w:author="David Conklin" w:date="2020-12-26T08:54:00Z">
              <w:r w:rsidDel="00152520">
                <w:delText>64</w:delText>
              </w:r>
            </w:del>
          </w:p>
        </w:tc>
        <w:tc>
          <w:tcPr>
            <w:tcW w:w="0" w:type="auto"/>
            <w:tcPrChange w:id="283" w:author="David Conklin" w:date="2020-12-26T09:53:00Z">
              <w:tcPr>
                <w:tcW w:w="0" w:type="auto"/>
              </w:tcPr>
            </w:tcPrChange>
          </w:tcPr>
          <w:p w14:paraId="4DE27806" w14:textId="736345F6" w:rsidR="00245C85" w:rsidRDefault="00245C85" w:rsidP="00E70EE0">
            <w:ins w:id="284" w:author="David Conklin" w:date="2020-12-26T08:54:00Z">
              <w:r>
                <w:t>VG</w:t>
              </w:r>
            </w:ins>
            <w:del w:id="285" w:author="David Conklin" w:date="2020-12-26T08:54:00Z">
              <w:r w:rsidDel="00152520">
                <w:delText>S</w:delText>
              </w:r>
            </w:del>
          </w:p>
        </w:tc>
      </w:tr>
      <w:tr w:rsidR="00245C85" w14:paraId="217C3DBF" w14:textId="77777777" w:rsidTr="00245C85">
        <w:trPr>
          <w:ins w:id="286" w:author="David Conklin" w:date="2020-12-26T09:40:00Z"/>
        </w:trPr>
        <w:tc>
          <w:tcPr>
            <w:tcW w:w="0" w:type="auto"/>
            <w:tcPrChange w:id="287" w:author="David Conklin" w:date="2020-12-26T09:53:00Z">
              <w:tcPr>
                <w:tcW w:w="0" w:type="auto"/>
              </w:tcPr>
            </w:tcPrChange>
          </w:tcPr>
          <w:p w14:paraId="70E142C6" w14:textId="77777777" w:rsidR="00245C85" w:rsidRDefault="00245C85" w:rsidP="00E70EE0">
            <w:pPr>
              <w:rPr>
                <w:ins w:id="288" w:author="David Conklin" w:date="2020-12-26T09:40:00Z"/>
              </w:rPr>
            </w:pPr>
          </w:p>
        </w:tc>
        <w:tc>
          <w:tcPr>
            <w:tcW w:w="0" w:type="auto"/>
            <w:tcPrChange w:id="289" w:author="David Conklin" w:date="2020-12-26T09:53:00Z">
              <w:tcPr>
                <w:tcW w:w="0" w:type="auto"/>
              </w:tcPr>
            </w:tcPrChange>
          </w:tcPr>
          <w:p w14:paraId="0CCBA144" w14:textId="77777777" w:rsidR="00245C85" w:rsidRDefault="00245C85" w:rsidP="00E70EE0">
            <w:pPr>
              <w:rPr>
                <w:ins w:id="290" w:author="David Conklin" w:date="2020-12-26T09:40:00Z"/>
              </w:rPr>
            </w:pPr>
          </w:p>
        </w:tc>
        <w:tc>
          <w:tcPr>
            <w:tcW w:w="4347" w:type="dxa"/>
            <w:tcPrChange w:id="291" w:author="David Conklin" w:date="2020-12-26T09:53:00Z">
              <w:tcPr>
                <w:tcW w:w="0" w:type="auto"/>
              </w:tcPr>
            </w:tcPrChange>
          </w:tcPr>
          <w:p w14:paraId="7AF66093" w14:textId="77777777" w:rsidR="00245C85" w:rsidRDefault="00245C85" w:rsidP="00E70EE0">
            <w:pPr>
              <w:rPr>
                <w:ins w:id="292" w:author="David Conklin" w:date="2020-12-26T09:40:00Z"/>
              </w:rPr>
            </w:pPr>
          </w:p>
        </w:tc>
        <w:tc>
          <w:tcPr>
            <w:tcW w:w="970" w:type="dxa"/>
            <w:tcPrChange w:id="293" w:author="David Conklin" w:date="2020-12-26T09:53:00Z">
              <w:tcPr>
                <w:tcW w:w="0" w:type="auto"/>
              </w:tcPr>
            </w:tcPrChange>
          </w:tcPr>
          <w:p w14:paraId="58E3F46B" w14:textId="333D0448" w:rsidR="00245C85" w:rsidRDefault="00245C85" w:rsidP="00E70EE0">
            <w:pPr>
              <w:rPr>
                <w:ins w:id="294" w:author="David Conklin" w:date="2020-12-26T09:40:00Z"/>
              </w:rPr>
            </w:pPr>
            <w:ins w:id="295" w:author="David Conklin" w:date="2020-12-26T09:40:00Z">
              <w:r>
                <w:t>RSR</w:t>
              </w:r>
            </w:ins>
          </w:p>
        </w:tc>
        <w:tc>
          <w:tcPr>
            <w:tcW w:w="1088" w:type="dxa"/>
            <w:tcPrChange w:id="296" w:author="David Conklin" w:date="2020-12-26T09:53:00Z">
              <w:tcPr>
                <w:tcW w:w="0" w:type="auto"/>
              </w:tcPr>
            </w:tcPrChange>
          </w:tcPr>
          <w:p w14:paraId="3C248104" w14:textId="264EE105" w:rsidR="00245C85" w:rsidRDefault="00245C85" w:rsidP="00E70EE0">
            <w:pPr>
              <w:rPr>
                <w:ins w:id="297" w:author="David Conklin" w:date="2020-12-26T09:40:00Z"/>
              </w:rPr>
            </w:pPr>
            <w:ins w:id="298" w:author="David Conklin" w:date="2020-12-26T09:40:00Z">
              <w:r>
                <w:t>0.40</w:t>
              </w:r>
            </w:ins>
          </w:p>
        </w:tc>
        <w:tc>
          <w:tcPr>
            <w:tcW w:w="0" w:type="auto"/>
            <w:tcPrChange w:id="299" w:author="David Conklin" w:date="2020-12-26T09:53:00Z">
              <w:tcPr>
                <w:tcW w:w="0" w:type="auto"/>
              </w:tcPr>
            </w:tcPrChange>
          </w:tcPr>
          <w:p w14:paraId="5F764F9E" w14:textId="20E41335" w:rsidR="00245C85" w:rsidRDefault="00245C85" w:rsidP="00E70EE0">
            <w:pPr>
              <w:rPr>
                <w:ins w:id="300" w:author="David Conklin" w:date="2020-12-26T09:40:00Z"/>
              </w:rPr>
            </w:pPr>
            <w:ins w:id="301" w:author="David Conklin" w:date="2020-12-26T09:40:00Z">
              <w:r>
                <w:t>VG</w:t>
              </w:r>
            </w:ins>
          </w:p>
        </w:tc>
      </w:tr>
      <w:tr w:rsidR="00245C85" w14:paraId="7219706D" w14:textId="43D7C283" w:rsidTr="00245C85">
        <w:tc>
          <w:tcPr>
            <w:tcW w:w="0" w:type="auto"/>
            <w:tcPrChange w:id="302" w:author="David Conklin" w:date="2020-12-26T09:53:00Z">
              <w:tcPr>
                <w:tcW w:w="0" w:type="auto"/>
              </w:tcPr>
            </w:tcPrChange>
          </w:tcPr>
          <w:p w14:paraId="5701AB61" w14:textId="77777777" w:rsidR="00245C85" w:rsidRDefault="00245C85" w:rsidP="00E70EE0"/>
        </w:tc>
        <w:tc>
          <w:tcPr>
            <w:tcW w:w="0" w:type="auto"/>
            <w:tcPrChange w:id="303" w:author="David Conklin" w:date="2020-12-26T09:53:00Z">
              <w:tcPr>
                <w:tcW w:w="0" w:type="auto"/>
              </w:tcPr>
            </w:tcPrChange>
          </w:tcPr>
          <w:p w14:paraId="76187D81" w14:textId="77777777" w:rsidR="00245C85" w:rsidRDefault="00245C85" w:rsidP="00E70EE0"/>
        </w:tc>
        <w:tc>
          <w:tcPr>
            <w:tcW w:w="4347" w:type="dxa"/>
            <w:tcPrChange w:id="304" w:author="David Conklin" w:date="2020-12-26T09:53:00Z">
              <w:tcPr>
                <w:tcW w:w="0" w:type="auto"/>
              </w:tcPr>
            </w:tcPrChange>
          </w:tcPr>
          <w:p w14:paraId="2493B2D4" w14:textId="77777777" w:rsidR="00245C85" w:rsidRDefault="00245C85" w:rsidP="00E70EE0"/>
        </w:tc>
        <w:tc>
          <w:tcPr>
            <w:tcW w:w="970" w:type="dxa"/>
            <w:tcPrChange w:id="305" w:author="David Conklin" w:date="2020-12-26T09:53:00Z">
              <w:tcPr>
                <w:tcW w:w="0" w:type="auto"/>
              </w:tcPr>
            </w:tcPrChange>
          </w:tcPr>
          <w:p w14:paraId="51403752" w14:textId="1C2582DD" w:rsidR="00245C85" w:rsidRDefault="00245C85" w:rsidP="00E70EE0">
            <w:r>
              <w:t>R2</w:t>
            </w:r>
          </w:p>
        </w:tc>
        <w:tc>
          <w:tcPr>
            <w:tcW w:w="1088" w:type="dxa"/>
            <w:tcPrChange w:id="306" w:author="David Conklin" w:date="2020-12-26T09:53:00Z">
              <w:tcPr>
                <w:tcW w:w="0" w:type="auto"/>
              </w:tcPr>
            </w:tcPrChange>
          </w:tcPr>
          <w:p w14:paraId="2797297F" w14:textId="427FEFB2" w:rsidR="00245C85" w:rsidRDefault="00245C85" w:rsidP="00E70EE0">
            <w:r>
              <w:t>0.9</w:t>
            </w:r>
            <w:ins w:id="307" w:author="David Conklin" w:date="2020-12-26T08:54:00Z">
              <w:r>
                <w:t>2</w:t>
              </w:r>
            </w:ins>
            <w:del w:id="308" w:author="David Conklin" w:date="2020-12-26T08:54:00Z">
              <w:r w:rsidDel="00152520">
                <w:delText>1</w:delText>
              </w:r>
            </w:del>
          </w:p>
        </w:tc>
        <w:tc>
          <w:tcPr>
            <w:tcW w:w="0" w:type="auto"/>
            <w:tcPrChange w:id="309"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310" w:author="David Conklin" w:date="2020-12-26T09:53:00Z">
              <w:tcPr>
                <w:tcW w:w="0" w:type="auto"/>
              </w:tcPr>
            </w:tcPrChange>
          </w:tcPr>
          <w:p w14:paraId="3CE9ADC6" w14:textId="77777777" w:rsidR="00245C85" w:rsidRDefault="00245C85" w:rsidP="00E70EE0"/>
        </w:tc>
        <w:tc>
          <w:tcPr>
            <w:tcW w:w="0" w:type="auto"/>
            <w:tcPrChange w:id="311" w:author="David Conklin" w:date="2020-12-26T09:53:00Z">
              <w:tcPr>
                <w:tcW w:w="0" w:type="auto"/>
              </w:tcPr>
            </w:tcPrChange>
          </w:tcPr>
          <w:p w14:paraId="6BBC69DB" w14:textId="77777777" w:rsidR="00245C85" w:rsidRDefault="00245C85" w:rsidP="00E70EE0"/>
        </w:tc>
        <w:tc>
          <w:tcPr>
            <w:tcW w:w="4347" w:type="dxa"/>
            <w:tcPrChange w:id="312" w:author="David Conklin" w:date="2020-12-26T09:53:00Z">
              <w:tcPr>
                <w:tcW w:w="0" w:type="auto"/>
              </w:tcPr>
            </w:tcPrChange>
          </w:tcPr>
          <w:p w14:paraId="3635EA19" w14:textId="77777777" w:rsidR="00245C85" w:rsidRDefault="00245C85" w:rsidP="00E70EE0"/>
        </w:tc>
        <w:tc>
          <w:tcPr>
            <w:tcW w:w="970" w:type="dxa"/>
            <w:tcPrChange w:id="313" w:author="David Conklin" w:date="2020-12-26T09:53:00Z">
              <w:tcPr>
                <w:tcW w:w="0" w:type="auto"/>
              </w:tcPr>
            </w:tcPrChange>
          </w:tcPr>
          <w:p w14:paraId="4D629E84" w14:textId="69062438" w:rsidR="00245C85" w:rsidRDefault="00245C85" w:rsidP="00E70EE0">
            <w:r>
              <w:t>MAE</w:t>
            </w:r>
          </w:p>
        </w:tc>
        <w:tc>
          <w:tcPr>
            <w:tcW w:w="1088" w:type="dxa"/>
            <w:tcPrChange w:id="314" w:author="David Conklin" w:date="2020-12-26T09:53:00Z">
              <w:tcPr>
                <w:tcW w:w="0" w:type="auto"/>
              </w:tcPr>
            </w:tcPrChange>
          </w:tcPr>
          <w:p w14:paraId="5B681B32" w14:textId="1D6A7B47" w:rsidR="00245C85" w:rsidRDefault="00245C85" w:rsidP="00E70EE0">
            <w:ins w:id="315" w:author="David Conklin" w:date="2020-12-26T08:55:00Z">
              <w:r>
                <w:t>0.7</w:t>
              </w:r>
            </w:ins>
            <w:del w:id="316" w:author="David Conklin" w:date="2020-12-26T08:55:00Z">
              <w:r w:rsidDel="00152520">
                <w:delText>1.1</w:delText>
              </w:r>
            </w:del>
            <w:r>
              <w:t xml:space="preserve"> deg C</w:t>
            </w:r>
          </w:p>
        </w:tc>
        <w:tc>
          <w:tcPr>
            <w:tcW w:w="0" w:type="auto"/>
            <w:tcPrChange w:id="317"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318" w:author="David Conklin" w:date="2020-12-26T09:53:00Z">
              <w:tcPr>
                <w:tcW w:w="0" w:type="auto"/>
              </w:tcPr>
            </w:tcPrChange>
          </w:tcPr>
          <w:p w14:paraId="384265E2" w14:textId="53A48D49" w:rsidR="00245C85" w:rsidRDefault="00245C85" w:rsidP="00CA1E74">
            <w:r>
              <w:t>14159500</w:t>
            </w:r>
          </w:p>
        </w:tc>
        <w:tc>
          <w:tcPr>
            <w:tcW w:w="0" w:type="auto"/>
            <w:tcPrChange w:id="319" w:author="David Conklin" w:date="2020-12-26T09:53:00Z">
              <w:tcPr>
                <w:tcW w:w="0" w:type="auto"/>
              </w:tcPr>
            </w:tcPrChange>
          </w:tcPr>
          <w:p w14:paraId="664B6FFB" w14:textId="6ACD1BA2" w:rsidR="00245C85" w:rsidRDefault="00245C85" w:rsidP="00CA1E74">
            <w:r>
              <w:t>23773009</w:t>
            </w:r>
          </w:p>
        </w:tc>
        <w:tc>
          <w:tcPr>
            <w:tcW w:w="4347" w:type="dxa"/>
            <w:tcPrChange w:id="320" w:author="David Conklin" w:date="2020-12-26T09:53:00Z">
              <w:tcPr>
                <w:tcW w:w="0" w:type="auto"/>
              </w:tcPr>
            </w:tcPrChange>
          </w:tcPr>
          <w:p w14:paraId="7713EB10" w14:textId="6B60407F" w:rsidR="00245C85" w:rsidRDefault="00245C85" w:rsidP="00CA1E74">
            <w:r>
              <w:t>SO FK MCKENZIE BELOW COUGAR</w:t>
            </w:r>
            <w:ins w:id="321" w:author="David Conklin" w:date="2020-12-26T09:40:00Z">
              <w:r>
                <w:t xml:space="preserve"> </w:t>
              </w:r>
            </w:ins>
            <w:ins w:id="322" w:author="David Conklin" w:date="2020-12-26T09:41:00Z">
              <w:r>
                <w:t>(C201)</w:t>
              </w:r>
            </w:ins>
          </w:p>
        </w:tc>
        <w:tc>
          <w:tcPr>
            <w:tcW w:w="970" w:type="dxa"/>
            <w:tcPrChange w:id="323" w:author="David Conklin" w:date="2020-12-26T09:53:00Z">
              <w:tcPr>
                <w:tcW w:w="0" w:type="auto"/>
              </w:tcPr>
            </w:tcPrChange>
          </w:tcPr>
          <w:p w14:paraId="522DC0D1" w14:textId="2F31C1DC" w:rsidR="00245C85" w:rsidRDefault="00245C85" w:rsidP="00CA1E74">
            <w:r>
              <w:t>%bias</w:t>
            </w:r>
          </w:p>
        </w:tc>
        <w:tc>
          <w:tcPr>
            <w:tcW w:w="1088" w:type="dxa"/>
            <w:tcPrChange w:id="324" w:author="David Conklin" w:date="2020-12-26T09:53:00Z">
              <w:tcPr>
                <w:tcW w:w="0" w:type="auto"/>
              </w:tcPr>
            </w:tcPrChange>
          </w:tcPr>
          <w:p w14:paraId="404B0371" w14:textId="689931F1" w:rsidR="00245C85" w:rsidRDefault="00245C85" w:rsidP="00CA1E74">
            <w:del w:id="325" w:author="David Conklin" w:date="2020-12-26T09:41:00Z">
              <w:r w:rsidDel="00213F92">
                <w:delText>-3.5%</w:delText>
              </w:r>
            </w:del>
            <w:ins w:id="326" w:author="David Conklin" w:date="2020-12-26T09:41:00Z">
              <w:r>
                <w:t>0.0</w:t>
              </w:r>
            </w:ins>
          </w:p>
        </w:tc>
        <w:tc>
          <w:tcPr>
            <w:tcW w:w="0" w:type="auto"/>
            <w:tcPrChange w:id="327"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328" w:author="David Conklin" w:date="2020-12-26T09:53:00Z">
              <w:tcPr>
                <w:tcW w:w="0" w:type="auto"/>
              </w:tcPr>
            </w:tcPrChange>
          </w:tcPr>
          <w:p w14:paraId="6C658ABC" w14:textId="77777777" w:rsidR="00245C85" w:rsidRDefault="00245C85" w:rsidP="00CA1E74"/>
        </w:tc>
        <w:tc>
          <w:tcPr>
            <w:tcW w:w="0" w:type="auto"/>
            <w:tcPrChange w:id="329" w:author="David Conklin" w:date="2020-12-26T09:53:00Z">
              <w:tcPr>
                <w:tcW w:w="0" w:type="auto"/>
              </w:tcPr>
            </w:tcPrChange>
          </w:tcPr>
          <w:p w14:paraId="0E884D9A" w14:textId="77777777" w:rsidR="00245C85" w:rsidRDefault="00245C85" w:rsidP="00CA1E74"/>
        </w:tc>
        <w:tc>
          <w:tcPr>
            <w:tcW w:w="4347" w:type="dxa"/>
            <w:tcPrChange w:id="330" w:author="David Conklin" w:date="2020-12-26T09:53:00Z">
              <w:tcPr>
                <w:tcW w:w="0" w:type="auto"/>
              </w:tcPr>
            </w:tcPrChange>
          </w:tcPr>
          <w:p w14:paraId="1E15D7CD" w14:textId="77777777" w:rsidR="00245C85" w:rsidRDefault="00245C85" w:rsidP="00CA1E74"/>
        </w:tc>
        <w:tc>
          <w:tcPr>
            <w:tcW w:w="970" w:type="dxa"/>
            <w:tcPrChange w:id="331" w:author="David Conklin" w:date="2020-12-26T09:53:00Z">
              <w:tcPr>
                <w:tcW w:w="0" w:type="auto"/>
              </w:tcPr>
            </w:tcPrChange>
          </w:tcPr>
          <w:p w14:paraId="4704988E" w14:textId="3ECEE007" w:rsidR="00245C85" w:rsidRDefault="00245C85" w:rsidP="00CA1E74">
            <w:r>
              <w:t>NSE</w:t>
            </w:r>
          </w:p>
        </w:tc>
        <w:tc>
          <w:tcPr>
            <w:tcW w:w="1088" w:type="dxa"/>
            <w:tcPrChange w:id="332" w:author="David Conklin" w:date="2020-12-26T09:53:00Z">
              <w:tcPr>
                <w:tcW w:w="0" w:type="auto"/>
              </w:tcPr>
            </w:tcPrChange>
          </w:tcPr>
          <w:p w14:paraId="165D6B8F" w14:textId="1ABCEAE7" w:rsidR="00245C85" w:rsidRDefault="00245C85" w:rsidP="00CA1E74">
            <w:ins w:id="333" w:author="David Conklin" w:date="2020-12-26T09:42:00Z">
              <w:r>
                <w:t>0</w:t>
              </w:r>
            </w:ins>
            <w:del w:id="334" w:author="David Conklin" w:date="2020-12-26T09:41:00Z">
              <w:r w:rsidDel="00213F92">
                <w:delText>0.61</w:delText>
              </w:r>
            </w:del>
            <w:ins w:id="335" w:author="David Conklin" w:date="2020-12-26T09:41:00Z">
              <w:r>
                <w:t>.57</w:t>
              </w:r>
            </w:ins>
          </w:p>
        </w:tc>
        <w:tc>
          <w:tcPr>
            <w:tcW w:w="0" w:type="auto"/>
            <w:tcPrChange w:id="336"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337" w:author="David Conklin" w:date="2020-12-26T09:40:00Z"/>
        </w:trPr>
        <w:tc>
          <w:tcPr>
            <w:tcW w:w="0" w:type="auto"/>
            <w:tcPrChange w:id="338" w:author="David Conklin" w:date="2020-12-26T09:53:00Z">
              <w:tcPr>
                <w:tcW w:w="0" w:type="auto"/>
              </w:tcPr>
            </w:tcPrChange>
          </w:tcPr>
          <w:p w14:paraId="0930E249" w14:textId="77777777" w:rsidR="00245C85" w:rsidRDefault="00245C85" w:rsidP="00CA1E74">
            <w:pPr>
              <w:rPr>
                <w:ins w:id="339" w:author="David Conklin" w:date="2020-12-26T09:40:00Z"/>
              </w:rPr>
            </w:pPr>
          </w:p>
        </w:tc>
        <w:tc>
          <w:tcPr>
            <w:tcW w:w="0" w:type="auto"/>
            <w:tcPrChange w:id="340" w:author="David Conklin" w:date="2020-12-26T09:53:00Z">
              <w:tcPr>
                <w:tcW w:w="0" w:type="auto"/>
              </w:tcPr>
            </w:tcPrChange>
          </w:tcPr>
          <w:p w14:paraId="3365CB1C" w14:textId="77777777" w:rsidR="00245C85" w:rsidRDefault="00245C85" w:rsidP="00CA1E74">
            <w:pPr>
              <w:rPr>
                <w:ins w:id="341" w:author="David Conklin" w:date="2020-12-26T09:40:00Z"/>
              </w:rPr>
            </w:pPr>
          </w:p>
        </w:tc>
        <w:tc>
          <w:tcPr>
            <w:tcW w:w="4347" w:type="dxa"/>
            <w:tcPrChange w:id="342" w:author="David Conklin" w:date="2020-12-26T09:53:00Z">
              <w:tcPr>
                <w:tcW w:w="0" w:type="auto"/>
              </w:tcPr>
            </w:tcPrChange>
          </w:tcPr>
          <w:p w14:paraId="632DBAAD" w14:textId="77777777" w:rsidR="00245C85" w:rsidRDefault="00245C85" w:rsidP="00CA1E74">
            <w:pPr>
              <w:rPr>
                <w:ins w:id="343" w:author="David Conklin" w:date="2020-12-26T09:40:00Z"/>
              </w:rPr>
            </w:pPr>
          </w:p>
        </w:tc>
        <w:tc>
          <w:tcPr>
            <w:tcW w:w="970" w:type="dxa"/>
            <w:tcPrChange w:id="344" w:author="David Conklin" w:date="2020-12-26T09:53:00Z">
              <w:tcPr>
                <w:tcW w:w="0" w:type="auto"/>
              </w:tcPr>
            </w:tcPrChange>
          </w:tcPr>
          <w:p w14:paraId="6C5F5FF4" w14:textId="738BB446" w:rsidR="00245C85" w:rsidRDefault="00245C85" w:rsidP="00CA1E74">
            <w:pPr>
              <w:rPr>
                <w:ins w:id="345" w:author="David Conklin" w:date="2020-12-26T09:40:00Z"/>
              </w:rPr>
            </w:pPr>
            <w:ins w:id="346" w:author="David Conklin" w:date="2020-12-26T09:41:00Z">
              <w:r>
                <w:t>RSR</w:t>
              </w:r>
            </w:ins>
          </w:p>
        </w:tc>
        <w:tc>
          <w:tcPr>
            <w:tcW w:w="1088" w:type="dxa"/>
            <w:tcPrChange w:id="347" w:author="David Conklin" w:date="2020-12-26T09:53:00Z">
              <w:tcPr>
                <w:tcW w:w="0" w:type="auto"/>
              </w:tcPr>
            </w:tcPrChange>
          </w:tcPr>
          <w:p w14:paraId="21F0FD11" w14:textId="1F39CDFB" w:rsidR="00245C85" w:rsidRDefault="00245C85" w:rsidP="00CA1E74">
            <w:pPr>
              <w:rPr>
                <w:ins w:id="348" w:author="David Conklin" w:date="2020-12-26T09:40:00Z"/>
              </w:rPr>
            </w:pPr>
            <w:ins w:id="349" w:author="David Conklin" w:date="2020-12-26T09:41:00Z">
              <w:r>
                <w:t>0.65</w:t>
              </w:r>
            </w:ins>
          </w:p>
        </w:tc>
        <w:tc>
          <w:tcPr>
            <w:tcW w:w="0" w:type="auto"/>
            <w:tcPrChange w:id="350" w:author="David Conklin" w:date="2020-12-26T09:53:00Z">
              <w:tcPr>
                <w:tcW w:w="0" w:type="auto"/>
              </w:tcPr>
            </w:tcPrChange>
          </w:tcPr>
          <w:p w14:paraId="35293E88" w14:textId="079FDBB9" w:rsidR="00245C85" w:rsidRDefault="00245C85" w:rsidP="00CA1E74">
            <w:pPr>
              <w:rPr>
                <w:ins w:id="351" w:author="David Conklin" w:date="2020-12-26T09:40:00Z"/>
              </w:rPr>
            </w:pPr>
            <w:ins w:id="352" w:author="David Conklin" w:date="2020-12-26T09:42:00Z">
              <w:r>
                <w:t>S</w:t>
              </w:r>
            </w:ins>
          </w:p>
        </w:tc>
      </w:tr>
      <w:tr w:rsidR="00245C85" w14:paraId="304EC4C2" w14:textId="77777777" w:rsidTr="00245C85">
        <w:tc>
          <w:tcPr>
            <w:tcW w:w="0" w:type="auto"/>
            <w:tcPrChange w:id="353" w:author="David Conklin" w:date="2020-12-26T09:53:00Z">
              <w:tcPr>
                <w:tcW w:w="0" w:type="auto"/>
              </w:tcPr>
            </w:tcPrChange>
          </w:tcPr>
          <w:p w14:paraId="1069302A" w14:textId="77777777" w:rsidR="00245C85" w:rsidRDefault="00245C85" w:rsidP="00CA1E74"/>
        </w:tc>
        <w:tc>
          <w:tcPr>
            <w:tcW w:w="0" w:type="auto"/>
            <w:tcPrChange w:id="354" w:author="David Conklin" w:date="2020-12-26T09:53:00Z">
              <w:tcPr>
                <w:tcW w:w="0" w:type="auto"/>
              </w:tcPr>
            </w:tcPrChange>
          </w:tcPr>
          <w:p w14:paraId="2E696512" w14:textId="77777777" w:rsidR="00245C85" w:rsidRDefault="00245C85" w:rsidP="00CA1E74"/>
        </w:tc>
        <w:tc>
          <w:tcPr>
            <w:tcW w:w="4347" w:type="dxa"/>
            <w:tcPrChange w:id="355" w:author="David Conklin" w:date="2020-12-26T09:53:00Z">
              <w:tcPr>
                <w:tcW w:w="0" w:type="auto"/>
              </w:tcPr>
            </w:tcPrChange>
          </w:tcPr>
          <w:p w14:paraId="1C5724A7" w14:textId="77777777" w:rsidR="00245C85" w:rsidRDefault="00245C85" w:rsidP="00CA1E74"/>
        </w:tc>
        <w:tc>
          <w:tcPr>
            <w:tcW w:w="970" w:type="dxa"/>
            <w:tcPrChange w:id="356" w:author="David Conklin" w:date="2020-12-26T09:53:00Z">
              <w:tcPr>
                <w:tcW w:w="0" w:type="auto"/>
              </w:tcPr>
            </w:tcPrChange>
          </w:tcPr>
          <w:p w14:paraId="5625EE96" w14:textId="40EEDC12" w:rsidR="00245C85" w:rsidRDefault="00245C85" w:rsidP="00CA1E74">
            <w:r>
              <w:t>R2</w:t>
            </w:r>
          </w:p>
        </w:tc>
        <w:tc>
          <w:tcPr>
            <w:tcW w:w="1088" w:type="dxa"/>
            <w:tcPrChange w:id="357" w:author="David Conklin" w:date="2020-12-26T09:53:00Z">
              <w:tcPr>
                <w:tcW w:w="0" w:type="auto"/>
              </w:tcPr>
            </w:tcPrChange>
          </w:tcPr>
          <w:p w14:paraId="083EDB1E" w14:textId="12CEA2C6" w:rsidR="00245C85" w:rsidRDefault="00245C85" w:rsidP="00CA1E74">
            <w:del w:id="358" w:author="David Conklin" w:date="2020-12-26T09:42:00Z">
              <w:r w:rsidDel="00213F92">
                <w:delText>0.68</w:delText>
              </w:r>
            </w:del>
            <w:ins w:id="359" w:author="David Conklin" w:date="2020-12-26T09:42:00Z">
              <w:r>
                <w:t>0.64</w:t>
              </w:r>
            </w:ins>
          </w:p>
        </w:tc>
        <w:tc>
          <w:tcPr>
            <w:tcW w:w="0" w:type="auto"/>
            <w:tcPrChange w:id="360"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361" w:author="David Conklin" w:date="2020-12-26T09:53:00Z">
              <w:tcPr>
                <w:tcW w:w="0" w:type="auto"/>
              </w:tcPr>
            </w:tcPrChange>
          </w:tcPr>
          <w:p w14:paraId="4FAE908E" w14:textId="77777777" w:rsidR="00245C85" w:rsidRDefault="00245C85" w:rsidP="00CA1E74"/>
        </w:tc>
        <w:tc>
          <w:tcPr>
            <w:tcW w:w="0" w:type="auto"/>
            <w:tcPrChange w:id="362" w:author="David Conklin" w:date="2020-12-26T09:53:00Z">
              <w:tcPr>
                <w:tcW w:w="0" w:type="auto"/>
              </w:tcPr>
            </w:tcPrChange>
          </w:tcPr>
          <w:p w14:paraId="76EC78FD" w14:textId="77777777" w:rsidR="00245C85" w:rsidRDefault="00245C85" w:rsidP="00CA1E74"/>
        </w:tc>
        <w:tc>
          <w:tcPr>
            <w:tcW w:w="4347" w:type="dxa"/>
            <w:tcPrChange w:id="363" w:author="David Conklin" w:date="2020-12-26T09:53:00Z">
              <w:tcPr>
                <w:tcW w:w="0" w:type="auto"/>
              </w:tcPr>
            </w:tcPrChange>
          </w:tcPr>
          <w:p w14:paraId="68EA8735" w14:textId="77777777" w:rsidR="00245C85" w:rsidRDefault="00245C85" w:rsidP="00CA1E74"/>
        </w:tc>
        <w:tc>
          <w:tcPr>
            <w:tcW w:w="970" w:type="dxa"/>
            <w:tcPrChange w:id="364" w:author="David Conklin" w:date="2020-12-26T09:53:00Z">
              <w:tcPr>
                <w:tcW w:w="0" w:type="auto"/>
              </w:tcPr>
            </w:tcPrChange>
          </w:tcPr>
          <w:p w14:paraId="0851DB7E" w14:textId="0E6757CF" w:rsidR="00245C85" w:rsidRDefault="00245C85" w:rsidP="00CA1E74">
            <w:r>
              <w:t>MAE</w:t>
            </w:r>
          </w:p>
        </w:tc>
        <w:tc>
          <w:tcPr>
            <w:tcW w:w="1088" w:type="dxa"/>
            <w:tcPrChange w:id="365" w:author="David Conklin" w:date="2020-12-26T09:53:00Z">
              <w:tcPr>
                <w:tcW w:w="0" w:type="auto"/>
              </w:tcPr>
            </w:tcPrChange>
          </w:tcPr>
          <w:p w14:paraId="475E1F14" w14:textId="1C4736A3" w:rsidR="00245C85" w:rsidRDefault="00245C85" w:rsidP="00CA1E74">
            <w:r>
              <w:t>1.</w:t>
            </w:r>
            <w:ins w:id="366" w:author="David Conklin" w:date="2020-12-26T09:42:00Z">
              <w:r>
                <w:t>8</w:t>
              </w:r>
            </w:ins>
            <w:del w:id="367" w:author="David Conklin" w:date="2020-12-26T09:42:00Z">
              <w:r w:rsidDel="00213F92">
                <w:delText>6</w:delText>
              </w:r>
            </w:del>
            <w:r>
              <w:t xml:space="preserve"> deg C</w:t>
            </w:r>
          </w:p>
        </w:tc>
        <w:tc>
          <w:tcPr>
            <w:tcW w:w="0" w:type="auto"/>
            <w:tcPrChange w:id="368"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369" w:author="David Conklin" w:date="2020-12-26T09:53:00Z">
              <w:tcPr>
                <w:tcW w:w="0" w:type="auto"/>
              </w:tcPr>
            </w:tcPrChange>
          </w:tcPr>
          <w:p w14:paraId="215C26DB" w14:textId="3BB3A63C" w:rsidR="00245C85" w:rsidRDefault="00245C85" w:rsidP="00041D27">
            <w:r>
              <w:t>14161100</w:t>
            </w:r>
          </w:p>
        </w:tc>
        <w:tc>
          <w:tcPr>
            <w:tcW w:w="0" w:type="auto"/>
            <w:tcPrChange w:id="370" w:author="David Conklin" w:date="2020-12-26T09:53:00Z">
              <w:tcPr>
                <w:tcW w:w="0" w:type="auto"/>
              </w:tcPr>
            </w:tcPrChange>
          </w:tcPr>
          <w:p w14:paraId="674B6564" w14:textId="75FD2A5A" w:rsidR="00245C85" w:rsidRDefault="00245C85" w:rsidP="00041D27">
            <w:r>
              <w:t>23773429</w:t>
            </w:r>
          </w:p>
        </w:tc>
        <w:tc>
          <w:tcPr>
            <w:tcW w:w="4347" w:type="dxa"/>
            <w:tcPrChange w:id="371" w:author="David Conklin" w:date="2020-12-26T09:53:00Z">
              <w:tcPr>
                <w:tcW w:w="0" w:type="auto"/>
              </w:tcPr>
            </w:tcPrChange>
          </w:tcPr>
          <w:p w14:paraId="527D9241" w14:textId="59BC56A4" w:rsidR="00245C85" w:rsidRDefault="00245C85" w:rsidP="00041D27">
            <w:r>
              <w:t>BLUE RIVER ABOVE THE RESERVOIR</w:t>
            </w:r>
            <w:ins w:id="372" w:author="David Conklin" w:date="2020-12-26T09:45:00Z">
              <w:r>
                <w:t xml:space="preserve"> (C201)</w:t>
              </w:r>
            </w:ins>
          </w:p>
        </w:tc>
        <w:tc>
          <w:tcPr>
            <w:tcW w:w="970" w:type="dxa"/>
            <w:tcPrChange w:id="373" w:author="David Conklin" w:date="2020-12-26T09:53:00Z">
              <w:tcPr>
                <w:tcW w:w="0" w:type="auto"/>
              </w:tcPr>
            </w:tcPrChange>
          </w:tcPr>
          <w:p w14:paraId="3660BB27" w14:textId="031AD573" w:rsidR="00245C85" w:rsidRDefault="00245C85" w:rsidP="00041D27">
            <w:r>
              <w:t>%bias</w:t>
            </w:r>
          </w:p>
        </w:tc>
        <w:tc>
          <w:tcPr>
            <w:tcW w:w="1088" w:type="dxa"/>
            <w:tcPrChange w:id="374" w:author="David Conklin" w:date="2020-12-26T09:53:00Z">
              <w:tcPr>
                <w:tcW w:w="0" w:type="auto"/>
              </w:tcPr>
            </w:tcPrChange>
          </w:tcPr>
          <w:p w14:paraId="37F8A474" w14:textId="19A69BC1" w:rsidR="00245C85" w:rsidRDefault="00245C85" w:rsidP="00041D27">
            <w:r>
              <w:t>-</w:t>
            </w:r>
            <w:ins w:id="375" w:author="David Conklin" w:date="2020-12-26T09:45:00Z">
              <w:r>
                <w:t>0.6%</w:t>
              </w:r>
            </w:ins>
            <w:del w:id="376" w:author="David Conklin" w:date="2020-12-26T09:45:00Z">
              <w:r w:rsidDel="00213F92">
                <w:delText>7.5%</w:delText>
              </w:r>
            </w:del>
          </w:p>
        </w:tc>
        <w:tc>
          <w:tcPr>
            <w:tcW w:w="0" w:type="auto"/>
            <w:tcPrChange w:id="377" w:author="David Conklin" w:date="2020-12-26T09:53:00Z">
              <w:tcPr>
                <w:tcW w:w="0" w:type="auto"/>
              </w:tcPr>
            </w:tcPrChange>
          </w:tcPr>
          <w:p w14:paraId="58C9D573" w14:textId="39093B2D" w:rsidR="00245C85" w:rsidRDefault="00245C85" w:rsidP="00041D27">
            <w:del w:id="378" w:author="David Conklin" w:date="2020-12-26T09:45:00Z">
              <w:r w:rsidDel="00213F92">
                <w:delText>G</w:delText>
              </w:r>
            </w:del>
            <w:ins w:id="379" w:author="David Conklin" w:date="2020-12-26T09:45:00Z">
              <w:r>
                <w:t>VG</w:t>
              </w:r>
            </w:ins>
          </w:p>
        </w:tc>
      </w:tr>
      <w:tr w:rsidR="00245C85" w14:paraId="5FD4644D" w14:textId="77777777" w:rsidTr="00245C85">
        <w:tc>
          <w:tcPr>
            <w:tcW w:w="0" w:type="auto"/>
            <w:tcPrChange w:id="380" w:author="David Conklin" w:date="2020-12-26T09:53:00Z">
              <w:tcPr>
                <w:tcW w:w="0" w:type="auto"/>
              </w:tcPr>
            </w:tcPrChange>
          </w:tcPr>
          <w:p w14:paraId="2AD5E164" w14:textId="77777777" w:rsidR="00245C85" w:rsidRDefault="00245C85" w:rsidP="00041D27"/>
        </w:tc>
        <w:tc>
          <w:tcPr>
            <w:tcW w:w="0" w:type="auto"/>
            <w:tcPrChange w:id="381" w:author="David Conklin" w:date="2020-12-26T09:53:00Z">
              <w:tcPr>
                <w:tcW w:w="0" w:type="auto"/>
              </w:tcPr>
            </w:tcPrChange>
          </w:tcPr>
          <w:p w14:paraId="6A34727F" w14:textId="77777777" w:rsidR="00245C85" w:rsidRDefault="00245C85" w:rsidP="00041D27"/>
        </w:tc>
        <w:tc>
          <w:tcPr>
            <w:tcW w:w="4347" w:type="dxa"/>
            <w:tcPrChange w:id="382" w:author="David Conklin" w:date="2020-12-26T09:53:00Z">
              <w:tcPr>
                <w:tcW w:w="0" w:type="auto"/>
              </w:tcPr>
            </w:tcPrChange>
          </w:tcPr>
          <w:p w14:paraId="791962AD" w14:textId="77777777" w:rsidR="00245C85" w:rsidRDefault="00245C85" w:rsidP="00041D27"/>
        </w:tc>
        <w:tc>
          <w:tcPr>
            <w:tcW w:w="970" w:type="dxa"/>
            <w:tcPrChange w:id="383" w:author="David Conklin" w:date="2020-12-26T09:53:00Z">
              <w:tcPr>
                <w:tcW w:w="0" w:type="auto"/>
              </w:tcPr>
            </w:tcPrChange>
          </w:tcPr>
          <w:p w14:paraId="5DEB804E" w14:textId="036A16D4" w:rsidR="00245C85" w:rsidRDefault="00245C85" w:rsidP="00041D27">
            <w:r>
              <w:t>NSE</w:t>
            </w:r>
          </w:p>
        </w:tc>
        <w:tc>
          <w:tcPr>
            <w:tcW w:w="1088" w:type="dxa"/>
            <w:tcPrChange w:id="384" w:author="David Conklin" w:date="2020-12-26T09:53:00Z">
              <w:tcPr>
                <w:tcW w:w="0" w:type="auto"/>
              </w:tcPr>
            </w:tcPrChange>
          </w:tcPr>
          <w:p w14:paraId="2EA61B1C" w14:textId="2DFBE644" w:rsidR="00245C85" w:rsidRDefault="00245C85" w:rsidP="00041D27">
            <w:del w:id="385" w:author="David Conklin" w:date="2020-12-26T09:46:00Z">
              <w:r w:rsidDel="00213F92">
                <w:delText>0.86</w:delText>
              </w:r>
            </w:del>
            <w:ins w:id="386" w:author="David Conklin" w:date="2020-12-26T09:46:00Z">
              <w:r>
                <w:t>0.94</w:t>
              </w:r>
            </w:ins>
          </w:p>
        </w:tc>
        <w:tc>
          <w:tcPr>
            <w:tcW w:w="0" w:type="auto"/>
            <w:tcPrChange w:id="387" w:author="David Conklin" w:date="2020-12-26T09:53:00Z">
              <w:tcPr>
                <w:tcW w:w="0" w:type="auto"/>
              </w:tcPr>
            </w:tcPrChange>
          </w:tcPr>
          <w:p w14:paraId="356AD4CB" w14:textId="14FC8B75" w:rsidR="00245C85" w:rsidRDefault="00245C85" w:rsidP="00041D27">
            <w:r>
              <w:t>VG</w:t>
            </w:r>
          </w:p>
        </w:tc>
      </w:tr>
      <w:tr w:rsidR="00245C85" w14:paraId="7D98D051" w14:textId="77777777" w:rsidTr="00245C85">
        <w:tc>
          <w:tcPr>
            <w:tcW w:w="0" w:type="auto"/>
            <w:tcPrChange w:id="388" w:author="David Conklin" w:date="2020-12-26T09:53:00Z">
              <w:tcPr>
                <w:tcW w:w="0" w:type="auto"/>
              </w:tcPr>
            </w:tcPrChange>
          </w:tcPr>
          <w:p w14:paraId="4BB604F5" w14:textId="77777777" w:rsidR="00245C85" w:rsidRDefault="00245C85" w:rsidP="00041D27"/>
        </w:tc>
        <w:tc>
          <w:tcPr>
            <w:tcW w:w="0" w:type="auto"/>
            <w:tcPrChange w:id="389" w:author="David Conklin" w:date="2020-12-26T09:53:00Z">
              <w:tcPr>
                <w:tcW w:w="0" w:type="auto"/>
              </w:tcPr>
            </w:tcPrChange>
          </w:tcPr>
          <w:p w14:paraId="20E90C1D" w14:textId="77777777" w:rsidR="00245C85" w:rsidRDefault="00245C85" w:rsidP="00041D27"/>
        </w:tc>
        <w:tc>
          <w:tcPr>
            <w:tcW w:w="4347" w:type="dxa"/>
            <w:tcPrChange w:id="390" w:author="David Conklin" w:date="2020-12-26T09:53:00Z">
              <w:tcPr>
                <w:tcW w:w="0" w:type="auto"/>
              </w:tcPr>
            </w:tcPrChange>
          </w:tcPr>
          <w:p w14:paraId="27827799" w14:textId="77777777" w:rsidR="00245C85" w:rsidRDefault="00245C85" w:rsidP="00041D27"/>
        </w:tc>
        <w:tc>
          <w:tcPr>
            <w:tcW w:w="970" w:type="dxa"/>
            <w:tcPrChange w:id="391" w:author="David Conklin" w:date="2020-12-26T09:53:00Z">
              <w:tcPr>
                <w:tcW w:w="0" w:type="auto"/>
              </w:tcPr>
            </w:tcPrChange>
          </w:tcPr>
          <w:p w14:paraId="5332F1DC" w14:textId="5F00CB7B" w:rsidR="00245C85" w:rsidRDefault="00245C85" w:rsidP="00041D27">
            <w:r>
              <w:t>RSR</w:t>
            </w:r>
          </w:p>
        </w:tc>
        <w:tc>
          <w:tcPr>
            <w:tcW w:w="1088" w:type="dxa"/>
            <w:tcPrChange w:id="392" w:author="David Conklin" w:date="2020-12-26T09:53:00Z">
              <w:tcPr>
                <w:tcW w:w="0" w:type="auto"/>
              </w:tcPr>
            </w:tcPrChange>
          </w:tcPr>
          <w:p w14:paraId="6475777C" w14:textId="7CF651D0" w:rsidR="00245C85" w:rsidRDefault="00245C85" w:rsidP="00041D27">
            <w:r>
              <w:t>0.</w:t>
            </w:r>
            <w:ins w:id="393" w:author="David Conklin" w:date="2020-12-26T09:46:00Z">
              <w:r>
                <w:t>24</w:t>
              </w:r>
            </w:ins>
            <w:del w:id="394" w:author="David Conklin" w:date="2020-12-26T09:46:00Z">
              <w:r w:rsidDel="00213F92">
                <w:delText>37</w:delText>
              </w:r>
            </w:del>
          </w:p>
        </w:tc>
        <w:tc>
          <w:tcPr>
            <w:tcW w:w="0" w:type="auto"/>
            <w:tcPrChange w:id="395"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396" w:author="David Conklin" w:date="2020-12-26T09:53:00Z">
              <w:tcPr>
                <w:tcW w:w="0" w:type="auto"/>
              </w:tcPr>
            </w:tcPrChange>
          </w:tcPr>
          <w:p w14:paraId="7A117CD1" w14:textId="77777777" w:rsidR="00245C85" w:rsidRDefault="00245C85" w:rsidP="00041D27"/>
        </w:tc>
        <w:tc>
          <w:tcPr>
            <w:tcW w:w="0" w:type="auto"/>
            <w:tcPrChange w:id="397" w:author="David Conklin" w:date="2020-12-26T09:53:00Z">
              <w:tcPr>
                <w:tcW w:w="0" w:type="auto"/>
              </w:tcPr>
            </w:tcPrChange>
          </w:tcPr>
          <w:p w14:paraId="0BEE597C" w14:textId="77777777" w:rsidR="00245C85" w:rsidRDefault="00245C85" w:rsidP="00041D27"/>
        </w:tc>
        <w:tc>
          <w:tcPr>
            <w:tcW w:w="4347" w:type="dxa"/>
            <w:tcPrChange w:id="398" w:author="David Conklin" w:date="2020-12-26T09:53:00Z">
              <w:tcPr>
                <w:tcW w:w="0" w:type="auto"/>
              </w:tcPr>
            </w:tcPrChange>
          </w:tcPr>
          <w:p w14:paraId="51EBB1C1" w14:textId="77777777" w:rsidR="00245C85" w:rsidRDefault="00245C85" w:rsidP="00041D27"/>
        </w:tc>
        <w:tc>
          <w:tcPr>
            <w:tcW w:w="970" w:type="dxa"/>
            <w:tcPrChange w:id="399" w:author="David Conklin" w:date="2020-12-26T09:53:00Z">
              <w:tcPr>
                <w:tcW w:w="0" w:type="auto"/>
              </w:tcPr>
            </w:tcPrChange>
          </w:tcPr>
          <w:p w14:paraId="5A0F0C6F" w14:textId="154394DD" w:rsidR="00245C85" w:rsidRDefault="00245C85" w:rsidP="00041D27">
            <w:r>
              <w:t>R2</w:t>
            </w:r>
          </w:p>
        </w:tc>
        <w:tc>
          <w:tcPr>
            <w:tcW w:w="1088" w:type="dxa"/>
            <w:tcPrChange w:id="400" w:author="David Conklin" w:date="2020-12-26T09:53:00Z">
              <w:tcPr>
                <w:tcW w:w="0" w:type="auto"/>
              </w:tcPr>
            </w:tcPrChange>
          </w:tcPr>
          <w:p w14:paraId="0E5CD791" w14:textId="5CA49BE9" w:rsidR="00245C85" w:rsidRDefault="00245C85" w:rsidP="00041D27">
            <w:r>
              <w:t>0.93</w:t>
            </w:r>
          </w:p>
        </w:tc>
        <w:tc>
          <w:tcPr>
            <w:tcW w:w="0" w:type="auto"/>
            <w:tcPrChange w:id="401"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402" w:author="David Conklin" w:date="2020-12-26T09:53:00Z">
              <w:tcPr>
                <w:tcW w:w="0" w:type="auto"/>
              </w:tcPr>
            </w:tcPrChange>
          </w:tcPr>
          <w:p w14:paraId="1734501E" w14:textId="77777777" w:rsidR="00245C85" w:rsidRDefault="00245C85" w:rsidP="00041D27"/>
        </w:tc>
        <w:tc>
          <w:tcPr>
            <w:tcW w:w="0" w:type="auto"/>
            <w:tcPrChange w:id="403" w:author="David Conklin" w:date="2020-12-26T09:53:00Z">
              <w:tcPr>
                <w:tcW w:w="0" w:type="auto"/>
              </w:tcPr>
            </w:tcPrChange>
          </w:tcPr>
          <w:p w14:paraId="4CF254CE" w14:textId="77777777" w:rsidR="00245C85" w:rsidRDefault="00245C85" w:rsidP="00041D27"/>
        </w:tc>
        <w:tc>
          <w:tcPr>
            <w:tcW w:w="4347" w:type="dxa"/>
            <w:tcPrChange w:id="404" w:author="David Conklin" w:date="2020-12-26T09:53:00Z">
              <w:tcPr>
                <w:tcW w:w="0" w:type="auto"/>
              </w:tcPr>
            </w:tcPrChange>
          </w:tcPr>
          <w:p w14:paraId="07AC4EBD" w14:textId="77777777" w:rsidR="00245C85" w:rsidRDefault="00245C85" w:rsidP="00041D27"/>
        </w:tc>
        <w:tc>
          <w:tcPr>
            <w:tcW w:w="970" w:type="dxa"/>
            <w:tcPrChange w:id="405" w:author="David Conklin" w:date="2020-12-26T09:53:00Z">
              <w:tcPr>
                <w:tcW w:w="0" w:type="auto"/>
              </w:tcPr>
            </w:tcPrChange>
          </w:tcPr>
          <w:p w14:paraId="78554B59" w14:textId="6C5A3341" w:rsidR="00245C85" w:rsidRDefault="00245C85" w:rsidP="00041D27">
            <w:ins w:id="406" w:author="David Conklin" w:date="2020-12-26T09:47:00Z">
              <w:r>
                <w:t>MAE</w:t>
              </w:r>
            </w:ins>
            <w:del w:id="407" w:author="David Conklin" w:date="2020-12-26T09:47:00Z">
              <w:r w:rsidDel="00213F92">
                <w:delText>ave err</w:delText>
              </w:r>
            </w:del>
          </w:p>
        </w:tc>
        <w:tc>
          <w:tcPr>
            <w:tcW w:w="1088" w:type="dxa"/>
            <w:tcPrChange w:id="408" w:author="David Conklin" w:date="2020-12-26T09:53:00Z">
              <w:tcPr>
                <w:tcW w:w="0" w:type="auto"/>
              </w:tcPr>
            </w:tcPrChange>
          </w:tcPr>
          <w:p w14:paraId="7B38995A" w14:textId="5B6D22A6" w:rsidR="00245C85" w:rsidRDefault="00245C85" w:rsidP="00041D27">
            <w:r>
              <w:t>0.</w:t>
            </w:r>
            <w:ins w:id="409" w:author="David Conklin" w:date="2020-12-26T09:47:00Z">
              <w:r>
                <w:t>8</w:t>
              </w:r>
            </w:ins>
            <w:del w:id="410" w:author="David Conklin" w:date="2020-12-26T09:47:00Z">
              <w:r w:rsidDel="00213F92">
                <w:delText>7</w:delText>
              </w:r>
            </w:del>
            <w:r>
              <w:t xml:space="preserve"> deg C</w:t>
            </w:r>
          </w:p>
        </w:tc>
        <w:tc>
          <w:tcPr>
            <w:tcW w:w="0" w:type="auto"/>
            <w:tcPrChange w:id="411"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412" w:author="David Conklin" w:date="2020-12-26T09:53:00Z">
              <w:tcPr>
                <w:tcW w:w="0" w:type="auto"/>
              </w:tcPr>
            </w:tcPrChange>
          </w:tcPr>
          <w:p w14:paraId="3136AF28" w14:textId="6FA189FF" w:rsidR="00245C85" w:rsidRDefault="00245C85" w:rsidP="00771AAC">
            <w:r>
              <w:t>14162200</w:t>
            </w:r>
          </w:p>
        </w:tc>
        <w:tc>
          <w:tcPr>
            <w:tcW w:w="0" w:type="auto"/>
            <w:tcPrChange w:id="413" w:author="David Conklin" w:date="2020-12-26T09:53:00Z">
              <w:tcPr>
                <w:tcW w:w="0" w:type="auto"/>
              </w:tcPr>
            </w:tcPrChange>
          </w:tcPr>
          <w:p w14:paraId="19EA5F29" w14:textId="2337E25E" w:rsidR="00245C85" w:rsidRDefault="00245C85" w:rsidP="00771AAC">
            <w:r>
              <w:t>23773405</w:t>
            </w:r>
          </w:p>
        </w:tc>
        <w:tc>
          <w:tcPr>
            <w:tcW w:w="4347" w:type="dxa"/>
            <w:tcPrChange w:id="414" w:author="David Conklin" w:date="2020-12-26T09:53:00Z">
              <w:tcPr>
                <w:tcW w:w="0" w:type="auto"/>
              </w:tcPr>
            </w:tcPrChange>
          </w:tcPr>
          <w:p w14:paraId="4F516243" w14:textId="3704487F" w:rsidR="00245C85" w:rsidRDefault="00245C85" w:rsidP="00771AAC">
            <w:r>
              <w:t>BLUE RIVER BELOW THE RESERVOIR</w:t>
            </w:r>
            <w:ins w:id="415" w:author="David Conklin" w:date="2020-12-26T09:47:00Z">
              <w:r>
                <w:t xml:space="preserve"> (C2</w:t>
              </w:r>
            </w:ins>
            <w:ins w:id="416" w:author="David Conklin" w:date="2020-12-26T09:48:00Z">
              <w:r>
                <w:t>01)</w:t>
              </w:r>
            </w:ins>
          </w:p>
        </w:tc>
        <w:tc>
          <w:tcPr>
            <w:tcW w:w="970" w:type="dxa"/>
            <w:tcPrChange w:id="417" w:author="David Conklin" w:date="2020-12-26T09:53:00Z">
              <w:tcPr>
                <w:tcW w:w="0" w:type="auto"/>
              </w:tcPr>
            </w:tcPrChange>
          </w:tcPr>
          <w:p w14:paraId="0033914A" w14:textId="4B9CD9C7" w:rsidR="00245C85" w:rsidRDefault="00245C85" w:rsidP="00771AAC">
            <w:r>
              <w:t>%bias</w:t>
            </w:r>
          </w:p>
        </w:tc>
        <w:tc>
          <w:tcPr>
            <w:tcW w:w="1088" w:type="dxa"/>
            <w:tcPrChange w:id="418" w:author="David Conklin" w:date="2020-12-26T09:53:00Z">
              <w:tcPr>
                <w:tcW w:w="0" w:type="auto"/>
              </w:tcPr>
            </w:tcPrChange>
          </w:tcPr>
          <w:p w14:paraId="55597B67" w14:textId="3CB4A388" w:rsidR="00245C85" w:rsidRDefault="00245C85" w:rsidP="00771AAC">
            <w:ins w:id="419" w:author="David Conklin" w:date="2020-12-26T09:48:00Z">
              <w:r>
                <w:t>13.6</w:t>
              </w:r>
            </w:ins>
            <w:del w:id="420" w:author="David Conklin" w:date="2020-12-26T09:48:00Z">
              <w:r w:rsidDel="00213F92">
                <w:delText>-0.6</w:delText>
              </w:r>
            </w:del>
            <w:r>
              <w:t>%</w:t>
            </w:r>
          </w:p>
        </w:tc>
        <w:tc>
          <w:tcPr>
            <w:tcW w:w="0" w:type="auto"/>
            <w:tcPrChange w:id="421" w:author="David Conklin" w:date="2020-12-26T09:53:00Z">
              <w:tcPr>
                <w:tcW w:w="0" w:type="auto"/>
              </w:tcPr>
            </w:tcPrChange>
          </w:tcPr>
          <w:p w14:paraId="64E00F1C" w14:textId="4B4E9E3D" w:rsidR="00245C85" w:rsidRDefault="00245C85" w:rsidP="00771AAC">
            <w:del w:id="422" w:author="David Conklin" w:date="2020-12-26T09:48:00Z">
              <w:r w:rsidDel="00213F92">
                <w:delText>VG</w:delText>
              </w:r>
            </w:del>
            <w:ins w:id="423" w:author="David Conklin" w:date="2020-12-26T09:48:00Z">
              <w:r>
                <w:t>S</w:t>
              </w:r>
            </w:ins>
          </w:p>
        </w:tc>
      </w:tr>
      <w:tr w:rsidR="00245C85" w14:paraId="5538EB9B" w14:textId="77777777" w:rsidTr="00245C85">
        <w:tc>
          <w:tcPr>
            <w:tcW w:w="0" w:type="auto"/>
            <w:tcPrChange w:id="424" w:author="David Conklin" w:date="2020-12-26T09:53:00Z">
              <w:tcPr>
                <w:tcW w:w="0" w:type="auto"/>
              </w:tcPr>
            </w:tcPrChange>
          </w:tcPr>
          <w:p w14:paraId="2EC94EA2" w14:textId="77777777" w:rsidR="00245C85" w:rsidRDefault="00245C85" w:rsidP="00771AAC"/>
        </w:tc>
        <w:tc>
          <w:tcPr>
            <w:tcW w:w="0" w:type="auto"/>
            <w:tcPrChange w:id="425" w:author="David Conklin" w:date="2020-12-26T09:53:00Z">
              <w:tcPr>
                <w:tcW w:w="0" w:type="auto"/>
              </w:tcPr>
            </w:tcPrChange>
          </w:tcPr>
          <w:p w14:paraId="7BDA5E1C" w14:textId="77777777" w:rsidR="00245C85" w:rsidRDefault="00245C85" w:rsidP="00771AAC"/>
        </w:tc>
        <w:tc>
          <w:tcPr>
            <w:tcW w:w="4347" w:type="dxa"/>
            <w:tcPrChange w:id="426" w:author="David Conklin" w:date="2020-12-26T09:53:00Z">
              <w:tcPr>
                <w:tcW w:w="0" w:type="auto"/>
              </w:tcPr>
            </w:tcPrChange>
          </w:tcPr>
          <w:p w14:paraId="03596065" w14:textId="77777777" w:rsidR="00245C85" w:rsidRDefault="00245C85" w:rsidP="00771AAC"/>
        </w:tc>
        <w:tc>
          <w:tcPr>
            <w:tcW w:w="970" w:type="dxa"/>
            <w:tcPrChange w:id="427" w:author="David Conklin" w:date="2020-12-26T09:53:00Z">
              <w:tcPr>
                <w:tcW w:w="0" w:type="auto"/>
              </w:tcPr>
            </w:tcPrChange>
          </w:tcPr>
          <w:p w14:paraId="16D3BEDD" w14:textId="0D34C854" w:rsidR="00245C85" w:rsidRDefault="00245C85" w:rsidP="00771AAC">
            <w:r>
              <w:t>NSE</w:t>
            </w:r>
          </w:p>
        </w:tc>
        <w:tc>
          <w:tcPr>
            <w:tcW w:w="1088" w:type="dxa"/>
            <w:tcPrChange w:id="428" w:author="David Conklin" w:date="2020-12-26T09:53:00Z">
              <w:tcPr>
                <w:tcW w:w="0" w:type="auto"/>
              </w:tcPr>
            </w:tcPrChange>
          </w:tcPr>
          <w:p w14:paraId="544DD24A" w14:textId="2219790E" w:rsidR="00245C85" w:rsidRDefault="00245C85" w:rsidP="00771AAC">
            <w:r>
              <w:t>0.5</w:t>
            </w:r>
            <w:ins w:id="429" w:author="David Conklin" w:date="2020-12-26T09:48:00Z">
              <w:r>
                <w:t>6</w:t>
              </w:r>
            </w:ins>
            <w:del w:id="430" w:author="David Conklin" w:date="2020-12-26T09:48:00Z">
              <w:r w:rsidDel="00213F92">
                <w:delText>1</w:delText>
              </w:r>
            </w:del>
          </w:p>
        </w:tc>
        <w:tc>
          <w:tcPr>
            <w:tcW w:w="0" w:type="auto"/>
            <w:tcPrChange w:id="431"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432" w:author="David Conklin" w:date="2020-12-26T09:48:00Z"/>
        </w:trPr>
        <w:tc>
          <w:tcPr>
            <w:tcW w:w="0" w:type="auto"/>
            <w:tcPrChange w:id="433" w:author="David Conklin" w:date="2020-12-26T09:53:00Z">
              <w:tcPr>
                <w:tcW w:w="0" w:type="auto"/>
              </w:tcPr>
            </w:tcPrChange>
          </w:tcPr>
          <w:p w14:paraId="1F6BE7A6" w14:textId="77777777" w:rsidR="00245C85" w:rsidRDefault="00245C85" w:rsidP="00771AAC">
            <w:pPr>
              <w:rPr>
                <w:ins w:id="434" w:author="David Conklin" w:date="2020-12-26T09:48:00Z"/>
              </w:rPr>
            </w:pPr>
          </w:p>
        </w:tc>
        <w:tc>
          <w:tcPr>
            <w:tcW w:w="0" w:type="auto"/>
            <w:tcPrChange w:id="435" w:author="David Conklin" w:date="2020-12-26T09:53:00Z">
              <w:tcPr>
                <w:tcW w:w="0" w:type="auto"/>
              </w:tcPr>
            </w:tcPrChange>
          </w:tcPr>
          <w:p w14:paraId="09A280F5" w14:textId="77777777" w:rsidR="00245C85" w:rsidRDefault="00245C85" w:rsidP="00771AAC">
            <w:pPr>
              <w:rPr>
                <w:ins w:id="436" w:author="David Conklin" w:date="2020-12-26T09:48:00Z"/>
              </w:rPr>
            </w:pPr>
          </w:p>
        </w:tc>
        <w:tc>
          <w:tcPr>
            <w:tcW w:w="4347" w:type="dxa"/>
            <w:tcPrChange w:id="437" w:author="David Conklin" w:date="2020-12-26T09:53:00Z">
              <w:tcPr>
                <w:tcW w:w="0" w:type="auto"/>
              </w:tcPr>
            </w:tcPrChange>
          </w:tcPr>
          <w:p w14:paraId="3A39EC94" w14:textId="77777777" w:rsidR="00245C85" w:rsidRDefault="00245C85" w:rsidP="00771AAC">
            <w:pPr>
              <w:rPr>
                <w:ins w:id="438" w:author="David Conklin" w:date="2020-12-26T09:48:00Z"/>
              </w:rPr>
            </w:pPr>
          </w:p>
        </w:tc>
        <w:tc>
          <w:tcPr>
            <w:tcW w:w="970" w:type="dxa"/>
            <w:tcPrChange w:id="439" w:author="David Conklin" w:date="2020-12-26T09:53:00Z">
              <w:tcPr>
                <w:tcW w:w="0" w:type="auto"/>
              </w:tcPr>
            </w:tcPrChange>
          </w:tcPr>
          <w:p w14:paraId="5B35BEBC" w14:textId="7E3B261E" w:rsidR="00245C85" w:rsidRDefault="00245C85" w:rsidP="00771AAC">
            <w:pPr>
              <w:rPr>
                <w:ins w:id="440" w:author="David Conklin" w:date="2020-12-26T09:48:00Z"/>
              </w:rPr>
            </w:pPr>
            <w:ins w:id="441" w:author="David Conklin" w:date="2020-12-26T09:48:00Z">
              <w:r>
                <w:t>RSR</w:t>
              </w:r>
            </w:ins>
          </w:p>
        </w:tc>
        <w:tc>
          <w:tcPr>
            <w:tcW w:w="1088" w:type="dxa"/>
            <w:tcPrChange w:id="442" w:author="David Conklin" w:date="2020-12-26T09:53:00Z">
              <w:tcPr>
                <w:tcW w:w="0" w:type="auto"/>
              </w:tcPr>
            </w:tcPrChange>
          </w:tcPr>
          <w:p w14:paraId="37E30B63" w14:textId="4B60CCC1" w:rsidR="00245C85" w:rsidRDefault="00245C85" w:rsidP="00771AAC">
            <w:pPr>
              <w:rPr>
                <w:ins w:id="443" w:author="David Conklin" w:date="2020-12-26T09:48:00Z"/>
              </w:rPr>
            </w:pPr>
            <w:ins w:id="444" w:author="David Conklin" w:date="2020-12-26T09:48:00Z">
              <w:r>
                <w:t>.64</w:t>
              </w:r>
            </w:ins>
          </w:p>
        </w:tc>
        <w:tc>
          <w:tcPr>
            <w:tcW w:w="0" w:type="auto"/>
            <w:tcPrChange w:id="445" w:author="David Conklin" w:date="2020-12-26T09:53:00Z">
              <w:tcPr>
                <w:tcW w:w="0" w:type="auto"/>
              </w:tcPr>
            </w:tcPrChange>
          </w:tcPr>
          <w:p w14:paraId="1C38ADAF" w14:textId="5B9BD7E9" w:rsidR="00245C85" w:rsidRDefault="00245C85" w:rsidP="00771AAC">
            <w:pPr>
              <w:rPr>
                <w:ins w:id="446" w:author="David Conklin" w:date="2020-12-26T09:48:00Z"/>
              </w:rPr>
            </w:pPr>
            <w:ins w:id="447" w:author="David Conklin" w:date="2020-12-26T09:48:00Z">
              <w:r>
                <w:t>S</w:t>
              </w:r>
            </w:ins>
          </w:p>
        </w:tc>
      </w:tr>
      <w:tr w:rsidR="00245C85" w14:paraId="25069F53" w14:textId="77777777" w:rsidTr="00245C85">
        <w:tc>
          <w:tcPr>
            <w:tcW w:w="0" w:type="auto"/>
            <w:tcPrChange w:id="448" w:author="David Conklin" w:date="2020-12-26T09:53:00Z">
              <w:tcPr>
                <w:tcW w:w="0" w:type="auto"/>
              </w:tcPr>
            </w:tcPrChange>
          </w:tcPr>
          <w:p w14:paraId="4BFBA33A" w14:textId="77777777" w:rsidR="00245C85" w:rsidRDefault="00245C85" w:rsidP="00771AAC"/>
        </w:tc>
        <w:tc>
          <w:tcPr>
            <w:tcW w:w="0" w:type="auto"/>
            <w:tcPrChange w:id="449" w:author="David Conklin" w:date="2020-12-26T09:53:00Z">
              <w:tcPr>
                <w:tcW w:w="0" w:type="auto"/>
              </w:tcPr>
            </w:tcPrChange>
          </w:tcPr>
          <w:p w14:paraId="0FB1CD3A" w14:textId="77777777" w:rsidR="00245C85" w:rsidRDefault="00245C85" w:rsidP="00771AAC"/>
        </w:tc>
        <w:tc>
          <w:tcPr>
            <w:tcW w:w="4347" w:type="dxa"/>
            <w:tcPrChange w:id="450" w:author="David Conklin" w:date="2020-12-26T09:53:00Z">
              <w:tcPr>
                <w:tcW w:w="0" w:type="auto"/>
              </w:tcPr>
            </w:tcPrChange>
          </w:tcPr>
          <w:p w14:paraId="331AE5CA" w14:textId="77777777" w:rsidR="00245C85" w:rsidRDefault="00245C85" w:rsidP="00771AAC"/>
        </w:tc>
        <w:tc>
          <w:tcPr>
            <w:tcW w:w="970" w:type="dxa"/>
            <w:tcPrChange w:id="451" w:author="David Conklin" w:date="2020-12-26T09:53:00Z">
              <w:tcPr>
                <w:tcW w:w="0" w:type="auto"/>
              </w:tcPr>
            </w:tcPrChange>
          </w:tcPr>
          <w:p w14:paraId="29EE474F" w14:textId="5BD633AC" w:rsidR="00245C85" w:rsidRDefault="00245C85" w:rsidP="00771AAC">
            <w:r>
              <w:t>R2</w:t>
            </w:r>
          </w:p>
        </w:tc>
        <w:tc>
          <w:tcPr>
            <w:tcW w:w="1088" w:type="dxa"/>
            <w:tcPrChange w:id="452" w:author="David Conklin" w:date="2020-12-26T09:53:00Z">
              <w:tcPr>
                <w:tcW w:w="0" w:type="auto"/>
              </w:tcPr>
            </w:tcPrChange>
          </w:tcPr>
          <w:p w14:paraId="35325BC5" w14:textId="48F20E2C" w:rsidR="00245C85" w:rsidRDefault="00245C85" w:rsidP="00771AAC">
            <w:del w:id="453" w:author="David Conklin" w:date="2020-12-26T09:49:00Z">
              <w:r w:rsidDel="00213F92">
                <w:delText>0.59</w:delText>
              </w:r>
            </w:del>
            <w:ins w:id="454" w:author="David Conklin" w:date="2020-12-26T09:49:00Z">
              <w:r>
                <w:t>0.64</w:t>
              </w:r>
            </w:ins>
          </w:p>
        </w:tc>
        <w:tc>
          <w:tcPr>
            <w:tcW w:w="0" w:type="auto"/>
            <w:tcPrChange w:id="455" w:author="David Conklin" w:date="2020-12-26T09:53:00Z">
              <w:tcPr>
                <w:tcW w:w="0" w:type="auto"/>
              </w:tcPr>
            </w:tcPrChange>
          </w:tcPr>
          <w:p w14:paraId="67F765A3" w14:textId="16156A93" w:rsidR="00245C85" w:rsidRDefault="00245C85" w:rsidP="00771AAC">
            <w:del w:id="456" w:author="David Conklin" w:date="2020-12-26T09:49:00Z">
              <w:r w:rsidDel="00213F92">
                <w:delText>NS</w:delText>
              </w:r>
            </w:del>
            <w:ins w:id="457" w:author="David Conklin" w:date="2020-12-26T09:49:00Z">
              <w:r>
                <w:t>S</w:t>
              </w:r>
            </w:ins>
          </w:p>
        </w:tc>
      </w:tr>
      <w:tr w:rsidR="00245C85" w14:paraId="4715FEE0" w14:textId="77777777" w:rsidTr="00245C85">
        <w:tc>
          <w:tcPr>
            <w:tcW w:w="0" w:type="auto"/>
            <w:tcPrChange w:id="458" w:author="David Conklin" w:date="2020-12-26T09:53:00Z">
              <w:tcPr>
                <w:tcW w:w="0" w:type="auto"/>
              </w:tcPr>
            </w:tcPrChange>
          </w:tcPr>
          <w:p w14:paraId="4F524128" w14:textId="77777777" w:rsidR="00245C85" w:rsidRDefault="00245C85" w:rsidP="00771AAC"/>
        </w:tc>
        <w:tc>
          <w:tcPr>
            <w:tcW w:w="0" w:type="auto"/>
            <w:tcPrChange w:id="459" w:author="David Conklin" w:date="2020-12-26T09:53:00Z">
              <w:tcPr>
                <w:tcW w:w="0" w:type="auto"/>
              </w:tcPr>
            </w:tcPrChange>
          </w:tcPr>
          <w:p w14:paraId="219A8808" w14:textId="77777777" w:rsidR="00245C85" w:rsidRDefault="00245C85" w:rsidP="00771AAC"/>
        </w:tc>
        <w:tc>
          <w:tcPr>
            <w:tcW w:w="4347" w:type="dxa"/>
            <w:tcPrChange w:id="460" w:author="David Conklin" w:date="2020-12-26T09:53:00Z">
              <w:tcPr>
                <w:tcW w:w="0" w:type="auto"/>
              </w:tcPr>
            </w:tcPrChange>
          </w:tcPr>
          <w:p w14:paraId="40614EFB" w14:textId="77777777" w:rsidR="00245C85" w:rsidRDefault="00245C85" w:rsidP="00771AAC"/>
        </w:tc>
        <w:tc>
          <w:tcPr>
            <w:tcW w:w="970" w:type="dxa"/>
            <w:tcPrChange w:id="461" w:author="David Conklin" w:date="2020-12-26T09:53:00Z">
              <w:tcPr>
                <w:tcW w:w="0" w:type="auto"/>
              </w:tcPr>
            </w:tcPrChange>
          </w:tcPr>
          <w:p w14:paraId="701FD63C" w14:textId="7349AFA4" w:rsidR="00245C85" w:rsidRDefault="00245C85" w:rsidP="00771AAC">
            <w:r>
              <w:t>MAE</w:t>
            </w:r>
          </w:p>
        </w:tc>
        <w:tc>
          <w:tcPr>
            <w:tcW w:w="1088" w:type="dxa"/>
            <w:tcPrChange w:id="462" w:author="David Conklin" w:date="2020-12-26T09:53:00Z">
              <w:tcPr>
                <w:tcW w:w="0" w:type="auto"/>
              </w:tcPr>
            </w:tcPrChange>
          </w:tcPr>
          <w:p w14:paraId="106AC0F3" w14:textId="51A38CAB" w:rsidR="00245C85" w:rsidRDefault="00245C85" w:rsidP="00771AAC">
            <w:ins w:id="463" w:author="David Conklin" w:date="2020-12-26T09:49:00Z">
              <w:r>
                <w:t>1.8</w:t>
              </w:r>
            </w:ins>
            <w:del w:id="464" w:author="David Conklin" w:date="2020-12-26T09:49:00Z">
              <w:r w:rsidDel="00213F92">
                <w:delText>2.0</w:delText>
              </w:r>
            </w:del>
            <w:r>
              <w:t xml:space="preserve"> deg C</w:t>
            </w:r>
          </w:p>
        </w:tc>
        <w:tc>
          <w:tcPr>
            <w:tcW w:w="0" w:type="auto"/>
            <w:tcPrChange w:id="465"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466" w:author="David Conklin" w:date="2020-12-26T09:53:00Z">
              <w:tcPr>
                <w:tcW w:w="0" w:type="auto"/>
              </w:tcPr>
            </w:tcPrChange>
          </w:tcPr>
          <w:p w14:paraId="5F6BF183" w14:textId="179F5686" w:rsidR="00245C85" w:rsidRDefault="00245C85" w:rsidP="00771AAC">
            <w:r>
              <w:t>14162500</w:t>
            </w:r>
          </w:p>
        </w:tc>
        <w:tc>
          <w:tcPr>
            <w:tcW w:w="0" w:type="auto"/>
            <w:tcPrChange w:id="467" w:author="David Conklin" w:date="2020-12-26T09:53:00Z">
              <w:tcPr>
                <w:tcW w:w="0" w:type="auto"/>
              </w:tcPr>
            </w:tcPrChange>
          </w:tcPr>
          <w:p w14:paraId="4B1D0EF3" w14:textId="56C721BA" w:rsidR="00245C85" w:rsidRDefault="00245C85" w:rsidP="00771AAC">
            <w:r>
              <w:t>23772909</w:t>
            </w:r>
          </w:p>
        </w:tc>
        <w:tc>
          <w:tcPr>
            <w:tcW w:w="4347" w:type="dxa"/>
            <w:tcPrChange w:id="468" w:author="David Conklin" w:date="2020-12-26T09:53:00Z">
              <w:tcPr>
                <w:tcW w:w="0" w:type="auto"/>
              </w:tcPr>
            </w:tcPrChange>
          </w:tcPr>
          <w:p w14:paraId="34D34A62" w14:textId="06EA8AF3" w:rsidR="00245C85" w:rsidRDefault="00245C85" w:rsidP="00771AAC">
            <w:r>
              <w:t>MCKENZIE RIVER NEAR VIDA</w:t>
            </w:r>
            <w:ins w:id="469" w:author="David Conklin" w:date="2020-12-26T09:49:00Z">
              <w:r>
                <w:t xml:space="preserve"> (C201)</w:t>
              </w:r>
            </w:ins>
          </w:p>
        </w:tc>
        <w:tc>
          <w:tcPr>
            <w:tcW w:w="970" w:type="dxa"/>
            <w:tcPrChange w:id="470" w:author="David Conklin" w:date="2020-12-26T09:53:00Z">
              <w:tcPr>
                <w:tcW w:w="0" w:type="auto"/>
              </w:tcPr>
            </w:tcPrChange>
          </w:tcPr>
          <w:p w14:paraId="28D95DBB" w14:textId="4CB4220B" w:rsidR="00245C85" w:rsidRDefault="00245C85" w:rsidP="00771AAC">
            <w:r>
              <w:t>%bias</w:t>
            </w:r>
          </w:p>
        </w:tc>
        <w:tc>
          <w:tcPr>
            <w:tcW w:w="1088" w:type="dxa"/>
            <w:tcPrChange w:id="471" w:author="David Conklin" w:date="2020-12-26T09:53:00Z">
              <w:tcPr>
                <w:tcW w:w="0" w:type="auto"/>
              </w:tcPr>
            </w:tcPrChange>
          </w:tcPr>
          <w:p w14:paraId="35ED9764" w14:textId="72DE0DD8" w:rsidR="00245C85" w:rsidRDefault="00245C85" w:rsidP="00771AAC">
            <w:del w:id="472" w:author="David Conklin" w:date="2020-12-26T09:50:00Z">
              <w:r w:rsidDel="00213F92">
                <w:delText>-10.9%</w:delText>
              </w:r>
            </w:del>
            <w:ins w:id="473" w:author="David Conklin" w:date="2020-12-26T09:50:00Z">
              <w:r>
                <w:t>-3.1%</w:t>
              </w:r>
            </w:ins>
          </w:p>
        </w:tc>
        <w:tc>
          <w:tcPr>
            <w:tcW w:w="0" w:type="auto"/>
            <w:tcPrChange w:id="474" w:author="David Conklin" w:date="2020-12-26T09:53:00Z">
              <w:tcPr>
                <w:tcW w:w="0" w:type="auto"/>
              </w:tcPr>
            </w:tcPrChange>
          </w:tcPr>
          <w:p w14:paraId="76D5A39A" w14:textId="164205BC" w:rsidR="00245C85" w:rsidRDefault="00245C85" w:rsidP="00771AAC">
            <w:del w:id="475" w:author="David Conklin" w:date="2020-12-26T09:50:00Z">
              <w:r w:rsidDel="00491338">
                <w:delText>S</w:delText>
              </w:r>
            </w:del>
            <w:ins w:id="476" w:author="David Conklin" w:date="2020-12-26T09:50:00Z">
              <w:r>
                <w:t>VG</w:t>
              </w:r>
            </w:ins>
          </w:p>
        </w:tc>
      </w:tr>
      <w:tr w:rsidR="00245C85" w14:paraId="1ED80062" w14:textId="77777777" w:rsidTr="00245C85">
        <w:tc>
          <w:tcPr>
            <w:tcW w:w="0" w:type="auto"/>
            <w:tcPrChange w:id="477" w:author="David Conklin" w:date="2020-12-26T09:53:00Z">
              <w:tcPr>
                <w:tcW w:w="0" w:type="auto"/>
              </w:tcPr>
            </w:tcPrChange>
          </w:tcPr>
          <w:p w14:paraId="56B946A0" w14:textId="77777777" w:rsidR="00245C85" w:rsidRDefault="00245C85" w:rsidP="00771AAC"/>
        </w:tc>
        <w:tc>
          <w:tcPr>
            <w:tcW w:w="0" w:type="auto"/>
            <w:tcPrChange w:id="478" w:author="David Conklin" w:date="2020-12-26T09:53:00Z">
              <w:tcPr>
                <w:tcW w:w="0" w:type="auto"/>
              </w:tcPr>
            </w:tcPrChange>
          </w:tcPr>
          <w:p w14:paraId="1CD74D21" w14:textId="77777777" w:rsidR="00245C85" w:rsidRDefault="00245C85" w:rsidP="00771AAC"/>
        </w:tc>
        <w:tc>
          <w:tcPr>
            <w:tcW w:w="4347" w:type="dxa"/>
            <w:tcPrChange w:id="479" w:author="David Conklin" w:date="2020-12-26T09:53:00Z">
              <w:tcPr>
                <w:tcW w:w="0" w:type="auto"/>
              </w:tcPr>
            </w:tcPrChange>
          </w:tcPr>
          <w:p w14:paraId="0AB6BF23" w14:textId="77777777" w:rsidR="00245C85" w:rsidRDefault="00245C85" w:rsidP="00771AAC"/>
        </w:tc>
        <w:tc>
          <w:tcPr>
            <w:tcW w:w="970" w:type="dxa"/>
            <w:tcPrChange w:id="480" w:author="David Conklin" w:date="2020-12-26T09:53:00Z">
              <w:tcPr>
                <w:tcW w:w="0" w:type="auto"/>
              </w:tcPr>
            </w:tcPrChange>
          </w:tcPr>
          <w:p w14:paraId="1FCF5485" w14:textId="5ADF5AFE" w:rsidR="00245C85" w:rsidRDefault="00245C85" w:rsidP="00771AAC">
            <w:r>
              <w:t>NSE</w:t>
            </w:r>
          </w:p>
        </w:tc>
        <w:tc>
          <w:tcPr>
            <w:tcW w:w="1088" w:type="dxa"/>
            <w:tcPrChange w:id="481" w:author="David Conklin" w:date="2020-12-26T09:53:00Z">
              <w:tcPr>
                <w:tcW w:w="0" w:type="auto"/>
              </w:tcPr>
            </w:tcPrChange>
          </w:tcPr>
          <w:p w14:paraId="6FEA2BA2" w14:textId="3ABD59D6" w:rsidR="00245C85" w:rsidRDefault="00245C85" w:rsidP="00771AAC">
            <w:r>
              <w:t>0.</w:t>
            </w:r>
            <w:ins w:id="482" w:author="David Conklin" w:date="2020-12-26T09:50:00Z">
              <w:r>
                <w:t>84</w:t>
              </w:r>
            </w:ins>
            <w:del w:id="483" w:author="David Conklin" w:date="2020-12-26T09:50:00Z">
              <w:r w:rsidDel="00491338">
                <w:delText>47</w:delText>
              </w:r>
            </w:del>
          </w:p>
        </w:tc>
        <w:tc>
          <w:tcPr>
            <w:tcW w:w="0" w:type="auto"/>
            <w:tcPrChange w:id="484" w:author="David Conklin" w:date="2020-12-26T09:53:00Z">
              <w:tcPr>
                <w:tcW w:w="0" w:type="auto"/>
              </w:tcPr>
            </w:tcPrChange>
          </w:tcPr>
          <w:p w14:paraId="0598E456" w14:textId="6497CB9C" w:rsidR="00245C85" w:rsidRDefault="00245C85" w:rsidP="00771AAC">
            <w:del w:id="485" w:author="David Conklin" w:date="2020-12-26T09:50:00Z">
              <w:r w:rsidDel="00491338">
                <w:delText>S</w:delText>
              </w:r>
            </w:del>
            <w:ins w:id="486" w:author="David Conklin" w:date="2020-12-26T09:50:00Z">
              <w:r>
                <w:t>VG</w:t>
              </w:r>
            </w:ins>
          </w:p>
        </w:tc>
      </w:tr>
      <w:tr w:rsidR="00245C85" w14:paraId="7494CEE0" w14:textId="77777777" w:rsidTr="00245C85">
        <w:trPr>
          <w:ins w:id="487" w:author="David Conklin" w:date="2020-12-26T09:50:00Z"/>
        </w:trPr>
        <w:tc>
          <w:tcPr>
            <w:tcW w:w="0" w:type="auto"/>
            <w:tcPrChange w:id="488" w:author="David Conklin" w:date="2020-12-26T09:53:00Z">
              <w:tcPr>
                <w:tcW w:w="0" w:type="auto"/>
              </w:tcPr>
            </w:tcPrChange>
          </w:tcPr>
          <w:p w14:paraId="74C8A362" w14:textId="77777777" w:rsidR="00245C85" w:rsidRDefault="00245C85" w:rsidP="00771AAC">
            <w:pPr>
              <w:rPr>
                <w:ins w:id="489" w:author="David Conklin" w:date="2020-12-26T09:50:00Z"/>
              </w:rPr>
            </w:pPr>
          </w:p>
        </w:tc>
        <w:tc>
          <w:tcPr>
            <w:tcW w:w="0" w:type="auto"/>
            <w:tcPrChange w:id="490" w:author="David Conklin" w:date="2020-12-26T09:53:00Z">
              <w:tcPr>
                <w:tcW w:w="0" w:type="auto"/>
              </w:tcPr>
            </w:tcPrChange>
          </w:tcPr>
          <w:p w14:paraId="5030E382" w14:textId="77777777" w:rsidR="00245C85" w:rsidRDefault="00245C85" w:rsidP="00771AAC">
            <w:pPr>
              <w:rPr>
                <w:ins w:id="491" w:author="David Conklin" w:date="2020-12-26T09:50:00Z"/>
              </w:rPr>
            </w:pPr>
          </w:p>
        </w:tc>
        <w:tc>
          <w:tcPr>
            <w:tcW w:w="4347" w:type="dxa"/>
            <w:tcPrChange w:id="492" w:author="David Conklin" w:date="2020-12-26T09:53:00Z">
              <w:tcPr>
                <w:tcW w:w="0" w:type="auto"/>
              </w:tcPr>
            </w:tcPrChange>
          </w:tcPr>
          <w:p w14:paraId="7E94C445" w14:textId="77777777" w:rsidR="00245C85" w:rsidRDefault="00245C85" w:rsidP="00771AAC">
            <w:pPr>
              <w:rPr>
                <w:ins w:id="493" w:author="David Conklin" w:date="2020-12-26T09:50:00Z"/>
              </w:rPr>
            </w:pPr>
          </w:p>
        </w:tc>
        <w:tc>
          <w:tcPr>
            <w:tcW w:w="970" w:type="dxa"/>
            <w:tcPrChange w:id="494" w:author="David Conklin" w:date="2020-12-26T09:53:00Z">
              <w:tcPr>
                <w:tcW w:w="0" w:type="auto"/>
              </w:tcPr>
            </w:tcPrChange>
          </w:tcPr>
          <w:p w14:paraId="2C3A874D" w14:textId="27257853" w:rsidR="00245C85" w:rsidRDefault="00245C85" w:rsidP="00771AAC">
            <w:pPr>
              <w:rPr>
                <w:ins w:id="495" w:author="David Conklin" w:date="2020-12-26T09:50:00Z"/>
              </w:rPr>
            </w:pPr>
            <w:ins w:id="496" w:author="David Conklin" w:date="2020-12-26T09:50:00Z">
              <w:r>
                <w:t>RSR</w:t>
              </w:r>
            </w:ins>
          </w:p>
        </w:tc>
        <w:tc>
          <w:tcPr>
            <w:tcW w:w="1088" w:type="dxa"/>
            <w:tcPrChange w:id="497" w:author="David Conklin" w:date="2020-12-26T09:53:00Z">
              <w:tcPr>
                <w:tcW w:w="0" w:type="auto"/>
              </w:tcPr>
            </w:tcPrChange>
          </w:tcPr>
          <w:p w14:paraId="5C654EBE" w14:textId="4B1342D5" w:rsidR="00245C85" w:rsidRDefault="00245C85" w:rsidP="00771AAC">
            <w:pPr>
              <w:rPr>
                <w:ins w:id="498" w:author="David Conklin" w:date="2020-12-26T09:50:00Z"/>
              </w:rPr>
            </w:pPr>
            <w:ins w:id="499" w:author="David Conklin" w:date="2020-12-26T09:50:00Z">
              <w:r>
                <w:t>0.40</w:t>
              </w:r>
            </w:ins>
          </w:p>
        </w:tc>
        <w:tc>
          <w:tcPr>
            <w:tcW w:w="0" w:type="auto"/>
            <w:tcPrChange w:id="500" w:author="David Conklin" w:date="2020-12-26T09:53:00Z">
              <w:tcPr>
                <w:tcW w:w="0" w:type="auto"/>
              </w:tcPr>
            </w:tcPrChange>
          </w:tcPr>
          <w:p w14:paraId="358AAA96" w14:textId="07EE1354" w:rsidR="00245C85" w:rsidDel="00491338" w:rsidRDefault="00245C85" w:rsidP="00771AAC">
            <w:pPr>
              <w:rPr>
                <w:ins w:id="501" w:author="David Conklin" w:date="2020-12-26T09:50:00Z"/>
              </w:rPr>
            </w:pPr>
            <w:ins w:id="502" w:author="David Conklin" w:date="2020-12-26T09:51:00Z">
              <w:r>
                <w:t>VG</w:t>
              </w:r>
            </w:ins>
          </w:p>
        </w:tc>
      </w:tr>
      <w:tr w:rsidR="00245C85" w14:paraId="018CD271" w14:textId="77777777" w:rsidTr="00245C85">
        <w:tc>
          <w:tcPr>
            <w:tcW w:w="0" w:type="auto"/>
            <w:tcPrChange w:id="503" w:author="David Conklin" w:date="2020-12-26T09:53:00Z">
              <w:tcPr>
                <w:tcW w:w="0" w:type="auto"/>
              </w:tcPr>
            </w:tcPrChange>
          </w:tcPr>
          <w:p w14:paraId="18529DA2" w14:textId="77777777" w:rsidR="00245C85" w:rsidRDefault="00245C85" w:rsidP="00771AAC"/>
        </w:tc>
        <w:tc>
          <w:tcPr>
            <w:tcW w:w="0" w:type="auto"/>
            <w:tcPrChange w:id="504" w:author="David Conklin" w:date="2020-12-26T09:53:00Z">
              <w:tcPr>
                <w:tcW w:w="0" w:type="auto"/>
              </w:tcPr>
            </w:tcPrChange>
          </w:tcPr>
          <w:p w14:paraId="34761E01" w14:textId="77777777" w:rsidR="00245C85" w:rsidRDefault="00245C85" w:rsidP="00771AAC"/>
        </w:tc>
        <w:tc>
          <w:tcPr>
            <w:tcW w:w="4347" w:type="dxa"/>
            <w:tcPrChange w:id="505" w:author="David Conklin" w:date="2020-12-26T09:53:00Z">
              <w:tcPr>
                <w:tcW w:w="0" w:type="auto"/>
              </w:tcPr>
            </w:tcPrChange>
          </w:tcPr>
          <w:p w14:paraId="3269D126" w14:textId="77777777" w:rsidR="00245C85" w:rsidRDefault="00245C85" w:rsidP="00771AAC"/>
        </w:tc>
        <w:tc>
          <w:tcPr>
            <w:tcW w:w="970" w:type="dxa"/>
            <w:tcPrChange w:id="506" w:author="David Conklin" w:date="2020-12-26T09:53:00Z">
              <w:tcPr>
                <w:tcW w:w="0" w:type="auto"/>
              </w:tcPr>
            </w:tcPrChange>
          </w:tcPr>
          <w:p w14:paraId="20896EE8" w14:textId="626E98EF" w:rsidR="00245C85" w:rsidRDefault="00245C85" w:rsidP="00771AAC">
            <w:r>
              <w:t>R2</w:t>
            </w:r>
          </w:p>
        </w:tc>
        <w:tc>
          <w:tcPr>
            <w:tcW w:w="1088" w:type="dxa"/>
            <w:tcPrChange w:id="507" w:author="David Conklin" w:date="2020-12-26T09:53:00Z">
              <w:tcPr>
                <w:tcW w:w="0" w:type="auto"/>
              </w:tcPr>
            </w:tcPrChange>
          </w:tcPr>
          <w:p w14:paraId="5370746D" w14:textId="47EDF3AC" w:rsidR="00245C85" w:rsidRDefault="00245C85" w:rsidP="00771AAC">
            <w:r>
              <w:t>0.95</w:t>
            </w:r>
          </w:p>
        </w:tc>
        <w:tc>
          <w:tcPr>
            <w:tcW w:w="0" w:type="auto"/>
            <w:tcPrChange w:id="508"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509" w:author="David Conklin" w:date="2020-12-26T09:53:00Z">
              <w:tcPr>
                <w:tcW w:w="0" w:type="auto"/>
              </w:tcPr>
            </w:tcPrChange>
          </w:tcPr>
          <w:p w14:paraId="3BF99663" w14:textId="77777777" w:rsidR="00245C85" w:rsidRDefault="00245C85" w:rsidP="00771AAC"/>
        </w:tc>
        <w:tc>
          <w:tcPr>
            <w:tcW w:w="0" w:type="auto"/>
            <w:tcPrChange w:id="510" w:author="David Conklin" w:date="2020-12-26T09:53:00Z">
              <w:tcPr>
                <w:tcW w:w="0" w:type="auto"/>
              </w:tcPr>
            </w:tcPrChange>
          </w:tcPr>
          <w:p w14:paraId="710B3153" w14:textId="77777777" w:rsidR="00245C85" w:rsidRDefault="00245C85" w:rsidP="00771AAC"/>
        </w:tc>
        <w:tc>
          <w:tcPr>
            <w:tcW w:w="4347" w:type="dxa"/>
            <w:tcPrChange w:id="511" w:author="David Conklin" w:date="2020-12-26T09:53:00Z">
              <w:tcPr>
                <w:tcW w:w="0" w:type="auto"/>
              </w:tcPr>
            </w:tcPrChange>
          </w:tcPr>
          <w:p w14:paraId="5570236E" w14:textId="77777777" w:rsidR="00245C85" w:rsidRDefault="00245C85" w:rsidP="00771AAC"/>
        </w:tc>
        <w:tc>
          <w:tcPr>
            <w:tcW w:w="970" w:type="dxa"/>
            <w:tcPrChange w:id="512" w:author="David Conklin" w:date="2020-12-26T09:53:00Z">
              <w:tcPr>
                <w:tcW w:w="0" w:type="auto"/>
              </w:tcPr>
            </w:tcPrChange>
          </w:tcPr>
          <w:p w14:paraId="4A0C0A8D" w14:textId="6A0AF3E0" w:rsidR="00245C85" w:rsidRDefault="00245C85" w:rsidP="00771AAC">
            <w:r>
              <w:t>MAE</w:t>
            </w:r>
          </w:p>
        </w:tc>
        <w:tc>
          <w:tcPr>
            <w:tcW w:w="1088" w:type="dxa"/>
            <w:tcPrChange w:id="513" w:author="David Conklin" w:date="2020-12-26T09:53:00Z">
              <w:tcPr>
                <w:tcW w:w="0" w:type="auto"/>
              </w:tcPr>
            </w:tcPrChange>
          </w:tcPr>
          <w:p w14:paraId="4AFDAA06" w14:textId="7B2BF7A6" w:rsidR="00245C85" w:rsidRDefault="00245C85" w:rsidP="00771AAC">
            <w:ins w:id="514" w:author="David Conklin" w:date="2020-12-26T09:51:00Z">
              <w:r>
                <w:t>0.9</w:t>
              </w:r>
            </w:ins>
            <w:del w:id="515" w:author="David Conklin" w:date="2020-12-26T09:51:00Z">
              <w:r w:rsidDel="00491338">
                <w:delText>1.6</w:delText>
              </w:r>
            </w:del>
            <w:r>
              <w:t xml:space="preserve"> deg C</w:t>
            </w:r>
          </w:p>
        </w:tc>
        <w:tc>
          <w:tcPr>
            <w:tcW w:w="0" w:type="auto"/>
            <w:tcPrChange w:id="516"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517" w:author="David Conklin" w:date="2020-12-26T09:53:00Z">
              <w:tcPr>
                <w:tcW w:w="0" w:type="auto"/>
              </w:tcPr>
            </w:tcPrChange>
          </w:tcPr>
          <w:p w14:paraId="65F13272" w14:textId="0DAC9DDD" w:rsidR="00245C85" w:rsidRDefault="00245C85" w:rsidP="00771AAC">
            <w:r>
              <w:t>14164900</w:t>
            </w:r>
          </w:p>
        </w:tc>
        <w:tc>
          <w:tcPr>
            <w:tcW w:w="0" w:type="auto"/>
            <w:tcPrChange w:id="518" w:author="David Conklin" w:date="2020-12-26T09:53:00Z">
              <w:tcPr>
                <w:tcW w:w="0" w:type="auto"/>
              </w:tcPr>
            </w:tcPrChange>
          </w:tcPr>
          <w:p w14:paraId="71292158" w14:textId="0940B5D7" w:rsidR="00245C85" w:rsidRDefault="00245C85" w:rsidP="00771AAC">
            <w:r>
              <w:t>23772751</w:t>
            </w:r>
          </w:p>
        </w:tc>
        <w:tc>
          <w:tcPr>
            <w:tcW w:w="4347" w:type="dxa"/>
            <w:tcPrChange w:id="519" w:author="David Conklin" w:date="2020-12-26T09:53:00Z">
              <w:tcPr>
                <w:tcW w:w="0" w:type="auto"/>
              </w:tcPr>
            </w:tcPrChange>
          </w:tcPr>
          <w:p w14:paraId="51F11651" w14:textId="7E7B956B" w:rsidR="00245C85" w:rsidRDefault="00245C85" w:rsidP="00771AAC">
            <w:r>
              <w:t>MCKENZIE RIVER ABV HAYDEN BR</w:t>
            </w:r>
            <w:ins w:id="520" w:author="David Conklin" w:date="2020-12-26T09:51:00Z">
              <w:r>
                <w:t xml:space="preserve"> (C201)</w:t>
              </w:r>
            </w:ins>
          </w:p>
        </w:tc>
        <w:tc>
          <w:tcPr>
            <w:tcW w:w="970" w:type="dxa"/>
            <w:tcPrChange w:id="521" w:author="David Conklin" w:date="2020-12-26T09:53:00Z">
              <w:tcPr>
                <w:tcW w:w="0" w:type="auto"/>
              </w:tcPr>
            </w:tcPrChange>
          </w:tcPr>
          <w:p w14:paraId="28F20A41" w14:textId="3A8F165D" w:rsidR="00245C85" w:rsidRDefault="00245C85" w:rsidP="00771AAC">
            <w:r>
              <w:t>%bias</w:t>
            </w:r>
          </w:p>
        </w:tc>
        <w:tc>
          <w:tcPr>
            <w:tcW w:w="1088" w:type="dxa"/>
            <w:tcPrChange w:id="522" w:author="David Conklin" w:date="2020-12-26T09:53:00Z">
              <w:tcPr>
                <w:tcW w:w="0" w:type="auto"/>
              </w:tcPr>
            </w:tcPrChange>
          </w:tcPr>
          <w:p w14:paraId="68801782" w14:textId="71848F16" w:rsidR="00245C85" w:rsidRDefault="00245C85" w:rsidP="00771AAC">
            <w:ins w:id="523" w:author="David Conklin" w:date="2020-12-26T09:52:00Z">
              <w:r>
                <w:t>6</w:t>
              </w:r>
            </w:ins>
            <w:del w:id="524" w:author="David Conklin" w:date="2020-12-26T09:52:00Z">
              <w:r w:rsidDel="00491338">
                <w:delText>-8</w:delText>
              </w:r>
            </w:del>
            <w:r>
              <w:t>.6%</w:t>
            </w:r>
          </w:p>
        </w:tc>
        <w:tc>
          <w:tcPr>
            <w:tcW w:w="0" w:type="auto"/>
            <w:tcPrChange w:id="525" w:author="David Conklin" w:date="2020-12-26T09:53:00Z">
              <w:tcPr>
                <w:tcW w:w="0" w:type="auto"/>
              </w:tcPr>
            </w:tcPrChange>
          </w:tcPr>
          <w:p w14:paraId="1512C366" w14:textId="0311E032" w:rsidR="00245C85" w:rsidRDefault="00245C85" w:rsidP="00771AAC">
            <w:r>
              <w:t>G</w:t>
            </w:r>
          </w:p>
        </w:tc>
      </w:tr>
      <w:tr w:rsidR="00245C85" w14:paraId="1B5FE809" w14:textId="709EF516" w:rsidTr="00245C85">
        <w:tc>
          <w:tcPr>
            <w:tcW w:w="0" w:type="auto"/>
            <w:tcPrChange w:id="526" w:author="David Conklin" w:date="2020-12-26T09:53:00Z">
              <w:tcPr>
                <w:tcW w:w="0" w:type="auto"/>
              </w:tcPr>
            </w:tcPrChange>
          </w:tcPr>
          <w:p w14:paraId="23C9832C" w14:textId="77777777" w:rsidR="00245C85" w:rsidRDefault="00245C85" w:rsidP="00771AAC"/>
        </w:tc>
        <w:tc>
          <w:tcPr>
            <w:tcW w:w="0" w:type="auto"/>
            <w:tcPrChange w:id="527" w:author="David Conklin" w:date="2020-12-26T09:53:00Z">
              <w:tcPr>
                <w:tcW w:w="0" w:type="auto"/>
              </w:tcPr>
            </w:tcPrChange>
          </w:tcPr>
          <w:p w14:paraId="04B9EA8E" w14:textId="77777777" w:rsidR="00245C85" w:rsidRDefault="00245C85" w:rsidP="00771AAC"/>
        </w:tc>
        <w:tc>
          <w:tcPr>
            <w:tcW w:w="4347" w:type="dxa"/>
            <w:tcPrChange w:id="528" w:author="David Conklin" w:date="2020-12-26T09:53:00Z">
              <w:tcPr>
                <w:tcW w:w="0" w:type="auto"/>
              </w:tcPr>
            </w:tcPrChange>
          </w:tcPr>
          <w:p w14:paraId="6B680C92" w14:textId="77777777" w:rsidR="00245C85" w:rsidRDefault="00245C85" w:rsidP="00771AAC"/>
        </w:tc>
        <w:tc>
          <w:tcPr>
            <w:tcW w:w="970" w:type="dxa"/>
            <w:tcPrChange w:id="529" w:author="David Conklin" w:date="2020-12-26T09:53:00Z">
              <w:tcPr>
                <w:tcW w:w="0" w:type="auto"/>
              </w:tcPr>
            </w:tcPrChange>
          </w:tcPr>
          <w:p w14:paraId="11B725B8" w14:textId="14EC1CB8" w:rsidR="00245C85" w:rsidRDefault="00245C85" w:rsidP="00771AAC">
            <w:r>
              <w:t>NSE</w:t>
            </w:r>
          </w:p>
        </w:tc>
        <w:tc>
          <w:tcPr>
            <w:tcW w:w="1088" w:type="dxa"/>
            <w:tcPrChange w:id="530" w:author="David Conklin" w:date="2020-12-26T09:53:00Z">
              <w:tcPr>
                <w:tcW w:w="0" w:type="auto"/>
              </w:tcPr>
            </w:tcPrChange>
          </w:tcPr>
          <w:p w14:paraId="3A2EADE1" w14:textId="0817F3B5" w:rsidR="00245C85" w:rsidRDefault="00245C85" w:rsidP="00771AAC">
            <w:r>
              <w:t>0.</w:t>
            </w:r>
            <w:ins w:id="531" w:author="David Conklin" w:date="2020-12-26T09:52:00Z">
              <w:r>
                <w:t>92</w:t>
              </w:r>
            </w:ins>
            <w:del w:id="532" w:author="David Conklin" w:date="2020-12-26T09:52:00Z">
              <w:r w:rsidDel="00491338">
                <w:delText>70</w:delText>
              </w:r>
            </w:del>
          </w:p>
        </w:tc>
        <w:tc>
          <w:tcPr>
            <w:tcW w:w="0" w:type="auto"/>
            <w:tcPrChange w:id="533" w:author="David Conklin" w:date="2020-12-26T09:53:00Z">
              <w:tcPr>
                <w:tcW w:w="0" w:type="auto"/>
              </w:tcPr>
            </w:tcPrChange>
          </w:tcPr>
          <w:p w14:paraId="2BD166C2" w14:textId="3B1F180F" w:rsidR="00245C85" w:rsidRDefault="00245C85" w:rsidP="00771AAC">
            <w:ins w:id="534" w:author="David Conklin" w:date="2020-12-26T09:52:00Z">
              <w:r>
                <w:t>VG</w:t>
              </w:r>
            </w:ins>
            <w:del w:id="535" w:author="David Conklin" w:date="2020-12-26T09:52:00Z">
              <w:r w:rsidDel="00491338">
                <w:delText>S</w:delText>
              </w:r>
            </w:del>
          </w:p>
        </w:tc>
      </w:tr>
      <w:tr w:rsidR="00245C85" w14:paraId="6B82F4E2" w14:textId="77777777" w:rsidTr="00245C85">
        <w:trPr>
          <w:ins w:id="536" w:author="David Conklin" w:date="2020-12-26T09:52:00Z"/>
        </w:trPr>
        <w:tc>
          <w:tcPr>
            <w:tcW w:w="0" w:type="auto"/>
            <w:tcPrChange w:id="537" w:author="David Conklin" w:date="2020-12-26T09:53:00Z">
              <w:tcPr>
                <w:tcW w:w="0" w:type="auto"/>
              </w:tcPr>
            </w:tcPrChange>
          </w:tcPr>
          <w:p w14:paraId="6DBC22D6" w14:textId="77777777" w:rsidR="00245C85" w:rsidRDefault="00245C85" w:rsidP="00771AAC">
            <w:pPr>
              <w:rPr>
                <w:ins w:id="538" w:author="David Conklin" w:date="2020-12-26T09:52:00Z"/>
              </w:rPr>
            </w:pPr>
          </w:p>
        </w:tc>
        <w:tc>
          <w:tcPr>
            <w:tcW w:w="0" w:type="auto"/>
            <w:tcPrChange w:id="539" w:author="David Conklin" w:date="2020-12-26T09:53:00Z">
              <w:tcPr>
                <w:tcW w:w="0" w:type="auto"/>
              </w:tcPr>
            </w:tcPrChange>
          </w:tcPr>
          <w:p w14:paraId="65916CEB" w14:textId="77777777" w:rsidR="00245C85" w:rsidRDefault="00245C85" w:rsidP="00771AAC">
            <w:pPr>
              <w:rPr>
                <w:ins w:id="540" w:author="David Conklin" w:date="2020-12-26T09:52:00Z"/>
              </w:rPr>
            </w:pPr>
          </w:p>
        </w:tc>
        <w:tc>
          <w:tcPr>
            <w:tcW w:w="4347" w:type="dxa"/>
            <w:tcPrChange w:id="541" w:author="David Conklin" w:date="2020-12-26T09:53:00Z">
              <w:tcPr>
                <w:tcW w:w="0" w:type="auto"/>
              </w:tcPr>
            </w:tcPrChange>
          </w:tcPr>
          <w:p w14:paraId="170C52E8" w14:textId="77777777" w:rsidR="00245C85" w:rsidRDefault="00245C85" w:rsidP="00771AAC">
            <w:pPr>
              <w:rPr>
                <w:ins w:id="542" w:author="David Conklin" w:date="2020-12-26T09:52:00Z"/>
              </w:rPr>
            </w:pPr>
          </w:p>
        </w:tc>
        <w:tc>
          <w:tcPr>
            <w:tcW w:w="970" w:type="dxa"/>
            <w:tcPrChange w:id="543" w:author="David Conklin" w:date="2020-12-26T09:53:00Z">
              <w:tcPr>
                <w:tcW w:w="0" w:type="auto"/>
              </w:tcPr>
            </w:tcPrChange>
          </w:tcPr>
          <w:p w14:paraId="4ED55876" w14:textId="6B49FBE3" w:rsidR="00245C85" w:rsidRDefault="00245C85" w:rsidP="00771AAC">
            <w:pPr>
              <w:rPr>
                <w:ins w:id="544" w:author="David Conklin" w:date="2020-12-26T09:52:00Z"/>
              </w:rPr>
            </w:pPr>
            <w:ins w:id="545" w:author="David Conklin" w:date="2020-12-26T09:52:00Z">
              <w:r>
                <w:t>RSR</w:t>
              </w:r>
            </w:ins>
          </w:p>
        </w:tc>
        <w:tc>
          <w:tcPr>
            <w:tcW w:w="1088" w:type="dxa"/>
            <w:tcPrChange w:id="546" w:author="David Conklin" w:date="2020-12-26T09:53:00Z">
              <w:tcPr>
                <w:tcW w:w="0" w:type="auto"/>
              </w:tcPr>
            </w:tcPrChange>
          </w:tcPr>
          <w:p w14:paraId="69AF79F6" w14:textId="45207982" w:rsidR="00245C85" w:rsidRDefault="00245C85" w:rsidP="00771AAC">
            <w:pPr>
              <w:rPr>
                <w:ins w:id="547" w:author="David Conklin" w:date="2020-12-26T09:52:00Z"/>
              </w:rPr>
            </w:pPr>
            <w:ins w:id="548" w:author="David Conklin" w:date="2020-12-26T09:52:00Z">
              <w:r>
                <w:t>.27</w:t>
              </w:r>
            </w:ins>
          </w:p>
        </w:tc>
        <w:tc>
          <w:tcPr>
            <w:tcW w:w="0" w:type="auto"/>
            <w:tcPrChange w:id="549" w:author="David Conklin" w:date="2020-12-26T09:53:00Z">
              <w:tcPr>
                <w:tcW w:w="0" w:type="auto"/>
              </w:tcPr>
            </w:tcPrChange>
          </w:tcPr>
          <w:p w14:paraId="0BE6BD12" w14:textId="48B08650" w:rsidR="00245C85" w:rsidRDefault="00245C85" w:rsidP="00771AAC">
            <w:pPr>
              <w:rPr>
                <w:ins w:id="550" w:author="David Conklin" w:date="2020-12-26T09:52:00Z"/>
              </w:rPr>
            </w:pPr>
            <w:ins w:id="551" w:author="David Conklin" w:date="2020-12-26T09:52:00Z">
              <w:r>
                <w:t>VG</w:t>
              </w:r>
            </w:ins>
          </w:p>
        </w:tc>
      </w:tr>
      <w:tr w:rsidR="00245C85" w14:paraId="5326D1E3" w14:textId="592E8A15" w:rsidTr="00245C85">
        <w:tc>
          <w:tcPr>
            <w:tcW w:w="0" w:type="auto"/>
            <w:tcPrChange w:id="552" w:author="David Conklin" w:date="2020-12-26T09:53:00Z">
              <w:tcPr>
                <w:tcW w:w="0" w:type="auto"/>
              </w:tcPr>
            </w:tcPrChange>
          </w:tcPr>
          <w:p w14:paraId="5851877E" w14:textId="77777777" w:rsidR="00245C85" w:rsidRDefault="00245C85" w:rsidP="00771AAC"/>
        </w:tc>
        <w:tc>
          <w:tcPr>
            <w:tcW w:w="0" w:type="auto"/>
            <w:tcPrChange w:id="553" w:author="David Conklin" w:date="2020-12-26T09:53:00Z">
              <w:tcPr>
                <w:tcW w:w="0" w:type="auto"/>
              </w:tcPr>
            </w:tcPrChange>
          </w:tcPr>
          <w:p w14:paraId="4AC7E3AF" w14:textId="77777777" w:rsidR="00245C85" w:rsidRDefault="00245C85" w:rsidP="00771AAC"/>
        </w:tc>
        <w:tc>
          <w:tcPr>
            <w:tcW w:w="4347" w:type="dxa"/>
            <w:tcPrChange w:id="554" w:author="David Conklin" w:date="2020-12-26T09:53:00Z">
              <w:tcPr>
                <w:tcW w:w="0" w:type="auto"/>
              </w:tcPr>
            </w:tcPrChange>
          </w:tcPr>
          <w:p w14:paraId="71769487" w14:textId="77777777" w:rsidR="00245C85" w:rsidRDefault="00245C85" w:rsidP="00771AAC"/>
        </w:tc>
        <w:tc>
          <w:tcPr>
            <w:tcW w:w="970" w:type="dxa"/>
            <w:tcPrChange w:id="555" w:author="David Conklin" w:date="2020-12-26T09:53:00Z">
              <w:tcPr>
                <w:tcW w:w="0" w:type="auto"/>
              </w:tcPr>
            </w:tcPrChange>
          </w:tcPr>
          <w:p w14:paraId="6D2CE4B8" w14:textId="0C03544D" w:rsidR="00245C85" w:rsidRDefault="00245C85" w:rsidP="00771AAC">
            <w:r>
              <w:t>R2</w:t>
            </w:r>
          </w:p>
        </w:tc>
        <w:tc>
          <w:tcPr>
            <w:tcW w:w="1088" w:type="dxa"/>
            <w:tcPrChange w:id="556" w:author="David Conklin" w:date="2020-12-26T09:53:00Z">
              <w:tcPr>
                <w:tcW w:w="0" w:type="auto"/>
              </w:tcPr>
            </w:tcPrChange>
          </w:tcPr>
          <w:p w14:paraId="6E4F536A" w14:textId="371D92B0" w:rsidR="00245C85" w:rsidRDefault="00245C85" w:rsidP="00771AAC">
            <w:r>
              <w:t>0.9</w:t>
            </w:r>
            <w:ins w:id="557" w:author="David Conklin" w:date="2020-12-26T09:52:00Z">
              <w:r>
                <w:t>7</w:t>
              </w:r>
            </w:ins>
            <w:del w:id="558" w:author="David Conklin" w:date="2020-12-26T09:52:00Z">
              <w:r w:rsidDel="00491338">
                <w:delText>6</w:delText>
              </w:r>
            </w:del>
          </w:p>
        </w:tc>
        <w:tc>
          <w:tcPr>
            <w:tcW w:w="0" w:type="auto"/>
            <w:tcPrChange w:id="559"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560" w:author="David Conklin" w:date="2020-12-26T09:53:00Z">
              <w:tcPr>
                <w:tcW w:w="0" w:type="auto"/>
              </w:tcPr>
            </w:tcPrChange>
          </w:tcPr>
          <w:p w14:paraId="475153BC" w14:textId="77777777" w:rsidR="00245C85" w:rsidRDefault="00245C85" w:rsidP="00771AAC"/>
        </w:tc>
        <w:tc>
          <w:tcPr>
            <w:tcW w:w="0" w:type="auto"/>
            <w:tcPrChange w:id="561" w:author="David Conklin" w:date="2020-12-26T09:53:00Z">
              <w:tcPr>
                <w:tcW w:w="0" w:type="auto"/>
              </w:tcPr>
            </w:tcPrChange>
          </w:tcPr>
          <w:p w14:paraId="16063010" w14:textId="77777777" w:rsidR="00245C85" w:rsidRDefault="00245C85" w:rsidP="00771AAC"/>
        </w:tc>
        <w:tc>
          <w:tcPr>
            <w:tcW w:w="4347" w:type="dxa"/>
            <w:tcPrChange w:id="562" w:author="David Conklin" w:date="2020-12-26T09:53:00Z">
              <w:tcPr>
                <w:tcW w:w="0" w:type="auto"/>
              </w:tcPr>
            </w:tcPrChange>
          </w:tcPr>
          <w:p w14:paraId="066E8459" w14:textId="77777777" w:rsidR="00245C85" w:rsidRDefault="00245C85" w:rsidP="00771AAC"/>
        </w:tc>
        <w:tc>
          <w:tcPr>
            <w:tcW w:w="970" w:type="dxa"/>
            <w:tcPrChange w:id="563" w:author="David Conklin" w:date="2020-12-26T09:53:00Z">
              <w:tcPr>
                <w:tcW w:w="0" w:type="auto"/>
              </w:tcPr>
            </w:tcPrChange>
          </w:tcPr>
          <w:p w14:paraId="58D7F617" w14:textId="58355EED" w:rsidR="00245C85" w:rsidRDefault="00245C85" w:rsidP="00771AAC">
            <w:r>
              <w:t>MAE</w:t>
            </w:r>
          </w:p>
        </w:tc>
        <w:tc>
          <w:tcPr>
            <w:tcW w:w="1088" w:type="dxa"/>
            <w:tcPrChange w:id="564" w:author="David Conklin" w:date="2020-12-26T09:53:00Z">
              <w:tcPr>
                <w:tcW w:w="0" w:type="auto"/>
              </w:tcPr>
            </w:tcPrChange>
          </w:tcPr>
          <w:p w14:paraId="7008AD30" w14:textId="5DB12FD3" w:rsidR="00245C85" w:rsidRDefault="00245C85" w:rsidP="00771AAC">
            <w:ins w:id="565" w:author="David Conklin" w:date="2020-12-26T09:51:00Z">
              <w:r>
                <w:t>0.9</w:t>
              </w:r>
            </w:ins>
            <w:del w:id="566" w:author="David Conklin" w:date="2020-12-26T09:51:00Z">
              <w:r w:rsidDel="00491338">
                <w:delText>1.7</w:delText>
              </w:r>
            </w:del>
            <w:r>
              <w:t xml:space="preserve"> deg C</w:t>
            </w:r>
          </w:p>
        </w:tc>
        <w:tc>
          <w:tcPr>
            <w:tcW w:w="0" w:type="auto"/>
            <w:tcPrChange w:id="567"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568" w:name="_Toc59475550"/>
      <w:r>
        <w:t>Analysis of</w:t>
      </w:r>
      <w:r w:rsidR="003024C9">
        <w:t xml:space="preserve"> locations where the model has low skill</w:t>
      </w:r>
      <w:bookmarkEnd w:id="568"/>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 xml:space="preserve">poor skill is presumably a result of poor representation </w:t>
      </w:r>
      <w:r w:rsidR="003F363E">
        <w:lastRenderedPageBreak/>
        <w:t>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569" w:name="_Toc59475551"/>
      <w:r>
        <w:t>Simulated McKenzie basin water budget</w:t>
      </w:r>
      <w:bookmarkEnd w:id="569"/>
    </w:p>
    <w:p w14:paraId="037D7B42" w14:textId="004A721B" w:rsidR="00B47F76" w:rsidRDefault="00B47F76" w:rsidP="00B47F76">
      <w:r>
        <w:t>As of 1</w:t>
      </w:r>
      <w:r w:rsidR="00914CB4">
        <w:t>2/7</w:t>
      </w:r>
      <w:r>
        <w:t>/20</w:t>
      </w:r>
      <w:r w:rsidR="004C77EC">
        <w:t xml:space="preserve"> CW3M ver. 1</w:t>
      </w:r>
      <w:r w:rsidR="00914CB4">
        <w:t>51</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rsidP="00872B5B">
            <w:pPr>
              <w:jc w:val="right"/>
            </w:pPr>
            <w:r>
              <w:t>8</w:t>
            </w:r>
            <w:r w:rsidR="00C4268B">
              <w:t>6.5</w:t>
            </w:r>
            <w:r>
              <w:t>%</w:t>
            </w:r>
          </w:p>
        </w:tc>
        <w:tc>
          <w:tcPr>
            <w:tcW w:w="0" w:type="auto"/>
          </w:tcPr>
          <w:p w14:paraId="5F29B78A" w14:textId="77777777" w:rsidR="00B47F76" w:rsidRDefault="00B47F76" w:rsidP="00872B5B">
            <w:pPr>
              <w:jc w:val="right"/>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rsidP="00872B5B">
            <w:pPr>
              <w:jc w:val="right"/>
            </w:pPr>
            <w:r>
              <w:t>1</w:t>
            </w:r>
            <w:r w:rsidR="00C4268B">
              <w:t>2.7</w:t>
            </w:r>
            <w:r>
              <w:t>%</w:t>
            </w:r>
          </w:p>
        </w:tc>
        <w:tc>
          <w:tcPr>
            <w:tcW w:w="0" w:type="auto"/>
          </w:tcPr>
          <w:p w14:paraId="269CCE04" w14:textId="23137AD7" w:rsidR="00B47F76" w:rsidRDefault="00161692" w:rsidP="00872B5B">
            <w:pPr>
              <w:jc w:val="right"/>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872B5B">
            <w:pPr>
              <w:jc w:val="right"/>
            </w:pPr>
            <w:r>
              <w:t>0.5%</w:t>
            </w:r>
          </w:p>
        </w:tc>
        <w:tc>
          <w:tcPr>
            <w:tcW w:w="0" w:type="auto"/>
          </w:tcPr>
          <w:p w14:paraId="1916D884" w14:textId="77777777" w:rsidR="00B47F76" w:rsidRDefault="00B47F76" w:rsidP="00872B5B">
            <w:pPr>
              <w:jc w:val="right"/>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rsidP="00872B5B">
            <w:pPr>
              <w:jc w:val="right"/>
            </w:pPr>
            <w:r>
              <w:t>0.</w:t>
            </w:r>
            <w:r w:rsidR="00C4268B">
              <w:t>2</w:t>
            </w:r>
            <w:r>
              <w:t>%</w:t>
            </w:r>
          </w:p>
        </w:tc>
        <w:tc>
          <w:tcPr>
            <w:tcW w:w="0" w:type="auto"/>
          </w:tcPr>
          <w:p w14:paraId="0842F788" w14:textId="77777777" w:rsidR="00B47F76" w:rsidRDefault="00B47F76" w:rsidP="00872B5B">
            <w:pPr>
              <w:jc w:val="right"/>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rsidP="00872B5B">
            <w:pPr>
              <w:jc w:val="right"/>
            </w:pPr>
            <w:r>
              <w:t>100.0%</w:t>
            </w:r>
          </w:p>
        </w:tc>
        <w:tc>
          <w:tcPr>
            <w:tcW w:w="0" w:type="auto"/>
          </w:tcPr>
          <w:p w14:paraId="20B16787" w14:textId="77777777" w:rsidR="00B47F76" w:rsidRDefault="00B47F76" w:rsidP="00872B5B">
            <w:pPr>
              <w:jc w:val="right"/>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872B5B">
            <w:pPr>
              <w:jc w:val="right"/>
            </w:pPr>
          </w:p>
        </w:tc>
        <w:tc>
          <w:tcPr>
            <w:tcW w:w="0" w:type="auto"/>
          </w:tcPr>
          <w:p w14:paraId="6C64F406" w14:textId="77777777" w:rsidR="00B47F76" w:rsidRDefault="00B47F76" w:rsidP="00872B5B">
            <w:pPr>
              <w:jc w:val="right"/>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872B5B">
            <w:pPr>
              <w:jc w:val="right"/>
            </w:pPr>
            <w:r>
              <w:t>% of precipitation</w:t>
            </w:r>
          </w:p>
        </w:tc>
        <w:tc>
          <w:tcPr>
            <w:tcW w:w="0" w:type="auto"/>
          </w:tcPr>
          <w:p w14:paraId="593E551D" w14:textId="77777777" w:rsidR="00B47F76" w:rsidRDefault="00B47F76" w:rsidP="00872B5B">
            <w:pPr>
              <w:jc w:val="right"/>
            </w:pPr>
            <w:r>
              <w:t>cms</w:t>
            </w:r>
          </w:p>
        </w:tc>
        <w:tc>
          <w:tcPr>
            <w:tcW w:w="0" w:type="auto"/>
          </w:tcPr>
          <w:p w14:paraId="47541193" w14:textId="3D7365DA" w:rsidR="00B47F76" w:rsidRDefault="00914CB4" w:rsidP="006636CC">
            <w:r>
              <w:t>% of basin discharge</w:t>
            </w:r>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rsidP="00872B5B">
            <w:pPr>
              <w:jc w:val="right"/>
            </w:pPr>
            <w:r>
              <w:t>7</w:t>
            </w:r>
            <w:r w:rsidR="00C4268B">
              <w:t>6.6</w:t>
            </w:r>
            <w:r>
              <w:t>%</w:t>
            </w:r>
          </w:p>
        </w:tc>
        <w:tc>
          <w:tcPr>
            <w:tcW w:w="0" w:type="auto"/>
          </w:tcPr>
          <w:p w14:paraId="545C8904" w14:textId="1D2F65F0" w:rsidR="00B47F76" w:rsidRDefault="00B47F76" w:rsidP="00872B5B">
            <w:pPr>
              <w:jc w:val="right"/>
            </w:pPr>
            <w:r>
              <w:t>15</w:t>
            </w:r>
            <w:r w:rsidR="004C77EC">
              <w:t>2.7</w:t>
            </w:r>
          </w:p>
        </w:tc>
        <w:tc>
          <w:tcPr>
            <w:tcW w:w="0" w:type="auto"/>
          </w:tcPr>
          <w:p w14:paraId="7D01391D" w14:textId="37EE6B53" w:rsidR="00B47F76" w:rsidRDefault="00914CB4" w:rsidP="00872B5B">
            <w:pPr>
              <w:jc w:val="right"/>
            </w:pPr>
            <w:r>
              <w:t>100.0 %</w:t>
            </w:r>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rsidP="00872B5B">
            <w:pPr>
              <w:jc w:val="right"/>
            </w:pPr>
            <w:r>
              <w:t>3</w:t>
            </w:r>
            <w:r w:rsidR="000B611E">
              <w:t>4.0</w:t>
            </w:r>
            <w:r>
              <w:t>%</w:t>
            </w:r>
          </w:p>
        </w:tc>
        <w:tc>
          <w:tcPr>
            <w:tcW w:w="0" w:type="auto"/>
          </w:tcPr>
          <w:p w14:paraId="6A7F569C" w14:textId="77777777" w:rsidR="00B47F76" w:rsidRDefault="00B47F76" w:rsidP="00872B5B">
            <w:pPr>
              <w:jc w:val="right"/>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872B5B">
            <w:pPr>
              <w:jc w:val="right"/>
            </w:pPr>
            <w:r>
              <w:t>4.4%</w:t>
            </w:r>
          </w:p>
        </w:tc>
        <w:tc>
          <w:tcPr>
            <w:tcW w:w="0" w:type="auto"/>
          </w:tcPr>
          <w:p w14:paraId="3BD7E228" w14:textId="77777777" w:rsidR="00B47F76" w:rsidRDefault="00B47F76" w:rsidP="00872B5B">
            <w:pPr>
              <w:jc w:val="right"/>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872B5B">
            <w:pPr>
              <w:jc w:val="right"/>
            </w:pPr>
            <w:r>
              <w:t>0.4%</w:t>
            </w:r>
          </w:p>
        </w:tc>
        <w:tc>
          <w:tcPr>
            <w:tcW w:w="0" w:type="auto"/>
          </w:tcPr>
          <w:p w14:paraId="0ACE8F73" w14:textId="77777777" w:rsidR="00B47F76" w:rsidRDefault="00B47F76" w:rsidP="00872B5B">
            <w:pPr>
              <w:jc w:val="right"/>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rsidP="00872B5B">
            <w:pPr>
              <w:jc w:val="right"/>
            </w:pPr>
            <w:r>
              <w:t>11</w:t>
            </w:r>
            <w:r w:rsidR="000B611E">
              <w:t>5.3</w:t>
            </w:r>
            <w:r>
              <w:t>%</w:t>
            </w:r>
          </w:p>
        </w:tc>
        <w:tc>
          <w:tcPr>
            <w:tcW w:w="0" w:type="auto"/>
          </w:tcPr>
          <w:p w14:paraId="0F8EB8DB" w14:textId="77777777" w:rsidR="00B47F76" w:rsidRDefault="00B47F76" w:rsidP="00872B5B">
            <w:pPr>
              <w:jc w:val="right"/>
            </w:pPr>
          </w:p>
        </w:tc>
        <w:tc>
          <w:tcPr>
            <w:tcW w:w="0" w:type="auto"/>
          </w:tcPr>
          <w:p w14:paraId="715663ED" w14:textId="77777777" w:rsidR="00B47F76" w:rsidRDefault="00B47F76" w:rsidP="006636CC"/>
        </w:tc>
      </w:tr>
    </w:tbl>
    <w:p w14:paraId="4D584C08" w14:textId="77777777" w:rsidR="00B47F76" w:rsidRDefault="00B47F76" w:rsidP="00B47F76"/>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570" w:name="_Toc59475552"/>
      <w:r>
        <w:t>Clackamas wetlands v. McKenzie wetlands</w:t>
      </w:r>
      <w:bookmarkEnd w:id="570"/>
    </w:p>
    <w:p w14:paraId="067AD90B" w14:textId="13EDAE7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D24E1A">
        <w:t xml:space="preserve">Figure </w:t>
      </w:r>
      <w:r w:rsidR="00D24E1A">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B03F692" w:rsidR="005C537E" w:rsidRDefault="005C537E" w:rsidP="005C537E">
      <w:pPr>
        <w:pStyle w:val="Caption"/>
      </w:pPr>
      <w:bookmarkStart w:id="571" w:name="_Ref48286765"/>
      <w:bookmarkStart w:id="572" w:name="_Toc53219841"/>
      <w:r>
        <w:t xml:space="preserve">Figure </w:t>
      </w:r>
      <w:fldSimple w:instr=" SEQ Figure \* ARABIC ">
        <w:r w:rsidR="00D24E1A">
          <w:rPr>
            <w:noProof/>
          </w:rPr>
          <w:t>9</w:t>
        </w:r>
      </w:fldSimple>
      <w:bookmarkEnd w:id="571"/>
      <w:r>
        <w:t>. Clackamas basin in CW3M screen capture</w:t>
      </w:r>
      <w:bookmarkEnd w:id="57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573" w:name="_Toc59475553"/>
      <w:r>
        <w:t>The Clackamas Basin</w:t>
      </w:r>
      <w:bookmarkEnd w:id="573"/>
    </w:p>
    <w:p w14:paraId="4A96B042" w14:textId="77777777" w:rsidR="005C537E" w:rsidRPr="000E6A65" w:rsidRDefault="005C537E" w:rsidP="005C537E"/>
    <w:p w14:paraId="11F4A966" w14:textId="3655BB80"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24E1A">
        <w:t xml:space="preserve">Figure </w:t>
      </w:r>
      <w:r w:rsidR="00D24E1A">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574" w:name="_Toc59475554"/>
      <w:r>
        <w:lastRenderedPageBreak/>
        <w:t>Directory structure and file names</w:t>
      </w:r>
      <w:bookmarkEnd w:id="57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575" w:name="_Toc59475555"/>
      <w:r>
        <w:t xml:space="preserve">Release </w:t>
      </w:r>
      <w:r w:rsidR="00E735F4">
        <w:t>Log</w:t>
      </w:r>
      <w:bookmarkEnd w:id="57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00B418DB"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5A89EB77" w14:textId="77777777" w:rsidR="002D591A" w:rsidRDefault="002D591A" w:rsidP="002D591A">
      <w:pPr>
        <w:pStyle w:val="Body"/>
      </w:pPr>
    </w:p>
    <w:p w14:paraId="7840B9A7" w14:textId="77777777" w:rsidR="005F3D22" w:rsidRDefault="005F3D22" w:rsidP="005F3D22">
      <w:pPr>
        <w:pStyle w:val="Heading1"/>
      </w:pPr>
      <w:bookmarkStart w:id="576" w:name="_Toc59475556"/>
      <w:r>
        <w:t>References</w:t>
      </w:r>
      <w:bookmarkEnd w:id="576"/>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4"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5"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6"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lastRenderedPageBreak/>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7"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8" w:history="1">
        <w:r w:rsidRPr="00B22A8A">
          <w:rPr>
            <w:rStyle w:val="Hyperlink"/>
            <w:rFonts w:cstheme="minorHAnsi"/>
          </w:rPr>
          <w:t>https://doi.org/10.1029/2005WR0</w:t>
        </w:r>
        <w:r w:rsidRPr="00B22A8A">
          <w:rPr>
            <w:rStyle w:val="Hyperlink"/>
            <w:rFonts w:cstheme="minorHAnsi"/>
          </w:rPr>
          <w:t>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9"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0"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1"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577" w:name="_Toc59475557"/>
      <w:r>
        <w:rPr>
          <w:rFonts w:eastAsiaTheme="minorHAnsi"/>
        </w:rPr>
        <w:t>Acronyms</w:t>
      </w:r>
      <w:r w:rsidR="009D540F">
        <w:rPr>
          <w:rFonts w:eastAsiaTheme="minorHAnsi"/>
        </w:rPr>
        <w:t xml:space="preserve"> and Abbreviations</w:t>
      </w:r>
      <w:bookmarkEnd w:id="577"/>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2"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3"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6099A" w14:textId="77777777" w:rsidR="00A92E81" w:rsidRDefault="00A92E81" w:rsidP="00064E77">
      <w:r>
        <w:separator/>
      </w:r>
    </w:p>
  </w:endnote>
  <w:endnote w:type="continuationSeparator" w:id="0">
    <w:p w14:paraId="1EDFED0F" w14:textId="77777777" w:rsidR="00A92E81" w:rsidRDefault="00A92E81"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85DF6" w:rsidRDefault="00685D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85DF6" w:rsidRDefault="00685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2A488" w14:textId="77777777" w:rsidR="00A92E81" w:rsidRDefault="00A92E81" w:rsidP="00064E77">
      <w:r>
        <w:separator/>
      </w:r>
    </w:p>
  </w:footnote>
  <w:footnote w:type="continuationSeparator" w:id="0">
    <w:p w14:paraId="13019AEC" w14:textId="77777777" w:rsidR="00A92E81" w:rsidRDefault="00A92E81"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7987"/>
    <w:rsid w:val="000806A1"/>
    <w:rsid w:val="00081FEC"/>
    <w:rsid w:val="00082838"/>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30043"/>
    <w:rsid w:val="00135589"/>
    <w:rsid w:val="00136B9C"/>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92A0B"/>
    <w:rsid w:val="00195906"/>
    <w:rsid w:val="00195A6D"/>
    <w:rsid w:val="001A5ADC"/>
    <w:rsid w:val="001A6DC9"/>
    <w:rsid w:val="001B0E2B"/>
    <w:rsid w:val="001B411C"/>
    <w:rsid w:val="001B42FA"/>
    <w:rsid w:val="001B4B07"/>
    <w:rsid w:val="001B6B33"/>
    <w:rsid w:val="001C0FE8"/>
    <w:rsid w:val="001C227C"/>
    <w:rsid w:val="001C68ED"/>
    <w:rsid w:val="001D6736"/>
    <w:rsid w:val="001D75B6"/>
    <w:rsid w:val="001E444D"/>
    <w:rsid w:val="001E7FA6"/>
    <w:rsid w:val="001F3D28"/>
    <w:rsid w:val="001F4AA4"/>
    <w:rsid w:val="001F6EDB"/>
    <w:rsid w:val="00201607"/>
    <w:rsid w:val="00201EB4"/>
    <w:rsid w:val="002036EA"/>
    <w:rsid w:val="00205794"/>
    <w:rsid w:val="00213464"/>
    <w:rsid w:val="00213F92"/>
    <w:rsid w:val="00221F0F"/>
    <w:rsid w:val="00223D2E"/>
    <w:rsid w:val="00223E80"/>
    <w:rsid w:val="00224E69"/>
    <w:rsid w:val="00227342"/>
    <w:rsid w:val="00230BDE"/>
    <w:rsid w:val="00232699"/>
    <w:rsid w:val="00232CB2"/>
    <w:rsid w:val="00233AEB"/>
    <w:rsid w:val="00234CF9"/>
    <w:rsid w:val="002432E4"/>
    <w:rsid w:val="00245C85"/>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3586"/>
    <w:rsid w:val="003A61FF"/>
    <w:rsid w:val="003A7CFD"/>
    <w:rsid w:val="003B3B98"/>
    <w:rsid w:val="003B5FA8"/>
    <w:rsid w:val="003B76A2"/>
    <w:rsid w:val="003C3116"/>
    <w:rsid w:val="003C3181"/>
    <w:rsid w:val="003C4378"/>
    <w:rsid w:val="003C5919"/>
    <w:rsid w:val="003D0B14"/>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368E"/>
    <w:rsid w:val="00413E77"/>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7053B"/>
    <w:rsid w:val="00474F6A"/>
    <w:rsid w:val="00485E18"/>
    <w:rsid w:val="00490074"/>
    <w:rsid w:val="00491338"/>
    <w:rsid w:val="004966FD"/>
    <w:rsid w:val="00497166"/>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70B57"/>
    <w:rsid w:val="005729DB"/>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F4A"/>
    <w:rsid w:val="005C537E"/>
    <w:rsid w:val="005C7197"/>
    <w:rsid w:val="005D4F10"/>
    <w:rsid w:val="005E090B"/>
    <w:rsid w:val="005F3164"/>
    <w:rsid w:val="005F3D22"/>
    <w:rsid w:val="005F4499"/>
    <w:rsid w:val="005F460D"/>
    <w:rsid w:val="005F46C8"/>
    <w:rsid w:val="005F5843"/>
    <w:rsid w:val="005F629F"/>
    <w:rsid w:val="005F7F6C"/>
    <w:rsid w:val="00600E92"/>
    <w:rsid w:val="006032E3"/>
    <w:rsid w:val="006054AC"/>
    <w:rsid w:val="00606355"/>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5DF6"/>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70E3"/>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556E"/>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F74"/>
    <w:rsid w:val="00953D2B"/>
    <w:rsid w:val="00954D4B"/>
    <w:rsid w:val="0095647E"/>
    <w:rsid w:val="00961DC2"/>
    <w:rsid w:val="009655F4"/>
    <w:rsid w:val="00967B0D"/>
    <w:rsid w:val="00971FD7"/>
    <w:rsid w:val="00972AE9"/>
    <w:rsid w:val="0097392C"/>
    <w:rsid w:val="00973C38"/>
    <w:rsid w:val="0097591A"/>
    <w:rsid w:val="009767A5"/>
    <w:rsid w:val="00977ECE"/>
    <w:rsid w:val="00980016"/>
    <w:rsid w:val="00981D1B"/>
    <w:rsid w:val="0098253A"/>
    <w:rsid w:val="00990AF3"/>
    <w:rsid w:val="00991B31"/>
    <w:rsid w:val="00993602"/>
    <w:rsid w:val="00993916"/>
    <w:rsid w:val="009A1DC8"/>
    <w:rsid w:val="009A327B"/>
    <w:rsid w:val="009B218C"/>
    <w:rsid w:val="009B3F3A"/>
    <w:rsid w:val="009B7331"/>
    <w:rsid w:val="009C132A"/>
    <w:rsid w:val="009C1707"/>
    <w:rsid w:val="009C4FBC"/>
    <w:rsid w:val="009D0358"/>
    <w:rsid w:val="009D1F38"/>
    <w:rsid w:val="009D249C"/>
    <w:rsid w:val="009D540F"/>
    <w:rsid w:val="009D5BB9"/>
    <w:rsid w:val="009D6DEE"/>
    <w:rsid w:val="009F0E39"/>
    <w:rsid w:val="009F132A"/>
    <w:rsid w:val="009F139C"/>
    <w:rsid w:val="009F164F"/>
    <w:rsid w:val="009F16B9"/>
    <w:rsid w:val="009F1ED9"/>
    <w:rsid w:val="009F26EB"/>
    <w:rsid w:val="009F2CF4"/>
    <w:rsid w:val="009F6E43"/>
    <w:rsid w:val="00A06758"/>
    <w:rsid w:val="00A0759A"/>
    <w:rsid w:val="00A112B7"/>
    <w:rsid w:val="00A13514"/>
    <w:rsid w:val="00A20B4A"/>
    <w:rsid w:val="00A20FF9"/>
    <w:rsid w:val="00A21124"/>
    <w:rsid w:val="00A24D01"/>
    <w:rsid w:val="00A35AEA"/>
    <w:rsid w:val="00A35B52"/>
    <w:rsid w:val="00A37865"/>
    <w:rsid w:val="00A403F2"/>
    <w:rsid w:val="00A41DB9"/>
    <w:rsid w:val="00A43D30"/>
    <w:rsid w:val="00A45D66"/>
    <w:rsid w:val="00A51BEA"/>
    <w:rsid w:val="00A5284D"/>
    <w:rsid w:val="00A53465"/>
    <w:rsid w:val="00A55502"/>
    <w:rsid w:val="00A57AB6"/>
    <w:rsid w:val="00A63C5B"/>
    <w:rsid w:val="00A63DAE"/>
    <w:rsid w:val="00A72932"/>
    <w:rsid w:val="00A737DE"/>
    <w:rsid w:val="00A75EF8"/>
    <w:rsid w:val="00A81ED1"/>
    <w:rsid w:val="00A8214A"/>
    <w:rsid w:val="00A827C4"/>
    <w:rsid w:val="00A858FC"/>
    <w:rsid w:val="00A8733F"/>
    <w:rsid w:val="00A928D9"/>
    <w:rsid w:val="00A92E81"/>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5AB9"/>
    <w:rsid w:val="00B47486"/>
    <w:rsid w:val="00B47F76"/>
    <w:rsid w:val="00B5577C"/>
    <w:rsid w:val="00B57484"/>
    <w:rsid w:val="00B62984"/>
    <w:rsid w:val="00B64193"/>
    <w:rsid w:val="00B65B7C"/>
    <w:rsid w:val="00B707C3"/>
    <w:rsid w:val="00B70EF0"/>
    <w:rsid w:val="00B729F3"/>
    <w:rsid w:val="00B764D6"/>
    <w:rsid w:val="00B76B73"/>
    <w:rsid w:val="00B879F8"/>
    <w:rsid w:val="00B912FF"/>
    <w:rsid w:val="00B91F45"/>
    <w:rsid w:val="00B939DE"/>
    <w:rsid w:val="00B94EEB"/>
    <w:rsid w:val="00BA1AEA"/>
    <w:rsid w:val="00BA55E6"/>
    <w:rsid w:val="00BA7163"/>
    <w:rsid w:val="00BB1179"/>
    <w:rsid w:val="00BB6462"/>
    <w:rsid w:val="00BC1902"/>
    <w:rsid w:val="00BC45C1"/>
    <w:rsid w:val="00BD0A05"/>
    <w:rsid w:val="00BD0F8C"/>
    <w:rsid w:val="00BD2BE8"/>
    <w:rsid w:val="00BD5610"/>
    <w:rsid w:val="00BD69AE"/>
    <w:rsid w:val="00BE0485"/>
    <w:rsid w:val="00BE0962"/>
    <w:rsid w:val="00BE0D88"/>
    <w:rsid w:val="00BE4188"/>
    <w:rsid w:val="00C073DE"/>
    <w:rsid w:val="00C13229"/>
    <w:rsid w:val="00C163DA"/>
    <w:rsid w:val="00C26282"/>
    <w:rsid w:val="00C2652D"/>
    <w:rsid w:val="00C3243C"/>
    <w:rsid w:val="00C34EBD"/>
    <w:rsid w:val="00C36217"/>
    <w:rsid w:val="00C364E7"/>
    <w:rsid w:val="00C4199C"/>
    <w:rsid w:val="00C4268B"/>
    <w:rsid w:val="00C46F0A"/>
    <w:rsid w:val="00C551F9"/>
    <w:rsid w:val="00C5526F"/>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C41FC"/>
    <w:rsid w:val="00CD73D7"/>
    <w:rsid w:val="00CE0F6E"/>
    <w:rsid w:val="00CE3459"/>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717A3"/>
    <w:rsid w:val="00D74473"/>
    <w:rsid w:val="00D76EDD"/>
    <w:rsid w:val="00D81915"/>
    <w:rsid w:val="00D81BAE"/>
    <w:rsid w:val="00D824EC"/>
    <w:rsid w:val="00D9019C"/>
    <w:rsid w:val="00D91D19"/>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36C09"/>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49F5"/>
    <w:rsid w:val="00E7709F"/>
    <w:rsid w:val="00E80ACF"/>
    <w:rsid w:val="00E8249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336E4"/>
    <w:rsid w:val="00F40120"/>
    <w:rsid w:val="00F45CDF"/>
    <w:rsid w:val="00F47B71"/>
    <w:rsid w:val="00F54E41"/>
    <w:rsid w:val="00F60A2D"/>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ascelibrary.org/doi/pdf/10.1061/%28ASCE%290733-9429%282002%29128%3A1%2820%29" TargetMode="Externa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cedb.asce.org/CEDBsearch/record.jsp?dockey=0020129" TargetMode="External"/><Relationship Id="rId33" Type="http://schemas.openxmlformats.org/officeDocument/2006/relationships/hyperlink" Target="http://www.dictionary.co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29/2018WR0242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oregon.gov/deq/FilterDocs/heatsourcemanual.pdf" TargetMode="External"/><Relationship Id="rId32" Type="http://schemas.openxmlformats.org/officeDocument/2006/relationships/hyperlink" Target="http://www.climatologylab.org/gridmet.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hyperlink" Target="https://doi.org/10.1029/2005WR004812" TargetMode="External"/><Relationship Id="rId36" Type="http://schemas.microsoft.com/office/2011/relationships/people" Target="peop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usace.contentdm.oclc.org/digital/collection/p16021coll7/id/13273"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doi.org/10.1007/BF00045196" TargetMode="External"/><Relationship Id="rId30" Type="http://schemas.openxmlformats.org/officeDocument/2006/relationships/hyperlink" Target="http://www.jstor.com/stable/1941831" TargetMode="External"/><Relationship Id="rId35"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73854</TotalTime>
  <Pages>58</Pages>
  <Words>19984</Words>
  <Characters>113912</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371</cp:revision>
  <cp:lastPrinted>2020-12-11T17:14:00Z</cp:lastPrinted>
  <dcterms:created xsi:type="dcterms:W3CDTF">2018-11-09T13:56:00Z</dcterms:created>
  <dcterms:modified xsi:type="dcterms:W3CDTF">2020-12-26T17:54:00Z</dcterms:modified>
</cp:coreProperties>
</file>