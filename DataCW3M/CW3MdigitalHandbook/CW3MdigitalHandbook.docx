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787B9823" w:rsidR="00064E77" w:rsidRPr="00064E77" w:rsidRDefault="007B1928" w:rsidP="00064E77">
      <w:pPr>
        <w:pStyle w:val="Subtitle"/>
      </w:pPr>
      <w:r>
        <w:t>1</w:t>
      </w:r>
      <w:r w:rsidR="00B40657">
        <w:t>/</w:t>
      </w:r>
      <w:r w:rsidR="00105FE0">
        <w:t>2</w:t>
      </w:r>
      <w:ins w:id="0" w:author="David Conklin" w:date="2021-01-22T07:59:00Z">
        <w:r w:rsidR="003F1515">
          <w:t>2</w:t>
        </w:r>
      </w:ins>
      <w:del w:id="1"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2" w:author="David Conklin" w:date="2021-01-22T08:00:00Z">
        <w:r w:rsidR="00872B5B" w:rsidDel="003F1515">
          <w:rPr>
            <w:rStyle w:val="Hyperlink"/>
            <w:color w:val="auto"/>
          </w:rPr>
          <w:delText>2/21</w:delText>
        </w:r>
      </w:del>
      <w:r w:rsidR="00176FFA">
        <w:rPr>
          <w:rStyle w:val="Hyperlink"/>
          <w:color w:val="auto"/>
        </w:rPr>
        <w:t>/20</w:t>
      </w:r>
      <w:ins w:id="3"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rsidP="00C63B9F">
      <w:pPr>
        <w:ind w:left="288" w:hanging="288"/>
        <w:rPr>
          <w:del w:id="4" w:author="David Conklin" w:date="2021-01-22T08:00:00Z"/>
          <w:rStyle w:val="Hyperlink"/>
          <w:color w:val="auto"/>
          <w:u w:val="none"/>
        </w:rPr>
      </w:pPr>
      <w:del w:id="5"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rsidP="00C63B9F">
      <w:pPr>
        <w:ind w:left="288" w:hanging="288"/>
        <w:rPr>
          <w:del w:id="6" w:author="David Conklin" w:date="2021-01-22T08:00:00Z"/>
          <w:rFonts w:cs="Times New Roman"/>
          <w:szCs w:val="24"/>
        </w:rPr>
      </w:pPr>
      <w:del w:id="7"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rsidP="00C63B9F">
      <w:pPr>
        <w:ind w:left="288" w:hanging="288"/>
        <w:rPr>
          <w:del w:id="8" w:author="David Conklin" w:date="2021-01-22T08:00:00Z"/>
        </w:rPr>
      </w:pPr>
      <w:del w:id="9"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rsidP="00C63B9F">
      <w:pPr>
        <w:ind w:left="288" w:hanging="288"/>
        <w:rPr>
          <w:del w:id="10" w:author="David Conklin" w:date="2021-01-22T08:00:00Z"/>
        </w:rPr>
      </w:pPr>
      <w:del w:id="11" w:author="David Conklin" w:date="2021-01-22T08:00:00Z">
        <w:r w:rsidDel="003F1515">
          <w:delText>Added “Simulated McKenzie basin stream thermal energy budget</w:delText>
        </w:r>
        <w:r w:rsidR="00CC2A40" w:rsidDel="003F1515">
          <w:delText>” section.</w:delText>
        </w:r>
      </w:del>
    </w:p>
    <w:p w14:paraId="5112E5F1" w14:textId="33B7D4DF" w:rsidR="003F7628" w:rsidRDefault="00E3419D" w:rsidP="00C63B9F">
      <w:pPr>
        <w:rPr>
          <w:ins w:id="12" w:author="David Conklin" w:date="2021-01-22T07:59:00Z"/>
        </w:rPr>
      </w:pPr>
      <w:del w:id="13" w:author="David Conklin" w:date="2021-01-22T08:00:00Z">
        <w:r w:rsidDel="003F1515">
          <w:delText>Remove the “Clackamas wetlands v. McKenzie wetlands” section.</w:delText>
        </w:r>
      </w:del>
      <w:ins w:id="14" w:author="David Conklin" w:date="2021-01-22T08:00:00Z">
        <w:r w:rsidR="003F1515">
          <w:rPr>
            <w:rStyle w:val="Hyperlink"/>
            <w:color w:val="auto"/>
            <w:u w:val="none"/>
          </w:rPr>
          <w:t xml:space="preserve">Added the </w:t>
        </w:r>
      </w:ins>
      <w:ins w:id="15" w:author="David Conklin" w:date="2021-01-22T08:01:00Z">
        <w:r w:rsidR="003F1515">
          <w:rPr>
            <w:rStyle w:val="Hyperlink"/>
            <w:color w:val="auto"/>
            <w:u w:val="none"/>
          </w:rPr>
          <w:t>“</w:t>
        </w:r>
      </w:ins>
      <w:ins w:id="16" w:author="David Conklin" w:date="2021-01-22T08:00:00Z">
        <w:r w:rsidR="003F1515">
          <w:rPr>
            <w:rStyle w:val="Hyperlink"/>
            <w:color w:val="auto"/>
            <w:u w:val="none"/>
          </w:rPr>
          <w:t xml:space="preserve">McKenzie Basin Wetlands </w:t>
        </w:r>
      </w:ins>
      <w:ins w:id="17" w:author="David Conklin" w:date="2021-01-22T08:01:00Z">
        <w:r w:rsidR="003F1515">
          <w:rPr>
            <w:rStyle w:val="Hyperlink"/>
            <w:color w:val="auto"/>
            <w:u w:val="none"/>
          </w:rPr>
          <w:t>Study/CW3M v. Shade-a-lator” section.</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19A449D0" w14:textId="321A447B" w:rsidR="00C63B9F"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2040907" w:history="1">
            <w:r w:rsidR="00C63B9F" w:rsidRPr="00AC6EBB">
              <w:rPr>
                <w:rStyle w:val="Hyperlink"/>
                <w:noProof/>
              </w:rPr>
              <w:t>What is a digital handbook?</w:t>
            </w:r>
            <w:r w:rsidR="00C63B9F">
              <w:rPr>
                <w:noProof/>
                <w:webHidden/>
              </w:rPr>
              <w:tab/>
            </w:r>
            <w:r w:rsidR="00C63B9F">
              <w:rPr>
                <w:noProof/>
                <w:webHidden/>
              </w:rPr>
              <w:fldChar w:fldCharType="begin"/>
            </w:r>
            <w:r w:rsidR="00C63B9F">
              <w:rPr>
                <w:noProof/>
                <w:webHidden/>
              </w:rPr>
              <w:instrText xml:space="preserve"> PAGEREF _Toc62040907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4EB07D70" w14:textId="668438F8" w:rsidR="00C63B9F" w:rsidRDefault="00396FDB">
          <w:pPr>
            <w:pStyle w:val="TOC1"/>
            <w:tabs>
              <w:tab w:val="right" w:leader="dot" w:pos="9350"/>
            </w:tabs>
            <w:rPr>
              <w:rFonts w:eastAsiaTheme="minorEastAsia"/>
              <w:noProof/>
            </w:rPr>
          </w:pPr>
          <w:hyperlink w:anchor="_Toc62040908" w:history="1">
            <w:r w:rsidR="00C63B9F" w:rsidRPr="00AC6EBB">
              <w:rPr>
                <w:rStyle w:val="Hyperlink"/>
                <w:noProof/>
              </w:rPr>
              <w:t>CW3M concept</w:t>
            </w:r>
            <w:r w:rsidR="00C63B9F">
              <w:rPr>
                <w:noProof/>
                <w:webHidden/>
              </w:rPr>
              <w:tab/>
            </w:r>
            <w:r w:rsidR="00C63B9F">
              <w:rPr>
                <w:noProof/>
                <w:webHidden/>
              </w:rPr>
              <w:fldChar w:fldCharType="begin"/>
            </w:r>
            <w:r w:rsidR="00C63B9F">
              <w:rPr>
                <w:noProof/>
                <w:webHidden/>
              </w:rPr>
              <w:instrText xml:space="preserve"> PAGEREF _Toc62040908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63C91976" w14:textId="30B55AAE" w:rsidR="00C63B9F" w:rsidRDefault="00396FDB">
          <w:pPr>
            <w:pStyle w:val="TOC2"/>
            <w:tabs>
              <w:tab w:val="right" w:leader="dot" w:pos="9350"/>
            </w:tabs>
            <w:rPr>
              <w:rFonts w:eastAsiaTheme="minorEastAsia"/>
              <w:noProof/>
            </w:rPr>
          </w:pPr>
          <w:hyperlink w:anchor="_Toc62040909" w:history="1">
            <w:r w:rsidR="00C63B9F" w:rsidRPr="00AC6EBB">
              <w:rPr>
                <w:rStyle w:val="Hyperlink"/>
                <w:noProof/>
              </w:rPr>
              <w:t>A different kind of community model</w:t>
            </w:r>
            <w:r w:rsidR="00C63B9F">
              <w:rPr>
                <w:noProof/>
                <w:webHidden/>
              </w:rPr>
              <w:tab/>
            </w:r>
            <w:r w:rsidR="00C63B9F">
              <w:rPr>
                <w:noProof/>
                <w:webHidden/>
              </w:rPr>
              <w:fldChar w:fldCharType="begin"/>
            </w:r>
            <w:r w:rsidR="00C63B9F">
              <w:rPr>
                <w:noProof/>
                <w:webHidden/>
              </w:rPr>
              <w:instrText xml:space="preserve"> PAGEREF _Toc62040909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34E2B3A9" w14:textId="0A8005AB" w:rsidR="00C63B9F" w:rsidRDefault="00396FDB">
          <w:pPr>
            <w:pStyle w:val="TOC2"/>
            <w:tabs>
              <w:tab w:val="right" w:leader="dot" w:pos="9350"/>
            </w:tabs>
            <w:rPr>
              <w:rFonts w:eastAsiaTheme="minorEastAsia"/>
              <w:noProof/>
            </w:rPr>
          </w:pPr>
          <w:hyperlink w:anchor="_Toc62040910" w:history="1">
            <w:r w:rsidR="00C63B9F" w:rsidRPr="00AC6EBB">
              <w:rPr>
                <w:rStyle w:val="Hyperlink"/>
                <w:noProof/>
              </w:rPr>
              <w:t>What CW3M is for</w:t>
            </w:r>
            <w:r w:rsidR="00C63B9F">
              <w:rPr>
                <w:noProof/>
                <w:webHidden/>
              </w:rPr>
              <w:tab/>
            </w:r>
            <w:r w:rsidR="00C63B9F">
              <w:rPr>
                <w:noProof/>
                <w:webHidden/>
              </w:rPr>
              <w:fldChar w:fldCharType="begin"/>
            </w:r>
            <w:r w:rsidR="00C63B9F">
              <w:rPr>
                <w:noProof/>
                <w:webHidden/>
              </w:rPr>
              <w:instrText xml:space="preserve"> PAGEREF _Toc62040910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78133488" w14:textId="4E24DEF8" w:rsidR="00C63B9F" w:rsidRDefault="00396FDB">
          <w:pPr>
            <w:pStyle w:val="TOC2"/>
            <w:tabs>
              <w:tab w:val="right" w:leader="dot" w:pos="9350"/>
            </w:tabs>
            <w:rPr>
              <w:rFonts w:eastAsiaTheme="minorEastAsia"/>
              <w:noProof/>
            </w:rPr>
          </w:pPr>
          <w:hyperlink w:anchor="_Toc62040911" w:history="1">
            <w:r w:rsidR="00C63B9F" w:rsidRPr="00AC6EBB">
              <w:rPr>
                <w:rStyle w:val="Hyperlink"/>
                <w:noProof/>
              </w:rPr>
              <w:t>Management and maintenance</w:t>
            </w:r>
            <w:r w:rsidR="00C63B9F">
              <w:rPr>
                <w:noProof/>
                <w:webHidden/>
              </w:rPr>
              <w:tab/>
            </w:r>
            <w:r w:rsidR="00C63B9F">
              <w:rPr>
                <w:noProof/>
                <w:webHidden/>
              </w:rPr>
              <w:fldChar w:fldCharType="begin"/>
            </w:r>
            <w:r w:rsidR="00C63B9F">
              <w:rPr>
                <w:noProof/>
                <w:webHidden/>
              </w:rPr>
              <w:instrText xml:space="preserve"> PAGEREF _Toc62040911 \h </w:instrText>
            </w:r>
            <w:r w:rsidR="00C63B9F">
              <w:rPr>
                <w:noProof/>
                <w:webHidden/>
              </w:rPr>
            </w:r>
            <w:r w:rsidR="00C63B9F">
              <w:rPr>
                <w:noProof/>
                <w:webHidden/>
              </w:rPr>
              <w:fldChar w:fldCharType="separate"/>
            </w:r>
            <w:r w:rsidR="00C63B9F">
              <w:rPr>
                <w:noProof/>
                <w:webHidden/>
              </w:rPr>
              <w:t>5</w:t>
            </w:r>
            <w:r w:rsidR="00C63B9F">
              <w:rPr>
                <w:noProof/>
                <w:webHidden/>
              </w:rPr>
              <w:fldChar w:fldCharType="end"/>
            </w:r>
          </w:hyperlink>
        </w:p>
        <w:p w14:paraId="13D332F4" w14:textId="3B3C5CB2" w:rsidR="00C63B9F" w:rsidRDefault="00396FDB">
          <w:pPr>
            <w:pStyle w:val="TOC1"/>
            <w:tabs>
              <w:tab w:val="right" w:leader="dot" w:pos="9350"/>
            </w:tabs>
            <w:rPr>
              <w:rFonts w:eastAsiaTheme="minorEastAsia"/>
              <w:noProof/>
            </w:rPr>
          </w:pPr>
          <w:hyperlink w:anchor="_Toc62040912" w:history="1">
            <w:r w:rsidR="00C63B9F" w:rsidRPr="00AC6EBB">
              <w:rPr>
                <w:rStyle w:val="Hyperlink"/>
                <w:noProof/>
              </w:rPr>
              <w:t>CW3M – A “first principles” model with tuning knobs</w:t>
            </w:r>
            <w:r w:rsidR="00C63B9F">
              <w:rPr>
                <w:noProof/>
                <w:webHidden/>
              </w:rPr>
              <w:tab/>
            </w:r>
            <w:r w:rsidR="00C63B9F">
              <w:rPr>
                <w:noProof/>
                <w:webHidden/>
              </w:rPr>
              <w:fldChar w:fldCharType="begin"/>
            </w:r>
            <w:r w:rsidR="00C63B9F">
              <w:rPr>
                <w:noProof/>
                <w:webHidden/>
              </w:rPr>
              <w:instrText xml:space="preserve"> PAGEREF _Toc62040912 \h </w:instrText>
            </w:r>
            <w:r w:rsidR="00C63B9F">
              <w:rPr>
                <w:noProof/>
                <w:webHidden/>
              </w:rPr>
            </w:r>
            <w:r w:rsidR="00C63B9F">
              <w:rPr>
                <w:noProof/>
                <w:webHidden/>
              </w:rPr>
              <w:fldChar w:fldCharType="separate"/>
            </w:r>
            <w:r w:rsidR="00C63B9F">
              <w:rPr>
                <w:noProof/>
                <w:webHidden/>
              </w:rPr>
              <w:t>5</w:t>
            </w:r>
            <w:r w:rsidR="00C63B9F">
              <w:rPr>
                <w:noProof/>
                <w:webHidden/>
              </w:rPr>
              <w:fldChar w:fldCharType="end"/>
            </w:r>
          </w:hyperlink>
        </w:p>
        <w:p w14:paraId="285683B3" w14:textId="0879BBDB" w:rsidR="00C63B9F" w:rsidRDefault="00396FDB">
          <w:pPr>
            <w:pStyle w:val="TOC1"/>
            <w:tabs>
              <w:tab w:val="right" w:leader="dot" w:pos="9350"/>
            </w:tabs>
            <w:rPr>
              <w:rFonts w:eastAsiaTheme="minorEastAsia"/>
              <w:noProof/>
            </w:rPr>
          </w:pPr>
          <w:hyperlink w:anchor="_Toc62040913" w:history="1">
            <w:r w:rsidR="00C63B9F" w:rsidRPr="00AC6EBB">
              <w:rPr>
                <w:rStyle w:val="Hyperlink"/>
                <w:noProof/>
              </w:rPr>
              <w:t>The tuning knobs</w:t>
            </w:r>
            <w:r w:rsidR="00C63B9F">
              <w:rPr>
                <w:noProof/>
                <w:webHidden/>
              </w:rPr>
              <w:tab/>
            </w:r>
            <w:r w:rsidR="00C63B9F">
              <w:rPr>
                <w:noProof/>
                <w:webHidden/>
              </w:rPr>
              <w:fldChar w:fldCharType="begin"/>
            </w:r>
            <w:r w:rsidR="00C63B9F">
              <w:rPr>
                <w:noProof/>
                <w:webHidden/>
              </w:rPr>
              <w:instrText xml:space="preserve"> PAGEREF _Toc62040913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1A072154" w14:textId="3C3183E9" w:rsidR="00C63B9F" w:rsidRDefault="00396FDB">
          <w:pPr>
            <w:pStyle w:val="TOC2"/>
            <w:tabs>
              <w:tab w:val="right" w:leader="dot" w:pos="9350"/>
            </w:tabs>
            <w:rPr>
              <w:rFonts w:eastAsiaTheme="minorEastAsia"/>
              <w:noProof/>
            </w:rPr>
          </w:pPr>
          <w:hyperlink w:anchor="_Toc62040914" w:history="1">
            <w:r w:rsidR="00C63B9F" w:rsidRPr="00AC6EBB">
              <w:rPr>
                <w:rStyle w:val="Hyperlink"/>
                <w:noProof/>
              </w:rPr>
              <w:t>ET_MULT – forest evapotranspiration</w:t>
            </w:r>
            <w:r w:rsidR="00C63B9F">
              <w:rPr>
                <w:noProof/>
                <w:webHidden/>
              </w:rPr>
              <w:tab/>
            </w:r>
            <w:r w:rsidR="00C63B9F">
              <w:rPr>
                <w:noProof/>
                <w:webHidden/>
              </w:rPr>
              <w:fldChar w:fldCharType="begin"/>
            </w:r>
            <w:r w:rsidR="00C63B9F">
              <w:rPr>
                <w:noProof/>
                <w:webHidden/>
              </w:rPr>
              <w:instrText xml:space="preserve"> PAGEREF _Toc62040914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1E9648F1" w14:textId="62E527FA" w:rsidR="00C63B9F" w:rsidRDefault="00396FDB">
          <w:pPr>
            <w:pStyle w:val="TOC2"/>
            <w:tabs>
              <w:tab w:val="right" w:leader="dot" w:pos="9350"/>
            </w:tabs>
            <w:rPr>
              <w:rFonts w:eastAsiaTheme="minorEastAsia"/>
              <w:noProof/>
            </w:rPr>
          </w:pPr>
          <w:hyperlink w:anchor="_Toc62040915" w:history="1">
            <w:r w:rsidR="00C63B9F" w:rsidRPr="00AC6EBB">
              <w:rPr>
                <w:rStyle w:val="Hyperlink"/>
                <w:noProof/>
              </w:rPr>
              <w:t>SOLAR_RADIATION_MULTIPLIER – reservoir insolation</w:t>
            </w:r>
            <w:r w:rsidR="00C63B9F">
              <w:rPr>
                <w:noProof/>
                <w:webHidden/>
              </w:rPr>
              <w:tab/>
            </w:r>
            <w:r w:rsidR="00C63B9F">
              <w:rPr>
                <w:noProof/>
                <w:webHidden/>
              </w:rPr>
              <w:fldChar w:fldCharType="begin"/>
            </w:r>
            <w:r w:rsidR="00C63B9F">
              <w:rPr>
                <w:noProof/>
                <w:webHidden/>
              </w:rPr>
              <w:instrText xml:space="preserve"> PAGEREF _Toc62040915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06790C96" w14:textId="14383C6C" w:rsidR="00C63B9F" w:rsidRDefault="00396FDB">
          <w:pPr>
            <w:pStyle w:val="TOC2"/>
            <w:tabs>
              <w:tab w:val="right" w:leader="dot" w:pos="9350"/>
            </w:tabs>
            <w:rPr>
              <w:rFonts w:eastAsiaTheme="minorEastAsia"/>
              <w:noProof/>
            </w:rPr>
          </w:pPr>
          <w:hyperlink w:anchor="_Toc62040916" w:history="1">
            <w:r w:rsidR="00C63B9F" w:rsidRPr="00AC6EBB">
              <w:rPr>
                <w:rStyle w:val="Hyperlink"/>
                <w:noProof/>
              </w:rPr>
              <w:t>FLOW_CMS – Discharge from High Cascade springs</w:t>
            </w:r>
            <w:r w:rsidR="00C63B9F">
              <w:rPr>
                <w:noProof/>
                <w:webHidden/>
              </w:rPr>
              <w:tab/>
            </w:r>
            <w:r w:rsidR="00C63B9F">
              <w:rPr>
                <w:noProof/>
                <w:webHidden/>
              </w:rPr>
              <w:fldChar w:fldCharType="begin"/>
            </w:r>
            <w:r w:rsidR="00C63B9F">
              <w:rPr>
                <w:noProof/>
                <w:webHidden/>
              </w:rPr>
              <w:instrText xml:space="preserve"> PAGEREF _Toc62040916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6CE49175" w14:textId="40DCA5EB" w:rsidR="00C63B9F" w:rsidRDefault="00396FDB">
          <w:pPr>
            <w:pStyle w:val="TOC1"/>
            <w:tabs>
              <w:tab w:val="right" w:leader="dot" w:pos="9350"/>
            </w:tabs>
            <w:rPr>
              <w:rFonts w:eastAsiaTheme="minorEastAsia"/>
              <w:noProof/>
            </w:rPr>
          </w:pPr>
          <w:hyperlink w:anchor="_Toc62040917" w:history="1">
            <w:r w:rsidR="00C63B9F" w:rsidRPr="00AC6EBB">
              <w:rPr>
                <w:rStyle w:val="Hyperlink"/>
                <w:noProof/>
              </w:rPr>
              <w:t>Study areas</w:t>
            </w:r>
            <w:r w:rsidR="00C63B9F">
              <w:rPr>
                <w:noProof/>
                <w:webHidden/>
              </w:rPr>
              <w:tab/>
            </w:r>
            <w:r w:rsidR="00C63B9F">
              <w:rPr>
                <w:noProof/>
                <w:webHidden/>
              </w:rPr>
              <w:fldChar w:fldCharType="begin"/>
            </w:r>
            <w:r w:rsidR="00C63B9F">
              <w:rPr>
                <w:noProof/>
                <w:webHidden/>
              </w:rPr>
              <w:instrText xml:space="preserve"> PAGEREF _Toc62040917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17AD33D6" w14:textId="2624ADDD" w:rsidR="00C63B9F" w:rsidRDefault="00396FDB">
          <w:pPr>
            <w:pStyle w:val="TOC2"/>
            <w:tabs>
              <w:tab w:val="right" w:leader="dot" w:pos="9350"/>
            </w:tabs>
            <w:rPr>
              <w:rFonts w:eastAsiaTheme="minorEastAsia"/>
              <w:noProof/>
            </w:rPr>
          </w:pPr>
          <w:hyperlink w:anchor="_Toc62040918" w:history="1">
            <w:r w:rsidR="00C63B9F" w:rsidRPr="00AC6EBB">
              <w:rPr>
                <w:rStyle w:val="Hyperlink"/>
                <w:noProof/>
              </w:rPr>
              <w:t>DataCW3M directory structure</w:t>
            </w:r>
            <w:r w:rsidR="00C63B9F">
              <w:rPr>
                <w:noProof/>
                <w:webHidden/>
              </w:rPr>
              <w:tab/>
            </w:r>
            <w:r w:rsidR="00C63B9F">
              <w:rPr>
                <w:noProof/>
                <w:webHidden/>
              </w:rPr>
              <w:fldChar w:fldCharType="begin"/>
            </w:r>
            <w:r w:rsidR="00C63B9F">
              <w:rPr>
                <w:noProof/>
                <w:webHidden/>
              </w:rPr>
              <w:instrText xml:space="preserve"> PAGEREF _Toc62040918 \h </w:instrText>
            </w:r>
            <w:r w:rsidR="00C63B9F">
              <w:rPr>
                <w:noProof/>
                <w:webHidden/>
              </w:rPr>
            </w:r>
            <w:r w:rsidR="00C63B9F">
              <w:rPr>
                <w:noProof/>
                <w:webHidden/>
              </w:rPr>
              <w:fldChar w:fldCharType="separate"/>
            </w:r>
            <w:r w:rsidR="00C63B9F">
              <w:rPr>
                <w:noProof/>
                <w:webHidden/>
              </w:rPr>
              <w:t>7</w:t>
            </w:r>
            <w:r w:rsidR="00C63B9F">
              <w:rPr>
                <w:noProof/>
                <w:webHidden/>
              </w:rPr>
              <w:fldChar w:fldCharType="end"/>
            </w:r>
          </w:hyperlink>
        </w:p>
        <w:p w14:paraId="6AAA55CE" w14:textId="0FE651CA" w:rsidR="00C63B9F" w:rsidRDefault="00396FDB">
          <w:pPr>
            <w:pStyle w:val="TOC2"/>
            <w:tabs>
              <w:tab w:val="right" w:leader="dot" w:pos="9350"/>
            </w:tabs>
            <w:rPr>
              <w:rFonts w:eastAsiaTheme="minorEastAsia"/>
              <w:noProof/>
            </w:rPr>
          </w:pPr>
          <w:hyperlink w:anchor="_Toc62040919" w:history="1">
            <w:r w:rsidR="00C63B9F" w:rsidRPr="00AC6EBB">
              <w:rPr>
                <w:rStyle w:val="Hyperlink"/>
                <w:noProof/>
              </w:rPr>
              <w:t>DataCW3M\ScenarioData directory structure</w:t>
            </w:r>
            <w:r w:rsidR="00C63B9F">
              <w:rPr>
                <w:noProof/>
                <w:webHidden/>
              </w:rPr>
              <w:tab/>
            </w:r>
            <w:r w:rsidR="00C63B9F">
              <w:rPr>
                <w:noProof/>
                <w:webHidden/>
              </w:rPr>
              <w:fldChar w:fldCharType="begin"/>
            </w:r>
            <w:r w:rsidR="00C63B9F">
              <w:rPr>
                <w:noProof/>
                <w:webHidden/>
              </w:rPr>
              <w:instrText xml:space="preserve"> PAGEREF _Toc62040919 \h </w:instrText>
            </w:r>
            <w:r w:rsidR="00C63B9F">
              <w:rPr>
                <w:noProof/>
                <w:webHidden/>
              </w:rPr>
            </w:r>
            <w:r w:rsidR="00C63B9F">
              <w:rPr>
                <w:noProof/>
                <w:webHidden/>
              </w:rPr>
              <w:fldChar w:fldCharType="separate"/>
            </w:r>
            <w:r w:rsidR="00C63B9F">
              <w:rPr>
                <w:noProof/>
                <w:webHidden/>
              </w:rPr>
              <w:t>8</w:t>
            </w:r>
            <w:r w:rsidR="00C63B9F">
              <w:rPr>
                <w:noProof/>
                <w:webHidden/>
              </w:rPr>
              <w:fldChar w:fldCharType="end"/>
            </w:r>
          </w:hyperlink>
        </w:p>
        <w:p w14:paraId="23AAC177" w14:textId="6E783065" w:rsidR="00C63B9F" w:rsidRDefault="00396FDB">
          <w:pPr>
            <w:pStyle w:val="TOC2"/>
            <w:tabs>
              <w:tab w:val="right" w:leader="dot" w:pos="9350"/>
            </w:tabs>
            <w:rPr>
              <w:rFonts w:eastAsiaTheme="minorEastAsia"/>
              <w:noProof/>
            </w:rPr>
          </w:pPr>
          <w:hyperlink w:anchor="_Toc62040920" w:history="1">
            <w:r w:rsidR="00C63B9F" w:rsidRPr="00AC6EBB">
              <w:rPr>
                <w:rStyle w:val="Hyperlink"/>
                <w:noProof/>
              </w:rPr>
              <w:t>DataCW3M\ScenarioData\&lt;scenario&gt; folder contents</w:t>
            </w:r>
            <w:r w:rsidR="00C63B9F">
              <w:rPr>
                <w:noProof/>
                <w:webHidden/>
              </w:rPr>
              <w:tab/>
            </w:r>
            <w:r w:rsidR="00C63B9F">
              <w:rPr>
                <w:noProof/>
                <w:webHidden/>
              </w:rPr>
              <w:fldChar w:fldCharType="begin"/>
            </w:r>
            <w:r w:rsidR="00C63B9F">
              <w:rPr>
                <w:noProof/>
                <w:webHidden/>
              </w:rPr>
              <w:instrText xml:space="preserve"> PAGEREF _Toc62040920 \h </w:instrText>
            </w:r>
            <w:r w:rsidR="00C63B9F">
              <w:rPr>
                <w:noProof/>
                <w:webHidden/>
              </w:rPr>
            </w:r>
            <w:r w:rsidR="00C63B9F">
              <w:rPr>
                <w:noProof/>
                <w:webHidden/>
              </w:rPr>
              <w:fldChar w:fldCharType="separate"/>
            </w:r>
            <w:r w:rsidR="00C63B9F">
              <w:rPr>
                <w:noProof/>
                <w:webHidden/>
              </w:rPr>
              <w:t>8</w:t>
            </w:r>
            <w:r w:rsidR="00C63B9F">
              <w:rPr>
                <w:noProof/>
                <w:webHidden/>
              </w:rPr>
              <w:fldChar w:fldCharType="end"/>
            </w:r>
          </w:hyperlink>
        </w:p>
        <w:p w14:paraId="68CCAED8" w14:textId="11A5A1E9" w:rsidR="00C63B9F" w:rsidRDefault="00396FDB">
          <w:pPr>
            <w:pStyle w:val="TOC2"/>
            <w:tabs>
              <w:tab w:val="right" w:leader="dot" w:pos="9350"/>
            </w:tabs>
            <w:rPr>
              <w:rFonts w:eastAsiaTheme="minorEastAsia"/>
              <w:noProof/>
            </w:rPr>
          </w:pPr>
          <w:hyperlink w:anchor="_Toc62040921" w:history="1">
            <w:r w:rsidR="00C63B9F" w:rsidRPr="00AC6EBB">
              <w:rPr>
                <w:rStyle w:val="Hyperlink"/>
                <w:noProof/>
              </w:rPr>
              <w:t>DataCW3M\&lt;study area&gt; folder contents</w:t>
            </w:r>
            <w:r w:rsidR="00C63B9F">
              <w:rPr>
                <w:noProof/>
                <w:webHidden/>
              </w:rPr>
              <w:tab/>
            </w:r>
            <w:r w:rsidR="00C63B9F">
              <w:rPr>
                <w:noProof/>
                <w:webHidden/>
              </w:rPr>
              <w:fldChar w:fldCharType="begin"/>
            </w:r>
            <w:r w:rsidR="00C63B9F">
              <w:rPr>
                <w:noProof/>
                <w:webHidden/>
              </w:rPr>
              <w:instrText xml:space="preserve"> PAGEREF _Toc62040921 \h </w:instrText>
            </w:r>
            <w:r w:rsidR="00C63B9F">
              <w:rPr>
                <w:noProof/>
                <w:webHidden/>
              </w:rPr>
            </w:r>
            <w:r w:rsidR="00C63B9F">
              <w:rPr>
                <w:noProof/>
                <w:webHidden/>
              </w:rPr>
              <w:fldChar w:fldCharType="separate"/>
            </w:r>
            <w:r w:rsidR="00C63B9F">
              <w:rPr>
                <w:noProof/>
                <w:webHidden/>
              </w:rPr>
              <w:t>8</w:t>
            </w:r>
            <w:r w:rsidR="00C63B9F">
              <w:rPr>
                <w:noProof/>
                <w:webHidden/>
              </w:rPr>
              <w:fldChar w:fldCharType="end"/>
            </w:r>
          </w:hyperlink>
        </w:p>
        <w:p w14:paraId="0F5C92A7" w14:textId="5E52634B" w:rsidR="00C63B9F" w:rsidRDefault="00396FDB">
          <w:pPr>
            <w:pStyle w:val="TOC1"/>
            <w:tabs>
              <w:tab w:val="right" w:leader="dot" w:pos="9350"/>
            </w:tabs>
            <w:rPr>
              <w:rFonts w:eastAsiaTheme="minorEastAsia"/>
              <w:noProof/>
            </w:rPr>
          </w:pPr>
          <w:hyperlink w:anchor="_Toc62040922" w:history="1">
            <w:r w:rsidR="00C63B9F" w:rsidRPr="00AC6EBB">
              <w:rPr>
                <w:rStyle w:val="Hyperlink"/>
                <w:noProof/>
              </w:rPr>
              <w:t>Calendar conventions</w:t>
            </w:r>
            <w:r w:rsidR="00C63B9F">
              <w:rPr>
                <w:noProof/>
                <w:webHidden/>
              </w:rPr>
              <w:tab/>
            </w:r>
            <w:r w:rsidR="00C63B9F">
              <w:rPr>
                <w:noProof/>
                <w:webHidden/>
              </w:rPr>
              <w:fldChar w:fldCharType="begin"/>
            </w:r>
            <w:r w:rsidR="00C63B9F">
              <w:rPr>
                <w:noProof/>
                <w:webHidden/>
              </w:rPr>
              <w:instrText xml:space="preserve"> PAGEREF _Toc62040922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6D72BFA5" w14:textId="7FD0FDE8" w:rsidR="00C63B9F" w:rsidRDefault="00396FDB">
          <w:pPr>
            <w:pStyle w:val="TOC2"/>
            <w:tabs>
              <w:tab w:val="right" w:leader="dot" w:pos="9350"/>
            </w:tabs>
            <w:rPr>
              <w:rFonts w:eastAsiaTheme="minorEastAsia"/>
              <w:noProof/>
            </w:rPr>
          </w:pPr>
          <w:hyperlink w:anchor="_Toc62040923" w:history="1">
            <w:r w:rsidR="00C63B9F" w:rsidRPr="00AC6EBB">
              <w:rPr>
                <w:rStyle w:val="Hyperlink"/>
                <w:noProof/>
              </w:rPr>
              <w:t>Water years</w:t>
            </w:r>
            <w:r w:rsidR="00C63B9F">
              <w:rPr>
                <w:noProof/>
                <w:webHidden/>
              </w:rPr>
              <w:tab/>
            </w:r>
            <w:r w:rsidR="00C63B9F">
              <w:rPr>
                <w:noProof/>
                <w:webHidden/>
              </w:rPr>
              <w:fldChar w:fldCharType="begin"/>
            </w:r>
            <w:r w:rsidR="00C63B9F">
              <w:rPr>
                <w:noProof/>
                <w:webHidden/>
              </w:rPr>
              <w:instrText xml:space="preserve"> PAGEREF _Toc62040923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662F18DF" w14:textId="24FECE9B" w:rsidR="00C63B9F" w:rsidRDefault="00396FDB">
          <w:pPr>
            <w:pStyle w:val="TOC1"/>
            <w:tabs>
              <w:tab w:val="right" w:leader="dot" w:pos="9350"/>
            </w:tabs>
            <w:rPr>
              <w:rFonts w:eastAsiaTheme="minorEastAsia"/>
              <w:noProof/>
            </w:rPr>
          </w:pPr>
          <w:hyperlink w:anchor="_Toc62040924" w:history="1">
            <w:r w:rsidR="00C63B9F" w:rsidRPr="00AC6EBB">
              <w:rPr>
                <w:rStyle w:val="Hyperlink"/>
                <w:noProof/>
              </w:rPr>
              <w:t>Climate data</w:t>
            </w:r>
            <w:r w:rsidR="00C63B9F">
              <w:rPr>
                <w:noProof/>
                <w:webHidden/>
              </w:rPr>
              <w:tab/>
            </w:r>
            <w:r w:rsidR="00C63B9F">
              <w:rPr>
                <w:noProof/>
                <w:webHidden/>
              </w:rPr>
              <w:fldChar w:fldCharType="begin"/>
            </w:r>
            <w:r w:rsidR="00C63B9F">
              <w:rPr>
                <w:noProof/>
                <w:webHidden/>
              </w:rPr>
              <w:instrText xml:space="preserve"> PAGEREF _Toc62040924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37DA0DA3" w14:textId="14A6C13B" w:rsidR="00C63B9F" w:rsidRDefault="00396FDB">
          <w:pPr>
            <w:pStyle w:val="TOC2"/>
            <w:tabs>
              <w:tab w:val="right" w:leader="dot" w:pos="9350"/>
            </w:tabs>
            <w:rPr>
              <w:rFonts w:eastAsiaTheme="minorEastAsia"/>
              <w:noProof/>
            </w:rPr>
          </w:pPr>
          <w:hyperlink w:anchor="_Toc62040925" w:history="1">
            <w:r w:rsidR="00C63B9F" w:rsidRPr="00AC6EBB">
              <w:rPr>
                <w:rStyle w:val="Hyperlink"/>
                <w:noProof/>
              </w:rPr>
              <w:t>Numbered climate scenarios in the model</w:t>
            </w:r>
            <w:r w:rsidR="00C63B9F">
              <w:rPr>
                <w:noProof/>
                <w:webHidden/>
              </w:rPr>
              <w:tab/>
            </w:r>
            <w:r w:rsidR="00C63B9F">
              <w:rPr>
                <w:noProof/>
                <w:webHidden/>
              </w:rPr>
              <w:fldChar w:fldCharType="begin"/>
            </w:r>
            <w:r w:rsidR="00C63B9F">
              <w:rPr>
                <w:noProof/>
                <w:webHidden/>
              </w:rPr>
              <w:instrText xml:space="preserve"> PAGEREF _Toc62040925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4349EBE6" w14:textId="7EB85511" w:rsidR="00C63B9F" w:rsidRDefault="00396FDB">
          <w:pPr>
            <w:pStyle w:val="TOC2"/>
            <w:tabs>
              <w:tab w:val="right" w:leader="dot" w:pos="9350"/>
            </w:tabs>
            <w:rPr>
              <w:rFonts w:eastAsiaTheme="minorEastAsia"/>
              <w:noProof/>
            </w:rPr>
          </w:pPr>
          <w:hyperlink w:anchor="_Toc62040926" w:history="1">
            <w:r w:rsidR="00C63B9F" w:rsidRPr="00AC6EBB">
              <w:rPr>
                <w:rStyle w:val="Hyperlink"/>
                <w:noProof/>
              </w:rPr>
              <w:t>Monthly and seasonal weather data</w:t>
            </w:r>
            <w:r w:rsidR="00C63B9F">
              <w:rPr>
                <w:noProof/>
                <w:webHidden/>
              </w:rPr>
              <w:tab/>
            </w:r>
            <w:r w:rsidR="00C63B9F">
              <w:rPr>
                <w:noProof/>
                <w:webHidden/>
              </w:rPr>
              <w:fldChar w:fldCharType="begin"/>
            </w:r>
            <w:r w:rsidR="00C63B9F">
              <w:rPr>
                <w:noProof/>
                <w:webHidden/>
              </w:rPr>
              <w:instrText xml:space="preserve"> PAGEREF _Toc62040926 \h </w:instrText>
            </w:r>
            <w:r w:rsidR="00C63B9F">
              <w:rPr>
                <w:noProof/>
                <w:webHidden/>
              </w:rPr>
            </w:r>
            <w:r w:rsidR="00C63B9F">
              <w:rPr>
                <w:noProof/>
                <w:webHidden/>
              </w:rPr>
              <w:fldChar w:fldCharType="separate"/>
            </w:r>
            <w:r w:rsidR="00C63B9F">
              <w:rPr>
                <w:noProof/>
                <w:webHidden/>
              </w:rPr>
              <w:t>15</w:t>
            </w:r>
            <w:r w:rsidR="00C63B9F">
              <w:rPr>
                <w:noProof/>
                <w:webHidden/>
              </w:rPr>
              <w:fldChar w:fldCharType="end"/>
            </w:r>
          </w:hyperlink>
        </w:p>
        <w:p w14:paraId="05EBAD8D" w14:textId="1BE1DEB7" w:rsidR="00C63B9F" w:rsidRDefault="00396FDB">
          <w:pPr>
            <w:pStyle w:val="TOC2"/>
            <w:tabs>
              <w:tab w:val="right" w:leader="dot" w:pos="9350"/>
            </w:tabs>
            <w:rPr>
              <w:rFonts w:eastAsiaTheme="minorEastAsia"/>
              <w:noProof/>
            </w:rPr>
          </w:pPr>
          <w:hyperlink w:anchor="_Toc62040927" w:history="1">
            <w:r w:rsidR="00C63B9F" w:rsidRPr="00AC6EBB">
              <w:rPr>
                <w:rStyle w:val="Hyperlink"/>
                <w:noProof/>
              </w:rPr>
              <w:t>Climate data grids</w:t>
            </w:r>
            <w:r w:rsidR="00C63B9F">
              <w:rPr>
                <w:noProof/>
                <w:webHidden/>
              </w:rPr>
              <w:tab/>
            </w:r>
            <w:r w:rsidR="00C63B9F">
              <w:rPr>
                <w:noProof/>
                <w:webHidden/>
              </w:rPr>
              <w:fldChar w:fldCharType="begin"/>
            </w:r>
            <w:r w:rsidR="00C63B9F">
              <w:rPr>
                <w:noProof/>
                <w:webHidden/>
              </w:rPr>
              <w:instrText xml:space="preserve"> PAGEREF _Toc62040927 \h </w:instrText>
            </w:r>
            <w:r w:rsidR="00C63B9F">
              <w:rPr>
                <w:noProof/>
                <w:webHidden/>
              </w:rPr>
            </w:r>
            <w:r w:rsidR="00C63B9F">
              <w:rPr>
                <w:noProof/>
                <w:webHidden/>
              </w:rPr>
              <w:fldChar w:fldCharType="separate"/>
            </w:r>
            <w:r w:rsidR="00C63B9F">
              <w:rPr>
                <w:noProof/>
                <w:webHidden/>
              </w:rPr>
              <w:t>16</w:t>
            </w:r>
            <w:r w:rsidR="00C63B9F">
              <w:rPr>
                <w:noProof/>
                <w:webHidden/>
              </w:rPr>
              <w:fldChar w:fldCharType="end"/>
            </w:r>
          </w:hyperlink>
        </w:p>
        <w:p w14:paraId="3D6DA947" w14:textId="77B54E1B" w:rsidR="00C63B9F" w:rsidRDefault="00396FDB">
          <w:pPr>
            <w:pStyle w:val="TOC3"/>
            <w:tabs>
              <w:tab w:val="right" w:leader="dot" w:pos="9350"/>
            </w:tabs>
            <w:rPr>
              <w:rFonts w:eastAsiaTheme="minorEastAsia"/>
              <w:noProof/>
            </w:rPr>
          </w:pPr>
          <w:hyperlink w:anchor="_Toc62040928" w:history="1">
            <w:r w:rsidR="00C63B9F" w:rsidRPr="00AC6EBB">
              <w:rPr>
                <w:rStyle w:val="Hyperlink"/>
                <w:noProof/>
              </w:rPr>
              <w:t>The WW2100 climate grid</w:t>
            </w:r>
            <w:r w:rsidR="00C63B9F">
              <w:rPr>
                <w:noProof/>
                <w:webHidden/>
              </w:rPr>
              <w:tab/>
            </w:r>
            <w:r w:rsidR="00C63B9F">
              <w:rPr>
                <w:noProof/>
                <w:webHidden/>
              </w:rPr>
              <w:fldChar w:fldCharType="begin"/>
            </w:r>
            <w:r w:rsidR="00C63B9F">
              <w:rPr>
                <w:noProof/>
                <w:webHidden/>
              </w:rPr>
              <w:instrText xml:space="preserve"> PAGEREF _Toc62040928 \h </w:instrText>
            </w:r>
            <w:r w:rsidR="00C63B9F">
              <w:rPr>
                <w:noProof/>
                <w:webHidden/>
              </w:rPr>
            </w:r>
            <w:r w:rsidR="00C63B9F">
              <w:rPr>
                <w:noProof/>
                <w:webHidden/>
              </w:rPr>
              <w:fldChar w:fldCharType="separate"/>
            </w:r>
            <w:r w:rsidR="00C63B9F">
              <w:rPr>
                <w:noProof/>
                <w:webHidden/>
              </w:rPr>
              <w:t>16</w:t>
            </w:r>
            <w:r w:rsidR="00C63B9F">
              <w:rPr>
                <w:noProof/>
                <w:webHidden/>
              </w:rPr>
              <w:fldChar w:fldCharType="end"/>
            </w:r>
          </w:hyperlink>
        </w:p>
        <w:p w14:paraId="3303E555" w14:textId="5617C2D1" w:rsidR="00C63B9F" w:rsidRDefault="00396FDB">
          <w:pPr>
            <w:pStyle w:val="TOC3"/>
            <w:tabs>
              <w:tab w:val="right" w:leader="dot" w:pos="9350"/>
            </w:tabs>
            <w:rPr>
              <w:rFonts w:eastAsiaTheme="minorEastAsia"/>
              <w:noProof/>
            </w:rPr>
          </w:pPr>
          <w:hyperlink w:anchor="_Toc62040929" w:history="1">
            <w:r w:rsidR="00C63B9F" w:rsidRPr="00AC6EBB">
              <w:rPr>
                <w:rStyle w:val="Hyperlink"/>
                <w:noProof/>
              </w:rPr>
              <w:t>The v2 climate grid</w:t>
            </w:r>
            <w:r w:rsidR="00C63B9F">
              <w:rPr>
                <w:noProof/>
                <w:webHidden/>
              </w:rPr>
              <w:tab/>
            </w:r>
            <w:r w:rsidR="00C63B9F">
              <w:rPr>
                <w:noProof/>
                <w:webHidden/>
              </w:rPr>
              <w:fldChar w:fldCharType="begin"/>
            </w:r>
            <w:r w:rsidR="00C63B9F">
              <w:rPr>
                <w:noProof/>
                <w:webHidden/>
              </w:rPr>
              <w:instrText xml:space="preserve"> PAGEREF _Toc62040929 \h </w:instrText>
            </w:r>
            <w:r w:rsidR="00C63B9F">
              <w:rPr>
                <w:noProof/>
                <w:webHidden/>
              </w:rPr>
            </w:r>
            <w:r w:rsidR="00C63B9F">
              <w:rPr>
                <w:noProof/>
                <w:webHidden/>
              </w:rPr>
              <w:fldChar w:fldCharType="separate"/>
            </w:r>
            <w:r w:rsidR="00C63B9F">
              <w:rPr>
                <w:noProof/>
                <w:webHidden/>
              </w:rPr>
              <w:t>17</w:t>
            </w:r>
            <w:r w:rsidR="00C63B9F">
              <w:rPr>
                <w:noProof/>
                <w:webHidden/>
              </w:rPr>
              <w:fldChar w:fldCharType="end"/>
            </w:r>
          </w:hyperlink>
        </w:p>
        <w:p w14:paraId="3781ADDE" w14:textId="54774F1A" w:rsidR="00C63B9F" w:rsidRDefault="00396FDB">
          <w:pPr>
            <w:pStyle w:val="TOC2"/>
            <w:tabs>
              <w:tab w:val="right" w:leader="dot" w:pos="9350"/>
            </w:tabs>
            <w:rPr>
              <w:rFonts w:eastAsiaTheme="minorEastAsia"/>
              <w:noProof/>
            </w:rPr>
          </w:pPr>
          <w:hyperlink w:anchor="_Toc62040930" w:history="1">
            <w:r w:rsidR="00C63B9F" w:rsidRPr="00AC6EBB">
              <w:rPr>
                <w:rStyle w:val="Hyperlink"/>
                <w:noProof/>
              </w:rPr>
              <w:t>How climate data is looked up</w:t>
            </w:r>
            <w:r w:rsidR="00C63B9F">
              <w:rPr>
                <w:noProof/>
                <w:webHidden/>
              </w:rPr>
              <w:tab/>
            </w:r>
            <w:r w:rsidR="00C63B9F">
              <w:rPr>
                <w:noProof/>
                <w:webHidden/>
              </w:rPr>
              <w:fldChar w:fldCharType="begin"/>
            </w:r>
            <w:r w:rsidR="00C63B9F">
              <w:rPr>
                <w:noProof/>
                <w:webHidden/>
              </w:rPr>
              <w:instrText xml:space="preserve"> PAGEREF _Toc62040930 \h </w:instrText>
            </w:r>
            <w:r w:rsidR="00C63B9F">
              <w:rPr>
                <w:noProof/>
                <w:webHidden/>
              </w:rPr>
            </w:r>
            <w:r w:rsidR="00C63B9F">
              <w:rPr>
                <w:noProof/>
                <w:webHidden/>
              </w:rPr>
              <w:fldChar w:fldCharType="separate"/>
            </w:r>
            <w:r w:rsidR="00C63B9F">
              <w:rPr>
                <w:noProof/>
                <w:webHidden/>
              </w:rPr>
              <w:t>17</w:t>
            </w:r>
            <w:r w:rsidR="00C63B9F">
              <w:rPr>
                <w:noProof/>
                <w:webHidden/>
              </w:rPr>
              <w:fldChar w:fldCharType="end"/>
            </w:r>
          </w:hyperlink>
        </w:p>
        <w:p w14:paraId="04F7FC23" w14:textId="0AA0B318" w:rsidR="00C63B9F" w:rsidRDefault="00396FDB">
          <w:pPr>
            <w:pStyle w:val="TOC2"/>
            <w:tabs>
              <w:tab w:val="right" w:leader="dot" w:pos="9350"/>
            </w:tabs>
            <w:rPr>
              <w:rFonts w:eastAsiaTheme="minorEastAsia"/>
              <w:noProof/>
            </w:rPr>
          </w:pPr>
          <w:hyperlink w:anchor="_Toc62040931" w:history="1">
            <w:r w:rsidR="00C63B9F" w:rsidRPr="00AC6EBB">
              <w:rPr>
                <w:rStyle w:val="Hyperlink"/>
                <w:noProof/>
              </w:rPr>
              <w:t>What is in a climate dataset</w:t>
            </w:r>
            <w:r w:rsidR="00C63B9F">
              <w:rPr>
                <w:noProof/>
                <w:webHidden/>
              </w:rPr>
              <w:tab/>
            </w:r>
            <w:r w:rsidR="00C63B9F">
              <w:rPr>
                <w:noProof/>
                <w:webHidden/>
              </w:rPr>
              <w:fldChar w:fldCharType="begin"/>
            </w:r>
            <w:r w:rsidR="00C63B9F">
              <w:rPr>
                <w:noProof/>
                <w:webHidden/>
              </w:rPr>
              <w:instrText xml:space="preserve"> PAGEREF _Toc62040931 \h </w:instrText>
            </w:r>
            <w:r w:rsidR="00C63B9F">
              <w:rPr>
                <w:noProof/>
                <w:webHidden/>
              </w:rPr>
            </w:r>
            <w:r w:rsidR="00C63B9F">
              <w:rPr>
                <w:noProof/>
                <w:webHidden/>
              </w:rPr>
              <w:fldChar w:fldCharType="separate"/>
            </w:r>
            <w:r w:rsidR="00C63B9F">
              <w:rPr>
                <w:noProof/>
                <w:webHidden/>
              </w:rPr>
              <w:t>18</w:t>
            </w:r>
            <w:r w:rsidR="00C63B9F">
              <w:rPr>
                <w:noProof/>
                <w:webHidden/>
              </w:rPr>
              <w:fldChar w:fldCharType="end"/>
            </w:r>
          </w:hyperlink>
        </w:p>
        <w:p w14:paraId="38908011" w14:textId="7FD02FA3" w:rsidR="00C63B9F" w:rsidRDefault="00396FDB">
          <w:pPr>
            <w:pStyle w:val="TOC1"/>
            <w:tabs>
              <w:tab w:val="right" w:leader="dot" w:pos="9350"/>
            </w:tabs>
            <w:rPr>
              <w:rFonts w:eastAsiaTheme="minorEastAsia"/>
              <w:noProof/>
            </w:rPr>
          </w:pPr>
          <w:hyperlink w:anchor="_Toc62040932" w:history="1">
            <w:r w:rsidR="00C63B9F" w:rsidRPr="00AC6EBB">
              <w:rPr>
                <w:rStyle w:val="Hyperlink"/>
                <w:noProof/>
              </w:rPr>
              <w:t>Water rights</w:t>
            </w:r>
            <w:r w:rsidR="00C63B9F">
              <w:rPr>
                <w:noProof/>
                <w:webHidden/>
              </w:rPr>
              <w:tab/>
            </w:r>
            <w:r w:rsidR="00C63B9F">
              <w:rPr>
                <w:noProof/>
                <w:webHidden/>
              </w:rPr>
              <w:fldChar w:fldCharType="begin"/>
            </w:r>
            <w:r w:rsidR="00C63B9F">
              <w:rPr>
                <w:noProof/>
                <w:webHidden/>
              </w:rPr>
              <w:instrText xml:space="preserve"> PAGEREF _Toc62040932 \h </w:instrText>
            </w:r>
            <w:r w:rsidR="00C63B9F">
              <w:rPr>
                <w:noProof/>
                <w:webHidden/>
              </w:rPr>
            </w:r>
            <w:r w:rsidR="00C63B9F">
              <w:rPr>
                <w:noProof/>
                <w:webHidden/>
              </w:rPr>
              <w:fldChar w:fldCharType="separate"/>
            </w:r>
            <w:r w:rsidR="00C63B9F">
              <w:rPr>
                <w:noProof/>
                <w:webHidden/>
              </w:rPr>
              <w:t>18</w:t>
            </w:r>
            <w:r w:rsidR="00C63B9F">
              <w:rPr>
                <w:noProof/>
                <w:webHidden/>
              </w:rPr>
              <w:fldChar w:fldCharType="end"/>
            </w:r>
          </w:hyperlink>
        </w:p>
        <w:p w14:paraId="1A8DCC3E" w14:textId="0CD48882" w:rsidR="00C63B9F" w:rsidRDefault="00396FDB">
          <w:pPr>
            <w:pStyle w:val="TOC2"/>
            <w:tabs>
              <w:tab w:val="right" w:leader="dot" w:pos="9350"/>
            </w:tabs>
            <w:rPr>
              <w:rFonts w:eastAsiaTheme="minorEastAsia"/>
              <w:noProof/>
            </w:rPr>
          </w:pPr>
          <w:hyperlink w:anchor="_Toc62040933" w:history="1">
            <w:r w:rsidR="00C63B9F" w:rsidRPr="00AC6EBB">
              <w:rPr>
                <w:rStyle w:val="Hyperlink"/>
                <w:noProof/>
              </w:rPr>
              <w:t>Water rights data</w:t>
            </w:r>
            <w:r w:rsidR="00C63B9F">
              <w:rPr>
                <w:noProof/>
                <w:webHidden/>
              </w:rPr>
              <w:tab/>
            </w:r>
            <w:r w:rsidR="00C63B9F">
              <w:rPr>
                <w:noProof/>
                <w:webHidden/>
              </w:rPr>
              <w:fldChar w:fldCharType="begin"/>
            </w:r>
            <w:r w:rsidR="00C63B9F">
              <w:rPr>
                <w:noProof/>
                <w:webHidden/>
              </w:rPr>
              <w:instrText xml:space="preserve"> PAGEREF _Toc62040933 \h </w:instrText>
            </w:r>
            <w:r w:rsidR="00C63B9F">
              <w:rPr>
                <w:noProof/>
                <w:webHidden/>
              </w:rPr>
            </w:r>
            <w:r w:rsidR="00C63B9F">
              <w:rPr>
                <w:noProof/>
                <w:webHidden/>
              </w:rPr>
              <w:fldChar w:fldCharType="separate"/>
            </w:r>
            <w:r w:rsidR="00C63B9F">
              <w:rPr>
                <w:noProof/>
                <w:webHidden/>
              </w:rPr>
              <w:t>18</w:t>
            </w:r>
            <w:r w:rsidR="00C63B9F">
              <w:rPr>
                <w:noProof/>
                <w:webHidden/>
              </w:rPr>
              <w:fldChar w:fldCharType="end"/>
            </w:r>
          </w:hyperlink>
        </w:p>
        <w:p w14:paraId="4CE1259D" w14:textId="23A77B1C" w:rsidR="00C63B9F" w:rsidRDefault="00396FDB">
          <w:pPr>
            <w:pStyle w:val="TOC2"/>
            <w:tabs>
              <w:tab w:val="right" w:leader="dot" w:pos="9350"/>
            </w:tabs>
            <w:rPr>
              <w:rFonts w:eastAsiaTheme="minorEastAsia"/>
              <w:noProof/>
            </w:rPr>
          </w:pPr>
          <w:hyperlink w:anchor="_Toc62040934" w:history="1">
            <w:r w:rsidR="00C63B9F" w:rsidRPr="00AC6EBB">
              <w:rPr>
                <w:rStyle w:val="Hyperlink"/>
                <w:noProof/>
              </w:rPr>
              <w:t>The wr_pods.csv file</w:t>
            </w:r>
            <w:r w:rsidR="00C63B9F">
              <w:rPr>
                <w:noProof/>
                <w:webHidden/>
              </w:rPr>
              <w:tab/>
            </w:r>
            <w:r w:rsidR="00C63B9F">
              <w:rPr>
                <w:noProof/>
                <w:webHidden/>
              </w:rPr>
              <w:fldChar w:fldCharType="begin"/>
            </w:r>
            <w:r w:rsidR="00C63B9F">
              <w:rPr>
                <w:noProof/>
                <w:webHidden/>
              </w:rPr>
              <w:instrText xml:space="preserve"> PAGEREF _Toc62040934 \h </w:instrText>
            </w:r>
            <w:r w:rsidR="00C63B9F">
              <w:rPr>
                <w:noProof/>
                <w:webHidden/>
              </w:rPr>
            </w:r>
            <w:r w:rsidR="00C63B9F">
              <w:rPr>
                <w:noProof/>
                <w:webHidden/>
              </w:rPr>
              <w:fldChar w:fldCharType="separate"/>
            </w:r>
            <w:r w:rsidR="00C63B9F">
              <w:rPr>
                <w:noProof/>
                <w:webHidden/>
              </w:rPr>
              <w:t>19</w:t>
            </w:r>
            <w:r w:rsidR="00C63B9F">
              <w:rPr>
                <w:noProof/>
                <w:webHidden/>
              </w:rPr>
              <w:fldChar w:fldCharType="end"/>
            </w:r>
          </w:hyperlink>
        </w:p>
        <w:p w14:paraId="746CCFA0" w14:textId="3079D316" w:rsidR="00C63B9F" w:rsidRDefault="00396FDB">
          <w:pPr>
            <w:pStyle w:val="TOC2"/>
            <w:tabs>
              <w:tab w:val="right" w:leader="dot" w:pos="9350"/>
            </w:tabs>
            <w:rPr>
              <w:rFonts w:eastAsiaTheme="minorEastAsia"/>
              <w:noProof/>
            </w:rPr>
          </w:pPr>
          <w:hyperlink w:anchor="_Toc62040935" w:history="1">
            <w:r w:rsidR="00C63B9F" w:rsidRPr="00AC6EBB">
              <w:rPr>
                <w:rStyle w:val="Hyperlink"/>
                <w:noProof/>
              </w:rPr>
              <w:t>The wr_pous.csv file</w:t>
            </w:r>
            <w:r w:rsidR="00C63B9F">
              <w:rPr>
                <w:noProof/>
                <w:webHidden/>
              </w:rPr>
              <w:tab/>
            </w:r>
            <w:r w:rsidR="00C63B9F">
              <w:rPr>
                <w:noProof/>
                <w:webHidden/>
              </w:rPr>
              <w:fldChar w:fldCharType="begin"/>
            </w:r>
            <w:r w:rsidR="00C63B9F">
              <w:rPr>
                <w:noProof/>
                <w:webHidden/>
              </w:rPr>
              <w:instrText xml:space="preserve"> PAGEREF _Toc62040935 \h </w:instrText>
            </w:r>
            <w:r w:rsidR="00C63B9F">
              <w:rPr>
                <w:noProof/>
                <w:webHidden/>
              </w:rPr>
            </w:r>
            <w:r w:rsidR="00C63B9F">
              <w:rPr>
                <w:noProof/>
                <w:webHidden/>
              </w:rPr>
              <w:fldChar w:fldCharType="separate"/>
            </w:r>
            <w:r w:rsidR="00C63B9F">
              <w:rPr>
                <w:noProof/>
                <w:webHidden/>
              </w:rPr>
              <w:t>19</w:t>
            </w:r>
            <w:r w:rsidR="00C63B9F">
              <w:rPr>
                <w:noProof/>
                <w:webHidden/>
              </w:rPr>
              <w:fldChar w:fldCharType="end"/>
            </w:r>
          </w:hyperlink>
        </w:p>
        <w:p w14:paraId="0D6613EE" w14:textId="448D53D9" w:rsidR="00C63B9F" w:rsidRDefault="00396FDB">
          <w:pPr>
            <w:pStyle w:val="TOC2"/>
            <w:tabs>
              <w:tab w:val="right" w:leader="dot" w:pos="9350"/>
            </w:tabs>
            <w:rPr>
              <w:rFonts w:eastAsiaTheme="minorEastAsia"/>
              <w:noProof/>
            </w:rPr>
          </w:pPr>
          <w:hyperlink w:anchor="_Toc62040936" w:history="1">
            <w:r w:rsidR="00C63B9F" w:rsidRPr="00AC6EBB">
              <w:rPr>
                <w:rStyle w:val="Hyperlink"/>
                <w:noProof/>
              </w:rPr>
              <w:t>Adding a water right</w:t>
            </w:r>
            <w:r w:rsidR="00C63B9F">
              <w:rPr>
                <w:noProof/>
                <w:webHidden/>
              </w:rPr>
              <w:tab/>
            </w:r>
            <w:r w:rsidR="00C63B9F">
              <w:rPr>
                <w:noProof/>
                <w:webHidden/>
              </w:rPr>
              <w:fldChar w:fldCharType="begin"/>
            </w:r>
            <w:r w:rsidR="00C63B9F">
              <w:rPr>
                <w:noProof/>
                <w:webHidden/>
              </w:rPr>
              <w:instrText xml:space="preserve"> PAGEREF _Toc62040936 \h </w:instrText>
            </w:r>
            <w:r w:rsidR="00C63B9F">
              <w:rPr>
                <w:noProof/>
                <w:webHidden/>
              </w:rPr>
            </w:r>
            <w:r w:rsidR="00C63B9F">
              <w:rPr>
                <w:noProof/>
                <w:webHidden/>
              </w:rPr>
              <w:fldChar w:fldCharType="separate"/>
            </w:r>
            <w:r w:rsidR="00C63B9F">
              <w:rPr>
                <w:noProof/>
                <w:webHidden/>
              </w:rPr>
              <w:t>20</w:t>
            </w:r>
            <w:r w:rsidR="00C63B9F">
              <w:rPr>
                <w:noProof/>
                <w:webHidden/>
              </w:rPr>
              <w:fldChar w:fldCharType="end"/>
            </w:r>
          </w:hyperlink>
        </w:p>
        <w:p w14:paraId="20174D08" w14:textId="5FDC2EB5" w:rsidR="00C63B9F" w:rsidRDefault="00396FDB">
          <w:pPr>
            <w:pStyle w:val="TOC1"/>
            <w:tabs>
              <w:tab w:val="right" w:leader="dot" w:pos="9350"/>
            </w:tabs>
            <w:rPr>
              <w:rFonts w:eastAsiaTheme="minorEastAsia"/>
              <w:noProof/>
            </w:rPr>
          </w:pPr>
          <w:hyperlink w:anchor="_Toc62040937" w:history="1">
            <w:r w:rsidR="00C63B9F" w:rsidRPr="00AC6EBB">
              <w:rPr>
                <w:rStyle w:val="Hyperlink"/>
                <w:noProof/>
              </w:rPr>
              <w:t>Stream flow and stream temperature</w:t>
            </w:r>
            <w:r w:rsidR="00C63B9F">
              <w:rPr>
                <w:noProof/>
                <w:webHidden/>
              </w:rPr>
              <w:tab/>
            </w:r>
            <w:r w:rsidR="00C63B9F">
              <w:rPr>
                <w:noProof/>
                <w:webHidden/>
              </w:rPr>
              <w:fldChar w:fldCharType="begin"/>
            </w:r>
            <w:r w:rsidR="00C63B9F">
              <w:rPr>
                <w:noProof/>
                <w:webHidden/>
              </w:rPr>
              <w:instrText xml:space="preserve"> PAGEREF _Toc62040937 \h </w:instrText>
            </w:r>
            <w:r w:rsidR="00C63B9F">
              <w:rPr>
                <w:noProof/>
                <w:webHidden/>
              </w:rPr>
            </w:r>
            <w:r w:rsidR="00C63B9F">
              <w:rPr>
                <w:noProof/>
                <w:webHidden/>
              </w:rPr>
              <w:fldChar w:fldCharType="separate"/>
            </w:r>
            <w:r w:rsidR="00C63B9F">
              <w:rPr>
                <w:noProof/>
                <w:webHidden/>
              </w:rPr>
              <w:t>21</w:t>
            </w:r>
            <w:r w:rsidR="00C63B9F">
              <w:rPr>
                <w:noProof/>
                <w:webHidden/>
              </w:rPr>
              <w:fldChar w:fldCharType="end"/>
            </w:r>
          </w:hyperlink>
        </w:p>
        <w:p w14:paraId="38F2EEE5" w14:textId="36119608" w:rsidR="00C63B9F" w:rsidRDefault="00396FDB">
          <w:pPr>
            <w:pStyle w:val="TOC2"/>
            <w:tabs>
              <w:tab w:val="right" w:leader="dot" w:pos="9350"/>
            </w:tabs>
            <w:rPr>
              <w:rFonts w:eastAsiaTheme="minorEastAsia"/>
              <w:noProof/>
            </w:rPr>
          </w:pPr>
          <w:hyperlink w:anchor="_Toc62040938" w:history="1">
            <w:r w:rsidR="00C63B9F" w:rsidRPr="00AC6EBB">
              <w:rPr>
                <w:rStyle w:val="Hyperlink"/>
                <w:noProof/>
              </w:rPr>
              <w:t>Water parcels</w:t>
            </w:r>
            <w:r w:rsidR="00C63B9F">
              <w:rPr>
                <w:noProof/>
                <w:webHidden/>
              </w:rPr>
              <w:tab/>
            </w:r>
            <w:r w:rsidR="00C63B9F">
              <w:rPr>
                <w:noProof/>
                <w:webHidden/>
              </w:rPr>
              <w:fldChar w:fldCharType="begin"/>
            </w:r>
            <w:r w:rsidR="00C63B9F">
              <w:rPr>
                <w:noProof/>
                <w:webHidden/>
              </w:rPr>
              <w:instrText xml:space="preserve"> PAGEREF _Toc62040938 \h </w:instrText>
            </w:r>
            <w:r w:rsidR="00C63B9F">
              <w:rPr>
                <w:noProof/>
                <w:webHidden/>
              </w:rPr>
            </w:r>
            <w:r w:rsidR="00C63B9F">
              <w:rPr>
                <w:noProof/>
                <w:webHidden/>
              </w:rPr>
              <w:fldChar w:fldCharType="separate"/>
            </w:r>
            <w:r w:rsidR="00C63B9F">
              <w:rPr>
                <w:noProof/>
                <w:webHidden/>
              </w:rPr>
              <w:t>21</w:t>
            </w:r>
            <w:r w:rsidR="00C63B9F">
              <w:rPr>
                <w:noProof/>
                <w:webHidden/>
              </w:rPr>
              <w:fldChar w:fldCharType="end"/>
            </w:r>
          </w:hyperlink>
        </w:p>
        <w:p w14:paraId="5AC38980" w14:textId="456F384B" w:rsidR="00C63B9F" w:rsidRDefault="00396FDB">
          <w:pPr>
            <w:pStyle w:val="TOC2"/>
            <w:tabs>
              <w:tab w:val="right" w:leader="dot" w:pos="9350"/>
            </w:tabs>
            <w:rPr>
              <w:rFonts w:eastAsiaTheme="minorEastAsia"/>
              <w:noProof/>
            </w:rPr>
          </w:pPr>
          <w:hyperlink w:anchor="_Toc62040939" w:history="1">
            <w:r w:rsidR="00C63B9F" w:rsidRPr="00AC6EBB">
              <w:rPr>
                <w:rStyle w:val="Hyperlink"/>
                <w:noProof/>
              </w:rPr>
              <w:t>Daily water mass and energy balance</w:t>
            </w:r>
            <w:r w:rsidR="00C63B9F">
              <w:rPr>
                <w:noProof/>
                <w:webHidden/>
              </w:rPr>
              <w:tab/>
            </w:r>
            <w:r w:rsidR="00C63B9F">
              <w:rPr>
                <w:noProof/>
                <w:webHidden/>
              </w:rPr>
              <w:fldChar w:fldCharType="begin"/>
            </w:r>
            <w:r w:rsidR="00C63B9F">
              <w:rPr>
                <w:noProof/>
                <w:webHidden/>
              </w:rPr>
              <w:instrText xml:space="preserve"> PAGEREF _Toc62040939 \h </w:instrText>
            </w:r>
            <w:r w:rsidR="00C63B9F">
              <w:rPr>
                <w:noProof/>
                <w:webHidden/>
              </w:rPr>
            </w:r>
            <w:r w:rsidR="00C63B9F">
              <w:rPr>
                <w:noProof/>
                <w:webHidden/>
              </w:rPr>
              <w:fldChar w:fldCharType="separate"/>
            </w:r>
            <w:r w:rsidR="00C63B9F">
              <w:rPr>
                <w:noProof/>
                <w:webHidden/>
              </w:rPr>
              <w:t>21</w:t>
            </w:r>
            <w:r w:rsidR="00C63B9F">
              <w:rPr>
                <w:noProof/>
                <w:webHidden/>
              </w:rPr>
              <w:fldChar w:fldCharType="end"/>
            </w:r>
          </w:hyperlink>
        </w:p>
        <w:p w14:paraId="1A7EEA30" w14:textId="7322B99A" w:rsidR="00C63B9F" w:rsidRDefault="00396FDB">
          <w:pPr>
            <w:pStyle w:val="TOC2"/>
            <w:tabs>
              <w:tab w:val="right" w:leader="dot" w:pos="9350"/>
            </w:tabs>
            <w:rPr>
              <w:rFonts w:eastAsiaTheme="minorEastAsia"/>
              <w:noProof/>
            </w:rPr>
          </w:pPr>
          <w:hyperlink w:anchor="_Toc62040940" w:history="1">
            <w:r w:rsidR="00C63B9F" w:rsidRPr="00AC6EBB">
              <w:rPr>
                <w:rStyle w:val="Hyperlink"/>
                <w:noProof/>
              </w:rPr>
              <w:t>Estimating the rate of flow in a stream reach</w:t>
            </w:r>
            <w:r w:rsidR="00C63B9F">
              <w:rPr>
                <w:noProof/>
                <w:webHidden/>
              </w:rPr>
              <w:tab/>
            </w:r>
            <w:r w:rsidR="00C63B9F">
              <w:rPr>
                <w:noProof/>
                <w:webHidden/>
              </w:rPr>
              <w:fldChar w:fldCharType="begin"/>
            </w:r>
            <w:r w:rsidR="00C63B9F">
              <w:rPr>
                <w:noProof/>
                <w:webHidden/>
              </w:rPr>
              <w:instrText xml:space="preserve"> PAGEREF _Toc62040940 \h </w:instrText>
            </w:r>
            <w:r w:rsidR="00C63B9F">
              <w:rPr>
                <w:noProof/>
                <w:webHidden/>
              </w:rPr>
            </w:r>
            <w:r w:rsidR="00C63B9F">
              <w:rPr>
                <w:noProof/>
                <w:webHidden/>
              </w:rPr>
              <w:fldChar w:fldCharType="separate"/>
            </w:r>
            <w:r w:rsidR="00C63B9F">
              <w:rPr>
                <w:noProof/>
                <w:webHidden/>
              </w:rPr>
              <w:t>22</w:t>
            </w:r>
            <w:r w:rsidR="00C63B9F">
              <w:rPr>
                <w:noProof/>
                <w:webHidden/>
              </w:rPr>
              <w:fldChar w:fldCharType="end"/>
            </w:r>
          </w:hyperlink>
        </w:p>
        <w:p w14:paraId="11EB027D" w14:textId="7B49A57A" w:rsidR="00C63B9F" w:rsidRDefault="00396FDB">
          <w:pPr>
            <w:pStyle w:val="TOC2"/>
            <w:tabs>
              <w:tab w:val="right" w:leader="dot" w:pos="9350"/>
            </w:tabs>
            <w:rPr>
              <w:rFonts w:eastAsiaTheme="minorEastAsia"/>
              <w:noProof/>
            </w:rPr>
          </w:pPr>
          <w:hyperlink w:anchor="_Toc62040941" w:history="1">
            <w:r w:rsidR="00C63B9F" w:rsidRPr="00AC6EBB">
              <w:rPr>
                <w:rStyle w:val="Hyperlink"/>
                <w:noProof/>
              </w:rPr>
              <w:t>Estimating the surface area of the water in a subreach</w:t>
            </w:r>
            <w:r w:rsidR="00C63B9F">
              <w:rPr>
                <w:noProof/>
                <w:webHidden/>
              </w:rPr>
              <w:tab/>
            </w:r>
            <w:r w:rsidR="00C63B9F">
              <w:rPr>
                <w:noProof/>
                <w:webHidden/>
              </w:rPr>
              <w:fldChar w:fldCharType="begin"/>
            </w:r>
            <w:r w:rsidR="00C63B9F">
              <w:rPr>
                <w:noProof/>
                <w:webHidden/>
              </w:rPr>
              <w:instrText xml:space="preserve"> PAGEREF _Toc62040941 \h </w:instrText>
            </w:r>
            <w:r w:rsidR="00C63B9F">
              <w:rPr>
                <w:noProof/>
                <w:webHidden/>
              </w:rPr>
            </w:r>
            <w:r w:rsidR="00C63B9F">
              <w:rPr>
                <w:noProof/>
                <w:webHidden/>
              </w:rPr>
              <w:fldChar w:fldCharType="separate"/>
            </w:r>
            <w:r w:rsidR="00C63B9F">
              <w:rPr>
                <w:noProof/>
                <w:webHidden/>
              </w:rPr>
              <w:t>25</w:t>
            </w:r>
            <w:r w:rsidR="00C63B9F">
              <w:rPr>
                <w:noProof/>
                <w:webHidden/>
              </w:rPr>
              <w:fldChar w:fldCharType="end"/>
            </w:r>
          </w:hyperlink>
        </w:p>
        <w:p w14:paraId="7FCB4116" w14:textId="3DC3828C" w:rsidR="00C63B9F" w:rsidRDefault="00396FDB">
          <w:pPr>
            <w:pStyle w:val="TOC2"/>
            <w:tabs>
              <w:tab w:val="right" w:leader="dot" w:pos="9350"/>
            </w:tabs>
            <w:rPr>
              <w:rFonts w:eastAsiaTheme="minorEastAsia"/>
              <w:noProof/>
            </w:rPr>
          </w:pPr>
          <w:hyperlink w:anchor="_Toc62040942" w:history="1">
            <w:r w:rsidR="00C63B9F" w:rsidRPr="00AC6EBB">
              <w:rPr>
                <w:rStyle w:val="Hyperlink"/>
                <w:noProof/>
              </w:rPr>
              <w:t>Water temperature from thermal energy</w:t>
            </w:r>
            <w:r w:rsidR="00C63B9F">
              <w:rPr>
                <w:noProof/>
                <w:webHidden/>
              </w:rPr>
              <w:tab/>
            </w:r>
            <w:r w:rsidR="00C63B9F">
              <w:rPr>
                <w:noProof/>
                <w:webHidden/>
              </w:rPr>
              <w:fldChar w:fldCharType="begin"/>
            </w:r>
            <w:r w:rsidR="00C63B9F">
              <w:rPr>
                <w:noProof/>
                <w:webHidden/>
              </w:rPr>
              <w:instrText xml:space="preserve"> PAGEREF _Toc62040942 \h </w:instrText>
            </w:r>
            <w:r w:rsidR="00C63B9F">
              <w:rPr>
                <w:noProof/>
                <w:webHidden/>
              </w:rPr>
            </w:r>
            <w:r w:rsidR="00C63B9F">
              <w:rPr>
                <w:noProof/>
                <w:webHidden/>
              </w:rPr>
              <w:fldChar w:fldCharType="separate"/>
            </w:r>
            <w:r w:rsidR="00C63B9F">
              <w:rPr>
                <w:noProof/>
                <w:webHidden/>
              </w:rPr>
              <w:t>25</w:t>
            </w:r>
            <w:r w:rsidR="00C63B9F">
              <w:rPr>
                <w:noProof/>
                <w:webHidden/>
              </w:rPr>
              <w:fldChar w:fldCharType="end"/>
            </w:r>
          </w:hyperlink>
        </w:p>
        <w:p w14:paraId="338CD45E" w14:textId="3E50BE05" w:rsidR="00C63B9F" w:rsidRDefault="00396FDB">
          <w:pPr>
            <w:pStyle w:val="TOC2"/>
            <w:tabs>
              <w:tab w:val="right" w:leader="dot" w:pos="9350"/>
            </w:tabs>
            <w:rPr>
              <w:rFonts w:eastAsiaTheme="minorEastAsia"/>
              <w:noProof/>
            </w:rPr>
          </w:pPr>
          <w:hyperlink w:anchor="_Toc62040943" w:history="1">
            <w:r w:rsidR="00C63B9F" w:rsidRPr="00AC6EBB">
              <w:rPr>
                <w:rStyle w:val="Hyperlink"/>
                <w:noProof/>
              </w:rPr>
              <w:t>Initial conditions for Flow: the IC file</w:t>
            </w:r>
            <w:r w:rsidR="00C63B9F">
              <w:rPr>
                <w:noProof/>
                <w:webHidden/>
              </w:rPr>
              <w:tab/>
            </w:r>
            <w:r w:rsidR="00C63B9F">
              <w:rPr>
                <w:noProof/>
                <w:webHidden/>
              </w:rPr>
              <w:fldChar w:fldCharType="begin"/>
            </w:r>
            <w:r w:rsidR="00C63B9F">
              <w:rPr>
                <w:noProof/>
                <w:webHidden/>
              </w:rPr>
              <w:instrText xml:space="preserve"> PAGEREF _Toc62040943 \h </w:instrText>
            </w:r>
            <w:r w:rsidR="00C63B9F">
              <w:rPr>
                <w:noProof/>
                <w:webHidden/>
              </w:rPr>
            </w:r>
            <w:r w:rsidR="00C63B9F">
              <w:rPr>
                <w:noProof/>
                <w:webHidden/>
              </w:rPr>
              <w:fldChar w:fldCharType="separate"/>
            </w:r>
            <w:r w:rsidR="00C63B9F">
              <w:rPr>
                <w:noProof/>
                <w:webHidden/>
              </w:rPr>
              <w:t>26</w:t>
            </w:r>
            <w:r w:rsidR="00C63B9F">
              <w:rPr>
                <w:noProof/>
                <w:webHidden/>
              </w:rPr>
              <w:fldChar w:fldCharType="end"/>
            </w:r>
          </w:hyperlink>
        </w:p>
        <w:p w14:paraId="3CBBD8DD" w14:textId="2F396ABC" w:rsidR="00C63B9F" w:rsidRDefault="00396FDB">
          <w:pPr>
            <w:pStyle w:val="TOC2"/>
            <w:tabs>
              <w:tab w:val="right" w:leader="dot" w:pos="9350"/>
            </w:tabs>
            <w:rPr>
              <w:rFonts w:eastAsiaTheme="minorEastAsia"/>
              <w:noProof/>
            </w:rPr>
          </w:pPr>
          <w:hyperlink w:anchor="_Toc62040944" w:history="1">
            <w:r w:rsidR="00C63B9F" w:rsidRPr="00AC6EBB">
              <w:rPr>
                <w:rStyle w:val="Hyperlink"/>
                <w:noProof/>
              </w:rPr>
              <w:t>Boundary conditions for stream water temperature</w:t>
            </w:r>
            <w:r w:rsidR="00C63B9F">
              <w:rPr>
                <w:noProof/>
                <w:webHidden/>
              </w:rPr>
              <w:tab/>
            </w:r>
            <w:r w:rsidR="00C63B9F">
              <w:rPr>
                <w:noProof/>
                <w:webHidden/>
              </w:rPr>
              <w:fldChar w:fldCharType="begin"/>
            </w:r>
            <w:r w:rsidR="00C63B9F">
              <w:rPr>
                <w:noProof/>
                <w:webHidden/>
              </w:rPr>
              <w:instrText xml:space="preserve"> PAGEREF _Toc62040944 \h </w:instrText>
            </w:r>
            <w:r w:rsidR="00C63B9F">
              <w:rPr>
                <w:noProof/>
                <w:webHidden/>
              </w:rPr>
            </w:r>
            <w:r w:rsidR="00C63B9F">
              <w:rPr>
                <w:noProof/>
                <w:webHidden/>
              </w:rPr>
              <w:fldChar w:fldCharType="separate"/>
            </w:r>
            <w:r w:rsidR="00C63B9F">
              <w:rPr>
                <w:noProof/>
                <w:webHidden/>
              </w:rPr>
              <w:t>26</w:t>
            </w:r>
            <w:r w:rsidR="00C63B9F">
              <w:rPr>
                <w:noProof/>
                <w:webHidden/>
              </w:rPr>
              <w:fldChar w:fldCharType="end"/>
            </w:r>
          </w:hyperlink>
        </w:p>
        <w:p w14:paraId="0D7B7167" w14:textId="017DC917" w:rsidR="00C63B9F" w:rsidRDefault="00396FDB">
          <w:pPr>
            <w:pStyle w:val="TOC2"/>
            <w:tabs>
              <w:tab w:val="right" w:leader="dot" w:pos="9350"/>
            </w:tabs>
            <w:rPr>
              <w:rFonts w:eastAsiaTheme="minorEastAsia"/>
              <w:noProof/>
            </w:rPr>
          </w:pPr>
          <w:hyperlink w:anchor="_Toc62040945" w:history="1">
            <w:r w:rsidR="00C63B9F" w:rsidRPr="00AC6EBB">
              <w:rPr>
                <w:rStyle w:val="Hyperlink"/>
                <w:noProof/>
              </w:rPr>
              <w:t>Thermal stratification in reservoirs</w:t>
            </w:r>
            <w:r w:rsidR="00C63B9F">
              <w:rPr>
                <w:noProof/>
                <w:webHidden/>
              </w:rPr>
              <w:tab/>
            </w:r>
            <w:r w:rsidR="00C63B9F">
              <w:rPr>
                <w:noProof/>
                <w:webHidden/>
              </w:rPr>
              <w:fldChar w:fldCharType="begin"/>
            </w:r>
            <w:r w:rsidR="00C63B9F">
              <w:rPr>
                <w:noProof/>
                <w:webHidden/>
              </w:rPr>
              <w:instrText xml:space="preserve"> PAGEREF _Toc62040945 \h </w:instrText>
            </w:r>
            <w:r w:rsidR="00C63B9F">
              <w:rPr>
                <w:noProof/>
                <w:webHidden/>
              </w:rPr>
            </w:r>
            <w:r w:rsidR="00C63B9F">
              <w:rPr>
                <w:noProof/>
                <w:webHidden/>
              </w:rPr>
              <w:fldChar w:fldCharType="separate"/>
            </w:r>
            <w:r w:rsidR="00C63B9F">
              <w:rPr>
                <w:noProof/>
                <w:webHidden/>
              </w:rPr>
              <w:t>27</w:t>
            </w:r>
            <w:r w:rsidR="00C63B9F">
              <w:rPr>
                <w:noProof/>
                <w:webHidden/>
              </w:rPr>
              <w:fldChar w:fldCharType="end"/>
            </w:r>
          </w:hyperlink>
        </w:p>
        <w:p w14:paraId="53BA2B19" w14:textId="63265650" w:rsidR="00C63B9F" w:rsidRDefault="00396FDB">
          <w:pPr>
            <w:pStyle w:val="TOC2"/>
            <w:tabs>
              <w:tab w:val="right" w:leader="dot" w:pos="9350"/>
            </w:tabs>
            <w:rPr>
              <w:rFonts w:eastAsiaTheme="minorEastAsia"/>
              <w:noProof/>
            </w:rPr>
          </w:pPr>
          <w:hyperlink w:anchor="_Toc62040946" w:history="1">
            <w:r w:rsidR="00C63B9F" w:rsidRPr="00AC6EBB">
              <w:rPr>
                <w:rStyle w:val="Hyperlink"/>
                <w:noProof/>
              </w:rPr>
              <w:t>Thermal loading</w:t>
            </w:r>
            <w:r w:rsidR="00C63B9F">
              <w:rPr>
                <w:noProof/>
                <w:webHidden/>
              </w:rPr>
              <w:tab/>
            </w:r>
            <w:r w:rsidR="00C63B9F">
              <w:rPr>
                <w:noProof/>
                <w:webHidden/>
              </w:rPr>
              <w:fldChar w:fldCharType="begin"/>
            </w:r>
            <w:r w:rsidR="00C63B9F">
              <w:rPr>
                <w:noProof/>
                <w:webHidden/>
              </w:rPr>
              <w:instrText xml:space="preserve"> PAGEREF _Toc62040946 \h </w:instrText>
            </w:r>
            <w:r w:rsidR="00C63B9F">
              <w:rPr>
                <w:noProof/>
                <w:webHidden/>
              </w:rPr>
            </w:r>
            <w:r w:rsidR="00C63B9F">
              <w:rPr>
                <w:noProof/>
                <w:webHidden/>
              </w:rPr>
              <w:fldChar w:fldCharType="separate"/>
            </w:r>
            <w:r w:rsidR="00C63B9F">
              <w:rPr>
                <w:noProof/>
                <w:webHidden/>
              </w:rPr>
              <w:t>27</w:t>
            </w:r>
            <w:r w:rsidR="00C63B9F">
              <w:rPr>
                <w:noProof/>
                <w:webHidden/>
              </w:rPr>
              <w:fldChar w:fldCharType="end"/>
            </w:r>
          </w:hyperlink>
        </w:p>
        <w:p w14:paraId="28143E24" w14:textId="2A5F8ADA" w:rsidR="00C63B9F" w:rsidRDefault="00396FDB">
          <w:pPr>
            <w:pStyle w:val="TOC1"/>
            <w:tabs>
              <w:tab w:val="right" w:leader="dot" w:pos="9350"/>
            </w:tabs>
            <w:rPr>
              <w:rFonts w:eastAsiaTheme="minorEastAsia"/>
              <w:noProof/>
            </w:rPr>
          </w:pPr>
          <w:hyperlink w:anchor="_Toc62040947" w:history="1">
            <w:r w:rsidR="00C63B9F" w:rsidRPr="00AC6EBB">
              <w:rPr>
                <w:rStyle w:val="Hyperlink"/>
                <w:noProof/>
              </w:rPr>
              <w:t>Reservoirs</w:t>
            </w:r>
            <w:r w:rsidR="00C63B9F">
              <w:rPr>
                <w:noProof/>
                <w:webHidden/>
              </w:rPr>
              <w:tab/>
            </w:r>
            <w:r w:rsidR="00C63B9F">
              <w:rPr>
                <w:noProof/>
                <w:webHidden/>
              </w:rPr>
              <w:fldChar w:fldCharType="begin"/>
            </w:r>
            <w:r w:rsidR="00C63B9F">
              <w:rPr>
                <w:noProof/>
                <w:webHidden/>
              </w:rPr>
              <w:instrText xml:space="preserve"> PAGEREF _Toc62040947 \h </w:instrText>
            </w:r>
            <w:r w:rsidR="00C63B9F">
              <w:rPr>
                <w:noProof/>
                <w:webHidden/>
              </w:rPr>
            </w:r>
            <w:r w:rsidR="00C63B9F">
              <w:rPr>
                <w:noProof/>
                <w:webHidden/>
              </w:rPr>
              <w:fldChar w:fldCharType="separate"/>
            </w:r>
            <w:r w:rsidR="00C63B9F">
              <w:rPr>
                <w:noProof/>
                <w:webHidden/>
              </w:rPr>
              <w:t>28</w:t>
            </w:r>
            <w:r w:rsidR="00C63B9F">
              <w:rPr>
                <w:noProof/>
                <w:webHidden/>
              </w:rPr>
              <w:fldChar w:fldCharType="end"/>
            </w:r>
          </w:hyperlink>
        </w:p>
        <w:p w14:paraId="2BA0BFAC" w14:textId="651F77EC" w:rsidR="00C63B9F" w:rsidRDefault="00396FDB">
          <w:pPr>
            <w:pStyle w:val="TOC2"/>
            <w:tabs>
              <w:tab w:val="right" w:leader="dot" w:pos="9350"/>
            </w:tabs>
            <w:rPr>
              <w:rFonts w:eastAsiaTheme="minorEastAsia"/>
              <w:noProof/>
            </w:rPr>
          </w:pPr>
          <w:hyperlink w:anchor="_Toc62040948" w:history="1">
            <w:r w:rsidR="00C63B9F" w:rsidRPr="00AC6EBB">
              <w:rPr>
                <w:rStyle w:val="Hyperlink"/>
                <w:noProof/>
              </w:rPr>
              <w:t>Reservoir data</w:t>
            </w:r>
            <w:r w:rsidR="00C63B9F">
              <w:rPr>
                <w:noProof/>
                <w:webHidden/>
              </w:rPr>
              <w:tab/>
            </w:r>
            <w:r w:rsidR="00C63B9F">
              <w:rPr>
                <w:noProof/>
                <w:webHidden/>
              </w:rPr>
              <w:fldChar w:fldCharType="begin"/>
            </w:r>
            <w:r w:rsidR="00C63B9F">
              <w:rPr>
                <w:noProof/>
                <w:webHidden/>
              </w:rPr>
              <w:instrText xml:space="preserve"> PAGEREF _Toc62040948 \h </w:instrText>
            </w:r>
            <w:r w:rsidR="00C63B9F">
              <w:rPr>
                <w:noProof/>
                <w:webHidden/>
              </w:rPr>
            </w:r>
            <w:r w:rsidR="00C63B9F">
              <w:rPr>
                <w:noProof/>
                <w:webHidden/>
              </w:rPr>
              <w:fldChar w:fldCharType="separate"/>
            </w:r>
            <w:r w:rsidR="00C63B9F">
              <w:rPr>
                <w:noProof/>
                <w:webHidden/>
              </w:rPr>
              <w:t>29</w:t>
            </w:r>
            <w:r w:rsidR="00C63B9F">
              <w:rPr>
                <w:noProof/>
                <w:webHidden/>
              </w:rPr>
              <w:fldChar w:fldCharType="end"/>
            </w:r>
          </w:hyperlink>
        </w:p>
        <w:p w14:paraId="50E60618" w14:textId="37A6C502" w:rsidR="00C63B9F" w:rsidRDefault="00396FDB">
          <w:pPr>
            <w:pStyle w:val="TOC2"/>
            <w:tabs>
              <w:tab w:val="right" w:leader="dot" w:pos="9350"/>
            </w:tabs>
            <w:rPr>
              <w:rFonts w:eastAsiaTheme="minorEastAsia"/>
              <w:noProof/>
            </w:rPr>
          </w:pPr>
          <w:hyperlink w:anchor="_Toc62040949" w:history="1">
            <w:r w:rsidR="00C63B9F" w:rsidRPr="00AC6EBB">
              <w:rPr>
                <w:rStyle w:val="Hyperlink"/>
                <w:noProof/>
              </w:rPr>
              <w:t>Reservoir data sources</w:t>
            </w:r>
            <w:r w:rsidR="00C63B9F">
              <w:rPr>
                <w:noProof/>
                <w:webHidden/>
              </w:rPr>
              <w:tab/>
            </w:r>
            <w:r w:rsidR="00C63B9F">
              <w:rPr>
                <w:noProof/>
                <w:webHidden/>
              </w:rPr>
              <w:fldChar w:fldCharType="begin"/>
            </w:r>
            <w:r w:rsidR="00C63B9F">
              <w:rPr>
                <w:noProof/>
                <w:webHidden/>
              </w:rPr>
              <w:instrText xml:space="preserve"> PAGEREF _Toc62040949 \h </w:instrText>
            </w:r>
            <w:r w:rsidR="00C63B9F">
              <w:rPr>
                <w:noProof/>
                <w:webHidden/>
              </w:rPr>
            </w:r>
            <w:r w:rsidR="00C63B9F">
              <w:rPr>
                <w:noProof/>
                <w:webHidden/>
              </w:rPr>
              <w:fldChar w:fldCharType="separate"/>
            </w:r>
            <w:r w:rsidR="00C63B9F">
              <w:rPr>
                <w:noProof/>
                <w:webHidden/>
              </w:rPr>
              <w:t>31</w:t>
            </w:r>
            <w:r w:rsidR="00C63B9F">
              <w:rPr>
                <w:noProof/>
                <w:webHidden/>
              </w:rPr>
              <w:fldChar w:fldCharType="end"/>
            </w:r>
          </w:hyperlink>
        </w:p>
        <w:p w14:paraId="2384B40B" w14:textId="2334CF9D" w:rsidR="00C63B9F" w:rsidRDefault="00396FDB">
          <w:pPr>
            <w:pStyle w:val="TOC1"/>
            <w:tabs>
              <w:tab w:val="right" w:leader="dot" w:pos="9350"/>
            </w:tabs>
            <w:rPr>
              <w:rFonts w:eastAsiaTheme="minorEastAsia"/>
              <w:noProof/>
            </w:rPr>
          </w:pPr>
          <w:hyperlink w:anchor="_Toc62040950" w:history="1">
            <w:r w:rsidR="00C63B9F" w:rsidRPr="00AC6EBB">
              <w:rPr>
                <w:rStyle w:val="Hyperlink"/>
                <w:noProof/>
              </w:rPr>
              <w:t>Creating a new study area from a watershed within the WRB</w:t>
            </w:r>
            <w:r w:rsidR="00C63B9F">
              <w:rPr>
                <w:noProof/>
                <w:webHidden/>
              </w:rPr>
              <w:tab/>
            </w:r>
            <w:r w:rsidR="00C63B9F">
              <w:rPr>
                <w:noProof/>
                <w:webHidden/>
              </w:rPr>
              <w:fldChar w:fldCharType="begin"/>
            </w:r>
            <w:r w:rsidR="00C63B9F">
              <w:rPr>
                <w:noProof/>
                <w:webHidden/>
              </w:rPr>
              <w:instrText xml:space="preserve"> PAGEREF _Toc62040950 \h </w:instrText>
            </w:r>
            <w:r w:rsidR="00C63B9F">
              <w:rPr>
                <w:noProof/>
                <w:webHidden/>
              </w:rPr>
            </w:r>
            <w:r w:rsidR="00C63B9F">
              <w:rPr>
                <w:noProof/>
                <w:webHidden/>
              </w:rPr>
              <w:fldChar w:fldCharType="separate"/>
            </w:r>
            <w:r w:rsidR="00C63B9F">
              <w:rPr>
                <w:noProof/>
                <w:webHidden/>
              </w:rPr>
              <w:t>31</w:t>
            </w:r>
            <w:r w:rsidR="00C63B9F">
              <w:rPr>
                <w:noProof/>
                <w:webHidden/>
              </w:rPr>
              <w:fldChar w:fldCharType="end"/>
            </w:r>
          </w:hyperlink>
        </w:p>
        <w:p w14:paraId="34FBBDFF" w14:textId="1123ACB6" w:rsidR="00C63B9F" w:rsidRDefault="00396FDB">
          <w:pPr>
            <w:pStyle w:val="TOC2"/>
            <w:tabs>
              <w:tab w:val="right" w:leader="dot" w:pos="9350"/>
            </w:tabs>
            <w:rPr>
              <w:rFonts w:eastAsiaTheme="minorEastAsia"/>
              <w:noProof/>
            </w:rPr>
          </w:pPr>
          <w:hyperlink w:anchor="_Toc62040951" w:history="1">
            <w:r w:rsidR="00C63B9F" w:rsidRPr="00AC6EBB">
              <w:rPr>
                <w:rStyle w:val="Hyperlink"/>
                <w:noProof/>
              </w:rPr>
              <w:t>Limitations of subbasin simulations</w:t>
            </w:r>
            <w:r w:rsidR="00C63B9F">
              <w:rPr>
                <w:noProof/>
                <w:webHidden/>
              </w:rPr>
              <w:tab/>
            </w:r>
            <w:r w:rsidR="00C63B9F">
              <w:rPr>
                <w:noProof/>
                <w:webHidden/>
              </w:rPr>
              <w:fldChar w:fldCharType="begin"/>
            </w:r>
            <w:r w:rsidR="00C63B9F">
              <w:rPr>
                <w:noProof/>
                <w:webHidden/>
              </w:rPr>
              <w:instrText xml:space="preserve"> PAGEREF _Toc62040951 \h </w:instrText>
            </w:r>
            <w:r w:rsidR="00C63B9F">
              <w:rPr>
                <w:noProof/>
                <w:webHidden/>
              </w:rPr>
            </w:r>
            <w:r w:rsidR="00C63B9F">
              <w:rPr>
                <w:noProof/>
                <w:webHidden/>
              </w:rPr>
              <w:fldChar w:fldCharType="separate"/>
            </w:r>
            <w:r w:rsidR="00C63B9F">
              <w:rPr>
                <w:noProof/>
                <w:webHidden/>
              </w:rPr>
              <w:t>33</w:t>
            </w:r>
            <w:r w:rsidR="00C63B9F">
              <w:rPr>
                <w:noProof/>
                <w:webHidden/>
              </w:rPr>
              <w:fldChar w:fldCharType="end"/>
            </w:r>
          </w:hyperlink>
        </w:p>
        <w:p w14:paraId="38B4BBB9" w14:textId="06055EE0" w:rsidR="00C63B9F" w:rsidRDefault="00396FDB">
          <w:pPr>
            <w:pStyle w:val="TOC1"/>
            <w:tabs>
              <w:tab w:val="right" w:leader="dot" w:pos="9350"/>
            </w:tabs>
            <w:rPr>
              <w:rFonts w:eastAsiaTheme="minorEastAsia"/>
              <w:noProof/>
            </w:rPr>
          </w:pPr>
          <w:hyperlink w:anchor="_Toc62040952" w:history="1">
            <w:r w:rsidR="00C63B9F" w:rsidRPr="00AC6EBB">
              <w:rPr>
                <w:rStyle w:val="Hyperlink"/>
                <w:noProof/>
              </w:rPr>
              <w:t>Calibration procedure</w:t>
            </w:r>
            <w:r w:rsidR="00C63B9F">
              <w:rPr>
                <w:noProof/>
                <w:webHidden/>
              </w:rPr>
              <w:tab/>
            </w:r>
            <w:r w:rsidR="00C63B9F">
              <w:rPr>
                <w:noProof/>
                <w:webHidden/>
              </w:rPr>
              <w:fldChar w:fldCharType="begin"/>
            </w:r>
            <w:r w:rsidR="00C63B9F">
              <w:rPr>
                <w:noProof/>
                <w:webHidden/>
              </w:rPr>
              <w:instrText xml:space="preserve"> PAGEREF _Toc62040952 \h </w:instrText>
            </w:r>
            <w:r w:rsidR="00C63B9F">
              <w:rPr>
                <w:noProof/>
                <w:webHidden/>
              </w:rPr>
            </w:r>
            <w:r w:rsidR="00C63B9F">
              <w:rPr>
                <w:noProof/>
                <w:webHidden/>
              </w:rPr>
              <w:fldChar w:fldCharType="separate"/>
            </w:r>
            <w:r w:rsidR="00C63B9F">
              <w:rPr>
                <w:noProof/>
                <w:webHidden/>
              </w:rPr>
              <w:t>33</w:t>
            </w:r>
            <w:r w:rsidR="00C63B9F">
              <w:rPr>
                <w:noProof/>
                <w:webHidden/>
              </w:rPr>
              <w:fldChar w:fldCharType="end"/>
            </w:r>
          </w:hyperlink>
        </w:p>
        <w:p w14:paraId="08928B1E" w14:textId="51AA37C9" w:rsidR="00C63B9F" w:rsidRDefault="00396FDB">
          <w:pPr>
            <w:pStyle w:val="TOC2"/>
            <w:tabs>
              <w:tab w:val="right" w:leader="dot" w:pos="9350"/>
            </w:tabs>
            <w:rPr>
              <w:rFonts w:eastAsiaTheme="minorEastAsia"/>
              <w:noProof/>
            </w:rPr>
          </w:pPr>
          <w:hyperlink w:anchor="_Toc62040953" w:history="1">
            <w:r w:rsidR="00C63B9F" w:rsidRPr="00AC6EBB">
              <w:rPr>
                <w:rStyle w:val="Hyperlink"/>
                <w:noProof/>
              </w:rPr>
              <w:t>Using PEST to determine HBV parameter values</w:t>
            </w:r>
            <w:r w:rsidR="00C63B9F">
              <w:rPr>
                <w:noProof/>
                <w:webHidden/>
              </w:rPr>
              <w:tab/>
            </w:r>
            <w:r w:rsidR="00C63B9F">
              <w:rPr>
                <w:noProof/>
                <w:webHidden/>
              </w:rPr>
              <w:fldChar w:fldCharType="begin"/>
            </w:r>
            <w:r w:rsidR="00C63B9F">
              <w:rPr>
                <w:noProof/>
                <w:webHidden/>
              </w:rPr>
              <w:instrText xml:space="preserve"> PAGEREF _Toc62040953 \h </w:instrText>
            </w:r>
            <w:r w:rsidR="00C63B9F">
              <w:rPr>
                <w:noProof/>
                <w:webHidden/>
              </w:rPr>
            </w:r>
            <w:r w:rsidR="00C63B9F">
              <w:rPr>
                <w:noProof/>
                <w:webHidden/>
              </w:rPr>
              <w:fldChar w:fldCharType="separate"/>
            </w:r>
            <w:r w:rsidR="00C63B9F">
              <w:rPr>
                <w:noProof/>
                <w:webHidden/>
              </w:rPr>
              <w:t>34</w:t>
            </w:r>
            <w:r w:rsidR="00C63B9F">
              <w:rPr>
                <w:noProof/>
                <w:webHidden/>
              </w:rPr>
              <w:fldChar w:fldCharType="end"/>
            </w:r>
          </w:hyperlink>
        </w:p>
        <w:p w14:paraId="78EFA861" w14:textId="6738C0EC" w:rsidR="00C63B9F" w:rsidRDefault="00396FDB">
          <w:pPr>
            <w:pStyle w:val="TOC2"/>
            <w:tabs>
              <w:tab w:val="right" w:leader="dot" w:pos="9350"/>
            </w:tabs>
            <w:rPr>
              <w:rFonts w:eastAsiaTheme="minorEastAsia"/>
              <w:noProof/>
            </w:rPr>
          </w:pPr>
          <w:hyperlink w:anchor="_Toc62040954" w:history="1">
            <w:r w:rsidR="00C63B9F" w:rsidRPr="00AC6EBB">
              <w:rPr>
                <w:rStyle w:val="Hyperlink"/>
                <w:noProof/>
              </w:rPr>
              <w:t>Calibrating streamflows using stream gage measurements</w:t>
            </w:r>
            <w:r w:rsidR="00C63B9F">
              <w:rPr>
                <w:noProof/>
                <w:webHidden/>
              </w:rPr>
              <w:tab/>
            </w:r>
            <w:r w:rsidR="00C63B9F">
              <w:rPr>
                <w:noProof/>
                <w:webHidden/>
              </w:rPr>
              <w:fldChar w:fldCharType="begin"/>
            </w:r>
            <w:r w:rsidR="00C63B9F">
              <w:rPr>
                <w:noProof/>
                <w:webHidden/>
              </w:rPr>
              <w:instrText xml:space="preserve"> PAGEREF _Toc62040954 \h </w:instrText>
            </w:r>
            <w:r w:rsidR="00C63B9F">
              <w:rPr>
                <w:noProof/>
                <w:webHidden/>
              </w:rPr>
            </w:r>
            <w:r w:rsidR="00C63B9F">
              <w:rPr>
                <w:noProof/>
                <w:webHidden/>
              </w:rPr>
              <w:fldChar w:fldCharType="separate"/>
            </w:r>
            <w:r w:rsidR="00C63B9F">
              <w:rPr>
                <w:noProof/>
                <w:webHidden/>
              </w:rPr>
              <w:t>34</w:t>
            </w:r>
            <w:r w:rsidR="00C63B9F">
              <w:rPr>
                <w:noProof/>
                <w:webHidden/>
              </w:rPr>
              <w:fldChar w:fldCharType="end"/>
            </w:r>
          </w:hyperlink>
        </w:p>
        <w:p w14:paraId="1D1B9112" w14:textId="78492585" w:rsidR="00C63B9F" w:rsidRDefault="00396FDB">
          <w:pPr>
            <w:pStyle w:val="TOC2"/>
            <w:tabs>
              <w:tab w:val="right" w:leader="dot" w:pos="9350"/>
            </w:tabs>
            <w:rPr>
              <w:rFonts w:eastAsiaTheme="minorEastAsia"/>
              <w:noProof/>
            </w:rPr>
          </w:pPr>
          <w:hyperlink w:anchor="_Toc62040955" w:history="1">
            <w:r w:rsidR="00C63B9F" w:rsidRPr="00AC6EBB">
              <w:rPr>
                <w:rStyle w:val="Hyperlink"/>
                <w:noProof/>
              </w:rPr>
              <w:t>Calibrating stream temperatures</w:t>
            </w:r>
            <w:r w:rsidR="00C63B9F">
              <w:rPr>
                <w:noProof/>
                <w:webHidden/>
              </w:rPr>
              <w:tab/>
            </w:r>
            <w:r w:rsidR="00C63B9F">
              <w:rPr>
                <w:noProof/>
                <w:webHidden/>
              </w:rPr>
              <w:fldChar w:fldCharType="begin"/>
            </w:r>
            <w:r w:rsidR="00C63B9F">
              <w:rPr>
                <w:noProof/>
                <w:webHidden/>
              </w:rPr>
              <w:instrText xml:space="preserve"> PAGEREF _Toc62040955 \h </w:instrText>
            </w:r>
            <w:r w:rsidR="00C63B9F">
              <w:rPr>
                <w:noProof/>
                <w:webHidden/>
              </w:rPr>
            </w:r>
            <w:r w:rsidR="00C63B9F">
              <w:rPr>
                <w:noProof/>
                <w:webHidden/>
              </w:rPr>
              <w:fldChar w:fldCharType="separate"/>
            </w:r>
            <w:r w:rsidR="00C63B9F">
              <w:rPr>
                <w:noProof/>
                <w:webHidden/>
              </w:rPr>
              <w:t>35</w:t>
            </w:r>
            <w:r w:rsidR="00C63B9F">
              <w:rPr>
                <w:noProof/>
                <w:webHidden/>
              </w:rPr>
              <w:fldChar w:fldCharType="end"/>
            </w:r>
          </w:hyperlink>
        </w:p>
        <w:p w14:paraId="45990E85" w14:textId="02F5A3EA" w:rsidR="00C63B9F" w:rsidRDefault="00396FDB">
          <w:pPr>
            <w:pStyle w:val="TOC1"/>
            <w:tabs>
              <w:tab w:val="right" w:leader="dot" w:pos="9350"/>
            </w:tabs>
            <w:rPr>
              <w:rFonts w:eastAsiaTheme="minorEastAsia"/>
              <w:noProof/>
            </w:rPr>
          </w:pPr>
          <w:hyperlink w:anchor="_Toc62040956" w:history="1">
            <w:r w:rsidR="00C63B9F" w:rsidRPr="00AC6EBB">
              <w:rPr>
                <w:rStyle w:val="Hyperlink"/>
                <w:noProof/>
              </w:rPr>
              <w:t>North Santiam study area</w:t>
            </w:r>
            <w:r w:rsidR="00C63B9F">
              <w:rPr>
                <w:noProof/>
                <w:webHidden/>
              </w:rPr>
              <w:tab/>
            </w:r>
            <w:r w:rsidR="00C63B9F">
              <w:rPr>
                <w:noProof/>
                <w:webHidden/>
              </w:rPr>
              <w:fldChar w:fldCharType="begin"/>
            </w:r>
            <w:r w:rsidR="00C63B9F">
              <w:rPr>
                <w:noProof/>
                <w:webHidden/>
              </w:rPr>
              <w:instrText xml:space="preserve"> PAGEREF _Toc62040956 \h </w:instrText>
            </w:r>
            <w:r w:rsidR="00C63B9F">
              <w:rPr>
                <w:noProof/>
                <w:webHidden/>
              </w:rPr>
            </w:r>
            <w:r w:rsidR="00C63B9F">
              <w:rPr>
                <w:noProof/>
                <w:webHidden/>
              </w:rPr>
              <w:fldChar w:fldCharType="separate"/>
            </w:r>
            <w:r w:rsidR="00C63B9F">
              <w:rPr>
                <w:noProof/>
                <w:webHidden/>
              </w:rPr>
              <w:t>35</w:t>
            </w:r>
            <w:r w:rsidR="00C63B9F">
              <w:rPr>
                <w:noProof/>
                <w:webHidden/>
              </w:rPr>
              <w:fldChar w:fldCharType="end"/>
            </w:r>
          </w:hyperlink>
        </w:p>
        <w:p w14:paraId="1BCED9E3" w14:textId="5BE7A480" w:rsidR="00C63B9F" w:rsidRDefault="00396FDB">
          <w:pPr>
            <w:pStyle w:val="TOC2"/>
            <w:tabs>
              <w:tab w:val="right" w:leader="dot" w:pos="9350"/>
            </w:tabs>
            <w:rPr>
              <w:rFonts w:eastAsiaTheme="minorEastAsia"/>
              <w:noProof/>
            </w:rPr>
          </w:pPr>
          <w:hyperlink w:anchor="_Toc62040957" w:history="1">
            <w:r w:rsidR="00C63B9F" w:rsidRPr="00AC6EBB">
              <w:rPr>
                <w:rStyle w:val="Hyperlink"/>
                <w:rFonts w:eastAsia="Times New Roman"/>
                <w:noProof/>
              </w:rPr>
              <w:t>Instream water rights</w:t>
            </w:r>
            <w:r w:rsidR="00C63B9F">
              <w:rPr>
                <w:noProof/>
                <w:webHidden/>
              </w:rPr>
              <w:tab/>
            </w:r>
            <w:r w:rsidR="00C63B9F">
              <w:rPr>
                <w:noProof/>
                <w:webHidden/>
              </w:rPr>
              <w:fldChar w:fldCharType="begin"/>
            </w:r>
            <w:r w:rsidR="00C63B9F">
              <w:rPr>
                <w:noProof/>
                <w:webHidden/>
              </w:rPr>
              <w:instrText xml:space="preserve"> PAGEREF _Toc62040957 \h </w:instrText>
            </w:r>
            <w:r w:rsidR="00C63B9F">
              <w:rPr>
                <w:noProof/>
                <w:webHidden/>
              </w:rPr>
            </w:r>
            <w:r w:rsidR="00C63B9F">
              <w:rPr>
                <w:noProof/>
                <w:webHidden/>
              </w:rPr>
              <w:fldChar w:fldCharType="separate"/>
            </w:r>
            <w:r w:rsidR="00C63B9F">
              <w:rPr>
                <w:noProof/>
                <w:webHidden/>
              </w:rPr>
              <w:t>36</w:t>
            </w:r>
            <w:r w:rsidR="00C63B9F">
              <w:rPr>
                <w:noProof/>
                <w:webHidden/>
              </w:rPr>
              <w:fldChar w:fldCharType="end"/>
            </w:r>
          </w:hyperlink>
        </w:p>
        <w:p w14:paraId="69899D93" w14:textId="2098D2D1" w:rsidR="00C63B9F" w:rsidRDefault="00396FDB">
          <w:pPr>
            <w:pStyle w:val="TOC2"/>
            <w:tabs>
              <w:tab w:val="right" w:leader="dot" w:pos="9350"/>
            </w:tabs>
            <w:rPr>
              <w:rFonts w:eastAsiaTheme="minorEastAsia"/>
              <w:noProof/>
            </w:rPr>
          </w:pPr>
          <w:hyperlink w:anchor="_Toc62040958" w:history="1">
            <w:r w:rsidR="00C63B9F" w:rsidRPr="00AC6EBB">
              <w:rPr>
                <w:rStyle w:val="Hyperlink"/>
                <w:noProof/>
              </w:rPr>
              <w:t>Municipal water rights</w:t>
            </w:r>
            <w:r w:rsidR="00C63B9F">
              <w:rPr>
                <w:noProof/>
                <w:webHidden/>
              </w:rPr>
              <w:tab/>
            </w:r>
            <w:r w:rsidR="00C63B9F">
              <w:rPr>
                <w:noProof/>
                <w:webHidden/>
              </w:rPr>
              <w:fldChar w:fldCharType="begin"/>
            </w:r>
            <w:r w:rsidR="00C63B9F">
              <w:rPr>
                <w:noProof/>
                <w:webHidden/>
              </w:rPr>
              <w:instrText xml:space="preserve"> PAGEREF _Toc62040958 \h </w:instrText>
            </w:r>
            <w:r w:rsidR="00C63B9F">
              <w:rPr>
                <w:noProof/>
                <w:webHidden/>
              </w:rPr>
            </w:r>
            <w:r w:rsidR="00C63B9F">
              <w:rPr>
                <w:noProof/>
                <w:webHidden/>
              </w:rPr>
              <w:fldChar w:fldCharType="separate"/>
            </w:r>
            <w:r w:rsidR="00C63B9F">
              <w:rPr>
                <w:noProof/>
                <w:webHidden/>
              </w:rPr>
              <w:t>37</w:t>
            </w:r>
            <w:r w:rsidR="00C63B9F">
              <w:rPr>
                <w:noProof/>
                <w:webHidden/>
              </w:rPr>
              <w:fldChar w:fldCharType="end"/>
            </w:r>
          </w:hyperlink>
        </w:p>
        <w:p w14:paraId="5F6EEE83" w14:textId="2AE2BB6C" w:rsidR="00C63B9F" w:rsidRDefault="00396FDB">
          <w:pPr>
            <w:pStyle w:val="TOC1"/>
            <w:tabs>
              <w:tab w:val="right" w:leader="dot" w:pos="9350"/>
            </w:tabs>
            <w:rPr>
              <w:rFonts w:eastAsiaTheme="minorEastAsia"/>
              <w:noProof/>
            </w:rPr>
          </w:pPr>
          <w:hyperlink w:anchor="_Toc62040959" w:history="1">
            <w:r w:rsidR="00C63B9F" w:rsidRPr="00AC6EBB">
              <w:rPr>
                <w:rStyle w:val="Hyperlink"/>
                <w:noProof/>
              </w:rPr>
              <w:t>McKenzie Basin Wetlands Study</w:t>
            </w:r>
            <w:r w:rsidR="00C63B9F">
              <w:rPr>
                <w:noProof/>
                <w:webHidden/>
              </w:rPr>
              <w:tab/>
            </w:r>
            <w:r w:rsidR="00C63B9F">
              <w:rPr>
                <w:noProof/>
                <w:webHidden/>
              </w:rPr>
              <w:fldChar w:fldCharType="begin"/>
            </w:r>
            <w:r w:rsidR="00C63B9F">
              <w:rPr>
                <w:noProof/>
                <w:webHidden/>
              </w:rPr>
              <w:instrText xml:space="preserve"> PAGEREF _Toc62040959 \h </w:instrText>
            </w:r>
            <w:r w:rsidR="00C63B9F">
              <w:rPr>
                <w:noProof/>
                <w:webHidden/>
              </w:rPr>
            </w:r>
            <w:r w:rsidR="00C63B9F">
              <w:rPr>
                <w:noProof/>
                <w:webHidden/>
              </w:rPr>
              <w:fldChar w:fldCharType="separate"/>
            </w:r>
            <w:r w:rsidR="00C63B9F">
              <w:rPr>
                <w:noProof/>
                <w:webHidden/>
              </w:rPr>
              <w:t>37</w:t>
            </w:r>
            <w:r w:rsidR="00C63B9F">
              <w:rPr>
                <w:noProof/>
                <w:webHidden/>
              </w:rPr>
              <w:fldChar w:fldCharType="end"/>
            </w:r>
          </w:hyperlink>
        </w:p>
        <w:p w14:paraId="3DC0F6D3" w14:textId="47A7757E" w:rsidR="00C63B9F" w:rsidRDefault="00396FDB">
          <w:pPr>
            <w:pStyle w:val="TOC2"/>
            <w:tabs>
              <w:tab w:val="right" w:leader="dot" w:pos="9350"/>
            </w:tabs>
            <w:rPr>
              <w:rFonts w:eastAsiaTheme="minorEastAsia"/>
              <w:noProof/>
            </w:rPr>
          </w:pPr>
          <w:hyperlink w:anchor="_Toc62040960" w:history="1">
            <w:r w:rsidR="00C63B9F" w:rsidRPr="00AC6EBB">
              <w:rPr>
                <w:rStyle w:val="Hyperlink"/>
                <w:noProof/>
              </w:rPr>
              <w:t>Project Overview</w:t>
            </w:r>
            <w:r w:rsidR="00C63B9F">
              <w:rPr>
                <w:noProof/>
                <w:webHidden/>
              </w:rPr>
              <w:tab/>
            </w:r>
            <w:r w:rsidR="00C63B9F">
              <w:rPr>
                <w:noProof/>
                <w:webHidden/>
              </w:rPr>
              <w:fldChar w:fldCharType="begin"/>
            </w:r>
            <w:r w:rsidR="00C63B9F">
              <w:rPr>
                <w:noProof/>
                <w:webHidden/>
              </w:rPr>
              <w:instrText xml:space="preserve"> PAGEREF _Toc62040960 \h </w:instrText>
            </w:r>
            <w:r w:rsidR="00C63B9F">
              <w:rPr>
                <w:noProof/>
                <w:webHidden/>
              </w:rPr>
            </w:r>
            <w:r w:rsidR="00C63B9F">
              <w:rPr>
                <w:noProof/>
                <w:webHidden/>
              </w:rPr>
              <w:fldChar w:fldCharType="separate"/>
            </w:r>
            <w:r w:rsidR="00C63B9F">
              <w:rPr>
                <w:noProof/>
                <w:webHidden/>
              </w:rPr>
              <w:t>37</w:t>
            </w:r>
            <w:r w:rsidR="00C63B9F">
              <w:rPr>
                <w:noProof/>
                <w:webHidden/>
              </w:rPr>
              <w:fldChar w:fldCharType="end"/>
            </w:r>
          </w:hyperlink>
        </w:p>
        <w:p w14:paraId="2EC9D153" w14:textId="3E331739" w:rsidR="00C63B9F" w:rsidRDefault="00396FDB">
          <w:pPr>
            <w:pStyle w:val="TOC2"/>
            <w:tabs>
              <w:tab w:val="right" w:leader="dot" w:pos="9350"/>
            </w:tabs>
            <w:rPr>
              <w:rFonts w:eastAsiaTheme="minorEastAsia"/>
              <w:noProof/>
            </w:rPr>
          </w:pPr>
          <w:hyperlink w:anchor="_Toc62040961" w:history="1">
            <w:r w:rsidR="00C63B9F" w:rsidRPr="00AC6EBB">
              <w:rPr>
                <w:rStyle w:val="Hyperlink"/>
                <w:noProof/>
              </w:rPr>
              <w:t>Model and Simulation Overview</w:t>
            </w:r>
            <w:r w:rsidR="00C63B9F">
              <w:rPr>
                <w:noProof/>
                <w:webHidden/>
              </w:rPr>
              <w:tab/>
            </w:r>
            <w:r w:rsidR="00C63B9F">
              <w:rPr>
                <w:noProof/>
                <w:webHidden/>
              </w:rPr>
              <w:fldChar w:fldCharType="begin"/>
            </w:r>
            <w:r w:rsidR="00C63B9F">
              <w:rPr>
                <w:noProof/>
                <w:webHidden/>
              </w:rPr>
              <w:instrText xml:space="preserve"> PAGEREF _Toc62040961 \h </w:instrText>
            </w:r>
            <w:r w:rsidR="00C63B9F">
              <w:rPr>
                <w:noProof/>
                <w:webHidden/>
              </w:rPr>
            </w:r>
            <w:r w:rsidR="00C63B9F">
              <w:rPr>
                <w:noProof/>
                <w:webHidden/>
              </w:rPr>
              <w:fldChar w:fldCharType="separate"/>
            </w:r>
            <w:r w:rsidR="00C63B9F">
              <w:rPr>
                <w:noProof/>
                <w:webHidden/>
              </w:rPr>
              <w:t>40</w:t>
            </w:r>
            <w:r w:rsidR="00C63B9F">
              <w:rPr>
                <w:noProof/>
                <w:webHidden/>
              </w:rPr>
              <w:fldChar w:fldCharType="end"/>
            </w:r>
          </w:hyperlink>
        </w:p>
        <w:p w14:paraId="0F701A5F" w14:textId="07AC0713" w:rsidR="00C63B9F" w:rsidRDefault="00396FDB">
          <w:pPr>
            <w:pStyle w:val="TOC2"/>
            <w:tabs>
              <w:tab w:val="right" w:leader="dot" w:pos="9350"/>
            </w:tabs>
            <w:rPr>
              <w:rFonts w:eastAsiaTheme="minorEastAsia"/>
              <w:noProof/>
            </w:rPr>
          </w:pPr>
          <w:hyperlink w:anchor="_Toc62040962" w:history="1">
            <w:r w:rsidR="00C63B9F" w:rsidRPr="00AC6EBB">
              <w:rPr>
                <w:rStyle w:val="Hyperlink"/>
                <w:noProof/>
              </w:rPr>
              <w:t>McKenzie wetlands in the initial versions of the IDU, HRU, and Reach data layers</w:t>
            </w:r>
            <w:r w:rsidR="00C63B9F">
              <w:rPr>
                <w:noProof/>
                <w:webHidden/>
              </w:rPr>
              <w:tab/>
            </w:r>
            <w:r w:rsidR="00C63B9F">
              <w:rPr>
                <w:noProof/>
                <w:webHidden/>
              </w:rPr>
              <w:fldChar w:fldCharType="begin"/>
            </w:r>
            <w:r w:rsidR="00C63B9F">
              <w:rPr>
                <w:noProof/>
                <w:webHidden/>
              </w:rPr>
              <w:instrText xml:space="preserve"> PAGEREF _Toc62040962 \h </w:instrText>
            </w:r>
            <w:r w:rsidR="00C63B9F">
              <w:rPr>
                <w:noProof/>
                <w:webHidden/>
              </w:rPr>
            </w:r>
            <w:r w:rsidR="00C63B9F">
              <w:rPr>
                <w:noProof/>
                <w:webHidden/>
              </w:rPr>
              <w:fldChar w:fldCharType="separate"/>
            </w:r>
            <w:r w:rsidR="00C63B9F">
              <w:rPr>
                <w:noProof/>
                <w:webHidden/>
              </w:rPr>
              <w:t>41</w:t>
            </w:r>
            <w:r w:rsidR="00C63B9F">
              <w:rPr>
                <w:noProof/>
                <w:webHidden/>
              </w:rPr>
              <w:fldChar w:fldCharType="end"/>
            </w:r>
          </w:hyperlink>
        </w:p>
        <w:p w14:paraId="5AB07159" w14:textId="6D103F7F" w:rsidR="00C63B9F" w:rsidRDefault="00396FDB">
          <w:pPr>
            <w:pStyle w:val="TOC2"/>
            <w:tabs>
              <w:tab w:val="right" w:leader="dot" w:pos="9350"/>
            </w:tabs>
            <w:rPr>
              <w:rFonts w:eastAsiaTheme="minorEastAsia"/>
              <w:noProof/>
            </w:rPr>
          </w:pPr>
          <w:hyperlink w:anchor="_Toc62040963" w:history="1">
            <w:r w:rsidR="00C63B9F" w:rsidRPr="00AC6EBB">
              <w:rPr>
                <w:rStyle w:val="Hyperlink"/>
                <w:noProof/>
              </w:rPr>
              <w:t>Data changes for better representation of wetlands</w:t>
            </w:r>
            <w:r w:rsidR="00C63B9F">
              <w:rPr>
                <w:noProof/>
                <w:webHidden/>
              </w:rPr>
              <w:tab/>
            </w:r>
            <w:r w:rsidR="00C63B9F">
              <w:rPr>
                <w:noProof/>
                <w:webHidden/>
              </w:rPr>
              <w:fldChar w:fldCharType="begin"/>
            </w:r>
            <w:r w:rsidR="00C63B9F">
              <w:rPr>
                <w:noProof/>
                <w:webHidden/>
              </w:rPr>
              <w:instrText xml:space="preserve"> PAGEREF _Toc62040963 \h </w:instrText>
            </w:r>
            <w:r w:rsidR="00C63B9F">
              <w:rPr>
                <w:noProof/>
                <w:webHidden/>
              </w:rPr>
            </w:r>
            <w:r w:rsidR="00C63B9F">
              <w:rPr>
                <w:noProof/>
                <w:webHidden/>
              </w:rPr>
              <w:fldChar w:fldCharType="separate"/>
            </w:r>
            <w:r w:rsidR="00C63B9F">
              <w:rPr>
                <w:noProof/>
                <w:webHidden/>
              </w:rPr>
              <w:t>41</w:t>
            </w:r>
            <w:r w:rsidR="00C63B9F">
              <w:rPr>
                <w:noProof/>
                <w:webHidden/>
              </w:rPr>
              <w:fldChar w:fldCharType="end"/>
            </w:r>
          </w:hyperlink>
        </w:p>
        <w:p w14:paraId="3DF93E12" w14:textId="20EA71F5" w:rsidR="00C63B9F" w:rsidRDefault="00396FDB">
          <w:pPr>
            <w:pStyle w:val="TOC2"/>
            <w:tabs>
              <w:tab w:val="right" w:leader="dot" w:pos="9350"/>
            </w:tabs>
            <w:rPr>
              <w:rFonts w:eastAsiaTheme="minorEastAsia"/>
              <w:noProof/>
            </w:rPr>
          </w:pPr>
          <w:hyperlink w:anchor="_Toc62040964" w:history="1">
            <w:r w:rsidR="00C63B9F" w:rsidRPr="00AC6EBB">
              <w:rPr>
                <w:rStyle w:val="Hyperlink"/>
                <w:noProof/>
              </w:rPr>
              <w:t>Projection, Calendar, and Units</w:t>
            </w:r>
            <w:r w:rsidR="00C63B9F">
              <w:rPr>
                <w:noProof/>
                <w:webHidden/>
              </w:rPr>
              <w:tab/>
            </w:r>
            <w:r w:rsidR="00C63B9F">
              <w:rPr>
                <w:noProof/>
                <w:webHidden/>
              </w:rPr>
              <w:fldChar w:fldCharType="begin"/>
            </w:r>
            <w:r w:rsidR="00C63B9F">
              <w:rPr>
                <w:noProof/>
                <w:webHidden/>
              </w:rPr>
              <w:instrText xml:space="preserve"> PAGEREF _Toc62040964 \h </w:instrText>
            </w:r>
            <w:r w:rsidR="00C63B9F">
              <w:rPr>
                <w:noProof/>
                <w:webHidden/>
              </w:rPr>
            </w:r>
            <w:r w:rsidR="00C63B9F">
              <w:rPr>
                <w:noProof/>
                <w:webHidden/>
              </w:rPr>
              <w:fldChar w:fldCharType="separate"/>
            </w:r>
            <w:r w:rsidR="00C63B9F">
              <w:rPr>
                <w:noProof/>
                <w:webHidden/>
              </w:rPr>
              <w:t>42</w:t>
            </w:r>
            <w:r w:rsidR="00C63B9F">
              <w:rPr>
                <w:noProof/>
                <w:webHidden/>
              </w:rPr>
              <w:fldChar w:fldCharType="end"/>
            </w:r>
          </w:hyperlink>
        </w:p>
        <w:p w14:paraId="1DCF111B" w14:textId="79177542" w:rsidR="00C63B9F" w:rsidRDefault="00396FDB">
          <w:pPr>
            <w:pStyle w:val="TOC2"/>
            <w:tabs>
              <w:tab w:val="right" w:leader="dot" w:pos="9350"/>
            </w:tabs>
            <w:rPr>
              <w:rFonts w:eastAsiaTheme="minorEastAsia"/>
              <w:noProof/>
            </w:rPr>
          </w:pPr>
          <w:hyperlink w:anchor="_Toc62040965" w:history="1">
            <w:r w:rsidR="00C63B9F" w:rsidRPr="00AC6EBB">
              <w:rPr>
                <w:rStyle w:val="Hyperlink"/>
                <w:noProof/>
              </w:rPr>
              <w:t>Simulation of changes in wetlands over time</w:t>
            </w:r>
            <w:r w:rsidR="00C63B9F">
              <w:rPr>
                <w:noProof/>
                <w:webHidden/>
              </w:rPr>
              <w:tab/>
            </w:r>
            <w:r w:rsidR="00C63B9F">
              <w:rPr>
                <w:noProof/>
                <w:webHidden/>
              </w:rPr>
              <w:fldChar w:fldCharType="begin"/>
            </w:r>
            <w:r w:rsidR="00C63B9F">
              <w:rPr>
                <w:noProof/>
                <w:webHidden/>
              </w:rPr>
              <w:instrText xml:space="preserve"> PAGEREF _Toc62040965 \h </w:instrText>
            </w:r>
            <w:r w:rsidR="00C63B9F">
              <w:rPr>
                <w:noProof/>
                <w:webHidden/>
              </w:rPr>
            </w:r>
            <w:r w:rsidR="00C63B9F">
              <w:rPr>
                <w:noProof/>
                <w:webHidden/>
              </w:rPr>
              <w:fldChar w:fldCharType="separate"/>
            </w:r>
            <w:r w:rsidR="00C63B9F">
              <w:rPr>
                <w:noProof/>
                <w:webHidden/>
              </w:rPr>
              <w:t>42</w:t>
            </w:r>
            <w:r w:rsidR="00C63B9F">
              <w:rPr>
                <w:noProof/>
                <w:webHidden/>
              </w:rPr>
              <w:fldChar w:fldCharType="end"/>
            </w:r>
          </w:hyperlink>
        </w:p>
        <w:p w14:paraId="2BD0071C" w14:textId="14FA81A3" w:rsidR="00C63B9F" w:rsidRDefault="00396FDB">
          <w:pPr>
            <w:pStyle w:val="TOC2"/>
            <w:tabs>
              <w:tab w:val="right" w:leader="dot" w:pos="9350"/>
            </w:tabs>
            <w:rPr>
              <w:rFonts w:eastAsiaTheme="minorEastAsia"/>
              <w:noProof/>
            </w:rPr>
          </w:pPr>
          <w:hyperlink w:anchor="_Toc62040966" w:history="1">
            <w:r w:rsidR="00C63B9F" w:rsidRPr="00AC6EBB">
              <w:rPr>
                <w:rStyle w:val="Hyperlink"/>
                <w:noProof/>
              </w:rPr>
              <w:t>How wetlands are represented in the model</w:t>
            </w:r>
            <w:r w:rsidR="00C63B9F">
              <w:rPr>
                <w:noProof/>
                <w:webHidden/>
              </w:rPr>
              <w:tab/>
            </w:r>
            <w:r w:rsidR="00C63B9F">
              <w:rPr>
                <w:noProof/>
                <w:webHidden/>
              </w:rPr>
              <w:fldChar w:fldCharType="begin"/>
            </w:r>
            <w:r w:rsidR="00C63B9F">
              <w:rPr>
                <w:noProof/>
                <w:webHidden/>
              </w:rPr>
              <w:instrText xml:space="preserve"> PAGEREF _Toc62040966 \h </w:instrText>
            </w:r>
            <w:r w:rsidR="00C63B9F">
              <w:rPr>
                <w:noProof/>
                <w:webHidden/>
              </w:rPr>
            </w:r>
            <w:r w:rsidR="00C63B9F">
              <w:rPr>
                <w:noProof/>
                <w:webHidden/>
              </w:rPr>
              <w:fldChar w:fldCharType="separate"/>
            </w:r>
            <w:r w:rsidR="00C63B9F">
              <w:rPr>
                <w:noProof/>
                <w:webHidden/>
              </w:rPr>
              <w:t>42</w:t>
            </w:r>
            <w:r w:rsidR="00C63B9F">
              <w:rPr>
                <w:noProof/>
                <w:webHidden/>
              </w:rPr>
              <w:fldChar w:fldCharType="end"/>
            </w:r>
          </w:hyperlink>
        </w:p>
        <w:p w14:paraId="66AD8FE4" w14:textId="56F3D8C9" w:rsidR="00C63B9F" w:rsidRDefault="00396FDB">
          <w:pPr>
            <w:pStyle w:val="TOC2"/>
            <w:tabs>
              <w:tab w:val="right" w:leader="dot" w:pos="9350"/>
            </w:tabs>
            <w:rPr>
              <w:rFonts w:eastAsiaTheme="minorEastAsia"/>
              <w:noProof/>
            </w:rPr>
          </w:pPr>
          <w:hyperlink w:anchor="_Toc62040967" w:history="1">
            <w:r w:rsidR="00C63B9F" w:rsidRPr="00AC6EBB">
              <w:rPr>
                <w:rStyle w:val="Hyperlink"/>
                <w:noProof/>
              </w:rPr>
              <w:t>Attributes of interest in the wetlands study</w:t>
            </w:r>
            <w:r w:rsidR="00C63B9F">
              <w:rPr>
                <w:noProof/>
                <w:webHidden/>
              </w:rPr>
              <w:tab/>
            </w:r>
            <w:r w:rsidR="00C63B9F">
              <w:rPr>
                <w:noProof/>
                <w:webHidden/>
              </w:rPr>
              <w:fldChar w:fldCharType="begin"/>
            </w:r>
            <w:r w:rsidR="00C63B9F">
              <w:rPr>
                <w:noProof/>
                <w:webHidden/>
              </w:rPr>
              <w:instrText xml:space="preserve"> PAGEREF _Toc62040967 \h </w:instrText>
            </w:r>
            <w:r w:rsidR="00C63B9F">
              <w:rPr>
                <w:noProof/>
                <w:webHidden/>
              </w:rPr>
            </w:r>
            <w:r w:rsidR="00C63B9F">
              <w:rPr>
                <w:noProof/>
                <w:webHidden/>
              </w:rPr>
              <w:fldChar w:fldCharType="separate"/>
            </w:r>
            <w:r w:rsidR="00C63B9F">
              <w:rPr>
                <w:noProof/>
                <w:webHidden/>
              </w:rPr>
              <w:t>44</w:t>
            </w:r>
            <w:r w:rsidR="00C63B9F">
              <w:rPr>
                <w:noProof/>
                <w:webHidden/>
              </w:rPr>
              <w:fldChar w:fldCharType="end"/>
            </w:r>
          </w:hyperlink>
        </w:p>
        <w:p w14:paraId="2B760C0D" w14:textId="77C64054" w:rsidR="00C63B9F" w:rsidRDefault="00396FDB">
          <w:pPr>
            <w:pStyle w:val="TOC2"/>
            <w:tabs>
              <w:tab w:val="right" w:leader="dot" w:pos="9350"/>
            </w:tabs>
            <w:rPr>
              <w:rFonts w:eastAsiaTheme="minorEastAsia"/>
              <w:noProof/>
            </w:rPr>
          </w:pPr>
          <w:hyperlink w:anchor="_Toc62040968" w:history="1">
            <w:r w:rsidR="00C63B9F" w:rsidRPr="00AC6EBB">
              <w:rPr>
                <w:rStyle w:val="Hyperlink"/>
                <w:noProof/>
              </w:rPr>
              <w:t>A WETNESS attribute</w:t>
            </w:r>
            <w:r w:rsidR="00C63B9F">
              <w:rPr>
                <w:noProof/>
                <w:webHidden/>
              </w:rPr>
              <w:tab/>
            </w:r>
            <w:r w:rsidR="00C63B9F">
              <w:rPr>
                <w:noProof/>
                <w:webHidden/>
              </w:rPr>
              <w:fldChar w:fldCharType="begin"/>
            </w:r>
            <w:r w:rsidR="00C63B9F">
              <w:rPr>
                <w:noProof/>
                <w:webHidden/>
              </w:rPr>
              <w:instrText xml:space="preserve"> PAGEREF _Toc62040968 \h </w:instrText>
            </w:r>
            <w:r w:rsidR="00C63B9F">
              <w:rPr>
                <w:noProof/>
                <w:webHidden/>
              </w:rPr>
            </w:r>
            <w:r w:rsidR="00C63B9F">
              <w:rPr>
                <w:noProof/>
                <w:webHidden/>
              </w:rPr>
              <w:fldChar w:fldCharType="separate"/>
            </w:r>
            <w:r w:rsidR="00C63B9F">
              <w:rPr>
                <w:noProof/>
                <w:webHidden/>
              </w:rPr>
              <w:t>44</w:t>
            </w:r>
            <w:r w:rsidR="00C63B9F">
              <w:rPr>
                <w:noProof/>
                <w:webHidden/>
              </w:rPr>
              <w:fldChar w:fldCharType="end"/>
            </w:r>
          </w:hyperlink>
        </w:p>
        <w:p w14:paraId="6AB9099D" w14:textId="2FD71758" w:rsidR="00C63B9F" w:rsidRDefault="00396FDB">
          <w:pPr>
            <w:pStyle w:val="TOC2"/>
            <w:tabs>
              <w:tab w:val="right" w:leader="dot" w:pos="9350"/>
            </w:tabs>
            <w:rPr>
              <w:rFonts w:eastAsiaTheme="minorEastAsia"/>
              <w:noProof/>
            </w:rPr>
          </w:pPr>
          <w:hyperlink w:anchor="_Toc62040969" w:history="1">
            <w:r w:rsidR="00C63B9F" w:rsidRPr="00AC6EBB">
              <w:rPr>
                <w:rStyle w:val="Hyperlink"/>
                <w:noProof/>
              </w:rPr>
              <w:t>Calculating the exchange of water between the wetland and the reach</w:t>
            </w:r>
            <w:r w:rsidR="00C63B9F">
              <w:rPr>
                <w:noProof/>
                <w:webHidden/>
              </w:rPr>
              <w:tab/>
            </w:r>
            <w:r w:rsidR="00C63B9F">
              <w:rPr>
                <w:noProof/>
                <w:webHidden/>
              </w:rPr>
              <w:fldChar w:fldCharType="begin"/>
            </w:r>
            <w:r w:rsidR="00C63B9F">
              <w:rPr>
                <w:noProof/>
                <w:webHidden/>
              </w:rPr>
              <w:instrText xml:space="preserve"> PAGEREF _Toc62040969 \h </w:instrText>
            </w:r>
            <w:r w:rsidR="00C63B9F">
              <w:rPr>
                <w:noProof/>
                <w:webHidden/>
              </w:rPr>
            </w:r>
            <w:r w:rsidR="00C63B9F">
              <w:rPr>
                <w:noProof/>
                <w:webHidden/>
              </w:rPr>
              <w:fldChar w:fldCharType="separate"/>
            </w:r>
            <w:r w:rsidR="00C63B9F">
              <w:rPr>
                <w:noProof/>
                <w:webHidden/>
              </w:rPr>
              <w:t>45</w:t>
            </w:r>
            <w:r w:rsidR="00C63B9F">
              <w:rPr>
                <w:noProof/>
                <w:webHidden/>
              </w:rPr>
              <w:fldChar w:fldCharType="end"/>
            </w:r>
          </w:hyperlink>
        </w:p>
        <w:p w14:paraId="57B2C365" w14:textId="261B51F5" w:rsidR="00C63B9F" w:rsidRDefault="00396FDB">
          <w:pPr>
            <w:pStyle w:val="TOC3"/>
            <w:tabs>
              <w:tab w:val="right" w:leader="dot" w:pos="9350"/>
            </w:tabs>
            <w:rPr>
              <w:rFonts w:eastAsiaTheme="minorEastAsia"/>
              <w:noProof/>
            </w:rPr>
          </w:pPr>
          <w:hyperlink w:anchor="_Toc62040970" w:history="1">
            <w:r w:rsidR="00C63B9F" w:rsidRPr="00AC6EBB">
              <w:rPr>
                <w:rStyle w:val="Hyperlink"/>
                <w:noProof/>
              </w:rPr>
              <w:t>Wetland IDU parameters</w:t>
            </w:r>
            <w:r w:rsidR="00C63B9F">
              <w:rPr>
                <w:noProof/>
                <w:webHidden/>
              </w:rPr>
              <w:tab/>
            </w:r>
            <w:r w:rsidR="00C63B9F">
              <w:rPr>
                <w:noProof/>
                <w:webHidden/>
              </w:rPr>
              <w:fldChar w:fldCharType="begin"/>
            </w:r>
            <w:r w:rsidR="00C63B9F">
              <w:rPr>
                <w:noProof/>
                <w:webHidden/>
              </w:rPr>
              <w:instrText xml:space="preserve"> PAGEREF _Toc62040970 \h </w:instrText>
            </w:r>
            <w:r w:rsidR="00C63B9F">
              <w:rPr>
                <w:noProof/>
                <w:webHidden/>
              </w:rPr>
            </w:r>
            <w:r w:rsidR="00C63B9F">
              <w:rPr>
                <w:noProof/>
                <w:webHidden/>
              </w:rPr>
              <w:fldChar w:fldCharType="separate"/>
            </w:r>
            <w:r w:rsidR="00C63B9F">
              <w:rPr>
                <w:noProof/>
                <w:webHidden/>
              </w:rPr>
              <w:t>45</w:t>
            </w:r>
            <w:r w:rsidR="00C63B9F">
              <w:rPr>
                <w:noProof/>
                <w:webHidden/>
              </w:rPr>
              <w:fldChar w:fldCharType="end"/>
            </w:r>
          </w:hyperlink>
        </w:p>
        <w:p w14:paraId="7FFEE117" w14:textId="110FB0B1" w:rsidR="00C63B9F" w:rsidRDefault="00396FDB">
          <w:pPr>
            <w:pStyle w:val="TOC3"/>
            <w:tabs>
              <w:tab w:val="right" w:leader="dot" w:pos="9350"/>
            </w:tabs>
            <w:rPr>
              <w:rFonts w:eastAsiaTheme="minorEastAsia"/>
              <w:noProof/>
            </w:rPr>
          </w:pPr>
          <w:hyperlink w:anchor="_Toc62040971" w:history="1">
            <w:r w:rsidR="00C63B9F" w:rsidRPr="00AC6EBB">
              <w:rPr>
                <w:rStyle w:val="Hyperlink"/>
                <w:noProof/>
              </w:rPr>
              <w:t>Reach parameters</w:t>
            </w:r>
            <w:r w:rsidR="00C63B9F">
              <w:rPr>
                <w:noProof/>
                <w:webHidden/>
              </w:rPr>
              <w:tab/>
            </w:r>
            <w:r w:rsidR="00C63B9F">
              <w:rPr>
                <w:noProof/>
                <w:webHidden/>
              </w:rPr>
              <w:fldChar w:fldCharType="begin"/>
            </w:r>
            <w:r w:rsidR="00C63B9F">
              <w:rPr>
                <w:noProof/>
                <w:webHidden/>
              </w:rPr>
              <w:instrText xml:space="preserve"> PAGEREF _Toc62040971 \h </w:instrText>
            </w:r>
            <w:r w:rsidR="00C63B9F">
              <w:rPr>
                <w:noProof/>
                <w:webHidden/>
              </w:rPr>
            </w:r>
            <w:r w:rsidR="00C63B9F">
              <w:rPr>
                <w:noProof/>
                <w:webHidden/>
              </w:rPr>
              <w:fldChar w:fldCharType="separate"/>
            </w:r>
            <w:r w:rsidR="00C63B9F">
              <w:rPr>
                <w:noProof/>
                <w:webHidden/>
              </w:rPr>
              <w:t>45</w:t>
            </w:r>
            <w:r w:rsidR="00C63B9F">
              <w:rPr>
                <w:noProof/>
                <w:webHidden/>
              </w:rPr>
              <w:fldChar w:fldCharType="end"/>
            </w:r>
          </w:hyperlink>
        </w:p>
        <w:p w14:paraId="700E22AB" w14:textId="019967CA" w:rsidR="00C63B9F" w:rsidRDefault="00396FDB">
          <w:pPr>
            <w:pStyle w:val="TOC2"/>
            <w:tabs>
              <w:tab w:val="right" w:leader="dot" w:pos="9350"/>
            </w:tabs>
            <w:rPr>
              <w:rFonts w:eastAsiaTheme="minorEastAsia"/>
              <w:noProof/>
            </w:rPr>
          </w:pPr>
          <w:hyperlink w:anchor="_Toc62040972" w:history="1">
            <w:r w:rsidR="00C63B9F" w:rsidRPr="00AC6EBB">
              <w:rPr>
                <w:rStyle w:val="Hyperlink"/>
                <w:noProof/>
              </w:rPr>
              <w:t>Loss (or gain) of wetlands</w:t>
            </w:r>
            <w:r w:rsidR="00C63B9F">
              <w:rPr>
                <w:noProof/>
                <w:webHidden/>
              </w:rPr>
              <w:tab/>
            </w:r>
            <w:r w:rsidR="00C63B9F">
              <w:rPr>
                <w:noProof/>
                <w:webHidden/>
              </w:rPr>
              <w:fldChar w:fldCharType="begin"/>
            </w:r>
            <w:r w:rsidR="00C63B9F">
              <w:rPr>
                <w:noProof/>
                <w:webHidden/>
              </w:rPr>
              <w:instrText xml:space="preserve"> PAGEREF _Toc62040972 \h </w:instrText>
            </w:r>
            <w:r w:rsidR="00C63B9F">
              <w:rPr>
                <w:noProof/>
                <w:webHidden/>
              </w:rPr>
            </w:r>
            <w:r w:rsidR="00C63B9F">
              <w:rPr>
                <w:noProof/>
                <w:webHidden/>
              </w:rPr>
              <w:fldChar w:fldCharType="separate"/>
            </w:r>
            <w:r w:rsidR="00C63B9F">
              <w:rPr>
                <w:noProof/>
                <w:webHidden/>
              </w:rPr>
              <w:t>46</w:t>
            </w:r>
            <w:r w:rsidR="00C63B9F">
              <w:rPr>
                <w:noProof/>
                <w:webHidden/>
              </w:rPr>
              <w:fldChar w:fldCharType="end"/>
            </w:r>
          </w:hyperlink>
        </w:p>
        <w:p w14:paraId="6954E8F0" w14:textId="3FA7C7DE" w:rsidR="00C63B9F" w:rsidRDefault="00396FDB">
          <w:pPr>
            <w:pStyle w:val="TOC2"/>
            <w:tabs>
              <w:tab w:val="right" w:leader="dot" w:pos="9350"/>
            </w:tabs>
            <w:rPr>
              <w:rFonts w:eastAsiaTheme="minorEastAsia"/>
              <w:noProof/>
            </w:rPr>
          </w:pPr>
          <w:hyperlink w:anchor="_Toc62040973" w:history="1">
            <w:r w:rsidR="00C63B9F" w:rsidRPr="00AC6EBB">
              <w:rPr>
                <w:rStyle w:val="Hyperlink"/>
                <w:noProof/>
              </w:rPr>
              <w:t>Reality check</w:t>
            </w:r>
            <w:r w:rsidR="00C63B9F">
              <w:rPr>
                <w:noProof/>
                <w:webHidden/>
              </w:rPr>
              <w:tab/>
            </w:r>
            <w:r w:rsidR="00C63B9F">
              <w:rPr>
                <w:noProof/>
                <w:webHidden/>
              </w:rPr>
              <w:fldChar w:fldCharType="begin"/>
            </w:r>
            <w:r w:rsidR="00C63B9F">
              <w:rPr>
                <w:noProof/>
                <w:webHidden/>
              </w:rPr>
              <w:instrText xml:space="preserve"> PAGEREF _Toc62040973 \h </w:instrText>
            </w:r>
            <w:r w:rsidR="00C63B9F">
              <w:rPr>
                <w:noProof/>
                <w:webHidden/>
              </w:rPr>
            </w:r>
            <w:r w:rsidR="00C63B9F">
              <w:rPr>
                <w:noProof/>
                <w:webHidden/>
              </w:rPr>
              <w:fldChar w:fldCharType="separate"/>
            </w:r>
            <w:r w:rsidR="00C63B9F">
              <w:rPr>
                <w:noProof/>
                <w:webHidden/>
              </w:rPr>
              <w:t>46</w:t>
            </w:r>
            <w:r w:rsidR="00C63B9F">
              <w:rPr>
                <w:noProof/>
                <w:webHidden/>
              </w:rPr>
              <w:fldChar w:fldCharType="end"/>
            </w:r>
          </w:hyperlink>
        </w:p>
        <w:p w14:paraId="797931E6" w14:textId="32DE2341" w:rsidR="00C63B9F" w:rsidRDefault="00396FDB">
          <w:pPr>
            <w:pStyle w:val="TOC2"/>
            <w:tabs>
              <w:tab w:val="right" w:leader="dot" w:pos="9350"/>
            </w:tabs>
            <w:rPr>
              <w:rFonts w:eastAsiaTheme="minorEastAsia"/>
              <w:noProof/>
            </w:rPr>
          </w:pPr>
          <w:hyperlink w:anchor="_Toc62040974" w:history="1">
            <w:r w:rsidR="00C63B9F" w:rsidRPr="00AC6EBB">
              <w:rPr>
                <w:rStyle w:val="Hyperlink"/>
                <w:noProof/>
              </w:rPr>
              <w:t>High Cascades Springs</w:t>
            </w:r>
            <w:r w:rsidR="00C63B9F">
              <w:rPr>
                <w:noProof/>
                <w:webHidden/>
              </w:rPr>
              <w:tab/>
            </w:r>
            <w:r w:rsidR="00C63B9F">
              <w:rPr>
                <w:noProof/>
                <w:webHidden/>
              </w:rPr>
              <w:fldChar w:fldCharType="begin"/>
            </w:r>
            <w:r w:rsidR="00C63B9F">
              <w:rPr>
                <w:noProof/>
                <w:webHidden/>
              </w:rPr>
              <w:instrText xml:space="preserve"> PAGEREF _Toc62040974 \h </w:instrText>
            </w:r>
            <w:r w:rsidR="00C63B9F">
              <w:rPr>
                <w:noProof/>
                <w:webHidden/>
              </w:rPr>
            </w:r>
            <w:r w:rsidR="00C63B9F">
              <w:rPr>
                <w:noProof/>
                <w:webHidden/>
              </w:rPr>
              <w:fldChar w:fldCharType="separate"/>
            </w:r>
            <w:r w:rsidR="00C63B9F">
              <w:rPr>
                <w:noProof/>
                <w:webHidden/>
              </w:rPr>
              <w:t>48</w:t>
            </w:r>
            <w:r w:rsidR="00C63B9F">
              <w:rPr>
                <w:noProof/>
                <w:webHidden/>
              </w:rPr>
              <w:fldChar w:fldCharType="end"/>
            </w:r>
          </w:hyperlink>
        </w:p>
        <w:p w14:paraId="397C4848" w14:textId="05D4443A" w:rsidR="00C63B9F" w:rsidRDefault="00396FDB">
          <w:pPr>
            <w:pStyle w:val="TOC2"/>
            <w:tabs>
              <w:tab w:val="right" w:leader="dot" w:pos="9350"/>
            </w:tabs>
            <w:rPr>
              <w:rFonts w:eastAsiaTheme="minorEastAsia"/>
              <w:noProof/>
            </w:rPr>
          </w:pPr>
          <w:hyperlink w:anchor="_Toc62040975" w:history="1">
            <w:r w:rsidR="00C63B9F" w:rsidRPr="00AC6EBB">
              <w:rPr>
                <w:rStyle w:val="Hyperlink"/>
                <w:noProof/>
              </w:rPr>
              <w:t>Calibration and simulation skill</w:t>
            </w:r>
            <w:r w:rsidR="00C63B9F">
              <w:rPr>
                <w:noProof/>
                <w:webHidden/>
              </w:rPr>
              <w:tab/>
            </w:r>
            <w:r w:rsidR="00C63B9F">
              <w:rPr>
                <w:noProof/>
                <w:webHidden/>
              </w:rPr>
              <w:fldChar w:fldCharType="begin"/>
            </w:r>
            <w:r w:rsidR="00C63B9F">
              <w:rPr>
                <w:noProof/>
                <w:webHidden/>
              </w:rPr>
              <w:instrText xml:space="preserve"> PAGEREF _Toc62040975 \h </w:instrText>
            </w:r>
            <w:r w:rsidR="00C63B9F">
              <w:rPr>
                <w:noProof/>
                <w:webHidden/>
              </w:rPr>
            </w:r>
            <w:r w:rsidR="00C63B9F">
              <w:rPr>
                <w:noProof/>
                <w:webHidden/>
              </w:rPr>
              <w:fldChar w:fldCharType="separate"/>
            </w:r>
            <w:r w:rsidR="00C63B9F">
              <w:rPr>
                <w:noProof/>
                <w:webHidden/>
              </w:rPr>
              <w:t>49</w:t>
            </w:r>
            <w:r w:rsidR="00C63B9F">
              <w:rPr>
                <w:noProof/>
                <w:webHidden/>
              </w:rPr>
              <w:fldChar w:fldCharType="end"/>
            </w:r>
          </w:hyperlink>
        </w:p>
        <w:p w14:paraId="6FEDB238" w14:textId="200F27A1" w:rsidR="00C63B9F" w:rsidRDefault="00396FDB">
          <w:pPr>
            <w:pStyle w:val="TOC2"/>
            <w:tabs>
              <w:tab w:val="right" w:leader="dot" w:pos="9350"/>
            </w:tabs>
            <w:rPr>
              <w:rFonts w:eastAsiaTheme="minorEastAsia"/>
              <w:noProof/>
            </w:rPr>
          </w:pPr>
          <w:hyperlink w:anchor="_Toc62040976" w:history="1">
            <w:r w:rsidR="00C63B9F" w:rsidRPr="00AC6EBB">
              <w:rPr>
                <w:rStyle w:val="Hyperlink"/>
                <w:noProof/>
              </w:rPr>
              <w:t>Analysis of locations where the model has low skill</w:t>
            </w:r>
            <w:r w:rsidR="00C63B9F">
              <w:rPr>
                <w:noProof/>
                <w:webHidden/>
              </w:rPr>
              <w:tab/>
            </w:r>
            <w:r w:rsidR="00C63B9F">
              <w:rPr>
                <w:noProof/>
                <w:webHidden/>
              </w:rPr>
              <w:fldChar w:fldCharType="begin"/>
            </w:r>
            <w:r w:rsidR="00C63B9F">
              <w:rPr>
                <w:noProof/>
                <w:webHidden/>
              </w:rPr>
              <w:instrText xml:space="preserve"> PAGEREF _Toc62040976 \h </w:instrText>
            </w:r>
            <w:r w:rsidR="00C63B9F">
              <w:rPr>
                <w:noProof/>
                <w:webHidden/>
              </w:rPr>
            </w:r>
            <w:r w:rsidR="00C63B9F">
              <w:rPr>
                <w:noProof/>
                <w:webHidden/>
              </w:rPr>
              <w:fldChar w:fldCharType="separate"/>
            </w:r>
            <w:r w:rsidR="00C63B9F">
              <w:rPr>
                <w:noProof/>
                <w:webHidden/>
              </w:rPr>
              <w:t>53</w:t>
            </w:r>
            <w:r w:rsidR="00C63B9F">
              <w:rPr>
                <w:noProof/>
                <w:webHidden/>
              </w:rPr>
              <w:fldChar w:fldCharType="end"/>
            </w:r>
          </w:hyperlink>
        </w:p>
        <w:p w14:paraId="0CDAF3CD" w14:textId="524DCDAD" w:rsidR="00C63B9F" w:rsidRDefault="00396FDB">
          <w:pPr>
            <w:pStyle w:val="TOC2"/>
            <w:tabs>
              <w:tab w:val="right" w:leader="dot" w:pos="9350"/>
            </w:tabs>
            <w:rPr>
              <w:rFonts w:eastAsiaTheme="minorEastAsia"/>
              <w:noProof/>
            </w:rPr>
          </w:pPr>
          <w:hyperlink w:anchor="_Toc62040977" w:history="1">
            <w:r w:rsidR="00C63B9F" w:rsidRPr="00AC6EBB">
              <w:rPr>
                <w:rStyle w:val="Hyperlink"/>
                <w:noProof/>
              </w:rPr>
              <w:t>Simulated McKenzie basin water budget and thermal energy budget</w:t>
            </w:r>
            <w:r w:rsidR="00C63B9F">
              <w:rPr>
                <w:noProof/>
                <w:webHidden/>
              </w:rPr>
              <w:tab/>
            </w:r>
            <w:r w:rsidR="00C63B9F">
              <w:rPr>
                <w:noProof/>
                <w:webHidden/>
              </w:rPr>
              <w:fldChar w:fldCharType="begin"/>
            </w:r>
            <w:r w:rsidR="00C63B9F">
              <w:rPr>
                <w:noProof/>
                <w:webHidden/>
              </w:rPr>
              <w:instrText xml:space="preserve"> PAGEREF _Toc62040977 \h </w:instrText>
            </w:r>
            <w:r w:rsidR="00C63B9F">
              <w:rPr>
                <w:noProof/>
                <w:webHidden/>
              </w:rPr>
            </w:r>
            <w:r w:rsidR="00C63B9F">
              <w:rPr>
                <w:noProof/>
                <w:webHidden/>
              </w:rPr>
              <w:fldChar w:fldCharType="separate"/>
            </w:r>
            <w:r w:rsidR="00C63B9F">
              <w:rPr>
                <w:noProof/>
                <w:webHidden/>
              </w:rPr>
              <w:t>54</w:t>
            </w:r>
            <w:r w:rsidR="00C63B9F">
              <w:rPr>
                <w:noProof/>
                <w:webHidden/>
              </w:rPr>
              <w:fldChar w:fldCharType="end"/>
            </w:r>
          </w:hyperlink>
        </w:p>
        <w:p w14:paraId="46C7B0DA" w14:textId="75C549A9" w:rsidR="00C63B9F" w:rsidRDefault="00396FDB">
          <w:pPr>
            <w:pStyle w:val="TOC2"/>
            <w:tabs>
              <w:tab w:val="right" w:leader="dot" w:pos="9350"/>
            </w:tabs>
            <w:rPr>
              <w:rFonts w:eastAsiaTheme="minorEastAsia"/>
              <w:noProof/>
            </w:rPr>
          </w:pPr>
          <w:hyperlink w:anchor="_Toc62040978" w:history="1">
            <w:r w:rsidR="00C63B9F" w:rsidRPr="00AC6EBB">
              <w:rPr>
                <w:rStyle w:val="Hyperlink"/>
                <w:noProof/>
              </w:rPr>
              <w:t>CW3M v. Shade-a-lator</w:t>
            </w:r>
            <w:r w:rsidR="00C63B9F">
              <w:rPr>
                <w:noProof/>
                <w:webHidden/>
              </w:rPr>
              <w:tab/>
            </w:r>
            <w:r w:rsidR="00C63B9F">
              <w:rPr>
                <w:noProof/>
                <w:webHidden/>
              </w:rPr>
              <w:fldChar w:fldCharType="begin"/>
            </w:r>
            <w:r w:rsidR="00C63B9F">
              <w:rPr>
                <w:noProof/>
                <w:webHidden/>
              </w:rPr>
              <w:instrText xml:space="preserve"> PAGEREF _Toc62040978 \h </w:instrText>
            </w:r>
            <w:r w:rsidR="00C63B9F">
              <w:rPr>
                <w:noProof/>
                <w:webHidden/>
              </w:rPr>
            </w:r>
            <w:r w:rsidR="00C63B9F">
              <w:rPr>
                <w:noProof/>
                <w:webHidden/>
              </w:rPr>
              <w:fldChar w:fldCharType="separate"/>
            </w:r>
            <w:r w:rsidR="00C63B9F">
              <w:rPr>
                <w:noProof/>
                <w:webHidden/>
              </w:rPr>
              <w:t>5</w:t>
            </w:r>
            <w:r w:rsidR="00C63B9F">
              <w:rPr>
                <w:noProof/>
                <w:webHidden/>
              </w:rPr>
              <w:t>5</w:t>
            </w:r>
            <w:r w:rsidR="00C63B9F">
              <w:rPr>
                <w:noProof/>
                <w:webHidden/>
              </w:rPr>
              <w:fldChar w:fldCharType="end"/>
            </w:r>
          </w:hyperlink>
        </w:p>
        <w:p w14:paraId="75D86991" w14:textId="2B207680" w:rsidR="00C63B9F" w:rsidRDefault="00396FDB">
          <w:pPr>
            <w:pStyle w:val="TOC1"/>
            <w:tabs>
              <w:tab w:val="right" w:leader="dot" w:pos="9350"/>
            </w:tabs>
            <w:rPr>
              <w:rFonts w:eastAsiaTheme="minorEastAsia"/>
              <w:noProof/>
            </w:rPr>
          </w:pPr>
          <w:hyperlink w:anchor="_Toc62040979" w:history="1">
            <w:r w:rsidR="00C63B9F" w:rsidRPr="00AC6EBB">
              <w:rPr>
                <w:rStyle w:val="Hyperlink"/>
                <w:noProof/>
              </w:rPr>
              <w:t>The Clackamas Basin</w:t>
            </w:r>
            <w:r w:rsidR="00C63B9F">
              <w:rPr>
                <w:noProof/>
                <w:webHidden/>
              </w:rPr>
              <w:tab/>
            </w:r>
            <w:r w:rsidR="00C63B9F">
              <w:rPr>
                <w:noProof/>
                <w:webHidden/>
              </w:rPr>
              <w:fldChar w:fldCharType="begin"/>
            </w:r>
            <w:r w:rsidR="00C63B9F">
              <w:rPr>
                <w:noProof/>
                <w:webHidden/>
              </w:rPr>
              <w:instrText xml:space="preserve"> PAGEREF _Toc62040979 \h </w:instrText>
            </w:r>
            <w:r w:rsidR="00C63B9F">
              <w:rPr>
                <w:noProof/>
                <w:webHidden/>
              </w:rPr>
            </w:r>
            <w:r w:rsidR="00C63B9F">
              <w:rPr>
                <w:noProof/>
                <w:webHidden/>
              </w:rPr>
              <w:fldChar w:fldCharType="separate"/>
            </w:r>
            <w:r w:rsidR="00C63B9F">
              <w:rPr>
                <w:noProof/>
                <w:webHidden/>
              </w:rPr>
              <w:t>57</w:t>
            </w:r>
            <w:r w:rsidR="00C63B9F">
              <w:rPr>
                <w:noProof/>
                <w:webHidden/>
              </w:rPr>
              <w:fldChar w:fldCharType="end"/>
            </w:r>
          </w:hyperlink>
        </w:p>
        <w:p w14:paraId="0A56DFBB" w14:textId="5620C4B0" w:rsidR="00C63B9F" w:rsidRDefault="00396FDB">
          <w:pPr>
            <w:pStyle w:val="TOC1"/>
            <w:tabs>
              <w:tab w:val="right" w:leader="dot" w:pos="9350"/>
            </w:tabs>
            <w:rPr>
              <w:rFonts w:eastAsiaTheme="minorEastAsia"/>
              <w:noProof/>
            </w:rPr>
          </w:pPr>
          <w:hyperlink w:anchor="_Toc62040980" w:history="1">
            <w:r w:rsidR="00C63B9F" w:rsidRPr="00AC6EBB">
              <w:rPr>
                <w:rStyle w:val="Hyperlink"/>
                <w:noProof/>
              </w:rPr>
              <w:t>Directory structure and file names</w:t>
            </w:r>
            <w:r w:rsidR="00C63B9F">
              <w:rPr>
                <w:noProof/>
                <w:webHidden/>
              </w:rPr>
              <w:tab/>
            </w:r>
            <w:r w:rsidR="00C63B9F">
              <w:rPr>
                <w:noProof/>
                <w:webHidden/>
              </w:rPr>
              <w:fldChar w:fldCharType="begin"/>
            </w:r>
            <w:r w:rsidR="00C63B9F">
              <w:rPr>
                <w:noProof/>
                <w:webHidden/>
              </w:rPr>
              <w:instrText xml:space="preserve"> PAGEREF _Toc62040980 \h </w:instrText>
            </w:r>
            <w:r w:rsidR="00C63B9F">
              <w:rPr>
                <w:noProof/>
                <w:webHidden/>
              </w:rPr>
            </w:r>
            <w:r w:rsidR="00C63B9F">
              <w:rPr>
                <w:noProof/>
                <w:webHidden/>
              </w:rPr>
              <w:fldChar w:fldCharType="separate"/>
            </w:r>
            <w:r w:rsidR="00C63B9F">
              <w:rPr>
                <w:noProof/>
                <w:webHidden/>
              </w:rPr>
              <w:t>58</w:t>
            </w:r>
            <w:r w:rsidR="00C63B9F">
              <w:rPr>
                <w:noProof/>
                <w:webHidden/>
              </w:rPr>
              <w:fldChar w:fldCharType="end"/>
            </w:r>
          </w:hyperlink>
        </w:p>
        <w:p w14:paraId="41D1CCBE" w14:textId="1518EBB7" w:rsidR="00C63B9F" w:rsidRDefault="00396FDB">
          <w:pPr>
            <w:pStyle w:val="TOC1"/>
            <w:tabs>
              <w:tab w:val="right" w:leader="dot" w:pos="9350"/>
            </w:tabs>
            <w:rPr>
              <w:rFonts w:eastAsiaTheme="minorEastAsia"/>
              <w:noProof/>
            </w:rPr>
          </w:pPr>
          <w:hyperlink w:anchor="_Toc62040981" w:history="1">
            <w:r w:rsidR="00C63B9F" w:rsidRPr="00AC6EBB">
              <w:rPr>
                <w:rStyle w:val="Hyperlink"/>
                <w:noProof/>
              </w:rPr>
              <w:t>Release Log</w:t>
            </w:r>
            <w:r w:rsidR="00C63B9F">
              <w:rPr>
                <w:noProof/>
                <w:webHidden/>
              </w:rPr>
              <w:tab/>
            </w:r>
            <w:r w:rsidR="00C63B9F">
              <w:rPr>
                <w:noProof/>
                <w:webHidden/>
              </w:rPr>
              <w:fldChar w:fldCharType="begin"/>
            </w:r>
            <w:r w:rsidR="00C63B9F">
              <w:rPr>
                <w:noProof/>
                <w:webHidden/>
              </w:rPr>
              <w:instrText xml:space="preserve"> PAGEREF _Toc62040981 \h </w:instrText>
            </w:r>
            <w:r w:rsidR="00C63B9F">
              <w:rPr>
                <w:noProof/>
                <w:webHidden/>
              </w:rPr>
            </w:r>
            <w:r w:rsidR="00C63B9F">
              <w:rPr>
                <w:noProof/>
                <w:webHidden/>
              </w:rPr>
              <w:fldChar w:fldCharType="separate"/>
            </w:r>
            <w:r w:rsidR="00C63B9F">
              <w:rPr>
                <w:noProof/>
                <w:webHidden/>
              </w:rPr>
              <w:t>59</w:t>
            </w:r>
            <w:r w:rsidR="00C63B9F">
              <w:rPr>
                <w:noProof/>
                <w:webHidden/>
              </w:rPr>
              <w:fldChar w:fldCharType="end"/>
            </w:r>
          </w:hyperlink>
        </w:p>
        <w:p w14:paraId="28A87DA0" w14:textId="79296FB0" w:rsidR="00C63B9F" w:rsidRDefault="00396FDB">
          <w:pPr>
            <w:pStyle w:val="TOC1"/>
            <w:tabs>
              <w:tab w:val="right" w:leader="dot" w:pos="9350"/>
            </w:tabs>
            <w:rPr>
              <w:rFonts w:eastAsiaTheme="minorEastAsia"/>
              <w:noProof/>
            </w:rPr>
          </w:pPr>
          <w:hyperlink w:anchor="_Toc62040982" w:history="1">
            <w:r w:rsidR="00C63B9F" w:rsidRPr="00AC6EBB">
              <w:rPr>
                <w:rStyle w:val="Hyperlink"/>
                <w:noProof/>
              </w:rPr>
              <w:t>References</w:t>
            </w:r>
            <w:r w:rsidR="00C63B9F">
              <w:rPr>
                <w:noProof/>
                <w:webHidden/>
              </w:rPr>
              <w:tab/>
            </w:r>
            <w:r w:rsidR="00C63B9F">
              <w:rPr>
                <w:noProof/>
                <w:webHidden/>
              </w:rPr>
              <w:fldChar w:fldCharType="begin"/>
            </w:r>
            <w:r w:rsidR="00C63B9F">
              <w:rPr>
                <w:noProof/>
                <w:webHidden/>
              </w:rPr>
              <w:instrText xml:space="preserve"> PAGEREF _Toc62040982 \h </w:instrText>
            </w:r>
            <w:r w:rsidR="00C63B9F">
              <w:rPr>
                <w:noProof/>
                <w:webHidden/>
              </w:rPr>
            </w:r>
            <w:r w:rsidR="00C63B9F">
              <w:rPr>
                <w:noProof/>
                <w:webHidden/>
              </w:rPr>
              <w:fldChar w:fldCharType="separate"/>
            </w:r>
            <w:r w:rsidR="00C63B9F">
              <w:rPr>
                <w:noProof/>
                <w:webHidden/>
              </w:rPr>
              <w:t>62</w:t>
            </w:r>
            <w:r w:rsidR="00C63B9F">
              <w:rPr>
                <w:noProof/>
                <w:webHidden/>
              </w:rPr>
              <w:fldChar w:fldCharType="end"/>
            </w:r>
          </w:hyperlink>
        </w:p>
        <w:p w14:paraId="62E82C7A" w14:textId="18E594F1" w:rsidR="00C63B9F" w:rsidRDefault="00396FDB">
          <w:pPr>
            <w:pStyle w:val="TOC1"/>
            <w:tabs>
              <w:tab w:val="right" w:leader="dot" w:pos="9350"/>
            </w:tabs>
            <w:rPr>
              <w:rFonts w:eastAsiaTheme="minorEastAsia"/>
              <w:noProof/>
            </w:rPr>
          </w:pPr>
          <w:hyperlink w:anchor="_Toc62040983" w:history="1">
            <w:r w:rsidR="00C63B9F" w:rsidRPr="00AC6EBB">
              <w:rPr>
                <w:rStyle w:val="Hyperlink"/>
                <w:noProof/>
              </w:rPr>
              <w:t>Acronyms and Abbreviations</w:t>
            </w:r>
            <w:r w:rsidR="00C63B9F">
              <w:rPr>
                <w:noProof/>
                <w:webHidden/>
              </w:rPr>
              <w:tab/>
            </w:r>
            <w:r w:rsidR="00C63B9F">
              <w:rPr>
                <w:noProof/>
                <w:webHidden/>
              </w:rPr>
              <w:fldChar w:fldCharType="begin"/>
            </w:r>
            <w:r w:rsidR="00C63B9F">
              <w:rPr>
                <w:noProof/>
                <w:webHidden/>
              </w:rPr>
              <w:instrText xml:space="preserve"> PAGEREF _Toc62040983 \h </w:instrText>
            </w:r>
            <w:r w:rsidR="00C63B9F">
              <w:rPr>
                <w:noProof/>
                <w:webHidden/>
              </w:rPr>
            </w:r>
            <w:r w:rsidR="00C63B9F">
              <w:rPr>
                <w:noProof/>
                <w:webHidden/>
              </w:rPr>
              <w:fldChar w:fldCharType="separate"/>
            </w:r>
            <w:r w:rsidR="00C63B9F">
              <w:rPr>
                <w:noProof/>
                <w:webHidden/>
              </w:rPr>
              <w:t>63</w:t>
            </w:r>
            <w:r w:rsidR="00C63B9F">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92C71B8"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6F0CBC">
          <w:rPr>
            <w:noProof/>
            <w:webHidden/>
          </w:rPr>
          <w:t>9</w:t>
        </w:r>
        <w:r w:rsidR="006A13B7">
          <w:rPr>
            <w:noProof/>
            <w:webHidden/>
          </w:rPr>
          <w:fldChar w:fldCharType="end"/>
        </w:r>
      </w:hyperlink>
    </w:p>
    <w:p w14:paraId="4268C92E" w14:textId="19139050" w:rsidR="006A13B7" w:rsidRDefault="00396FDB">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6F0CBC">
          <w:rPr>
            <w:noProof/>
            <w:webHidden/>
          </w:rPr>
          <w:t>10</w:t>
        </w:r>
        <w:r w:rsidR="006A13B7">
          <w:rPr>
            <w:noProof/>
            <w:webHidden/>
          </w:rPr>
          <w:fldChar w:fldCharType="end"/>
        </w:r>
      </w:hyperlink>
    </w:p>
    <w:p w14:paraId="48FAB7CA" w14:textId="1E941931" w:rsidR="006A13B7" w:rsidRDefault="00396FDB">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6F0CBC">
          <w:rPr>
            <w:noProof/>
            <w:webHidden/>
          </w:rPr>
          <w:t>11</w:t>
        </w:r>
        <w:r w:rsidR="006A13B7">
          <w:rPr>
            <w:noProof/>
            <w:webHidden/>
          </w:rPr>
          <w:fldChar w:fldCharType="end"/>
        </w:r>
      </w:hyperlink>
    </w:p>
    <w:p w14:paraId="556989A9" w14:textId="32973542" w:rsidR="006A13B7" w:rsidRDefault="00396FDB">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6F0CBC">
          <w:rPr>
            <w:noProof/>
            <w:webHidden/>
          </w:rPr>
          <w:t>12</w:t>
        </w:r>
        <w:r w:rsidR="006A13B7">
          <w:rPr>
            <w:noProof/>
            <w:webHidden/>
          </w:rPr>
          <w:fldChar w:fldCharType="end"/>
        </w:r>
      </w:hyperlink>
    </w:p>
    <w:p w14:paraId="4CD30AF6" w14:textId="6DE2F140" w:rsidR="006A13B7" w:rsidRDefault="00396FDB">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6F0CBC">
          <w:rPr>
            <w:noProof/>
            <w:webHidden/>
          </w:rPr>
          <w:t>13</w:t>
        </w:r>
        <w:r w:rsidR="006A13B7">
          <w:rPr>
            <w:noProof/>
            <w:webHidden/>
          </w:rPr>
          <w:fldChar w:fldCharType="end"/>
        </w:r>
      </w:hyperlink>
    </w:p>
    <w:p w14:paraId="57584ECA" w14:textId="364E2102" w:rsidR="006A13B7" w:rsidRDefault="00396FDB">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6F0CBC">
          <w:rPr>
            <w:noProof/>
            <w:webHidden/>
          </w:rPr>
          <w:t>37</w:t>
        </w:r>
        <w:r w:rsidR="006A13B7">
          <w:rPr>
            <w:noProof/>
            <w:webHidden/>
          </w:rPr>
          <w:fldChar w:fldCharType="end"/>
        </w:r>
      </w:hyperlink>
    </w:p>
    <w:p w14:paraId="71D389E6" w14:textId="6E550DD5" w:rsidR="006A13B7" w:rsidRDefault="00396FDB">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6F0CBC">
          <w:rPr>
            <w:noProof/>
            <w:webHidden/>
          </w:rPr>
          <w:t>39</w:t>
        </w:r>
        <w:r w:rsidR="006A13B7">
          <w:rPr>
            <w:noProof/>
            <w:webHidden/>
          </w:rPr>
          <w:fldChar w:fldCharType="end"/>
        </w:r>
      </w:hyperlink>
    </w:p>
    <w:p w14:paraId="5B5E39AF" w14:textId="5000A8DA" w:rsidR="006A13B7" w:rsidRDefault="00396FDB">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6F0CBC">
          <w:rPr>
            <w:noProof/>
            <w:webHidden/>
          </w:rPr>
          <w:t>40</w:t>
        </w:r>
        <w:r w:rsidR="006A13B7">
          <w:rPr>
            <w:noProof/>
            <w:webHidden/>
          </w:rPr>
          <w:fldChar w:fldCharType="end"/>
        </w:r>
      </w:hyperlink>
    </w:p>
    <w:p w14:paraId="48D7D59A" w14:textId="445A926E" w:rsidR="006A13B7" w:rsidRDefault="00396FDB">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6F0CBC">
          <w:rPr>
            <w:noProof/>
            <w:webHidden/>
          </w:rPr>
          <w:t>55</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8" w:name="_Toc62040907"/>
      <w:r>
        <w:t>What is a digital handbook?</w:t>
      </w:r>
      <w:bookmarkEnd w:id="18"/>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9" w:name="_Toc62040908"/>
      <w:r>
        <w:lastRenderedPageBreak/>
        <w:t>CW3M c</w:t>
      </w:r>
      <w:r w:rsidR="00C70B81">
        <w:t>oncept</w:t>
      </w:r>
      <w:bookmarkEnd w:id="19"/>
      <w:r>
        <w:t xml:space="preserve"> </w:t>
      </w:r>
    </w:p>
    <w:p w14:paraId="7E41CEB8" w14:textId="77777777" w:rsidR="000D6396" w:rsidRDefault="000D6396" w:rsidP="00A43D30"/>
    <w:p w14:paraId="3DA45CFC" w14:textId="77777777" w:rsidR="000D6396" w:rsidRDefault="00C46F0A" w:rsidP="00C46F0A">
      <w:pPr>
        <w:pStyle w:val="Heading2"/>
      </w:pPr>
      <w:bookmarkStart w:id="20" w:name="_Toc62040909"/>
      <w:r>
        <w:t>A different kind of community model</w:t>
      </w:r>
      <w:bookmarkEnd w:id="2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21" w:name="_Toc62040910"/>
      <w:r>
        <w:t>What CW3M is for</w:t>
      </w:r>
      <w:bookmarkEnd w:id="2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2" w:name="_Toc62040911"/>
      <w:r>
        <w:t>Management and maintenance</w:t>
      </w:r>
      <w:bookmarkEnd w:id="2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23" w:name="_Toc62040912"/>
      <w:r>
        <w:t xml:space="preserve">CW3M – A </w:t>
      </w:r>
      <w:r w:rsidR="007E0920">
        <w:t>“</w:t>
      </w:r>
      <w:r>
        <w:t>first principles</w:t>
      </w:r>
      <w:r w:rsidR="007E0920">
        <w:t>”</w:t>
      </w:r>
      <w:r>
        <w:t xml:space="preserve"> model with tuning knobs</w:t>
      </w:r>
      <w:bookmarkEnd w:id="2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24" w:name="_Toc62040913"/>
      <w:r>
        <w:t>The tuning knobs</w:t>
      </w:r>
      <w:bookmarkEnd w:id="24"/>
    </w:p>
    <w:p w14:paraId="357A9712" w14:textId="3B026DD3" w:rsidR="00CF4F65" w:rsidRDefault="00CF4F65" w:rsidP="00CF4F65"/>
    <w:p w14:paraId="386F14D4" w14:textId="7E6DF33D" w:rsidR="00227342" w:rsidRDefault="00CF4F65" w:rsidP="00872B5B">
      <w:pPr>
        <w:pStyle w:val="Heading2"/>
      </w:pPr>
      <w:bookmarkStart w:id="25" w:name="_Toc62040914"/>
      <w:r>
        <w:t xml:space="preserve">ET_MULT </w:t>
      </w:r>
      <w:r w:rsidR="00227342">
        <w:t>– forest evapotranspiration</w:t>
      </w:r>
      <w:bookmarkEnd w:id="2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26" w:name="_Toc62040915"/>
      <w:r>
        <w:t>SOLAR_RADIATION_MULTIPLIER – reservoir insolation</w:t>
      </w:r>
      <w:bookmarkEnd w:id="2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27" w:name="_Toc62040916"/>
      <w:r>
        <w:t>FLOW_CMS – Discharge from High Cascade springs</w:t>
      </w:r>
      <w:bookmarkEnd w:id="2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28" w:name="_Toc62040917"/>
      <w:r>
        <w:t>Study areas</w:t>
      </w:r>
      <w:bookmarkEnd w:id="2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9" w:name="_Toc62040918"/>
      <w:r>
        <w:t>Data</w:t>
      </w:r>
      <w:r w:rsidR="00A92F06">
        <w:t>CW3M</w:t>
      </w:r>
      <w:r>
        <w:t xml:space="preserve"> directory structure</w:t>
      </w:r>
      <w:bookmarkEnd w:id="2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xml:space="preserve">, e.g. </w:t>
      </w:r>
      <w:r w:rsidR="00403174">
        <w:lastRenderedPageBreak/>
        <w:t>“C:\DataCW3M_0.1.4”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30" w:name="_Toc62040919"/>
      <w:r>
        <w:t>DataCW3M\ScenarioData directory structure</w:t>
      </w:r>
      <w:bookmarkEnd w:id="3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31" w:name="_Toc62040920"/>
      <w:r>
        <w:t>DataCW3M\ScenarioData\&lt;scenario&gt; folder contents</w:t>
      </w:r>
      <w:bookmarkEnd w:id="3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32" w:name="_Toc62040921"/>
      <w:r>
        <w:t>DataCW3M\&lt;study area&gt; folder contents</w:t>
      </w:r>
      <w:bookmarkEnd w:id="3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33" w:name="_Ref529607484"/>
      <w:bookmarkStart w:id="3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33"/>
      <w:r>
        <w:t xml:space="preserve">. Willamette River basin study area; embedded study areas are </w:t>
      </w:r>
      <w:r w:rsidR="0005603B">
        <w:t>colored</w:t>
      </w:r>
      <w:r w:rsidR="0097392C">
        <w:t xml:space="preserve"> other than gray.  The 2 lighter blues together make up the upper Willamette basin study area.</w:t>
      </w:r>
      <w:bookmarkEnd w:id="3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35" w:name="_Ref529607514"/>
      <w:bookmarkStart w:id="3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35"/>
      <w:r>
        <w:t>. Tualatin basin study area; Chicken Creek watershed is highlighted.</w:t>
      </w:r>
      <w:bookmarkEnd w:id="3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37" w:name="_Ref529607587"/>
      <w:bookmarkStart w:id="3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37"/>
      <w:r>
        <w:t>. North Santiam watershed study area.</w:t>
      </w:r>
      <w:bookmarkEnd w:id="3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39" w:name="_Ref529607628"/>
      <w:bookmarkStart w:id="4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39"/>
      <w:r>
        <w:t>. Upper Willamette study area.</w:t>
      </w:r>
      <w:bookmarkEnd w:id="4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41" w:name="_Ref529611388"/>
      <w:bookmarkStart w:id="4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41"/>
      <w:r>
        <w:t>. Chicken Creek watershed study area.</w:t>
      </w:r>
      <w:bookmarkEnd w:id="4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3" w:name="_Toc62040922"/>
      <w:r>
        <w:t>Calendar conventions</w:t>
      </w:r>
      <w:bookmarkEnd w:id="4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4" w:name="_Toc62040923"/>
      <w:r>
        <w:t>Water years</w:t>
      </w:r>
      <w:bookmarkEnd w:id="4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5" w:name="_Toc62040924"/>
      <w:r>
        <w:t>Climate data</w:t>
      </w:r>
      <w:bookmarkEnd w:id="45"/>
    </w:p>
    <w:p w14:paraId="4E201698" w14:textId="77777777" w:rsidR="00CB152A" w:rsidRPr="00A06758" w:rsidRDefault="00CB152A" w:rsidP="00A06758"/>
    <w:p w14:paraId="400F9551" w14:textId="77777777" w:rsidR="00CB152A" w:rsidRDefault="00CB152A" w:rsidP="00CB152A">
      <w:pPr>
        <w:pStyle w:val="Heading2"/>
      </w:pPr>
      <w:bookmarkStart w:id="46" w:name="_Toc2858729"/>
      <w:bookmarkStart w:id="47" w:name="_Toc62040925"/>
      <w:r>
        <w:t>Numbered climate scenarios in the model</w:t>
      </w:r>
      <w:bookmarkEnd w:id="46"/>
      <w:bookmarkEnd w:id="47"/>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8" w:name="_Ref6032062"/>
      <w:bookmarkStart w:id="49" w:name="_Ref6033311"/>
      <w:bookmarkStart w:id="50" w:name="_Toc6121576"/>
      <w:r>
        <w:t xml:space="preserve">Table </w:t>
      </w:r>
      <w:bookmarkEnd w:id="48"/>
      <w:r>
        <w:t>1. Numbered climate scenarios</w:t>
      </w:r>
      <w:bookmarkEnd w:id="49"/>
      <w:bookmarkEnd w:id="5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1" w:name="_Toc7759621"/>
      <w:bookmarkStart w:id="52" w:name="_Toc62040926"/>
      <w:r>
        <w:t>Monthly and seasonal weather data</w:t>
      </w:r>
      <w:bookmarkEnd w:id="51"/>
      <w:bookmarkEnd w:id="5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3" w:name="_Toc62040927"/>
      <w:r>
        <w:t>Climate data grid</w:t>
      </w:r>
      <w:r w:rsidR="009F132A">
        <w:t>s</w:t>
      </w:r>
      <w:bookmarkEnd w:id="5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4" w:name="_Toc62040928"/>
      <w:r>
        <w:t>The WW2100 climate grid</w:t>
      </w:r>
      <w:bookmarkEnd w:id="5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5" w:name="_Toc62040929"/>
      <w:r>
        <w:t>The v2 climate grid</w:t>
      </w:r>
      <w:bookmarkEnd w:id="5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6" w:name="_Toc62040930"/>
      <w:r>
        <w:t>How climate data is looked up</w:t>
      </w:r>
      <w:bookmarkEnd w:id="5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7" w:name="_Toc62040931"/>
      <w:r>
        <w:t>What is in a climate dataset</w:t>
      </w:r>
      <w:bookmarkEnd w:id="5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8" w:name="_Toc62040932"/>
      <w:r>
        <w:t>Water rights</w:t>
      </w:r>
      <w:bookmarkEnd w:id="58"/>
    </w:p>
    <w:p w14:paraId="7ECEE8A5" w14:textId="77777777" w:rsidR="00D35AF7" w:rsidRDefault="00D35AF7" w:rsidP="00D35AF7">
      <w:pPr>
        <w:pStyle w:val="Heading2"/>
      </w:pPr>
      <w:bookmarkStart w:id="59" w:name="_Toc62040933"/>
      <w:r>
        <w:t>Water rights data</w:t>
      </w:r>
      <w:bookmarkEnd w:id="59"/>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0" w:name="_Toc62040934"/>
      <w:r>
        <w:t>The wr_pods.csv file</w:t>
      </w:r>
      <w:bookmarkEnd w:id="6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1" w:name="_Toc62040935"/>
      <w:r>
        <w:t>The wr_pous.csv file</w:t>
      </w:r>
      <w:bookmarkEnd w:id="6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 w:name="_Toc62040936"/>
      <w:r>
        <w:t>Adding a water right</w:t>
      </w:r>
      <w:bookmarkEnd w:id="6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3" w:name="_Toc62040937"/>
      <w:r>
        <w:t>Stream flow and stream temperature</w:t>
      </w:r>
      <w:bookmarkEnd w:id="63"/>
    </w:p>
    <w:p w14:paraId="224B0981" w14:textId="77777777" w:rsidR="008C7362" w:rsidRDefault="008C7362" w:rsidP="008C7362">
      <w:pPr>
        <w:pStyle w:val="Heading2"/>
      </w:pPr>
      <w:bookmarkStart w:id="64" w:name="_Toc50800503"/>
      <w:bookmarkStart w:id="65" w:name="_Toc54090937"/>
      <w:bookmarkStart w:id="66" w:name="_Toc62040938"/>
      <w:r>
        <w:t>Water parcels</w:t>
      </w:r>
      <w:bookmarkEnd w:id="64"/>
      <w:bookmarkEnd w:id="65"/>
      <w:bookmarkEnd w:id="6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7" w:name="_Toc62040939"/>
      <w:r>
        <w:t>Daily water mass and energy balance</w:t>
      </w:r>
      <w:bookmarkEnd w:id="6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8" w:name="_Toc62040940"/>
      <w:r>
        <w:t>Estimating the rate of flow</w:t>
      </w:r>
      <w:r w:rsidR="006A13B7">
        <w:t xml:space="preserve"> </w:t>
      </w:r>
      <w:r>
        <w:t>in a stream reach</w:t>
      </w:r>
      <w:bookmarkEnd w:id="6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9" w:name="_Toc62040941"/>
      <w:r>
        <w:t>Estimating the surface area of the water in a subreach</w:t>
      </w:r>
      <w:bookmarkEnd w:id="69"/>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70" w:name="_Toc62040942"/>
      <w:r>
        <w:t>Water temperature from thermal energy</w:t>
      </w:r>
      <w:bookmarkEnd w:id="7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1" w:name="_Toc62040943"/>
      <w:r>
        <w:t>Initial conditions for Flow: the IC file</w:t>
      </w:r>
      <w:bookmarkEnd w:id="71"/>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2" w:name="_Toc62040944"/>
      <w:r>
        <w:t>Boundary conditions for stream water temperature</w:t>
      </w:r>
      <w:bookmarkEnd w:id="72"/>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3" w:name="_Toc62040945"/>
      <w:r>
        <w:t>Thermal stratification in reservoirs</w:t>
      </w:r>
      <w:bookmarkEnd w:id="73"/>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4" w:name="_Toc62040946"/>
      <w:r>
        <w:t>Thermal loading</w:t>
      </w:r>
      <w:bookmarkEnd w:id="74"/>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5" w:name="_Toc62040947"/>
      <w:r>
        <w:t>Reservoirs</w:t>
      </w:r>
      <w:bookmarkEnd w:id="75"/>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6" w:name="_Toc62040948"/>
      <w:r>
        <w:t>Reservoir data</w:t>
      </w:r>
      <w:bookmarkEnd w:id="76"/>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7" w:name="_Toc62040949"/>
      <w:r>
        <w:t>Reservoir data sources</w:t>
      </w:r>
      <w:bookmarkEnd w:id="77"/>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8" w:name="_Toc62040950"/>
      <w:r>
        <w:t>Creating a new study area</w:t>
      </w:r>
      <w:r w:rsidR="00A55502">
        <w:t xml:space="preserve"> from a watershed within the WRB</w:t>
      </w:r>
      <w:bookmarkEnd w:id="7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9" w:name="_Toc62040951"/>
      <w:r>
        <w:t>Limitations of subbasin simulations</w:t>
      </w:r>
      <w:bookmarkEnd w:id="79"/>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0" w:name="_Toc62040952"/>
      <w:r>
        <w:t>Calibration procedure</w:t>
      </w:r>
      <w:bookmarkEnd w:id="80"/>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1" w:name="_Toc62040953"/>
      <w:r>
        <w:lastRenderedPageBreak/>
        <w:t>Using PEST to determine HBV parameter values</w:t>
      </w:r>
      <w:bookmarkEnd w:id="81"/>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2" w:name="_Toc62040954"/>
      <w:r>
        <w:t>Calibrating streamflows using stream gage measurements</w:t>
      </w:r>
      <w:bookmarkEnd w:id="82"/>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3" w:name="_Toc62040955"/>
      <w:r>
        <w:t>Calibrating stream temperatures</w:t>
      </w:r>
      <w:bookmarkEnd w:id="83"/>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4" w:name="_Toc62040956"/>
      <w:r>
        <w:t>North Santiam study area</w:t>
      </w:r>
      <w:bookmarkEnd w:id="84"/>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5" w:name="_Toc62040957"/>
      <w:r>
        <w:rPr>
          <w:rFonts w:eastAsia="Times New Roman"/>
        </w:rPr>
        <w:t>Instream water rights</w:t>
      </w:r>
      <w:bookmarkEnd w:id="8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6"/>
    </w:p>
    <w:p w14:paraId="0FD5899C" w14:textId="77777777" w:rsidR="0092040E" w:rsidRDefault="0092040E" w:rsidP="0092040E"/>
    <w:p w14:paraId="0E0CDFE5" w14:textId="77777777" w:rsidR="00B91F45" w:rsidRDefault="00B47486" w:rsidP="00B91F45">
      <w:pPr>
        <w:pStyle w:val="Heading2"/>
      </w:pPr>
      <w:bookmarkStart w:id="87" w:name="_Toc62040958"/>
      <w:r>
        <w:t xml:space="preserve">Municipal </w:t>
      </w:r>
      <w:r w:rsidR="00057A5D">
        <w:t>w</w:t>
      </w:r>
      <w:r>
        <w:t xml:space="preserve">ater </w:t>
      </w:r>
      <w:r w:rsidR="00D97755">
        <w:t>r</w:t>
      </w:r>
      <w:r>
        <w:t>ights</w:t>
      </w:r>
      <w:bookmarkEnd w:id="87"/>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8" w:name="_Toc62040959"/>
      <w:r>
        <w:t>McKenzie Basin Wetlands Study</w:t>
      </w:r>
      <w:bookmarkEnd w:id="88"/>
    </w:p>
    <w:p w14:paraId="79498AD8" w14:textId="77777777" w:rsidR="00736461" w:rsidRPr="00D97CDA" w:rsidRDefault="00736461" w:rsidP="00A8214A"/>
    <w:p w14:paraId="2403DDA0" w14:textId="063D759E" w:rsidR="00275338" w:rsidRDefault="003613A1" w:rsidP="00A8214A">
      <w:pPr>
        <w:pStyle w:val="Heading2"/>
      </w:pPr>
      <w:bookmarkStart w:id="89" w:name="_Toc62040960"/>
      <w:r>
        <w:t xml:space="preserve">Project </w:t>
      </w:r>
      <w:r w:rsidR="00DC262D">
        <w:t>Overview</w:t>
      </w:r>
      <w:bookmarkEnd w:id="89"/>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90" w:name="_Ref48282850"/>
      <w:bookmarkStart w:id="91" w:name="_Toc53219839"/>
      <w:r>
        <w:t xml:space="preserve">Figure </w:t>
      </w:r>
      <w:fldSimple w:instr=" SEQ Figure \* ARABIC ">
        <w:r w:rsidR="006F0CBC">
          <w:rPr>
            <w:noProof/>
          </w:rPr>
          <w:t>7</w:t>
        </w:r>
      </w:fldSimple>
      <w:bookmarkEnd w:id="90"/>
      <w:r>
        <w:t>. McKenzie basin in CW3M screen capture</w:t>
      </w:r>
      <w:bookmarkEnd w:id="9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92" w:name="_Ref48282776"/>
      <w:bookmarkStart w:id="93" w:name="_Ref48282732"/>
      <w:bookmarkStart w:id="94" w:name="_Toc53219840"/>
      <w:r>
        <w:t xml:space="preserve">Figure </w:t>
      </w:r>
      <w:fldSimple w:instr=" SEQ Figure \* ARABIC ">
        <w:r w:rsidR="006F0CBC">
          <w:rPr>
            <w:noProof/>
          </w:rPr>
          <w:t>8</w:t>
        </w:r>
      </w:fldSimple>
      <w:bookmarkEnd w:id="92"/>
      <w:r>
        <w:t>. Wetlands in the lower McKenzie basin, with their WETL_ID attribute values</w:t>
      </w:r>
      <w:bookmarkEnd w:id="93"/>
      <w:bookmarkEnd w:id="94"/>
    </w:p>
    <w:p w14:paraId="364BDC9E" w14:textId="77777777" w:rsidR="004D33B7" w:rsidRDefault="004D33B7" w:rsidP="00275338"/>
    <w:p w14:paraId="6EF95807" w14:textId="5E566C26" w:rsidR="003613A1" w:rsidRDefault="003613A1" w:rsidP="00A8214A">
      <w:pPr>
        <w:pStyle w:val="Heading2"/>
      </w:pPr>
      <w:bookmarkStart w:id="95" w:name="_Toc62040961"/>
      <w:r>
        <w:t>Model and Simulation Overview</w:t>
      </w:r>
      <w:bookmarkEnd w:id="95"/>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6" w:name="_Toc62040962"/>
      <w:r>
        <w:t>McKenzie wetlands in the initial versions of the IDU, HRU, and Reach data layers</w:t>
      </w:r>
      <w:bookmarkEnd w:id="96"/>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7" w:name="_Toc49175988"/>
      <w:bookmarkStart w:id="98" w:name="_Toc62040963"/>
      <w:r>
        <w:t>Data changes for better representation of wetlands</w:t>
      </w:r>
      <w:bookmarkEnd w:id="97"/>
      <w:bookmarkEnd w:id="9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9" w:name="_Toc62040964"/>
      <w:r>
        <w:t xml:space="preserve">Projection, </w:t>
      </w:r>
      <w:r w:rsidR="006F174A">
        <w:t>Calendar</w:t>
      </w:r>
      <w:r>
        <w:t>,</w:t>
      </w:r>
      <w:r w:rsidR="006F174A">
        <w:t xml:space="preserve"> and </w:t>
      </w:r>
      <w:r w:rsidR="009D540F">
        <w:t>Units</w:t>
      </w:r>
      <w:bookmarkEnd w:id="9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00" w:name="_Toc62040965"/>
      <w:r>
        <w:t>Simulation of changes in wetlands over time</w:t>
      </w:r>
      <w:bookmarkEnd w:id="10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1" w:name="_Toc62040966"/>
      <w:r>
        <w:t xml:space="preserve">How wetlands </w:t>
      </w:r>
      <w:r w:rsidR="000806A1">
        <w:t>are</w:t>
      </w:r>
      <w:r>
        <w:t xml:space="preserve"> represented</w:t>
      </w:r>
      <w:r w:rsidR="006D6388">
        <w:t xml:space="preserve"> in the model</w:t>
      </w:r>
      <w:bookmarkEnd w:id="10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2" w:name="_Toc62040967"/>
      <w:r>
        <w:t>Attributes of interest in the wetlands study</w:t>
      </w:r>
      <w:bookmarkEnd w:id="10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3" w:name="_Toc62040968"/>
      <w:r>
        <w:t>A WETNESS attribute</w:t>
      </w:r>
      <w:bookmarkEnd w:id="10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4" w:name="_Toc62040969"/>
      <w:r>
        <w:t>Calculating the exchange of water between the wetland and the reach</w:t>
      </w:r>
      <w:bookmarkEnd w:id="104"/>
    </w:p>
    <w:p w14:paraId="71419F3E" w14:textId="001ADEBC" w:rsidR="00871F69" w:rsidRDefault="00871F69" w:rsidP="00871F69">
      <w:pPr>
        <w:pStyle w:val="Heading3"/>
      </w:pPr>
      <w:bookmarkStart w:id="105" w:name="_Toc62040970"/>
      <w:r>
        <w:t xml:space="preserve">Wetland </w:t>
      </w:r>
      <w:r w:rsidR="007A55EC">
        <w:t xml:space="preserve">IDU </w:t>
      </w:r>
      <w:r>
        <w:t>parameters</w:t>
      </w:r>
      <w:bookmarkEnd w:id="10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6" w:name="_Toc62040971"/>
      <w:r>
        <w:t>Reach parameters</w:t>
      </w:r>
      <w:bookmarkEnd w:id="10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7" w:name="_Toc62040972"/>
      <w:r>
        <w:t>Loss (or gain) of wetlands</w:t>
      </w:r>
      <w:bookmarkEnd w:id="10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8" w:name="_Toc62040973"/>
      <w:r>
        <w:t>Reality check</w:t>
      </w:r>
      <w:bookmarkEnd w:id="10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9" w:name="_Toc62040974"/>
      <w:r>
        <w:t>High Cascades Springs</w:t>
      </w:r>
      <w:bookmarkEnd w:id="109"/>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0" w:name="_Toc62040975"/>
      <w:r>
        <w:t>Calibration</w:t>
      </w:r>
      <w:r w:rsidR="00B06ED6">
        <w:t xml:space="preserve"> and simulation skill</w:t>
      </w:r>
      <w:bookmarkEnd w:id="110"/>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11" w:name="_Toc62040976"/>
      <w:r>
        <w:t>Analysis of</w:t>
      </w:r>
      <w:r w:rsidR="003024C9">
        <w:t xml:space="preserve"> locations where the model has low skill</w:t>
      </w:r>
      <w:bookmarkEnd w:id="111"/>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12" w:name="_Toc62040977"/>
      <w:r>
        <w:t>Simulated McKenzie basin water budget</w:t>
      </w:r>
      <w:r w:rsidR="00334ED8">
        <w:t xml:space="preserve"> and thermal energy budget</w:t>
      </w:r>
      <w:bookmarkEnd w:id="112"/>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3" w:name="_Toc62040978"/>
      <w:r>
        <w:t>CW3M v. Shade-a-lator</w:t>
      </w:r>
      <w:bookmarkEnd w:id="113"/>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343B8ADA" w:rsidR="00CB4C77" w:rsidRDefault="00CB4C77" w:rsidP="00CB4C77">
      <w:r>
        <w:lastRenderedPageBreak/>
        <w:t xml:space="preserve">Shade-a-lator works at finer spatial and temporal scales than CW3M.  CW3M’s temporal unit of computation is one day, while the temporal unit for Shade-a-lator is one hour.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114" w:author="David Conklin" w:date="2021-01-22T07:35:00Z">
        <w:r w:rsidR="00396FDB">
          <w:t xml:space="preserve">and </w:t>
        </w:r>
      </w:ins>
      <w:del w:id="115" w:author="David Conklin" w:date="2021-01-22T07:34:00Z">
        <w:r w:rsidDel="00396FDB">
          <w:delText xml:space="preserve">and </w:delText>
        </w:r>
      </w:del>
      <w:r>
        <w:t>aspect</w:t>
      </w:r>
      <w:del w:id="116"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6276CDDE" w:rsidR="006752BA" w:rsidRDefault="006752BA" w:rsidP="006752BA">
      <w:pPr>
        <w:pStyle w:val="ListParagraph"/>
        <w:numPr>
          <w:ilvl w:val="0"/>
          <w:numId w:val="9"/>
        </w:numPr>
      </w:pPr>
      <w:r>
        <w:t>bottom width, elevation, and gradient</w:t>
      </w:r>
    </w:p>
    <w:p w14:paraId="02C4B490" w14:textId="7C03CDB4" w:rsidR="008F53A3" w:rsidRDefault="008F53A3" w:rsidP="008F53A3"/>
    <w:p w14:paraId="55794AE5" w14:textId="77777777" w:rsidR="008F53A3" w:rsidRDefault="008F53A3" w:rsidP="008F53A3">
      <w:r>
        <w:t>Shade-a-lator calculates the intensity of the incoming solar shortwave radiation at each hour of the day as it varies seasonally.  The shortwave flux is attenuated by its passage through the canopy; the attenuation varies over the course of the day with the sun’s compass direction and height above the horizon.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563D552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have already been attenuated by atmospheric conditions, and represent 24-hour averages for each calendar date, of radiation falling on a flat surface without topographic shading.  CW3M will reduce the shortwave radiation value by taking into account topographic shading, but that has not yet been implemented as of 1/12/21.</w:t>
      </w:r>
    </w:p>
    <w:p w14:paraId="09F80CAA" w14:textId="0C0A98BF" w:rsidR="006D41D5" w:rsidRDefault="006D41D5" w:rsidP="008F53A3"/>
    <w:p w14:paraId="0D9299B4" w14:textId="3AA27584" w:rsidR="006D41D5" w:rsidRDefault="00C33A2C">
      <w:pPr>
        <w:rPr>
          <w:ins w:id="117" w:author="David Conklin" w:date="2021-01-22T07:38:00Z"/>
        </w:rPr>
      </w:pPr>
      <w:r>
        <w:t>The information about streamside vegetation is much more limited in CW3M than in Shade-a-lator.  For each bank, CW3M will infer the vegetation height from the VEGCLASS and AGECLASS of the representative streamside IDU, and will infer the canopy density from the VEGCLASS and the calendar date.  Attenuation by streamside conditions will be estimated as a function of stream width, bank height, vegetation height, and canopy density; this has not yet been implemented as of 1/12/21.</w:t>
      </w:r>
    </w:p>
    <w:p w14:paraId="058325B8" w14:textId="3E69EC91" w:rsidR="00396FDB" w:rsidRDefault="00396FDB">
      <w:pPr>
        <w:rPr>
          <w:ins w:id="118" w:author="David Conklin" w:date="2021-01-22T08:36:00Z"/>
        </w:rPr>
      </w:pPr>
    </w:p>
    <w:p w14:paraId="00A54AF9" w14:textId="340C66D7" w:rsidR="00F024C9" w:rsidRDefault="00F024C9">
      <w:pPr>
        <w:rPr>
          <w:ins w:id="119" w:author="David Conklin" w:date="2021-01-22T08:36:00Z"/>
        </w:rPr>
      </w:pPr>
      <w:ins w:id="120" w:author="David Conklin" w:date="2021-01-22T08:36:00Z">
        <w:r>
          <w:rPr>
            <w:noProof/>
          </w:rPr>
          <w:lastRenderedPageBreak/>
          <w:drawing>
            <wp:inline distT="0" distB="0" distL="0" distR="0" wp14:anchorId="2AE91DBA" wp14:editId="23316B92">
              <wp:extent cx="5943600" cy="4020820"/>
              <wp:effectExtent l="0" t="0" r="0" b="17780"/>
              <wp:docPr id="13" name="Chart 13">
                <a:extLst xmlns:a="http://schemas.openxmlformats.org/drawingml/2006/main">
                  <a:ext uri="{FF2B5EF4-FFF2-40B4-BE49-F238E27FC236}">
                    <a16:creationId xmlns:a16="http://schemas.microsoft.com/office/drawing/2014/main" id="{B73591D6-824C-461E-B877-3B708DFAD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5AD21D52" w14:textId="54E6A0B7" w:rsidR="00F024C9" w:rsidRPr="00F024C9" w:rsidRDefault="00F024C9">
      <w:pPr>
        <w:rPr>
          <w:ins w:id="121" w:author="David Conklin" w:date="2021-01-22T08:40:00Z"/>
          <w:rFonts w:ascii="Times New Roman" w:hAnsi="Times New Roman" w:cs="Times New Roman"/>
          <w:sz w:val="20"/>
          <w:szCs w:val="20"/>
          <w:rPrChange w:id="122" w:author="David Conklin" w:date="2021-01-22T08:41:00Z">
            <w:rPr>
              <w:ins w:id="123" w:author="David Conklin" w:date="2021-01-22T08:40:00Z"/>
            </w:rPr>
          </w:rPrChange>
        </w:rPr>
      </w:pPr>
      <w:ins w:id="124" w:author="David Conklin" w:date="2021-01-22T08:36:00Z">
        <w:r w:rsidRPr="00F024C9">
          <w:rPr>
            <w:rFonts w:ascii="Times New Roman" w:hAnsi="Times New Roman" w:cs="Times New Roman"/>
            <w:sz w:val="20"/>
            <w:szCs w:val="20"/>
            <w:rPrChange w:id="125" w:author="David Conklin" w:date="2021-01-22T08:41:00Z">
              <w:rPr/>
            </w:rPrChange>
          </w:rPr>
          <w:t>Insolation on Shade-a-la</w:t>
        </w:r>
      </w:ins>
      <w:ins w:id="126" w:author="David Conklin" w:date="2021-01-22T08:37:00Z">
        <w:r w:rsidRPr="00F024C9">
          <w:rPr>
            <w:rFonts w:ascii="Times New Roman" w:hAnsi="Times New Roman" w:cs="Times New Roman"/>
            <w:sz w:val="20"/>
            <w:szCs w:val="20"/>
            <w:rPrChange w:id="127" w:author="David Conklin" w:date="2021-01-22T08:41:00Z">
              <w:rPr/>
            </w:rPrChange>
          </w:rPr>
          <w:t>tor reaches 55.9-56.25 compared to CW3M reach 23772865</w:t>
        </w:r>
      </w:ins>
      <w:ins w:id="128" w:author="David Conklin" w:date="2021-01-22T08:38:00Z">
        <w:r w:rsidRPr="00F024C9">
          <w:rPr>
            <w:rFonts w:ascii="Times New Roman" w:hAnsi="Times New Roman" w:cs="Times New Roman"/>
            <w:sz w:val="20"/>
            <w:szCs w:val="20"/>
            <w:rPrChange w:id="129" w:author="David Conklin" w:date="2021-01-22T08:41:00Z">
              <w:rPr/>
            </w:rPrChange>
          </w:rPr>
          <w:t xml:space="preserve"> for the current conditions, leaf off Shade-a-lator data from TFT</w:t>
        </w:r>
      </w:ins>
      <w:ins w:id="130" w:author="David Conklin" w:date="2021-01-22T08:39:00Z">
        <w:r w:rsidRPr="00F024C9">
          <w:rPr>
            <w:rFonts w:ascii="Times New Roman" w:hAnsi="Times New Roman" w:cs="Times New Roman"/>
            <w:sz w:val="20"/>
            <w:szCs w:val="20"/>
            <w:rPrChange w:id="131" w:author="David Conklin" w:date="2021-01-22T08:41:00Z">
              <w:rPr/>
            </w:rPrChange>
          </w:rPr>
          <w:t>, and from CW3M ver. 246.  CW3M data is the raw input da</w:t>
        </w:r>
      </w:ins>
      <w:ins w:id="132" w:author="David Conklin" w:date="2021-01-22T08:40:00Z">
        <w:r w:rsidRPr="00F024C9">
          <w:rPr>
            <w:rFonts w:ascii="Times New Roman" w:hAnsi="Times New Roman" w:cs="Times New Roman"/>
            <w:sz w:val="20"/>
            <w:szCs w:val="20"/>
            <w:rPrChange w:id="133" w:author="David Conklin" w:date="2021-01-22T08:41:00Z">
              <w:rPr/>
            </w:rPrChange>
          </w:rPr>
          <w:t>ta from the climate dataset, before applying topographic or vegetative shading.</w:t>
        </w:r>
      </w:ins>
      <w:ins w:id="134" w:author="David Conklin" w:date="2021-01-22T08:42:00Z">
        <w:r>
          <w:rPr>
            <w:rFonts w:ascii="Times New Roman" w:hAnsi="Times New Roman" w:cs="Times New Roman"/>
            <w:sz w:val="20"/>
            <w:szCs w:val="20"/>
          </w:rPr>
          <w:t xml:space="preserve">  Shade-a-lator output includes</w:t>
        </w:r>
      </w:ins>
      <w:ins w:id="135" w:author="David Conklin" w:date="2021-01-22T08:43:00Z">
        <w:r>
          <w:rPr>
            <w:rFonts w:ascii="Times New Roman" w:hAnsi="Times New Roman" w:cs="Times New Roman"/>
            <w:sz w:val="20"/>
            <w:szCs w:val="20"/>
          </w:rPr>
          <w:t xml:space="preserve"> the effects of topographic and vegetative shading, but not of day-to-day cloudiness.</w:t>
        </w:r>
      </w:ins>
    </w:p>
    <w:p w14:paraId="3A0A0D52" w14:textId="752B1BF3" w:rsidR="00F024C9" w:rsidRDefault="00F024C9">
      <w:pPr>
        <w:rPr>
          <w:ins w:id="136" w:author="David Conklin" w:date="2021-01-22T08:41:00Z"/>
        </w:rPr>
      </w:pPr>
    </w:p>
    <w:p w14:paraId="11DC2EB1" w14:textId="77777777" w:rsidR="00F024C9" w:rsidRDefault="00F024C9">
      <w:pPr>
        <w:rPr>
          <w:ins w:id="137" w:author="David Conklin" w:date="2021-01-22T07:38:00Z"/>
        </w:rPr>
      </w:pPr>
    </w:p>
    <w:p w14:paraId="33A9DEFF" w14:textId="00083F8C" w:rsidR="00396FDB" w:rsidRDefault="00396FDB">
      <w:pPr>
        <w:rPr>
          <w:ins w:id="138" w:author="David Conklin" w:date="2021-01-22T07:41:00Z"/>
        </w:rPr>
      </w:pPr>
      <w:ins w:id="139" w:author="David Conklin" w:date="2021-01-22T07:38:00Z">
        <w:r>
          <w:t>The scope</w:t>
        </w:r>
      </w:ins>
      <w:ins w:id="140" w:author="David Conklin" w:date="2021-01-22T07:39:00Z">
        <w:r>
          <w:t xml:space="preserve"> for the LCOG McKenzie wetlands project includes establishing, to the degree practical, that CW3M gives the same re</w:t>
        </w:r>
      </w:ins>
      <w:ins w:id="141" w:author="David Conklin" w:date="2021-01-22T07:40:00Z">
        <w:r>
          <w:t>sults as Shade-a-lator.</w:t>
        </w:r>
      </w:ins>
      <w:ins w:id="142" w:author="David Conklin" w:date="2021-01-22T07:41:00Z">
        <w:r>
          <w:t xml:space="preserve">  Here is how the comparison will be made.</w:t>
        </w:r>
      </w:ins>
    </w:p>
    <w:p w14:paraId="577A9AA0" w14:textId="158AD1E2" w:rsidR="00396FDB" w:rsidRDefault="00396FDB">
      <w:pPr>
        <w:rPr>
          <w:ins w:id="143" w:author="David Conklin" w:date="2021-01-22T07:41:00Z"/>
        </w:rPr>
      </w:pPr>
    </w:p>
    <w:p w14:paraId="09A27F7B" w14:textId="40114B0A" w:rsidR="00396FDB" w:rsidRDefault="00396FDB" w:rsidP="00396FDB">
      <w:pPr>
        <w:pStyle w:val="ListParagraph"/>
        <w:numPr>
          <w:ilvl w:val="0"/>
          <w:numId w:val="10"/>
        </w:numPr>
        <w:rPr>
          <w:ins w:id="144" w:author="David Conklin" w:date="2021-01-22T08:44:00Z"/>
        </w:rPr>
      </w:pPr>
      <w:ins w:id="145" w:author="David Conklin" w:date="2021-01-22T07:42:00Z">
        <w:r>
          <w:t>Shade-a-lator starts with solar radiation as a function of calendar date and</w:t>
        </w:r>
      </w:ins>
      <w:ins w:id="146" w:author="David Conklin" w:date="2021-01-22T07:43:00Z">
        <w:r>
          <w:t xml:space="preserve"> position on the earth’s surface</w:t>
        </w:r>
      </w:ins>
      <w:ins w:id="147" w:author="David Conklin" w:date="2021-01-22T07:45:00Z">
        <w:r w:rsidR="00836934">
          <w:t>, and reduces it by first by the effect of topographic shading and second by the e</w:t>
        </w:r>
      </w:ins>
      <w:ins w:id="148" w:author="David Conklin" w:date="2021-01-22T07:46:00Z">
        <w:r w:rsidR="00836934">
          <w:t xml:space="preserve">ffect of shading by vegetation and streambank heights. </w:t>
        </w:r>
      </w:ins>
      <w:ins w:id="149" w:author="David Conklin" w:date="2021-01-22T07:48:00Z">
        <w:r w:rsidR="00836934">
          <w:t xml:space="preserve"> While Shade-a-lator has the ability to take cloudiness into account, </w:t>
        </w:r>
      </w:ins>
      <w:ins w:id="150" w:author="David Conklin" w:date="2021-01-22T07:49:00Z">
        <w:r w:rsidR="00836934">
          <w:t xml:space="preserve">the available Shade-a-lator outut data was apparently produced without </w:t>
        </w:r>
      </w:ins>
      <w:ins w:id="151" w:author="David Conklin" w:date="2021-01-22T07:50:00Z">
        <w:r w:rsidR="00836934">
          <w:t xml:space="preserve">any effects of clouds.  </w:t>
        </w:r>
      </w:ins>
      <w:ins w:id="152" w:author="David Conklin" w:date="2021-01-22T07:46:00Z">
        <w:r w:rsidR="00836934">
          <w:t>CW3M star</w:t>
        </w:r>
      </w:ins>
      <w:ins w:id="153" w:author="David Conklin" w:date="2021-01-22T07:47:00Z">
        <w:r w:rsidR="00836934">
          <w:t>ts with solar radiation at the surface which has already been reduced by the effect of clou</w:t>
        </w:r>
      </w:ins>
      <w:ins w:id="154" w:author="David Conklin" w:date="2021-01-22T07:48:00Z">
        <w:r w:rsidR="00836934">
          <w:t>diness</w:t>
        </w:r>
      </w:ins>
      <w:ins w:id="155" w:author="David Conklin" w:date="2021-01-22T07:51:00Z">
        <w:r w:rsidR="00836934">
          <w:t>; the solar radiation data</w:t>
        </w:r>
      </w:ins>
      <w:ins w:id="156" w:author="David Conklin" w:date="2021-01-22T07:52:00Z">
        <w:r w:rsidR="00836934">
          <w:t xml:space="preserve"> used by CW3M</w:t>
        </w:r>
      </w:ins>
      <w:ins w:id="157" w:author="David Conklin" w:date="2021-01-22T07:51:00Z">
        <w:r w:rsidR="00836934">
          <w:t xml:space="preserve"> is from meteorological observations and from climate model</w:t>
        </w:r>
      </w:ins>
      <w:ins w:id="158" w:author="David Conklin" w:date="2021-01-22T07:52:00Z">
        <w:r w:rsidR="00836934">
          <w:t>s, and has the effects of cloudiness already included.</w:t>
        </w:r>
      </w:ins>
      <w:ins w:id="159" w:author="David Conklin" w:date="2021-01-22T07:53:00Z">
        <w:r w:rsidR="00836934">
          <w:t xml:space="preserve">  As a result of these differences between Shade-a</w:t>
        </w:r>
      </w:ins>
      <w:ins w:id="160" w:author="David Conklin" w:date="2021-01-22T07:54:00Z">
        <w:r w:rsidR="00836934">
          <w:t xml:space="preserve">-lator and CW3M, it is not expected that CW3M’s </w:t>
        </w:r>
      </w:ins>
      <w:ins w:id="161" w:author="David Conklin" w:date="2021-01-22T07:56:00Z">
        <w:r w:rsidR="003D4251">
          <w:t xml:space="preserve">average magnitude of </w:t>
        </w:r>
      </w:ins>
      <w:ins w:id="162" w:author="David Conklin" w:date="2021-01-22T07:54:00Z">
        <w:r w:rsidR="00836934">
          <w:t xml:space="preserve"> insolation of stream</w:t>
        </w:r>
      </w:ins>
      <w:ins w:id="163" w:author="David Conklin" w:date="2021-01-22T07:55:00Z">
        <w:r w:rsidR="003D4251">
          <w:t xml:space="preserve"> surfaces will be the same as the </w:t>
        </w:r>
      </w:ins>
      <w:ins w:id="164" w:author="David Conklin" w:date="2021-01-22T07:56:00Z">
        <w:r w:rsidR="003D4251">
          <w:t>average</w:t>
        </w:r>
      </w:ins>
      <w:ins w:id="165" w:author="David Conklin" w:date="2021-01-22T07:57:00Z">
        <w:r w:rsidR="003D4251">
          <w:t xml:space="preserve"> magnitude of </w:t>
        </w:r>
      </w:ins>
      <w:ins w:id="166" w:author="David Conklin" w:date="2021-01-22T07:55:00Z">
        <w:r w:rsidR="003D4251">
          <w:t>insolation from Shade-a-lator.  But it is expected that CW3M’s insolation</w:t>
        </w:r>
      </w:ins>
      <w:ins w:id="167" w:author="David Conklin" w:date="2021-01-22T07:56:00Z">
        <w:r w:rsidR="003D4251">
          <w:t xml:space="preserve"> </w:t>
        </w:r>
      </w:ins>
      <w:ins w:id="168" w:author="David Conklin" w:date="2021-01-22T07:57:00Z">
        <w:r w:rsidR="003D4251">
          <w:t>will vary seasonally with roughly the same pattern as that of Shade-a-lator, and that C</w:t>
        </w:r>
      </w:ins>
      <w:ins w:id="169" w:author="David Conklin" w:date="2021-01-22T07:58:00Z">
        <w:r w:rsidR="003D4251">
          <w:t>W3M’s insolation will show day-to-day dips in magnitude from the day-to-day variation in cloudiness.</w:t>
        </w:r>
      </w:ins>
      <w:ins w:id="170" w:author="David Conklin" w:date="2021-01-22T08:44:00Z">
        <w:r w:rsidR="00F024C9">
          <w:t xml:space="preserve">  See the figure above as an example.</w:t>
        </w:r>
      </w:ins>
    </w:p>
    <w:p w14:paraId="72789566" w14:textId="0E3D4F60" w:rsidR="00F024C9" w:rsidRDefault="00F024C9" w:rsidP="00396FDB">
      <w:pPr>
        <w:pStyle w:val="ListParagraph"/>
        <w:numPr>
          <w:ilvl w:val="0"/>
          <w:numId w:val="10"/>
        </w:numPr>
        <w:rPr>
          <w:ins w:id="171" w:author="David Conklin" w:date="2021-01-22T08:58:00Z"/>
        </w:rPr>
      </w:pPr>
      <w:ins w:id="172" w:author="David Conklin" w:date="2021-01-22T08:44:00Z">
        <w:r>
          <w:t>T</w:t>
        </w:r>
      </w:ins>
      <w:ins w:id="173" w:author="David Conklin" w:date="2021-01-22T08:45:00Z">
        <w:r>
          <w:t>he difference between two sets of output data, generated with different vegetation cover</w:t>
        </w:r>
        <w:r w:rsidR="00A00270">
          <w:t xml:space="preserve">, can be used to </w:t>
        </w:r>
      </w:ins>
      <w:ins w:id="174" w:author="David Conklin" w:date="2021-01-22T08:46:00Z">
        <w:r w:rsidR="00A00270">
          <w:t>assess the degree to which CW3M gets the same answers as Shade-a-lator</w:t>
        </w:r>
      </w:ins>
      <w:ins w:id="175" w:author="David Conklin" w:date="2021-01-22T08:47:00Z">
        <w:r w:rsidR="00A00270">
          <w:t xml:space="preserve"> to the </w:t>
        </w:r>
        <w:r w:rsidR="00A00270">
          <w:lastRenderedPageBreak/>
          <w:t>question of how much difference does streamside vegetation make to the insolation of the stream surface.</w:t>
        </w:r>
      </w:ins>
    </w:p>
    <w:p w14:paraId="611AC84D" w14:textId="03A94FE0" w:rsidR="00A00270" w:rsidRDefault="00A00270" w:rsidP="00A00270">
      <w:pPr>
        <w:rPr>
          <w:ins w:id="176" w:author="David Conklin" w:date="2021-01-22T08:58:00Z"/>
        </w:rPr>
      </w:pPr>
    </w:p>
    <w:p w14:paraId="116A02DE" w14:textId="2AFCC4DC" w:rsidR="00A00270" w:rsidRDefault="00A00270" w:rsidP="00A00270">
      <w:pPr>
        <w:rPr>
          <w:ins w:id="177" w:author="David Conklin" w:date="2021-01-22T08:58:00Z"/>
        </w:rPr>
      </w:pPr>
    </w:p>
    <w:p w14:paraId="3E18E6F7" w14:textId="30FD34EA" w:rsidR="00A00270" w:rsidRDefault="00A00270" w:rsidP="00A00270">
      <w:pPr>
        <w:rPr>
          <w:ins w:id="178" w:author="David Conklin" w:date="2021-01-22T08:35:00Z"/>
        </w:rPr>
        <w:pPrChange w:id="179" w:author="David Conklin" w:date="2021-01-22T08:58:00Z">
          <w:pPr>
            <w:pStyle w:val="ListParagraph"/>
            <w:numPr>
              <w:numId w:val="10"/>
            </w:numPr>
            <w:ind w:hanging="360"/>
          </w:pPr>
        </w:pPrChange>
      </w:pPr>
      <w:ins w:id="180" w:author="David Conklin" w:date="2021-01-22T08:58:00Z">
        <w:r>
          <w:rPr>
            <w:noProof/>
          </w:rPr>
          <w:drawing>
            <wp:inline distT="0" distB="0" distL="0" distR="0" wp14:anchorId="7CE3D13E" wp14:editId="39F88F17">
              <wp:extent cx="5943600" cy="4020820"/>
              <wp:effectExtent l="0" t="0" r="0" b="17780"/>
              <wp:docPr id="14" name="Chart 14">
                <a:extLst xmlns:a="http://schemas.openxmlformats.org/drawingml/2006/main">
                  <a:ext uri="{FF2B5EF4-FFF2-40B4-BE49-F238E27FC236}">
                    <a16:creationId xmlns:a16="http://schemas.microsoft.com/office/drawing/2014/main" id="{B73591D6-824C-461E-B877-3B708DFAD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ins>
    </w:p>
    <w:p w14:paraId="0454C1DA" w14:textId="2D5E2FA0" w:rsidR="00AB12E3" w:rsidRPr="009A0E12" w:rsidRDefault="00AB12E3" w:rsidP="00AB12E3">
      <w:pPr>
        <w:rPr>
          <w:ins w:id="181" w:author="David Conklin" w:date="2021-01-22T08:59:00Z"/>
          <w:rFonts w:ascii="Times New Roman" w:hAnsi="Times New Roman" w:cs="Times New Roman"/>
          <w:sz w:val="20"/>
          <w:szCs w:val="20"/>
        </w:rPr>
      </w:pPr>
      <w:ins w:id="182" w:author="David Conklin" w:date="2021-01-22T08:59:00Z">
        <w:r w:rsidRPr="009A0E12">
          <w:rPr>
            <w:rFonts w:ascii="Times New Roman" w:hAnsi="Times New Roman" w:cs="Times New Roman"/>
            <w:sz w:val="20"/>
            <w:szCs w:val="20"/>
          </w:rPr>
          <w:t>Insolation on Shade-a-lator reaches 55.9-56.25</w:t>
        </w:r>
        <w:r>
          <w:rPr>
            <w:rFonts w:ascii="Times New Roman" w:hAnsi="Times New Roman" w:cs="Times New Roman"/>
            <w:sz w:val="20"/>
            <w:szCs w:val="20"/>
          </w:rPr>
          <w:t xml:space="preserve"> under current conditions v. future conditions</w:t>
        </w:r>
      </w:ins>
      <w:ins w:id="183" w:author="David Conklin" w:date="2021-01-22T09:00:00Z">
        <w:r>
          <w:rPr>
            <w:rFonts w:ascii="Times New Roman" w:hAnsi="Times New Roman" w:cs="Times New Roman"/>
            <w:sz w:val="20"/>
            <w:szCs w:val="20"/>
          </w:rPr>
          <w:t>.</w:t>
        </w:r>
      </w:ins>
    </w:p>
    <w:p w14:paraId="3982A0D4" w14:textId="294B2912" w:rsidR="00F024C9" w:rsidRDefault="00F024C9" w:rsidP="00F024C9">
      <w:pPr>
        <w:rPr>
          <w:ins w:id="184" w:author="David Conklin" w:date="2021-01-22T08:35:00Z"/>
        </w:rPr>
      </w:pPr>
    </w:p>
    <w:p w14:paraId="43736EAE" w14:textId="77777777" w:rsidR="00F024C9" w:rsidRPr="006D41D5" w:rsidRDefault="00F024C9" w:rsidP="00F024C9">
      <w:pPr>
        <w:pPrChange w:id="185" w:author="David Conklin" w:date="2021-01-22T08:35:00Z">
          <w:pPr/>
        </w:pPrChange>
      </w:pPr>
    </w:p>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186" w:name="_Ref48286765"/>
      <w:bookmarkStart w:id="187" w:name="_Toc53219841"/>
      <w:r>
        <w:t xml:space="preserve">Figure </w:t>
      </w:r>
      <w:fldSimple w:instr=" SEQ Figure \* ARABIC ">
        <w:r w:rsidR="006F0CBC">
          <w:rPr>
            <w:noProof/>
          </w:rPr>
          <w:t>9</w:t>
        </w:r>
      </w:fldSimple>
      <w:bookmarkEnd w:id="186"/>
      <w:r>
        <w:t>. Clackamas basin in CW3M screen capture</w:t>
      </w:r>
      <w:bookmarkEnd w:id="18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88" w:name="_Toc62040979"/>
      <w:r>
        <w:t>The Clackamas Basin</w:t>
      </w:r>
      <w:bookmarkEnd w:id="188"/>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89" w:name="_Toc62040980"/>
      <w:r>
        <w:t>Directory structure and file names</w:t>
      </w:r>
      <w:bookmarkEnd w:id="18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90" w:name="_Toc62040981"/>
      <w:r>
        <w:lastRenderedPageBreak/>
        <w:t xml:space="preserve">Release </w:t>
      </w:r>
      <w:r w:rsidR="00E735F4">
        <w:t>Log</w:t>
      </w:r>
      <w:bookmarkEnd w:id="19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5B4C77EB" w:rsidR="008B6340" w:rsidRP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A89EB77" w14:textId="77777777" w:rsidR="002D591A" w:rsidRDefault="002D591A" w:rsidP="002D591A">
      <w:pPr>
        <w:pStyle w:val="Body"/>
      </w:pPr>
    </w:p>
    <w:p w14:paraId="7840B9A7" w14:textId="77777777" w:rsidR="005F3D22" w:rsidRDefault="005F3D22" w:rsidP="005F3D22">
      <w:pPr>
        <w:pStyle w:val="Heading1"/>
      </w:pPr>
      <w:bookmarkStart w:id="191" w:name="_Toc62040982"/>
      <w:r>
        <w:t>References</w:t>
      </w:r>
      <w:bookmarkEnd w:id="19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6"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7"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92" w:name="_Toc62040983"/>
      <w:r>
        <w:rPr>
          <w:rFonts w:eastAsiaTheme="minorHAnsi"/>
        </w:rPr>
        <w:t>Acronyms</w:t>
      </w:r>
      <w:r w:rsidR="009D540F">
        <w:rPr>
          <w:rFonts w:eastAsiaTheme="minorHAnsi"/>
        </w:rPr>
        <w:t xml:space="preserve"> and Abbreviations</w:t>
      </w:r>
      <w:bookmarkEnd w:id="19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lastRenderedPageBreak/>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6F62F" w14:textId="77777777" w:rsidR="00EB5459" w:rsidRDefault="00EB5459" w:rsidP="00064E77">
      <w:r>
        <w:separator/>
      </w:r>
    </w:p>
  </w:endnote>
  <w:endnote w:type="continuationSeparator" w:id="0">
    <w:p w14:paraId="5A4B5D32" w14:textId="77777777" w:rsidR="00EB5459" w:rsidRDefault="00EB545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396FDB" w:rsidRDefault="00396F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396FDB" w:rsidRDefault="00396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FF6F0" w14:textId="77777777" w:rsidR="00EB5459" w:rsidRDefault="00EB5459" w:rsidP="00064E77">
      <w:r>
        <w:separator/>
      </w:r>
    </w:p>
  </w:footnote>
  <w:footnote w:type="continuationSeparator" w:id="0">
    <w:p w14:paraId="0AA70B15" w14:textId="77777777" w:rsidR="00EB5459" w:rsidRDefault="00EB545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750A"/>
    <w:rsid w:val="004C77EC"/>
    <w:rsid w:val="004D2DE6"/>
    <w:rsid w:val="004D33B7"/>
    <w:rsid w:val="004D53D7"/>
    <w:rsid w:val="004D67F7"/>
    <w:rsid w:val="004E008F"/>
    <w:rsid w:val="004E0D48"/>
    <w:rsid w:val="004E31E2"/>
    <w:rsid w:val="004E433B"/>
    <w:rsid w:val="004E5E65"/>
    <w:rsid w:val="004F2098"/>
    <w:rsid w:val="004F54A5"/>
    <w:rsid w:val="004F7B84"/>
    <w:rsid w:val="0050511E"/>
    <w:rsid w:val="005064A2"/>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1D5"/>
    <w:rsid w:val="006D4FDF"/>
    <w:rsid w:val="006D5AFD"/>
    <w:rsid w:val="006D6388"/>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5F60"/>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5DC4"/>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24C9"/>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cedb.asce.org/CEDBsearch/record.jsp?dockey=0020129" TargetMode="External"/><Relationship Id="rId21" Type="http://schemas.openxmlformats.org/officeDocument/2006/relationships/image" Target="media/image11.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www.oregon.gov/deq/FilterDocs/heatsourcemanual.pdf" TargetMode="External"/><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2.JP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chart" Target="charts/chart1.xml"/><Relationship Id="rId27" Type="http://schemas.openxmlformats.org/officeDocument/2006/relationships/hyperlink" Target="https://ascelibrary.org/doi/pdf/10.1061/%28ASCE%290733-9429%282002%29128%3A1%2820%29"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vid\Box%20Sync\WetlandProject\fromTommyFranzen\McKenzie_river_Shadealator\Shadealator\Temporary\Heat_SR4_cc3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vid\Box%20Sync\WetlandProject\fromTommyFranzen\McKenzie_river_Shadealator\Shadealator\Temporary\Heat_SR4_fc36.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Shade-a-lator insolation v. climate model shortwave radiation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Insolation from Shade-a-lator</c:v>
          </c:tx>
          <c:spPr>
            <a:ln w="28575" cap="rnd">
              <a:solidFill>
                <a:schemeClr val="accent1"/>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55.9-56.25'!$K$2:$K$62</c:f>
              <c:numCache>
                <c:formatCode>General</c:formatCode>
                <c:ptCount val="61"/>
                <c:pt idx="0">
                  <c:v>125.23615694444447</c:v>
                </c:pt>
                <c:pt idx="1">
                  <c:v>123.61914333333333</c:v>
                </c:pt>
                <c:pt idx="2">
                  <c:v>122.31654638888888</c:v>
                </c:pt>
                <c:pt idx="3">
                  <c:v>120.79883805555556</c:v>
                </c:pt>
                <c:pt idx="4">
                  <c:v>119.25921249999999</c:v>
                </c:pt>
                <c:pt idx="5">
                  <c:v>117.4303086111111</c:v>
                </c:pt>
                <c:pt idx="6">
                  <c:v>115.8932825</c:v>
                </c:pt>
                <c:pt idx="7">
                  <c:v>114.37249166666665</c:v>
                </c:pt>
                <c:pt idx="8">
                  <c:v>112.28021361111114</c:v>
                </c:pt>
                <c:pt idx="9">
                  <c:v>110.48703277777777</c:v>
                </c:pt>
                <c:pt idx="10">
                  <c:v>109.24109138888889</c:v>
                </c:pt>
                <c:pt idx="11">
                  <c:v>107.63237777777778</c:v>
                </c:pt>
                <c:pt idx="12">
                  <c:v>106.16842527777779</c:v>
                </c:pt>
                <c:pt idx="13">
                  <c:v>104.7677872222222</c:v>
                </c:pt>
                <c:pt idx="14">
                  <c:v>103.70212555555554</c:v>
                </c:pt>
                <c:pt idx="15">
                  <c:v>102.55010222222222</c:v>
                </c:pt>
                <c:pt idx="16">
                  <c:v>101.1106975</c:v>
                </c:pt>
                <c:pt idx="17">
                  <c:v>99.645328333333339</c:v>
                </c:pt>
                <c:pt idx="18">
                  <c:v>98.380146111111102</c:v>
                </c:pt>
                <c:pt idx="19">
                  <c:v>97.432918611111106</c:v>
                </c:pt>
                <c:pt idx="20">
                  <c:v>96.161614166666666</c:v>
                </c:pt>
                <c:pt idx="21">
                  <c:v>95.260846111111107</c:v>
                </c:pt>
                <c:pt idx="22">
                  <c:v>94.099852499999983</c:v>
                </c:pt>
                <c:pt idx="23">
                  <c:v>92.565013888888885</c:v>
                </c:pt>
                <c:pt idx="24">
                  <c:v>91.344069999999988</c:v>
                </c:pt>
                <c:pt idx="25">
                  <c:v>90.121904444444453</c:v>
                </c:pt>
                <c:pt idx="26">
                  <c:v>89.169714722222224</c:v>
                </c:pt>
                <c:pt idx="27">
                  <c:v>88.092714999999998</c:v>
                </c:pt>
                <c:pt idx="28">
                  <c:v>87.399175833333345</c:v>
                </c:pt>
                <c:pt idx="29">
                  <c:v>86.72747333333335</c:v>
                </c:pt>
                <c:pt idx="30">
                  <c:v>86.078143055555543</c:v>
                </c:pt>
                <c:pt idx="31">
                  <c:v>85.451710000000034</c:v>
                </c:pt>
                <c:pt idx="32">
                  <c:v>84.551794444444454</c:v>
                </c:pt>
                <c:pt idx="33">
                  <c:v>83.71822916666666</c:v>
                </c:pt>
                <c:pt idx="34">
                  <c:v>83.03213277777779</c:v>
                </c:pt>
                <c:pt idx="35">
                  <c:v>82.509185277777775</c:v>
                </c:pt>
                <c:pt idx="36">
                  <c:v>82.011296666666652</c:v>
                </c:pt>
                <c:pt idx="37">
                  <c:v>81.538879166666661</c:v>
                </c:pt>
                <c:pt idx="38">
                  <c:v>80.938868333333332</c:v>
                </c:pt>
                <c:pt idx="39">
                  <c:v>80.17937388888889</c:v>
                </c:pt>
                <c:pt idx="40">
                  <c:v>79.790544166666663</c:v>
                </c:pt>
                <c:pt idx="41">
                  <c:v>79.428452777777778</c:v>
                </c:pt>
                <c:pt idx="42">
                  <c:v>79.093421388888885</c:v>
                </c:pt>
                <c:pt idx="43">
                  <c:v>78.785741666666652</c:v>
                </c:pt>
                <c:pt idx="44">
                  <c:v>78.505691388888877</c:v>
                </c:pt>
                <c:pt idx="45">
                  <c:v>78.253525833333327</c:v>
                </c:pt>
                <c:pt idx="46">
                  <c:v>78.029479444444448</c:v>
                </c:pt>
                <c:pt idx="47">
                  <c:v>77.833758333333336</c:v>
                </c:pt>
                <c:pt idx="48">
                  <c:v>77.666556388888907</c:v>
                </c:pt>
                <c:pt idx="49">
                  <c:v>77.528035000000003</c:v>
                </c:pt>
                <c:pt idx="50">
                  <c:v>77.418347222222224</c:v>
                </c:pt>
                <c:pt idx="51">
                  <c:v>77.337606111111114</c:v>
                </c:pt>
                <c:pt idx="52">
                  <c:v>77.28591722222221</c:v>
                </c:pt>
                <c:pt idx="53">
                  <c:v>77.327703333333332</c:v>
                </c:pt>
                <c:pt idx="54">
                  <c:v>77.334498888888888</c:v>
                </c:pt>
                <c:pt idx="55">
                  <c:v>77.370524444444456</c:v>
                </c:pt>
                <c:pt idx="56">
                  <c:v>77.311047222222228</c:v>
                </c:pt>
                <c:pt idx="57">
                  <c:v>77.406180555555565</c:v>
                </c:pt>
                <c:pt idx="58">
                  <c:v>77.530391666666659</c:v>
                </c:pt>
                <c:pt idx="59">
                  <c:v>77.683617222222225</c:v>
                </c:pt>
                <c:pt idx="60">
                  <c:v>77.865775833333331</c:v>
                </c:pt>
              </c:numCache>
            </c:numRef>
          </c:val>
          <c:smooth val="0"/>
          <c:extLst>
            <c:ext xmlns:c16="http://schemas.microsoft.com/office/drawing/2014/chart" uri="{C3380CC4-5D6E-409C-BE32-E72D297353CC}">
              <c16:uniqueId val="{00000000-1A97-4CED-9927-7C963253236C}"/>
            </c:ext>
          </c:extLst>
        </c:ser>
        <c:ser>
          <c:idx val="1"/>
          <c:order val="1"/>
          <c:tx>
            <c:v>Shortwave radiation from climate data</c:v>
          </c:tx>
          <c:spPr>
            <a:ln w="28575" cap="rnd">
              <a:solidFill>
                <a:schemeClr val="accent2"/>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55.9-56.25'!$M$2:$M$62</c:f>
              <c:numCache>
                <c:formatCode>General</c:formatCode>
                <c:ptCount val="61"/>
                <c:pt idx="0">
                  <c:v>130.9079275</c:v>
                </c:pt>
                <c:pt idx="1">
                  <c:v>129.20396</c:v>
                </c:pt>
                <c:pt idx="2">
                  <c:v>127.81584111111111</c:v>
                </c:pt>
                <c:pt idx="3">
                  <c:v>126.04783944444443</c:v>
                </c:pt>
                <c:pt idx="4">
                  <c:v>124.43145361111111</c:v>
                </c:pt>
                <c:pt idx="5">
                  <c:v>122.48522138888889</c:v>
                </c:pt>
                <c:pt idx="6">
                  <c:v>120.87524416666666</c:v>
                </c:pt>
                <c:pt idx="7">
                  <c:v>119.28352944444445</c:v>
                </c:pt>
                <c:pt idx="8">
                  <c:v>117.0032911111111</c:v>
                </c:pt>
                <c:pt idx="9">
                  <c:v>114.98417861111109</c:v>
                </c:pt>
                <c:pt idx="10">
                  <c:v>113.67901805555556</c:v>
                </c:pt>
                <c:pt idx="11">
                  <c:v>112.01203138888889</c:v>
                </c:pt>
                <c:pt idx="12">
                  <c:v>110.49105805555557</c:v>
                </c:pt>
                <c:pt idx="13">
                  <c:v>108.9842122222222</c:v>
                </c:pt>
                <c:pt idx="14">
                  <c:v>107.86723694444446</c:v>
                </c:pt>
                <c:pt idx="15">
                  <c:v>106.6455322222222</c:v>
                </c:pt>
                <c:pt idx="16">
                  <c:v>105.15750916666667</c:v>
                </c:pt>
                <c:pt idx="17">
                  <c:v>103.58209500000004</c:v>
                </c:pt>
                <c:pt idx="18">
                  <c:v>102.27449638888886</c:v>
                </c:pt>
                <c:pt idx="19">
                  <c:v>101.28627527777779</c:v>
                </c:pt>
                <c:pt idx="20">
                  <c:v>99.975223888888891</c:v>
                </c:pt>
                <c:pt idx="21">
                  <c:v>99.036379999999994</c:v>
                </c:pt>
                <c:pt idx="22">
                  <c:v>97.838272500000002</c:v>
                </c:pt>
                <c:pt idx="23">
                  <c:v>96.266772500000002</c:v>
                </c:pt>
                <c:pt idx="24">
                  <c:v>95.011698888888873</c:v>
                </c:pt>
                <c:pt idx="25">
                  <c:v>93.756513055555558</c:v>
                </c:pt>
                <c:pt idx="26">
                  <c:v>92.676754166666669</c:v>
                </c:pt>
                <c:pt idx="27">
                  <c:v>91.571744444444434</c:v>
                </c:pt>
                <c:pt idx="28">
                  <c:v>90.851753333333349</c:v>
                </c:pt>
                <c:pt idx="29">
                  <c:v>90.155168333333336</c:v>
                </c:pt>
                <c:pt idx="30">
                  <c:v>89.482538055555551</c:v>
                </c:pt>
                <c:pt idx="31">
                  <c:v>88.834401666666679</c:v>
                </c:pt>
                <c:pt idx="32">
                  <c:v>87.914387500000018</c:v>
                </c:pt>
                <c:pt idx="33">
                  <c:v>87.062340000000006</c:v>
                </c:pt>
                <c:pt idx="34">
                  <c:v>86.359386944444452</c:v>
                </c:pt>
                <c:pt idx="35">
                  <c:v>85.821214166666664</c:v>
                </c:pt>
                <c:pt idx="36">
                  <c:v>85.309738055555542</c:v>
                </c:pt>
                <c:pt idx="37">
                  <c:v>84.825379722222223</c:v>
                </c:pt>
                <c:pt idx="38">
                  <c:v>84.215073611111109</c:v>
                </c:pt>
                <c:pt idx="39">
                  <c:v>83.446937500000004</c:v>
                </c:pt>
                <c:pt idx="40">
                  <c:v>83.051122777777778</c:v>
                </c:pt>
                <c:pt idx="41">
                  <c:v>82.683697500000008</c:v>
                </c:pt>
                <c:pt idx="42">
                  <c:v>82.344986388888898</c:v>
                </c:pt>
                <c:pt idx="43">
                  <c:v>82.035281666666663</c:v>
                </c:pt>
                <c:pt idx="44">
                  <c:v>81.75486027777778</c:v>
                </c:pt>
                <c:pt idx="45">
                  <c:v>81.503968888888892</c:v>
                </c:pt>
                <c:pt idx="46">
                  <c:v>81.282841944444428</c:v>
                </c:pt>
                <c:pt idx="47">
                  <c:v>81.09167555555554</c:v>
                </c:pt>
                <c:pt idx="48">
                  <c:v>80.930664999999991</c:v>
                </c:pt>
                <c:pt idx="49">
                  <c:v>80.799955277777784</c:v>
                </c:pt>
                <c:pt idx="50">
                  <c:v>80.699693333333329</c:v>
                </c:pt>
                <c:pt idx="51">
                  <c:v>80.629983333333328</c:v>
                </c:pt>
                <c:pt idx="52">
                  <c:v>80.590917777777776</c:v>
                </c:pt>
                <c:pt idx="53">
                  <c:v>80.646903888888886</c:v>
                </c:pt>
                <c:pt idx="54">
                  <c:v>80.669468333333342</c:v>
                </c:pt>
                <c:pt idx="55">
                  <c:v>80.722818333333336</c:v>
                </c:pt>
                <c:pt idx="56">
                  <c:v>80.682196111111111</c:v>
                </c:pt>
                <c:pt idx="57">
                  <c:v>80.797709722222223</c:v>
                </c:pt>
                <c:pt idx="58">
                  <c:v>80.943799722222209</c:v>
                </c:pt>
                <c:pt idx="59">
                  <c:v>81.120388611111125</c:v>
                </c:pt>
                <c:pt idx="60">
                  <c:v>81.327368888888898</c:v>
                </c:pt>
              </c:numCache>
            </c:numRef>
          </c:val>
          <c:smooth val="0"/>
          <c:extLst>
            <c:ext xmlns:c16="http://schemas.microsoft.com/office/drawing/2014/chart" uri="{C3380CC4-5D6E-409C-BE32-E72D297353CC}">
              <c16:uniqueId val="{00000001-1A97-4CED-9927-7C963253236C}"/>
            </c:ext>
          </c:extLst>
        </c:ser>
        <c:dLbls>
          <c:showLegendKey val="0"/>
          <c:showVal val="0"/>
          <c:showCatName val="0"/>
          <c:showSerName val="0"/>
          <c:showPercent val="0"/>
          <c:showBubbleSize val="0"/>
        </c:dLbls>
        <c:smooth val="0"/>
        <c:axId val="1016040623"/>
        <c:axId val="1016055183"/>
      </c:lineChart>
      <c:dateAx>
        <c:axId val="1016040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55183"/>
        <c:crosses val="autoZero"/>
        <c:auto val="1"/>
        <c:lblOffset val="100"/>
        <c:baseTimeUnit val="days"/>
      </c:dateAx>
      <c:valAx>
        <c:axId val="101605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40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Shade-a-lator insolation, current conditions v. future conditions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Current conditions</c:v>
          </c:tx>
          <c:spPr>
            <a:ln w="28575" cap="rnd">
              <a:solidFill>
                <a:schemeClr val="accent1"/>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55.9-56.25'!$K$2:$K$62</c:f>
              <c:numCache>
                <c:formatCode>General</c:formatCode>
                <c:ptCount val="61"/>
                <c:pt idx="0">
                  <c:v>125.23615694444447</c:v>
                </c:pt>
                <c:pt idx="1">
                  <c:v>123.61914333333333</c:v>
                </c:pt>
                <c:pt idx="2">
                  <c:v>122.31654638888888</c:v>
                </c:pt>
                <c:pt idx="3">
                  <c:v>120.79883805555556</c:v>
                </c:pt>
                <c:pt idx="4">
                  <c:v>119.25921249999999</c:v>
                </c:pt>
                <c:pt idx="5">
                  <c:v>117.4303086111111</c:v>
                </c:pt>
                <c:pt idx="6">
                  <c:v>115.8932825</c:v>
                </c:pt>
                <c:pt idx="7">
                  <c:v>114.37249166666665</c:v>
                </c:pt>
                <c:pt idx="8">
                  <c:v>112.28021361111114</c:v>
                </c:pt>
                <c:pt idx="9">
                  <c:v>110.48703277777777</c:v>
                </c:pt>
                <c:pt idx="10">
                  <c:v>109.24109138888889</c:v>
                </c:pt>
                <c:pt idx="11">
                  <c:v>107.63237777777778</c:v>
                </c:pt>
                <c:pt idx="12">
                  <c:v>106.16842527777779</c:v>
                </c:pt>
                <c:pt idx="13">
                  <c:v>104.7677872222222</c:v>
                </c:pt>
                <c:pt idx="14">
                  <c:v>103.70212555555554</c:v>
                </c:pt>
                <c:pt idx="15">
                  <c:v>102.55010222222222</c:v>
                </c:pt>
                <c:pt idx="16">
                  <c:v>101.1106975</c:v>
                </c:pt>
                <c:pt idx="17">
                  <c:v>99.645328333333339</c:v>
                </c:pt>
                <c:pt idx="18">
                  <c:v>98.380146111111102</c:v>
                </c:pt>
                <c:pt idx="19">
                  <c:v>97.432918611111106</c:v>
                </c:pt>
                <c:pt idx="20">
                  <c:v>96.161614166666666</c:v>
                </c:pt>
                <c:pt idx="21">
                  <c:v>95.260846111111107</c:v>
                </c:pt>
                <c:pt idx="22">
                  <c:v>94.099852499999983</c:v>
                </c:pt>
                <c:pt idx="23">
                  <c:v>92.565013888888885</c:v>
                </c:pt>
                <c:pt idx="24">
                  <c:v>91.344069999999988</c:v>
                </c:pt>
                <c:pt idx="25">
                  <c:v>90.121904444444453</c:v>
                </c:pt>
                <c:pt idx="26">
                  <c:v>89.169714722222224</c:v>
                </c:pt>
                <c:pt idx="27">
                  <c:v>88.092714999999998</c:v>
                </c:pt>
                <c:pt idx="28">
                  <c:v>87.399175833333345</c:v>
                </c:pt>
                <c:pt idx="29">
                  <c:v>86.72747333333335</c:v>
                </c:pt>
                <c:pt idx="30">
                  <c:v>86.078143055555543</c:v>
                </c:pt>
                <c:pt idx="31">
                  <c:v>85.451710000000034</c:v>
                </c:pt>
                <c:pt idx="32">
                  <c:v>84.551794444444454</c:v>
                </c:pt>
                <c:pt idx="33">
                  <c:v>83.71822916666666</c:v>
                </c:pt>
                <c:pt idx="34">
                  <c:v>83.03213277777779</c:v>
                </c:pt>
                <c:pt idx="35">
                  <c:v>82.509185277777775</c:v>
                </c:pt>
                <c:pt idx="36">
                  <c:v>82.011296666666652</c:v>
                </c:pt>
                <c:pt idx="37">
                  <c:v>81.538879166666661</c:v>
                </c:pt>
                <c:pt idx="38">
                  <c:v>80.938868333333332</c:v>
                </c:pt>
                <c:pt idx="39">
                  <c:v>80.17937388888889</c:v>
                </c:pt>
                <c:pt idx="40">
                  <c:v>79.790544166666663</c:v>
                </c:pt>
                <c:pt idx="41">
                  <c:v>79.428452777777778</c:v>
                </c:pt>
                <c:pt idx="42">
                  <c:v>79.093421388888885</c:v>
                </c:pt>
                <c:pt idx="43">
                  <c:v>78.785741666666652</c:v>
                </c:pt>
                <c:pt idx="44">
                  <c:v>78.505691388888877</c:v>
                </c:pt>
                <c:pt idx="45">
                  <c:v>78.253525833333327</c:v>
                </c:pt>
                <c:pt idx="46">
                  <c:v>78.029479444444448</c:v>
                </c:pt>
                <c:pt idx="47">
                  <c:v>77.833758333333336</c:v>
                </c:pt>
                <c:pt idx="48">
                  <c:v>77.666556388888907</c:v>
                </c:pt>
                <c:pt idx="49">
                  <c:v>77.528035000000003</c:v>
                </c:pt>
                <c:pt idx="50">
                  <c:v>77.418347222222224</c:v>
                </c:pt>
                <c:pt idx="51">
                  <c:v>77.337606111111114</c:v>
                </c:pt>
                <c:pt idx="52">
                  <c:v>77.28591722222221</c:v>
                </c:pt>
                <c:pt idx="53">
                  <c:v>77.327703333333332</c:v>
                </c:pt>
                <c:pt idx="54">
                  <c:v>77.334498888888888</c:v>
                </c:pt>
                <c:pt idx="55">
                  <c:v>77.370524444444456</c:v>
                </c:pt>
                <c:pt idx="56">
                  <c:v>77.311047222222228</c:v>
                </c:pt>
                <c:pt idx="57">
                  <c:v>77.406180555555565</c:v>
                </c:pt>
                <c:pt idx="58">
                  <c:v>77.530391666666659</c:v>
                </c:pt>
                <c:pt idx="59">
                  <c:v>77.683617222222225</c:v>
                </c:pt>
                <c:pt idx="60">
                  <c:v>77.865775833333331</c:v>
                </c:pt>
              </c:numCache>
            </c:numRef>
          </c:val>
          <c:smooth val="0"/>
          <c:extLst>
            <c:ext xmlns:c16="http://schemas.microsoft.com/office/drawing/2014/chart" uri="{C3380CC4-5D6E-409C-BE32-E72D297353CC}">
              <c16:uniqueId val="{00000000-8EF3-4FD7-97E7-DF4DAD0B2C3F}"/>
            </c:ext>
          </c:extLst>
        </c:ser>
        <c:ser>
          <c:idx val="1"/>
          <c:order val="1"/>
          <c:tx>
            <c:v>future conditions</c:v>
          </c:tx>
          <c:spPr>
            <a:ln w="28575" cap="rnd">
              <a:solidFill>
                <a:schemeClr val="accent2"/>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55.9-56.25'!$M$2:$M$62</c:f>
              <c:numCache>
                <c:formatCode>General</c:formatCode>
                <c:ptCount val="61"/>
                <c:pt idx="0">
                  <c:v>130.9079275</c:v>
                </c:pt>
                <c:pt idx="1">
                  <c:v>129.20396</c:v>
                </c:pt>
                <c:pt idx="2">
                  <c:v>127.81584111111111</c:v>
                </c:pt>
                <c:pt idx="3">
                  <c:v>126.04783944444443</c:v>
                </c:pt>
                <c:pt idx="4">
                  <c:v>124.43145361111111</c:v>
                </c:pt>
                <c:pt idx="5">
                  <c:v>122.48522138888889</c:v>
                </c:pt>
                <c:pt idx="6">
                  <c:v>120.87524416666666</c:v>
                </c:pt>
                <c:pt idx="7">
                  <c:v>119.28352944444445</c:v>
                </c:pt>
                <c:pt idx="8">
                  <c:v>117.0032911111111</c:v>
                </c:pt>
                <c:pt idx="9">
                  <c:v>114.98417861111109</c:v>
                </c:pt>
                <c:pt idx="10">
                  <c:v>113.67901805555556</c:v>
                </c:pt>
                <c:pt idx="11">
                  <c:v>112.01203138888889</c:v>
                </c:pt>
                <c:pt idx="12">
                  <c:v>110.49105805555557</c:v>
                </c:pt>
                <c:pt idx="13">
                  <c:v>108.9842122222222</c:v>
                </c:pt>
                <c:pt idx="14">
                  <c:v>107.86723694444446</c:v>
                </c:pt>
                <c:pt idx="15">
                  <c:v>106.6455322222222</c:v>
                </c:pt>
                <c:pt idx="16">
                  <c:v>105.15750916666667</c:v>
                </c:pt>
                <c:pt idx="17">
                  <c:v>103.58209500000004</c:v>
                </c:pt>
                <c:pt idx="18">
                  <c:v>102.27449638888886</c:v>
                </c:pt>
                <c:pt idx="19">
                  <c:v>101.28627527777779</c:v>
                </c:pt>
                <c:pt idx="20">
                  <c:v>99.975223888888891</c:v>
                </c:pt>
                <c:pt idx="21">
                  <c:v>99.036379999999994</c:v>
                </c:pt>
                <c:pt idx="22">
                  <c:v>97.838272500000002</c:v>
                </c:pt>
                <c:pt idx="23">
                  <c:v>96.266772500000002</c:v>
                </c:pt>
                <c:pt idx="24">
                  <c:v>95.011698888888873</c:v>
                </c:pt>
                <c:pt idx="25">
                  <c:v>93.756513055555558</c:v>
                </c:pt>
                <c:pt idx="26">
                  <c:v>92.676754166666669</c:v>
                </c:pt>
                <c:pt idx="27">
                  <c:v>91.571744444444434</c:v>
                </c:pt>
                <c:pt idx="28">
                  <c:v>90.851753333333349</c:v>
                </c:pt>
                <c:pt idx="29">
                  <c:v>90.155168333333336</c:v>
                </c:pt>
                <c:pt idx="30">
                  <c:v>89.482538055555551</c:v>
                </c:pt>
                <c:pt idx="31">
                  <c:v>88.834401666666679</c:v>
                </c:pt>
                <c:pt idx="32">
                  <c:v>87.914387500000018</c:v>
                </c:pt>
                <c:pt idx="33">
                  <c:v>87.062340000000006</c:v>
                </c:pt>
                <c:pt idx="34">
                  <c:v>86.359386944444452</c:v>
                </c:pt>
                <c:pt idx="35">
                  <c:v>85.821214166666664</c:v>
                </c:pt>
                <c:pt idx="36">
                  <c:v>85.309738055555542</c:v>
                </c:pt>
                <c:pt idx="37">
                  <c:v>84.825379722222223</c:v>
                </c:pt>
                <c:pt idx="38">
                  <c:v>84.215073611111109</c:v>
                </c:pt>
                <c:pt idx="39">
                  <c:v>83.446937500000004</c:v>
                </c:pt>
                <c:pt idx="40">
                  <c:v>83.051122777777778</c:v>
                </c:pt>
                <c:pt idx="41">
                  <c:v>82.683697500000008</c:v>
                </c:pt>
                <c:pt idx="42">
                  <c:v>82.344986388888898</c:v>
                </c:pt>
                <c:pt idx="43">
                  <c:v>82.035281666666663</c:v>
                </c:pt>
                <c:pt idx="44">
                  <c:v>81.75486027777778</c:v>
                </c:pt>
                <c:pt idx="45">
                  <c:v>81.503968888888892</c:v>
                </c:pt>
                <c:pt idx="46">
                  <c:v>81.282841944444428</c:v>
                </c:pt>
                <c:pt idx="47">
                  <c:v>81.09167555555554</c:v>
                </c:pt>
                <c:pt idx="48">
                  <c:v>80.930664999999991</c:v>
                </c:pt>
                <c:pt idx="49">
                  <c:v>80.799955277777784</c:v>
                </c:pt>
                <c:pt idx="50">
                  <c:v>80.699693333333329</c:v>
                </c:pt>
                <c:pt idx="51">
                  <c:v>80.629983333333328</c:v>
                </c:pt>
                <c:pt idx="52">
                  <c:v>80.590917777777776</c:v>
                </c:pt>
                <c:pt idx="53">
                  <c:v>80.646903888888886</c:v>
                </c:pt>
                <c:pt idx="54">
                  <c:v>80.669468333333342</c:v>
                </c:pt>
                <c:pt idx="55">
                  <c:v>80.722818333333336</c:v>
                </c:pt>
                <c:pt idx="56">
                  <c:v>80.682196111111111</c:v>
                </c:pt>
                <c:pt idx="57">
                  <c:v>80.797709722222223</c:v>
                </c:pt>
                <c:pt idx="58">
                  <c:v>80.943799722222209</c:v>
                </c:pt>
                <c:pt idx="59">
                  <c:v>81.120388611111125</c:v>
                </c:pt>
                <c:pt idx="60">
                  <c:v>81.327368888888898</c:v>
                </c:pt>
              </c:numCache>
            </c:numRef>
          </c:val>
          <c:smooth val="0"/>
          <c:extLst>
            <c:ext xmlns:c16="http://schemas.microsoft.com/office/drawing/2014/chart" uri="{C3380CC4-5D6E-409C-BE32-E72D297353CC}">
              <c16:uniqueId val="{00000001-8EF3-4FD7-97E7-DF4DAD0B2C3F}"/>
            </c:ext>
          </c:extLst>
        </c:ser>
        <c:dLbls>
          <c:showLegendKey val="0"/>
          <c:showVal val="0"/>
          <c:showCatName val="0"/>
          <c:showSerName val="0"/>
          <c:showPercent val="0"/>
          <c:showBubbleSize val="0"/>
        </c:dLbls>
        <c:smooth val="0"/>
        <c:axId val="1016040623"/>
        <c:axId val="1016055183"/>
      </c:lineChart>
      <c:dateAx>
        <c:axId val="1016040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55183"/>
        <c:crosses val="autoZero"/>
        <c:auto val="1"/>
        <c:lblOffset val="100"/>
        <c:baseTimeUnit val="days"/>
      </c:dateAx>
      <c:valAx>
        <c:axId val="101605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40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102209</TotalTime>
  <Pages>66</Pages>
  <Words>22931</Words>
  <Characters>130711</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433</cp:revision>
  <cp:lastPrinted>2021-01-05T00:42:00Z</cp:lastPrinted>
  <dcterms:created xsi:type="dcterms:W3CDTF">2018-11-09T13:56:00Z</dcterms:created>
  <dcterms:modified xsi:type="dcterms:W3CDTF">2021-01-27T21:54:00Z</dcterms:modified>
</cp:coreProperties>
</file>