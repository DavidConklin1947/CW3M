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2012B7C2" w:rsidR="00064E77" w:rsidRPr="00064E77" w:rsidRDefault="003F1C20" w:rsidP="00484223">
      <w:pPr>
        <w:pStyle w:val="Subtitle"/>
        <w:tabs>
          <w:tab w:val="left" w:pos="7950"/>
          <w:tab w:val="right" w:pos="9360"/>
        </w:tabs>
      </w:pPr>
      <w:ins w:id="0" w:author="David Conklin" w:date="2021-07-01T11:42:00Z">
        <w:r>
          <w:t>7/</w:t>
        </w:r>
      </w:ins>
      <w:ins w:id="1" w:author="David Conklin" w:date="2021-07-07T06:32:00Z">
        <w:r w:rsidR="00924909">
          <w:t>7</w:t>
        </w:r>
      </w:ins>
      <w:del w:id="2" w:author="David Conklin" w:date="2021-06-25T12:18:00Z">
        <w:r w:rsidR="0000027B" w:rsidDel="008F7442">
          <w:delText>5/1</w:delText>
        </w:r>
      </w:del>
      <w:del w:id="3"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4"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5" w:author="David Conklin" w:date="2021-07-07T06:33:00Z"/>
          <w:rStyle w:val="Hyperlink"/>
          <w:color w:val="auto"/>
          <w:u w:val="none"/>
        </w:rPr>
      </w:pPr>
      <w:ins w:id="6" w:author="David Conklin" w:date="2021-06-25T12:18:00Z">
        <w:r>
          <w:rPr>
            <w:rStyle w:val="Hyperlink"/>
            <w:color w:val="auto"/>
            <w:u w:val="none"/>
          </w:rPr>
          <w:t xml:space="preserve">Add to </w:t>
        </w:r>
      </w:ins>
      <w:ins w:id="7" w:author="David Conklin" w:date="2021-06-27T11:24:00Z">
        <w:r w:rsidR="00103D58">
          <w:rPr>
            <w:rStyle w:val="Hyperlink"/>
            <w:color w:val="auto"/>
            <w:u w:val="none"/>
          </w:rPr>
          <w:t xml:space="preserve">the </w:t>
        </w:r>
      </w:ins>
      <w:ins w:id="8" w:author="David Conklin" w:date="2021-06-25T12:19:00Z">
        <w:r>
          <w:rPr>
            <w:rStyle w:val="Hyperlink"/>
            <w:color w:val="auto"/>
            <w:u w:val="none"/>
          </w:rPr>
          <w:t>“</w:t>
        </w:r>
      </w:ins>
      <w:ins w:id="9" w:author="David Conklin" w:date="2021-06-25T12:18:00Z">
        <w:r>
          <w:rPr>
            <w:rStyle w:val="Hyperlink"/>
            <w:color w:val="auto"/>
            <w:u w:val="none"/>
          </w:rPr>
          <w:t>Water rights”</w:t>
        </w:r>
      </w:ins>
      <w:ins w:id="10"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1" w:author="David Conklin" w:date="2021-07-07T06:33:00Z">
        <w:r>
          <w:rPr>
            <w:rStyle w:val="Hyperlink"/>
            <w:color w:val="auto"/>
            <w:u w:val="none"/>
          </w:rPr>
          <w:t>Expand the section on the North Santiam study area to include calibration and simula</w:t>
        </w:r>
      </w:ins>
      <w:ins w:id="12" w:author="David Conklin" w:date="2021-07-07T06:34:00Z">
        <w:r>
          <w:rPr>
            <w:rStyle w:val="Hyperlink"/>
            <w:color w:val="auto"/>
            <w:u w:val="none"/>
          </w:rPr>
          <w:t>tion skill.</w:t>
        </w:r>
      </w:ins>
    </w:p>
    <w:p w14:paraId="3327E607" w14:textId="77777777" w:rsidR="006636CC" w:rsidRPr="00A8214A" w:rsidRDefault="006636CC" w:rsidP="006231D1">
      <w:pPr>
        <w:ind w:left="288" w:hanging="288"/>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B5681E2" w14:textId="7F782448" w:rsidR="00924909" w:rsidRDefault="006636CC">
          <w:pPr>
            <w:pStyle w:val="TOC1"/>
            <w:tabs>
              <w:tab w:val="right" w:leader="dot" w:pos="9350"/>
            </w:tabs>
            <w:rPr>
              <w:ins w:id="13" w:author="David Conklin" w:date="2021-07-07T06:34:00Z"/>
              <w:rFonts w:eastAsiaTheme="minorEastAsia"/>
              <w:noProof/>
            </w:rPr>
          </w:pPr>
          <w:r>
            <w:fldChar w:fldCharType="begin"/>
          </w:r>
          <w:r>
            <w:instrText xml:space="preserve"> TOC \o "1-3" \h \z \u </w:instrText>
          </w:r>
          <w:r>
            <w:fldChar w:fldCharType="separate"/>
          </w:r>
          <w:ins w:id="14" w:author="David Conklin" w:date="2021-07-07T06:34:00Z">
            <w:r w:rsidR="00924909" w:rsidRPr="00563D57">
              <w:rPr>
                <w:rStyle w:val="Hyperlink"/>
                <w:noProof/>
              </w:rPr>
              <w:fldChar w:fldCharType="begin"/>
            </w:r>
            <w:r w:rsidR="00924909" w:rsidRPr="00563D57">
              <w:rPr>
                <w:rStyle w:val="Hyperlink"/>
                <w:noProof/>
              </w:rPr>
              <w:instrText xml:space="preserve"> </w:instrText>
            </w:r>
            <w:r w:rsidR="00924909">
              <w:rPr>
                <w:noProof/>
              </w:rPr>
              <w:instrText>HYPERLINK \l "_Toc76532068"</w:instrText>
            </w:r>
            <w:r w:rsidR="00924909" w:rsidRPr="00563D57">
              <w:rPr>
                <w:rStyle w:val="Hyperlink"/>
                <w:noProof/>
              </w:rPr>
              <w:instrText xml:space="preserve"> </w:instrText>
            </w:r>
            <w:r w:rsidR="00924909" w:rsidRPr="00563D57">
              <w:rPr>
                <w:rStyle w:val="Hyperlink"/>
                <w:noProof/>
              </w:rPr>
            </w:r>
            <w:r w:rsidR="00924909" w:rsidRPr="00563D57">
              <w:rPr>
                <w:rStyle w:val="Hyperlink"/>
                <w:noProof/>
              </w:rPr>
              <w:fldChar w:fldCharType="separate"/>
            </w:r>
            <w:r w:rsidR="00924909" w:rsidRPr="00563D57">
              <w:rPr>
                <w:rStyle w:val="Hyperlink"/>
                <w:noProof/>
              </w:rPr>
              <w:t>What is a digital handbook?</w:t>
            </w:r>
            <w:r w:rsidR="00924909">
              <w:rPr>
                <w:noProof/>
                <w:webHidden/>
              </w:rPr>
              <w:tab/>
            </w:r>
            <w:r w:rsidR="00924909">
              <w:rPr>
                <w:noProof/>
                <w:webHidden/>
              </w:rPr>
              <w:fldChar w:fldCharType="begin"/>
            </w:r>
            <w:r w:rsidR="00924909">
              <w:rPr>
                <w:noProof/>
                <w:webHidden/>
              </w:rPr>
              <w:instrText xml:space="preserve"> PAGEREF _Toc76532068 \h </w:instrText>
            </w:r>
            <w:r w:rsidR="00924909">
              <w:rPr>
                <w:noProof/>
                <w:webHidden/>
              </w:rPr>
            </w:r>
          </w:ins>
          <w:r w:rsidR="00924909">
            <w:rPr>
              <w:noProof/>
              <w:webHidden/>
            </w:rPr>
            <w:fldChar w:fldCharType="separate"/>
          </w:r>
          <w:ins w:id="15" w:author="David Conklin" w:date="2021-07-07T06:34:00Z">
            <w:r w:rsidR="00924909">
              <w:rPr>
                <w:noProof/>
                <w:webHidden/>
              </w:rPr>
              <w:t>7</w:t>
            </w:r>
            <w:r w:rsidR="00924909">
              <w:rPr>
                <w:noProof/>
                <w:webHidden/>
              </w:rPr>
              <w:fldChar w:fldCharType="end"/>
            </w:r>
            <w:r w:rsidR="00924909" w:rsidRPr="00563D57">
              <w:rPr>
                <w:rStyle w:val="Hyperlink"/>
                <w:noProof/>
              </w:rPr>
              <w:fldChar w:fldCharType="end"/>
            </w:r>
          </w:ins>
        </w:p>
        <w:p w14:paraId="30C192B2" w14:textId="182D230C" w:rsidR="00924909" w:rsidRDefault="00924909">
          <w:pPr>
            <w:pStyle w:val="TOC1"/>
            <w:tabs>
              <w:tab w:val="right" w:leader="dot" w:pos="9350"/>
            </w:tabs>
            <w:rPr>
              <w:ins w:id="16" w:author="David Conklin" w:date="2021-07-07T06:34:00Z"/>
              <w:rFonts w:eastAsiaTheme="minorEastAsia"/>
              <w:noProof/>
            </w:rPr>
          </w:pPr>
          <w:ins w:id="1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"_Toc76532069"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CW3M concept</w:t>
            </w:r>
            <w:r>
              <w:rPr>
                <w:noProof/>
                <w:webHidden/>
              </w:rPr>
              <w:tab/>
            </w:r>
            <w:r>
              <w:rPr>
                <w:noProof/>
                <w:webHidden/>
              </w:rPr>
              <w:fldChar w:fldCharType="begin"/>
            </w:r>
            <w:r>
              <w:rPr>
                <w:noProof/>
                <w:webHidden/>
              </w:rPr>
              <w:instrText xml:space="preserve"> PAGEREF _Toc76532069 \h </w:instrText>
            </w:r>
            <w:r>
              <w:rPr>
                <w:noProof/>
                <w:webHidden/>
              </w:rPr>
            </w:r>
          </w:ins>
          <w:r>
            <w:rPr>
              <w:noProof/>
              <w:webHidden/>
            </w:rPr>
            <w:fldChar w:fldCharType="separate"/>
          </w:r>
          <w:ins w:id="18" w:author="David Conklin" w:date="2021-07-07T06:34:00Z">
            <w:r>
              <w:rPr>
                <w:noProof/>
                <w:webHidden/>
              </w:rPr>
              <w:t>7</w:t>
            </w:r>
            <w:r>
              <w:rPr>
                <w:noProof/>
                <w:webHidden/>
              </w:rPr>
              <w:fldChar w:fldCharType="end"/>
            </w:r>
            <w:r w:rsidRPr="00563D57">
              <w:rPr>
                <w:rStyle w:val="Hyperlink"/>
                <w:noProof/>
              </w:rPr>
              <w:fldChar w:fldCharType="end"/>
            </w:r>
          </w:ins>
        </w:p>
        <w:p w14:paraId="0D25771B" w14:textId="4CE97FA8" w:rsidR="00924909" w:rsidRDefault="00924909">
          <w:pPr>
            <w:pStyle w:val="TOC2"/>
            <w:tabs>
              <w:tab w:val="right" w:leader="dot" w:pos="9350"/>
            </w:tabs>
            <w:rPr>
              <w:ins w:id="19" w:author="David Conklin" w:date="2021-07-07T06:34:00Z"/>
              <w:rFonts w:eastAsiaTheme="minorEastAsia"/>
              <w:noProof/>
            </w:rPr>
          </w:pPr>
          <w:ins w:id="2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 different kind of community model</w:t>
            </w:r>
            <w:r>
              <w:rPr>
                <w:noProof/>
                <w:webHidden/>
              </w:rPr>
              <w:tab/>
            </w:r>
            <w:r>
              <w:rPr>
                <w:noProof/>
                <w:webHidden/>
              </w:rPr>
              <w:fldChar w:fldCharType="begin"/>
            </w:r>
            <w:r>
              <w:rPr>
                <w:noProof/>
                <w:webHidden/>
              </w:rPr>
              <w:instrText xml:space="preserve"> PAGEREF _Toc76532070 \h </w:instrText>
            </w:r>
            <w:r>
              <w:rPr>
                <w:noProof/>
                <w:webHidden/>
              </w:rPr>
            </w:r>
          </w:ins>
          <w:r>
            <w:rPr>
              <w:noProof/>
              <w:webHidden/>
            </w:rPr>
            <w:fldChar w:fldCharType="separate"/>
          </w:r>
          <w:ins w:id="21" w:author="David Conklin" w:date="2021-07-07T06:34:00Z">
            <w:r>
              <w:rPr>
                <w:noProof/>
                <w:webHidden/>
              </w:rPr>
              <w:t>7</w:t>
            </w:r>
            <w:r>
              <w:rPr>
                <w:noProof/>
                <w:webHidden/>
              </w:rPr>
              <w:fldChar w:fldCharType="end"/>
            </w:r>
            <w:r w:rsidRPr="00563D57">
              <w:rPr>
                <w:rStyle w:val="Hyperlink"/>
                <w:noProof/>
              </w:rPr>
              <w:fldChar w:fldCharType="end"/>
            </w:r>
          </w:ins>
        </w:p>
        <w:p w14:paraId="71570260" w14:textId="142DDA19" w:rsidR="00924909" w:rsidRDefault="00924909">
          <w:pPr>
            <w:pStyle w:val="TOC2"/>
            <w:tabs>
              <w:tab w:val="right" w:leader="dot" w:pos="9350"/>
            </w:tabs>
            <w:rPr>
              <w:ins w:id="22" w:author="David Conklin" w:date="2021-07-07T06:34:00Z"/>
              <w:rFonts w:eastAsiaTheme="minorEastAsia"/>
              <w:noProof/>
            </w:rPr>
          </w:pPr>
          <w:ins w:id="2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What CW3M is for</w:t>
            </w:r>
            <w:r>
              <w:rPr>
                <w:noProof/>
                <w:webHidden/>
              </w:rPr>
              <w:tab/>
            </w:r>
            <w:r>
              <w:rPr>
                <w:noProof/>
                <w:webHidden/>
              </w:rPr>
              <w:fldChar w:fldCharType="begin"/>
            </w:r>
            <w:r>
              <w:rPr>
                <w:noProof/>
                <w:webHidden/>
              </w:rPr>
              <w:instrText xml:space="preserve"> PAGEREF _Toc76532071 \h </w:instrText>
            </w:r>
            <w:r>
              <w:rPr>
                <w:noProof/>
                <w:webHidden/>
              </w:rPr>
            </w:r>
          </w:ins>
          <w:r>
            <w:rPr>
              <w:noProof/>
              <w:webHidden/>
            </w:rPr>
            <w:fldChar w:fldCharType="separate"/>
          </w:r>
          <w:ins w:id="24" w:author="David Conklin" w:date="2021-07-07T06:34:00Z">
            <w:r>
              <w:rPr>
                <w:noProof/>
                <w:webHidden/>
              </w:rPr>
              <w:t>7</w:t>
            </w:r>
            <w:r>
              <w:rPr>
                <w:noProof/>
                <w:webHidden/>
              </w:rPr>
              <w:fldChar w:fldCharType="end"/>
            </w:r>
            <w:r w:rsidRPr="00563D57">
              <w:rPr>
                <w:rStyle w:val="Hyperlink"/>
                <w:noProof/>
              </w:rPr>
              <w:fldChar w:fldCharType="end"/>
            </w:r>
          </w:ins>
        </w:p>
        <w:p w14:paraId="3203063A" w14:textId="6728356B" w:rsidR="00924909" w:rsidRDefault="00924909">
          <w:pPr>
            <w:pStyle w:val="TOC2"/>
            <w:tabs>
              <w:tab w:val="right" w:leader="dot" w:pos="9350"/>
            </w:tabs>
            <w:rPr>
              <w:ins w:id="25" w:author="David Conklin" w:date="2021-07-07T06:34:00Z"/>
              <w:rFonts w:eastAsiaTheme="minorEastAsia"/>
              <w:noProof/>
            </w:rPr>
          </w:pPr>
          <w:ins w:id="2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Management and maintenance</w:t>
            </w:r>
            <w:r>
              <w:rPr>
                <w:noProof/>
                <w:webHidden/>
              </w:rPr>
              <w:tab/>
            </w:r>
            <w:r>
              <w:rPr>
                <w:noProof/>
                <w:webHidden/>
              </w:rPr>
              <w:fldChar w:fldCharType="begin"/>
            </w:r>
            <w:r>
              <w:rPr>
                <w:noProof/>
                <w:webHidden/>
              </w:rPr>
              <w:instrText xml:space="preserve"> PAGEREF _Toc76532072 \h </w:instrText>
            </w:r>
            <w:r>
              <w:rPr>
                <w:noProof/>
                <w:webHidden/>
              </w:rPr>
            </w:r>
          </w:ins>
          <w:r>
            <w:rPr>
              <w:noProof/>
              <w:webHidden/>
            </w:rPr>
            <w:fldChar w:fldCharType="separate"/>
          </w:r>
          <w:ins w:id="27" w:author="David Conklin" w:date="2021-07-07T06:34:00Z">
            <w:r>
              <w:rPr>
                <w:noProof/>
                <w:webHidden/>
              </w:rPr>
              <w:t>8</w:t>
            </w:r>
            <w:r>
              <w:rPr>
                <w:noProof/>
                <w:webHidden/>
              </w:rPr>
              <w:fldChar w:fldCharType="end"/>
            </w:r>
            <w:r w:rsidRPr="00563D57">
              <w:rPr>
                <w:rStyle w:val="Hyperlink"/>
                <w:noProof/>
              </w:rPr>
              <w:fldChar w:fldCharType="end"/>
            </w:r>
          </w:ins>
        </w:p>
        <w:p w14:paraId="3912A188" w14:textId="375C9124" w:rsidR="00924909" w:rsidRDefault="00924909">
          <w:pPr>
            <w:pStyle w:val="TOC1"/>
            <w:tabs>
              <w:tab w:val="right" w:leader="dot" w:pos="9350"/>
            </w:tabs>
            <w:rPr>
              <w:ins w:id="28" w:author="David Conklin" w:date="2021-07-07T06:34:00Z"/>
              <w:rFonts w:eastAsiaTheme="minorEastAsia"/>
              <w:noProof/>
            </w:rPr>
          </w:pPr>
          <w:ins w:id="2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CW3M – A “first principles” model with tuning knobs</w:t>
            </w:r>
            <w:r>
              <w:rPr>
                <w:noProof/>
                <w:webHidden/>
              </w:rPr>
              <w:tab/>
            </w:r>
            <w:r>
              <w:rPr>
                <w:noProof/>
                <w:webHidden/>
              </w:rPr>
              <w:fldChar w:fldCharType="begin"/>
            </w:r>
            <w:r>
              <w:rPr>
                <w:noProof/>
                <w:webHidden/>
              </w:rPr>
              <w:instrText xml:space="preserve"> PAGEREF _Toc76532073 \h </w:instrText>
            </w:r>
            <w:r>
              <w:rPr>
                <w:noProof/>
                <w:webHidden/>
              </w:rPr>
            </w:r>
          </w:ins>
          <w:r>
            <w:rPr>
              <w:noProof/>
              <w:webHidden/>
            </w:rPr>
            <w:fldChar w:fldCharType="separate"/>
          </w:r>
          <w:ins w:id="30" w:author="David Conklin" w:date="2021-07-07T06:34:00Z">
            <w:r>
              <w:rPr>
                <w:noProof/>
                <w:webHidden/>
              </w:rPr>
              <w:t>8</w:t>
            </w:r>
            <w:r>
              <w:rPr>
                <w:noProof/>
                <w:webHidden/>
              </w:rPr>
              <w:fldChar w:fldCharType="end"/>
            </w:r>
            <w:r w:rsidRPr="00563D57">
              <w:rPr>
                <w:rStyle w:val="Hyperlink"/>
                <w:noProof/>
              </w:rPr>
              <w:fldChar w:fldCharType="end"/>
            </w:r>
          </w:ins>
        </w:p>
        <w:p w14:paraId="1ACBBCAB" w14:textId="73F2B048" w:rsidR="00924909" w:rsidRDefault="00924909">
          <w:pPr>
            <w:pStyle w:val="TOC1"/>
            <w:tabs>
              <w:tab w:val="right" w:leader="dot" w:pos="9350"/>
            </w:tabs>
            <w:rPr>
              <w:ins w:id="31" w:author="David Conklin" w:date="2021-07-07T06:34:00Z"/>
              <w:rFonts w:eastAsiaTheme="minorEastAsia"/>
              <w:noProof/>
            </w:rPr>
          </w:pPr>
          <w:ins w:id="3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tuning knobs</w:t>
            </w:r>
            <w:r>
              <w:rPr>
                <w:noProof/>
                <w:webHidden/>
              </w:rPr>
              <w:tab/>
            </w:r>
            <w:r>
              <w:rPr>
                <w:noProof/>
                <w:webHidden/>
              </w:rPr>
              <w:fldChar w:fldCharType="begin"/>
            </w:r>
            <w:r>
              <w:rPr>
                <w:noProof/>
                <w:webHidden/>
              </w:rPr>
              <w:instrText xml:space="preserve"> PAGEREF _Toc76532074 \h </w:instrText>
            </w:r>
            <w:r>
              <w:rPr>
                <w:noProof/>
                <w:webHidden/>
              </w:rPr>
            </w:r>
          </w:ins>
          <w:r>
            <w:rPr>
              <w:noProof/>
              <w:webHidden/>
            </w:rPr>
            <w:fldChar w:fldCharType="separate"/>
          </w:r>
          <w:ins w:id="33" w:author="David Conklin" w:date="2021-07-07T06:34:00Z">
            <w:r>
              <w:rPr>
                <w:noProof/>
                <w:webHidden/>
              </w:rPr>
              <w:t>9</w:t>
            </w:r>
            <w:r>
              <w:rPr>
                <w:noProof/>
                <w:webHidden/>
              </w:rPr>
              <w:fldChar w:fldCharType="end"/>
            </w:r>
            <w:r w:rsidRPr="00563D57">
              <w:rPr>
                <w:rStyle w:val="Hyperlink"/>
                <w:noProof/>
              </w:rPr>
              <w:fldChar w:fldCharType="end"/>
            </w:r>
          </w:ins>
        </w:p>
        <w:p w14:paraId="1511B2EE" w14:textId="1678A3C0" w:rsidR="00924909" w:rsidRDefault="00924909">
          <w:pPr>
            <w:pStyle w:val="TOC2"/>
            <w:tabs>
              <w:tab w:val="right" w:leader="dot" w:pos="9350"/>
            </w:tabs>
            <w:rPr>
              <w:ins w:id="34" w:author="David Conklin" w:date="2021-07-07T06:34:00Z"/>
              <w:rFonts w:eastAsiaTheme="minorEastAsia"/>
              <w:noProof/>
            </w:rPr>
          </w:pPr>
          <w:ins w:id="3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ET_MULT – forest evapotranspiration</w:t>
            </w:r>
            <w:r>
              <w:rPr>
                <w:noProof/>
                <w:webHidden/>
              </w:rPr>
              <w:tab/>
            </w:r>
            <w:r>
              <w:rPr>
                <w:noProof/>
                <w:webHidden/>
              </w:rPr>
              <w:fldChar w:fldCharType="begin"/>
            </w:r>
            <w:r>
              <w:rPr>
                <w:noProof/>
                <w:webHidden/>
              </w:rPr>
              <w:instrText xml:space="preserve"> PAGEREF _Toc76532075 \h </w:instrText>
            </w:r>
            <w:r>
              <w:rPr>
                <w:noProof/>
                <w:webHidden/>
              </w:rPr>
            </w:r>
          </w:ins>
          <w:r>
            <w:rPr>
              <w:noProof/>
              <w:webHidden/>
            </w:rPr>
            <w:fldChar w:fldCharType="separate"/>
          </w:r>
          <w:ins w:id="36" w:author="David Conklin" w:date="2021-07-07T06:34:00Z">
            <w:r>
              <w:rPr>
                <w:noProof/>
                <w:webHidden/>
              </w:rPr>
              <w:t>9</w:t>
            </w:r>
            <w:r>
              <w:rPr>
                <w:noProof/>
                <w:webHidden/>
              </w:rPr>
              <w:fldChar w:fldCharType="end"/>
            </w:r>
            <w:r w:rsidRPr="00563D57">
              <w:rPr>
                <w:rStyle w:val="Hyperlink"/>
                <w:noProof/>
              </w:rPr>
              <w:fldChar w:fldCharType="end"/>
            </w:r>
          </w:ins>
        </w:p>
        <w:p w14:paraId="630A20E3" w14:textId="285737CC" w:rsidR="00924909" w:rsidRDefault="00924909">
          <w:pPr>
            <w:pStyle w:val="TOC2"/>
            <w:tabs>
              <w:tab w:val="right" w:leader="dot" w:pos="9350"/>
            </w:tabs>
            <w:rPr>
              <w:ins w:id="37" w:author="David Conklin" w:date="2021-07-07T06:34:00Z"/>
              <w:rFonts w:eastAsiaTheme="minorEastAsia"/>
              <w:noProof/>
            </w:rPr>
          </w:pPr>
          <w:ins w:id="3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SOLAR_RADIATION_MULTIPLIER – reservoir insolation</w:t>
            </w:r>
            <w:r>
              <w:rPr>
                <w:noProof/>
                <w:webHidden/>
              </w:rPr>
              <w:tab/>
            </w:r>
            <w:r>
              <w:rPr>
                <w:noProof/>
                <w:webHidden/>
              </w:rPr>
              <w:fldChar w:fldCharType="begin"/>
            </w:r>
            <w:r>
              <w:rPr>
                <w:noProof/>
                <w:webHidden/>
              </w:rPr>
              <w:instrText xml:space="preserve"> PAGEREF _Toc76532076 \h </w:instrText>
            </w:r>
            <w:r>
              <w:rPr>
                <w:noProof/>
                <w:webHidden/>
              </w:rPr>
            </w:r>
          </w:ins>
          <w:r>
            <w:rPr>
              <w:noProof/>
              <w:webHidden/>
            </w:rPr>
            <w:fldChar w:fldCharType="separate"/>
          </w:r>
          <w:ins w:id="39" w:author="David Conklin" w:date="2021-07-07T06:34:00Z">
            <w:r>
              <w:rPr>
                <w:noProof/>
                <w:webHidden/>
              </w:rPr>
              <w:t>9</w:t>
            </w:r>
            <w:r>
              <w:rPr>
                <w:noProof/>
                <w:webHidden/>
              </w:rPr>
              <w:fldChar w:fldCharType="end"/>
            </w:r>
            <w:r w:rsidRPr="00563D57">
              <w:rPr>
                <w:rStyle w:val="Hyperlink"/>
                <w:noProof/>
              </w:rPr>
              <w:fldChar w:fldCharType="end"/>
            </w:r>
          </w:ins>
        </w:p>
        <w:p w14:paraId="169C88CC" w14:textId="0CFD0E6F" w:rsidR="00924909" w:rsidRDefault="00924909">
          <w:pPr>
            <w:pStyle w:val="TOC2"/>
            <w:tabs>
              <w:tab w:val="right" w:leader="dot" w:pos="9350"/>
            </w:tabs>
            <w:rPr>
              <w:ins w:id="40" w:author="David Conklin" w:date="2021-07-07T06:34:00Z"/>
              <w:rFonts w:eastAsiaTheme="minorEastAsia"/>
              <w:noProof/>
            </w:rPr>
          </w:pPr>
          <w:ins w:id="4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FLOW_CMS – Discharge from High Cascade springs</w:t>
            </w:r>
            <w:r>
              <w:rPr>
                <w:noProof/>
                <w:webHidden/>
              </w:rPr>
              <w:tab/>
            </w:r>
            <w:r>
              <w:rPr>
                <w:noProof/>
                <w:webHidden/>
              </w:rPr>
              <w:fldChar w:fldCharType="begin"/>
            </w:r>
            <w:r>
              <w:rPr>
                <w:noProof/>
                <w:webHidden/>
              </w:rPr>
              <w:instrText xml:space="preserve"> PAGEREF _Toc76532077 \h </w:instrText>
            </w:r>
            <w:r>
              <w:rPr>
                <w:noProof/>
                <w:webHidden/>
              </w:rPr>
            </w:r>
          </w:ins>
          <w:r>
            <w:rPr>
              <w:noProof/>
              <w:webHidden/>
            </w:rPr>
            <w:fldChar w:fldCharType="separate"/>
          </w:r>
          <w:ins w:id="42" w:author="David Conklin" w:date="2021-07-07T06:34:00Z">
            <w:r>
              <w:rPr>
                <w:noProof/>
                <w:webHidden/>
              </w:rPr>
              <w:t>9</w:t>
            </w:r>
            <w:r>
              <w:rPr>
                <w:noProof/>
                <w:webHidden/>
              </w:rPr>
              <w:fldChar w:fldCharType="end"/>
            </w:r>
            <w:r w:rsidRPr="00563D57">
              <w:rPr>
                <w:rStyle w:val="Hyperlink"/>
                <w:noProof/>
              </w:rPr>
              <w:fldChar w:fldCharType="end"/>
            </w:r>
          </w:ins>
        </w:p>
        <w:p w14:paraId="0E38B5E8" w14:textId="4F5E01A5" w:rsidR="00924909" w:rsidRDefault="00924909">
          <w:pPr>
            <w:pStyle w:val="TOC1"/>
            <w:tabs>
              <w:tab w:val="right" w:leader="dot" w:pos="9350"/>
            </w:tabs>
            <w:rPr>
              <w:ins w:id="43" w:author="David Conklin" w:date="2021-07-07T06:34:00Z"/>
              <w:rFonts w:eastAsiaTheme="minorEastAsia"/>
              <w:noProof/>
            </w:rPr>
          </w:pPr>
          <w:ins w:id="4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Envision framework and the GIS Layers</w:t>
            </w:r>
            <w:r>
              <w:rPr>
                <w:noProof/>
                <w:webHidden/>
              </w:rPr>
              <w:tab/>
            </w:r>
            <w:r>
              <w:rPr>
                <w:noProof/>
                <w:webHidden/>
              </w:rPr>
              <w:fldChar w:fldCharType="begin"/>
            </w:r>
            <w:r>
              <w:rPr>
                <w:noProof/>
                <w:webHidden/>
              </w:rPr>
              <w:instrText xml:space="preserve"> PAGEREF _Toc76532078 \h </w:instrText>
            </w:r>
            <w:r>
              <w:rPr>
                <w:noProof/>
                <w:webHidden/>
              </w:rPr>
            </w:r>
          </w:ins>
          <w:r>
            <w:rPr>
              <w:noProof/>
              <w:webHidden/>
            </w:rPr>
            <w:fldChar w:fldCharType="separate"/>
          </w:r>
          <w:ins w:id="45" w:author="David Conklin" w:date="2021-07-07T06:34:00Z">
            <w:r>
              <w:rPr>
                <w:noProof/>
                <w:webHidden/>
              </w:rPr>
              <w:t>10</w:t>
            </w:r>
            <w:r>
              <w:rPr>
                <w:noProof/>
                <w:webHidden/>
              </w:rPr>
              <w:fldChar w:fldCharType="end"/>
            </w:r>
            <w:r w:rsidRPr="00563D57">
              <w:rPr>
                <w:rStyle w:val="Hyperlink"/>
                <w:noProof/>
              </w:rPr>
              <w:fldChar w:fldCharType="end"/>
            </w:r>
          </w:ins>
        </w:p>
        <w:p w14:paraId="30A736CF" w14:textId="0997A402" w:rsidR="00924909" w:rsidRDefault="00924909">
          <w:pPr>
            <w:pStyle w:val="TOC2"/>
            <w:tabs>
              <w:tab w:val="right" w:leader="dot" w:pos="9350"/>
            </w:tabs>
            <w:rPr>
              <w:ins w:id="46" w:author="David Conklin" w:date="2021-07-07T06:34:00Z"/>
              <w:rFonts w:eastAsiaTheme="minorEastAsia"/>
              <w:noProof/>
            </w:rPr>
          </w:pPr>
          <w:ins w:id="4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Reach Layer</w:t>
            </w:r>
            <w:r>
              <w:rPr>
                <w:noProof/>
                <w:webHidden/>
              </w:rPr>
              <w:tab/>
            </w:r>
            <w:r>
              <w:rPr>
                <w:noProof/>
                <w:webHidden/>
              </w:rPr>
              <w:fldChar w:fldCharType="begin"/>
            </w:r>
            <w:r>
              <w:rPr>
                <w:noProof/>
                <w:webHidden/>
              </w:rPr>
              <w:instrText xml:space="preserve"> PAGEREF _Toc76532079 \h </w:instrText>
            </w:r>
            <w:r>
              <w:rPr>
                <w:noProof/>
                <w:webHidden/>
              </w:rPr>
            </w:r>
          </w:ins>
          <w:r>
            <w:rPr>
              <w:noProof/>
              <w:webHidden/>
            </w:rPr>
            <w:fldChar w:fldCharType="separate"/>
          </w:r>
          <w:ins w:id="48" w:author="David Conklin" w:date="2021-07-07T06:34:00Z">
            <w:r>
              <w:rPr>
                <w:noProof/>
                <w:webHidden/>
              </w:rPr>
              <w:t>10</w:t>
            </w:r>
            <w:r>
              <w:rPr>
                <w:noProof/>
                <w:webHidden/>
              </w:rPr>
              <w:fldChar w:fldCharType="end"/>
            </w:r>
            <w:r w:rsidRPr="00563D57">
              <w:rPr>
                <w:rStyle w:val="Hyperlink"/>
                <w:noProof/>
              </w:rPr>
              <w:fldChar w:fldCharType="end"/>
            </w:r>
          </w:ins>
        </w:p>
        <w:p w14:paraId="19EE7F83" w14:textId="5B7E5D4C" w:rsidR="00924909" w:rsidRDefault="00924909">
          <w:pPr>
            <w:pStyle w:val="TOC2"/>
            <w:tabs>
              <w:tab w:val="right" w:leader="dot" w:pos="9350"/>
            </w:tabs>
            <w:rPr>
              <w:ins w:id="49" w:author="David Conklin" w:date="2021-07-07T06:34:00Z"/>
              <w:rFonts w:eastAsiaTheme="minorEastAsia"/>
              <w:noProof/>
            </w:rPr>
          </w:pPr>
          <w:ins w:id="5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Time steps, autonomous processes, and global methods</w:t>
            </w:r>
            <w:r>
              <w:rPr>
                <w:noProof/>
                <w:webHidden/>
              </w:rPr>
              <w:tab/>
            </w:r>
            <w:r>
              <w:rPr>
                <w:noProof/>
                <w:webHidden/>
              </w:rPr>
              <w:fldChar w:fldCharType="begin"/>
            </w:r>
            <w:r>
              <w:rPr>
                <w:noProof/>
                <w:webHidden/>
              </w:rPr>
              <w:instrText xml:space="preserve"> PAGEREF _Toc76532080 \h </w:instrText>
            </w:r>
            <w:r>
              <w:rPr>
                <w:noProof/>
                <w:webHidden/>
              </w:rPr>
            </w:r>
          </w:ins>
          <w:r>
            <w:rPr>
              <w:noProof/>
              <w:webHidden/>
            </w:rPr>
            <w:fldChar w:fldCharType="separate"/>
          </w:r>
          <w:ins w:id="51" w:author="David Conklin" w:date="2021-07-07T06:34:00Z">
            <w:r>
              <w:rPr>
                <w:noProof/>
                <w:webHidden/>
              </w:rPr>
              <w:t>10</w:t>
            </w:r>
            <w:r>
              <w:rPr>
                <w:noProof/>
                <w:webHidden/>
              </w:rPr>
              <w:fldChar w:fldCharType="end"/>
            </w:r>
            <w:r w:rsidRPr="00563D57">
              <w:rPr>
                <w:rStyle w:val="Hyperlink"/>
                <w:noProof/>
              </w:rPr>
              <w:fldChar w:fldCharType="end"/>
            </w:r>
          </w:ins>
        </w:p>
        <w:p w14:paraId="6D9E9609" w14:textId="77F64EB8" w:rsidR="00924909" w:rsidRDefault="00924909">
          <w:pPr>
            <w:pStyle w:val="TOC2"/>
            <w:tabs>
              <w:tab w:val="right" w:leader="dot" w:pos="9350"/>
            </w:tabs>
            <w:rPr>
              <w:ins w:id="52" w:author="David Conklin" w:date="2021-07-07T06:34:00Z"/>
              <w:rFonts w:eastAsiaTheme="minorEastAsia"/>
              <w:noProof/>
            </w:rPr>
          </w:pPr>
          <w:ins w:id="5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Some global method details</w:t>
            </w:r>
            <w:r>
              <w:rPr>
                <w:noProof/>
                <w:webHidden/>
              </w:rPr>
              <w:tab/>
            </w:r>
            <w:r>
              <w:rPr>
                <w:noProof/>
                <w:webHidden/>
              </w:rPr>
              <w:fldChar w:fldCharType="begin"/>
            </w:r>
            <w:r>
              <w:rPr>
                <w:noProof/>
                <w:webHidden/>
              </w:rPr>
              <w:instrText xml:space="preserve"> PAGEREF _Toc76532081 \h </w:instrText>
            </w:r>
            <w:r>
              <w:rPr>
                <w:noProof/>
                <w:webHidden/>
              </w:rPr>
            </w:r>
          </w:ins>
          <w:r>
            <w:rPr>
              <w:noProof/>
              <w:webHidden/>
            </w:rPr>
            <w:fldChar w:fldCharType="separate"/>
          </w:r>
          <w:ins w:id="54" w:author="David Conklin" w:date="2021-07-07T06:34:00Z">
            <w:r>
              <w:rPr>
                <w:noProof/>
                <w:webHidden/>
              </w:rPr>
              <w:t>11</w:t>
            </w:r>
            <w:r>
              <w:rPr>
                <w:noProof/>
                <w:webHidden/>
              </w:rPr>
              <w:fldChar w:fldCharType="end"/>
            </w:r>
            <w:r w:rsidRPr="00563D57">
              <w:rPr>
                <w:rStyle w:val="Hyperlink"/>
                <w:noProof/>
              </w:rPr>
              <w:fldChar w:fldCharType="end"/>
            </w:r>
          </w:ins>
        </w:p>
        <w:p w14:paraId="77EEC21D" w14:textId="343A7465" w:rsidR="00924909" w:rsidRDefault="00924909">
          <w:pPr>
            <w:pStyle w:val="TOC1"/>
            <w:tabs>
              <w:tab w:val="right" w:leader="dot" w:pos="9350"/>
            </w:tabs>
            <w:rPr>
              <w:ins w:id="55" w:author="David Conklin" w:date="2021-07-07T06:34:00Z"/>
              <w:rFonts w:eastAsiaTheme="minorEastAsia"/>
              <w:noProof/>
            </w:rPr>
          </w:pPr>
          <w:ins w:id="5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Study areas</w:t>
            </w:r>
            <w:r>
              <w:rPr>
                <w:noProof/>
                <w:webHidden/>
              </w:rPr>
              <w:tab/>
            </w:r>
            <w:r>
              <w:rPr>
                <w:noProof/>
                <w:webHidden/>
              </w:rPr>
              <w:fldChar w:fldCharType="begin"/>
            </w:r>
            <w:r>
              <w:rPr>
                <w:noProof/>
                <w:webHidden/>
              </w:rPr>
              <w:instrText xml:space="preserve"> PAGEREF _Toc76532082 \h </w:instrText>
            </w:r>
            <w:r>
              <w:rPr>
                <w:noProof/>
                <w:webHidden/>
              </w:rPr>
            </w:r>
          </w:ins>
          <w:r>
            <w:rPr>
              <w:noProof/>
              <w:webHidden/>
            </w:rPr>
            <w:fldChar w:fldCharType="separate"/>
          </w:r>
          <w:ins w:id="57" w:author="David Conklin" w:date="2021-07-07T06:34:00Z">
            <w:r>
              <w:rPr>
                <w:noProof/>
                <w:webHidden/>
              </w:rPr>
              <w:t>11</w:t>
            </w:r>
            <w:r>
              <w:rPr>
                <w:noProof/>
                <w:webHidden/>
              </w:rPr>
              <w:fldChar w:fldCharType="end"/>
            </w:r>
            <w:r w:rsidRPr="00563D57">
              <w:rPr>
                <w:rStyle w:val="Hyperlink"/>
                <w:noProof/>
              </w:rPr>
              <w:fldChar w:fldCharType="end"/>
            </w:r>
          </w:ins>
        </w:p>
        <w:p w14:paraId="1D99D3A4" w14:textId="59A50A27" w:rsidR="00924909" w:rsidRDefault="00924909">
          <w:pPr>
            <w:pStyle w:val="TOC2"/>
            <w:tabs>
              <w:tab w:val="right" w:leader="dot" w:pos="9350"/>
            </w:tabs>
            <w:rPr>
              <w:ins w:id="58" w:author="David Conklin" w:date="2021-07-07T06:34:00Z"/>
              <w:rFonts w:eastAsiaTheme="minorEastAsia"/>
              <w:noProof/>
            </w:rPr>
          </w:pPr>
          <w:ins w:id="5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DataCW3M directory structure</w:t>
            </w:r>
            <w:r>
              <w:rPr>
                <w:noProof/>
                <w:webHidden/>
              </w:rPr>
              <w:tab/>
            </w:r>
            <w:r>
              <w:rPr>
                <w:noProof/>
                <w:webHidden/>
              </w:rPr>
              <w:fldChar w:fldCharType="begin"/>
            </w:r>
            <w:r>
              <w:rPr>
                <w:noProof/>
                <w:webHidden/>
              </w:rPr>
              <w:instrText xml:space="preserve"> PAGEREF _Toc76532083 \h </w:instrText>
            </w:r>
            <w:r>
              <w:rPr>
                <w:noProof/>
                <w:webHidden/>
              </w:rPr>
            </w:r>
          </w:ins>
          <w:r>
            <w:rPr>
              <w:noProof/>
              <w:webHidden/>
            </w:rPr>
            <w:fldChar w:fldCharType="separate"/>
          </w:r>
          <w:ins w:id="60" w:author="David Conklin" w:date="2021-07-07T06:34:00Z">
            <w:r>
              <w:rPr>
                <w:noProof/>
                <w:webHidden/>
              </w:rPr>
              <w:t>12</w:t>
            </w:r>
            <w:r>
              <w:rPr>
                <w:noProof/>
                <w:webHidden/>
              </w:rPr>
              <w:fldChar w:fldCharType="end"/>
            </w:r>
            <w:r w:rsidRPr="00563D57">
              <w:rPr>
                <w:rStyle w:val="Hyperlink"/>
                <w:noProof/>
              </w:rPr>
              <w:fldChar w:fldCharType="end"/>
            </w:r>
          </w:ins>
        </w:p>
        <w:p w14:paraId="3158ECDB" w14:textId="23D7D2FC" w:rsidR="00924909" w:rsidRDefault="00924909">
          <w:pPr>
            <w:pStyle w:val="TOC2"/>
            <w:tabs>
              <w:tab w:val="right" w:leader="dot" w:pos="9350"/>
            </w:tabs>
            <w:rPr>
              <w:ins w:id="61" w:author="David Conklin" w:date="2021-07-07T06:34:00Z"/>
              <w:rFonts w:eastAsiaTheme="minorEastAsia"/>
              <w:noProof/>
            </w:rPr>
          </w:pPr>
          <w:ins w:id="6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DataCW3M\ScenarioData directory structure</w:t>
            </w:r>
            <w:r>
              <w:rPr>
                <w:noProof/>
                <w:webHidden/>
              </w:rPr>
              <w:tab/>
            </w:r>
            <w:r>
              <w:rPr>
                <w:noProof/>
                <w:webHidden/>
              </w:rPr>
              <w:fldChar w:fldCharType="begin"/>
            </w:r>
            <w:r>
              <w:rPr>
                <w:noProof/>
                <w:webHidden/>
              </w:rPr>
              <w:instrText xml:space="preserve"> PAGEREF _Toc76532084 \h </w:instrText>
            </w:r>
            <w:r>
              <w:rPr>
                <w:noProof/>
                <w:webHidden/>
              </w:rPr>
            </w:r>
          </w:ins>
          <w:r>
            <w:rPr>
              <w:noProof/>
              <w:webHidden/>
            </w:rPr>
            <w:fldChar w:fldCharType="separate"/>
          </w:r>
          <w:ins w:id="63" w:author="David Conklin" w:date="2021-07-07T06:34:00Z">
            <w:r>
              <w:rPr>
                <w:noProof/>
                <w:webHidden/>
              </w:rPr>
              <w:t>13</w:t>
            </w:r>
            <w:r>
              <w:rPr>
                <w:noProof/>
                <w:webHidden/>
              </w:rPr>
              <w:fldChar w:fldCharType="end"/>
            </w:r>
            <w:r w:rsidRPr="00563D57">
              <w:rPr>
                <w:rStyle w:val="Hyperlink"/>
                <w:noProof/>
              </w:rPr>
              <w:fldChar w:fldCharType="end"/>
            </w:r>
          </w:ins>
        </w:p>
        <w:p w14:paraId="3B8362D4" w14:textId="257A173F" w:rsidR="00924909" w:rsidRDefault="00924909">
          <w:pPr>
            <w:pStyle w:val="TOC2"/>
            <w:tabs>
              <w:tab w:val="right" w:leader="dot" w:pos="9350"/>
            </w:tabs>
            <w:rPr>
              <w:ins w:id="64" w:author="David Conklin" w:date="2021-07-07T06:34:00Z"/>
              <w:rFonts w:eastAsiaTheme="minorEastAsia"/>
              <w:noProof/>
            </w:rPr>
          </w:pPr>
          <w:ins w:id="6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DataCW3M\ScenarioData\&lt;scenario&gt; folder contents</w:t>
            </w:r>
            <w:r>
              <w:rPr>
                <w:noProof/>
                <w:webHidden/>
              </w:rPr>
              <w:tab/>
            </w:r>
            <w:r>
              <w:rPr>
                <w:noProof/>
                <w:webHidden/>
              </w:rPr>
              <w:fldChar w:fldCharType="begin"/>
            </w:r>
            <w:r>
              <w:rPr>
                <w:noProof/>
                <w:webHidden/>
              </w:rPr>
              <w:instrText xml:space="preserve"> PAGEREF _Toc76532085 \h </w:instrText>
            </w:r>
            <w:r>
              <w:rPr>
                <w:noProof/>
                <w:webHidden/>
              </w:rPr>
            </w:r>
          </w:ins>
          <w:r>
            <w:rPr>
              <w:noProof/>
              <w:webHidden/>
            </w:rPr>
            <w:fldChar w:fldCharType="separate"/>
          </w:r>
          <w:ins w:id="66" w:author="David Conklin" w:date="2021-07-07T06:34:00Z">
            <w:r>
              <w:rPr>
                <w:noProof/>
                <w:webHidden/>
              </w:rPr>
              <w:t>13</w:t>
            </w:r>
            <w:r>
              <w:rPr>
                <w:noProof/>
                <w:webHidden/>
              </w:rPr>
              <w:fldChar w:fldCharType="end"/>
            </w:r>
            <w:r w:rsidRPr="00563D57">
              <w:rPr>
                <w:rStyle w:val="Hyperlink"/>
                <w:noProof/>
              </w:rPr>
              <w:fldChar w:fldCharType="end"/>
            </w:r>
          </w:ins>
        </w:p>
        <w:p w14:paraId="3A732D9E" w14:textId="4C9C3EF7" w:rsidR="00924909" w:rsidRDefault="00924909">
          <w:pPr>
            <w:pStyle w:val="TOC2"/>
            <w:tabs>
              <w:tab w:val="right" w:leader="dot" w:pos="9350"/>
            </w:tabs>
            <w:rPr>
              <w:ins w:id="67" w:author="David Conklin" w:date="2021-07-07T06:34:00Z"/>
              <w:rFonts w:eastAsiaTheme="minorEastAsia"/>
              <w:noProof/>
            </w:rPr>
          </w:pPr>
          <w:ins w:id="6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DataCW3M\&lt;study area&gt; folder contents</w:t>
            </w:r>
            <w:r>
              <w:rPr>
                <w:noProof/>
                <w:webHidden/>
              </w:rPr>
              <w:tab/>
            </w:r>
            <w:r>
              <w:rPr>
                <w:noProof/>
                <w:webHidden/>
              </w:rPr>
              <w:fldChar w:fldCharType="begin"/>
            </w:r>
            <w:r>
              <w:rPr>
                <w:noProof/>
                <w:webHidden/>
              </w:rPr>
              <w:instrText xml:space="preserve"> PAGEREF _Toc76532086 \h </w:instrText>
            </w:r>
            <w:r>
              <w:rPr>
                <w:noProof/>
                <w:webHidden/>
              </w:rPr>
            </w:r>
          </w:ins>
          <w:r>
            <w:rPr>
              <w:noProof/>
              <w:webHidden/>
            </w:rPr>
            <w:fldChar w:fldCharType="separate"/>
          </w:r>
          <w:ins w:id="69" w:author="David Conklin" w:date="2021-07-07T06:34:00Z">
            <w:r>
              <w:rPr>
                <w:noProof/>
                <w:webHidden/>
              </w:rPr>
              <w:t>13</w:t>
            </w:r>
            <w:r>
              <w:rPr>
                <w:noProof/>
                <w:webHidden/>
              </w:rPr>
              <w:fldChar w:fldCharType="end"/>
            </w:r>
            <w:r w:rsidRPr="00563D57">
              <w:rPr>
                <w:rStyle w:val="Hyperlink"/>
                <w:noProof/>
              </w:rPr>
              <w:fldChar w:fldCharType="end"/>
            </w:r>
          </w:ins>
        </w:p>
        <w:p w14:paraId="6FA9CEA0" w14:textId="1887476F" w:rsidR="00924909" w:rsidRDefault="00924909">
          <w:pPr>
            <w:pStyle w:val="TOC1"/>
            <w:tabs>
              <w:tab w:val="right" w:leader="dot" w:pos="9350"/>
            </w:tabs>
            <w:rPr>
              <w:ins w:id="70" w:author="David Conklin" w:date="2021-07-07T06:34:00Z"/>
              <w:rFonts w:eastAsiaTheme="minorEastAsia"/>
              <w:noProof/>
            </w:rPr>
          </w:pPr>
          <w:ins w:id="7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Calendar conventions</w:t>
            </w:r>
            <w:r>
              <w:rPr>
                <w:noProof/>
                <w:webHidden/>
              </w:rPr>
              <w:tab/>
            </w:r>
            <w:r>
              <w:rPr>
                <w:noProof/>
                <w:webHidden/>
              </w:rPr>
              <w:fldChar w:fldCharType="begin"/>
            </w:r>
            <w:r>
              <w:rPr>
                <w:noProof/>
                <w:webHidden/>
              </w:rPr>
              <w:instrText xml:space="preserve"> PAGEREF _Toc76532087 \h </w:instrText>
            </w:r>
            <w:r>
              <w:rPr>
                <w:noProof/>
                <w:webHidden/>
              </w:rPr>
            </w:r>
          </w:ins>
          <w:r>
            <w:rPr>
              <w:noProof/>
              <w:webHidden/>
            </w:rPr>
            <w:fldChar w:fldCharType="separate"/>
          </w:r>
          <w:ins w:id="72" w:author="David Conklin" w:date="2021-07-07T06:34:00Z">
            <w:r>
              <w:rPr>
                <w:noProof/>
                <w:webHidden/>
              </w:rPr>
              <w:t>19</w:t>
            </w:r>
            <w:r>
              <w:rPr>
                <w:noProof/>
                <w:webHidden/>
              </w:rPr>
              <w:fldChar w:fldCharType="end"/>
            </w:r>
            <w:r w:rsidRPr="00563D57">
              <w:rPr>
                <w:rStyle w:val="Hyperlink"/>
                <w:noProof/>
              </w:rPr>
              <w:fldChar w:fldCharType="end"/>
            </w:r>
          </w:ins>
        </w:p>
        <w:p w14:paraId="6068D439" w14:textId="1C30BAD1" w:rsidR="00924909" w:rsidRDefault="00924909">
          <w:pPr>
            <w:pStyle w:val="TOC2"/>
            <w:tabs>
              <w:tab w:val="right" w:leader="dot" w:pos="9350"/>
            </w:tabs>
            <w:rPr>
              <w:ins w:id="73" w:author="David Conklin" w:date="2021-07-07T06:34:00Z"/>
              <w:rFonts w:eastAsiaTheme="minorEastAsia"/>
              <w:noProof/>
            </w:rPr>
          </w:pPr>
          <w:ins w:id="7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years</w:t>
            </w:r>
            <w:r>
              <w:rPr>
                <w:noProof/>
                <w:webHidden/>
              </w:rPr>
              <w:tab/>
            </w:r>
            <w:r>
              <w:rPr>
                <w:noProof/>
                <w:webHidden/>
              </w:rPr>
              <w:fldChar w:fldCharType="begin"/>
            </w:r>
            <w:r>
              <w:rPr>
                <w:noProof/>
                <w:webHidden/>
              </w:rPr>
              <w:instrText xml:space="preserve"> PAGEREF _Toc76532088 \h </w:instrText>
            </w:r>
            <w:r>
              <w:rPr>
                <w:noProof/>
                <w:webHidden/>
              </w:rPr>
            </w:r>
          </w:ins>
          <w:r>
            <w:rPr>
              <w:noProof/>
              <w:webHidden/>
            </w:rPr>
            <w:fldChar w:fldCharType="separate"/>
          </w:r>
          <w:ins w:id="75" w:author="David Conklin" w:date="2021-07-07T06:34:00Z">
            <w:r>
              <w:rPr>
                <w:noProof/>
                <w:webHidden/>
              </w:rPr>
              <w:t>19</w:t>
            </w:r>
            <w:r>
              <w:rPr>
                <w:noProof/>
                <w:webHidden/>
              </w:rPr>
              <w:fldChar w:fldCharType="end"/>
            </w:r>
            <w:r w:rsidRPr="00563D57">
              <w:rPr>
                <w:rStyle w:val="Hyperlink"/>
                <w:noProof/>
              </w:rPr>
              <w:fldChar w:fldCharType="end"/>
            </w:r>
          </w:ins>
        </w:p>
        <w:p w14:paraId="30A2718A" w14:textId="1D1022B2" w:rsidR="00924909" w:rsidRDefault="00924909">
          <w:pPr>
            <w:pStyle w:val="TOC1"/>
            <w:tabs>
              <w:tab w:val="right" w:leader="dot" w:pos="9350"/>
            </w:tabs>
            <w:rPr>
              <w:ins w:id="76" w:author="David Conklin" w:date="2021-07-07T06:34:00Z"/>
              <w:rFonts w:eastAsiaTheme="minorEastAsia"/>
              <w:noProof/>
            </w:rPr>
          </w:pPr>
          <w:ins w:id="7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Climate data</w:t>
            </w:r>
            <w:r>
              <w:rPr>
                <w:noProof/>
                <w:webHidden/>
              </w:rPr>
              <w:tab/>
            </w:r>
            <w:r>
              <w:rPr>
                <w:noProof/>
                <w:webHidden/>
              </w:rPr>
              <w:fldChar w:fldCharType="begin"/>
            </w:r>
            <w:r>
              <w:rPr>
                <w:noProof/>
                <w:webHidden/>
              </w:rPr>
              <w:instrText xml:space="preserve"> PAGEREF _Toc76532089 \h </w:instrText>
            </w:r>
            <w:r>
              <w:rPr>
                <w:noProof/>
                <w:webHidden/>
              </w:rPr>
            </w:r>
          </w:ins>
          <w:r>
            <w:rPr>
              <w:noProof/>
              <w:webHidden/>
            </w:rPr>
            <w:fldChar w:fldCharType="separate"/>
          </w:r>
          <w:ins w:id="78" w:author="David Conklin" w:date="2021-07-07T06:34:00Z">
            <w:r>
              <w:rPr>
                <w:noProof/>
                <w:webHidden/>
              </w:rPr>
              <w:t>19</w:t>
            </w:r>
            <w:r>
              <w:rPr>
                <w:noProof/>
                <w:webHidden/>
              </w:rPr>
              <w:fldChar w:fldCharType="end"/>
            </w:r>
            <w:r w:rsidRPr="00563D57">
              <w:rPr>
                <w:rStyle w:val="Hyperlink"/>
                <w:noProof/>
              </w:rPr>
              <w:fldChar w:fldCharType="end"/>
            </w:r>
          </w:ins>
        </w:p>
        <w:p w14:paraId="62EA8503" w14:textId="7D576E58" w:rsidR="00924909" w:rsidRDefault="00924909">
          <w:pPr>
            <w:pStyle w:val="TOC2"/>
            <w:tabs>
              <w:tab w:val="right" w:leader="dot" w:pos="9350"/>
            </w:tabs>
            <w:rPr>
              <w:ins w:id="79" w:author="David Conklin" w:date="2021-07-07T06:34:00Z"/>
              <w:rFonts w:eastAsiaTheme="minorEastAsia"/>
              <w:noProof/>
            </w:rPr>
          </w:pPr>
          <w:ins w:id="8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Numbered climate scenarios in the model</w:t>
            </w:r>
            <w:r>
              <w:rPr>
                <w:noProof/>
                <w:webHidden/>
              </w:rPr>
              <w:tab/>
            </w:r>
            <w:r>
              <w:rPr>
                <w:noProof/>
                <w:webHidden/>
              </w:rPr>
              <w:fldChar w:fldCharType="begin"/>
            </w:r>
            <w:r>
              <w:rPr>
                <w:noProof/>
                <w:webHidden/>
              </w:rPr>
              <w:instrText xml:space="preserve"> PAGEREF _Toc76532090 \h </w:instrText>
            </w:r>
            <w:r>
              <w:rPr>
                <w:noProof/>
                <w:webHidden/>
              </w:rPr>
            </w:r>
          </w:ins>
          <w:r>
            <w:rPr>
              <w:noProof/>
              <w:webHidden/>
            </w:rPr>
            <w:fldChar w:fldCharType="separate"/>
          </w:r>
          <w:ins w:id="81" w:author="David Conklin" w:date="2021-07-07T06:34:00Z">
            <w:r>
              <w:rPr>
                <w:noProof/>
                <w:webHidden/>
              </w:rPr>
              <w:t>19</w:t>
            </w:r>
            <w:r>
              <w:rPr>
                <w:noProof/>
                <w:webHidden/>
              </w:rPr>
              <w:fldChar w:fldCharType="end"/>
            </w:r>
            <w:r w:rsidRPr="00563D57">
              <w:rPr>
                <w:rStyle w:val="Hyperlink"/>
                <w:noProof/>
              </w:rPr>
              <w:fldChar w:fldCharType="end"/>
            </w:r>
          </w:ins>
        </w:p>
        <w:p w14:paraId="59FDA1AD" w14:textId="686843FC" w:rsidR="00924909" w:rsidRDefault="00924909">
          <w:pPr>
            <w:pStyle w:val="TOC2"/>
            <w:tabs>
              <w:tab w:val="right" w:leader="dot" w:pos="9350"/>
            </w:tabs>
            <w:rPr>
              <w:ins w:id="82" w:author="David Conklin" w:date="2021-07-07T06:34:00Z"/>
              <w:rFonts w:eastAsiaTheme="minorEastAsia"/>
              <w:noProof/>
            </w:rPr>
          </w:pPr>
          <w:ins w:id="8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Monthly and seasonal weather data</w:t>
            </w:r>
            <w:r>
              <w:rPr>
                <w:noProof/>
                <w:webHidden/>
              </w:rPr>
              <w:tab/>
            </w:r>
            <w:r>
              <w:rPr>
                <w:noProof/>
                <w:webHidden/>
              </w:rPr>
              <w:fldChar w:fldCharType="begin"/>
            </w:r>
            <w:r>
              <w:rPr>
                <w:noProof/>
                <w:webHidden/>
              </w:rPr>
              <w:instrText xml:space="preserve"> PAGEREF _Toc76532091 \h </w:instrText>
            </w:r>
            <w:r>
              <w:rPr>
                <w:noProof/>
                <w:webHidden/>
              </w:rPr>
            </w:r>
          </w:ins>
          <w:r>
            <w:rPr>
              <w:noProof/>
              <w:webHidden/>
            </w:rPr>
            <w:fldChar w:fldCharType="separate"/>
          </w:r>
          <w:ins w:id="84" w:author="David Conklin" w:date="2021-07-07T06:34:00Z">
            <w:r>
              <w:rPr>
                <w:noProof/>
                <w:webHidden/>
              </w:rPr>
              <w:t>20</w:t>
            </w:r>
            <w:r>
              <w:rPr>
                <w:noProof/>
                <w:webHidden/>
              </w:rPr>
              <w:fldChar w:fldCharType="end"/>
            </w:r>
            <w:r w:rsidRPr="00563D57">
              <w:rPr>
                <w:rStyle w:val="Hyperlink"/>
                <w:noProof/>
              </w:rPr>
              <w:fldChar w:fldCharType="end"/>
            </w:r>
          </w:ins>
        </w:p>
        <w:p w14:paraId="72303EAA" w14:textId="4AC253A6" w:rsidR="00924909" w:rsidRDefault="00924909">
          <w:pPr>
            <w:pStyle w:val="TOC2"/>
            <w:tabs>
              <w:tab w:val="right" w:leader="dot" w:pos="9350"/>
            </w:tabs>
            <w:rPr>
              <w:ins w:id="85" w:author="David Conklin" w:date="2021-07-07T06:34:00Z"/>
              <w:rFonts w:eastAsiaTheme="minorEastAsia"/>
              <w:noProof/>
            </w:rPr>
          </w:pPr>
          <w:ins w:id="86"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"_Toc76532092"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Climate data grids</w:t>
            </w:r>
            <w:r>
              <w:rPr>
                <w:noProof/>
                <w:webHidden/>
              </w:rPr>
              <w:tab/>
            </w:r>
            <w:r>
              <w:rPr>
                <w:noProof/>
                <w:webHidden/>
              </w:rPr>
              <w:fldChar w:fldCharType="begin"/>
            </w:r>
            <w:r>
              <w:rPr>
                <w:noProof/>
                <w:webHidden/>
              </w:rPr>
              <w:instrText xml:space="preserve"> PAGEREF _Toc76532092 \h </w:instrText>
            </w:r>
            <w:r>
              <w:rPr>
                <w:noProof/>
                <w:webHidden/>
              </w:rPr>
            </w:r>
          </w:ins>
          <w:r>
            <w:rPr>
              <w:noProof/>
              <w:webHidden/>
            </w:rPr>
            <w:fldChar w:fldCharType="separate"/>
          </w:r>
          <w:ins w:id="87" w:author="David Conklin" w:date="2021-07-07T06:34:00Z">
            <w:r>
              <w:rPr>
                <w:noProof/>
                <w:webHidden/>
              </w:rPr>
              <w:t>21</w:t>
            </w:r>
            <w:r>
              <w:rPr>
                <w:noProof/>
                <w:webHidden/>
              </w:rPr>
              <w:fldChar w:fldCharType="end"/>
            </w:r>
            <w:r w:rsidRPr="00563D57">
              <w:rPr>
                <w:rStyle w:val="Hyperlink"/>
                <w:noProof/>
              </w:rPr>
              <w:fldChar w:fldCharType="end"/>
            </w:r>
          </w:ins>
        </w:p>
        <w:p w14:paraId="3FE0F146" w14:textId="7D5D9B99" w:rsidR="00924909" w:rsidRDefault="00924909">
          <w:pPr>
            <w:pStyle w:val="TOC3"/>
            <w:tabs>
              <w:tab w:val="right" w:leader="dot" w:pos="9350"/>
            </w:tabs>
            <w:rPr>
              <w:ins w:id="88" w:author="David Conklin" w:date="2021-07-07T06:34:00Z"/>
              <w:rFonts w:eastAsiaTheme="minorEastAsia"/>
              <w:noProof/>
            </w:rPr>
          </w:pPr>
          <w:ins w:id="8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WW2100 climate grid</w:t>
            </w:r>
            <w:r>
              <w:rPr>
                <w:noProof/>
                <w:webHidden/>
              </w:rPr>
              <w:tab/>
            </w:r>
            <w:r>
              <w:rPr>
                <w:noProof/>
                <w:webHidden/>
              </w:rPr>
              <w:fldChar w:fldCharType="begin"/>
            </w:r>
            <w:r>
              <w:rPr>
                <w:noProof/>
                <w:webHidden/>
              </w:rPr>
              <w:instrText xml:space="preserve"> PAGEREF _Toc76532093 \h </w:instrText>
            </w:r>
            <w:r>
              <w:rPr>
                <w:noProof/>
                <w:webHidden/>
              </w:rPr>
            </w:r>
          </w:ins>
          <w:r>
            <w:rPr>
              <w:noProof/>
              <w:webHidden/>
            </w:rPr>
            <w:fldChar w:fldCharType="separate"/>
          </w:r>
          <w:ins w:id="90" w:author="David Conklin" w:date="2021-07-07T06:34:00Z">
            <w:r>
              <w:rPr>
                <w:noProof/>
                <w:webHidden/>
              </w:rPr>
              <w:t>21</w:t>
            </w:r>
            <w:r>
              <w:rPr>
                <w:noProof/>
                <w:webHidden/>
              </w:rPr>
              <w:fldChar w:fldCharType="end"/>
            </w:r>
            <w:r w:rsidRPr="00563D57">
              <w:rPr>
                <w:rStyle w:val="Hyperlink"/>
                <w:noProof/>
              </w:rPr>
              <w:fldChar w:fldCharType="end"/>
            </w:r>
          </w:ins>
        </w:p>
        <w:p w14:paraId="3394EB77" w14:textId="6F8049DD" w:rsidR="00924909" w:rsidRDefault="00924909">
          <w:pPr>
            <w:pStyle w:val="TOC3"/>
            <w:tabs>
              <w:tab w:val="right" w:leader="dot" w:pos="9350"/>
            </w:tabs>
            <w:rPr>
              <w:ins w:id="91" w:author="David Conklin" w:date="2021-07-07T06:34:00Z"/>
              <w:rFonts w:eastAsiaTheme="minorEastAsia"/>
              <w:noProof/>
            </w:rPr>
          </w:pPr>
          <w:ins w:id="9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v2 climate grid</w:t>
            </w:r>
            <w:r>
              <w:rPr>
                <w:noProof/>
                <w:webHidden/>
              </w:rPr>
              <w:tab/>
            </w:r>
            <w:r>
              <w:rPr>
                <w:noProof/>
                <w:webHidden/>
              </w:rPr>
              <w:fldChar w:fldCharType="begin"/>
            </w:r>
            <w:r>
              <w:rPr>
                <w:noProof/>
                <w:webHidden/>
              </w:rPr>
              <w:instrText xml:space="preserve"> PAGEREF _Toc76532094 \h </w:instrText>
            </w:r>
            <w:r>
              <w:rPr>
                <w:noProof/>
                <w:webHidden/>
              </w:rPr>
            </w:r>
          </w:ins>
          <w:r>
            <w:rPr>
              <w:noProof/>
              <w:webHidden/>
            </w:rPr>
            <w:fldChar w:fldCharType="separate"/>
          </w:r>
          <w:ins w:id="93" w:author="David Conklin" w:date="2021-07-07T06:34:00Z">
            <w:r>
              <w:rPr>
                <w:noProof/>
                <w:webHidden/>
              </w:rPr>
              <w:t>22</w:t>
            </w:r>
            <w:r>
              <w:rPr>
                <w:noProof/>
                <w:webHidden/>
              </w:rPr>
              <w:fldChar w:fldCharType="end"/>
            </w:r>
            <w:r w:rsidRPr="00563D57">
              <w:rPr>
                <w:rStyle w:val="Hyperlink"/>
                <w:noProof/>
              </w:rPr>
              <w:fldChar w:fldCharType="end"/>
            </w:r>
          </w:ins>
        </w:p>
        <w:p w14:paraId="7319F052" w14:textId="69BFBBC5" w:rsidR="00924909" w:rsidRDefault="00924909">
          <w:pPr>
            <w:pStyle w:val="TOC2"/>
            <w:tabs>
              <w:tab w:val="right" w:leader="dot" w:pos="9350"/>
            </w:tabs>
            <w:rPr>
              <w:ins w:id="94" w:author="David Conklin" w:date="2021-07-07T06:34:00Z"/>
              <w:rFonts w:eastAsiaTheme="minorEastAsia"/>
              <w:noProof/>
            </w:rPr>
          </w:pPr>
          <w:ins w:id="9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How climate data is looked up</w:t>
            </w:r>
            <w:r>
              <w:rPr>
                <w:noProof/>
                <w:webHidden/>
              </w:rPr>
              <w:tab/>
            </w:r>
            <w:r>
              <w:rPr>
                <w:noProof/>
                <w:webHidden/>
              </w:rPr>
              <w:fldChar w:fldCharType="begin"/>
            </w:r>
            <w:r>
              <w:rPr>
                <w:noProof/>
                <w:webHidden/>
              </w:rPr>
              <w:instrText xml:space="preserve"> PAGEREF _Toc76532095 \h </w:instrText>
            </w:r>
            <w:r>
              <w:rPr>
                <w:noProof/>
                <w:webHidden/>
              </w:rPr>
            </w:r>
          </w:ins>
          <w:r>
            <w:rPr>
              <w:noProof/>
              <w:webHidden/>
            </w:rPr>
            <w:fldChar w:fldCharType="separate"/>
          </w:r>
          <w:ins w:id="96" w:author="David Conklin" w:date="2021-07-07T06:34:00Z">
            <w:r>
              <w:rPr>
                <w:noProof/>
                <w:webHidden/>
              </w:rPr>
              <w:t>22</w:t>
            </w:r>
            <w:r>
              <w:rPr>
                <w:noProof/>
                <w:webHidden/>
              </w:rPr>
              <w:fldChar w:fldCharType="end"/>
            </w:r>
            <w:r w:rsidRPr="00563D57">
              <w:rPr>
                <w:rStyle w:val="Hyperlink"/>
                <w:noProof/>
              </w:rPr>
              <w:fldChar w:fldCharType="end"/>
            </w:r>
          </w:ins>
        </w:p>
        <w:p w14:paraId="45256D8E" w14:textId="342F9DA6" w:rsidR="00924909" w:rsidRDefault="00924909">
          <w:pPr>
            <w:pStyle w:val="TOC2"/>
            <w:tabs>
              <w:tab w:val="right" w:leader="dot" w:pos="9350"/>
            </w:tabs>
            <w:rPr>
              <w:ins w:id="97" w:author="David Conklin" w:date="2021-07-07T06:34:00Z"/>
              <w:rFonts w:eastAsiaTheme="minorEastAsia"/>
              <w:noProof/>
            </w:rPr>
          </w:pPr>
          <w:ins w:id="9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What is in a climate dataset</w:t>
            </w:r>
            <w:r>
              <w:rPr>
                <w:noProof/>
                <w:webHidden/>
              </w:rPr>
              <w:tab/>
            </w:r>
            <w:r>
              <w:rPr>
                <w:noProof/>
                <w:webHidden/>
              </w:rPr>
              <w:fldChar w:fldCharType="begin"/>
            </w:r>
            <w:r>
              <w:rPr>
                <w:noProof/>
                <w:webHidden/>
              </w:rPr>
              <w:instrText xml:space="preserve"> PAGEREF _Toc76532096 \h </w:instrText>
            </w:r>
            <w:r>
              <w:rPr>
                <w:noProof/>
                <w:webHidden/>
              </w:rPr>
            </w:r>
          </w:ins>
          <w:r>
            <w:rPr>
              <w:noProof/>
              <w:webHidden/>
            </w:rPr>
            <w:fldChar w:fldCharType="separate"/>
          </w:r>
          <w:ins w:id="99" w:author="David Conklin" w:date="2021-07-07T06:34:00Z">
            <w:r>
              <w:rPr>
                <w:noProof/>
                <w:webHidden/>
              </w:rPr>
              <w:t>23</w:t>
            </w:r>
            <w:r>
              <w:rPr>
                <w:noProof/>
                <w:webHidden/>
              </w:rPr>
              <w:fldChar w:fldCharType="end"/>
            </w:r>
            <w:r w:rsidRPr="00563D57">
              <w:rPr>
                <w:rStyle w:val="Hyperlink"/>
                <w:noProof/>
              </w:rPr>
              <w:fldChar w:fldCharType="end"/>
            </w:r>
          </w:ins>
        </w:p>
        <w:p w14:paraId="47E8AC7D" w14:textId="45B4F017" w:rsidR="00924909" w:rsidRDefault="00924909">
          <w:pPr>
            <w:pStyle w:val="TOC1"/>
            <w:tabs>
              <w:tab w:val="right" w:leader="dot" w:pos="9350"/>
            </w:tabs>
            <w:rPr>
              <w:ins w:id="100" w:author="David Conklin" w:date="2021-07-07T06:34:00Z"/>
              <w:rFonts w:eastAsiaTheme="minorEastAsia"/>
              <w:noProof/>
            </w:rPr>
          </w:pPr>
          <w:ins w:id="10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rights</w:t>
            </w:r>
            <w:r>
              <w:rPr>
                <w:noProof/>
                <w:webHidden/>
              </w:rPr>
              <w:tab/>
            </w:r>
            <w:r>
              <w:rPr>
                <w:noProof/>
                <w:webHidden/>
              </w:rPr>
              <w:fldChar w:fldCharType="begin"/>
            </w:r>
            <w:r>
              <w:rPr>
                <w:noProof/>
                <w:webHidden/>
              </w:rPr>
              <w:instrText xml:space="preserve"> PAGEREF _Toc76532097 \h </w:instrText>
            </w:r>
            <w:r>
              <w:rPr>
                <w:noProof/>
                <w:webHidden/>
              </w:rPr>
            </w:r>
          </w:ins>
          <w:r>
            <w:rPr>
              <w:noProof/>
              <w:webHidden/>
            </w:rPr>
            <w:fldChar w:fldCharType="separate"/>
          </w:r>
          <w:ins w:id="102" w:author="David Conklin" w:date="2021-07-07T06:34:00Z">
            <w:r>
              <w:rPr>
                <w:noProof/>
                <w:webHidden/>
              </w:rPr>
              <w:t>24</w:t>
            </w:r>
            <w:r>
              <w:rPr>
                <w:noProof/>
                <w:webHidden/>
              </w:rPr>
              <w:fldChar w:fldCharType="end"/>
            </w:r>
            <w:r w:rsidRPr="00563D57">
              <w:rPr>
                <w:rStyle w:val="Hyperlink"/>
                <w:noProof/>
              </w:rPr>
              <w:fldChar w:fldCharType="end"/>
            </w:r>
          </w:ins>
        </w:p>
        <w:p w14:paraId="442E1153" w14:textId="170CC191" w:rsidR="00924909" w:rsidRDefault="00924909">
          <w:pPr>
            <w:pStyle w:val="TOC2"/>
            <w:tabs>
              <w:tab w:val="right" w:leader="dot" w:pos="9350"/>
            </w:tabs>
            <w:rPr>
              <w:ins w:id="103" w:author="David Conklin" w:date="2021-07-07T06:34:00Z"/>
              <w:rFonts w:eastAsiaTheme="minorEastAsia"/>
              <w:noProof/>
            </w:rPr>
          </w:pPr>
          <w:ins w:id="10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rights data</w:t>
            </w:r>
            <w:r>
              <w:rPr>
                <w:noProof/>
                <w:webHidden/>
              </w:rPr>
              <w:tab/>
            </w:r>
            <w:r>
              <w:rPr>
                <w:noProof/>
                <w:webHidden/>
              </w:rPr>
              <w:fldChar w:fldCharType="begin"/>
            </w:r>
            <w:r>
              <w:rPr>
                <w:noProof/>
                <w:webHidden/>
              </w:rPr>
              <w:instrText xml:space="preserve"> PAGEREF _Toc76532098 \h </w:instrText>
            </w:r>
            <w:r>
              <w:rPr>
                <w:noProof/>
                <w:webHidden/>
              </w:rPr>
            </w:r>
          </w:ins>
          <w:r>
            <w:rPr>
              <w:noProof/>
              <w:webHidden/>
            </w:rPr>
            <w:fldChar w:fldCharType="separate"/>
          </w:r>
          <w:ins w:id="105" w:author="David Conklin" w:date="2021-07-07T06:34:00Z">
            <w:r>
              <w:rPr>
                <w:noProof/>
                <w:webHidden/>
              </w:rPr>
              <w:t>24</w:t>
            </w:r>
            <w:r>
              <w:rPr>
                <w:noProof/>
                <w:webHidden/>
              </w:rPr>
              <w:fldChar w:fldCharType="end"/>
            </w:r>
            <w:r w:rsidRPr="00563D57">
              <w:rPr>
                <w:rStyle w:val="Hyperlink"/>
                <w:noProof/>
              </w:rPr>
              <w:fldChar w:fldCharType="end"/>
            </w:r>
          </w:ins>
        </w:p>
        <w:p w14:paraId="365B75CB" w14:textId="22DF3498" w:rsidR="00924909" w:rsidRDefault="00924909">
          <w:pPr>
            <w:pStyle w:val="TOC2"/>
            <w:tabs>
              <w:tab w:val="right" w:leader="dot" w:pos="9350"/>
            </w:tabs>
            <w:rPr>
              <w:ins w:id="106" w:author="David Conklin" w:date="2021-07-07T06:34:00Z"/>
              <w:rFonts w:eastAsiaTheme="minorEastAsia"/>
              <w:noProof/>
            </w:rPr>
          </w:pPr>
          <w:ins w:id="10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wr_pods.csv file</w:t>
            </w:r>
            <w:r>
              <w:rPr>
                <w:noProof/>
                <w:webHidden/>
              </w:rPr>
              <w:tab/>
            </w:r>
            <w:r>
              <w:rPr>
                <w:noProof/>
                <w:webHidden/>
              </w:rPr>
              <w:fldChar w:fldCharType="begin"/>
            </w:r>
            <w:r>
              <w:rPr>
                <w:noProof/>
                <w:webHidden/>
              </w:rPr>
              <w:instrText xml:space="preserve"> PAGEREF _Toc76532099 \h </w:instrText>
            </w:r>
            <w:r>
              <w:rPr>
                <w:noProof/>
                <w:webHidden/>
              </w:rPr>
            </w:r>
          </w:ins>
          <w:r>
            <w:rPr>
              <w:noProof/>
              <w:webHidden/>
            </w:rPr>
            <w:fldChar w:fldCharType="separate"/>
          </w:r>
          <w:ins w:id="108" w:author="David Conklin" w:date="2021-07-07T06:34:00Z">
            <w:r>
              <w:rPr>
                <w:noProof/>
                <w:webHidden/>
              </w:rPr>
              <w:t>24</w:t>
            </w:r>
            <w:r>
              <w:rPr>
                <w:noProof/>
                <w:webHidden/>
              </w:rPr>
              <w:fldChar w:fldCharType="end"/>
            </w:r>
            <w:r w:rsidRPr="00563D57">
              <w:rPr>
                <w:rStyle w:val="Hyperlink"/>
                <w:noProof/>
              </w:rPr>
              <w:fldChar w:fldCharType="end"/>
            </w:r>
          </w:ins>
        </w:p>
        <w:p w14:paraId="6DC2C203" w14:textId="2BB2F2FC" w:rsidR="00924909" w:rsidRDefault="00924909">
          <w:pPr>
            <w:pStyle w:val="TOC2"/>
            <w:tabs>
              <w:tab w:val="right" w:leader="dot" w:pos="9350"/>
            </w:tabs>
            <w:rPr>
              <w:ins w:id="109" w:author="David Conklin" w:date="2021-07-07T06:34:00Z"/>
              <w:rFonts w:eastAsiaTheme="minorEastAsia"/>
              <w:noProof/>
            </w:rPr>
          </w:pPr>
          <w:ins w:id="11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wr_pous.csv file</w:t>
            </w:r>
            <w:r>
              <w:rPr>
                <w:noProof/>
                <w:webHidden/>
              </w:rPr>
              <w:tab/>
            </w:r>
            <w:r>
              <w:rPr>
                <w:noProof/>
                <w:webHidden/>
              </w:rPr>
              <w:fldChar w:fldCharType="begin"/>
            </w:r>
            <w:r>
              <w:rPr>
                <w:noProof/>
                <w:webHidden/>
              </w:rPr>
              <w:instrText xml:space="preserve"> PAGEREF _Toc76532100 \h </w:instrText>
            </w:r>
            <w:r>
              <w:rPr>
                <w:noProof/>
                <w:webHidden/>
              </w:rPr>
            </w:r>
          </w:ins>
          <w:r>
            <w:rPr>
              <w:noProof/>
              <w:webHidden/>
            </w:rPr>
            <w:fldChar w:fldCharType="separate"/>
          </w:r>
          <w:ins w:id="111" w:author="David Conklin" w:date="2021-07-07T06:34:00Z">
            <w:r>
              <w:rPr>
                <w:noProof/>
                <w:webHidden/>
              </w:rPr>
              <w:t>25</w:t>
            </w:r>
            <w:r>
              <w:rPr>
                <w:noProof/>
                <w:webHidden/>
              </w:rPr>
              <w:fldChar w:fldCharType="end"/>
            </w:r>
            <w:r w:rsidRPr="00563D57">
              <w:rPr>
                <w:rStyle w:val="Hyperlink"/>
                <w:noProof/>
              </w:rPr>
              <w:fldChar w:fldCharType="end"/>
            </w:r>
          </w:ins>
        </w:p>
        <w:p w14:paraId="6399E20D" w14:textId="408AB24C" w:rsidR="00924909" w:rsidRDefault="00924909">
          <w:pPr>
            <w:pStyle w:val="TOC2"/>
            <w:tabs>
              <w:tab w:val="right" w:leader="dot" w:pos="9350"/>
            </w:tabs>
            <w:rPr>
              <w:ins w:id="112" w:author="David Conklin" w:date="2021-07-07T06:34:00Z"/>
              <w:rFonts w:eastAsiaTheme="minorEastAsia"/>
              <w:noProof/>
            </w:rPr>
          </w:pPr>
          <w:ins w:id="11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Allocating surface water rights to irrigation</w:t>
            </w:r>
            <w:r>
              <w:rPr>
                <w:noProof/>
                <w:webHidden/>
              </w:rPr>
              <w:tab/>
            </w:r>
            <w:r>
              <w:rPr>
                <w:noProof/>
                <w:webHidden/>
              </w:rPr>
              <w:fldChar w:fldCharType="begin"/>
            </w:r>
            <w:r>
              <w:rPr>
                <w:noProof/>
                <w:webHidden/>
              </w:rPr>
              <w:instrText xml:space="preserve"> PAGEREF _Toc76532101 \h </w:instrText>
            </w:r>
            <w:r>
              <w:rPr>
                <w:noProof/>
                <w:webHidden/>
              </w:rPr>
            </w:r>
          </w:ins>
          <w:r>
            <w:rPr>
              <w:noProof/>
              <w:webHidden/>
            </w:rPr>
            <w:fldChar w:fldCharType="separate"/>
          </w:r>
          <w:ins w:id="114" w:author="David Conklin" w:date="2021-07-07T06:34:00Z">
            <w:r>
              <w:rPr>
                <w:noProof/>
                <w:webHidden/>
              </w:rPr>
              <w:t>26</w:t>
            </w:r>
            <w:r>
              <w:rPr>
                <w:noProof/>
                <w:webHidden/>
              </w:rPr>
              <w:fldChar w:fldCharType="end"/>
            </w:r>
            <w:r w:rsidRPr="00563D57">
              <w:rPr>
                <w:rStyle w:val="Hyperlink"/>
                <w:noProof/>
              </w:rPr>
              <w:fldChar w:fldCharType="end"/>
            </w:r>
          </w:ins>
        </w:p>
        <w:p w14:paraId="2181FB65" w14:textId="5E15DD0F" w:rsidR="00924909" w:rsidRDefault="00924909">
          <w:pPr>
            <w:pStyle w:val="TOC2"/>
            <w:tabs>
              <w:tab w:val="right" w:leader="dot" w:pos="9350"/>
            </w:tabs>
            <w:rPr>
              <w:ins w:id="115" w:author="David Conklin" w:date="2021-07-07T06:34:00Z"/>
              <w:rFonts w:eastAsiaTheme="minorEastAsia"/>
              <w:noProof/>
            </w:rPr>
          </w:pPr>
          <w:ins w:id="11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Adding a water right</w:t>
            </w:r>
            <w:r>
              <w:rPr>
                <w:noProof/>
                <w:webHidden/>
              </w:rPr>
              <w:tab/>
            </w:r>
            <w:r>
              <w:rPr>
                <w:noProof/>
                <w:webHidden/>
              </w:rPr>
              <w:fldChar w:fldCharType="begin"/>
            </w:r>
            <w:r>
              <w:rPr>
                <w:noProof/>
                <w:webHidden/>
              </w:rPr>
              <w:instrText xml:space="preserve"> PAGEREF _Toc76532102 \h </w:instrText>
            </w:r>
            <w:r>
              <w:rPr>
                <w:noProof/>
                <w:webHidden/>
              </w:rPr>
            </w:r>
          </w:ins>
          <w:r>
            <w:rPr>
              <w:noProof/>
              <w:webHidden/>
            </w:rPr>
            <w:fldChar w:fldCharType="separate"/>
          </w:r>
          <w:ins w:id="117" w:author="David Conklin" w:date="2021-07-07T06:34:00Z">
            <w:r>
              <w:rPr>
                <w:noProof/>
                <w:webHidden/>
              </w:rPr>
              <w:t>26</w:t>
            </w:r>
            <w:r>
              <w:rPr>
                <w:noProof/>
                <w:webHidden/>
              </w:rPr>
              <w:fldChar w:fldCharType="end"/>
            </w:r>
            <w:r w:rsidRPr="00563D57">
              <w:rPr>
                <w:rStyle w:val="Hyperlink"/>
                <w:noProof/>
              </w:rPr>
              <w:fldChar w:fldCharType="end"/>
            </w:r>
          </w:ins>
        </w:p>
        <w:p w14:paraId="12961009" w14:textId="3ECECEBB" w:rsidR="00924909" w:rsidRDefault="00924909">
          <w:pPr>
            <w:pStyle w:val="TOC1"/>
            <w:tabs>
              <w:tab w:val="right" w:leader="dot" w:pos="9350"/>
            </w:tabs>
            <w:rPr>
              <w:ins w:id="118" w:author="David Conklin" w:date="2021-07-07T06:34:00Z"/>
              <w:rFonts w:eastAsiaTheme="minorEastAsia"/>
              <w:noProof/>
            </w:rPr>
          </w:pPr>
          <w:ins w:id="11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 conditions</w:t>
            </w:r>
            <w:r>
              <w:rPr>
                <w:noProof/>
                <w:webHidden/>
              </w:rPr>
              <w:tab/>
            </w:r>
            <w:r>
              <w:rPr>
                <w:noProof/>
                <w:webHidden/>
              </w:rPr>
              <w:fldChar w:fldCharType="begin"/>
            </w:r>
            <w:r>
              <w:rPr>
                <w:noProof/>
                <w:webHidden/>
              </w:rPr>
              <w:instrText xml:space="preserve"> PAGEREF _Toc76532103 \h </w:instrText>
            </w:r>
            <w:r>
              <w:rPr>
                <w:noProof/>
                <w:webHidden/>
              </w:rPr>
            </w:r>
          </w:ins>
          <w:r>
            <w:rPr>
              <w:noProof/>
              <w:webHidden/>
            </w:rPr>
            <w:fldChar w:fldCharType="separate"/>
          </w:r>
          <w:ins w:id="120" w:author="David Conklin" w:date="2021-07-07T06:34:00Z">
            <w:r>
              <w:rPr>
                <w:noProof/>
                <w:webHidden/>
              </w:rPr>
              <w:t>29</w:t>
            </w:r>
            <w:r>
              <w:rPr>
                <w:noProof/>
                <w:webHidden/>
              </w:rPr>
              <w:fldChar w:fldCharType="end"/>
            </w:r>
            <w:r w:rsidRPr="00563D57">
              <w:rPr>
                <w:rStyle w:val="Hyperlink"/>
                <w:noProof/>
              </w:rPr>
              <w:fldChar w:fldCharType="end"/>
            </w:r>
          </w:ins>
        </w:p>
        <w:p w14:paraId="21F1E18B" w14:textId="4CFE1B0A" w:rsidR="00924909" w:rsidRDefault="00924909">
          <w:pPr>
            <w:pStyle w:val="TOC2"/>
            <w:tabs>
              <w:tab w:val="right" w:leader="dot" w:pos="9350"/>
            </w:tabs>
            <w:rPr>
              <w:ins w:id="121" w:author="David Conklin" w:date="2021-07-07T06:34:00Z"/>
              <w:rFonts w:eastAsiaTheme="minorEastAsia"/>
              <w:noProof/>
            </w:rPr>
          </w:pPr>
          <w:ins w:id="12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State variables</w:t>
            </w:r>
            <w:r>
              <w:rPr>
                <w:noProof/>
                <w:webHidden/>
              </w:rPr>
              <w:tab/>
            </w:r>
            <w:r>
              <w:rPr>
                <w:noProof/>
                <w:webHidden/>
              </w:rPr>
              <w:fldChar w:fldCharType="begin"/>
            </w:r>
            <w:r>
              <w:rPr>
                <w:noProof/>
                <w:webHidden/>
              </w:rPr>
              <w:instrText xml:space="preserve"> PAGEREF _Toc76532104 \h </w:instrText>
            </w:r>
            <w:r>
              <w:rPr>
                <w:noProof/>
                <w:webHidden/>
              </w:rPr>
            </w:r>
          </w:ins>
          <w:r>
            <w:rPr>
              <w:noProof/>
              <w:webHidden/>
            </w:rPr>
            <w:fldChar w:fldCharType="separate"/>
          </w:r>
          <w:ins w:id="123" w:author="David Conklin" w:date="2021-07-07T06:34:00Z">
            <w:r>
              <w:rPr>
                <w:noProof/>
                <w:webHidden/>
              </w:rPr>
              <w:t>29</w:t>
            </w:r>
            <w:r>
              <w:rPr>
                <w:noProof/>
                <w:webHidden/>
              </w:rPr>
              <w:fldChar w:fldCharType="end"/>
            </w:r>
            <w:r w:rsidRPr="00563D57">
              <w:rPr>
                <w:rStyle w:val="Hyperlink"/>
                <w:noProof/>
              </w:rPr>
              <w:fldChar w:fldCharType="end"/>
            </w:r>
          </w:ins>
        </w:p>
        <w:p w14:paraId="576654C8" w14:textId="36740003" w:rsidR="00924909" w:rsidRDefault="00924909">
          <w:pPr>
            <w:pStyle w:val="TOC2"/>
            <w:tabs>
              <w:tab w:val="right" w:leader="dot" w:pos="9350"/>
            </w:tabs>
            <w:rPr>
              <w:ins w:id="124" w:author="David Conklin" w:date="2021-07-07T06:34:00Z"/>
              <w:rFonts w:eastAsiaTheme="minorEastAsia"/>
              <w:noProof/>
            </w:rPr>
          </w:pPr>
          <w:ins w:id="12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_Toc76532105 \h </w:instrText>
            </w:r>
            <w:r>
              <w:rPr>
                <w:noProof/>
                <w:webHidden/>
              </w:rPr>
            </w:r>
          </w:ins>
          <w:r>
            <w:rPr>
              <w:noProof/>
              <w:webHidden/>
            </w:rPr>
            <w:fldChar w:fldCharType="separate"/>
          </w:r>
          <w:ins w:id="126" w:author="David Conklin" w:date="2021-07-07T06:34:00Z">
            <w:r>
              <w:rPr>
                <w:noProof/>
                <w:webHidden/>
              </w:rPr>
              <w:t>29</w:t>
            </w:r>
            <w:r>
              <w:rPr>
                <w:noProof/>
                <w:webHidden/>
              </w:rPr>
              <w:fldChar w:fldCharType="end"/>
            </w:r>
            <w:r w:rsidRPr="00563D57">
              <w:rPr>
                <w:rStyle w:val="Hyperlink"/>
                <w:noProof/>
              </w:rPr>
              <w:fldChar w:fldCharType="end"/>
            </w:r>
          </w:ins>
        </w:p>
        <w:p w14:paraId="0BCF5AD8" w14:textId="497EA5EC" w:rsidR="00924909" w:rsidRDefault="00924909">
          <w:pPr>
            <w:pStyle w:val="TOC2"/>
            <w:tabs>
              <w:tab w:val="right" w:leader="dot" w:pos="9350"/>
            </w:tabs>
            <w:rPr>
              <w:ins w:id="127" w:author="David Conklin" w:date="2021-07-07T06:34:00Z"/>
              <w:rFonts w:eastAsiaTheme="minorEastAsia"/>
              <w:noProof/>
            </w:rPr>
          </w:pPr>
          <w:ins w:id="12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Initializing ID numbers: coldstart</w:t>
            </w:r>
            <w:r>
              <w:rPr>
                <w:noProof/>
                <w:webHidden/>
              </w:rPr>
              <w:tab/>
            </w:r>
            <w:r>
              <w:rPr>
                <w:noProof/>
                <w:webHidden/>
              </w:rPr>
              <w:fldChar w:fldCharType="begin"/>
            </w:r>
            <w:r>
              <w:rPr>
                <w:noProof/>
                <w:webHidden/>
              </w:rPr>
              <w:instrText xml:space="preserve"> PAGEREF _Toc76532106 \h </w:instrText>
            </w:r>
            <w:r>
              <w:rPr>
                <w:noProof/>
                <w:webHidden/>
              </w:rPr>
            </w:r>
          </w:ins>
          <w:r>
            <w:rPr>
              <w:noProof/>
              <w:webHidden/>
            </w:rPr>
            <w:fldChar w:fldCharType="separate"/>
          </w:r>
          <w:ins w:id="129" w:author="David Conklin" w:date="2021-07-07T06:34:00Z">
            <w:r>
              <w:rPr>
                <w:noProof/>
                <w:webHidden/>
              </w:rPr>
              <w:t>30</w:t>
            </w:r>
            <w:r>
              <w:rPr>
                <w:noProof/>
                <w:webHidden/>
              </w:rPr>
              <w:fldChar w:fldCharType="end"/>
            </w:r>
            <w:r w:rsidRPr="00563D57">
              <w:rPr>
                <w:rStyle w:val="Hyperlink"/>
                <w:noProof/>
              </w:rPr>
              <w:fldChar w:fldCharType="end"/>
            </w:r>
          </w:ins>
        </w:p>
        <w:p w14:paraId="2CDCD04F" w14:textId="5C88F177" w:rsidR="00924909" w:rsidRDefault="00924909">
          <w:pPr>
            <w:pStyle w:val="TOC2"/>
            <w:tabs>
              <w:tab w:val="right" w:leader="dot" w:pos="9350"/>
            </w:tabs>
            <w:rPr>
              <w:ins w:id="130" w:author="David Conklin" w:date="2021-07-07T06:34:00Z"/>
              <w:rFonts w:eastAsiaTheme="minorEastAsia"/>
              <w:noProof/>
            </w:rPr>
          </w:pPr>
          <w:ins w:id="13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_Toc76532107 \h </w:instrText>
            </w:r>
            <w:r>
              <w:rPr>
                <w:noProof/>
                <w:webHidden/>
              </w:rPr>
            </w:r>
          </w:ins>
          <w:r>
            <w:rPr>
              <w:noProof/>
              <w:webHidden/>
            </w:rPr>
            <w:fldChar w:fldCharType="separate"/>
          </w:r>
          <w:ins w:id="132" w:author="David Conklin" w:date="2021-07-07T06:34:00Z">
            <w:r>
              <w:rPr>
                <w:noProof/>
                <w:webHidden/>
              </w:rPr>
              <w:t>30</w:t>
            </w:r>
            <w:r>
              <w:rPr>
                <w:noProof/>
                <w:webHidden/>
              </w:rPr>
              <w:fldChar w:fldCharType="end"/>
            </w:r>
            <w:r w:rsidRPr="00563D57">
              <w:rPr>
                <w:rStyle w:val="Hyperlink"/>
                <w:noProof/>
              </w:rPr>
              <w:fldChar w:fldCharType="end"/>
            </w:r>
          </w:ins>
        </w:p>
        <w:p w14:paraId="2E303740" w14:textId="3CCD2782" w:rsidR="00924909" w:rsidRDefault="00924909">
          <w:pPr>
            <w:pStyle w:val="TOC2"/>
            <w:tabs>
              <w:tab w:val="right" w:leader="dot" w:pos="9350"/>
            </w:tabs>
            <w:rPr>
              <w:ins w:id="133" w:author="David Conklin" w:date="2021-07-07T06:34:00Z"/>
              <w:rFonts w:eastAsiaTheme="minorEastAsia"/>
              <w:noProof/>
            </w:rPr>
          </w:pPr>
          <w:ins w:id="13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Initializing HBVCALIB attributes: spinup</w:t>
            </w:r>
            <w:r>
              <w:rPr>
                <w:noProof/>
                <w:webHidden/>
              </w:rPr>
              <w:tab/>
            </w:r>
            <w:r>
              <w:rPr>
                <w:noProof/>
                <w:webHidden/>
              </w:rPr>
              <w:fldChar w:fldCharType="begin"/>
            </w:r>
            <w:r>
              <w:rPr>
                <w:noProof/>
                <w:webHidden/>
              </w:rPr>
              <w:instrText xml:space="preserve"> PAGEREF _Toc76532108 \h </w:instrText>
            </w:r>
            <w:r>
              <w:rPr>
                <w:noProof/>
                <w:webHidden/>
              </w:rPr>
            </w:r>
          </w:ins>
          <w:r>
            <w:rPr>
              <w:noProof/>
              <w:webHidden/>
            </w:rPr>
            <w:fldChar w:fldCharType="separate"/>
          </w:r>
          <w:ins w:id="135" w:author="David Conklin" w:date="2021-07-07T06:34:00Z">
            <w:r>
              <w:rPr>
                <w:noProof/>
                <w:webHidden/>
              </w:rPr>
              <w:t>30</w:t>
            </w:r>
            <w:r>
              <w:rPr>
                <w:noProof/>
                <w:webHidden/>
              </w:rPr>
              <w:fldChar w:fldCharType="end"/>
            </w:r>
            <w:r w:rsidRPr="00563D57">
              <w:rPr>
                <w:rStyle w:val="Hyperlink"/>
                <w:noProof/>
              </w:rPr>
              <w:fldChar w:fldCharType="end"/>
            </w:r>
          </w:ins>
        </w:p>
        <w:p w14:paraId="0AC44FD8" w14:textId="2B7A932C" w:rsidR="00924909" w:rsidRDefault="00924909">
          <w:pPr>
            <w:pStyle w:val="TOC2"/>
            <w:tabs>
              <w:tab w:val="right" w:leader="dot" w:pos="9350"/>
            </w:tabs>
            <w:rPr>
              <w:ins w:id="136" w:author="David Conklin" w:date="2021-07-07T06:34:00Z"/>
              <w:rFonts w:eastAsiaTheme="minorEastAsia"/>
              <w:noProof/>
            </w:rPr>
          </w:pPr>
          <w:ins w:id="13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_Toc76532109 \h </w:instrText>
            </w:r>
            <w:r>
              <w:rPr>
                <w:noProof/>
                <w:webHidden/>
              </w:rPr>
            </w:r>
          </w:ins>
          <w:r>
            <w:rPr>
              <w:noProof/>
              <w:webHidden/>
            </w:rPr>
            <w:fldChar w:fldCharType="separate"/>
          </w:r>
          <w:ins w:id="138" w:author="David Conklin" w:date="2021-07-07T06:34:00Z">
            <w:r>
              <w:rPr>
                <w:noProof/>
                <w:webHidden/>
              </w:rPr>
              <w:t>31</w:t>
            </w:r>
            <w:r>
              <w:rPr>
                <w:noProof/>
                <w:webHidden/>
              </w:rPr>
              <w:fldChar w:fldCharType="end"/>
            </w:r>
            <w:r w:rsidRPr="00563D57">
              <w:rPr>
                <w:rStyle w:val="Hyperlink"/>
                <w:noProof/>
              </w:rPr>
              <w:fldChar w:fldCharType="end"/>
            </w:r>
          </w:ins>
        </w:p>
        <w:p w14:paraId="2837D0C9" w14:textId="5C0290B4" w:rsidR="00924909" w:rsidRDefault="00924909">
          <w:pPr>
            <w:pStyle w:val="TOC2"/>
            <w:tabs>
              <w:tab w:val="right" w:leader="dot" w:pos="9350"/>
            </w:tabs>
            <w:rPr>
              <w:ins w:id="139" w:author="David Conklin" w:date="2021-07-07T06:34:00Z"/>
              <w:rFonts w:eastAsiaTheme="minorEastAsia"/>
              <w:noProof/>
            </w:rPr>
          </w:pPr>
          <w:ins w:id="14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What is in the IC file</w:t>
            </w:r>
            <w:r>
              <w:rPr>
                <w:noProof/>
                <w:webHidden/>
              </w:rPr>
              <w:tab/>
            </w:r>
            <w:r>
              <w:rPr>
                <w:noProof/>
                <w:webHidden/>
              </w:rPr>
              <w:fldChar w:fldCharType="begin"/>
            </w:r>
            <w:r>
              <w:rPr>
                <w:noProof/>
                <w:webHidden/>
              </w:rPr>
              <w:instrText xml:space="preserve"> PAGEREF _Toc76532110 \h </w:instrText>
            </w:r>
            <w:r>
              <w:rPr>
                <w:noProof/>
                <w:webHidden/>
              </w:rPr>
            </w:r>
          </w:ins>
          <w:r>
            <w:rPr>
              <w:noProof/>
              <w:webHidden/>
            </w:rPr>
            <w:fldChar w:fldCharType="separate"/>
          </w:r>
          <w:ins w:id="141" w:author="David Conklin" w:date="2021-07-07T06:34:00Z">
            <w:r>
              <w:rPr>
                <w:noProof/>
                <w:webHidden/>
              </w:rPr>
              <w:t>31</w:t>
            </w:r>
            <w:r>
              <w:rPr>
                <w:noProof/>
                <w:webHidden/>
              </w:rPr>
              <w:fldChar w:fldCharType="end"/>
            </w:r>
            <w:r w:rsidRPr="00563D57">
              <w:rPr>
                <w:rStyle w:val="Hyperlink"/>
                <w:noProof/>
              </w:rPr>
              <w:fldChar w:fldCharType="end"/>
            </w:r>
          </w:ins>
        </w:p>
        <w:p w14:paraId="00517528" w14:textId="65D1A499" w:rsidR="00924909" w:rsidRDefault="00924909">
          <w:pPr>
            <w:pStyle w:val="TOC2"/>
            <w:tabs>
              <w:tab w:val="right" w:leader="dot" w:pos="9350"/>
            </w:tabs>
            <w:rPr>
              <w:ins w:id="142" w:author="David Conklin" w:date="2021-07-07T06:34:00Z"/>
              <w:rFonts w:eastAsiaTheme="minorEastAsia"/>
              <w:noProof/>
            </w:rPr>
          </w:pPr>
          <w:ins w:id="14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State variables in the IDU shapefile</w:t>
            </w:r>
            <w:r>
              <w:rPr>
                <w:noProof/>
                <w:webHidden/>
              </w:rPr>
              <w:tab/>
            </w:r>
            <w:r>
              <w:rPr>
                <w:noProof/>
                <w:webHidden/>
              </w:rPr>
              <w:fldChar w:fldCharType="begin"/>
            </w:r>
            <w:r>
              <w:rPr>
                <w:noProof/>
                <w:webHidden/>
              </w:rPr>
              <w:instrText xml:space="preserve"> PAGEREF _Toc76532111 \h </w:instrText>
            </w:r>
            <w:r>
              <w:rPr>
                <w:noProof/>
                <w:webHidden/>
              </w:rPr>
            </w:r>
          </w:ins>
          <w:r>
            <w:rPr>
              <w:noProof/>
              <w:webHidden/>
            </w:rPr>
            <w:fldChar w:fldCharType="separate"/>
          </w:r>
          <w:ins w:id="144" w:author="David Conklin" w:date="2021-07-07T06:34:00Z">
            <w:r>
              <w:rPr>
                <w:noProof/>
                <w:webHidden/>
              </w:rPr>
              <w:t>32</w:t>
            </w:r>
            <w:r>
              <w:rPr>
                <w:noProof/>
                <w:webHidden/>
              </w:rPr>
              <w:fldChar w:fldCharType="end"/>
            </w:r>
            <w:r w:rsidRPr="00563D57">
              <w:rPr>
                <w:rStyle w:val="Hyperlink"/>
                <w:noProof/>
              </w:rPr>
              <w:fldChar w:fldCharType="end"/>
            </w:r>
          </w:ins>
        </w:p>
        <w:p w14:paraId="5008339B" w14:textId="6D3B0224" w:rsidR="00924909" w:rsidRDefault="00924909">
          <w:pPr>
            <w:pStyle w:val="TOC2"/>
            <w:tabs>
              <w:tab w:val="right" w:leader="dot" w:pos="9350"/>
            </w:tabs>
            <w:rPr>
              <w:ins w:id="145" w:author="David Conklin" w:date="2021-07-07T06:34:00Z"/>
              <w:rFonts w:eastAsiaTheme="minorEastAsia"/>
              <w:noProof/>
            </w:rPr>
          </w:pPr>
          <w:ins w:id="14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_Toc76532112 \h </w:instrText>
            </w:r>
            <w:r>
              <w:rPr>
                <w:noProof/>
                <w:webHidden/>
              </w:rPr>
            </w:r>
          </w:ins>
          <w:r>
            <w:rPr>
              <w:noProof/>
              <w:webHidden/>
            </w:rPr>
            <w:fldChar w:fldCharType="separate"/>
          </w:r>
          <w:ins w:id="147" w:author="David Conklin" w:date="2021-07-07T06:34:00Z">
            <w:r>
              <w:rPr>
                <w:noProof/>
                <w:webHidden/>
              </w:rPr>
              <w:t>32</w:t>
            </w:r>
            <w:r>
              <w:rPr>
                <w:noProof/>
                <w:webHidden/>
              </w:rPr>
              <w:fldChar w:fldCharType="end"/>
            </w:r>
            <w:r w:rsidRPr="00563D57">
              <w:rPr>
                <w:rStyle w:val="Hyperlink"/>
                <w:noProof/>
              </w:rPr>
              <w:fldChar w:fldCharType="end"/>
            </w:r>
          </w:ins>
        </w:p>
        <w:p w14:paraId="65B0A45D" w14:textId="79078440" w:rsidR="00924909" w:rsidRDefault="00924909">
          <w:pPr>
            <w:pStyle w:val="TOC2"/>
            <w:tabs>
              <w:tab w:val="right" w:leader="dot" w:pos="9350"/>
            </w:tabs>
            <w:rPr>
              <w:ins w:id="148" w:author="David Conklin" w:date="2021-07-07T06:34:00Z"/>
              <w:rFonts w:eastAsiaTheme="minorEastAsia"/>
              <w:noProof/>
            </w:rPr>
          </w:pPr>
          <w:ins w:id="14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Default values used when the data is incomplete</w:t>
            </w:r>
            <w:r>
              <w:rPr>
                <w:noProof/>
                <w:webHidden/>
              </w:rPr>
              <w:tab/>
            </w:r>
            <w:r>
              <w:rPr>
                <w:noProof/>
                <w:webHidden/>
              </w:rPr>
              <w:fldChar w:fldCharType="begin"/>
            </w:r>
            <w:r>
              <w:rPr>
                <w:noProof/>
                <w:webHidden/>
              </w:rPr>
              <w:instrText xml:space="preserve"> PAGEREF _Toc76532113 \h </w:instrText>
            </w:r>
            <w:r>
              <w:rPr>
                <w:noProof/>
                <w:webHidden/>
              </w:rPr>
            </w:r>
          </w:ins>
          <w:r>
            <w:rPr>
              <w:noProof/>
              <w:webHidden/>
            </w:rPr>
            <w:fldChar w:fldCharType="separate"/>
          </w:r>
          <w:ins w:id="150" w:author="David Conklin" w:date="2021-07-07T06:34:00Z">
            <w:r>
              <w:rPr>
                <w:noProof/>
                <w:webHidden/>
              </w:rPr>
              <w:t>33</w:t>
            </w:r>
            <w:r>
              <w:rPr>
                <w:noProof/>
                <w:webHidden/>
              </w:rPr>
              <w:fldChar w:fldCharType="end"/>
            </w:r>
            <w:r w:rsidRPr="00563D57">
              <w:rPr>
                <w:rStyle w:val="Hyperlink"/>
                <w:noProof/>
              </w:rPr>
              <w:fldChar w:fldCharType="end"/>
            </w:r>
          </w:ins>
        </w:p>
        <w:p w14:paraId="449E70F5" w14:textId="2D16612E" w:rsidR="00924909" w:rsidRDefault="00924909">
          <w:pPr>
            <w:pStyle w:val="TOC1"/>
            <w:tabs>
              <w:tab w:val="right" w:leader="dot" w:pos="9350"/>
            </w:tabs>
            <w:rPr>
              <w:ins w:id="151" w:author="David Conklin" w:date="2021-07-07T06:34:00Z"/>
              <w:rFonts w:eastAsiaTheme="minorEastAsia"/>
              <w:noProof/>
            </w:rPr>
          </w:pPr>
          <w:ins w:id="15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Stream flow and stream temperature</w:t>
            </w:r>
            <w:r>
              <w:rPr>
                <w:noProof/>
                <w:webHidden/>
              </w:rPr>
              <w:tab/>
            </w:r>
            <w:r>
              <w:rPr>
                <w:noProof/>
                <w:webHidden/>
              </w:rPr>
              <w:fldChar w:fldCharType="begin"/>
            </w:r>
            <w:r>
              <w:rPr>
                <w:noProof/>
                <w:webHidden/>
              </w:rPr>
              <w:instrText xml:space="preserve"> PAGEREF _Toc76532114 \h </w:instrText>
            </w:r>
            <w:r>
              <w:rPr>
                <w:noProof/>
                <w:webHidden/>
              </w:rPr>
            </w:r>
          </w:ins>
          <w:r>
            <w:rPr>
              <w:noProof/>
              <w:webHidden/>
            </w:rPr>
            <w:fldChar w:fldCharType="separate"/>
          </w:r>
          <w:ins w:id="153" w:author="David Conklin" w:date="2021-07-07T06:34:00Z">
            <w:r>
              <w:rPr>
                <w:noProof/>
                <w:webHidden/>
              </w:rPr>
              <w:t>33</w:t>
            </w:r>
            <w:r>
              <w:rPr>
                <w:noProof/>
                <w:webHidden/>
              </w:rPr>
              <w:fldChar w:fldCharType="end"/>
            </w:r>
            <w:r w:rsidRPr="00563D57">
              <w:rPr>
                <w:rStyle w:val="Hyperlink"/>
                <w:noProof/>
              </w:rPr>
              <w:fldChar w:fldCharType="end"/>
            </w:r>
          </w:ins>
        </w:p>
        <w:p w14:paraId="0D60336F" w14:textId="0B60847A" w:rsidR="00924909" w:rsidRDefault="00924909">
          <w:pPr>
            <w:pStyle w:val="TOC2"/>
            <w:tabs>
              <w:tab w:val="right" w:leader="dot" w:pos="9350"/>
            </w:tabs>
            <w:rPr>
              <w:ins w:id="154" w:author="David Conklin" w:date="2021-07-07T06:34:00Z"/>
              <w:rFonts w:eastAsiaTheme="minorEastAsia"/>
              <w:noProof/>
            </w:rPr>
          </w:pPr>
          <w:ins w:id="15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parcels</w:t>
            </w:r>
            <w:r>
              <w:rPr>
                <w:noProof/>
                <w:webHidden/>
              </w:rPr>
              <w:tab/>
            </w:r>
            <w:r>
              <w:rPr>
                <w:noProof/>
                <w:webHidden/>
              </w:rPr>
              <w:fldChar w:fldCharType="begin"/>
            </w:r>
            <w:r>
              <w:rPr>
                <w:noProof/>
                <w:webHidden/>
              </w:rPr>
              <w:instrText xml:space="preserve"> PAGEREF _Toc76532115 \h </w:instrText>
            </w:r>
            <w:r>
              <w:rPr>
                <w:noProof/>
                <w:webHidden/>
              </w:rPr>
            </w:r>
          </w:ins>
          <w:r>
            <w:rPr>
              <w:noProof/>
              <w:webHidden/>
            </w:rPr>
            <w:fldChar w:fldCharType="separate"/>
          </w:r>
          <w:ins w:id="156" w:author="David Conklin" w:date="2021-07-07T06:34:00Z">
            <w:r>
              <w:rPr>
                <w:noProof/>
                <w:webHidden/>
              </w:rPr>
              <w:t>33</w:t>
            </w:r>
            <w:r>
              <w:rPr>
                <w:noProof/>
                <w:webHidden/>
              </w:rPr>
              <w:fldChar w:fldCharType="end"/>
            </w:r>
            <w:r w:rsidRPr="00563D57">
              <w:rPr>
                <w:rStyle w:val="Hyperlink"/>
                <w:noProof/>
              </w:rPr>
              <w:fldChar w:fldCharType="end"/>
            </w:r>
          </w:ins>
        </w:p>
        <w:p w14:paraId="3EA1E74A" w14:textId="4B0A9B25" w:rsidR="00924909" w:rsidRDefault="00924909">
          <w:pPr>
            <w:pStyle w:val="TOC2"/>
            <w:tabs>
              <w:tab w:val="right" w:leader="dot" w:pos="9350"/>
            </w:tabs>
            <w:rPr>
              <w:ins w:id="157" w:author="David Conklin" w:date="2021-07-07T06:34:00Z"/>
              <w:rFonts w:eastAsiaTheme="minorEastAsia"/>
              <w:noProof/>
            </w:rPr>
          </w:pPr>
          <w:ins w:id="15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Daily water mass and energy balance</w:t>
            </w:r>
            <w:r>
              <w:rPr>
                <w:noProof/>
                <w:webHidden/>
              </w:rPr>
              <w:tab/>
            </w:r>
            <w:r>
              <w:rPr>
                <w:noProof/>
                <w:webHidden/>
              </w:rPr>
              <w:fldChar w:fldCharType="begin"/>
            </w:r>
            <w:r>
              <w:rPr>
                <w:noProof/>
                <w:webHidden/>
              </w:rPr>
              <w:instrText xml:space="preserve"> PAGEREF _Toc76532116 \h </w:instrText>
            </w:r>
            <w:r>
              <w:rPr>
                <w:noProof/>
                <w:webHidden/>
              </w:rPr>
            </w:r>
          </w:ins>
          <w:r>
            <w:rPr>
              <w:noProof/>
              <w:webHidden/>
            </w:rPr>
            <w:fldChar w:fldCharType="separate"/>
          </w:r>
          <w:ins w:id="159" w:author="David Conklin" w:date="2021-07-07T06:34:00Z">
            <w:r>
              <w:rPr>
                <w:noProof/>
                <w:webHidden/>
              </w:rPr>
              <w:t>34</w:t>
            </w:r>
            <w:r>
              <w:rPr>
                <w:noProof/>
                <w:webHidden/>
              </w:rPr>
              <w:fldChar w:fldCharType="end"/>
            </w:r>
            <w:r w:rsidRPr="00563D57">
              <w:rPr>
                <w:rStyle w:val="Hyperlink"/>
                <w:noProof/>
              </w:rPr>
              <w:fldChar w:fldCharType="end"/>
            </w:r>
          </w:ins>
        </w:p>
        <w:p w14:paraId="6432E409" w14:textId="2D9F4A40" w:rsidR="00924909" w:rsidRDefault="00924909">
          <w:pPr>
            <w:pStyle w:val="TOC2"/>
            <w:tabs>
              <w:tab w:val="right" w:leader="dot" w:pos="9350"/>
            </w:tabs>
            <w:rPr>
              <w:ins w:id="160" w:author="David Conklin" w:date="2021-07-07T06:34:00Z"/>
              <w:rFonts w:eastAsiaTheme="minorEastAsia"/>
              <w:noProof/>
            </w:rPr>
          </w:pPr>
          <w:ins w:id="16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Estimating the rate of flow in a stream reach</w:t>
            </w:r>
            <w:r>
              <w:rPr>
                <w:noProof/>
                <w:webHidden/>
              </w:rPr>
              <w:tab/>
            </w:r>
            <w:r>
              <w:rPr>
                <w:noProof/>
                <w:webHidden/>
              </w:rPr>
              <w:fldChar w:fldCharType="begin"/>
            </w:r>
            <w:r>
              <w:rPr>
                <w:noProof/>
                <w:webHidden/>
              </w:rPr>
              <w:instrText xml:space="preserve"> PAGEREF _Toc76532117 \h </w:instrText>
            </w:r>
            <w:r>
              <w:rPr>
                <w:noProof/>
                <w:webHidden/>
              </w:rPr>
            </w:r>
          </w:ins>
          <w:r>
            <w:rPr>
              <w:noProof/>
              <w:webHidden/>
            </w:rPr>
            <w:fldChar w:fldCharType="separate"/>
          </w:r>
          <w:ins w:id="162" w:author="David Conklin" w:date="2021-07-07T06:34:00Z">
            <w:r>
              <w:rPr>
                <w:noProof/>
                <w:webHidden/>
              </w:rPr>
              <w:t>35</w:t>
            </w:r>
            <w:r>
              <w:rPr>
                <w:noProof/>
                <w:webHidden/>
              </w:rPr>
              <w:fldChar w:fldCharType="end"/>
            </w:r>
            <w:r w:rsidRPr="00563D57">
              <w:rPr>
                <w:rStyle w:val="Hyperlink"/>
                <w:noProof/>
              </w:rPr>
              <w:fldChar w:fldCharType="end"/>
            </w:r>
          </w:ins>
        </w:p>
        <w:p w14:paraId="0F632B87" w14:textId="6D4BBD7B" w:rsidR="00924909" w:rsidRDefault="00924909">
          <w:pPr>
            <w:pStyle w:val="TOC2"/>
            <w:tabs>
              <w:tab w:val="right" w:leader="dot" w:pos="9350"/>
            </w:tabs>
            <w:rPr>
              <w:ins w:id="163" w:author="David Conklin" w:date="2021-07-07T06:34:00Z"/>
              <w:rFonts w:eastAsiaTheme="minorEastAsia"/>
              <w:noProof/>
            </w:rPr>
          </w:pPr>
          <w:ins w:id="16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_Toc76532118 \h </w:instrText>
            </w:r>
            <w:r>
              <w:rPr>
                <w:noProof/>
                <w:webHidden/>
              </w:rPr>
            </w:r>
          </w:ins>
          <w:r>
            <w:rPr>
              <w:noProof/>
              <w:webHidden/>
            </w:rPr>
            <w:fldChar w:fldCharType="separate"/>
          </w:r>
          <w:ins w:id="165" w:author="David Conklin" w:date="2021-07-07T06:34:00Z">
            <w:r>
              <w:rPr>
                <w:noProof/>
                <w:webHidden/>
              </w:rPr>
              <w:t>38</w:t>
            </w:r>
            <w:r>
              <w:rPr>
                <w:noProof/>
                <w:webHidden/>
              </w:rPr>
              <w:fldChar w:fldCharType="end"/>
            </w:r>
            <w:r w:rsidRPr="00563D57">
              <w:rPr>
                <w:rStyle w:val="Hyperlink"/>
                <w:noProof/>
              </w:rPr>
              <w:fldChar w:fldCharType="end"/>
            </w:r>
          </w:ins>
        </w:p>
        <w:p w14:paraId="6A898FFD" w14:textId="2A89526A" w:rsidR="00924909" w:rsidRDefault="00924909">
          <w:pPr>
            <w:pStyle w:val="TOC2"/>
            <w:tabs>
              <w:tab w:val="right" w:leader="dot" w:pos="9350"/>
            </w:tabs>
            <w:rPr>
              <w:ins w:id="166" w:author="David Conklin" w:date="2021-07-07T06:34:00Z"/>
              <w:rFonts w:eastAsiaTheme="minorEastAsia"/>
              <w:noProof/>
            </w:rPr>
          </w:pPr>
          <w:ins w:id="16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temperature from thermal energy</w:t>
            </w:r>
            <w:r>
              <w:rPr>
                <w:noProof/>
                <w:webHidden/>
              </w:rPr>
              <w:tab/>
            </w:r>
            <w:r>
              <w:rPr>
                <w:noProof/>
                <w:webHidden/>
              </w:rPr>
              <w:fldChar w:fldCharType="begin"/>
            </w:r>
            <w:r>
              <w:rPr>
                <w:noProof/>
                <w:webHidden/>
              </w:rPr>
              <w:instrText xml:space="preserve"> PAGEREF _Toc76532119 \h </w:instrText>
            </w:r>
            <w:r>
              <w:rPr>
                <w:noProof/>
                <w:webHidden/>
              </w:rPr>
            </w:r>
          </w:ins>
          <w:r>
            <w:rPr>
              <w:noProof/>
              <w:webHidden/>
            </w:rPr>
            <w:fldChar w:fldCharType="separate"/>
          </w:r>
          <w:ins w:id="168" w:author="David Conklin" w:date="2021-07-07T06:34:00Z">
            <w:r>
              <w:rPr>
                <w:noProof/>
                <w:webHidden/>
              </w:rPr>
              <w:t>38</w:t>
            </w:r>
            <w:r>
              <w:rPr>
                <w:noProof/>
                <w:webHidden/>
              </w:rPr>
              <w:fldChar w:fldCharType="end"/>
            </w:r>
            <w:r w:rsidRPr="00563D57">
              <w:rPr>
                <w:rStyle w:val="Hyperlink"/>
                <w:noProof/>
              </w:rPr>
              <w:fldChar w:fldCharType="end"/>
            </w:r>
          </w:ins>
        </w:p>
        <w:p w14:paraId="3A65D4B9" w14:textId="009731C5" w:rsidR="00924909" w:rsidRDefault="00924909">
          <w:pPr>
            <w:pStyle w:val="TOC2"/>
            <w:tabs>
              <w:tab w:val="right" w:leader="dot" w:pos="9350"/>
            </w:tabs>
            <w:rPr>
              <w:ins w:id="169" w:author="David Conklin" w:date="2021-07-07T06:34:00Z"/>
              <w:rFonts w:eastAsiaTheme="minorEastAsia"/>
              <w:noProof/>
            </w:rPr>
          </w:pPr>
          <w:ins w:id="17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Boundary conditions for stream water temperature</w:t>
            </w:r>
            <w:r>
              <w:rPr>
                <w:noProof/>
                <w:webHidden/>
              </w:rPr>
              <w:tab/>
            </w:r>
            <w:r>
              <w:rPr>
                <w:noProof/>
                <w:webHidden/>
              </w:rPr>
              <w:fldChar w:fldCharType="begin"/>
            </w:r>
            <w:r>
              <w:rPr>
                <w:noProof/>
                <w:webHidden/>
              </w:rPr>
              <w:instrText xml:space="preserve"> PAGEREF _Toc76532120 \h </w:instrText>
            </w:r>
            <w:r>
              <w:rPr>
                <w:noProof/>
                <w:webHidden/>
              </w:rPr>
            </w:r>
          </w:ins>
          <w:r>
            <w:rPr>
              <w:noProof/>
              <w:webHidden/>
            </w:rPr>
            <w:fldChar w:fldCharType="separate"/>
          </w:r>
          <w:ins w:id="171" w:author="David Conklin" w:date="2021-07-07T06:34:00Z">
            <w:r>
              <w:rPr>
                <w:noProof/>
                <w:webHidden/>
              </w:rPr>
              <w:t>38</w:t>
            </w:r>
            <w:r>
              <w:rPr>
                <w:noProof/>
                <w:webHidden/>
              </w:rPr>
              <w:fldChar w:fldCharType="end"/>
            </w:r>
            <w:r w:rsidRPr="00563D57">
              <w:rPr>
                <w:rStyle w:val="Hyperlink"/>
                <w:noProof/>
              </w:rPr>
              <w:fldChar w:fldCharType="end"/>
            </w:r>
          </w:ins>
        </w:p>
        <w:p w14:paraId="6F9E81B0" w14:textId="57FD4575" w:rsidR="00924909" w:rsidRDefault="00924909">
          <w:pPr>
            <w:pStyle w:val="TOC2"/>
            <w:tabs>
              <w:tab w:val="right" w:leader="dot" w:pos="9350"/>
            </w:tabs>
            <w:rPr>
              <w:ins w:id="172" w:author="David Conklin" w:date="2021-07-07T06:34:00Z"/>
              <w:rFonts w:eastAsiaTheme="minorEastAsia"/>
              <w:noProof/>
            </w:rPr>
          </w:pPr>
          <w:ins w:id="17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Thermal stratification in reservoirs</w:t>
            </w:r>
            <w:r>
              <w:rPr>
                <w:noProof/>
                <w:webHidden/>
              </w:rPr>
              <w:tab/>
            </w:r>
            <w:r>
              <w:rPr>
                <w:noProof/>
                <w:webHidden/>
              </w:rPr>
              <w:fldChar w:fldCharType="begin"/>
            </w:r>
            <w:r>
              <w:rPr>
                <w:noProof/>
                <w:webHidden/>
              </w:rPr>
              <w:instrText xml:space="preserve"> PAGEREF _Toc76532121 \h </w:instrText>
            </w:r>
            <w:r>
              <w:rPr>
                <w:noProof/>
                <w:webHidden/>
              </w:rPr>
            </w:r>
          </w:ins>
          <w:r>
            <w:rPr>
              <w:noProof/>
              <w:webHidden/>
            </w:rPr>
            <w:fldChar w:fldCharType="separate"/>
          </w:r>
          <w:ins w:id="174" w:author="David Conklin" w:date="2021-07-07T06:34:00Z">
            <w:r>
              <w:rPr>
                <w:noProof/>
                <w:webHidden/>
              </w:rPr>
              <w:t>39</w:t>
            </w:r>
            <w:r>
              <w:rPr>
                <w:noProof/>
                <w:webHidden/>
              </w:rPr>
              <w:fldChar w:fldCharType="end"/>
            </w:r>
            <w:r w:rsidRPr="00563D57">
              <w:rPr>
                <w:rStyle w:val="Hyperlink"/>
                <w:noProof/>
              </w:rPr>
              <w:fldChar w:fldCharType="end"/>
            </w:r>
          </w:ins>
        </w:p>
        <w:p w14:paraId="2EE23DE4" w14:textId="7397E247" w:rsidR="00924909" w:rsidRDefault="00924909">
          <w:pPr>
            <w:pStyle w:val="TOC2"/>
            <w:tabs>
              <w:tab w:val="right" w:leader="dot" w:pos="9350"/>
            </w:tabs>
            <w:rPr>
              <w:ins w:id="175" w:author="David Conklin" w:date="2021-07-07T06:34:00Z"/>
              <w:rFonts w:eastAsiaTheme="minorEastAsia"/>
              <w:noProof/>
            </w:rPr>
          </w:pPr>
          <w:ins w:id="17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Thermal loading</w:t>
            </w:r>
            <w:r>
              <w:rPr>
                <w:noProof/>
                <w:webHidden/>
              </w:rPr>
              <w:tab/>
            </w:r>
            <w:r>
              <w:rPr>
                <w:noProof/>
                <w:webHidden/>
              </w:rPr>
              <w:fldChar w:fldCharType="begin"/>
            </w:r>
            <w:r>
              <w:rPr>
                <w:noProof/>
                <w:webHidden/>
              </w:rPr>
              <w:instrText xml:space="preserve"> PAGEREF _Toc76532122 \h </w:instrText>
            </w:r>
            <w:r>
              <w:rPr>
                <w:noProof/>
                <w:webHidden/>
              </w:rPr>
            </w:r>
          </w:ins>
          <w:r>
            <w:rPr>
              <w:noProof/>
              <w:webHidden/>
            </w:rPr>
            <w:fldChar w:fldCharType="separate"/>
          </w:r>
          <w:ins w:id="177" w:author="David Conklin" w:date="2021-07-07T06:34:00Z">
            <w:r>
              <w:rPr>
                <w:noProof/>
                <w:webHidden/>
              </w:rPr>
              <w:t>39</w:t>
            </w:r>
            <w:r>
              <w:rPr>
                <w:noProof/>
                <w:webHidden/>
              </w:rPr>
              <w:fldChar w:fldCharType="end"/>
            </w:r>
            <w:r w:rsidRPr="00563D57">
              <w:rPr>
                <w:rStyle w:val="Hyperlink"/>
                <w:noProof/>
              </w:rPr>
              <w:fldChar w:fldCharType="end"/>
            </w:r>
          </w:ins>
        </w:p>
        <w:p w14:paraId="386D1E88" w14:textId="7E18EC70" w:rsidR="00924909" w:rsidRDefault="00924909">
          <w:pPr>
            <w:pStyle w:val="TOC1"/>
            <w:tabs>
              <w:tab w:val="right" w:leader="dot" w:pos="9350"/>
            </w:tabs>
            <w:rPr>
              <w:ins w:id="178" w:author="David Conklin" w:date="2021-07-07T06:34:00Z"/>
              <w:rFonts w:eastAsiaTheme="minorEastAsia"/>
              <w:noProof/>
            </w:rPr>
          </w:pPr>
          <w:ins w:id="17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Reservoirs</w:t>
            </w:r>
            <w:r>
              <w:rPr>
                <w:noProof/>
                <w:webHidden/>
              </w:rPr>
              <w:tab/>
            </w:r>
            <w:r>
              <w:rPr>
                <w:noProof/>
                <w:webHidden/>
              </w:rPr>
              <w:fldChar w:fldCharType="begin"/>
            </w:r>
            <w:r>
              <w:rPr>
                <w:noProof/>
                <w:webHidden/>
              </w:rPr>
              <w:instrText xml:space="preserve"> PAGEREF _Toc76532123 \h </w:instrText>
            </w:r>
            <w:r>
              <w:rPr>
                <w:noProof/>
                <w:webHidden/>
              </w:rPr>
            </w:r>
          </w:ins>
          <w:r>
            <w:rPr>
              <w:noProof/>
              <w:webHidden/>
            </w:rPr>
            <w:fldChar w:fldCharType="separate"/>
          </w:r>
          <w:ins w:id="180" w:author="David Conklin" w:date="2021-07-07T06:34:00Z">
            <w:r>
              <w:rPr>
                <w:noProof/>
                <w:webHidden/>
              </w:rPr>
              <w:t>41</w:t>
            </w:r>
            <w:r>
              <w:rPr>
                <w:noProof/>
                <w:webHidden/>
              </w:rPr>
              <w:fldChar w:fldCharType="end"/>
            </w:r>
            <w:r w:rsidRPr="00563D57">
              <w:rPr>
                <w:rStyle w:val="Hyperlink"/>
                <w:noProof/>
              </w:rPr>
              <w:fldChar w:fldCharType="end"/>
            </w:r>
          </w:ins>
        </w:p>
        <w:p w14:paraId="4D3924EB" w14:textId="1F1705AA" w:rsidR="00924909" w:rsidRDefault="00924909">
          <w:pPr>
            <w:pStyle w:val="TOC2"/>
            <w:tabs>
              <w:tab w:val="right" w:leader="dot" w:pos="9350"/>
            </w:tabs>
            <w:rPr>
              <w:ins w:id="181" w:author="David Conklin" w:date="2021-07-07T06:34:00Z"/>
              <w:rFonts w:eastAsiaTheme="minorEastAsia"/>
              <w:noProof/>
            </w:rPr>
          </w:pPr>
          <w:ins w:id="18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Reservoir data</w:t>
            </w:r>
            <w:r>
              <w:rPr>
                <w:noProof/>
                <w:webHidden/>
              </w:rPr>
              <w:tab/>
            </w:r>
            <w:r>
              <w:rPr>
                <w:noProof/>
                <w:webHidden/>
              </w:rPr>
              <w:fldChar w:fldCharType="begin"/>
            </w:r>
            <w:r>
              <w:rPr>
                <w:noProof/>
                <w:webHidden/>
              </w:rPr>
              <w:instrText xml:space="preserve"> PAGEREF _Toc76532124 \h </w:instrText>
            </w:r>
            <w:r>
              <w:rPr>
                <w:noProof/>
                <w:webHidden/>
              </w:rPr>
            </w:r>
          </w:ins>
          <w:r>
            <w:rPr>
              <w:noProof/>
              <w:webHidden/>
            </w:rPr>
            <w:fldChar w:fldCharType="separate"/>
          </w:r>
          <w:ins w:id="183" w:author="David Conklin" w:date="2021-07-07T06:34:00Z">
            <w:r>
              <w:rPr>
                <w:noProof/>
                <w:webHidden/>
              </w:rPr>
              <w:t>41</w:t>
            </w:r>
            <w:r>
              <w:rPr>
                <w:noProof/>
                <w:webHidden/>
              </w:rPr>
              <w:fldChar w:fldCharType="end"/>
            </w:r>
            <w:r w:rsidRPr="00563D57">
              <w:rPr>
                <w:rStyle w:val="Hyperlink"/>
                <w:noProof/>
              </w:rPr>
              <w:fldChar w:fldCharType="end"/>
            </w:r>
          </w:ins>
        </w:p>
        <w:p w14:paraId="244A1939" w14:textId="772A844A" w:rsidR="00924909" w:rsidRDefault="00924909">
          <w:pPr>
            <w:pStyle w:val="TOC2"/>
            <w:tabs>
              <w:tab w:val="right" w:leader="dot" w:pos="9350"/>
            </w:tabs>
            <w:rPr>
              <w:ins w:id="184" w:author="David Conklin" w:date="2021-07-07T06:34:00Z"/>
              <w:rFonts w:eastAsiaTheme="minorEastAsia"/>
              <w:noProof/>
            </w:rPr>
          </w:pPr>
          <w:ins w:id="18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Reservoir data sources</w:t>
            </w:r>
            <w:r>
              <w:rPr>
                <w:noProof/>
                <w:webHidden/>
              </w:rPr>
              <w:tab/>
            </w:r>
            <w:r>
              <w:rPr>
                <w:noProof/>
                <w:webHidden/>
              </w:rPr>
              <w:fldChar w:fldCharType="begin"/>
            </w:r>
            <w:r>
              <w:rPr>
                <w:noProof/>
                <w:webHidden/>
              </w:rPr>
              <w:instrText xml:space="preserve"> PAGEREF _Toc76532125 \h </w:instrText>
            </w:r>
            <w:r>
              <w:rPr>
                <w:noProof/>
                <w:webHidden/>
              </w:rPr>
            </w:r>
          </w:ins>
          <w:r>
            <w:rPr>
              <w:noProof/>
              <w:webHidden/>
            </w:rPr>
            <w:fldChar w:fldCharType="separate"/>
          </w:r>
          <w:ins w:id="186" w:author="David Conklin" w:date="2021-07-07T06:34:00Z">
            <w:r>
              <w:rPr>
                <w:noProof/>
                <w:webHidden/>
              </w:rPr>
              <w:t>43</w:t>
            </w:r>
            <w:r>
              <w:rPr>
                <w:noProof/>
                <w:webHidden/>
              </w:rPr>
              <w:fldChar w:fldCharType="end"/>
            </w:r>
            <w:r w:rsidRPr="00563D57">
              <w:rPr>
                <w:rStyle w:val="Hyperlink"/>
                <w:noProof/>
              </w:rPr>
              <w:fldChar w:fldCharType="end"/>
            </w:r>
          </w:ins>
        </w:p>
        <w:p w14:paraId="49B66EFB" w14:textId="2C6735A6" w:rsidR="00924909" w:rsidRDefault="00924909">
          <w:pPr>
            <w:pStyle w:val="TOC1"/>
            <w:tabs>
              <w:tab w:val="right" w:leader="dot" w:pos="9350"/>
            </w:tabs>
            <w:rPr>
              <w:ins w:id="187" w:author="David Conklin" w:date="2021-07-07T06:34:00Z"/>
              <w:rFonts w:eastAsiaTheme="minorEastAsia"/>
              <w:noProof/>
            </w:rPr>
          </w:pPr>
          <w:ins w:id="18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_Toc76532126 \h </w:instrText>
            </w:r>
            <w:r>
              <w:rPr>
                <w:noProof/>
                <w:webHidden/>
              </w:rPr>
            </w:r>
          </w:ins>
          <w:r>
            <w:rPr>
              <w:noProof/>
              <w:webHidden/>
            </w:rPr>
            <w:fldChar w:fldCharType="separate"/>
          </w:r>
          <w:ins w:id="189" w:author="David Conklin" w:date="2021-07-07T06:34:00Z">
            <w:r>
              <w:rPr>
                <w:noProof/>
                <w:webHidden/>
              </w:rPr>
              <w:t>43</w:t>
            </w:r>
            <w:r>
              <w:rPr>
                <w:noProof/>
                <w:webHidden/>
              </w:rPr>
              <w:fldChar w:fldCharType="end"/>
            </w:r>
            <w:r w:rsidRPr="00563D57">
              <w:rPr>
                <w:rStyle w:val="Hyperlink"/>
                <w:noProof/>
              </w:rPr>
              <w:fldChar w:fldCharType="end"/>
            </w:r>
          </w:ins>
        </w:p>
        <w:p w14:paraId="76CC73C3" w14:textId="3A8BE8A8" w:rsidR="00924909" w:rsidRDefault="00924909">
          <w:pPr>
            <w:pStyle w:val="TOC2"/>
            <w:tabs>
              <w:tab w:val="right" w:leader="dot" w:pos="9350"/>
            </w:tabs>
            <w:rPr>
              <w:ins w:id="190" w:author="David Conklin" w:date="2021-07-07T06:34:00Z"/>
              <w:rFonts w:eastAsiaTheme="minorEastAsia"/>
              <w:noProof/>
            </w:rPr>
          </w:pPr>
          <w:ins w:id="191"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"_Toc76532127"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Limitations of subbasin simulations</w:t>
            </w:r>
            <w:r>
              <w:rPr>
                <w:noProof/>
                <w:webHidden/>
              </w:rPr>
              <w:tab/>
            </w:r>
            <w:r>
              <w:rPr>
                <w:noProof/>
                <w:webHidden/>
              </w:rPr>
              <w:fldChar w:fldCharType="begin"/>
            </w:r>
            <w:r>
              <w:rPr>
                <w:noProof/>
                <w:webHidden/>
              </w:rPr>
              <w:instrText xml:space="preserve"> PAGEREF _Toc76532127 \h </w:instrText>
            </w:r>
            <w:r>
              <w:rPr>
                <w:noProof/>
                <w:webHidden/>
              </w:rPr>
            </w:r>
          </w:ins>
          <w:r>
            <w:rPr>
              <w:noProof/>
              <w:webHidden/>
            </w:rPr>
            <w:fldChar w:fldCharType="separate"/>
          </w:r>
          <w:ins w:id="192" w:author="David Conklin" w:date="2021-07-07T06:34:00Z">
            <w:r>
              <w:rPr>
                <w:noProof/>
                <w:webHidden/>
              </w:rPr>
              <w:t>46</w:t>
            </w:r>
            <w:r>
              <w:rPr>
                <w:noProof/>
                <w:webHidden/>
              </w:rPr>
              <w:fldChar w:fldCharType="end"/>
            </w:r>
            <w:r w:rsidRPr="00563D57">
              <w:rPr>
                <w:rStyle w:val="Hyperlink"/>
                <w:noProof/>
              </w:rPr>
              <w:fldChar w:fldCharType="end"/>
            </w:r>
          </w:ins>
        </w:p>
        <w:p w14:paraId="1C820537" w14:textId="4F6AFEA1" w:rsidR="00924909" w:rsidRDefault="00924909">
          <w:pPr>
            <w:pStyle w:val="TOC1"/>
            <w:tabs>
              <w:tab w:val="right" w:leader="dot" w:pos="9350"/>
            </w:tabs>
            <w:rPr>
              <w:ins w:id="193" w:author="David Conklin" w:date="2021-07-07T06:34:00Z"/>
              <w:rFonts w:eastAsiaTheme="minorEastAsia"/>
              <w:noProof/>
            </w:rPr>
          </w:pPr>
          <w:ins w:id="19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Calibration procedure</w:t>
            </w:r>
            <w:r>
              <w:rPr>
                <w:noProof/>
                <w:webHidden/>
              </w:rPr>
              <w:tab/>
            </w:r>
            <w:r>
              <w:rPr>
                <w:noProof/>
                <w:webHidden/>
              </w:rPr>
              <w:fldChar w:fldCharType="begin"/>
            </w:r>
            <w:r>
              <w:rPr>
                <w:noProof/>
                <w:webHidden/>
              </w:rPr>
              <w:instrText xml:space="preserve"> PAGEREF _Toc76532128 \h </w:instrText>
            </w:r>
            <w:r>
              <w:rPr>
                <w:noProof/>
                <w:webHidden/>
              </w:rPr>
            </w:r>
          </w:ins>
          <w:r>
            <w:rPr>
              <w:noProof/>
              <w:webHidden/>
            </w:rPr>
            <w:fldChar w:fldCharType="separate"/>
          </w:r>
          <w:ins w:id="195" w:author="David Conklin" w:date="2021-07-07T06:34:00Z">
            <w:r>
              <w:rPr>
                <w:noProof/>
                <w:webHidden/>
              </w:rPr>
              <w:t>46</w:t>
            </w:r>
            <w:r>
              <w:rPr>
                <w:noProof/>
                <w:webHidden/>
              </w:rPr>
              <w:fldChar w:fldCharType="end"/>
            </w:r>
            <w:r w:rsidRPr="00563D57">
              <w:rPr>
                <w:rStyle w:val="Hyperlink"/>
                <w:noProof/>
              </w:rPr>
              <w:fldChar w:fldCharType="end"/>
            </w:r>
          </w:ins>
        </w:p>
        <w:p w14:paraId="430ECEBF" w14:textId="1E716795" w:rsidR="00924909" w:rsidRDefault="00924909">
          <w:pPr>
            <w:pStyle w:val="TOC2"/>
            <w:tabs>
              <w:tab w:val="right" w:leader="dot" w:pos="9350"/>
            </w:tabs>
            <w:rPr>
              <w:ins w:id="196" w:author="David Conklin" w:date="2021-07-07T06:34:00Z"/>
              <w:rFonts w:eastAsiaTheme="minorEastAsia"/>
              <w:noProof/>
            </w:rPr>
          </w:pPr>
          <w:ins w:id="19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Using PEST to determine HBV parameter values</w:t>
            </w:r>
            <w:r>
              <w:rPr>
                <w:noProof/>
                <w:webHidden/>
              </w:rPr>
              <w:tab/>
            </w:r>
            <w:r>
              <w:rPr>
                <w:noProof/>
                <w:webHidden/>
              </w:rPr>
              <w:fldChar w:fldCharType="begin"/>
            </w:r>
            <w:r>
              <w:rPr>
                <w:noProof/>
                <w:webHidden/>
              </w:rPr>
              <w:instrText xml:space="preserve"> PAGEREF _Toc76532129 \h </w:instrText>
            </w:r>
            <w:r>
              <w:rPr>
                <w:noProof/>
                <w:webHidden/>
              </w:rPr>
            </w:r>
          </w:ins>
          <w:r>
            <w:rPr>
              <w:noProof/>
              <w:webHidden/>
            </w:rPr>
            <w:fldChar w:fldCharType="separate"/>
          </w:r>
          <w:ins w:id="198" w:author="David Conklin" w:date="2021-07-07T06:34:00Z">
            <w:r>
              <w:rPr>
                <w:noProof/>
                <w:webHidden/>
              </w:rPr>
              <w:t>47</w:t>
            </w:r>
            <w:r>
              <w:rPr>
                <w:noProof/>
                <w:webHidden/>
              </w:rPr>
              <w:fldChar w:fldCharType="end"/>
            </w:r>
            <w:r w:rsidRPr="00563D57">
              <w:rPr>
                <w:rStyle w:val="Hyperlink"/>
                <w:noProof/>
              </w:rPr>
              <w:fldChar w:fldCharType="end"/>
            </w:r>
          </w:ins>
        </w:p>
        <w:p w14:paraId="2A1E3EF8" w14:textId="4BDC03DB" w:rsidR="00924909" w:rsidRDefault="00924909">
          <w:pPr>
            <w:pStyle w:val="TOC2"/>
            <w:tabs>
              <w:tab w:val="right" w:leader="dot" w:pos="9350"/>
            </w:tabs>
            <w:rPr>
              <w:ins w:id="199" w:author="David Conklin" w:date="2021-07-07T06:34:00Z"/>
              <w:rFonts w:eastAsiaTheme="minorEastAsia"/>
              <w:noProof/>
            </w:rPr>
          </w:pPr>
          <w:ins w:id="20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_Toc76532130 \h </w:instrText>
            </w:r>
            <w:r>
              <w:rPr>
                <w:noProof/>
                <w:webHidden/>
              </w:rPr>
            </w:r>
          </w:ins>
          <w:r>
            <w:rPr>
              <w:noProof/>
              <w:webHidden/>
            </w:rPr>
            <w:fldChar w:fldCharType="separate"/>
          </w:r>
          <w:ins w:id="201" w:author="David Conklin" w:date="2021-07-07T06:34:00Z">
            <w:r>
              <w:rPr>
                <w:noProof/>
                <w:webHidden/>
              </w:rPr>
              <w:t>47</w:t>
            </w:r>
            <w:r>
              <w:rPr>
                <w:noProof/>
                <w:webHidden/>
              </w:rPr>
              <w:fldChar w:fldCharType="end"/>
            </w:r>
            <w:r w:rsidRPr="00563D57">
              <w:rPr>
                <w:rStyle w:val="Hyperlink"/>
                <w:noProof/>
              </w:rPr>
              <w:fldChar w:fldCharType="end"/>
            </w:r>
          </w:ins>
        </w:p>
        <w:p w14:paraId="656271CE" w14:textId="43283A61" w:rsidR="00924909" w:rsidRDefault="00924909">
          <w:pPr>
            <w:pStyle w:val="TOC2"/>
            <w:tabs>
              <w:tab w:val="right" w:leader="dot" w:pos="9350"/>
            </w:tabs>
            <w:rPr>
              <w:ins w:id="202" w:author="David Conklin" w:date="2021-07-07T06:34:00Z"/>
              <w:rFonts w:eastAsiaTheme="minorEastAsia"/>
              <w:noProof/>
            </w:rPr>
          </w:pPr>
          <w:ins w:id="20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Calibrating stream temperatures</w:t>
            </w:r>
            <w:r>
              <w:rPr>
                <w:noProof/>
                <w:webHidden/>
              </w:rPr>
              <w:tab/>
            </w:r>
            <w:r>
              <w:rPr>
                <w:noProof/>
                <w:webHidden/>
              </w:rPr>
              <w:fldChar w:fldCharType="begin"/>
            </w:r>
            <w:r>
              <w:rPr>
                <w:noProof/>
                <w:webHidden/>
              </w:rPr>
              <w:instrText xml:space="preserve"> PAGEREF _Toc76532131 \h </w:instrText>
            </w:r>
            <w:r>
              <w:rPr>
                <w:noProof/>
                <w:webHidden/>
              </w:rPr>
            </w:r>
          </w:ins>
          <w:r>
            <w:rPr>
              <w:noProof/>
              <w:webHidden/>
            </w:rPr>
            <w:fldChar w:fldCharType="separate"/>
          </w:r>
          <w:ins w:id="204" w:author="David Conklin" w:date="2021-07-07T06:34:00Z">
            <w:r>
              <w:rPr>
                <w:noProof/>
                <w:webHidden/>
              </w:rPr>
              <w:t>48</w:t>
            </w:r>
            <w:r>
              <w:rPr>
                <w:noProof/>
                <w:webHidden/>
              </w:rPr>
              <w:fldChar w:fldCharType="end"/>
            </w:r>
            <w:r w:rsidRPr="00563D57">
              <w:rPr>
                <w:rStyle w:val="Hyperlink"/>
                <w:noProof/>
              </w:rPr>
              <w:fldChar w:fldCharType="end"/>
            </w:r>
          </w:ins>
        </w:p>
        <w:p w14:paraId="0CB4D124" w14:textId="31B7DF0A" w:rsidR="00924909" w:rsidRDefault="00924909">
          <w:pPr>
            <w:pStyle w:val="TOC1"/>
            <w:tabs>
              <w:tab w:val="right" w:leader="dot" w:pos="9350"/>
            </w:tabs>
            <w:rPr>
              <w:ins w:id="205" w:author="David Conklin" w:date="2021-07-07T06:34:00Z"/>
              <w:rFonts w:eastAsiaTheme="minorEastAsia"/>
              <w:noProof/>
            </w:rPr>
          </w:pPr>
          <w:ins w:id="20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North Santiam study area</w:t>
            </w:r>
            <w:r>
              <w:rPr>
                <w:noProof/>
                <w:webHidden/>
              </w:rPr>
              <w:tab/>
            </w:r>
            <w:r>
              <w:rPr>
                <w:noProof/>
                <w:webHidden/>
              </w:rPr>
              <w:fldChar w:fldCharType="begin"/>
            </w:r>
            <w:r>
              <w:rPr>
                <w:noProof/>
                <w:webHidden/>
              </w:rPr>
              <w:instrText xml:space="preserve"> PAGEREF _Toc76532132 \h </w:instrText>
            </w:r>
            <w:r>
              <w:rPr>
                <w:noProof/>
                <w:webHidden/>
              </w:rPr>
            </w:r>
          </w:ins>
          <w:r>
            <w:rPr>
              <w:noProof/>
              <w:webHidden/>
            </w:rPr>
            <w:fldChar w:fldCharType="separate"/>
          </w:r>
          <w:ins w:id="207" w:author="David Conklin" w:date="2021-07-07T06:34:00Z">
            <w:r>
              <w:rPr>
                <w:noProof/>
                <w:webHidden/>
              </w:rPr>
              <w:t>49</w:t>
            </w:r>
            <w:r>
              <w:rPr>
                <w:noProof/>
                <w:webHidden/>
              </w:rPr>
              <w:fldChar w:fldCharType="end"/>
            </w:r>
            <w:r w:rsidRPr="00563D57">
              <w:rPr>
                <w:rStyle w:val="Hyperlink"/>
                <w:noProof/>
              </w:rPr>
              <w:fldChar w:fldCharType="end"/>
            </w:r>
          </w:ins>
        </w:p>
        <w:p w14:paraId="0FC81BBC" w14:textId="354793E1" w:rsidR="00924909" w:rsidRDefault="00924909">
          <w:pPr>
            <w:pStyle w:val="TOC2"/>
            <w:tabs>
              <w:tab w:val="right" w:leader="dot" w:pos="9350"/>
            </w:tabs>
            <w:rPr>
              <w:ins w:id="208" w:author="David Conklin" w:date="2021-07-07T06:34:00Z"/>
              <w:rFonts w:eastAsiaTheme="minorEastAsia"/>
              <w:noProof/>
            </w:rPr>
          </w:pPr>
          <w:ins w:id="20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_Toc76532133 \h </w:instrText>
            </w:r>
            <w:r>
              <w:rPr>
                <w:noProof/>
                <w:webHidden/>
              </w:rPr>
            </w:r>
          </w:ins>
          <w:r>
            <w:rPr>
              <w:noProof/>
              <w:webHidden/>
            </w:rPr>
            <w:fldChar w:fldCharType="separate"/>
          </w:r>
          <w:ins w:id="210" w:author="David Conklin" w:date="2021-07-07T06:34:00Z">
            <w:r>
              <w:rPr>
                <w:noProof/>
                <w:webHidden/>
              </w:rPr>
              <w:t>49</w:t>
            </w:r>
            <w:r>
              <w:rPr>
                <w:noProof/>
                <w:webHidden/>
              </w:rPr>
              <w:fldChar w:fldCharType="end"/>
            </w:r>
            <w:r w:rsidRPr="00563D57">
              <w:rPr>
                <w:rStyle w:val="Hyperlink"/>
                <w:noProof/>
              </w:rPr>
              <w:fldChar w:fldCharType="end"/>
            </w:r>
          </w:ins>
        </w:p>
        <w:p w14:paraId="0ADCC3FB" w14:textId="159CFFE1" w:rsidR="00924909" w:rsidRDefault="00924909">
          <w:pPr>
            <w:pStyle w:val="TOC2"/>
            <w:tabs>
              <w:tab w:val="right" w:leader="dot" w:pos="9350"/>
            </w:tabs>
            <w:rPr>
              <w:ins w:id="211" w:author="David Conklin" w:date="2021-07-07T06:34:00Z"/>
              <w:rFonts w:eastAsiaTheme="minorEastAsia"/>
              <w:noProof/>
            </w:rPr>
          </w:pPr>
          <w:ins w:id="21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Municipal water rights</w:t>
            </w:r>
            <w:r>
              <w:rPr>
                <w:noProof/>
                <w:webHidden/>
              </w:rPr>
              <w:tab/>
            </w:r>
            <w:r>
              <w:rPr>
                <w:noProof/>
                <w:webHidden/>
              </w:rPr>
              <w:fldChar w:fldCharType="begin"/>
            </w:r>
            <w:r>
              <w:rPr>
                <w:noProof/>
                <w:webHidden/>
              </w:rPr>
              <w:instrText xml:space="preserve"> PAGEREF _Toc76532134 \h </w:instrText>
            </w:r>
            <w:r>
              <w:rPr>
                <w:noProof/>
                <w:webHidden/>
              </w:rPr>
            </w:r>
          </w:ins>
          <w:r>
            <w:rPr>
              <w:noProof/>
              <w:webHidden/>
            </w:rPr>
            <w:fldChar w:fldCharType="separate"/>
          </w:r>
          <w:ins w:id="213" w:author="David Conklin" w:date="2021-07-07T06:34:00Z">
            <w:r>
              <w:rPr>
                <w:noProof/>
                <w:webHidden/>
              </w:rPr>
              <w:t>50</w:t>
            </w:r>
            <w:r>
              <w:rPr>
                <w:noProof/>
                <w:webHidden/>
              </w:rPr>
              <w:fldChar w:fldCharType="end"/>
            </w:r>
            <w:r w:rsidRPr="00563D57">
              <w:rPr>
                <w:rStyle w:val="Hyperlink"/>
                <w:noProof/>
              </w:rPr>
              <w:fldChar w:fldCharType="end"/>
            </w:r>
          </w:ins>
        </w:p>
        <w:p w14:paraId="52572F00" w14:textId="1EA7EF92" w:rsidR="00924909" w:rsidRDefault="00924909">
          <w:pPr>
            <w:pStyle w:val="TOC2"/>
            <w:tabs>
              <w:tab w:val="right" w:leader="dot" w:pos="9350"/>
            </w:tabs>
            <w:rPr>
              <w:ins w:id="214" w:author="David Conklin" w:date="2021-07-07T06:34:00Z"/>
              <w:rFonts w:eastAsiaTheme="minorEastAsia"/>
              <w:noProof/>
            </w:rPr>
          </w:pPr>
          <w:ins w:id="21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Reality check</w:t>
            </w:r>
            <w:r>
              <w:rPr>
                <w:noProof/>
                <w:webHidden/>
              </w:rPr>
              <w:tab/>
            </w:r>
            <w:r>
              <w:rPr>
                <w:noProof/>
                <w:webHidden/>
              </w:rPr>
              <w:fldChar w:fldCharType="begin"/>
            </w:r>
            <w:r>
              <w:rPr>
                <w:noProof/>
                <w:webHidden/>
              </w:rPr>
              <w:instrText xml:space="preserve"> PAGEREF _Toc76532135 \h </w:instrText>
            </w:r>
            <w:r>
              <w:rPr>
                <w:noProof/>
                <w:webHidden/>
              </w:rPr>
            </w:r>
          </w:ins>
          <w:r>
            <w:rPr>
              <w:noProof/>
              <w:webHidden/>
            </w:rPr>
            <w:fldChar w:fldCharType="separate"/>
          </w:r>
          <w:ins w:id="216" w:author="David Conklin" w:date="2021-07-07T06:34:00Z">
            <w:r>
              <w:rPr>
                <w:noProof/>
                <w:webHidden/>
              </w:rPr>
              <w:t>50</w:t>
            </w:r>
            <w:r>
              <w:rPr>
                <w:noProof/>
                <w:webHidden/>
              </w:rPr>
              <w:fldChar w:fldCharType="end"/>
            </w:r>
            <w:r w:rsidRPr="00563D57">
              <w:rPr>
                <w:rStyle w:val="Hyperlink"/>
                <w:noProof/>
              </w:rPr>
              <w:fldChar w:fldCharType="end"/>
            </w:r>
          </w:ins>
        </w:p>
        <w:p w14:paraId="75B30364" w14:textId="3DC3A480" w:rsidR="00924909" w:rsidRDefault="00924909">
          <w:pPr>
            <w:pStyle w:val="TOC2"/>
            <w:tabs>
              <w:tab w:val="right" w:leader="dot" w:pos="9350"/>
            </w:tabs>
            <w:rPr>
              <w:ins w:id="217" w:author="David Conklin" w:date="2021-07-07T06:34:00Z"/>
              <w:rFonts w:eastAsiaTheme="minorEastAsia"/>
              <w:noProof/>
            </w:rPr>
          </w:pPr>
          <w:ins w:id="21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Inflows from springs</w:t>
            </w:r>
            <w:r>
              <w:rPr>
                <w:noProof/>
                <w:webHidden/>
              </w:rPr>
              <w:tab/>
            </w:r>
            <w:r>
              <w:rPr>
                <w:noProof/>
                <w:webHidden/>
              </w:rPr>
              <w:fldChar w:fldCharType="begin"/>
            </w:r>
            <w:r>
              <w:rPr>
                <w:noProof/>
                <w:webHidden/>
              </w:rPr>
              <w:instrText xml:space="preserve"> PAGEREF _Toc76532136 \h </w:instrText>
            </w:r>
            <w:r>
              <w:rPr>
                <w:noProof/>
                <w:webHidden/>
              </w:rPr>
            </w:r>
          </w:ins>
          <w:r>
            <w:rPr>
              <w:noProof/>
              <w:webHidden/>
            </w:rPr>
            <w:fldChar w:fldCharType="separate"/>
          </w:r>
          <w:ins w:id="219" w:author="David Conklin" w:date="2021-07-07T06:34:00Z">
            <w:r>
              <w:rPr>
                <w:noProof/>
                <w:webHidden/>
              </w:rPr>
              <w:t>52</w:t>
            </w:r>
            <w:r>
              <w:rPr>
                <w:noProof/>
                <w:webHidden/>
              </w:rPr>
              <w:fldChar w:fldCharType="end"/>
            </w:r>
            <w:r w:rsidRPr="00563D57">
              <w:rPr>
                <w:rStyle w:val="Hyperlink"/>
                <w:noProof/>
              </w:rPr>
              <w:fldChar w:fldCharType="end"/>
            </w:r>
          </w:ins>
        </w:p>
        <w:p w14:paraId="6F95FED9" w14:textId="122E13E0" w:rsidR="00924909" w:rsidRDefault="00924909">
          <w:pPr>
            <w:pStyle w:val="TOC2"/>
            <w:tabs>
              <w:tab w:val="right" w:leader="dot" w:pos="9350"/>
            </w:tabs>
            <w:rPr>
              <w:ins w:id="220" w:author="David Conklin" w:date="2021-07-07T06:34:00Z"/>
              <w:rFonts w:eastAsiaTheme="minorEastAsia"/>
              <w:noProof/>
            </w:rPr>
          </w:pPr>
          <w:ins w:id="22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Calibration and simulation skill</w:t>
            </w:r>
            <w:r>
              <w:rPr>
                <w:noProof/>
                <w:webHidden/>
              </w:rPr>
              <w:tab/>
            </w:r>
            <w:r>
              <w:rPr>
                <w:noProof/>
                <w:webHidden/>
              </w:rPr>
              <w:fldChar w:fldCharType="begin"/>
            </w:r>
            <w:r>
              <w:rPr>
                <w:noProof/>
                <w:webHidden/>
              </w:rPr>
              <w:instrText xml:space="preserve"> PAGEREF _Toc76532137 \h </w:instrText>
            </w:r>
            <w:r>
              <w:rPr>
                <w:noProof/>
                <w:webHidden/>
              </w:rPr>
            </w:r>
          </w:ins>
          <w:r>
            <w:rPr>
              <w:noProof/>
              <w:webHidden/>
            </w:rPr>
            <w:fldChar w:fldCharType="separate"/>
          </w:r>
          <w:ins w:id="222" w:author="David Conklin" w:date="2021-07-07T06:34:00Z">
            <w:r>
              <w:rPr>
                <w:noProof/>
                <w:webHidden/>
              </w:rPr>
              <w:t>5</w:t>
            </w:r>
            <w:r>
              <w:rPr>
                <w:noProof/>
                <w:webHidden/>
              </w:rPr>
              <w:t>2</w:t>
            </w:r>
            <w:r>
              <w:rPr>
                <w:noProof/>
                <w:webHidden/>
              </w:rPr>
              <w:fldChar w:fldCharType="end"/>
            </w:r>
            <w:r w:rsidRPr="00563D57">
              <w:rPr>
                <w:rStyle w:val="Hyperlink"/>
                <w:noProof/>
              </w:rPr>
              <w:fldChar w:fldCharType="end"/>
            </w:r>
          </w:ins>
        </w:p>
        <w:p w14:paraId="685EBDD8" w14:textId="2C9084A6" w:rsidR="00924909" w:rsidRDefault="00924909">
          <w:pPr>
            <w:pStyle w:val="TOC2"/>
            <w:tabs>
              <w:tab w:val="right" w:leader="dot" w:pos="9350"/>
            </w:tabs>
            <w:rPr>
              <w:ins w:id="223" w:author="David Conklin" w:date="2021-07-07T06:34:00Z"/>
              <w:rFonts w:eastAsiaTheme="minorEastAsia"/>
              <w:noProof/>
            </w:rPr>
          </w:pPr>
          <w:ins w:id="22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_Toc76532138 \h </w:instrText>
            </w:r>
            <w:r>
              <w:rPr>
                <w:noProof/>
                <w:webHidden/>
              </w:rPr>
            </w:r>
          </w:ins>
          <w:r>
            <w:rPr>
              <w:noProof/>
              <w:webHidden/>
            </w:rPr>
            <w:fldChar w:fldCharType="separate"/>
          </w:r>
          <w:ins w:id="225" w:author="David Conklin" w:date="2021-07-07T06:34:00Z">
            <w:r>
              <w:rPr>
                <w:noProof/>
                <w:webHidden/>
              </w:rPr>
              <w:t>55</w:t>
            </w:r>
            <w:r>
              <w:rPr>
                <w:noProof/>
                <w:webHidden/>
              </w:rPr>
              <w:fldChar w:fldCharType="end"/>
            </w:r>
            <w:r w:rsidRPr="00563D57">
              <w:rPr>
                <w:rStyle w:val="Hyperlink"/>
                <w:noProof/>
              </w:rPr>
              <w:fldChar w:fldCharType="end"/>
            </w:r>
          </w:ins>
        </w:p>
        <w:p w14:paraId="15A600C8" w14:textId="79E2EBFD" w:rsidR="00924909" w:rsidRDefault="00924909">
          <w:pPr>
            <w:pStyle w:val="TOC2"/>
            <w:tabs>
              <w:tab w:val="right" w:leader="dot" w:pos="9350"/>
            </w:tabs>
            <w:rPr>
              <w:ins w:id="226" w:author="David Conklin" w:date="2021-07-07T06:34:00Z"/>
              <w:rFonts w:eastAsiaTheme="minorEastAsia"/>
              <w:noProof/>
            </w:rPr>
          </w:pPr>
          <w:ins w:id="22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_Toc76532139 \h </w:instrText>
            </w:r>
            <w:r>
              <w:rPr>
                <w:noProof/>
                <w:webHidden/>
              </w:rPr>
            </w:r>
          </w:ins>
          <w:r>
            <w:rPr>
              <w:noProof/>
              <w:webHidden/>
            </w:rPr>
            <w:fldChar w:fldCharType="separate"/>
          </w:r>
          <w:ins w:id="228" w:author="David Conklin" w:date="2021-07-07T06:34:00Z">
            <w:r>
              <w:rPr>
                <w:noProof/>
                <w:webHidden/>
              </w:rPr>
              <w:t>56</w:t>
            </w:r>
            <w:r>
              <w:rPr>
                <w:noProof/>
                <w:webHidden/>
              </w:rPr>
              <w:fldChar w:fldCharType="end"/>
            </w:r>
            <w:r w:rsidRPr="00563D57">
              <w:rPr>
                <w:rStyle w:val="Hyperlink"/>
                <w:noProof/>
              </w:rPr>
              <w:fldChar w:fldCharType="end"/>
            </w:r>
          </w:ins>
        </w:p>
        <w:p w14:paraId="1C78AF0F" w14:textId="1F38B04F" w:rsidR="00924909" w:rsidRDefault="00924909">
          <w:pPr>
            <w:pStyle w:val="TOC1"/>
            <w:tabs>
              <w:tab w:val="right" w:leader="dot" w:pos="9350"/>
            </w:tabs>
            <w:rPr>
              <w:ins w:id="229" w:author="David Conklin" w:date="2021-07-07T06:34:00Z"/>
              <w:rFonts w:eastAsiaTheme="minorEastAsia"/>
              <w:noProof/>
            </w:rPr>
          </w:pPr>
          <w:ins w:id="23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McKenzie Basin Wetlands Study</w:t>
            </w:r>
            <w:r>
              <w:rPr>
                <w:noProof/>
                <w:webHidden/>
              </w:rPr>
              <w:tab/>
            </w:r>
            <w:r>
              <w:rPr>
                <w:noProof/>
                <w:webHidden/>
              </w:rPr>
              <w:fldChar w:fldCharType="begin"/>
            </w:r>
            <w:r>
              <w:rPr>
                <w:noProof/>
                <w:webHidden/>
              </w:rPr>
              <w:instrText xml:space="preserve"> PAGEREF _Toc76532140 \h </w:instrText>
            </w:r>
            <w:r>
              <w:rPr>
                <w:noProof/>
                <w:webHidden/>
              </w:rPr>
            </w:r>
          </w:ins>
          <w:r>
            <w:rPr>
              <w:noProof/>
              <w:webHidden/>
            </w:rPr>
            <w:fldChar w:fldCharType="separate"/>
          </w:r>
          <w:ins w:id="231" w:author="David Conklin" w:date="2021-07-07T06:34:00Z">
            <w:r>
              <w:rPr>
                <w:noProof/>
                <w:webHidden/>
              </w:rPr>
              <w:t>58</w:t>
            </w:r>
            <w:r>
              <w:rPr>
                <w:noProof/>
                <w:webHidden/>
              </w:rPr>
              <w:fldChar w:fldCharType="end"/>
            </w:r>
            <w:r w:rsidRPr="00563D57">
              <w:rPr>
                <w:rStyle w:val="Hyperlink"/>
                <w:noProof/>
              </w:rPr>
              <w:fldChar w:fldCharType="end"/>
            </w:r>
          </w:ins>
        </w:p>
        <w:p w14:paraId="5CE080FA" w14:textId="77351CB6" w:rsidR="00924909" w:rsidRDefault="00924909">
          <w:pPr>
            <w:pStyle w:val="TOC2"/>
            <w:tabs>
              <w:tab w:val="right" w:leader="dot" w:pos="9350"/>
            </w:tabs>
            <w:rPr>
              <w:ins w:id="232" w:author="David Conklin" w:date="2021-07-07T06:34:00Z"/>
              <w:rFonts w:eastAsiaTheme="minorEastAsia"/>
              <w:noProof/>
            </w:rPr>
          </w:pPr>
          <w:ins w:id="23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Project Overview</w:t>
            </w:r>
            <w:r>
              <w:rPr>
                <w:noProof/>
                <w:webHidden/>
              </w:rPr>
              <w:tab/>
            </w:r>
            <w:r>
              <w:rPr>
                <w:noProof/>
                <w:webHidden/>
              </w:rPr>
              <w:fldChar w:fldCharType="begin"/>
            </w:r>
            <w:r>
              <w:rPr>
                <w:noProof/>
                <w:webHidden/>
              </w:rPr>
              <w:instrText xml:space="preserve"> PAGEREF _Toc76532141 \h </w:instrText>
            </w:r>
            <w:r>
              <w:rPr>
                <w:noProof/>
                <w:webHidden/>
              </w:rPr>
            </w:r>
          </w:ins>
          <w:r>
            <w:rPr>
              <w:noProof/>
              <w:webHidden/>
            </w:rPr>
            <w:fldChar w:fldCharType="separate"/>
          </w:r>
          <w:ins w:id="234" w:author="David Conklin" w:date="2021-07-07T06:34:00Z">
            <w:r>
              <w:rPr>
                <w:noProof/>
                <w:webHidden/>
              </w:rPr>
              <w:t>58</w:t>
            </w:r>
            <w:r>
              <w:rPr>
                <w:noProof/>
                <w:webHidden/>
              </w:rPr>
              <w:fldChar w:fldCharType="end"/>
            </w:r>
            <w:r w:rsidRPr="00563D57">
              <w:rPr>
                <w:rStyle w:val="Hyperlink"/>
                <w:noProof/>
              </w:rPr>
              <w:fldChar w:fldCharType="end"/>
            </w:r>
          </w:ins>
        </w:p>
        <w:p w14:paraId="2BC0EF4E" w14:textId="04C42E1B" w:rsidR="00924909" w:rsidRDefault="00924909">
          <w:pPr>
            <w:pStyle w:val="TOC2"/>
            <w:tabs>
              <w:tab w:val="right" w:leader="dot" w:pos="9350"/>
            </w:tabs>
            <w:rPr>
              <w:ins w:id="235" w:author="David Conklin" w:date="2021-07-07T06:34:00Z"/>
              <w:rFonts w:eastAsiaTheme="minorEastAsia"/>
              <w:noProof/>
            </w:rPr>
          </w:pPr>
          <w:ins w:id="23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Model and Simulation Overview</w:t>
            </w:r>
            <w:r>
              <w:rPr>
                <w:noProof/>
                <w:webHidden/>
              </w:rPr>
              <w:tab/>
            </w:r>
            <w:r>
              <w:rPr>
                <w:noProof/>
                <w:webHidden/>
              </w:rPr>
              <w:fldChar w:fldCharType="begin"/>
            </w:r>
            <w:r>
              <w:rPr>
                <w:noProof/>
                <w:webHidden/>
              </w:rPr>
              <w:instrText xml:space="preserve"> PAGEREF _Toc76532142 \h </w:instrText>
            </w:r>
            <w:r>
              <w:rPr>
                <w:noProof/>
                <w:webHidden/>
              </w:rPr>
            </w:r>
          </w:ins>
          <w:r>
            <w:rPr>
              <w:noProof/>
              <w:webHidden/>
            </w:rPr>
            <w:fldChar w:fldCharType="separate"/>
          </w:r>
          <w:ins w:id="237" w:author="David Conklin" w:date="2021-07-07T06:34:00Z">
            <w:r>
              <w:rPr>
                <w:noProof/>
                <w:webHidden/>
              </w:rPr>
              <w:t>60</w:t>
            </w:r>
            <w:r>
              <w:rPr>
                <w:noProof/>
                <w:webHidden/>
              </w:rPr>
              <w:fldChar w:fldCharType="end"/>
            </w:r>
            <w:r w:rsidRPr="00563D57">
              <w:rPr>
                <w:rStyle w:val="Hyperlink"/>
                <w:noProof/>
              </w:rPr>
              <w:fldChar w:fldCharType="end"/>
            </w:r>
          </w:ins>
        </w:p>
        <w:p w14:paraId="23A9602D" w14:textId="29C35742" w:rsidR="00924909" w:rsidRDefault="00924909">
          <w:pPr>
            <w:pStyle w:val="TOC2"/>
            <w:tabs>
              <w:tab w:val="right" w:leader="dot" w:pos="9350"/>
            </w:tabs>
            <w:rPr>
              <w:ins w:id="238" w:author="David Conklin" w:date="2021-07-07T06:34:00Z"/>
              <w:rFonts w:eastAsiaTheme="minorEastAsia"/>
              <w:noProof/>
            </w:rPr>
          </w:pPr>
          <w:ins w:id="23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_Toc76532143 \h </w:instrText>
            </w:r>
            <w:r>
              <w:rPr>
                <w:noProof/>
                <w:webHidden/>
              </w:rPr>
            </w:r>
          </w:ins>
          <w:r>
            <w:rPr>
              <w:noProof/>
              <w:webHidden/>
            </w:rPr>
            <w:fldChar w:fldCharType="separate"/>
          </w:r>
          <w:ins w:id="240" w:author="David Conklin" w:date="2021-07-07T06:34:00Z">
            <w:r>
              <w:rPr>
                <w:noProof/>
                <w:webHidden/>
              </w:rPr>
              <w:t>61</w:t>
            </w:r>
            <w:r>
              <w:rPr>
                <w:noProof/>
                <w:webHidden/>
              </w:rPr>
              <w:fldChar w:fldCharType="end"/>
            </w:r>
            <w:r w:rsidRPr="00563D57">
              <w:rPr>
                <w:rStyle w:val="Hyperlink"/>
                <w:noProof/>
              </w:rPr>
              <w:fldChar w:fldCharType="end"/>
            </w:r>
          </w:ins>
        </w:p>
        <w:p w14:paraId="33DB53D9" w14:textId="3086DB21" w:rsidR="00924909" w:rsidRDefault="00924909">
          <w:pPr>
            <w:pStyle w:val="TOC2"/>
            <w:tabs>
              <w:tab w:val="right" w:leader="dot" w:pos="9350"/>
            </w:tabs>
            <w:rPr>
              <w:ins w:id="241" w:author="David Conklin" w:date="2021-07-07T06:34:00Z"/>
              <w:rFonts w:eastAsiaTheme="minorEastAsia"/>
              <w:noProof/>
            </w:rPr>
          </w:pPr>
          <w:ins w:id="24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 changes for better representation of wetlands</w:t>
            </w:r>
            <w:r>
              <w:rPr>
                <w:noProof/>
                <w:webHidden/>
              </w:rPr>
              <w:tab/>
            </w:r>
            <w:r>
              <w:rPr>
                <w:noProof/>
                <w:webHidden/>
              </w:rPr>
              <w:fldChar w:fldCharType="begin"/>
            </w:r>
            <w:r>
              <w:rPr>
                <w:noProof/>
                <w:webHidden/>
              </w:rPr>
              <w:instrText xml:space="preserve"> PAGEREF _Toc76532144 \h </w:instrText>
            </w:r>
            <w:r>
              <w:rPr>
                <w:noProof/>
                <w:webHidden/>
              </w:rPr>
            </w:r>
          </w:ins>
          <w:r>
            <w:rPr>
              <w:noProof/>
              <w:webHidden/>
            </w:rPr>
            <w:fldChar w:fldCharType="separate"/>
          </w:r>
          <w:ins w:id="243" w:author="David Conklin" w:date="2021-07-07T06:34:00Z">
            <w:r>
              <w:rPr>
                <w:noProof/>
                <w:webHidden/>
              </w:rPr>
              <w:t>61</w:t>
            </w:r>
            <w:r>
              <w:rPr>
                <w:noProof/>
                <w:webHidden/>
              </w:rPr>
              <w:fldChar w:fldCharType="end"/>
            </w:r>
            <w:r w:rsidRPr="00563D57">
              <w:rPr>
                <w:rStyle w:val="Hyperlink"/>
                <w:noProof/>
              </w:rPr>
              <w:fldChar w:fldCharType="end"/>
            </w:r>
          </w:ins>
        </w:p>
        <w:p w14:paraId="002C79D6" w14:textId="07D7B813" w:rsidR="00924909" w:rsidRDefault="00924909">
          <w:pPr>
            <w:pStyle w:val="TOC2"/>
            <w:tabs>
              <w:tab w:val="right" w:leader="dot" w:pos="9350"/>
            </w:tabs>
            <w:rPr>
              <w:ins w:id="244" w:author="David Conklin" w:date="2021-07-07T06:34:00Z"/>
              <w:rFonts w:eastAsiaTheme="minorEastAsia"/>
              <w:noProof/>
            </w:rPr>
          </w:pPr>
          <w:ins w:id="24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Projection, Calendar, and Units</w:t>
            </w:r>
            <w:r>
              <w:rPr>
                <w:noProof/>
                <w:webHidden/>
              </w:rPr>
              <w:tab/>
            </w:r>
            <w:r>
              <w:rPr>
                <w:noProof/>
                <w:webHidden/>
              </w:rPr>
              <w:fldChar w:fldCharType="begin"/>
            </w:r>
            <w:r>
              <w:rPr>
                <w:noProof/>
                <w:webHidden/>
              </w:rPr>
              <w:instrText xml:space="preserve"> PAGEREF _Toc76532145 \h </w:instrText>
            </w:r>
            <w:r>
              <w:rPr>
                <w:noProof/>
                <w:webHidden/>
              </w:rPr>
            </w:r>
          </w:ins>
          <w:r>
            <w:rPr>
              <w:noProof/>
              <w:webHidden/>
            </w:rPr>
            <w:fldChar w:fldCharType="separate"/>
          </w:r>
          <w:ins w:id="246" w:author="David Conklin" w:date="2021-07-07T06:34:00Z">
            <w:r>
              <w:rPr>
                <w:noProof/>
                <w:webHidden/>
              </w:rPr>
              <w:t>62</w:t>
            </w:r>
            <w:r>
              <w:rPr>
                <w:noProof/>
                <w:webHidden/>
              </w:rPr>
              <w:fldChar w:fldCharType="end"/>
            </w:r>
            <w:r w:rsidRPr="00563D57">
              <w:rPr>
                <w:rStyle w:val="Hyperlink"/>
                <w:noProof/>
              </w:rPr>
              <w:fldChar w:fldCharType="end"/>
            </w:r>
          </w:ins>
        </w:p>
        <w:p w14:paraId="454ABD97" w14:textId="26AE5E41" w:rsidR="00924909" w:rsidRDefault="00924909">
          <w:pPr>
            <w:pStyle w:val="TOC2"/>
            <w:tabs>
              <w:tab w:val="right" w:leader="dot" w:pos="9350"/>
            </w:tabs>
            <w:rPr>
              <w:ins w:id="247" w:author="David Conklin" w:date="2021-07-07T06:34:00Z"/>
              <w:rFonts w:eastAsiaTheme="minorEastAsia"/>
              <w:noProof/>
            </w:rPr>
          </w:pPr>
          <w:ins w:id="24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Simulation of changes in wetlands over time</w:t>
            </w:r>
            <w:r>
              <w:rPr>
                <w:noProof/>
                <w:webHidden/>
              </w:rPr>
              <w:tab/>
            </w:r>
            <w:r>
              <w:rPr>
                <w:noProof/>
                <w:webHidden/>
              </w:rPr>
              <w:fldChar w:fldCharType="begin"/>
            </w:r>
            <w:r>
              <w:rPr>
                <w:noProof/>
                <w:webHidden/>
              </w:rPr>
              <w:instrText xml:space="preserve"> PAGEREF _Toc76532146 \h </w:instrText>
            </w:r>
            <w:r>
              <w:rPr>
                <w:noProof/>
                <w:webHidden/>
              </w:rPr>
            </w:r>
          </w:ins>
          <w:r>
            <w:rPr>
              <w:noProof/>
              <w:webHidden/>
            </w:rPr>
            <w:fldChar w:fldCharType="separate"/>
          </w:r>
          <w:ins w:id="249" w:author="David Conklin" w:date="2021-07-07T06:34:00Z">
            <w:r>
              <w:rPr>
                <w:noProof/>
                <w:webHidden/>
              </w:rPr>
              <w:t>62</w:t>
            </w:r>
            <w:r>
              <w:rPr>
                <w:noProof/>
                <w:webHidden/>
              </w:rPr>
              <w:fldChar w:fldCharType="end"/>
            </w:r>
            <w:r w:rsidRPr="00563D57">
              <w:rPr>
                <w:rStyle w:val="Hyperlink"/>
                <w:noProof/>
              </w:rPr>
              <w:fldChar w:fldCharType="end"/>
            </w:r>
          </w:ins>
        </w:p>
        <w:p w14:paraId="5F582232" w14:textId="0F8760DD" w:rsidR="00924909" w:rsidRDefault="00924909">
          <w:pPr>
            <w:pStyle w:val="TOC2"/>
            <w:tabs>
              <w:tab w:val="right" w:leader="dot" w:pos="9350"/>
            </w:tabs>
            <w:rPr>
              <w:ins w:id="250" w:author="David Conklin" w:date="2021-07-07T06:34:00Z"/>
              <w:rFonts w:eastAsiaTheme="minorEastAsia"/>
              <w:noProof/>
            </w:rPr>
          </w:pPr>
          <w:ins w:id="25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How wetlands are represented in the model</w:t>
            </w:r>
            <w:r>
              <w:rPr>
                <w:noProof/>
                <w:webHidden/>
              </w:rPr>
              <w:tab/>
            </w:r>
            <w:r>
              <w:rPr>
                <w:noProof/>
                <w:webHidden/>
              </w:rPr>
              <w:fldChar w:fldCharType="begin"/>
            </w:r>
            <w:r>
              <w:rPr>
                <w:noProof/>
                <w:webHidden/>
              </w:rPr>
              <w:instrText xml:space="preserve"> PAGEREF _Toc76532147 \h </w:instrText>
            </w:r>
            <w:r>
              <w:rPr>
                <w:noProof/>
                <w:webHidden/>
              </w:rPr>
            </w:r>
          </w:ins>
          <w:r>
            <w:rPr>
              <w:noProof/>
              <w:webHidden/>
            </w:rPr>
            <w:fldChar w:fldCharType="separate"/>
          </w:r>
          <w:ins w:id="252" w:author="David Conklin" w:date="2021-07-07T06:34:00Z">
            <w:r>
              <w:rPr>
                <w:noProof/>
                <w:webHidden/>
              </w:rPr>
              <w:t>62</w:t>
            </w:r>
            <w:r>
              <w:rPr>
                <w:noProof/>
                <w:webHidden/>
              </w:rPr>
              <w:fldChar w:fldCharType="end"/>
            </w:r>
            <w:r w:rsidRPr="00563D57">
              <w:rPr>
                <w:rStyle w:val="Hyperlink"/>
                <w:noProof/>
              </w:rPr>
              <w:fldChar w:fldCharType="end"/>
            </w:r>
          </w:ins>
        </w:p>
        <w:p w14:paraId="5324C64F" w14:textId="687D7637" w:rsidR="00924909" w:rsidRDefault="00924909">
          <w:pPr>
            <w:pStyle w:val="TOC2"/>
            <w:tabs>
              <w:tab w:val="right" w:leader="dot" w:pos="9350"/>
            </w:tabs>
            <w:rPr>
              <w:ins w:id="253" w:author="David Conklin" w:date="2021-07-07T06:34:00Z"/>
              <w:rFonts w:eastAsiaTheme="minorEastAsia"/>
              <w:noProof/>
            </w:rPr>
          </w:pPr>
          <w:ins w:id="25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Wetland class and Wetland objects in the C++ code</w:t>
            </w:r>
            <w:r>
              <w:rPr>
                <w:noProof/>
                <w:webHidden/>
              </w:rPr>
              <w:tab/>
            </w:r>
            <w:r>
              <w:rPr>
                <w:noProof/>
                <w:webHidden/>
              </w:rPr>
              <w:fldChar w:fldCharType="begin"/>
            </w:r>
            <w:r>
              <w:rPr>
                <w:noProof/>
                <w:webHidden/>
              </w:rPr>
              <w:instrText xml:space="preserve"> PAGEREF _Toc76532148 \h </w:instrText>
            </w:r>
            <w:r>
              <w:rPr>
                <w:noProof/>
                <w:webHidden/>
              </w:rPr>
            </w:r>
          </w:ins>
          <w:r>
            <w:rPr>
              <w:noProof/>
              <w:webHidden/>
            </w:rPr>
            <w:fldChar w:fldCharType="separate"/>
          </w:r>
          <w:ins w:id="255" w:author="David Conklin" w:date="2021-07-07T06:34:00Z">
            <w:r>
              <w:rPr>
                <w:noProof/>
                <w:webHidden/>
              </w:rPr>
              <w:t>64</w:t>
            </w:r>
            <w:r>
              <w:rPr>
                <w:noProof/>
                <w:webHidden/>
              </w:rPr>
              <w:fldChar w:fldCharType="end"/>
            </w:r>
            <w:r w:rsidRPr="00563D57">
              <w:rPr>
                <w:rStyle w:val="Hyperlink"/>
                <w:noProof/>
              </w:rPr>
              <w:fldChar w:fldCharType="end"/>
            </w:r>
          </w:ins>
        </w:p>
        <w:p w14:paraId="44D89EFD" w14:textId="0A0B192C" w:rsidR="00924909" w:rsidRDefault="00924909">
          <w:pPr>
            <w:pStyle w:val="TOC2"/>
            <w:tabs>
              <w:tab w:val="right" w:leader="dot" w:pos="9350"/>
            </w:tabs>
            <w:rPr>
              <w:ins w:id="256" w:author="David Conklin" w:date="2021-07-07T06:34:00Z"/>
              <w:rFonts w:eastAsiaTheme="minorEastAsia"/>
              <w:noProof/>
            </w:rPr>
          </w:pPr>
          <w:ins w:id="25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Attributes of interest in the wetlands study</w:t>
            </w:r>
            <w:r>
              <w:rPr>
                <w:noProof/>
                <w:webHidden/>
              </w:rPr>
              <w:tab/>
            </w:r>
            <w:r>
              <w:rPr>
                <w:noProof/>
                <w:webHidden/>
              </w:rPr>
              <w:fldChar w:fldCharType="begin"/>
            </w:r>
            <w:r>
              <w:rPr>
                <w:noProof/>
                <w:webHidden/>
              </w:rPr>
              <w:instrText xml:space="preserve"> PAGEREF _Toc76532149 \h </w:instrText>
            </w:r>
            <w:r>
              <w:rPr>
                <w:noProof/>
                <w:webHidden/>
              </w:rPr>
            </w:r>
          </w:ins>
          <w:r>
            <w:rPr>
              <w:noProof/>
              <w:webHidden/>
            </w:rPr>
            <w:fldChar w:fldCharType="separate"/>
          </w:r>
          <w:ins w:id="258" w:author="David Conklin" w:date="2021-07-07T06:34:00Z">
            <w:r>
              <w:rPr>
                <w:noProof/>
                <w:webHidden/>
              </w:rPr>
              <w:t>64</w:t>
            </w:r>
            <w:r>
              <w:rPr>
                <w:noProof/>
                <w:webHidden/>
              </w:rPr>
              <w:fldChar w:fldCharType="end"/>
            </w:r>
            <w:r w:rsidRPr="00563D57">
              <w:rPr>
                <w:rStyle w:val="Hyperlink"/>
                <w:noProof/>
              </w:rPr>
              <w:fldChar w:fldCharType="end"/>
            </w:r>
          </w:ins>
        </w:p>
        <w:p w14:paraId="45582507" w14:textId="4B4A2015" w:rsidR="00924909" w:rsidRDefault="00924909">
          <w:pPr>
            <w:pStyle w:val="TOC2"/>
            <w:tabs>
              <w:tab w:val="right" w:leader="dot" w:pos="9350"/>
            </w:tabs>
            <w:rPr>
              <w:ins w:id="259" w:author="David Conklin" w:date="2021-07-07T06:34:00Z"/>
              <w:rFonts w:eastAsiaTheme="minorEastAsia"/>
              <w:noProof/>
            </w:rPr>
          </w:pPr>
          <w:ins w:id="26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 WETNESS attribute</w:t>
            </w:r>
            <w:r>
              <w:rPr>
                <w:noProof/>
                <w:webHidden/>
              </w:rPr>
              <w:tab/>
            </w:r>
            <w:r>
              <w:rPr>
                <w:noProof/>
                <w:webHidden/>
              </w:rPr>
              <w:fldChar w:fldCharType="begin"/>
            </w:r>
            <w:r>
              <w:rPr>
                <w:noProof/>
                <w:webHidden/>
              </w:rPr>
              <w:instrText xml:space="preserve"> PAGEREF _Toc76532150 \h </w:instrText>
            </w:r>
            <w:r>
              <w:rPr>
                <w:noProof/>
                <w:webHidden/>
              </w:rPr>
            </w:r>
          </w:ins>
          <w:r>
            <w:rPr>
              <w:noProof/>
              <w:webHidden/>
            </w:rPr>
            <w:fldChar w:fldCharType="separate"/>
          </w:r>
          <w:ins w:id="261" w:author="David Conklin" w:date="2021-07-07T06:34:00Z">
            <w:r>
              <w:rPr>
                <w:noProof/>
                <w:webHidden/>
              </w:rPr>
              <w:t>64</w:t>
            </w:r>
            <w:r>
              <w:rPr>
                <w:noProof/>
                <w:webHidden/>
              </w:rPr>
              <w:fldChar w:fldCharType="end"/>
            </w:r>
            <w:r w:rsidRPr="00563D57">
              <w:rPr>
                <w:rStyle w:val="Hyperlink"/>
                <w:noProof/>
              </w:rPr>
              <w:fldChar w:fldCharType="end"/>
            </w:r>
          </w:ins>
        </w:p>
        <w:p w14:paraId="61916491" w14:textId="09E27766" w:rsidR="00924909" w:rsidRDefault="00924909">
          <w:pPr>
            <w:pStyle w:val="TOC2"/>
            <w:tabs>
              <w:tab w:val="right" w:leader="dot" w:pos="9350"/>
            </w:tabs>
            <w:rPr>
              <w:ins w:id="262" w:author="David Conklin" w:date="2021-07-07T06:34:00Z"/>
              <w:rFonts w:eastAsiaTheme="minorEastAsia"/>
              <w:noProof/>
            </w:rPr>
          </w:pPr>
          <w:ins w:id="26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_Toc76532151 \h </w:instrText>
            </w:r>
            <w:r>
              <w:rPr>
                <w:noProof/>
                <w:webHidden/>
              </w:rPr>
            </w:r>
          </w:ins>
          <w:r>
            <w:rPr>
              <w:noProof/>
              <w:webHidden/>
            </w:rPr>
            <w:fldChar w:fldCharType="separate"/>
          </w:r>
          <w:ins w:id="264" w:author="David Conklin" w:date="2021-07-07T06:34:00Z">
            <w:r>
              <w:rPr>
                <w:noProof/>
                <w:webHidden/>
              </w:rPr>
              <w:t>65</w:t>
            </w:r>
            <w:r>
              <w:rPr>
                <w:noProof/>
                <w:webHidden/>
              </w:rPr>
              <w:fldChar w:fldCharType="end"/>
            </w:r>
            <w:r w:rsidRPr="00563D57">
              <w:rPr>
                <w:rStyle w:val="Hyperlink"/>
                <w:noProof/>
              </w:rPr>
              <w:fldChar w:fldCharType="end"/>
            </w:r>
          </w:ins>
        </w:p>
        <w:p w14:paraId="21CC0584" w14:textId="7583994D" w:rsidR="00924909" w:rsidRDefault="00924909">
          <w:pPr>
            <w:pStyle w:val="TOC3"/>
            <w:tabs>
              <w:tab w:val="right" w:leader="dot" w:pos="9350"/>
            </w:tabs>
            <w:rPr>
              <w:ins w:id="265" w:author="David Conklin" w:date="2021-07-07T06:34:00Z"/>
              <w:rFonts w:eastAsiaTheme="minorEastAsia"/>
              <w:noProof/>
            </w:rPr>
          </w:pPr>
          <w:ins w:id="26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Wetland IDU parameters</w:t>
            </w:r>
            <w:r>
              <w:rPr>
                <w:noProof/>
                <w:webHidden/>
              </w:rPr>
              <w:tab/>
            </w:r>
            <w:r>
              <w:rPr>
                <w:noProof/>
                <w:webHidden/>
              </w:rPr>
              <w:fldChar w:fldCharType="begin"/>
            </w:r>
            <w:r>
              <w:rPr>
                <w:noProof/>
                <w:webHidden/>
              </w:rPr>
              <w:instrText xml:space="preserve"> PAGEREF _Toc76532152 \h </w:instrText>
            </w:r>
            <w:r>
              <w:rPr>
                <w:noProof/>
                <w:webHidden/>
              </w:rPr>
            </w:r>
          </w:ins>
          <w:r>
            <w:rPr>
              <w:noProof/>
              <w:webHidden/>
            </w:rPr>
            <w:fldChar w:fldCharType="separate"/>
          </w:r>
          <w:ins w:id="267" w:author="David Conklin" w:date="2021-07-07T06:34:00Z">
            <w:r>
              <w:rPr>
                <w:noProof/>
                <w:webHidden/>
              </w:rPr>
              <w:t>65</w:t>
            </w:r>
            <w:r>
              <w:rPr>
                <w:noProof/>
                <w:webHidden/>
              </w:rPr>
              <w:fldChar w:fldCharType="end"/>
            </w:r>
            <w:r w:rsidRPr="00563D57">
              <w:rPr>
                <w:rStyle w:val="Hyperlink"/>
                <w:noProof/>
              </w:rPr>
              <w:fldChar w:fldCharType="end"/>
            </w:r>
          </w:ins>
        </w:p>
        <w:p w14:paraId="2AFC4F94" w14:textId="519524D9" w:rsidR="00924909" w:rsidRDefault="00924909">
          <w:pPr>
            <w:pStyle w:val="TOC3"/>
            <w:tabs>
              <w:tab w:val="right" w:leader="dot" w:pos="9350"/>
            </w:tabs>
            <w:rPr>
              <w:ins w:id="268" w:author="David Conklin" w:date="2021-07-07T06:34:00Z"/>
              <w:rFonts w:eastAsiaTheme="minorEastAsia"/>
              <w:noProof/>
            </w:rPr>
          </w:pPr>
          <w:ins w:id="26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Reach parameters</w:t>
            </w:r>
            <w:r>
              <w:rPr>
                <w:noProof/>
                <w:webHidden/>
              </w:rPr>
              <w:tab/>
            </w:r>
            <w:r>
              <w:rPr>
                <w:noProof/>
                <w:webHidden/>
              </w:rPr>
              <w:fldChar w:fldCharType="begin"/>
            </w:r>
            <w:r>
              <w:rPr>
                <w:noProof/>
                <w:webHidden/>
              </w:rPr>
              <w:instrText xml:space="preserve"> PAGEREF _Toc76532153 \h </w:instrText>
            </w:r>
            <w:r>
              <w:rPr>
                <w:noProof/>
                <w:webHidden/>
              </w:rPr>
            </w:r>
          </w:ins>
          <w:r>
            <w:rPr>
              <w:noProof/>
              <w:webHidden/>
            </w:rPr>
            <w:fldChar w:fldCharType="separate"/>
          </w:r>
          <w:ins w:id="270" w:author="David Conklin" w:date="2021-07-07T06:34:00Z">
            <w:r>
              <w:rPr>
                <w:noProof/>
                <w:webHidden/>
              </w:rPr>
              <w:t>65</w:t>
            </w:r>
            <w:r>
              <w:rPr>
                <w:noProof/>
                <w:webHidden/>
              </w:rPr>
              <w:fldChar w:fldCharType="end"/>
            </w:r>
            <w:r w:rsidRPr="00563D57">
              <w:rPr>
                <w:rStyle w:val="Hyperlink"/>
                <w:noProof/>
              </w:rPr>
              <w:fldChar w:fldCharType="end"/>
            </w:r>
          </w:ins>
        </w:p>
        <w:p w14:paraId="2C85A434" w14:textId="25315637" w:rsidR="00924909" w:rsidRDefault="00924909">
          <w:pPr>
            <w:pStyle w:val="TOC2"/>
            <w:tabs>
              <w:tab w:val="right" w:leader="dot" w:pos="9350"/>
            </w:tabs>
            <w:rPr>
              <w:ins w:id="271" w:author="David Conklin" w:date="2021-07-07T06:34:00Z"/>
              <w:rFonts w:eastAsiaTheme="minorEastAsia"/>
              <w:noProof/>
            </w:rPr>
          </w:pPr>
          <w:ins w:id="27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_Toc76532154 \h </w:instrText>
            </w:r>
            <w:r>
              <w:rPr>
                <w:noProof/>
                <w:webHidden/>
              </w:rPr>
            </w:r>
          </w:ins>
          <w:r>
            <w:rPr>
              <w:noProof/>
              <w:webHidden/>
            </w:rPr>
            <w:fldChar w:fldCharType="separate"/>
          </w:r>
          <w:ins w:id="273" w:author="David Conklin" w:date="2021-07-07T06:34:00Z">
            <w:r>
              <w:rPr>
                <w:noProof/>
                <w:webHidden/>
              </w:rPr>
              <w:t>66</w:t>
            </w:r>
            <w:r>
              <w:rPr>
                <w:noProof/>
                <w:webHidden/>
              </w:rPr>
              <w:fldChar w:fldCharType="end"/>
            </w:r>
            <w:r w:rsidRPr="00563D57">
              <w:rPr>
                <w:rStyle w:val="Hyperlink"/>
                <w:noProof/>
              </w:rPr>
              <w:fldChar w:fldCharType="end"/>
            </w:r>
          </w:ins>
        </w:p>
        <w:p w14:paraId="1DF924A7" w14:textId="1DE02CE2" w:rsidR="00924909" w:rsidRDefault="00924909">
          <w:pPr>
            <w:pStyle w:val="TOC2"/>
            <w:tabs>
              <w:tab w:val="right" w:leader="dot" w:pos="9350"/>
            </w:tabs>
            <w:rPr>
              <w:ins w:id="274" w:author="David Conklin" w:date="2021-07-07T06:34:00Z"/>
              <w:rFonts w:eastAsiaTheme="minorEastAsia"/>
              <w:noProof/>
            </w:rPr>
          </w:pPr>
          <w:ins w:id="27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Standing water temperature</w:t>
            </w:r>
            <w:r>
              <w:rPr>
                <w:noProof/>
                <w:webHidden/>
              </w:rPr>
              <w:tab/>
            </w:r>
            <w:r>
              <w:rPr>
                <w:noProof/>
                <w:webHidden/>
              </w:rPr>
              <w:fldChar w:fldCharType="begin"/>
            </w:r>
            <w:r>
              <w:rPr>
                <w:noProof/>
                <w:webHidden/>
              </w:rPr>
              <w:instrText xml:space="preserve"> PAGEREF _Toc76532155 \h </w:instrText>
            </w:r>
            <w:r>
              <w:rPr>
                <w:noProof/>
                <w:webHidden/>
              </w:rPr>
            </w:r>
          </w:ins>
          <w:r>
            <w:rPr>
              <w:noProof/>
              <w:webHidden/>
            </w:rPr>
            <w:fldChar w:fldCharType="separate"/>
          </w:r>
          <w:ins w:id="276" w:author="David Conklin" w:date="2021-07-07T06:34:00Z">
            <w:r>
              <w:rPr>
                <w:noProof/>
                <w:webHidden/>
              </w:rPr>
              <w:t>68</w:t>
            </w:r>
            <w:r>
              <w:rPr>
                <w:noProof/>
                <w:webHidden/>
              </w:rPr>
              <w:fldChar w:fldCharType="end"/>
            </w:r>
            <w:r w:rsidRPr="00563D57">
              <w:rPr>
                <w:rStyle w:val="Hyperlink"/>
                <w:noProof/>
              </w:rPr>
              <w:fldChar w:fldCharType="end"/>
            </w:r>
          </w:ins>
        </w:p>
        <w:p w14:paraId="79FFD243" w14:textId="16B39D26" w:rsidR="00924909" w:rsidRDefault="00924909">
          <w:pPr>
            <w:pStyle w:val="TOC2"/>
            <w:tabs>
              <w:tab w:val="right" w:leader="dot" w:pos="9350"/>
            </w:tabs>
            <w:rPr>
              <w:ins w:id="277" w:author="David Conklin" w:date="2021-07-07T06:34:00Z"/>
              <w:rFonts w:eastAsiaTheme="minorEastAsia"/>
              <w:noProof/>
            </w:rPr>
          </w:pPr>
          <w:ins w:id="27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Evapotranspiration from wetlands</w:t>
            </w:r>
            <w:r>
              <w:rPr>
                <w:noProof/>
                <w:webHidden/>
              </w:rPr>
              <w:tab/>
            </w:r>
            <w:r>
              <w:rPr>
                <w:noProof/>
                <w:webHidden/>
              </w:rPr>
              <w:fldChar w:fldCharType="begin"/>
            </w:r>
            <w:r>
              <w:rPr>
                <w:noProof/>
                <w:webHidden/>
              </w:rPr>
              <w:instrText xml:space="preserve"> PAGEREF _Toc76532156 \h </w:instrText>
            </w:r>
            <w:r>
              <w:rPr>
                <w:noProof/>
                <w:webHidden/>
              </w:rPr>
            </w:r>
          </w:ins>
          <w:r>
            <w:rPr>
              <w:noProof/>
              <w:webHidden/>
            </w:rPr>
            <w:fldChar w:fldCharType="separate"/>
          </w:r>
          <w:ins w:id="279" w:author="David Conklin" w:date="2021-07-07T06:34:00Z">
            <w:r>
              <w:rPr>
                <w:noProof/>
                <w:webHidden/>
              </w:rPr>
              <w:t>68</w:t>
            </w:r>
            <w:r>
              <w:rPr>
                <w:noProof/>
                <w:webHidden/>
              </w:rPr>
              <w:fldChar w:fldCharType="end"/>
            </w:r>
            <w:r w:rsidRPr="00563D57">
              <w:rPr>
                <w:rStyle w:val="Hyperlink"/>
                <w:noProof/>
              </w:rPr>
              <w:fldChar w:fldCharType="end"/>
            </w:r>
          </w:ins>
        </w:p>
        <w:p w14:paraId="66324C00" w14:textId="167203A0" w:rsidR="00924909" w:rsidRDefault="00924909">
          <w:pPr>
            <w:pStyle w:val="TOC2"/>
            <w:tabs>
              <w:tab w:val="right" w:leader="dot" w:pos="9350"/>
            </w:tabs>
            <w:rPr>
              <w:ins w:id="280" w:author="David Conklin" w:date="2021-07-07T06:34:00Z"/>
              <w:rFonts w:eastAsiaTheme="minorEastAsia"/>
              <w:noProof/>
            </w:rPr>
          </w:pPr>
          <w:ins w:id="28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Loss (or gain) of wetlands</w:t>
            </w:r>
            <w:r>
              <w:rPr>
                <w:noProof/>
                <w:webHidden/>
              </w:rPr>
              <w:tab/>
            </w:r>
            <w:r>
              <w:rPr>
                <w:noProof/>
                <w:webHidden/>
              </w:rPr>
              <w:fldChar w:fldCharType="begin"/>
            </w:r>
            <w:r>
              <w:rPr>
                <w:noProof/>
                <w:webHidden/>
              </w:rPr>
              <w:instrText xml:space="preserve"> PAGEREF _Toc76532157 \h </w:instrText>
            </w:r>
            <w:r>
              <w:rPr>
                <w:noProof/>
                <w:webHidden/>
              </w:rPr>
            </w:r>
          </w:ins>
          <w:r>
            <w:rPr>
              <w:noProof/>
              <w:webHidden/>
            </w:rPr>
            <w:fldChar w:fldCharType="separate"/>
          </w:r>
          <w:ins w:id="282" w:author="David Conklin" w:date="2021-07-07T06:34:00Z">
            <w:r>
              <w:rPr>
                <w:noProof/>
                <w:webHidden/>
              </w:rPr>
              <w:t>68</w:t>
            </w:r>
            <w:r>
              <w:rPr>
                <w:noProof/>
                <w:webHidden/>
              </w:rPr>
              <w:fldChar w:fldCharType="end"/>
            </w:r>
            <w:r w:rsidRPr="00563D57">
              <w:rPr>
                <w:rStyle w:val="Hyperlink"/>
                <w:noProof/>
              </w:rPr>
              <w:fldChar w:fldCharType="end"/>
            </w:r>
          </w:ins>
        </w:p>
        <w:p w14:paraId="329A78FD" w14:textId="5E9D186D" w:rsidR="00924909" w:rsidRDefault="00924909">
          <w:pPr>
            <w:pStyle w:val="TOC2"/>
            <w:tabs>
              <w:tab w:val="right" w:leader="dot" w:pos="9350"/>
            </w:tabs>
            <w:rPr>
              <w:ins w:id="283" w:author="David Conklin" w:date="2021-07-07T06:34:00Z"/>
              <w:rFonts w:eastAsiaTheme="minorEastAsia"/>
              <w:noProof/>
            </w:rPr>
          </w:pPr>
          <w:ins w:id="28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Reality check</w:t>
            </w:r>
            <w:r>
              <w:rPr>
                <w:noProof/>
                <w:webHidden/>
              </w:rPr>
              <w:tab/>
            </w:r>
            <w:r>
              <w:rPr>
                <w:noProof/>
                <w:webHidden/>
              </w:rPr>
              <w:fldChar w:fldCharType="begin"/>
            </w:r>
            <w:r>
              <w:rPr>
                <w:noProof/>
                <w:webHidden/>
              </w:rPr>
              <w:instrText xml:space="preserve"> PAGEREF _Toc76532158 \h </w:instrText>
            </w:r>
            <w:r>
              <w:rPr>
                <w:noProof/>
                <w:webHidden/>
              </w:rPr>
            </w:r>
          </w:ins>
          <w:r>
            <w:rPr>
              <w:noProof/>
              <w:webHidden/>
            </w:rPr>
            <w:fldChar w:fldCharType="separate"/>
          </w:r>
          <w:ins w:id="285" w:author="David Conklin" w:date="2021-07-07T06:34:00Z">
            <w:r>
              <w:rPr>
                <w:noProof/>
                <w:webHidden/>
              </w:rPr>
              <w:t>69</w:t>
            </w:r>
            <w:r>
              <w:rPr>
                <w:noProof/>
                <w:webHidden/>
              </w:rPr>
              <w:fldChar w:fldCharType="end"/>
            </w:r>
            <w:r w:rsidRPr="00563D57">
              <w:rPr>
                <w:rStyle w:val="Hyperlink"/>
                <w:noProof/>
              </w:rPr>
              <w:fldChar w:fldCharType="end"/>
            </w:r>
          </w:ins>
        </w:p>
        <w:p w14:paraId="6B204558" w14:textId="106600A6" w:rsidR="00924909" w:rsidRDefault="00924909">
          <w:pPr>
            <w:pStyle w:val="TOC2"/>
            <w:tabs>
              <w:tab w:val="right" w:leader="dot" w:pos="9350"/>
            </w:tabs>
            <w:rPr>
              <w:ins w:id="286" w:author="David Conklin" w:date="2021-07-07T06:34:00Z"/>
              <w:rFonts w:eastAsiaTheme="minorEastAsia"/>
              <w:noProof/>
            </w:rPr>
          </w:pPr>
          <w:ins w:id="28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High Cascades Springs</w:t>
            </w:r>
            <w:r>
              <w:rPr>
                <w:noProof/>
                <w:webHidden/>
              </w:rPr>
              <w:tab/>
            </w:r>
            <w:r>
              <w:rPr>
                <w:noProof/>
                <w:webHidden/>
              </w:rPr>
              <w:fldChar w:fldCharType="begin"/>
            </w:r>
            <w:r>
              <w:rPr>
                <w:noProof/>
                <w:webHidden/>
              </w:rPr>
              <w:instrText xml:space="preserve"> PAGEREF _Toc76532159 \h </w:instrText>
            </w:r>
            <w:r>
              <w:rPr>
                <w:noProof/>
                <w:webHidden/>
              </w:rPr>
            </w:r>
          </w:ins>
          <w:r>
            <w:rPr>
              <w:noProof/>
              <w:webHidden/>
            </w:rPr>
            <w:fldChar w:fldCharType="separate"/>
          </w:r>
          <w:ins w:id="288" w:author="David Conklin" w:date="2021-07-07T06:34:00Z">
            <w:r>
              <w:rPr>
                <w:noProof/>
                <w:webHidden/>
              </w:rPr>
              <w:t>71</w:t>
            </w:r>
            <w:r>
              <w:rPr>
                <w:noProof/>
                <w:webHidden/>
              </w:rPr>
              <w:fldChar w:fldCharType="end"/>
            </w:r>
            <w:r w:rsidRPr="00563D57">
              <w:rPr>
                <w:rStyle w:val="Hyperlink"/>
                <w:noProof/>
              </w:rPr>
              <w:fldChar w:fldCharType="end"/>
            </w:r>
          </w:ins>
        </w:p>
        <w:p w14:paraId="50112D17" w14:textId="3E380F03" w:rsidR="00924909" w:rsidRDefault="00924909">
          <w:pPr>
            <w:pStyle w:val="TOC2"/>
            <w:tabs>
              <w:tab w:val="right" w:leader="dot" w:pos="9350"/>
            </w:tabs>
            <w:rPr>
              <w:ins w:id="289" w:author="David Conklin" w:date="2021-07-07T06:34:00Z"/>
              <w:rFonts w:eastAsiaTheme="minorEastAsia"/>
              <w:noProof/>
            </w:rPr>
          </w:pPr>
          <w:ins w:id="29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Calibration and simulation skill</w:t>
            </w:r>
            <w:r>
              <w:rPr>
                <w:noProof/>
                <w:webHidden/>
              </w:rPr>
              <w:tab/>
            </w:r>
            <w:r>
              <w:rPr>
                <w:noProof/>
                <w:webHidden/>
              </w:rPr>
              <w:fldChar w:fldCharType="begin"/>
            </w:r>
            <w:r>
              <w:rPr>
                <w:noProof/>
                <w:webHidden/>
              </w:rPr>
              <w:instrText xml:space="preserve"> PAGEREF _Toc76532160 \h </w:instrText>
            </w:r>
            <w:r>
              <w:rPr>
                <w:noProof/>
                <w:webHidden/>
              </w:rPr>
            </w:r>
          </w:ins>
          <w:r>
            <w:rPr>
              <w:noProof/>
              <w:webHidden/>
            </w:rPr>
            <w:fldChar w:fldCharType="separate"/>
          </w:r>
          <w:ins w:id="291" w:author="David Conklin" w:date="2021-07-07T06:34:00Z">
            <w:r>
              <w:rPr>
                <w:noProof/>
                <w:webHidden/>
              </w:rPr>
              <w:t>73</w:t>
            </w:r>
            <w:r>
              <w:rPr>
                <w:noProof/>
                <w:webHidden/>
              </w:rPr>
              <w:fldChar w:fldCharType="end"/>
            </w:r>
            <w:r w:rsidRPr="00563D57">
              <w:rPr>
                <w:rStyle w:val="Hyperlink"/>
                <w:noProof/>
              </w:rPr>
              <w:fldChar w:fldCharType="end"/>
            </w:r>
          </w:ins>
        </w:p>
        <w:p w14:paraId="3DFBA964" w14:textId="4D066787" w:rsidR="00924909" w:rsidRDefault="00924909">
          <w:pPr>
            <w:pStyle w:val="TOC2"/>
            <w:tabs>
              <w:tab w:val="right" w:leader="dot" w:pos="9350"/>
            </w:tabs>
            <w:rPr>
              <w:ins w:id="292" w:author="David Conklin" w:date="2021-07-07T06:34:00Z"/>
              <w:rFonts w:eastAsiaTheme="minorEastAsia"/>
              <w:noProof/>
            </w:rPr>
          </w:pPr>
          <w:ins w:id="29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_Toc76532161 \h </w:instrText>
            </w:r>
            <w:r>
              <w:rPr>
                <w:noProof/>
                <w:webHidden/>
              </w:rPr>
            </w:r>
          </w:ins>
          <w:r>
            <w:rPr>
              <w:noProof/>
              <w:webHidden/>
            </w:rPr>
            <w:fldChar w:fldCharType="separate"/>
          </w:r>
          <w:ins w:id="294" w:author="David Conklin" w:date="2021-07-07T06:34:00Z">
            <w:r>
              <w:rPr>
                <w:noProof/>
                <w:webHidden/>
              </w:rPr>
              <w:t>76</w:t>
            </w:r>
            <w:r>
              <w:rPr>
                <w:noProof/>
                <w:webHidden/>
              </w:rPr>
              <w:fldChar w:fldCharType="end"/>
            </w:r>
            <w:r w:rsidRPr="00563D57">
              <w:rPr>
                <w:rStyle w:val="Hyperlink"/>
                <w:noProof/>
              </w:rPr>
              <w:fldChar w:fldCharType="end"/>
            </w:r>
          </w:ins>
        </w:p>
        <w:p w14:paraId="7A9E3997" w14:textId="5EC463E9" w:rsidR="00924909" w:rsidRDefault="00924909">
          <w:pPr>
            <w:pStyle w:val="TOC2"/>
            <w:tabs>
              <w:tab w:val="right" w:leader="dot" w:pos="9350"/>
            </w:tabs>
            <w:rPr>
              <w:ins w:id="295" w:author="David Conklin" w:date="2021-07-07T06:34:00Z"/>
              <w:rFonts w:eastAsiaTheme="minorEastAsia"/>
              <w:noProof/>
            </w:rPr>
          </w:pPr>
          <w:ins w:id="296"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"_Toc76532162"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_Toc76532162 \h </w:instrText>
            </w:r>
            <w:r>
              <w:rPr>
                <w:noProof/>
                <w:webHidden/>
              </w:rPr>
            </w:r>
          </w:ins>
          <w:r>
            <w:rPr>
              <w:noProof/>
              <w:webHidden/>
            </w:rPr>
            <w:fldChar w:fldCharType="separate"/>
          </w:r>
          <w:ins w:id="297" w:author="David Conklin" w:date="2021-07-07T06:34:00Z">
            <w:r>
              <w:rPr>
                <w:noProof/>
                <w:webHidden/>
              </w:rPr>
              <w:t>78</w:t>
            </w:r>
            <w:r>
              <w:rPr>
                <w:noProof/>
                <w:webHidden/>
              </w:rPr>
              <w:fldChar w:fldCharType="end"/>
            </w:r>
            <w:r w:rsidRPr="00563D57">
              <w:rPr>
                <w:rStyle w:val="Hyperlink"/>
                <w:noProof/>
              </w:rPr>
              <w:fldChar w:fldCharType="end"/>
            </w:r>
          </w:ins>
        </w:p>
        <w:p w14:paraId="23145503" w14:textId="73126113" w:rsidR="00924909" w:rsidRDefault="00924909">
          <w:pPr>
            <w:pStyle w:val="TOC2"/>
            <w:tabs>
              <w:tab w:val="right" w:leader="dot" w:pos="9350"/>
            </w:tabs>
            <w:rPr>
              <w:ins w:id="298" w:author="David Conklin" w:date="2021-07-07T06:34:00Z"/>
              <w:rFonts w:eastAsiaTheme="minorEastAsia"/>
              <w:noProof/>
            </w:rPr>
          </w:pPr>
          <w:ins w:id="29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CW3M v. Shade-a-lator</w:t>
            </w:r>
            <w:r>
              <w:rPr>
                <w:noProof/>
                <w:webHidden/>
              </w:rPr>
              <w:tab/>
            </w:r>
            <w:r>
              <w:rPr>
                <w:noProof/>
                <w:webHidden/>
              </w:rPr>
              <w:fldChar w:fldCharType="begin"/>
            </w:r>
            <w:r>
              <w:rPr>
                <w:noProof/>
                <w:webHidden/>
              </w:rPr>
              <w:instrText xml:space="preserve"> PAGEREF _Toc76532163 \h </w:instrText>
            </w:r>
            <w:r>
              <w:rPr>
                <w:noProof/>
                <w:webHidden/>
              </w:rPr>
            </w:r>
          </w:ins>
          <w:r>
            <w:rPr>
              <w:noProof/>
              <w:webHidden/>
            </w:rPr>
            <w:fldChar w:fldCharType="separate"/>
          </w:r>
          <w:ins w:id="300" w:author="David Conklin" w:date="2021-07-07T06:34:00Z">
            <w:r>
              <w:rPr>
                <w:noProof/>
                <w:webHidden/>
              </w:rPr>
              <w:t>79</w:t>
            </w:r>
            <w:r>
              <w:rPr>
                <w:noProof/>
                <w:webHidden/>
              </w:rPr>
              <w:fldChar w:fldCharType="end"/>
            </w:r>
            <w:r w:rsidRPr="00563D57">
              <w:rPr>
                <w:rStyle w:val="Hyperlink"/>
                <w:noProof/>
              </w:rPr>
              <w:fldChar w:fldCharType="end"/>
            </w:r>
          </w:ins>
        </w:p>
        <w:p w14:paraId="5E0E1101" w14:textId="1695268E" w:rsidR="00924909" w:rsidRDefault="00924909">
          <w:pPr>
            <w:pStyle w:val="TOC2"/>
            <w:tabs>
              <w:tab w:val="right" w:leader="dot" w:pos="9350"/>
            </w:tabs>
            <w:rPr>
              <w:ins w:id="301" w:author="David Conklin" w:date="2021-07-07T06:34:00Z"/>
              <w:rFonts w:eastAsiaTheme="minorEastAsia"/>
              <w:noProof/>
            </w:rPr>
          </w:pPr>
          <w:ins w:id="30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Comparison of CW3M results to Shade-a-lator results</w:t>
            </w:r>
            <w:r>
              <w:rPr>
                <w:noProof/>
                <w:webHidden/>
              </w:rPr>
              <w:tab/>
            </w:r>
            <w:r>
              <w:rPr>
                <w:noProof/>
                <w:webHidden/>
              </w:rPr>
              <w:fldChar w:fldCharType="begin"/>
            </w:r>
            <w:r>
              <w:rPr>
                <w:noProof/>
                <w:webHidden/>
              </w:rPr>
              <w:instrText xml:space="preserve"> PAGEREF _Toc76532164 \h </w:instrText>
            </w:r>
            <w:r>
              <w:rPr>
                <w:noProof/>
                <w:webHidden/>
              </w:rPr>
            </w:r>
          </w:ins>
          <w:r>
            <w:rPr>
              <w:noProof/>
              <w:webHidden/>
            </w:rPr>
            <w:fldChar w:fldCharType="separate"/>
          </w:r>
          <w:ins w:id="303" w:author="David Conklin" w:date="2021-07-07T06:34:00Z">
            <w:r>
              <w:rPr>
                <w:noProof/>
                <w:webHidden/>
              </w:rPr>
              <w:t>81</w:t>
            </w:r>
            <w:r>
              <w:rPr>
                <w:noProof/>
                <w:webHidden/>
              </w:rPr>
              <w:fldChar w:fldCharType="end"/>
            </w:r>
            <w:r w:rsidRPr="00563D57">
              <w:rPr>
                <w:rStyle w:val="Hyperlink"/>
                <w:noProof/>
              </w:rPr>
              <w:fldChar w:fldCharType="end"/>
            </w:r>
          </w:ins>
        </w:p>
        <w:p w14:paraId="5CAF470D" w14:textId="18221605" w:rsidR="00924909" w:rsidRDefault="00924909">
          <w:pPr>
            <w:pStyle w:val="TOC1"/>
            <w:tabs>
              <w:tab w:val="right" w:leader="dot" w:pos="9350"/>
            </w:tabs>
            <w:rPr>
              <w:ins w:id="304" w:author="David Conklin" w:date="2021-07-07T06:34:00Z"/>
              <w:rFonts w:eastAsiaTheme="minorEastAsia"/>
              <w:noProof/>
            </w:rPr>
          </w:pPr>
          <w:ins w:id="30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Clackamas Basin</w:t>
            </w:r>
            <w:r>
              <w:rPr>
                <w:noProof/>
                <w:webHidden/>
              </w:rPr>
              <w:tab/>
            </w:r>
            <w:r>
              <w:rPr>
                <w:noProof/>
                <w:webHidden/>
              </w:rPr>
              <w:fldChar w:fldCharType="begin"/>
            </w:r>
            <w:r>
              <w:rPr>
                <w:noProof/>
                <w:webHidden/>
              </w:rPr>
              <w:instrText xml:space="preserve"> PAGEREF _Toc76532165 \h </w:instrText>
            </w:r>
            <w:r>
              <w:rPr>
                <w:noProof/>
                <w:webHidden/>
              </w:rPr>
            </w:r>
          </w:ins>
          <w:r>
            <w:rPr>
              <w:noProof/>
              <w:webHidden/>
            </w:rPr>
            <w:fldChar w:fldCharType="separate"/>
          </w:r>
          <w:ins w:id="306" w:author="David Conklin" w:date="2021-07-07T06:34:00Z">
            <w:r>
              <w:rPr>
                <w:noProof/>
                <w:webHidden/>
              </w:rPr>
              <w:t>84</w:t>
            </w:r>
            <w:r>
              <w:rPr>
                <w:noProof/>
                <w:webHidden/>
              </w:rPr>
              <w:fldChar w:fldCharType="end"/>
            </w:r>
            <w:r w:rsidRPr="00563D57">
              <w:rPr>
                <w:rStyle w:val="Hyperlink"/>
                <w:noProof/>
              </w:rPr>
              <w:fldChar w:fldCharType="end"/>
            </w:r>
          </w:ins>
        </w:p>
        <w:p w14:paraId="4B45A8F2" w14:textId="3A8DD700" w:rsidR="00924909" w:rsidRDefault="00924909">
          <w:pPr>
            <w:pStyle w:val="TOC1"/>
            <w:tabs>
              <w:tab w:val="right" w:leader="dot" w:pos="9350"/>
            </w:tabs>
            <w:rPr>
              <w:ins w:id="307" w:author="David Conklin" w:date="2021-07-07T06:34:00Z"/>
              <w:rFonts w:eastAsiaTheme="minorEastAsia"/>
              <w:noProof/>
            </w:rPr>
          </w:pPr>
          <w:ins w:id="30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Directory structure and file names</w:t>
            </w:r>
            <w:r>
              <w:rPr>
                <w:noProof/>
                <w:webHidden/>
              </w:rPr>
              <w:tab/>
            </w:r>
            <w:r>
              <w:rPr>
                <w:noProof/>
                <w:webHidden/>
              </w:rPr>
              <w:fldChar w:fldCharType="begin"/>
            </w:r>
            <w:r>
              <w:rPr>
                <w:noProof/>
                <w:webHidden/>
              </w:rPr>
              <w:instrText xml:space="preserve"> PAGEREF _Toc76532166 \h </w:instrText>
            </w:r>
            <w:r>
              <w:rPr>
                <w:noProof/>
                <w:webHidden/>
              </w:rPr>
            </w:r>
          </w:ins>
          <w:r>
            <w:rPr>
              <w:noProof/>
              <w:webHidden/>
            </w:rPr>
            <w:fldChar w:fldCharType="separate"/>
          </w:r>
          <w:ins w:id="309" w:author="David Conklin" w:date="2021-07-07T06:34:00Z">
            <w:r>
              <w:rPr>
                <w:noProof/>
                <w:webHidden/>
              </w:rPr>
              <w:t>85</w:t>
            </w:r>
            <w:r>
              <w:rPr>
                <w:noProof/>
                <w:webHidden/>
              </w:rPr>
              <w:fldChar w:fldCharType="end"/>
            </w:r>
            <w:r w:rsidRPr="00563D57">
              <w:rPr>
                <w:rStyle w:val="Hyperlink"/>
                <w:noProof/>
              </w:rPr>
              <w:fldChar w:fldCharType="end"/>
            </w:r>
          </w:ins>
        </w:p>
        <w:p w14:paraId="4A6F22FB" w14:textId="0F8775DA" w:rsidR="00924909" w:rsidRDefault="00924909">
          <w:pPr>
            <w:pStyle w:val="TOC1"/>
            <w:tabs>
              <w:tab w:val="right" w:leader="dot" w:pos="9350"/>
            </w:tabs>
            <w:rPr>
              <w:ins w:id="310" w:author="David Conklin" w:date="2021-07-07T06:34:00Z"/>
              <w:rFonts w:eastAsiaTheme="minorEastAsia"/>
              <w:noProof/>
            </w:rPr>
          </w:pPr>
          <w:ins w:id="31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Release Log</w:t>
            </w:r>
            <w:r>
              <w:rPr>
                <w:noProof/>
                <w:webHidden/>
              </w:rPr>
              <w:tab/>
            </w:r>
            <w:r>
              <w:rPr>
                <w:noProof/>
                <w:webHidden/>
              </w:rPr>
              <w:fldChar w:fldCharType="begin"/>
            </w:r>
            <w:r>
              <w:rPr>
                <w:noProof/>
                <w:webHidden/>
              </w:rPr>
              <w:instrText xml:space="preserve"> PAGEREF _Toc76532167 \h </w:instrText>
            </w:r>
            <w:r>
              <w:rPr>
                <w:noProof/>
                <w:webHidden/>
              </w:rPr>
            </w:r>
          </w:ins>
          <w:r>
            <w:rPr>
              <w:noProof/>
              <w:webHidden/>
            </w:rPr>
            <w:fldChar w:fldCharType="separate"/>
          </w:r>
          <w:ins w:id="312" w:author="David Conklin" w:date="2021-07-07T06:34:00Z">
            <w:r>
              <w:rPr>
                <w:noProof/>
                <w:webHidden/>
              </w:rPr>
              <w:t>86</w:t>
            </w:r>
            <w:r>
              <w:rPr>
                <w:noProof/>
                <w:webHidden/>
              </w:rPr>
              <w:fldChar w:fldCharType="end"/>
            </w:r>
            <w:r w:rsidRPr="00563D57">
              <w:rPr>
                <w:rStyle w:val="Hyperlink"/>
                <w:noProof/>
              </w:rPr>
              <w:fldChar w:fldCharType="end"/>
            </w:r>
          </w:ins>
        </w:p>
        <w:p w14:paraId="249DD392" w14:textId="1011A7BA" w:rsidR="00924909" w:rsidRDefault="00924909">
          <w:pPr>
            <w:pStyle w:val="TOC1"/>
            <w:tabs>
              <w:tab w:val="right" w:leader="dot" w:pos="9350"/>
            </w:tabs>
            <w:rPr>
              <w:ins w:id="313" w:author="David Conklin" w:date="2021-07-07T06:34:00Z"/>
              <w:rFonts w:eastAsiaTheme="minorEastAsia"/>
              <w:noProof/>
            </w:rPr>
          </w:pPr>
          <w:ins w:id="31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References</w:t>
            </w:r>
            <w:r>
              <w:rPr>
                <w:noProof/>
                <w:webHidden/>
              </w:rPr>
              <w:tab/>
            </w:r>
            <w:r>
              <w:rPr>
                <w:noProof/>
                <w:webHidden/>
              </w:rPr>
              <w:fldChar w:fldCharType="begin"/>
            </w:r>
            <w:r>
              <w:rPr>
                <w:noProof/>
                <w:webHidden/>
              </w:rPr>
              <w:instrText xml:space="preserve"> PAGEREF _Toc76532168 \h </w:instrText>
            </w:r>
            <w:r>
              <w:rPr>
                <w:noProof/>
                <w:webHidden/>
              </w:rPr>
            </w:r>
          </w:ins>
          <w:r>
            <w:rPr>
              <w:noProof/>
              <w:webHidden/>
            </w:rPr>
            <w:fldChar w:fldCharType="separate"/>
          </w:r>
          <w:ins w:id="315" w:author="David Conklin" w:date="2021-07-07T06:34:00Z">
            <w:r>
              <w:rPr>
                <w:noProof/>
                <w:webHidden/>
              </w:rPr>
              <w:t>89</w:t>
            </w:r>
            <w:r>
              <w:rPr>
                <w:noProof/>
                <w:webHidden/>
              </w:rPr>
              <w:fldChar w:fldCharType="end"/>
            </w:r>
            <w:r w:rsidRPr="00563D57">
              <w:rPr>
                <w:rStyle w:val="Hyperlink"/>
                <w:noProof/>
              </w:rPr>
              <w:fldChar w:fldCharType="end"/>
            </w:r>
          </w:ins>
        </w:p>
        <w:p w14:paraId="55CA6074" w14:textId="48924027" w:rsidR="00924909" w:rsidRDefault="00924909">
          <w:pPr>
            <w:pStyle w:val="TOC1"/>
            <w:tabs>
              <w:tab w:val="right" w:leader="dot" w:pos="9350"/>
            </w:tabs>
            <w:rPr>
              <w:ins w:id="316" w:author="David Conklin" w:date="2021-07-07T06:34:00Z"/>
              <w:rFonts w:eastAsiaTheme="minorEastAsia"/>
              <w:noProof/>
            </w:rPr>
          </w:pPr>
          <w:ins w:id="31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Acronyms and Abbreviations</w:t>
            </w:r>
            <w:r>
              <w:rPr>
                <w:noProof/>
                <w:webHidden/>
              </w:rPr>
              <w:tab/>
            </w:r>
            <w:r>
              <w:rPr>
                <w:noProof/>
                <w:webHidden/>
              </w:rPr>
              <w:fldChar w:fldCharType="begin"/>
            </w:r>
            <w:r>
              <w:rPr>
                <w:noProof/>
                <w:webHidden/>
              </w:rPr>
              <w:instrText xml:space="preserve"> PAGEREF _Toc76532169 \h </w:instrText>
            </w:r>
            <w:r>
              <w:rPr>
                <w:noProof/>
                <w:webHidden/>
              </w:rPr>
            </w:r>
          </w:ins>
          <w:r>
            <w:rPr>
              <w:noProof/>
              <w:webHidden/>
            </w:rPr>
            <w:fldChar w:fldCharType="separate"/>
          </w:r>
          <w:ins w:id="318" w:author="David Conklin" w:date="2021-07-07T06:34:00Z">
            <w:r>
              <w:rPr>
                <w:noProof/>
                <w:webHidden/>
              </w:rPr>
              <w:t>91</w:t>
            </w:r>
            <w:r>
              <w:rPr>
                <w:noProof/>
                <w:webHidden/>
              </w:rPr>
              <w:fldChar w:fldCharType="end"/>
            </w:r>
            <w:r w:rsidRPr="00563D57">
              <w:rPr>
                <w:rStyle w:val="Hyperlink"/>
                <w:noProof/>
              </w:rPr>
              <w:fldChar w:fldCharType="end"/>
            </w:r>
          </w:ins>
        </w:p>
        <w:p w14:paraId="4DC3E686" w14:textId="6AAB9028" w:rsidR="006231D1" w:rsidDel="00EF6419" w:rsidRDefault="006231D1">
          <w:pPr>
            <w:pStyle w:val="TOC1"/>
            <w:tabs>
              <w:tab w:val="right" w:leader="dot" w:pos="9350"/>
            </w:tabs>
            <w:rPr>
              <w:del w:id="319" w:author="David Conklin" w:date="2021-05-12T11:03:00Z"/>
              <w:rFonts w:eastAsiaTheme="minorEastAsia"/>
              <w:noProof/>
            </w:rPr>
          </w:pPr>
          <w:del w:id="3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21" w:author="David Conklin" w:date="2021-07-07T06:34:00Z">
            <w:r w:rsidR="00924909">
              <w:rPr>
                <w:rStyle w:val="Hyperlink"/>
                <w:b/>
                <w:bCs/>
                <w:noProof/>
              </w:rPr>
              <w:t>Error! Hyperlink reference not valid.</w:t>
            </w:r>
          </w:ins>
          <w:del w:id="322"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1985B97A" w:rsidR="006231D1" w:rsidDel="00EF6419" w:rsidRDefault="006231D1">
          <w:pPr>
            <w:pStyle w:val="TOC1"/>
            <w:tabs>
              <w:tab w:val="right" w:leader="dot" w:pos="9350"/>
            </w:tabs>
            <w:rPr>
              <w:del w:id="323" w:author="David Conklin" w:date="2021-05-12T11:03:00Z"/>
              <w:rFonts w:eastAsiaTheme="minorEastAsia"/>
              <w:noProof/>
            </w:rPr>
          </w:pPr>
          <w:del w:id="3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25" w:author="David Conklin" w:date="2021-07-07T06:34:00Z">
            <w:r w:rsidR="00924909">
              <w:rPr>
                <w:rStyle w:val="Hyperlink"/>
                <w:b/>
                <w:bCs/>
                <w:noProof/>
              </w:rPr>
              <w:t>Error! Hyperlink reference not valid.</w:t>
            </w:r>
          </w:ins>
          <w:del w:id="326"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5A10CA78" w:rsidR="006231D1" w:rsidDel="00EF6419" w:rsidRDefault="006231D1">
          <w:pPr>
            <w:pStyle w:val="TOC2"/>
            <w:tabs>
              <w:tab w:val="right" w:leader="dot" w:pos="9350"/>
            </w:tabs>
            <w:rPr>
              <w:del w:id="327" w:author="David Conklin" w:date="2021-05-12T11:03:00Z"/>
              <w:rFonts w:eastAsiaTheme="minorEastAsia"/>
              <w:noProof/>
            </w:rPr>
          </w:pPr>
          <w:del w:id="3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29" w:author="David Conklin" w:date="2021-07-07T06:34:00Z">
            <w:r w:rsidR="00924909">
              <w:rPr>
                <w:rStyle w:val="Hyperlink"/>
                <w:b/>
                <w:bCs/>
                <w:noProof/>
              </w:rPr>
              <w:t>Error! Hyperlink reference not valid.</w:t>
            </w:r>
          </w:ins>
          <w:del w:id="330"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5CB51E2F" w:rsidR="006231D1" w:rsidDel="00EF6419" w:rsidRDefault="006231D1">
          <w:pPr>
            <w:pStyle w:val="TOC2"/>
            <w:tabs>
              <w:tab w:val="right" w:leader="dot" w:pos="9350"/>
            </w:tabs>
            <w:rPr>
              <w:del w:id="331" w:author="David Conklin" w:date="2021-05-12T11:03:00Z"/>
              <w:rFonts w:eastAsiaTheme="minorEastAsia"/>
              <w:noProof/>
            </w:rPr>
          </w:pPr>
          <w:del w:id="3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3" w:author="David Conklin" w:date="2021-07-07T06:34:00Z">
            <w:r w:rsidR="00924909">
              <w:rPr>
                <w:rStyle w:val="Hyperlink"/>
                <w:b/>
                <w:bCs/>
                <w:noProof/>
              </w:rPr>
              <w:t>Error! Hyperlink reference not valid.</w:t>
            </w:r>
          </w:ins>
          <w:del w:id="334"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48BEC321" w:rsidR="006231D1" w:rsidDel="00EF6419" w:rsidRDefault="006231D1">
          <w:pPr>
            <w:pStyle w:val="TOC2"/>
            <w:tabs>
              <w:tab w:val="right" w:leader="dot" w:pos="9350"/>
            </w:tabs>
            <w:rPr>
              <w:del w:id="335" w:author="David Conklin" w:date="2021-05-12T11:03:00Z"/>
              <w:rFonts w:eastAsiaTheme="minorEastAsia"/>
              <w:noProof/>
            </w:rPr>
          </w:pPr>
          <w:del w:id="3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37" w:author="David Conklin" w:date="2021-07-07T06:34:00Z">
            <w:r w:rsidR="00924909">
              <w:rPr>
                <w:rStyle w:val="Hyperlink"/>
                <w:b/>
                <w:bCs/>
                <w:noProof/>
              </w:rPr>
              <w:t>Error! Hyperlink reference not valid.</w:t>
            </w:r>
          </w:ins>
          <w:del w:id="338"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03C8C49C" w:rsidR="006231D1" w:rsidDel="00EF6419" w:rsidRDefault="006231D1">
          <w:pPr>
            <w:pStyle w:val="TOC1"/>
            <w:tabs>
              <w:tab w:val="right" w:leader="dot" w:pos="9350"/>
            </w:tabs>
            <w:rPr>
              <w:del w:id="339" w:author="David Conklin" w:date="2021-05-12T11:03:00Z"/>
              <w:rFonts w:eastAsiaTheme="minorEastAsia"/>
              <w:noProof/>
            </w:rPr>
          </w:pPr>
          <w:del w:id="3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41" w:author="David Conklin" w:date="2021-07-07T06:34:00Z">
            <w:r w:rsidR="00924909">
              <w:rPr>
                <w:rStyle w:val="Hyperlink"/>
                <w:b/>
                <w:bCs/>
                <w:noProof/>
              </w:rPr>
              <w:t>Error! Hyperlink reference not valid.</w:t>
            </w:r>
          </w:ins>
          <w:del w:id="342"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3CC9CA84" w:rsidR="006231D1" w:rsidDel="00EF6419" w:rsidRDefault="006231D1">
          <w:pPr>
            <w:pStyle w:val="TOC1"/>
            <w:tabs>
              <w:tab w:val="right" w:leader="dot" w:pos="9350"/>
            </w:tabs>
            <w:rPr>
              <w:del w:id="343" w:author="David Conklin" w:date="2021-05-12T11:03:00Z"/>
              <w:rFonts w:eastAsiaTheme="minorEastAsia"/>
              <w:noProof/>
            </w:rPr>
          </w:pPr>
          <w:del w:id="3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45" w:author="David Conklin" w:date="2021-07-07T06:34:00Z">
            <w:r w:rsidR="00924909">
              <w:rPr>
                <w:rStyle w:val="Hyperlink"/>
                <w:b/>
                <w:bCs/>
                <w:noProof/>
              </w:rPr>
              <w:t>Error! Hyperlink reference not valid.</w:t>
            </w:r>
          </w:ins>
          <w:del w:id="346"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372A23AE" w:rsidR="006231D1" w:rsidDel="00EF6419" w:rsidRDefault="006231D1">
          <w:pPr>
            <w:pStyle w:val="TOC2"/>
            <w:tabs>
              <w:tab w:val="right" w:leader="dot" w:pos="9350"/>
            </w:tabs>
            <w:rPr>
              <w:del w:id="347" w:author="David Conklin" w:date="2021-05-12T11:03:00Z"/>
              <w:rFonts w:eastAsiaTheme="minorEastAsia"/>
              <w:noProof/>
            </w:rPr>
          </w:pPr>
          <w:del w:id="3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49" w:author="David Conklin" w:date="2021-07-07T06:34:00Z">
            <w:r w:rsidR="00924909">
              <w:rPr>
                <w:rStyle w:val="Hyperlink"/>
                <w:b/>
                <w:bCs/>
                <w:noProof/>
              </w:rPr>
              <w:t>Error! Hyperlink reference not valid.</w:t>
            </w:r>
          </w:ins>
          <w:del w:id="350"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465EEEA3" w:rsidR="006231D1" w:rsidDel="00EF6419" w:rsidRDefault="006231D1">
          <w:pPr>
            <w:pStyle w:val="TOC2"/>
            <w:tabs>
              <w:tab w:val="right" w:leader="dot" w:pos="9350"/>
            </w:tabs>
            <w:rPr>
              <w:del w:id="351" w:author="David Conklin" w:date="2021-05-12T11:03:00Z"/>
              <w:rFonts w:eastAsiaTheme="minorEastAsia"/>
              <w:noProof/>
            </w:rPr>
          </w:pPr>
          <w:del w:id="3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3" w:author="David Conklin" w:date="2021-07-07T06:34:00Z">
            <w:r w:rsidR="00924909">
              <w:rPr>
                <w:rStyle w:val="Hyperlink"/>
                <w:b/>
                <w:bCs/>
                <w:noProof/>
              </w:rPr>
              <w:t>Error! Hyperlink reference not valid.</w:t>
            </w:r>
          </w:ins>
          <w:del w:id="354"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6B0EB4FA" w:rsidR="006231D1" w:rsidDel="00EF6419" w:rsidRDefault="006231D1">
          <w:pPr>
            <w:pStyle w:val="TOC2"/>
            <w:tabs>
              <w:tab w:val="right" w:leader="dot" w:pos="9350"/>
            </w:tabs>
            <w:rPr>
              <w:del w:id="355" w:author="David Conklin" w:date="2021-05-12T11:03:00Z"/>
              <w:rFonts w:eastAsiaTheme="minorEastAsia"/>
              <w:noProof/>
            </w:rPr>
          </w:pPr>
          <w:del w:id="3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57" w:author="David Conklin" w:date="2021-07-07T06:34:00Z">
            <w:r w:rsidR="00924909">
              <w:rPr>
                <w:rStyle w:val="Hyperlink"/>
                <w:b/>
                <w:bCs/>
                <w:noProof/>
              </w:rPr>
              <w:t>Error! Hyperlink reference not valid.</w:t>
            </w:r>
          </w:ins>
          <w:del w:id="358"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2C296D35" w:rsidR="006231D1" w:rsidDel="00EF6419" w:rsidRDefault="006231D1">
          <w:pPr>
            <w:pStyle w:val="TOC1"/>
            <w:tabs>
              <w:tab w:val="right" w:leader="dot" w:pos="9350"/>
            </w:tabs>
            <w:rPr>
              <w:del w:id="359" w:author="David Conklin" w:date="2021-05-12T11:03:00Z"/>
              <w:rFonts w:eastAsiaTheme="minorEastAsia"/>
              <w:noProof/>
            </w:rPr>
          </w:pPr>
          <w:del w:id="3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61" w:author="David Conklin" w:date="2021-07-07T06:34:00Z">
            <w:r w:rsidR="00924909">
              <w:rPr>
                <w:rStyle w:val="Hyperlink"/>
                <w:b/>
                <w:bCs/>
                <w:noProof/>
              </w:rPr>
              <w:t>Error! Hyperlink reference not valid.</w:t>
            </w:r>
          </w:ins>
          <w:del w:id="362"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1C8EE097" w:rsidR="006231D1" w:rsidDel="00EF6419" w:rsidRDefault="006231D1">
          <w:pPr>
            <w:pStyle w:val="TOC2"/>
            <w:tabs>
              <w:tab w:val="right" w:leader="dot" w:pos="9350"/>
            </w:tabs>
            <w:rPr>
              <w:del w:id="363" w:author="David Conklin" w:date="2021-05-12T11:03:00Z"/>
              <w:rFonts w:eastAsiaTheme="minorEastAsia"/>
              <w:noProof/>
            </w:rPr>
          </w:pPr>
          <w:del w:id="3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65" w:author="David Conklin" w:date="2021-07-07T06:34:00Z">
            <w:r w:rsidR="00924909">
              <w:rPr>
                <w:rStyle w:val="Hyperlink"/>
                <w:b/>
                <w:bCs/>
                <w:noProof/>
              </w:rPr>
              <w:t>Error! Hyperlink reference not valid.</w:t>
            </w:r>
          </w:ins>
          <w:del w:id="366"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41A39C9F" w:rsidR="006231D1" w:rsidDel="00EF6419" w:rsidRDefault="006231D1">
          <w:pPr>
            <w:pStyle w:val="TOC2"/>
            <w:tabs>
              <w:tab w:val="right" w:leader="dot" w:pos="9350"/>
            </w:tabs>
            <w:rPr>
              <w:del w:id="367" w:author="David Conklin" w:date="2021-05-12T11:03:00Z"/>
              <w:rFonts w:eastAsiaTheme="minorEastAsia"/>
              <w:noProof/>
            </w:rPr>
          </w:pPr>
          <w:del w:id="3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69" w:author="David Conklin" w:date="2021-07-07T06:34:00Z">
            <w:r w:rsidR="00924909">
              <w:rPr>
                <w:rStyle w:val="Hyperlink"/>
                <w:b/>
                <w:bCs/>
                <w:noProof/>
              </w:rPr>
              <w:t>Error! Hyperlink reference not valid.</w:t>
            </w:r>
          </w:ins>
          <w:del w:id="370"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21E2CDD1" w:rsidR="006231D1" w:rsidDel="00EF6419" w:rsidRDefault="006231D1">
          <w:pPr>
            <w:pStyle w:val="TOC2"/>
            <w:tabs>
              <w:tab w:val="right" w:leader="dot" w:pos="9350"/>
            </w:tabs>
            <w:rPr>
              <w:del w:id="371" w:author="David Conklin" w:date="2021-05-12T11:03:00Z"/>
              <w:rFonts w:eastAsiaTheme="minorEastAsia"/>
              <w:noProof/>
            </w:rPr>
          </w:pPr>
          <w:del w:id="3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3" w:author="David Conklin" w:date="2021-07-07T06:34:00Z">
            <w:r w:rsidR="00924909">
              <w:rPr>
                <w:rStyle w:val="Hyperlink"/>
                <w:b/>
                <w:bCs/>
                <w:noProof/>
              </w:rPr>
              <w:t>Error! Hyperlink reference not valid.</w:t>
            </w:r>
          </w:ins>
          <w:del w:id="374"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044C4FB0" w:rsidR="006231D1" w:rsidDel="00EF6419" w:rsidRDefault="006231D1">
          <w:pPr>
            <w:pStyle w:val="TOC1"/>
            <w:tabs>
              <w:tab w:val="right" w:leader="dot" w:pos="9350"/>
            </w:tabs>
            <w:rPr>
              <w:del w:id="375" w:author="David Conklin" w:date="2021-05-12T11:03:00Z"/>
              <w:rFonts w:eastAsiaTheme="minorEastAsia"/>
              <w:noProof/>
            </w:rPr>
          </w:pPr>
          <w:del w:id="3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77" w:author="David Conklin" w:date="2021-07-07T06:34:00Z">
            <w:r w:rsidR="00924909">
              <w:rPr>
                <w:rStyle w:val="Hyperlink"/>
                <w:b/>
                <w:bCs/>
                <w:noProof/>
              </w:rPr>
              <w:t>Error! Hyperlink reference not valid.</w:t>
            </w:r>
          </w:ins>
          <w:del w:id="378"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69BFE04F" w:rsidR="006231D1" w:rsidDel="00EF6419" w:rsidRDefault="006231D1">
          <w:pPr>
            <w:pStyle w:val="TOC2"/>
            <w:tabs>
              <w:tab w:val="right" w:leader="dot" w:pos="9350"/>
            </w:tabs>
            <w:rPr>
              <w:del w:id="379" w:author="David Conklin" w:date="2021-05-12T11:03:00Z"/>
              <w:rFonts w:eastAsiaTheme="minorEastAsia"/>
              <w:noProof/>
            </w:rPr>
          </w:pPr>
          <w:del w:id="3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81" w:author="David Conklin" w:date="2021-07-07T06:34:00Z">
            <w:r w:rsidR="00924909">
              <w:rPr>
                <w:rStyle w:val="Hyperlink"/>
                <w:b/>
                <w:bCs/>
                <w:noProof/>
              </w:rPr>
              <w:t>Error! Hyperlink reference not valid.</w:t>
            </w:r>
          </w:ins>
          <w:del w:id="382"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731CCC4B" w:rsidR="006231D1" w:rsidDel="00EF6419" w:rsidRDefault="006231D1">
          <w:pPr>
            <w:pStyle w:val="TOC2"/>
            <w:tabs>
              <w:tab w:val="right" w:leader="dot" w:pos="9350"/>
            </w:tabs>
            <w:rPr>
              <w:del w:id="383" w:author="David Conklin" w:date="2021-05-12T11:03:00Z"/>
              <w:rFonts w:eastAsiaTheme="minorEastAsia"/>
              <w:noProof/>
            </w:rPr>
          </w:pPr>
          <w:del w:id="3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85" w:author="David Conklin" w:date="2021-07-07T06:34:00Z">
            <w:r w:rsidR="00924909">
              <w:rPr>
                <w:rStyle w:val="Hyperlink"/>
                <w:b/>
                <w:bCs/>
                <w:noProof/>
              </w:rPr>
              <w:t>Error! Hyperlink reference not valid.</w:t>
            </w:r>
          </w:ins>
          <w:del w:id="386"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63B3F3C0" w:rsidR="006231D1" w:rsidDel="00EF6419" w:rsidRDefault="006231D1">
          <w:pPr>
            <w:pStyle w:val="TOC2"/>
            <w:tabs>
              <w:tab w:val="right" w:leader="dot" w:pos="9350"/>
            </w:tabs>
            <w:rPr>
              <w:del w:id="387" w:author="David Conklin" w:date="2021-05-12T11:03:00Z"/>
              <w:rFonts w:eastAsiaTheme="minorEastAsia"/>
              <w:noProof/>
            </w:rPr>
          </w:pPr>
          <w:del w:id="3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89" w:author="David Conklin" w:date="2021-07-07T06:34:00Z">
            <w:r w:rsidR="00924909">
              <w:rPr>
                <w:rStyle w:val="Hyperlink"/>
                <w:b/>
                <w:bCs/>
                <w:noProof/>
              </w:rPr>
              <w:t>Error! Hyperlink reference not valid.</w:t>
            </w:r>
          </w:ins>
          <w:del w:id="390"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1B8C26FB" w:rsidR="006231D1" w:rsidDel="00EF6419" w:rsidRDefault="006231D1">
          <w:pPr>
            <w:pStyle w:val="TOC2"/>
            <w:tabs>
              <w:tab w:val="right" w:leader="dot" w:pos="9350"/>
            </w:tabs>
            <w:rPr>
              <w:del w:id="391" w:author="David Conklin" w:date="2021-05-12T11:03:00Z"/>
              <w:rFonts w:eastAsiaTheme="minorEastAsia"/>
              <w:noProof/>
            </w:rPr>
          </w:pPr>
          <w:del w:id="3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3" w:author="David Conklin" w:date="2021-07-07T06:34:00Z">
            <w:r w:rsidR="00924909">
              <w:rPr>
                <w:rStyle w:val="Hyperlink"/>
                <w:b/>
                <w:bCs/>
                <w:noProof/>
              </w:rPr>
              <w:t>Error! Hyperlink reference not valid.</w:t>
            </w:r>
          </w:ins>
          <w:del w:id="394"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68761EC7" w:rsidR="006231D1" w:rsidDel="00EF6419" w:rsidRDefault="006231D1">
          <w:pPr>
            <w:pStyle w:val="TOC1"/>
            <w:tabs>
              <w:tab w:val="right" w:leader="dot" w:pos="9350"/>
            </w:tabs>
            <w:rPr>
              <w:del w:id="395" w:author="David Conklin" w:date="2021-05-12T11:03:00Z"/>
              <w:rFonts w:eastAsiaTheme="minorEastAsia"/>
              <w:noProof/>
            </w:rPr>
          </w:pPr>
          <w:del w:id="3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397" w:author="David Conklin" w:date="2021-07-07T06:34:00Z">
            <w:r w:rsidR="00924909">
              <w:rPr>
                <w:rStyle w:val="Hyperlink"/>
                <w:b/>
                <w:bCs/>
                <w:noProof/>
              </w:rPr>
              <w:t>Error! Hyperlink reference not valid.</w:t>
            </w:r>
          </w:ins>
          <w:del w:id="398"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6E7EA029" w:rsidR="006231D1" w:rsidDel="00EF6419" w:rsidRDefault="006231D1">
          <w:pPr>
            <w:pStyle w:val="TOC2"/>
            <w:tabs>
              <w:tab w:val="right" w:leader="dot" w:pos="9350"/>
            </w:tabs>
            <w:rPr>
              <w:del w:id="399" w:author="David Conklin" w:date="2021-05-12T11:03:00Z"/>
              <w:rFonts w:eastAsiaTheme="minorEastAsia"/>
              <w:noProof/>
            </w:rPr>
          </w:pPr>
          <w:del w:id="4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401" w:author="David Conklin" w:date="2021-07-07T06:34:00Z">
            <w:r w:rsidR="00924909">
              <w:rPr>
                <w:rStyle w:val="Hyperlink"/>
                <w:b/>
                <w:bCs/>
                <w:noProof/>
              </w:rPr>
              <w:t>Error! Hyperlink reference not valid.</w:t>
            </w:r>
          </w:ins>
          <w:del w:id="402"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658D47B9" w:rsidR="006231D1" w:rsidDel="00EF6419" w:rsidRDefault="006231D1">
          <w:pPr>
            <w:pStyle w:val="TOC1"/>
            <w:tabs>
              <w:tab w:val="right" w:leader="dot" w:pos="9350"/>
            </w:tabs>
            <w:rPr>
              <w:del w:id="403" w:author="David Conklin" w:date="2021-05-12T11:03:00Z"/>
              <w:rFonts w:eastAsiaTheme="minorEastAsia"/>
              <w:noProof/>
            </w:rPr>
          </w:pPr>
          <w:del w:id="4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05" w:author="David Conklin" w:date="2021-07-07T06:34:00Z">
            <w:r w:rsidR="00924909">
              <w:rPr>
                <w:rStyle w:val="Hyperlink"/>
                <w:b/>
                <w:bCs/>
                <w:noProof/>
              </w:rPr>
              <w:t>Error! Hyperlink reference not valid.</w:t>
            </w:r>
          </w:ins>
          <w:del w:id="406"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0206D7C0" w:rsidR="006231D1" w:rsidDel="00EF6419" w:rsidRDefault="006231D1">
          <w:pPr>
            <w:pStyle w:val="TOC2"/>
            <w:tabs>
              <w:tab w:val="right" w:leader="dot" w:pos="9350"/>
            </w:tabs>
            <w:rPr>
              <w:del w:id="407" w:author="David Conklin" w:date="2021-05-12T11:03:00Z"/>
              <w:rFonts w:eastAsiaTheme="minorEastAsia"/>
              <w:noProof/>
            </w:rPr>
          </w:pPr>
          <w:del w:id="4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09" w:author="David Conklin" w:date="2021-07-07T06:34:00Z">
            <w:r w:rsidR="00924909">
              <w:rPr>
                <w:rStyle w:val="Hyperlink"/>
                <w:b/>
                <w:bCs/>
                <w:noProof/>
              </w:rPr>
              <w:t>Error! Hyperlink reference not valid.</w:t>
            </w:r>
          </w:ins>
          <w:del w:id="410"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2CFA14F9" w:rsidR="006231D1" w:rsidDel="00EF6419" w:rsidRDefault="006231D1">
          <w:pPr>
            <w:pStyle w:val="TOC2"/>
            <w:tabs>
              <w:tab w:val="right" w:leader="dot" w:pos="9350"/>
            </w:tabs>
            <w:rPr>
              <w:del w:id="411" w:author="David Conklin" w:date="2021-05-12T11:03:00Z"/>
              <w:rFonts w:eastAsiaTheme="minorEastAsia"/>
              <w:noProof/>
            </w:rPr>
          </w:pPr>
          <w:del w:id="4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3" w:author="David Conklin" w:date="2021-07-07T06:34:00Z">
            <w:r w:rsidR="00924909">
              <w:rPr>
                <w:rStyle w:val="Hyperlink"/>
                <w:b/>
                <w:bCs/>
                <w:noProof/>
              </w:rPr>
              <w:t>Error! Hyperlink reference not valid.</w:t>
            </w:r>
          </w:ins>
          <w:del w:id="414"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483E72BA" w:rsidR="006231D1" w:rsidDel="00EF6419" w:rsidRDefault="006231D1">
          <w:pPr>
            <w:pStyle w:val="TOC2"/>
            <w:tabs>
              <w:tab w:val="right" w:leader="dot" w:pos="9350"/>
            </w:tabs>
            <w:rPr>
              <w:del w:id="415" w:author="David Conklin" w:date="2021-05-12T11:03:00Z"/>
              <w:rFonts w:eastAsiaTheme="minorEastAsia"/>
              <w:noProof/>
            </w:rPr>
          </w:pPr>
          <w:del w:id="4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17" w:author="David Conklin" w:date="2021-07-07T06:34:00Z">
            <w:r w:rsidR="00924909">
              <w:rPr>
                <w:rStyle w:val="Hyperlink"/>
                <w:b/>
                <w:bCs/>
                <w:noProof/>
              </w:rPr>
              <w:t>Error! Hyperlink reference not valid.</w:t>
            </w:r>
          </w:ins>
          <w:del w:id="418"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6422353D" w:rsidR="006231D1" w:rsidDel="00EF6419" w:rsidRDefault="006231D1">
          <w:pPr>
            <w:pStyle w:val="TOC3"/>
            <w:tabs>
              <w:tab w:val="right" w:leader="dot" w:pos="9350"/>
            </w:tabs>
            <w:rPr>
              <w:del w:id="419" w:author="David Conklin" w:date="2021-05-12T11:03:00Z"/>
              <w:rFonts w:eastAsiaTheme="minorEastAsia"/>
              <w:noProof/>
            </w:rPr>
          </w:pPr>
          <w:del w:id="4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21" w:author="David Conklin" w:date="2021-07-07T06:34:00Z">
            <w:r w:rsidR="00924909">
              <w:rPr>
                <w:rStyle w:val="Hyperlink"/>
                <w:b/>
                <w:bCs/>
                <w:noProof/>
              </w:rPr>
              <w:t>Error! Hyperlink reference not valid.</w:t>
            </w:r>
          </w:ins>
          <w:del w:id="422"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245B2AE7" w:rsidR="006231D1" w:rsidDel="00EF6419" w:rsidRDefault="006231D1">
          <w:pPr>
            <w:pStyle w:val="TOC3"/>
            <w:tabs>
              <w:tab w:val="right" w:leader="dot" w:pos="9350"/>
            </w:tabs>
            <w:rPr>
              <w:del w:id="423" w:author="David Conklin" w:date="2021-05-12T11:03:00Z"/>
              <w:rFonts w:eastAsiaTheme="minorEastAsia"/>
              <w:noProof/>
            </w:rPr>
          </w:pPr>
          <w:del w:id="4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25" w:author="David Conklin" w:date="2021-07-07T06:34:00Z">
            <w:r w:rsidR="00924909">
              <w:rPr>
                <w:rStyle w:val="Hyperlink"/>
                <w:b/>
                <w:bCs/>
                <w:noProof/>
              </w:rPr>
              <w:t>Error! Hyperlink reference not valid.</w:t>
            </w:r>
          </w:ins>
          <w:del w:id="426"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3294A818" w:rsidR="006231D1" w:rsidDel="00EF6419" w:rsidRDefault="006231D1">
          <w:pPr>
            <w:pStyle w:val="TOC2"/>
            <w:tabs>
              <w:tab w:val="right" w:leader="dot" w:pos="9350"/>
            </w:tabs>
            <w:rPr>
              <w:del w:id="427" w:author="David Conklin" w:date="2021-05-12T11:03:00Z"/>
              <w:rFonts w:eastAsiaTheme="minorEastAsia"/>
              <w:noProof/>
            </w:rPr>
          </w:pPr>
          <w:del w:id="4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29" w:author="David Conklin" w:date="2021-07-07T06:34:00Z">
            <w:r w:rsidR="00924909">
              <w:rPr>
                <w:rStyle w:val="Hyperlink"/>
                <w:b/>
                <w:bCs/>
                <w:noProof/>
              </w:rPr>
              <w:t>Error! Hyperlink reference not valid.</w:t>
            </w:r>
          </w:ins>
          <w:del w:id="430"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2FADB2C9" w:rsidR="006231D1" w:rsidDel="00EF6419" w:rsidRDefault="006231D1">
          <w:pPr>
            <w:pStyle w:val="TOC2"/>
            <w:tabs>
              <w:tab w:val="right" w:leader="dot" w:pos="9350"/>
            </w:tabs>
            <w:rPr>
              <w:del w:id="431" w:author="David Conklin" w:date="2021-05-12T11:03:00Z"/>
              <w:rFonts w:eastAsiaTheme="minorEastAsia"/>
              <w:noProof/>
            </w:rPr>
          </w:pPr>
          <w:del w:id="4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3" w:author="David Conklin" w:date="2021-07-07T06:34:00Z">
            <w:r w:rsidR="00924909">
              <w:rPr>
                <w:rStyle w:val="Hyperlink"/>
                <w:b/>
                <w:bCs/>
                <w:noProof/>
              </w:rPr>
              <w:t>Error! Hyperlink reference not valid.</w:t>
            </w:r>
          </w:ins>
          <w:del w:id="434"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54228691" w:rsidR="006231D1" w:rsidDel="00EF6419" w:rsidRDefault="006231D1">
          <w:pPr>
            <w:pStyle w:val="TOC1"/>
            <w:tabs>
              <w:tab w:val="right" w:leader="dot" w:pos="9350"/>
            </w:tabs>
            <w:rPr>
              <w:del w:id="435" w:author="David Conklin" w:date="2021-05-12T11:03:00Z"/>
              <w:rFonts w:eastAsiaTheme="minorEastAsia"/>
              <w:noProof/>
            </w:rPr>
          </w:pPr>
          <w:del w:id="4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37" w:author="David Conklin" w:date="2021-07-07T06:34:00Z">
            <w:r w:rsidR="00924909">
              <w:rPr>
                <w:rStyle w:val="Hyperlink"/>
                <w:b/>
                <w:bCs/>
                <w:noProof/>
              </w:rPr>
              <w:t>Error! Hyperlink reference not valid.</w:t>
            </w:r>
          </w:ins>
          <w:del w:id="438"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2155153C" w:rsidR="006231D1" w:rsidDel="00EF6419" w:rsidRDefault="006231D1">
          <w:pPr>
            <w:pStyle w:val="TOC2"/>
            <w:tabs>
              <w:tab w:val="right" w:leader="dot" w:pos="9350"/>
            </w:tabs>
            <w:rPr>
              <w:del w:id="439" w:author="David Conklin" w:date="2021-05-12T11:03:00Z"/>
              <w:rFonts w:eastAsiaTheme="minorEastAsia"/>
              <w:noProof/>
            </w:rPr>
          </w:pPr>
          <w:del w:id="4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41" w:author="David Conklin" w:date="2021-07-07T06:34:00Z">
            <w:r w:rsidR="00924909">
              <w:rPr>
                <w:rStyle w:val="Hyperlink"/>
                <w:b/>
                <w:bCs/>
                <w:noProof/>
              </w:rPr>
              <w:t>Error! Hyperlink reference not valid.</w:t>
            </w:r>
          </w:ins>
          <w:del w:id="442"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5D447D4" w:rsidR="006231D1" w:rsidDel="00EF6419" w:rsidRDefault="006231D1">
          <w:pPr>
            <w:pStyle w:val="TOC2"/>
            <w:tabs>
              <w:tab w:val="right" w:leader="dot" w:pos="9350"/>
            </w:tabs>
            <w:rPr>
              <w:del w:id="443" w:author="David Conklin" w:date="2021-05-12T11:03:00Z"/>
              <w:rFonts w:eastAsiaTheme="minorEastAsia"/>
              <w:noProof/>
            </w:rPr>
          </w:pPr>
          <w:del w:id="4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45" w:author="David Conklin" w:date="2021-07-07T06:34:00Z">
            <w:r w:rsidR="00924909">
              <w:rPr>
                <w:rStyle w:val="Hyperlink"/>
                <w:b/>
                <w:bCs/>
                <w:noProof/>
              </w:rPr>
              <w:t>Error! Hyperlink reference not valid.</w:t>
            </w:r>
          </w:ins>
          <w:del w:id="446"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2F46E439" w:rsidR="006231D1" w:rsidDel="00EF6419" w:rsidRDefault="006231D1">
          <w:pPr>
            <w:pStyle w:val="TOC2"/>
            <w:tabs>
              <w:tab w:val="right" w:leader="dot" w:pos="9350"/>
            </w:tabs>
            <w:rPr>
              <w:del w:id="447" w:author="David Conklin" w:date="2021-05-12T11:03:00Z"/>
              <w:rFonts w:eastAsiaTheme="minorEastAsia"/>
              <w:noProof/>
            </w:rPr>
          </w:pPr>
          <w:del w:id="4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49" w:author="David Conklin" w:date="2021-07-07T06:34:00Z">
            <w:r w:rsidR="00924909">
              <w:rPr>
                <w:rStyle w:val="Hyperlink"/>
                <w:b/>
                <w:bCs/>
                <w:noProof/>
              </w:rPr>
              <w:t>Error! Hyperlink reference not valid.</w:t>
            </w:r>
          </w:ins>
          <w:del w:id="450"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2DC51B2A" w:rsidR="006231D1" w:rsidDel="00EF6419" w:rsidRDefault="006231D1">
          <w:pPr>
            <w:pStyle w:val="TOC2"/>
            <w:tabs>
              <w:tab w:val="right" w:leader="dot" w:pos="9350"/>
            </w:tabs>
            <w:rPr>
              <w:del w:id="451" w:author="David Conklin" w:date="2021-05-12T11:03:00Z"/>
              <w:rFonts w:eastAsiaTheme="minorEastAsia"/>
              <w:noProof/>
            </w:rPr>
          </w:pPr>
          <w:del w:id="4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3" w:author="David Conklin" w:date="2021-07-07T06:34:00Z">
            <w:r w:rsidR="00924909">
              <w:rPr>
                <w:rStyle w:val="Hyperlink"/>
                <w:b/>
                <w:bCs/>
                <w:noProof/>
              </w:rPr>
              <w:t>Error! Hyperlink reference not valid.</w:t>
            </w:r>
          </w:ins>
          <w:del w:id="454"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60FAE2D9" w:rsidR="006231D1" w:rsidDel="00EF6419" w:rsidRDefault="006231D1">
          <w:pPr>
            <w:pStyle w:val="TOC1"/>
            <w:tabs>
              <w:tab w:val="right" w:leader="dot" w:pos="9350"/>
            </w:tabs>
            <w:rPr>
              <w:del w:id="455" w:author="David Conklin" w:date="2021-05-12T11:03:00Z"/>
              <w:rFonts w:eastAsiaTheme="minorEastAsia"/>
              <w:noProof/>
            </w:rPr>
          </w:pPr>
          <w:del w:id="4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57" w:author="David Conklin" w:date="2021-07-07T06:34:00Z">
            <w:r w:rsidR="00924909">
              <w:rPr>
                <w:rStyle w:val="Hyperlink"/>
                <w:b/>
                <w:bCs/>
                <w:noProof/>
              </w:rPr>
              <w:t>Error! Hyperlink reference not valid.</w:t>
            </w:r>
          </w:ins>
          <w:del w:id="458"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367041DC" w:rsidR="006231D1" w:rsidDel="00EF6419" w:rsidRDefault="006231D1">
          <w:pPr>
            <w:pStyle w:val="TOC2"/>
            <w:tabs>
              <w:tab w:val="right" w:leader="dot" w:pos="9350"/>
            </w:tabs>
            <w:rPr>
              <w:del w:id="459" w:author="David Conklin" w:date="2021-05-12T11:03:00Z"/>
              <w:rFonts w:eastAsiaTheme="minorEastAsia"/>
              <w:noProof/>
            </w:rPr>
          </w:pPr>
          <w:del w:id="4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61" w:author="David Conklin" w:date="2021-07-07T06:34:00Z">
            <w:r w:rsidR="00924909">
              <w:rPr>
                <w:rStyle w:val="Hyperlink"/>
                <w:b/>
                <w:bCs/>
                <w:noProof/>
              </w:rPr>
              <w:t>Error! Hyperlink reference not valid.</w:t>
            </w:r>
          </w:ins>
          <w:del w:id="462"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62431F8C" w:rsidR="006231D1" w:rsidDel="00EF6419" w:rsidRDefault="006231D1">
          <w:pPr>
            <w:pStyle w:val="TOC2"/>
            <w:tabs>
              <w:tab w:val="right" w:leader="dot" w:pos="9350"/>
            </w:tabs>
            <w:rPr>
              <w:del w:id="463" w:author="David Conklin" w:date="2021-05-12T11:03:00Z"/>
              <w:rFonts w:eastAsiaTheme="minorEastAsia"/>
              <w:noProof/>
            </w:rPr>
          </w:pPr>
          <w:del w:id="4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65" w:author="David Conklin" w:date="2021-07-07T06:34:00Z">
            <w:r w:rsidR="00924909">
              <w:rPr>
                <w:rStyle w:val="Hyperlink"/>
                <w:b/>
                <w:bCs/>
                <w:noProof/>
              </w:rPr>
              <w:t>Error! Hyperlink reference not valid.</w:t>
            </w:r>
          </w:ins>
          <w:del w:id="466"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55EC8CBE" w:rsidR="006231D1" w:rsidDel="00EF6419" w:rsidRDefault="006231D1">
          <w:pPr>
            <w:pStyle w:val="TOC2"/>
            <w:tabs>
              <w:tab w:val="right" w:leader="dot" w:pos="9350"/>
            </w:tabs>
            <w:rPr>
              <w:del w:id="467" w:author="David Conklin" w:date="2021-05-12T11:03:00Z"/>
              <w:rFonts w:eastAsiaTheme="minorEastAsia"/>
              <w:noProof/>
            </w:rPr>
          </w:pPr>
          <w:del w:id="4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69" w:author="David Conklin" w:date="2021-07-07T06:34:00Z">
            <w:r w:rsidR="00924909">
              <w:rPr>
                <w:rStyle w:val="Hyperlink"/>
                <w:b/>
                <w:bCs/>
                <w:noProof/>
              </w:rPr>
              <w:t>Error! Hyperlink reference not valid.</w:t>
            </w:r>
          </w:ins>
          <w:del w:id="470"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2D43F9FD" w:rsidR="006231D1" w:rsidDel="00EF6419" w:rsidRDefault="006231D1">
          <w:pPr>
            <w:pStyle w:val="TOC2"/>
            <w:tabs>
              <w:tab w:val="right" w:leader="dot" w:pos="9350"/>
            </w:tabs>
            <w:rPr>
              <w:del w:id="471" w:author="David Conklin" w:date="2021-05-12T11:03:00Z"/>
              <w:rFonts w:eastAsiaTheme="minorEastAsia"/>
              <w:noProof/>
            </w:rPr>
          </w:pPr>
          <w:del w:id="4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3" w:author="David Conklin" w:date="2021-07-07T06:34:00Z">
            <w:r w:rsidR="00924909">
              <w:rPr>
                <w:rStyle w:val="Hyperlink"/>
                <w:b/>
                <w:bCs/>
                <w:noProof/>
              </w:rPr>
              <w:t>Error! Hyperlink reference not valid.</w:t>
            </w:r>
          </w:ins>
          <w:del w:id="474"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02B2129A" w:rsidR="006231D1" w:rsidDel="00EF6419" w:rsidRDefault="006231D1">
          <w:pPr>
            <w:pStyle w:val="TOC2"/>
            <w:tabs>
              <w:tab w:val="right" w:leader="dot" w:pos="9350"/>
            </w:tabs>
            <w:rPr>
              <w:del w:id="475" w:author="David Conklin" w:date="2021-05-12T11:03:00Z"/>
              <w:rFonts w:eastAsiaTheme="minorEastAsia"/>
              <w:noProof/>
            </w:rPr>
          </w:pPr>
          <w:del w:id="4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77" w:author="David Conklin" w:date="2021-07-07T06:34:00Z">
            <w:r w:rsidR="00924909">
              <w:rPr>
                <w:rStyle w:val="Hyperlink"/>
                <w:b/>
                <w:bCs/>
                <w:noProof/>
              </w:rPr>
              <w:t>Error! Hyperlink reference not valid.</w:t>
            </w:r>
          </w:ins>
          <w:del w:id="478"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4AF12033" w:rsidR="006231D1" w:rsidDel="00EF6419" w:rsidRDefault="006231D1">
          <w:pPr>
            <w:pStyle w:val="TOC2"/>
            <w:tabs>
              <w:tab w:val="right" w:leader="dot" w:pos="9350"/>
            </w:tabs>
            <w:rPr>
              <w:del w:id="479" w:author="David Conklin" w:date="2021-05-12T11:03:00Z"/>
              <w:rFonts w:eastAsiaTheme="minorEastAsia"/>
              <w:noProof/>
            </w:rPr>
          </w:pPr>
          <w:del w:id="4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81" w:author="David Conklin" w:date="2021-07-07T06:34:00Z">
            <w:r w:rsidR="00924909">
              <w:rPr>
                <w:rStyle w:val="Hyperlink"/>
                <w:b/>
                <w:bCs/>
                <w:noProof/>
              </w:rPr>
              <w:t>Error! Hyperlink reference not valid.</w:t>
            </w:r>
          </w:ins>
          <w:del w:id="482"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395A847D" w:rsidR="006231D1" w:rsidDel="00EF6419" w:rsidRDefault="006231D1">
          <w:pPr>
            <w:pStyle w:val="TOC2"/>
            <w:tabs>
              <w:tab w:val="right" w:leader="dot" w:pos="9350"/>
            </w:tabs>
            <w:rPr>
              <w:del w:id="483" w:author="David Conklin" w:date="2021-05-12T11:03:00Z"/>
              <w:rFonts w:eastAsiaTheme="minorEastAsia"/>
              <w:noProof/>
            </w:rPr>
          </w:pPr>
          <w:del w:id="4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85" w:author="David Conklin" w:date="2021-07-07T06:34:00Z">
            <w:r w:rsidR="00924909">
              <w:rPr>
                <w:rStyle w:val="Hyperlink"/>
                <w:b/>
                <w:bCs/>
                <w:noProof/>
              </w:rPr>
              <w:t>Error! Hyperlink reference not valid.</w:t>
            </w:r>
          </w:ins>
          <w:del w:id="486"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7C729695" w:rsidR="006231D1" w:rsidDel="00EF6419" w:rsidRDefault="006231D1">
          <w:pPr>
            <w:pStyle w:val="TOC1"/>
            <w:tabs>
              <w:tab w:val="right" w:leader="dot" w:pos="9350"/>
            </w:tabs>
            <w:rPr>
              <w:del w:id="487" w:author="David Conklin" w:date="2021-05-12T11:03:00Z"/>
              <w:rFonts w:eastAsiaTheme="minorEastAsia"/>
              <w:noProof/>
            </w:rPr>
          </w:pPr>
          <w:del w:id="4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89" w:author="David Conklin" w:date="2021-07-07T06:34:00Z">
            <w:r w:rsidR="00924909">
              <w:rPr>
                <w:rStyle w:val="Hyperlink"/>
                <w:b/>
                <w:bCs/>
                <w:noProof/>
              </w:rPr>
              <w:t>Error! Hyperlink reference not valid.</w:t>
            </w:r>
          </w:ins>
          <w:del w:id="490"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6F2DEC69" w:rsidR="006231D1" w:rsidDel="00EF6419" w:rsidRDefault="006231D1">
          <w:pPr>
            <w:pStyle w:val="TOC2"/>
            <w:tabs>
              <w:tab w:val="right" w:leader="dot" w:pos="9350"/>
            </w:tabs>
            <w:rPr>
              <w:del w:id="491" w:author="David Conklin" w:date="2021-05-12T11:03:00Z"/>
              <w:rFonts w:eastAsiaTheme="minorEastAsia"/>
              <w:noProof/>
            </w:rPr>
          </w:pPr>
          <w:del w:id="4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3" w:author="David Conklin" w:date="2021-07-07T06:34:00Z">
            <w:r w:rsidR="00924909">
              <w:rPr>
                <w:rStyle w:val="Hyperlink"/>
                <w:b/>
                <w:bCs/>
                <w:noProof/>
              </w:rPr>
              <w:t>Error! Hyperlink reference not valid.</w:t>
            </w:r>
          </w:ins>
          <w:del w:id="494"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7F945673" w:rsidR="006231D1" w:rsidDel="00EF6419" w:rsidRDefault="006231D1">
          <w:pPr>
            <w:pStyle w:val="TOC2"/>
            <w:tabs>
              <w:tab w:val="right" w:leader="dot" w:pos="9350"/>
            </w:tabs>
            <w:rPr>
              <w:del w:id="495" w:author="David Conklin" w:date="2021-05-12T11:03:00Z"/>
              <w:rFonts w:eastAsiaTheme="minorEastAsia"/>
              <w:noProof/>
            </w:rPr>
          </w:pPr>
          <w:del w:id="4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497" w:author="David Conklin" w:date="2021-07-07T06:34:00Z">
            <w:r w:rsidR="00924909">
              <w:rPr>
                <w:rStyle w:val="Hyperlink"/>
                <w:b/>
                <w:bCs/>
                <w:noProof/>
              </w:rPr>
              <w:t>Error! Hyperlink reference not valid.</w:t>
            </w:r>
          </w:ins>
          <w:del w:id="498"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4C97707A" w:rsidR="006231D1" w:rsidDel="00EF6419" w:rsidRDefault="006231D1">
          <w:pPr>
            <w:pStyle w:val="TOC2"/>
            <w:tabs>
              <w:tab w:val="right" w:leader="dot" w:pos="9350"/>
            </w:tabs>
            <w:rPr>
              <w:del w:id="499" w:author="David Conklin" w:date="2021-05-12T11:03:00Z"/>
              <w:rFonts w:eastAsiaTheme="minorEastAsia"/>
              <w:noProof/>
            </w:rPr>
          </w:pPr>
          <w:del w:id="5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501" w:author="David Conklin" w:date="2021-07-07T06:34:00Z">
            <w:r w:rsidR="00924909">
              <w:rPr>
                <w:rStyle w:val="Hyperlink"/>
                <w:b/>
                <w:bCs/>
                <w:noProof/>
              </w:rPr>
              <w:t>Error! Hyperlink reference not valid.</w:t>
            </w:r>
          </w:ins>
          <w:del w:id="502"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15C8B7C6" w:rsidR="006231D1" w:rsidDel="00EF6419" w:rsidRDefault="006231D1">
          <w:pPr>
            <w:pStyle w:val="TOC2"/>
            <w:tabs>
              <w:tab w:val="right" w:leader="dot" w:pos="9350"/>
            </w:tabs>
            <w:rPr>
              <w:del w:id="503" w:author="David Conklin" w:date="2021-05-12T11:03:00Z"/>
              <w:rFonts w:eastAsiaTheme="minorEastAsia"/>
              <w:noProof/>
            </w:rPr>
          </w:pPr>
          <w:del w:id="5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05" w:author="David Conklin" w:date="2021-07-07T06:34:00Z">
            <w:r w:rsidR="00924909">
              <w:rPr>
                <w:rStyle w:val="Hyperlink"/>
                <w:b/>
                <w:bCs/>
                <w:noProof/>
              </w:rPr>
              <w:t>Error! Hyperlink reference not valid.</w:t>
            </w:r>
          </w:ins>
          <w:del w:id="506"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1A3BAC31" w:rsidR="006231D1" w:rsidDel="00EF6419" w:rsidRDefault="006231D1">
          <w:pPr>
            <w:pStyle w:val="TOC2"/>
            <w:tabs>
              <w:tab w:val="right" w:leader="dot" w:pos="9350"/>
            </w:tabs>
            <w:rPr>
              <w:del w:id="507" w:author="David Conklin" w:date="2021-05-12T11:03:00Z"/>
              <w:rFonts w:eastAsiaTheme="minorEastAsia"/>
              <w:noProof/>
            </w:rPr>
          </w:pPr>
          <w:del w:id="5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09" w:author="David Conklin" w:date="2021-07-07T06:34:00Z">
            <w:r w:rsidR="00924909">
              <w:rPr>
                <w:rStyle w:val="Hyperlink"/>
                <w:b/>
                <w:bCs/>
                <w:noProof/>
              </w:rPr>
              <w:t>Error! Hyperlink reference not valid.</w:t>
            </w:r>
          </w:ins>
          <w:del w:id="510"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68166699" w:rsidR="006231D1" w:rsidDel="00EF6419" w:rsidRDefault="006231D1">
          <w:pPr>
            <w:pStyle w:val="TOC2"/>
            <w:tabs>
              <w:tab w:val="right" w:leader="dot" w:pos="9350"/>
            </w:tabs>
            <w:rPr>
              <w:del w:id="511" w:author="David Conklin" w:date="2021-05-12T11:03:00Z"/>
              <w:rFonts w:eastAsiaTheme="minorEastAsia"/>
              <w:noProof/>
            </w:rPr>
          </w:pPr>
          <w:del w:id="5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3" w:author="David Conklin" w:date="2021-07-07T06:34:00Z">
            <w:r w:rsidR="00924909">
              <w:rPr>
                <w:rStyle w:val="Hyperlink"/>
                <w:b/>
                <w:bCs/>
                <w:noProof/>
              </w:rPr>
              <w:t>Error! Hyperlink reference not valid.</w:t>
            </w:r>
          </w:ins>
          <w:del w:id="514"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2675C049" w:rsidR="006231D1" w:rsidDel="00EF6419" w:rsidRDefault="006231D1">
          <w:pPr>
            <w:pStyle w:val="TOC2"/>
            <w:tabs>
              <w:tab w:val="right" w:leader="dot" w:pos="9350"/>
            </w:tabs>
            <w:rPr>
              <w:del w:id="515" w:author="David Conklin" w:date="2021-05-12T11:03:00Z"/>
              <w:rFonts w:eastAsiaTheme="minorEastAsia"/>
              <w:noProof/>
            </w:rPr>
          </w:pPr>
          <w:del w:id="5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17" w:author="David Conklin" w:date="2021-07-07T06:34:00Z">
            <w:r w:rsidR="00924909">
              <w:rPr>
                <w:rStyle w:val="Hyperlink"/>
                <w:b/>
                <w:bCs/>
                <w:noProof/>
              </w:rPr>
              <w:t>Error! Hyperlink reference not valid.</w:t>
            </w:r>
          </w:ins>
          <w:del w:id="518"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56853B6D" w:rsidR="006231D1" w:rsidDel="00EF6419" w:rsidRDefault="006231D1">
          <w:pPr>
            <w:pStyle w:val="TOC2"/>
            <w:tabs>
              <w:tab w:val="right" w:leader="dot" w:pos="9350"/>
            </w:tabs>
            <w:rPr>
              <w:del w:id="519" w:author="David Conklin" w:date="2021-05-12T11:03:00Z"/>
              <w:rFonts w:eastAsiaTheme="minorEastAsia"/>
              <w:noProof/>
            </w:rPr>
          </w:pPr>
          <w:del w:id="5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21" w:author="David Conklin" w:date="2021-07-07T06:34:00Z">
            <w:r w:rsidR="00924909">
              <w:rPr>
                <w:rStyle w:val="Hyperlink"/>
                <w:b/>
                <w:bCs/>
                <w:noProof/>
              </w:rPr>
              <w:t>Error! Hyperlink reference not valid.</w:t>
            </w:r>
          </w:ins>
          <w:del w:id="522"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1E42CDAA" w:rsidR="006231D1" w:rsidDel="00EF6419" w:rsidRDefault="006231D1">
          <w:pPr>
            <w:pStyle w:val="TOC1"/>
            <w:tabs>
              <w:tab w:val="right" w:leader="dot" w:pos="9350"/>
            </w:tabs>
            <w:rPr>
              <w:del w:id="523" w:author="David Conklin" w:date="2021-05-12T11:03:00Z"/>
              <w:rFonts w:eastAsiaTheme="minorEastAsia"/>
              <w:noProof/>
            </w:rPr>
          </w:pPr>
          <w:del w:id="5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25" w:author="David Conklin" w:date="2021-07-07T06:34:00Z">
            <w:r w:rsidR="00924909">
              <w:rPr>
                <w:rStyle w:val="Hyperlink"/>
                <w:b/>
                <w:bCs/>
                <w:noProof/>
              </w:rPr>
              <w:t>Error! Hyperlink reference not valid.</w:t>
            </w:r>
          </w:ins>
          <w:del w:id="526"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2E7BA346" w:rsidR="006231D1" w:rsidDel="00EF6419" w:rsidRDefault="006231D1">
          <w:pPr>
            <w:pStyle w:val="TOC2"/>
            <w:tabs>
              <w:tab w:val="right" w:leader="dot" w:pos="9350"/>
            </w:tabs>
            <w:rPr>
              <w:del w:id="527" w:author="David Conklin" w:date="2021-05-12T11:03:00Z"/>
              <w:rFonts w:eastAsiaTheme="minorEastAsia"/>
              <w:noProof/>
            </w:rPr>
          </w:pPr>
          <w:del w:id="5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29" w:author="David Conklin" w:date="2021-07-07T06:34:00Z">
            <w:r w:rsidR="00924909">
              <w:rPr>
                <w:rStyle w:val="Hyperlink"/>
                <w:b/>
                <w:bCs/>
                <w:noProof/>
              </w:rPr>
              <w:t>Error! Hyperlink reference not valid.</w:t>
            </w:r>
          </w:ins>
          <w:del w:id="530"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4AE05604" w:rsidR="006231D1" w:rsidDel="00EF6419" w:rsidRDefault="006231D1">
          <w:pPr>
            <w:pStyle w:val="TOC2"/>
            <w:tabs>
              <w:tab w:val="right" w:leader="dot" w:pos="9350"/>
            </w:tabs>
            <w:rPr>
              <w:del w:id="531" w:author="David Conklin" w:date="2021-05-12T11:03:00Z"/>
              <w:rFonts w:eastAsiaTheme="minorEastAsia"/>
              <w:noProof/>
            </w:rPr>
          </w:pPr>
          <w:del w:id="5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3" w:author="David Conklin" w:date="2021-07-07T06:34:00Z">
            <w:r w:rsidR="00924909">
              <w:rPr>
                <w:rStyle w:val="Hyperlink"/>
                <w:b/>
                <w:bCs/>
                <w:noProof/>
              </w:rPr>
              <w:t>Error! Hyperlink reference not valid.</w:t>
            </w:r>
          </w:ins>
          <w:del w:id="534"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038B8674" w:rsidR="006231D1" w:rsidDel="00EF6419" w:rsidRDefault="006231D1">
          <w:pPr>
            <w:pStyle w:val="TOC1"/>
            <w:tabs>
              <w:tab w:val="right" w:leader="dot" w:pos="9350"/>
            </w:tabs>
            <w:rPr>
              <w:del w:id="535" w:author="David Conklin" w:date="2021-05-12T11:03:00Z"/>
              <w:rFonts w:eastAsiaTheme="minorEastAsia"/>
              <w:noProof/>
            </w:rPr>
          </w:pPr>
          <w:del w:id="5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37" w:author="David Conklin" w:date="2021-07-07T06:34:00Z">
            <w:r w:rsidR="00924909">
              <w:rPr>
                <w:rStyle w:val="Hyperlink"/>
                <w:b/>
                <w:bCs/>
                <w:noProof/>
              </w:rPr>
              <w:t>Error! Hyperlink reference not valid.</w:t>
            </w:r>
          </w:ins>
          <w:del w:id="538"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31904BBA" w:rsidR="006231D1" w:rsidDel="00EF6419" w:rsidRDefault="006231D1">
          <w:pPr>
            <w:pStyle w:val="TOC2"/>
            <w:tabs>
              <w:tab w:val="right" w:leader="dot" w:pos="9350"/>
            </w:tabs>
            <w:rPr>
              <w:del w:id="539" w:author="David Conklin" w:date="2021-05-12T11:03:00Z"/>
              <w:rFonts w:eastAsiaTheme="minorEastAsia"/>
              <w:noProof/>
            </w:rPr>
          </w:pPr>
          <w:del w:id="5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41" w:author="David Conklin" w:date="2021-07-07T06:34:00Z">
            <w:r w:rsidR="00924909">
              <w:rPr>
                <w:rStyle w:val="Hyperlink"/>
                <w:b/>
                <w:bCs/>
                <w:noProof/>
              </w:rPr>
              <w:t>Error! Hyperlink reference not valid.</w:t>
            </w:r>
          </w:ins>
          <w:del w:id="542"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678C8DE8" w:rsidR="006231D1" w:rsidDel="00EF6419" w:rsidRDefault="006231D1">
          <w:pPr>
            <w:pStyle w:val="TOC1"/>
            <w:tabs>
              <w:tab w:val="right" w:leader="dot" w:pos="9350"/>
            </w:tabs>
            <w:rPr>
              <w:del w:id="543" w:author="David Conklin" w:date="2021-05-12T11:03:00Z"/>
              <w:rFonts w:eastAsiaTheme="minorEastAsia"/>
              <w:noProof/>
            </w:rPr>
          </w:pPr>
          <w:del w:id="5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45" w:author="David Conklin" w:date="2021-07-07T06:34:00Z">
            <w:r w:rsidR="00924909">
              <w:rPr>
                <w:rStyle w:val="Hyperlink"/>
                <w:b/>
                <w:bCs/>
                <w:noProof/>
              </w:rPr>
              <w:t>Error! Hyperlink reference not valid.</w:t>
            </w:r>
          </w:ins>
          <w:del w:id="546"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52EEFECB" w:rsidR="006231D1" w:rsidDel="00EF6419" w:rsidRDefault="006231D1">
          <w:pPr>
            <w:pStyle w:val="TOC2"/>
            <w:tabs>
              <w:tab w:val="right" w:leader="dot" w:pos="9350"/>
            </w:tabs>
            <w:rPr>
              <w:del w:id="547" w:author="David Conklin" w:date="2021-05-12T11:03:00Z"/>
              <w:rFonts w:eastAsiaTheme="minorEastAsia"/>
              <w:noProof/>
            </w:rPr>
          </w:pPr>
          <w:del w:id="5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49" w:author="David Conklin" w:date="2021-07-07T06:34:00Z">
            <w:r w:rsidR="00924909">
              <w:rPr>
                <w:rStyle w:val="Hyperlink"/>
                <w:b/>
                <w:bCs/>
                <w:noProof/>
              </w:rPr>
              <w:t>Error! Hyperlink reference not valid.</w:t>
            </w:r>
          </w:ins>
          <w:del w:id="550"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77C90536" w:rsidR="006231D1" w:rsidDel="00EF6419" w:rsidRDefault="006231D1">
          <w:pPr>
            <w:pStyle w:val="TOC2"/>
            <w:tabs>
              <w:tab w:val="right" w:leader="dot" w:pos="9350"/>
            </w:tabs>
            <w:rPr>
              <w:del w:id="551" w:author="David Conklin" w:date="2021-05-12T11:03:00Z"/>
              <w:rFonts w:eastAsiaTheme="minorEastAsia"/>
              <w:noProof/>
            </w:rPr>
          </w:pPr>
          <w:del w:id="5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3" w:author="David Conklin" w:date="2021-07-07T06:34:00Z">
            <w:r w:rsidR="00924909">
              <w:rPr>
                <w:rStyle w:val="Hyperlink"/>
                <w:b/>
                <w:bCs/>
                <w:noProof/>
              </w:rPr>
              <w:t>Error! Hyperlink reference not valid.</w:t>
            </w:r>
          </w:ins>
          <w:del w:id="554"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440A8EEF" w:rsidR="006231D1" w:rsidDel="00EF6419" w:rsidRDefault="006231D1">
          <w:pPr>
            <w:pStyle w:val="TOC2"/>
            <w:tabs>
              <w:tab w:val="right" w:leader="dot" w:pos="9350"/>
            </w:tabs>
            <w:rPr>
              <w:del w:id="555" w:author="David Conklin" w:date="2021-05-12T11:03:00Z"/>
              <w:rFonts w:eastAsiaTheme="minorEastAsia"/>
              <w:noProof/>
            </w:rPr>
          </w:pPr>
          <w:del w:id="5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57" w:author="David Conklin" w:date="2021-07-07T06:34:00Z">
            <w:r w:rsidR="00924909">
              <w:rPr>
                <w:rStyle w:val="Hyperlink"/>
                <w:b/>
                <w:bCs/>
                <w:noProof/>
              </w:rPr>
              <w:t>Error! Hyperlink reference not valid.</w:t>
            </w:r>
          </w:ins>
          <w:del w:id="558"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5BD9A654" w:rsidR="006231D1" w:rsidDel="00EF6419" w:rsidRDefault="006231D1">
          <w:pPr>
            <w:pStyle w:val="TOC1"/>
            <w:tabs>
              <w:tab w:val="right" w:leader="dot" w:pos="9350"/>
            </w:tabs>
            <w:rPr>
              <w:del w:id="559" w:author="David Conklin" w:date="2021-05-12T11:03:00Z"/>
              <w:rFonts w:eastAsiaTheme="minorEastAsia"/>
              <w:noProof/>
            </w:rPr>
          </w:pPr>
          <w:del w:id="5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61" w:author="David Conklin" w:date="2021-07-07T06:34:00Z">
            <w:r w:rsidR="00924909">
              <w:rPr>
                <w:rStyle w:val="Hyperlink"/>
                <w:b/>
                <w:bCs/>
                <w:noProof/>
              </w:rPr>
              <w:t>Error! Hyperlink reference not valid.</w:t>
            </w:r>
          </w:ins>
          <w:del w:id="562"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635224BE" w:rsidR="006231D1" w:rsidDel="00EF6419" w:rsidRDefault="006231D1">
          <w:pPr>
            <w:pStyle w:val="TOC2"/>
            <w:tabs>
              <w:tab w:val="right" w:leader="dot" w:pos="9350"/>
            </w:tabs>
            <w:rPr>
              <w:del w:id="563" w:author="David Conklin" w:date="2021-05-12T11:03:00Z"/>
              <w:rFonts w:eastAsiaTheme="minorEastAsia"/>
              <w:noProof/>
            </w:rPr>
          </w:pPr>
          <w:del w:id="5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65" w:author="David Conklin" w:date="2021-07-07T06:34:00Z">
            <w:r w:rsidR="00924909">
              <w:rPr>
                <w:rStyle w:val="Hyperlink"/>
                <w:b/>
                <w:bCs/>
                <w:noProof/>
              </w:rPr>
              <w:t>Error! Hyperlink reference not valid.</w:t>
            </w:r>
          </w:ins>
          <w:del w:id="566"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1B9C4DDA" w:rsidR="006231D1" w:rsidDel="00EF6419" w:rsidRDefault="006231D1">
          <w:pPr>
            <w:pStyle w:val="TOC2"/>
            <w:tabs>
              <w:tab w:val="right" w:leader="dot" w:pos="9350"/>
            </w:tabs>
            <w:rPr>
              <w:del w:id="567" w:author="David Conklin" w:date="2021-05-12T11:03:00Z"/>
              <w:rFonts w:eastAsiaTheme="minorEastAsia"/>
              <w:noProof/>
            </w:rPr>
          </w:pPr>
          <w:del w:id="5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69" w:author="David Conklin" w:date="2021-07-07T06:34:00Z">
            <w:r w:rsidR="00924909">
              <w:rPr>
                <w:rStyle w:val="Hyperlink"/>
                <w:b/>
                <w:bCs/>
                <w:noProof/>
              </w:rPr>
              <w:t>Error! Hyperlink reference not valid.</w:t>
            </w:r>
          </w:ins>
          <w:del w:id="570"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3C4F7159" w:rsidR="006231D1" w:rsidDel="00EF6419" w:rsidRDefault="006231D1">
          <w:pPr>
            <w:pStyle w:val="TOC1"/>
            <w:tabs>
              <w:tab w:val="right" w:leader="dot" w:pos="9350"/>
            </w:tabs>
            <w:rPr>
              <w:del w:id="571" w:author="David Conklin" w:date="2021-05-12T11:03:00Z"/>
              <w:rFonts w:eastAsiaTheme="minorEastAsia"/>
              <w:noProof/>
            </w:rPr>
          </w:pPr>
          <w:del w:id="5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3" w:author="David Conklin" w:date="2021-07-07T06:34:00Z">
            <w:r w:rsidR="00924909">
              <w:rPr>
                <w:rStyle w:val="Hyperlink"/>
                <w:b/>
                <w:bCs/>
                <w:noProof/>
              </w:rPr>
              <w:t>Error! Hyperlink reference not valid.</w:t>
            </w:r>
          </w:ins>
          <w:del w:id="574"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238CB4CD" w:rsidR="006231D1" w:rsidDel="00EF6419" w:rsidRDefault="006231D1">
          <w:pPr>
            <w:pStyle w:val="TOC2"/>
            <w:tabs>
              <w:tab w:val="right" w:leader="dot" w:pos="9350"/>
            </w:tabs>
            <w:rPr>
              <w:del w:id="575" w:author="David Conklin" w:date="2021-05-12T11:03:00Z"/>
              <w:rFonts w:eastAsiaTheme="minorEastAsia"/>
              <w:noProof/>
            </w:rPr>
          </w:pPr>
          <w:del w:id="5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77" w:author="David Conklin" w:date="2021-07-07T06:34:00Z">
            <w:r w:rsidR="00924909">
              <w:rPr>
                <w:rStyle w:val="Hyperlink"/>
                <w:b/>
                <w:bCs/>
                <w:noProof/>
              </w:rPr>
              <w:t>Error! Hyperlink reference not valid.</w:t>
            </w:r>
          </w:ins>
          <w:del w:id="578"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043617EF" w:rsidR="006231D1" w:rsidDel="00EF6419" w:rsidRDefault="006231D1">
          <w:pPr>
            <w:pStyle w:val="TOC2"/>
            <w:tabs>
              <w:tab w:val="right" w:leader="dot" w:pos="9350"/>
            </w:tabs>
            <w:rPr>
              <w:del w:id="579" w:author="David Conklin" w:date="2021-05-12T11:03:00Z"/>
              <w:rFonts w:eastAsiaTheme="minorEastAsia"/>
              <w:noProof/>
            </w:rPr>
          </w:pPr>
          <w:del w:id="5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81" w:author="David Conklin" w:date="2021-07-07T06:34:00Z">
            <w:r w:rsidR="00924909">
              <w:rPr>
                <w:rStyle w:val="Hyperlink"/>
                <w:b/>
                <w:bCs/>
                <w:noProof/>
              </w:rPr>
              <w:t>Error! Hyperlink reference not valid.</w:t>
            </w:r>
          </w:ins>
          <w:del w:id="582"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14FFE771" w:rsidR="006231D1" w:rsidDel="00EF6419" w:rsidRDefault="006231D1">
          <w:pPr>
            <w:pStyle w:val="TOC2"/>
            <w:tabs>
              <w:tab w:val="right" w:leader="dot" w:pos="9350"/>
            </w:tabs>
            <w:rPr>
              <w:del w:id="583" w:author="David Conklin" w:date="2021-05-12T11:03:00Z"/>
              <w:rFonts w:eastAsiaTheme="minorEastAsia"/>
              <w:noProof/>
            </w:rPr>
          </w:pPr>
          <w:del w:id="5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85" w:author="David Conklin" w:date="2021-07-07T06:34:00Z">
            <w:r w:rsidR="00924909">
              <w:rPr>
                <w:rStyle w:val="Hyperlink"/>
                <w:b/>
                <w:bCs/>
                <w:noProof/>
              </w:rPr>
              <w:t>Error! Hyperlink reference not valid.</w:t>
            </w:r>
          </w:ins>
          <w:del w:id="586"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20177251" w:rsidR="006231D1" w:rsidDel="00EF6419" w:rsidRDefault="006231D1">
          <w:pPr>
            <w:pStyle w:val="TOC2"/>
            <w:tabs>
              <w:tab w:val="right" w:leader="dot" w:pos="9350"/>
            </w:tabs>
            <w:rPr>
              <w:del w:id="587" w:author="David Conklin" w:date="2021-05-12T11:03:00Z"/>
              <w:rFonts w:eastAsiaTheme="minorEastAsia"/>
              <w:noProof/>
            </w:rPr>
          </w:pPr>
          <w:del w:id="5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89" w:author="David Conklin" w:date="2021-07-07T06:34:00Z">
            <w:r w:rsidR="00924909">
              <w:rPr>
                <w:rStyle w:val="Hyperlink"/>
                <w:b/>
                <w:bCs/>
                <w:noProof/>
              </w:rPr>
              <w:t>Error! Hyperlink reference not valid.</w:t>
            </w:r>
          </w:ins>
          <w:del w:id="590"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379375A7" w:rsidR="006231D1" w:rsidDel="00EF6419" w:rsidRDefault="006231D1">
          <w:pPr>
            <w:pStyle w:val="TOC2"/>
            <w:tabs>
              <w:tab w:val="right" w:leader="dot" w:pos="9350"/>
            </w:tabs>
            <w:rPr>
              <w:del w:id="591" w:author="David Conklin" w:date="2021-05-12T11:03:00Z"/>
              <w:rFonts w:eastAsiaTheme="minorEastAsia"/>
              <w:noProof/>
            </w:rPr>
          </w:pPr>
          <w:del w:id="5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3" w:author="David Conklin" w:date="2021-07-07T06:34:00Z">
            <w:r w:rsidR="00924909">
              <w:rPr>
                <w:rStyle w:val="Hyperlink"/>
                <w:b/>
                <w:bCs/>
                <w:noProof/>
              </w:rPr>
              <w:t>Error! Hyperlink reference not valid.</w:t>
            </w:r>
          </w:ins>
          <w:del w:id="594"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618152F3" w:rsidR="006231D1" w:rsidDel="00EF6419" w:rsidRDefault="006231D1">
          <w:pPr>
            <w:pStyle w:val="TOC2"/>
            <w:tabs>
              <w:tab w:val="right" w:leader="dot" w:pos="9350"/>
            </w:tabs>
            <w:rPr>
              <w:del w:id="595" w:author="David Conklin" w:date="2021-05-12T11:03:00Z"/>
              <w:rFonts w:eastAsiaTheme="minorEastAsia"/>
              <w:noProof/>
            </w:rPr>
          </w:pPr>
          <w:del w:id="5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597" w:author="David Conklin" w:date="2021-07-07T06:34:00Z">
            <w:r w:rsidR="00924909">
              <w:rPr>
                <w:rStyle w:val="Hyperlink"/>
                <w:b/>
                <w:bCs/>
                <w:noProof/>
              </w:rPr>
              <w:t>Error! Hyperlink reference not valid.</w:t>
            </w:r>
          </w:ins>
          <w:del w:id="598"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050DC4F3" w:rsidR="006231D1" w:rsidDel="00EF6419" w:rsidRDefault="006231D1">
          <w:pPr>
            <w:pStyle w:val="TOC2"/>
            <w:tabs>
              <w:tab w:val="right" w:leader="dot" w:pos="9350"/>
            </w:tabs>
            <w:rPr>
              <w:del w:id="599" w:author="David Conklin" w:date="2021-05-12T11:03:00Z"/>
              <w:rFonts w:eastAsiaTheme="minorEastAsia"/>
              <w:noProof/>
            </w:rPr>
          </w:pPr>
          <w:del w:id="6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601" w:author="David Conklin" w:date="2021-07-07T06:34:00Z">
            <w:r w:rsidR="00924909">
              <w:rPr>
                <w:rStyle w:val="Hyperlink"/>
                <w:b/>
                <w:bCs/>
                <w:noProof/>
              </w:rPr>
              <w:t>Error! Hyperlink reference not valid.</w:t>
            </w:r>
          </w:ins>
          <w:del w:id="602"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242866E8" w:rsidR="006231D1" w:rsidDel="00EF6419" w:rsidRDefault="006231D1">
          <w:pPr>
            <w:pStyle w:val="TOC2"/>
            <w:tabs>
              <w:tab w:val="right" w:leader="dot" w:pos="9350"/>
            </w:tabs>
            <w:rPr>
              <w:del w:id="603" w:author="David Conklin" w:date="2021-05-12T11:03:00Z"/>
              <w:rFonts w:eastAsiaTheme="minorEastAsia"/>
              <w:noProof/>
            </w:rPr>
          </w:pPr>
          <w:del w:id="6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05" w:author="David Conklin" w:date="2021-07-07T06:34:00Z">
            <w:r w:rsidR="00924909">
              <w:rPr>
                <w:rStyle w:val="Hyperlink"/>
                <w:b/>
                <w:bCs/>
                <w:noProof/>
              </w:rPr>
              <w:t>Error! Hyperlink reference not valid.</w:t>
            </w:r>
          </w:ins>
          <w:del w:id="606"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5C7F0274" w:rsidR="006231D1" w:rsidDel="00EF6419" w:rsidRDefault="006231D1">
          <w:pPr>
            <w:pStyle w:val="TOC2"/>
            <w:tabs>
              <w:tab w:val="right" w:leader="dot" w:pos="9350"/>
            </w:tabs>
            <w:rPr>
              <w:del w:id="607" w:author="David Conklin" w:date="2021-05-12T11:03:00Z"/>
              <w:rFonts w:eastAsiaTheme="minorEastAsia"/>
              <w:noProof/>
            </w:rPr>
          </w:pPr>
          <w:del w:id="6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09" w:author="David Conklin" w:date="2021-07-07T06:34:00Z">
            <w:r w:rsidR="00924909">
              <w:rPr>
                <w:rStyle w:val="Hyperlink"/>
                <w:b/>
                <w:bCs/>
                <w:noProof/>
              </w:rPr>
              <w:t>Error! Hyperlink reference not valid.</w:t>
            </w:r>
          </w:ins>
          <w:del w:id="610"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537037DF" w:rsidR="006231D1" w:rsidDel="00EF6419" w:rsidRDefault="006231D1">
          <w:pPr>
            <w:pStyle w:val="TOC2"/>
            <w:tabs>
              <w:tab w:val="right" w:leader="dot" w:pos="9350"/>
            </w:tabs>
            <w:rPr>
              <w:del w:id="611" w:author="David Conklin" w:date="2021-05-12T11:03:00Z"/>
              <w:rFonts w:eastAsiaTheme="minorEastAsia"/>
              <w:noProof/>
            </w:rPr>
          </w:pPr>
          <w:del w:id="6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3" w:author="David Conklin" w:date="2021-07-07T06:34:00Z">
            <w:r w:rsidR="00924909">
              <w:rPr>
                <w:rStyle w:val="Hyperlink"/>
                <w:b/>
                <w:bCs/>
                <w:noProof/>
              </w:rPr>
              <w:t>Error! Hyperlink reference not valid.</w:t>
            </w:r>
          </w:ins>
          <w:del w:id="614"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4184B4EE" w:rsidR="006231D1" w:rsidDel="00EF6419" w:rsidRDefault="006231D1">
          <w:pPr>
            <w:pStyle w:val="TOC2"/>
            <w:tabs>
              <w:tab w:val="right" w:leader="dot" w:pos="9350"/>
            </w:tabs>
            <w:rPr>
              <w:del w:id="615" w:author="David Conklin" w:date="2021-05-12T11:03:00Z"/>
              <w:rFonts w:eastAsiaTheme="minorEastAsia"/>
              <w:noProof/>
            </w:rPr>
          </w:pPr>
          <w:del w:id="6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17" w:author="David Conklin" w:date="2021-07-07T06:34:00Z">
            <w:r w:rsidR="00924909">
              <w:rPr>
                <w:rStyle w:val="Hyperlink"/>
                <w:b/>
                <w:bCs/>
                <w:noProof/>
              </w:rPr>
              <w:t>Error! Hyperlink reference not valid.</w:t>
            </w:r>
          </w:ins>
          <w:del w:id="618"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6742CE2D" w:rsidR="006231D1" w:rsidDel="00EF6419" w:rsidRDefault="006231D1">
          <w:pPr>
            <w:pStyle w:val="TOC3"/>
            <w:tabs>
              <w:tab w:val="right" w:leader="dot" w:pos="9350"/>
            </w:tabs>
            <w:rPr>
              <w:del w:id="619" w:author="David Conklin" w:date="2021-05-12T11:03:00Z"/>
              <w:rFonts w:eastAsiaTheme="minorEastAsia"/>
              <w:noProof/>
            </w:rPr>
          </w:pPr>
          <w:del w:id="6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21" w:author="David Conklin" w:date="2021-07-07T06:34:00Z">
            <w:r w:rsidR="00924909">
              <w:rPr>
                <w:rStyle w:val="Hyperlink"/>
                <w:b/>
                <w:bCs/>
                <w:noProof/>
              </w:rPr>
              <w:t>Error! Hyperlink reference not valid.</w:t>
            </w:r>
          </w:ins>
          <w:del w:id="622"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7231EEC3" w:rsidR="006231D1" w:rsidDel="00EF6419" w:rsidRDefault="006231D1">
          <w:pPr>
            <w:pStyle w:val="TOC3"/>
            <w:tabs>
              <w:tab w:val="right" w:leader="dot" w:pos="9350"/>
            </w:tabs>
            <w:rPr>
              <w:del w:id="623" w:author="David Conklin" w:date="2021-05-12T11:03:00Z"/>
              <w:rFonts w:eastAsiaTheme="minorEastAsia"/>
              <w:noProof/>
            </w:rPr>
          </w:pPr>
          <w:del w:id="6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25" w:author="David Conklin" w:date="2021-07-07T06:34:00Z">
            <w:r w:rsidR="00924909">
              <w:rPr>
                <w:rStyle w:val="Hyperlink"/>
                <w:b/>
                <w:bCs/>
                <w:noProof/>
              </w:rPr>
              <w:t>Error! Hyperlink reference not valid.</w:t>
            </w:r>
          </w:ins>
          <w:del w:id="626"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5249F2D5" w:rsidR="006231D1" w:rsidDel="00EF6419" w:rsidRDefault="006231D1">
          <w:pPr>
            <w:pStyle w:val="TOC2"/>
            <w:tabs>
              <w:tab w:val="right" w:leader="dot" w:pos="9350"/>
            </w:tabs>
            <w:rPr>
              <w:del w:id="627" w:author="David Conklin" w:date="2021-05-12T11:03:00Z"/>
              <w:rFonts w:eastAsiaTheme="minorEastAsia"/>
              <w:noProof/>
            </w:rPr>
          </w:pPr>
          <w:del w:id="6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29" w:author="David Conklin" w:date="2021-07-07T06:34:00Z">
            <w:r w:rsidR="00924909">
              <w:rPr>
                <w:rStyle w:val="Hyperlink"/>
                <w:b/>
                <w:bCs/>
                <w:noProof/>
              </w:rPr>
              <w:t>Error! Hyperlink reference not valid.</w:t>
            </w:r>
          </w:ins>
          <w:del w:id="630"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6404954F" w:rsidR="006231D1" w:rsidDel="00EF6419" w:rsidRDefault="006231D1">
          <w:pPr>
            <w:pStyle w:val="TOC2"/>
            <w:tabs>
              <w:tab w:val="right" w:leader="dot" w:pos="9350"/>
            </w:tabs>
            <w:rPr>
              <w:del w:id="631" w:author="David Conklin" w:date="2021-05-12T11:03:00Z"/>
              <w:rFonts w:eastAsiaTheme="minorEastAsia"/>
              <w:noProof/>
            </w:rPr>
          </w:pPr>
          <w:del w:id="6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3" w:author="David Conklin" w:date="2021-07-07T06:34:00Z">
            <w:r w:rsidR="00924909">
              <w:rPr>
                <w:rStyle w:val="Hyperlink"/>
                <w:b/>
                <w:bCs/>
                <w:noProof/>
              </w:rPr>
              <w:t>Error! Hyperlink reference not valid.</w:t>
            </w:r>
          </w:ins>
          <w:del w:id="634"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36F231D5" w:rsidR="006231D1" w:rsidDel="00EF6419" w:rsidRDefault="006231D1">
          <w:pPr>
            <w:pStyle w:val="TOC2"/>
            <w:tabs>
              <w:tab w:val="right" w:leader="dot" w:pos="9350"/>
            </w:tabs>
            <w:rPr>
              <w:del w:id="635" w:author="David Conklin" w:date="2021-05-12T11:03:00Z"/>
              <w:rFonts w:eastAsiaTheme="minorEastAsia"/>
              <w:noProof/>
            </w:rPr>
          </w:pPr>
          <w:del w:id="6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37" w:author="David Conklin" w:date="2021-07-07T06:34:00Z">
            <w:r w:rsidR="00924909">
              <w:rPr>
                <w:rStyle w:val="Hyperlink"/>
                <w:b/>
                <w:bCs/>
                <w:noProof/>
              </w:rPr>
              <w:t>Error! Hyperlink reference not valid.</w:t>
            </w:r>
          </w:ins>
          <w:del w:id="638"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20F1FFC2" w:rsidR="006231D1" w:rsidDel="00EF6419" w:rsidRDefault="006231D1">
          <w:pPr>
            <w:pStyle w:val="TOC2"/>
            <w:tabs>
              <w:tab w:val="right" w:leader="dot" w:pos="9350"/>
            </w:tabs>
            <w:rPr>
              <w:del w:id="639" w:author="David Conklin" w:date="2021-05-12T11:03:00Z"/>
              <w:rFonts w:eastAsiaTheme="minorEastAsia"/>
              <w:noProof/>
            </w:rPr>
          </w:pPr>
          <w:del w:id="6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41" w:author="David Conklin" w:date="2021-07-07T06:34:00Z">
            <w:r w:rsidR="00924909">
              <w:rPr>
                <w:rStyle w:val="Hyperlink"/>
                <w:b/>
                <w:bCs/>
                <w:noProof/>
              </w:rPr>
              <w:t>Error! Hyperlink reference not valid.</w:t>
            </w:r>
          </w:ins>
          <w:del w:id="642"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79527719" w:rsidR="006231D1" w:rsidDel="00EF6419" w:rsidRDefault="006231D1">
          <w:pPr>
            <w:pStyle w:val="TOC2"/>
            <w:tabs>
              <w:tab w:val="right" w:leader="dot" w:pos="9350"/>
            </w:tabs>
            <w:rPr>
              <w:del w:id="643" w:author="David Conklin" w:date="2021-05-12T11:03:00Z"/>
              <w:rFonts w:eastAsiaTheme="minorEastAsia"/>
              <w:noProof/>
            </w:rPr>
          </w:pPr>
          <w:del w:id="6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45" w:author="David Conklin" w:date="2021-07-07T06:34:00Z">
            <w:r w:rsidR="00924909">
              <w:rPr>
                <w:rStyle w:val="Hyperlink"/>
                <w:b/>
                <w:bCs/>
                <w:noProof/>
              </w:rPr>
              <w:t>Error! Hyperlink reference not valid.</w:t>
            </w:r>
          </w:ins>
          <w:del w:id="646"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55FCB87A" w:rsidR="006231D1" w:rsidDel="00EF6419" w:rsidRDefault="006231D1">
          <w:pPr>
            <w:pStyle w:val="TOC2"/>
            <w:tabs>
              <w:tab w:val="right" w:leader="dot" w:pos="9350"/>
            </w:tabs>
            <w:rPr>
              <w:del w:id="647" w:author="David Conklin" w:date="2021-05-12T11:03:00Z"/>
              <w:rFonts w:eastAsiaTheme="minorEastAsia"/>
              <w:noProof/>
            </w:rPr>
          </w:pPr>
          <w:del w:id="6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49" w:author="David Conklin" w:date="2021-07-07T06:34:00Z">
            <w:r w:rsidR="00924909">
              <w:rPr>
                <w:rStyle w:val="Hyperlink"/>
                <w:b/>
                <w:bCs/>
                <w:noProof/>
              </w:rPr>
              <w:t>Error! Hyperlink reference not valid.</w:t>
            </w:r>
          </w:ins>
          <w:del w:id="650"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7522B802" w:rsidR="006231D1" w:rsidDel="00EF6419" w:rsidRDefault="006231D1">
          <w:pPr>
            <w:pStyle w:val="TOC2"/>
            <w:tabs>
              <w:tab w:val="right" w:leader="dot" w:pos="9350"/>
            </w:tabs>
            <w:rPr>
              <w:del w:id="651" w:author="David Conklin" w:date="2021-05-12T11:03:00Z"/>
              <w:rFonts w:eastAsiaTheme="minorEastAsia"/>
              <w:noProof/>
            </w:rPr>
          </w:pPr>
          <w:del w:id="6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3" w:author="David Conklin" w:date="2021-07-07T06:34:00Z">
            <w:r w:rsidR="00924909">
              <w:rPr>
                <w:rStyle w:val="Hyperlink"/>
                <w:b/>
                <w:bCs/>
                <w:noProof/>
              </w:rPr>
              <w:t>Error! Hyperlink reference not valid.</w:t>
            </w:r>
          </w:ins>
          <w:del w:id="654"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4BC6406E" w:rsidR="006231D1" w:rsidDel="00EF6419" w:rsidRDefault="006231D1">
          <w:pPr>
            <w:pStyle w:val="TOC2"/>
            <w:tabs>
              <w:tab w:val="right" w:leader="dot" w:pos="9350"/>
            </w:tabs>
            <w:rPr>
              <w:del w:id="655" w:author="David Conklin" w:date="2021-05-12T11:03:00Z"/>
              <w:rFonts w:eastAsiaTheme="minorEastAsia"/>
              <w:noProof/>
            </w:rPr>
          </w:pPr>
          <w:del w:id="6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57" w:author="David Conklin" w:date="2021-07-07T06:34:00Z">
            <w:r w:rsidR="00924909">
              <w:rPr>
                <w:rStyle w:val="Hyperlink"/>
                <w:b/>
                <w:bCs/>
                <w:noProof/>
              </w:rPr>
              <w:t>Error! Hyperlink reference not valid.</w:t>
            </w:r>
          </w:ins>
          <w:del w:id="658"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6BB886E0" w:rsidR="006231D1" w:rsidDel="00EF6419" w:rsidRDefault="006231D1">
          <w:pPr>
            <w:pStyle w:val="TOC2"/>
            <w:tabs>
              <w:tab w:val="right" w:leader="dot" w:pos="9350"/>
            </w:tabs>
            <w:rPr>
              <w:del w:id="659" w:author="David Conklin" w:date="2021-05-12T11:03:00Z"/>
              <w:rFonts w:eastAsiaTheme="minorEastAsia"/>
              <w:noProof/>
            </w:rPr>
          </w:pPr>
          <w:del w:id="6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61" w:author="David Conklin" w:date="2021-07-07T06:34:00Z">
            <w:r w:rsidR="00924909">
              <w:rPr>
                <w:rStyle w:val="Hyperlink"/>
                <w:b/>
                <w:bCs/>
                <w:noProof/>
              </w:rPr>
              <w:t>Error! Hyperlink reference not valid.</w:t>
            </w:r>
          </w:ins>
          <w:del w:id="662"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2A2FA772" w:rsidR="006231D1" w:rsidDel="00EF6419" w:rsidRDefault="006231D1">
          <w:pPr>
            <w:pStyle w:val="TOC2"/>
            <w:tabs>
              <w:tab w:val="right" w:leader="dot" w:pos="9350"/>
            </w:tabs>
            <w:rPr>
              <w:del w:id="663" w:author="David Conklin" w:date="2021-05-12T11:03:00Z"/>
              <w:rFonts w:eastAsiaTheme="minorEastAsia"/>
              <w:noProof/>
            </w:rPr>
          </w:pPr>
          <w:del w:id="6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65" w:author="David Conklin" w:date="2021-07-07T06:34:00Z">
            <w:r w:rsidR="00924909">
              <w:rPr>
                <w:rStyle w:val="Hyperlink"/>
                <w:b/>
                <w:bCs/>
                <w:noProof/>
              </w:rPr>
              <w:t>Error! Hyperlink reference not valid.</w:t>
            </w:r>
          </w:ins>
          <w:del w:id="666"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4CF4A37C" w:rsidR="006231D1" w:rsidDel="00EF6419" w:rsidRDefault="006231D1">
          <w:pPr>
            <w:pStyle w:val="TOC2"/>
            <w:tabs>
              <w:tab w:val="right" w:leader="dot" w:pos="9350"/>
            </w:tabs>
            <w:rPr>
              <w:del w:id="667" w:author="David Conklin" w:date="2021-05-12T11:03:00Z"/>
              <w:rFonts w:eastAsiaTheme="minorEastAsia"/>
              <w:noProof/>
            </w:rPr>
          </w:pPr>
          <w:del w:id="6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69" w:author="David Conklin" w:date="2021-07-07T06:34:00Z">
            <w:r w:rsidR="00924909">
              <w:rPr>
                <w:rStyle w:val="Hyperlink"/>
                <w:b/>
                <w:bCs/>
                <w:noProof/>
              </w:rPr>
              <w:t>Error! Hyperlink reference not valid.</w:t>
            </w:r>
          </w:ins>
          <w:del w:id="670"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4447BEE3" w:rsidR="006231D1" w:rsidDel="00EF6419" w:rsidRDefault="006231D1">
          <w:pPr>
            <w:pStyle w:val="TOC1"/>
            <w:tabs>
              <w:tab w:val="right" w:leader="dot" w:pos="9350"/>
            </w:tabs>
            <w:rPr>
              <w:del w:id="671" w:author="David Conklin" w:date="2021-05-12T11:03:00Z"/>
              <w:rFonts w:eastAsiaTheme="minorEastAsia"/>
              <w:noProof/>
            </w:rPr>
          </w:pPr>
          <w:del w:id="6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3" w:author="David Conklin" w:date="2021-07-07T06:34:00Z">
            <w:r w:rsidR="00924909">
              <w:rPr>
                <w:rStyle w:val="Hyperlink"/>
                <w:b/>
                <w:bCs/>
                <w:noProof/>
              </w:rPr>
              <w:t>Error! Hyperlink reference not valid.</w:t>
            </w:r>
          </w:ins>
          <w:del w:id="674"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4596570B" w:rsidR="006231D1" w:rsidDel="00EF6419" w:rsidRDefault="006231D1">
          <w:pPr>
            <w:pStyle w:val="TOC1"/>
            <w:tabs>
              <w:tab w:val="right" w:leader="dot" w:pos="9350"/>
            </w:tabs>
            <w:rPr>
              <w:del w:id="675" w:author="David Conklin" w:date="2021-05-12T11:03:00Z"/>
              <w:rFonts w:eastAsiaTheme="minorEastAsia"/>
              <w:noProof/>
            </w:rPr>
          </w:pPr>
          <w:del w:id="6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77" w:author="David Conklin" w:date="2021-07-07T06:34:00Z">
            <w:r w:rsidR="00924909">
              <w:rPr>
                <w:rStyle w:val="Hyperlink"/>
                <w:b/>
                <w:bCs/>
                <w:noProof/>
              </w:rPr>
              <w:t>Error! Hyperlink reference not valid.</w:t>
            </w:r>
          </w:ins>
          <w:del w:id="678"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1FB01F81" w:rsidR="006231D1" w:rsidDel="00EF6419" w:rsidRDefault="006231D1">
          <w:pPr>
            <w:pStyle w:val="TOC1"/>
            <w:tabs>
              <w:tab w:val="right" w:leader="dot" w:pos="9350"/>
            </w:tabs>
            <w:rPr>
              <w:del w:id="679" w:author="David Conklin" w:date="2021-05-12T11:03:00Z"/>
              <w:rFonts w:eastAsiaTheme="minorEastAsia"/>
              <w:noProof/>
            </w:rPr>
          </w:pPr>
          <w:del w:id="6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81" w:author="David Conklin" w:date="2021-07-07T06:34:00Z">
            <w:r w:rsidR="00924909">
              <w:rPr>
                <w:rStyle w:val="Hyperlink"/>
                <w:b/>
                <w:bCs/>
                <w:noProof/>
              </w:rPr>
              <w:t>Error! Hyperlink reference not valid.</w:t>
            </w:r>
          </w:ins>
          <w:del w:id="682"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423481F7" w:rsidR="006231D1" w:rsidDel="00EF6419" w:rsidRDefault="006231D1">
          <w:pPr>
            <w:pStyle w:val="TOC1"/>
            <w:tabs>
              <w:tab w:val="right" w:leader="dot" w:pos="9350"/>
            </w:tabs>
            <w:rPr>
              <w:del w:id="683" w:author="David Conklin" w:date="2021-05-12T11:03:00Z"/>
              <w:rFonts w:eastAsiaTheme="minorEastAsia"/>
              <w:noProof/>
            </w:rPr>
          </w:pPr>
          <w:del w:id="6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85" w:author="David Conklin" w:date="2021-07-07T06:34:00Z">
            <w:r w:rsidR="00924909">
              <w:rPr>
                <w:rStyle w:val="Hyperlink"/>
                <w:b/>
                <w:bCs/>
                <w:noProof/>
              </w:rPr>
              <w:t>Error! Hyperlink reference not valid.</w:t>
            </w:r>
          </w:ins>
          <w:del w:id="686"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5F53926B" w:rsidR="006231D1" w:rsidDel="00EF6419" w:rsidRDefault="006231D1">
          <w:pPr>
            <w:pStyle w:val="TOC1"/>
            <w:tabs>
              <w:tab w:val="right" w:leader="dot" w:pos="9350"/>
            </w:tabs>
            <w:rPr>
              <w:del w:id="687" w:author="David Conklin" w:date="2021-05-12T11:03:00Z"/>
              <w:rFonts w:eastAsiaTheme="minorEastAsia"/>
              <w:noProof/>
            </w:rPr>
          </w:pPr>
          <w:del w:id="6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89" w:author="David Conklin" w:date="2021-07-07T06:34:00Z">
            <w:r w:rsidR="00924909">
              <w:rPr>
                <w:rStyle w:val="Hyperlink"/>
                <w:b/>
                <w:bCs/>
                <w:noProof/>
              </w:rPr>
              <w:t>Error! Hyperlink reference not valid.</w:t>
            </w:r>
          </w:ins>
          <w:del w:id="690"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165F293D"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1" w:author="David Conklin" w:date="2021-07-05T08:30:00Z">
        <w:r w:rsidR="00D33947">
          <w:rPr>
            <w:noProof/>
            <w:webHidden/>
          </w:rPr>
          <w:t>12</w:t>
        </w:r>
      </w:ins>
      <w:del w:id="692"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1AB816D8"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3" w:author="David Conklin" w:date="2021-07-05T08:30:00Z">
        <w:r w:rsidR="00D33947">
          <w:rPr>
            <w:noProof/>
            <w:webHidden/>
          </w:rPr>
          <w:t>13</w:t>
        </w:r>
      </w:ins>
      <w:del w:id="694"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79CED236"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5" w:author="David Conklin" w:date="2021-07-05T08:30:00Z">
        <w:r w:rsidR="00D33947">
          <w:rPr>
            <w:noProof/>
            <w:webHidden/>
          </w:rPr>
          <w:t>14</w:t>
        </w:r>
      </w:ins>
      <w:del w:id="696"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123FCE8F"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97" w:author="David Conklin" w:date="2021-07-05T08:30:00Z">
        <w:r w:rsidR="00D33947">
          <w:rPr>
            <w:noProof/>
            <w:webHidden/>
          </w:rPr>
          <w:t>15</w:t>
        </w:r>
      </w:ins>
      <w:del w:id="698"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29417AA4"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99" w:author="David Conklin" w:date="2021-07-05T08:30:00Z">
        <w:r w:rsidR="00D33947">
          <w:rPr>
            <w:noProof/>
            <w:webHidden/>
          </w:rPr>
          <w:t>16</w:t>
        </w:r>
      </w:ins>
      <w:del w:id="700"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55BB4B1"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1" w:author="David Conklin" w:date="2021-07-05T08:30:00Z">
        <w:r w:rsidR="00D33947">
          <w:rPr>
            <w:noProof/>
            <w:webHidden/>
          </w:rPr>
          <w:t>45</w:t>
        </w:r>
      </w:ins>
      <w:del w:id="702"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46C37C65"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3" w:author="David Conklin" w:date="2021-07-05T08:30:00Z">
        <w:r w:rsidR="00D33947">
          <w:rPr>
            <w:noProof/>
            <w:webHidden/>
          </w:rPr>
          <w:t>54</w:t>
        </w:r>
      </w:ins>
      <w:del w:id="704"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021AF6D0"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5" w:author="David Conklin" w:date="2021-07-05T08:30:00Z">
        <w:r w:rsidR="00D33947">
          <w:rPr>
            <w:noProof/>
            <w:webHidden/>
          </w:rPr>
          <w:t>55</w:t>
        </w:r>
      </w:ins>
      <w:del w:id="706"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86DFCF4"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07" w:author="David Conklin" w:date="2021-07-05T08:30:00Z">
        <w:r w:rsidR="00D33947">
          <w:rPr>
            <w:noProof/>
            <w:webHidden/>
          </w:rPr>
          <w:t>76</w:t>
        </w:r>
      </w:ins>
      <w:del w:id="708"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09" w:name="_Toc76532068"/>
      <w:r>
        <w:t>What is a digital handbook?</w:t>
      </w:r>
      <w:bookmarkEnd w:id="70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0" w:name="_Toc76532069"/>
      <w:r>
        <w:t>CW3M c</w:t>
      </w:r>
      <w:r w:rsidR="00C70B81">
        <w:t>oncept</w:t>
      </w:r>
      <w:bookmarkEnd w:id="710"/>
      <w:r>
        <w:t xml:space="preserve"> </w:t>
      </w:r>
    </w:p>
    <w:p w14:paraId="7E41CEB8" w14:textId="77777777" w:rsidR="000D6396" w:rsidRDefault="000D6396" w:rsidP="00A43D30"/>
    <w:p w14:paraId="3DA45CFC" w14:textId="77777777" w:rsidR="000D6396" w:rsidRDefault="00C46F0A" w:rsidP="00C46F0A">
      <w:pPr>
        <w:pStyle w:val="Heading2"/>
      </w:pPr>
      <w:bookmarkStart w:id="711" w:name="_Toc76532070"/>
      <w:r>
        <w:t>A different kind of community model</w:t>
      </w:r>
      <w:bookmarkEnd w:id="71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 xml:space="preserve">the stakeholder </w:t>
      </w:r>
      <w:r w:rsidR="00E11E6C">
        <w:lastRenderedPageBreak/>
        <w:t>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2" w:name="_Toc76532071"/>
      <w:r>
        <w:t>What CW3M is for</w:t>
      </w:r>
      <w:bookmarkEnd w:id="71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3" w:name="_Toc76532072"/>
      <w:r>
        <w:t>Management and maintenance</w:t>
      </w:r>
      <w:bookmarkEnd w:id="71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4" w:name="_Toc76532073"/>
      <w:r>
        <w:t xml:space="preserve">CW3M – A </w:t>
      </w:r>
      <w:r w:rsidR="007E0920">
        <w:t>“</w:t>
      </w:r>
      <w:r>
        <w:t>first principles</w:t>
      </w:r>
      <w:r w:rsidR="007E0920">
        <w:t>”</w:t>
      </w:r>
      <w:r>
        <w:t xml:space="preserve"> model with tuning knobs</w:t>
      </w:r>
      <w:bookmarkEnd w:id="714"/>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lastRenderedPageBreak/>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15" w:name="_Toc76532074"/>
      <w:r>
        <w:t>The tuning knobs</w:t>
      </w:r>
      <w:bookmarkEnd w:id="715"/>
    </w:p>
    <w:p w14:paraId="357A9712" w14:textId="3B026DD3" w:rsidR="00CF4F65" w:rsidRDefault="00CF4F65" w:rsidP="00CF4F65"/>
    <w:p w14:paraId="386F14D4" w14:textId="7E6DF33D" w:rsidR="00227342" w:rsidRDefault="00CF4F65" w:rsidP="00872B5B">
      <w:pPr>
        <w:pStyle w:val="Heading2"/>
      </w:pPr>
      <w:bookmarkStart w:id="716" w:name="_Toc76532075"/>
      <w:r>
        <w:t xml:space="preserve">ET_MULT </w:t>
      </w:r>
      <w:r w:rsidR="00227342">
        <w:t>– forest evapotranspiration</w:t>
      </w:r>
      <w:bookmarkEnd w:id="716"/>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17" w:name="_Toc76532076"/>
      <w:r>
        <w:t>SOLAR_RADIATION_MULTIPLIER – reservoir insolation</w:t>
      </w:r>
      <w:bookmarkEnd w:id="717"/>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18" w:name="_Toc76532077"/>
      <w:r>
        <w:lastRenderedPageBreak/>
        <w:t>FLOW_CMS – Discharge from High Cascade springs</w:t>
      </w:r>
      <w:bookmarkEnd w:id="718"/>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19" w:name="_Toc76532078"/>
      <w:r>
        <w:t>The Envision framework and the GIS Layers</w:t>
      </w:r>
      <w:bookmarkEnd w:id="719"/>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20" w:name="_Toc76532079"/>
      <w:r>
        <w:t>The Reach Layer</w:t>
      </w:r>
      <w:bookmarkEnd w:id="720"/>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21" w:name="_Toc76532080"/>
      <w:r>
        <w:t>Time steps, autonomous processes, and global methods</w:t>
      </w:r>
      <w:bookmarkEnd w:id="721"/>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22" w:name="_Toc76532081"/>
      <w:r w:rsidR="00702439">
        <w:t>Some g</w:t>
      </w:r>
      <w:r w:rsidR="00706EE7">
        <w:t>lobal method details</w:t>
      </w:r>
      <w:bookmarkEnd w:id="722"/>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3" w:name="_Toc76532082"/>
      <w:r>
        <w:t>Study areas</w:t>
      </w:r>
      <w:bookmarkEnd w:id="723"/>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24BA277"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33947">
        <w:t xml:space="preserve">Figure </w:t>
      </w:r>
      <w:r w:rsidR="00D33947">
        <w:rPr>
          <w:noProof/>
        </w:rPr>
        <w:t>1</w:t>
      </w:r>
      <w:r w:rsidR="00064E77">
        <w:fldChar w:fldCharType="end"/>
      </w:r>
      <w:r w:rsidR="00064E77">
        <w:t>)</w:t>
      </w:r>
    </w:p>
    <w:p w14:paraId="03CAE907" w14:textId="6FBF1B73"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33947">
        <w:t xml:space="preserve">Figure </w:t>
      </w:r>
      <w:r w:rsidR="00D33947">
        <w:rPr>
          <w:noProof/>
        </w:rPr>
        <w:t>2</w:t>
      </w:r>
      <w:r w:rsidR="00064E77">
        <w:fldChar w:fldCharType="end"/>
      </w:r>
      <w:r w:rsidR="00064E77">
        <w:t>)</w:t>
      </w:r>
    </w:p>
    <w:p w14:paraId="1A5A767B" w14:textId="579A8FD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33947">
        <w:t xml:space="preserve">Figure </w:t>
      </w:r>
      <w:r w:rsidR="00D33947">
        <w:rPr>
          <w:noProof/>
        </w:rPr>
        <w:t>5</w:t>
      </w:r>
      <w:r w:rsidR="00893F4B">
        <w:fldChar w:fldCharType="end"/>
      </w:r>
      <w:r>
        <w:t>)</w:t>
      </w:r>
    </w:p>
    <w:p w14:paraId="1B80045C" w14:textId="7613A4F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33947">
        <w:t xml:space="preserve">Figure </w:t>
      </w:r>
      <w:r w:rsidR="00D33947">
        <w:rPr>
          <w:noProof/>
        </w:rPr>
        <w:t>3</w:t>
      </w:r>
      <w:r w:rsidR="00064E77">
        <w:fldChar w:fldCharType="end"/>
      </w:r>
      <w:r w:rsidR="00064E77">
        <w:t>)</w:t>
      </w:r>
    </w:p>
    <w:p w14:paraId="1933EF54" w14:textId="1A25A0B3"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33947">
        <w:t xml:space="preserve">Figure </w:t>
      </w:r>
      <w:r w:rsidR="00D3394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4" w:name="_Toc76532083"/>
      <w:r>
        <w:t>Data</w:t>
      </w:r>
      <w:r w:rsidR="00A92F06">
        <w:t>CW3M</w:t>
      </w:r>
      <w:r>
        <w:t xml:space="preserve"> directory structure</w:t>
      </w:r>
      <w:bookmarkEnd w:id="724"/>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5" w:name="_Toc76532084"/>
      <w:r>
        <w:t>DataCW3M\ScenarioData directory structure</w:t>
      </w:r>
      <w:bookmarkEnd w:id="725"/>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26" w:name="_Toc76532085"/>
      <w:r>
        <w:t>DataCW3M\ScenarioData\&lt;scenario&gt; folder contents</w:t>
      </w:r>
      <w:bookmarkEnd w:id="726"/>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27" w:name="_Toc76532086"/>
      <w:r>
        <w:t>DataCW3M\&lt;study area&gt; folder contents</w:t>
      </w:r>
      <w:bookmarkEnd w:id="727"/>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1445145" w:rsidR="00D37681" w:rsidRDefault="00D37681" w:rsidP="00D37681">
      <w:pPr>
        <w:pStyle w:val="Caption"/>
      </w:pPr>
      <w:bookmarkStart w:id="728" w:name="_Ref529607484"/>
      <w:bookmarkStart w:id="729"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1</w:t>
      </w:r>
      <w:r w:rsidR="006C64CF">
        <w:rPr>
          <w:noProof/>
        </w:rPr>
        <w:fldChar w:fldCharType="end"/>
      </w:r>
      <w:bookmarkEnd w:id="728"/>
      <w:r>
        <w:t xml:space="preserve">. Willamette River basin study area; embedded study areas are </w:t>
      </w:r>
      <w:r w:rsidR="0005603B">
        <w:t>colored</w:t>
      </w:r>
      <w:r w:rsidR="0097392C">
        <w:t xml:space="preserve"> other than gray.  The 2 lighter blues together make up the upper Willamette basin study area.</w:t>
      </w:r>
      <w:bookmarkEnd w:id="729"/>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E5E3E26" w:rsidR="00D37681" w:rsidRDefault="00D37681" w:rsidP="00D37681">
      <w:pPr>
        <w:pStyle w:val="Caption"/>
      </w:pPr>
      <w:bookmarkStart w:id="730" w:name="_Ref529607514"/>
      <w:bookmarkStart w:id="731"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2</w:t>
      </w:r>
      <w:r w:rsidR="006C64CF">
        <w:rPr>
          <w:noProof/>
        </w:rPr>
        <w:fldChar w:fldCharType="end"/>
      </w:r>
      <w:bookmarkEnd w:id="730"/>
      <w:r>
        <w:t>. Tualatin basin study area; Chicken Creek watershed is highlighted.</w:t>
      </w:r>
      <w:bookmarkEnd w:id="731"/>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E232637" w:rsidR="00D37681" w:rsidRDefault="00064E77" w:rsidP="00064E77">
      <w:pPr>
        <w:pStyle w:val="Caption"/>
      </w:pPr>
      <w:bookmarkStart w:id="732" w:name="_Ref529607587"/>
      <w:bookmarkStart w:id="733"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3</w:t>
      </w:r>
      <w:r w:rsidR="006C64CF">
        <w:rPr>
          <w:noProof/>
        </w:rPr>
        <w:fldChar w:fldCharType="end"/>
      </w:r>
      <w:bookmarkEnd w:id="732"/>
      <w:r>
        <w:t>. North Santiam watershed study area.</w:t>
      </w:r>
      <w:bookmarkEnd w:id="733"/>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F9A77C3" w:rsidR="00C70B81" w:rsidRDefault="00064E77" w:rsidP="00064E77">
      <w:pPr>
        <w:pStyle w:val="Caption"/>
      </w:pPr>
      <w:bookmarkStart w:id="734" w:name="_Ref529607628"/>
      <w:bookmarkStart w:id="735"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4</w:t>
      </w:r>
      <w:r w:rsidR="006C64CF">
        <w:rPr>
          <w:noProof/>
        </w:rPr>
        <w:fldChar w:fldCharType="end"/>
      </w:r>
      <w:bookmarkEnd w:id="734"/>
      <w:r>
        <w:t>. Upper Willamette study area.</w:t>
      </w:r>
      <w:bookmarkEnd w:id="735"/>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04B972B" w:rsidR="00E66BC2" w:rsidRDefault="006F30D2" w:rsidP="006F30D2">
      <w:pPr>
        <w:pStyle w:val="Caption"/>
      </w:pPr>
      <w:bookmarkStart w:id="736" w:name="_Ref529611388"/>
      <w:bookmarkStart w:id="737"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5</w:t>
      </w:r>
      <w:r w:rsidR="006C64CF">
        <w:rPr>
          <w:noProof/>
        </w:rPr>
        <w:fldChar w:fldCharType="end"/>
      </w:r>
      <w:bookmarkEnd w:id="736"/>
      <w:r>
        <w:t>. Chicken Creek watershed study area.</w:t>
      </w:r>
      <w:bookmarkEnd w:id="737"/>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38" w:name="_Toc76532087"/>
      <w:r>
        <w:t>Calendar conventions</w:t>
      </w:r>
      <w:bookmarkEnd w:id="738"/>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39" w:name="_Toc76532088"/>
      <w:r>
        <w:t>Water years</w:t>
      </w:r>
      <w:bookmarkEnd w:id="739"/>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0" w:name="_Toc76532089"/>
      <w:r>
        <w:t>Climate data</w:t>
      </w:r>
      <w:bookmarkEnd w:id="740"/>
    </w:p>
    <w:p w14:paraId="4E201698" w14:textId="77777777" w:rsidR="00CB152A" w:rsidRPr="00A06758" w:rsidRDefault="00CB152A" w:rsidP="00A06758"/>
    <w:p w14:paraId="400F9551" w14:textId="77777777" w:rsidR="00CB152A" w:rsidRDefault="00CB152A" w:rsidP="00CB152A">
      <w:pPr>
        <w:pStyle w:val="Heading2"/>
      </w:pPr>
      <w:bookmarkStart w:id="741" w:name="_Toc2858729"/>
      <w:bookmarkStart w:id="742" w:name="_Toc76532090"/>
      <w:r>
        <w:t>Numbered climate scenarios in the model</w:t>
      </w:r>
      <w:bookmarkEnd w:id="741"/>
      <w:bookmarkEnd w:id="742"/>
    </w:p>
    <w:p w14:paraId="30E024EF" w14:textId="77777777" w:rsidR="00823D41" w:rsidRDefault="00823D41" w:rsidP="00823D41">
      <w:pPr>
        <w:pStyle w:val="Body"/>
      </w:pPr>
    </w:p>
    <w:p w14:paraId="21F5BCDE" w14:textId="209506F4"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3394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3" w:name="_Ref6032062"/>
      <w:bookmarkStart w:id="744" w:name="_Ref6033311"/>
      <w:bookmarkStart w:id="745" w:name="_Toc6121576"/>
      <w:r>
        <w:t xml:space="preserve">Table </w:t>
      </w:r>
      <w:bookmarkEnd w:id="743"/>
      <w:r>
        <w:t>1. Numbered climate scenarios</w:t>
      </w:r>
      <w:bookmarkEnd w:id="744"/>
      <w:bookmarkEnd w:id="745"/>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46" w:name="_Toc7759621"/>
      <w:bookmarkStart w:id="747" w:name="_Toc76532091"/>
      <w:r>
        <w:t>Monthly and seasonal weather data</w:t>
      </w:r>
      <w:bookmarkEnd w:id="746"/>
      <w:bookmarkEnd w:id="747"/>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48" w:name="_Toc76532092"/>
      <w:r>
        <w:t>Climate data grid</w:t>
      </w:r>
      <w:r w:rsidR="009F132A">
        <w:t>s</w:t>
      </w:r>
      <w:bookmarkEnd w:id="748"/>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9" w:name="_Toc76532093"/>
      <w:r>
        <w:t>The WW2100 climate grid</w:t>
      </w:r>
      <w:bookmarkEnd w:id="749"/>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0" w:name="_Toc76532094"/>
      <w:r>
        <w:t>The v2 climate grid</w:t>
      </w:r>
      <w:bookmarkEnd w:id="750"/>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1" w:name="_Toc76532095"/>
      <w:r>
        <w:t>How climate data is looked up</w:t>
      </w:r>
      <w:bookmarkEnd w:id="751"/>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2" w:name="_Toc76532096"/>
      <w:r>
        <w:t>What is in a climate dataset</w:t>
      </w:r>
      <w:bookmarkEnd w:id="752"/>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3" w:author="David Conklin" w:date="2021-06-25T12:17:00Z"/>
          <w:rFonts w:asciiTheme="majorHAnsi" w:eastAsiaTheme="majorEastAsia" w:hAnsiTheme="majorHAnsi" w:cstheme="majorBidi"/>
          <w:color w:val="2F5496" w:themeColor="accent1" w:themeShade="BF"/>
          <w:sz w:val="32"/>
          <w:szCs w:val="32"/>
        </w:rPr>
      </w:pPr>
      <w:ins w:id="754" w:author="David Conklin" w:date="2021-06-25T12:17:00Z">
        <w:r>
          <w:br w:type="page"/>
        </w:r>
      </w:ins>
    </w:p>
    <w:p w14:paraId="5F95A4C5" w14:textId="77777777" w:rsidR="00B45A02" w:rsidRDefault="00B45A02" w:rsidP="00B45A02">
      <w:pPr>
        <w:pStyle w:val="Heading1"/>
        <w:rPr>
          <w:ins w:id="755" w:author="David Conklin" w:date="2021-06-27T11:23:00Z"/>
        </w:rPr>
      </w:pPr>
      <w:bookmarkStart w:id="756" w:name="_Toc71709880"/>
      <w:bookmarkStart w:id="757" w:name="_Toc76532097"/>
      <w:ins w:id="758" w:author="David Conklin" w:date="2021-06-27T11:23:00Z">
        <w:r>
          <w:lastRenderedPageBreak/>
          <w:t>Water rights</w:t>
        </w:r>
        <w:bookmarkEnd w:id="756"/>
        <w:bookmarkEnd w:id="757"/>
      </w:ins>
    </w:p>
    <w:p w14:paraId="0ADF041E" w14:textId="77777777" w:rsidR="00B45A02" w:rsidRDefault="00B45A02" w:rsidP="00B45A02">
      <w:pPr>
        <w:pStyle w:val="Heading2"/>
        <w:rPr>
          <w:ins w:id="759" w:author="David Conklin" w:date="2021-06-27T11:23:00Z"/>
        </w:rPr>
      </w:pPr>
      <w:bookmarkStart w:id="760" w:name="_Toc71709881"/>
      <w:bookmarkStart w:id="761" w:name="_Toc76532098"/>
      <w:ins w:id="762" w:author="David Conklin" w:date="2021-06-27T11:23:00Z">
        <w:r>
          <w:t>Water rights data</w:t>
        </w:r>
        <w:bookmarkEnd w:id="760"/>
        <w:bookmarkEnd w:id="761"/>
      </w:ins>
    </w:p>
    <w:p w14:paraId="28ADB19D" w14:textId="77777777" w:rsidR="00B45A02" w:rsidRDefault="00B45A02" w:rsidP="00B45A02">
      <w:pPr>
        <w:rPr>
          <w:ins w:id="763" w:author="David Conklin" w:date="2021-06-27T11:23:00Z"/>
        </w:rPr>
      </w:pPr>
    </w:p>
    <w:p w14:paraId="2A83AF26" w14:textId="5B7E0DE4" w:rsidR="00B45A02" w:rsidRDefault="00B45A02" w:rsidP="00B45A02">
      <w:pPr>
        <w:ind w:firstLine="720"/>
        <w:rPr>
          <w:ins w:id="764" w:author="David Conklin" w:date="2021-06-27T11:23:00Z"/>
        </w:rPr>
      </w:pPr>
      <w:ins w:id="765"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66" w:author="David Conklin" w:date="2021-06-28T11:13:00Z">
        <w:r w:rsidR="000E625E">
          <w:t xml:space="preserve"> </w:t>
        </w:r>
        <w:bookmarkStart w:id="767" w:name="_Hlk75771270"/>
        <w:r w:rsidR="000E625E">
          <w:t>(e.g. when PODRATE is zero)</w:t>
        </w:r>
      </w:ins>
      <w:ins w:id="768" w:author="David Conklin" w:date="2021-06-27T11:23:00Z">
        <w:r>
          <w:t>,</w:t>
        </w:r>
        <w:bookmarkEnd w:id="767"/>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69" w:author="David Conklin" w:date="2021-06-27T11:23:00Z"/>
        </w:rPr>
      </w:pPr>
    </w:p>
    <w:p w14:paraId="5B6379E4" w14:textId="77777777" w:rsidR="00B45A02" w:rsidRDefault="00B45A02" w:rsidP="00B45A02">
      <w:pPr>
        <w:ind w:firstLine="720"/>
        <w:rPr>
          <w:ins w:id="770" w:author="David Conklin" w:date="2021-06-27T11:23:00Z"/>
        </w:rPr>
      </w:pPr>
      <w:ins w:id="771"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72" w:author="David Conklin" w:date="2021-06-27T11:23:00Z"/>
        </w:rPr>
      </w:pPr>
    </w:p>
    <w:p w14:paraId="6D78AFD8" w14:textId="77777777" w:rsidR="00B45A02" w:rsidRPr="00914FD8" w:rsidRDefault="00B45A02" w:rsidP="00B45A02">
      <w:pPr>
        <w:ind w:firstLine="720"/>
        <w:rPr>
          <w:ins w:id="773" w:author="David Conklin" w:date="2021-06-27T11:23:00Z"/>
          <w:rFonts w:cstheme="minorHAnsi"/>
        </w:rPr>
      </w:pPr>
      <w:ins w:id="774"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75" w:author="David Conklin" w:date="2021-06-27T11:23:00Z"/>
        </w:rPr>
      </w:pPr>
    </w:p>
    <w:p w14:paraId="51B5C5D2" w14:textId="77777777" w:rsidR="00B45A02" w:rsidRDefault="00B45A02" w:rsidP="00B45A02">
      <w:pPr>
        <w:ind w:firstLine="720"/>
        <w:rPr>
          <w:ins w:id="776" w:author="David Conklin" w:date="2021-06-27T11:23:00Z"/>
        </w:rPr>
      </w:pPr>
      <w:ins w:id="777"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78" w:author="David Conklin" w:date="2021-06-27T11:23:00Z"/>
        </w:rPr>
      </w:pPr>
    </w:p>
    <w:p w14:paraId="64E1CAC0" w14:textId="77777777" w:rsidR="00B45A02" w:rsidRDefault="00B45A02" w:rsidP="00B45A02">
      <w:pPr>
        <w:ind w:firstLine="720"/>
        <w:rPr>
          <w:ins w:id="779" w:author="David Conklin" w:date="2021-06-27T11:23:00Z"/>
        </w:rPr>
      </w:pPr>
      <w:ins w:id="780"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81" w:author="David Conklin" w:date="2021-06-27T11:23:00Z"/>
        </w:rPr>
      </w:pPr>
    </w:p>
    <w:p w14:paraId="48BAFC2F" w14:textId="77777777" w:rsidR="00B45A02" w:rsidRDefault="00B45A02" w:rsidP="00B45A02">
      <w:pPr>
        <w:pStyle w:val="Heading2"/>
        <w:rPr>
          <w:ins w:id="782" w:author="David Conklin" w:date="2021-06-27T11:23:00Z"/>
        </w:rPr>
      </w:pPr>
      <w:bookmarkStart w:id="783" w:name="_Toc71709882"/>
      <w:bookmarkStart w:id="784" w:name="_Toc76532099"/>
      <w:ins w:id="785" w:author="David Conklin" w:date="2021-06-27T11:23:00Z">
        <w:r>
          <w:t>The wr_pods.csv file</w:t>
        </w:r>
        <w:bookmarkEnd w:id="783"/>
        <w:bookmarkEnd w:id="784"/>
      </w:ins>
    </w:p>
    <w:p w14:paraId="48697E07" w14:textId="77777777" w:rsidR="00B45A02" w:rsidRDefault="00B45A02" w:rsidP="00B45A02">
      <w:pPr>
        <w:rPr>
          <w:ins w:id="786" w:author="David Conklin" w:date="2021-06-27T11:23:00Z"/>
        </w:rPr>
      </w:pPr>
      <w:ins w:id="787"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88" w:author="David Conklin" w:date="2021-06-27T11:23:00Z"/>
        </w:rPr>
      </w:pPr>
    </w:p>
    <w:p w14:paraId="3BB35978" w14:textId="77777777" w:rsidR="00B45A02" w:rsidRDefault="00B45A02" w:rsidP="00B45A02">
      <w:pPr>
        <w:ind w:left="720" w:hanging="720"/>
        <w:rPr>
          <w:ins w:id="789" w:author="David Conklin" w:date="2021-06-27T11:23:00Z"/>
        </w:rPr>
      </w:pPr>
      <w:ins w:id="790" w:author="David Conklin" w:date="2021-06-27T11:23:00Z">
        <w:r>
          <w:t>WATERRIGHTID – “WaterRightId” in OWRD’s Water Right Information System</w:t>
        </w:r>
      </w:ins>
    </w:p>
    <w:p w14:paraId="6A7C13A7" w14:textId="77777777" w:rsidR="00B45A02" w:rsidRDefault="00B45A02" w:rsidP="00B45A02">
      <w:pPr>
        <w:ind w:left="720" w:hanging="720"/>
        <w:rPr>
          <w:ins w:id="791" w:author="David Conklin" w:date="2021-06-27T11:23:00Z"/>
        </w:rPr>
      </w:pPr>
      <w:ins w:id="792" w:author="David Conklin" w:date="2021-06-27T11:23:00Z">
        <w:r>
          <w:t>X – easting of point of diversion</w:t>
        </w:r>
      </w:ins>
    </w:p>
    <w:p w14:paraId="350ADD50" w14:textId="77777777" w:rsidR="00B45A02" w:rsidRDefault="00B45A02" w:rsidP="00B45A02">
      <w:pPr>
        <w:ind w:left="720" w:hanging="720"/>
        <w:rPr>
          <w:ins w:id="793" w:author="David Conklin" w:date="2021-06-27T11:23:00Z"/>
        </w:rPr>
      </w:pPr>
      <w:ins w:id="794" w:author="David Conklin" w:date="2021-06-27T11:23:00Z">
        <w:r>
          <w:lastRenderedPageBreak/>
          <w:t>Y – northing of point of diversion</w:t>
        </w:r>
      </w:ins>
    </w:p>
    <w:p w14:paraId="7CD91243" w14:textId="77777777" w:rsidR="00B45A02" w:rsidRDefault="00B45A02" w:rsidP="00B45A02">
      <w:pPr>
        <w:ind w:left="720" w:hanging="720"/>
        <w:rPr>
          <w:ins w:id="795" w:author="David Conklin" w:date="2021-06-27T11:23:00Z"/>
        </w:rPr>
      </w:pPr>
      <w:ins w:id="796" w:author="David Conklin" w:date="2021-06-27T11:23:00Z">
        <w:r>
          <w:t>PODID – point of diversion ID number assigned by CW3M</w:t>
        </w:r>
      </w:ins>
    </w:p>
    <w:p w14:paraId="2E9E8A21" w14:textId="77777777" w:rsidR="00B45A02" w:rsidRDefault="00B45A02" w:rsidP="00B45A02">
      <w:pPr>
        <w:ind w:left="720" w:hanging="720"/>
        <w:rPr>
          <w:ins w:id="797" w:author="David Conklin" w:date="2021-06-27T11:23:00Z"/>
        </w:rPr>
      </w:pPr>
      <w:ins w:id="798"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799" w:author="David Conklin" w:date="2021-06-27T11:23:00Z"/>
        </w:rPr>
      </w:pPr>
      <w:ins w:id="800" w:author="David Conklin" w:date="2021-06-27T11:23:00Z">
        <w:r>
          <w:t>PERMITCODE – code for type of diversion (surface water, ground water, …)</w:t>
        </w:r>
      </w:ins>
    </w:p>
    <w:p w14:paraId="2E7B4E36" w14:textId="77777777" w:rsidR="00B45A02" w:rsidRDefault="00B45A02" w:rsidP="00B45A02">
      <w:pPr>
        <w:ind w:left="720" w:hanging="720"/>
        <w:rPr>
          <w:ins w:id="801" w:author="David Conklin" w:date="2021-06-27T11:23:00Z"/>
        </w:rPr>
      </w:pPr>
      <w:ins w:id="802" w:author="David Conklin" w:date="2021-06-27T11:23:00Z">
        <w:r>
          <w:t xml:space="preserve">PODRATE – maximum diversion rate, cfs.  </w:t>
        </w:r>
      </w:ins>
    </w:p>
    <w:p w14:paraId="4B742E21" w14:textId="77777777" w:rsidR="00B45A02" w:rsidRDefault="00B45A02" w:rsidP="00B45A02">
      <w:pPr>
        <w:ind w:left="720" w:hanging="720"/>
        <w:rPr>
          <w:ins w:id="803" w:author="David Conklin" w:date="2021-06-27T11:23:00Z"/>
        </w:rPr>
      </w:pPr>
      <w:ins w:id="804" w:author="David Conklin" w:date="2021-06-27T11:23:00Z">
        <w:r>
          <w:t>USECODE – code for type of use (municipal, irrigation, instream, …)</w:t>
        </w:r>
      </w:ins>
    </w:p>
    <w:p w14:paraId="431A90E3" w14:textId="77777777" w:rsidR="00B45A02" w:rsidRDefault="00B45A02" w:rsidP="00B45A02">
      <w:pPr>
        <w:ind w:left="720" w:hanging="720"/>
        <w:rPr>
          <w:ins w:id="805" w:author="David Conklin" w:date="2021-06-27T11:23:00Z"/>
        </w:rPr>
      </w:pPr>
      <w:ins w:id="806" w:author="David Conklin" w:date="2021-06-27T11:23:00Z">
        <w:r>
          <w:t>PRIORITYDOY – priority date day of year (Jan 1 = 1)</w:t>
        </w:r>
      </w:ins>
    </w:p>
    <w:p w14:paraId="6D3539B1" w14:textId="77777777" w:rsidR="00B45A02" w:rsidRDefault="00B45A02" w:rsidP="00B45A02">
      <w:pPr>
        <w:ind w:left="720" w:hanging="720"/>
        <w:rPr>
          <w:ins w:id="807" w:author="David Conklin" w:date="2021-06-27T11:23:00Z"/>
        </w:rPr>
      </w:pPr>
      <w:ins w:id="808" w:author="David Conklin" w:date="2021-06-27T11:23:00Z">
        <w:r>
          <w:t>YEAR – priority date year</w:t>
        </w:r>
      </w:ins>
    </w:p>
    <w:p w14:paraId="2DF3245A" w14:textId="77777777" w:rsidR="00B45A02" w:rsidRDefault="00B45A02" w:rsidP="00B45A02">
      <w:pPr>
        <w:ind w:left="720" w:hanging="720"/>
        <w:rPr>
          <w:ins w:id="809" w:author="David Conklin" w:date="2021-06-27T11:23:00Z"/>
        </w:rPr>
      </w:pPr>
      <w:ins w:id="810" w:author="David Conklin" w:date="2021-06-27T11:23:00Z">
        <w:r>
          <w:t>BEGINDOY – day of year on which the right goes into effect</w:t>
        </w:r>
      </w:ins>
    </w:p>
    <w:p w14:paraId="63C65DA5" w14:textId="77777777" w:rsidR="00B45A02" w:rsidRDefault="00B45A02" w:rsidP="00B45A02">
      <w:pPr>
        <w:ind w:left="720" w:hanging="720"/>
        <w:rPr>
          <w:ins w:id="811" w:author="David Conklin" w:date="2021-06-27T11:23:00Z"/>
        </w:rPr>
      </w:pPr>
      <w:ins w:id="812" w:author="David Conklin" w:date="2021-06-27T11:23:00Z">
        <w:r>
          <w:t xml:space="preserve">ENDDOY – last day of year on which the right is in effect </w:t>
        </w:r>
      </w:ins>
    </w:p>
    <w:p w14:paraId="4C0371AF" w14:textId="77777777" w:rsidR="00B45A02" w:rsidRDefault="00B45A02" w:rsidP="00B45A02">
      <w:pPr>
        <w:ind w:left="720" w:hanging="720"/>
        <w:rPr>
          <w:ins w:id="813" w:author="David Conklin" w:date="2021-06-27T11:23:00Z"/>
        </w:rPr>
      </w:pPr>
      <w:ins w:id="814" w:author="David Conklin" w:date="2021-06-27T11:23:00Z">
        <w:r>
          <w:t>REACHCOMID – for surface water rights COMID of reach from water is diverted</w:t>
        </w:r>
      </w:ins>
    </w:p>
    <w:p w14:paraId="3B2D323F" w14:textId="77777777" w:rsidR="00B45A02" w:rsidRDefault="00B45A02" w:rsidP="00B45A02">
      <w:pPr>
        <w:ind w:left="720" w:hanging="720"/>
        <w:rPr>
          <w:ins w:id="815" w:author="David Conklin" w:date="2021-06-27T11:23:00Z"/>
        </w:rPr>
      </w:pPr>
      <w:ins w:id="816"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17" w:author="David Conklin" w:date="2021-06-27T11:23:00Z"/>
        </w:rPr>
      </w:pPr>
      <w:ins w:id="818"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19" w:author="David Conklin" w:date="2021-06-27T11:23:00Z"/>
        </w:rPr>
      </w:pPr>
      <w:ins w:id="820"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21" w:author="David Conklin" w:date="2021-06-27T11:23:00Z"/>
        </w:rPr>
      </w:pPr>
    </w:p>
    <w:p w14:paraId="73FEA50E" w14:textId="77777777" w:rsidR="00B45A02" w:rsidRDefault="00B45A02" w:rsidP="00B45A02">
      <w:pPr>
        <w:pStyle w:val="Heading2"/>
        <w:rPr>
          <w:ins w:id="822" w:author="David Conklin" w:date="2021-06-27T11:23:00Z"/>
        </w:rPr>
      </w:pPr>
      <w:bookmarkStart w:id="823" w:name="_Toc71709883"/>
      <w:bookmarkStart w:id="824" w:name="_Toc76532100"/>
      <w:ins w:id="825" w:author="David Conklin" w:date="2021-06-27T11:23:00Z">
        <w:r>
          <w:t>The wr_pous.csv file</w:t>
        </w:r>
        <w:bookmarkEnd w:id="823"/>
        <w:bookmarkEnd w:id="824"/>
      </w:ins>
    </w:p>
    <w:p w14:paraId="0B0F02F3" w14:textId="77777777" w:rsidR="00B45A02" w:rsidRDefault="00B45A02" w:rsidP="00B45A02">
      <w:pPr>
        <w:ind w:firstLine="720"/>
        <w:rPr>
          <w:ins w:id="826" w:author="David Conklin" w:date="2021-06-27T11:23:00Z"/>
        </w:rPr>
      </w:pPr>
      <w:ins w:id="827" w:author="David Conklin" w:date="2021-06-27T11:23:00Z">
        <w:r>
          <w:t>wr_pous.csv is a comma-separated-values text file with the columns listed below.</w:t>
        </w:r>
      </w:ins>
    </w:p>
    <w:p w14:paraId="59F0D74D" w14:textId="77777777" w:rsidR="00B45A02" w:rsidRDefault="00B45A02" w:rsidP="00B45A02">
      <w:pPr>
        <w:ind w:firstLine="720"/>
        <w:rPr>
          <w:ins w:id="828" w:author="David Conklin" w:date="2021-06-27T11:23:00Z"/>
        </w:rPr>
      </w:pPr>
    </w:p>
    <w:p w14:paraId="07809991" w14:textId="77777777" w:rsidR="00B45A02" w:rsidRDefault="00B45A02" w:rsidP="00B45A02">
      <w:pPr>
        <w:rPr>
          <w:ins w:id="829" w:author="David Conklin" w:date="2021-06-27T11:23:00Z"/>
        </w:rPr>
      </w:pPr>
      <w:ins w:id="830" w:author="David Conklin" w:date="2021-06-27T11:23:00Z">
        <w:r>
          <w:t>POU_INDEX – index of data record in wr_pous.csv (0, 1, 2, …)</w:t>
        </w:r>
      </w:ins>
    </w:p>
    <w:p w14:paraId="6B8FF510" w14:textId="77777777" w:rsidR="00B45A02" w:rsidRDefault="00B45A02" w:rsidP="00B45A02">
      <w:pPr>
        <w:rPr>
          <w:ins w:id="831" w:author="David Conklin" w:date="2021-06-27T11:23:00Z"/>
        </w:rPr>
      </w:pPr>
      <w:ins w:id="832" w:author="David Conklin" w:date="2021-06-27T11:23:00Z">
        <w:r>
          <w:t>POU_ID – same as for wr_pods.csv</w:t>
        </w:r>
      </w:ins>
    </w:p>
    <w:p w14:paraId="0CB95928" w14:textId="77777777" w:rsidR="00B45A02" w:rsidRDefault="00B45A02" w:rsidP="00B45A02">
      <w:pPr>
        <w:rPr>
          <w:ins w:id="833" w:author="David Conklin" w:date="2021-06-27T11:23:00Z"/>
        </w:rPr>
      </w:pPr>
      <w:ins w:id="834" w:author="David Conklin" w:date="2021-06-27T11:23:00Z">
        <w:r>
          <w:t xml:space="preserve">IDU_ID – identifies the IDU in which the point of use is located </w:t>
        </w:r>
      </w:ins>
    </w:p>
    <w:p w14:paraId="3D9E0E33" w14:textId="77777777" w:rsidR="00B45A02" w:rsidRDefault="00B45A02" w:rsidP="00B45A02">
      <w:pPr>
        <w:rPr>
          <w:ins w:id="835" w:author="David Conklin" w:date="2021-06-27T11:23:00Z"/>
        </w:rPr>
      </w:pPr>
      <w:ins w:id="836" w:author="David Conklin" w:date="2021-06-27T11:23:00Z">
        <w:r>
          <w:t xml:space="preserve">WRIS_ID – “WaterRightId” in OWRD’s Water Right Information System </w:t>
        </w:r>
      </w:ins>
    </w:p>
    <w:p w14:paraId="73939CFB" w14:textId="77777777" w:rsidR="00B45A02" w:rsidRPr="00B10B8F" w:rsidRDefault="00B45A02" w:rsidP="00B45A02">
      <w:pPr>
        <w:rPr>
          <w:ins w:id="837" w:author="David Conklin" w:date="2021-06-27T11:23:00Z"/>
          <w:vertAlign w:val="superscript"/>
        </w:rPr>
      </w:pPr>
      <w:ins w:id="838" w:author="David Conklin" w:date="2021-06-27T11:23:00Z">
        <w:r>
          <w:t>AREA_POU – area of the POU, m</w:t>
        </w:r>
        <w:r>
          <w:rPr>
            <w:vertAlign w:val="superscript"/>
          </w:rPr>
          <w:t>2</w:t>
        </w:r>
      </w:ins>
    </w:p>
    <w:p w14:paraId="00FA3CF4" w14:textId="77777777" w:rsidR="00B45A02" w:rsidRDefault="00B45A02" w:rsidP="00B45A02">
      <w:pPr>
        <w:rPr>
          <w:ins w:id="839" w:author="David Conklin" w:date="2021-06-27T11:23:00Z"/>
        </w:rPr>
      </w:pPr>
      <w:ins w:id="840" w:author="David Conklin" w:date="2021-06-27T11:23:00Z">
        <w:r>
          <w:t>PERCENT_POU – per cent of the POU overlapped by the IDU</w:t>
        </w:r>
      </w:ins>
    </w:p>
    <w:p w14:paraId="1B01022F" w14:textId="77777777" w:rsidR="00B45A02" w:rsidRDefault="00B45A02" w:rsidP="00B45A02">
      <w:pPr>
        <w:rPr>
          <w:ins w:id="841" w:author="David Conklin" w:date="2021-06-27T11:23:00Z"/>
        </w:rPr>
      </w:pPr>
      <w:ins w:id="842" w:author="David Conklin" w:date="2021-06-27T11:23:00Z">
        <w:r>
          <w:t>AREA_IDU – area of the IDU, m2</w:t>
        </w:r>
      </w:ins>
    </w:p>
    <w:p w14:paraId="10BD78A1" w14:textId="77777777" w:rsidR="00B45A02" w:rsidRDefault="00B45A02" w:rsidP="00B45A02">
      <w:pPr>
        <w:rPr>
          <w:ins w:id="843" w:author="David Conklin" w:date="2021-06-27T11:23:00Z"/>
        </w:rPr>
      </w:pPr>
      <w:ins w:id="844" w:author="David Conklin" w:date="2021-06-27T11:23:00Z">
        <w:r>
          <w:t>PERCENT_IDU – per cent of the IDU overlapped by the POU</w:t>
        </w:r>
      </w:ins>
    </w:p>
    <w:p w14:paraId="4FC97644" w14:textId="77777777" w:rsidR="00B45A02" w:rsidRDefault="00B45A02" w:rsidP="00B45A02">
      <w:pPr>
        <w:rPr>
          <w:ins w:id="845" w:author="David Conklin" w:date="2021-06-27T11:23:00Z"/>
        </w:rPr>
      </w:pPr>
      <w:ins w:id="846" w:author="David Conklin" w:date="2021-06-27T11:23:00Z">
        <w:r>
          <w:t>USECODE – same as for wr_pods.csv</w:t>
        </w:r>
      </w:ins>
    </w:p>
    <w:p w14:paraId="7ECAF29E" w14:textId="77777777" w:rsidR="00B45A02" w:rsidRDefault="00B45A02" w:rsidP="00B45A02">
      <w:pPr>
        <w:rPr>
          <w:ins w:id="847" w:author="David Conklin" w:date="2021-06-27T11:23:00Z"/>
        </w:rPr>
      </w:pPr>
      <w:ins w:id="848" w:author="David Conklin" w:date="2021-06-27T11:23:00Z">
        <w:r>
          <w:t>PERMITCODE – same as for wr_pods.csv</w:t>
        </w:r>
      </w:ins>
    </w:p>
    <w:p w14:paraId="4ACA8CBC" w14:textId="77777777" w:rsidR="00B45A02" w:rsidRDefault="00B45A02" w:rsidP="00B45A02">
      <w:pPr>
        <w:rPr>
          <w:ins w:id="849" w:author="David Conklin" w:date="2021-06-27T11:23:00Z"/>
        </w:rPr>
      </w:pPr>
      <w:ins w:id="850" w:author="David Conklin" w:date="2021-06-27T11:23:00Z">
        <w:r>
          <w:t>XCOORD - easting of IDU centroid</w:t>
        </w:r>
      </w:ins>
    </w:p>
    <w:p w14:paraId="5785F385" w14:textId="77777777" w:rsidR="00B45A02" w:rsidRDefault="00B45A02" w:rsidP="00B45A02">
      <w:pPr>
        <w:rPr>
          <w:ins w:id="851" w:author="David Conklin" w:date="2021-06-27T11:23:00Z"/>
        </w:rPr>
      </w:pPr>
      <w:ins w:id="852" w:author="David Conklin" w:date="2021-06-27T11:23:00Z">
        <w:r>
          <w:t>YCOORD – northing of IDU centroid</w:t>
        </w:r>
      </w:ins>
    </w:p>
    <w:p w14:paraId="48DC0C62" w14:textId="77777777" w:rsidR="00B45A02" w:rsidRPr="00D35AF7" w:rsidRDefault="00B45A02" w:rsidP="00B45A02">
      <w:pPr>
        <w:ind w:left="720" w:hanging="720"/>
        <w:rPr>
          <w:ins w:id="853" w:author="David Conklin" w:date="2021-06-27T11:23:00Z"/>
        </w:rPr>
      </w:pPr>
      <w:ins w:id="854"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55" w:author="David Conklin" w:date="2021-06-27T11:23:00Z"/>
        </w:rPr>
      </w:pPr>
    </w:p>
    <w:p w14:paraId="2877AD54" w14:textId="77777777" w:rsidR="00B45A02" w:rsidRDefault="00B45A02" w:rsidP="00B45A02">
      <w:pPr>
        <w:ind w:hanging="720"/>
        <w:rPr>
          <w:ins w:id="856" w:author="David Conklin" w:date="2021-06-27T11:23:00Z"/>
        </w:rPr>
      </w:pPr>
      <w:ins w:id="857"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58" w:author="David Conklin" w:date="2021-06-27T11:23:00Z"/>
        </w:rPr>
      </w:pPr>
    </w:p>
    <w:p w14:paraId="69D6A5B3" w14:textId="77777777" w:rsidR="00B45A02" w:rsidRDefault="00B45A02" w:rsidP="00B45A02">
      <w:pPr>
        <w:ind w:firstLine="720"/>
        <w:rPr>
          <w:ins w:id="859" w:author="David Conklin" w:date="2021-06-27T11:23:00Z"/>
        </w:rPr>
      </w:pPr>
      <w:ins w:id="860"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61" w:author="David Conklin" w:date="2021-06-27T11:23:00Z"/>
        </w:rPr>
      </w:pPr>
    </w:p>
    <w:p w14:paraId="0B693D71" w14:textId="77777777" w:rsidR="00B45A02" w:rsidRDefault="00B45A02" w:rsidP="00B45A02">
      <w:pPr>
        <w:pStyle w:val="Heading2"/>
        <w:rPr>
          <w:ins w:id="862" w:author="David Conklin" w:date="2021-06-27T11:23:00Z"/>
        </w:rPr>
      </w:pPr>
      <w:bookmarkStart w:id="863" w:name="_Toc71709884"/>
      <w:bookmarkStart w:id="864" w:name="_Toc76532101"/>
      <w:ins w:id="865" w:author="David Conklin" w:date="2021-06-27T11:23:00Z">
        <w:r>
          <w:t>Allocating surface water rights to irrigation</w:t>
        </w:r>
        <w:bookmarkEnd w:id="864"/>
      </w:ins>
    </w:p>
    <w:p w14:paraId="5F66C588" w14:textId="77777777" w:rsidR="00B45A02" w:rsidRDefault="00B45A02" w:rsidP="00B45A02">
      <w:pPr>
        <w:rPr>
          <w:ins w:id="866" w:author="David Conklin" w:date="2021-06-27T11:23:00Z"/>
        </w:rPr>
      </w:pPr>
    </w:p>
    <w:p w14:paraId="04B4D611" w14:textId="77777777" w:rsidR="00B45A02" w:rsidRDefault="00B45A02" w:rsidP="00B45A02">
      <w:pPr>
        <w:rPr>
          <w:ins w:id="867" w:author="David Conklin" w:date="2021-06-27T11:23:00Z"/>
        </w:rPr>
      </w:pPr>
      <w:ins w:id="868"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69" w:author="David Conklin" w:date="2021-06-27T11:23:00Z"/>
        </w:rPr>
      </w:pPr>
    </w:p>
    <w:p w14:paraId="0E9C9D05" w14:textId="77777777" w:rsidR="00B45A02" w:rsidRDefault="00B45A02" w:rsidP="00B45A02">
      <w:pPr>
        <w:rPr>
          <w:ins w:id="870" w:author="David Conklin" w:date="2021-06-27T11:23:00Z"/>
        </w:rPr>
      </w:pPr>
      <w:ins w:id="871"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72" w:author="David Conklin" w:date="2021-06-27T11:23:00Z"/>
        </w:rPr>
      </w:pPr>
    </w:p>
    <w:p w14:paraId="29CA9C79" w14:textId="77777777" w:rsidR="00B45A02" w:rsidRDefault="00B45A02" w:rsidP="00B45A02">
      <w:pPr>
        <w:rPr>
          <w:ins w:id="873" w:author="David Conklin" w:date="2021-06-27T11:23:00Z"/>
        </w:rPr>
      </w:pPr>
      <w:ins w:id="874"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75" w:author="David Conklin" w:date="2021-06-27T11:23:00Z"/>
        </w:rPr>
      </w:pPr>
    </w:p>
    <w:p w14:paraId="53C77EA2" w14:textId="77777777" w:rsidR="00B45A02" w:rsidRDefault="00B45A02" w:rsidP="00B45A02">
      <w:pPr>
        <w:rPr>
          <w:ins w:id="876" w:author="David Conklin" w:date="2021-06-27T11:23:00Z"/>
        </w:rPr>
      </w:pPr>
      <w:ins w:id="877"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78" w:author="David Conklin" w:date="2021-06-27T11:23:00Z"/>
        </w:rPr>
      </w:pPr>
    </w:p>
    <w:p w14:paraId="0A84F791" w14:textId="77777777" w:rsidR="00B45A02" w:rsidRDefault="00B45A02" w:rsidP="00B45A02">
      <w:pPr>
        <w:pStyle w:val="Heading2"/>
        <w:rPr>
          <w:ins w:id="879" w:author="David Conklin" w:date="2021-06-27T11:23:00Z"/>
        </w:rPr>
      </w:pPr>
      <w:bookmarkStart w:id="880" w:name="_Toc76532102"/>
      <w:ins w:id="881" w:author="David Conklin" w:date="2021-06-27T11:23:00Z">
        <w:r>
          <w:t>Adding a water right</w:t>
        </w:r>
        <w:bookmarkEnd w:id="863"/>
        <w:bookmarkEnd w:id="880"/>
      </w:ins>
    </w:p>
    <w:p w14:paraId="2A1A19B8" w14:textId="77777777" w:rsidR="00B45A02" w:rsidRDefault="00B45A02" w:rsidP="00B45A02">
      <w:pPr>
        <w:rPr>
          <w:ins w:id="882" w:author="David Conklin" w:date="2021-06-27T11:23:00Z"/>
        </w:rPr>
      </w:pPr>
    </w:p>
    <w:p w14:paraId="4659697B" w14:textId="77777777" w:rsidR="00B45A02" w:rsidRDefault="00B45A02" w:rsidP="00B45A02">
      <w:pPr>
        <w:rPr>
          <w:ins w:id="883" w:author="David Conklin" w:date="2021-06-27T11:23:00Z"/>
        </w:rPr>
      </w:pPr>
      <w:ins w:id="884" w:author="David Conklin" w:date="2021-06-27T11:23:00Z">
        <w:r>
          <w:tab/>
          <w:t>To add a water right to the wr_pods.csv and wr_pous.csv files, follow these steps.</w:t>
        </w:r>
      </w:ins>
    </w:p>
    <w:p w14:paraId="6F307204" w14:textId="77777777" w:rsidR="00B45A02" w:rsidRDefault="00B45A02" w:rsidP="00B45A02">
      <w:pPr>
        <w:rPr>
          <w:ins w:id="885" w:author="David Conklin" w:date="2021-06-27T11:23:00Z"/>
        </w:rPr>
      </w:pPr>
    </w:p>
    <w:p w14:paraId="3092F798" w14:textId="77777777" w:rsidR="00B45A02" w:rsidRDefault="00B45A02" w:rsidP="00B45A02">
      <w:pPr>
        <w:rPr>
          <w:ins w:id="886" w:author="David Conklin" w:date="2021-06-27T11:23:00Z"/>
        </w:rPr>
      </w:pPr>
      <w:ins w:id="887"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88" w:author="David Conklin" w:date="2021-06-27T11:23:00Z"/>
        </w:rPr>
      </w:pPr>
    </w:p>
    <w:p w14:paraId="2B0A9B20" w14:textId="77777777" w:rsidR="00B45A02" w:rsidRDefault="00B45A02" w:rsidP="00B45A02">
      <w:pPr>
        <w:rPr>
          <w:ins w:id="889" w:author="David Conklin" w:date="2021-06-27T11:23:00Z"/>
        </w:rPr>
      </w:pPr>
      <w:ins w:id="890"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91" w:author="David Conklin" w:date="2021-06-27T11:23:00Z"/>
        </w:rPr>
      </w:pPr>
    </w:p>
    <w:p w14:paraId="534410DA" w14:textId="77777777" w:rsidR="00B45A02" w:rsidRDefault="00B45A02" w:rsidP="00B45A02">
      <w:pPr>
        <w:rPr>
          <w:ins w:id="892" w:author="David Conklin" w:date="2021-06-27T11:23:00Z"/>
        </w:rPr>
      </w:pPr>
      <w:ins w:id="893"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4" w:author="David Conklin" w:date="2021-06-27T11:23:00Z"/>
        </w:rPr>
      </w:pPr>
    </w:p>
    <w:p w14:paraId="4C2E9099" w14:textId="77777777" w:rsidR="00B45A02" w:rsidRDefault="00B45A02" w:rsidP="00B45A02">
      <w:pPr>
        <w:rPr>
          <w:ins w:id="895" w:author="David Conklin" w:date="2021-06-27T11:23:00Z"/>
        </w:rPr>
      </w:pPr>
      <w:ins w:id="896"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897" w:author="David Conklin" w:date="2021-06-27T11:23:00Z"/>
        </w:rPr>
      </w:pPr>
    </w:p>
    <w:p w14:paraId="66B66537" w14:textId="77777777" w:rsidR="00B45A02" w:rsidRDefault="00B45A02" w:rsidP="00B45A02">
      <w:pPr>
        <w:rPr>
          <w:ins w:id="898" w:author="David Conklin" w:date="2021-06-27T11:23:00Z"/>
        </w:rPr>
      </w:pPr>
      <w:ins w:id="899"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900" w:author="David Conklin" w:date="2021-06-27T11:23:00Z"/>
        </w:rPr>
      </w:pPr>
    </w:p>
    <w:p w14:paraId="402D821C" w14:textId="77777777" w:rsidR="00B45A02" w:rsidRDefault="00B45A02" w:rsidP="00B45A02">
      <w:pPr>
        <w:rPr>
          <w:ins w:id="901" w:author="David Conklin" w:date="2021-06-27T11:23:00Z"/>
        </w:rPr>
      </w:pPr>
      <w:ins w:id="902"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3" w:author="David Conklin" w:date="2021-06-27T11:23:00Z"/>
        </w:rPr>
      </w:pPr>
    </w:p>
    <w:p w14:paraId="742022B9" w14:textId="77777777" w:rsidR="00B45A02" w:rsidRDefault="00B45A02" w:rsidP="00B45A02">
      <w:pPr>
        <w:rPr>
          <w:ins w:id="904" w:author="David Conklin" w:date="2021-06-27T11:23:00Z"/>
        </w:rPr>
      </w:pPr>
    </w:p>
    <w:p w14:paraId="3E16768E" w14:textId="2CD7D388" w:rsidR="00D35AF7" w:rsidDel="008F7442" w:rsidRDefault="00D35AF7" w:rsidP="00A55502">
      <w:pPr>
        <w:pStyle w:val="Heading1"/>
        <w:rPr>
          <w:del w:id="905" w:author="David Conklin" w:date="2021-06-25T12:17:00Z"/>
        </w:rPr>
      </w:pPr>
      <w:del w:id="906" w:author="David Conklin" w:date="2021-06-25T12:17:00Z">
        <w:r w:rsidDel="008F7442">
          <w:delText>Water rights</w:delText>
        </w:r>
      </w:del>
    </w:p>
    <w:p w14:paraId="7ECEE8A5" w14:textId="5C6E9058" w:rsidR="00D35AF7" w:rsidDel="008F7442" w:rsidRDefault="00D35AF7" w:rsidP="00D35AF7">
      <w:pPr>
        <w:pStyle w:val="Heading2"/>
        <w:rPr>
          <w:del w:id="907" w:author="David Conklin" w:date="2021-06-25T12:17:00Z"/>
        </w:rPr>
      </w:pPr>
      <w:del w:id="908" w:author="David Conklin" w:date="2021-06-25T12:17:00Z">
        <w:r w:rsidDel="008F7442">
          <w:delText>Water rights data</w:delText>
        </w:r>
      </w:del>
    </w:p>
    <w:p w14:paraId="62BFF195" w14:textId="18A46A25" w:rsidR="00D35AF7" w:rsidDel="008F7442" w:rsidRDefault="00D35AF7" w:rsidP="00D35AF7">
      <w:pPr>
        <w:rPr>
          <w:del w:id="909" w:author="David Conklin" w:date="2021-06-25T12:17:00Z"/>
        </w:rPr>
      </w:pPr>
    </w:p>
    <w:p w14:paraId="78A3D3D7" w14:textId="1AE8D532" w:rsidR="00D35AF7" w:rsidDel="008F7442" w:rsidRDefault="00D35AF7" w:rsidP="006A06E4">
      <w:pPr>
        <w:ind w:firstLine="720"/>
        <w:rPr>
          <w:del w:id="910" w:author="David Conklin" w:date="2021-06-25T12:17:00Z"/>
        </w:rPr>
      </w:pPr>
      <w:del w:id="911"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12" w:author="David Conklin" w:date="2021-06-25T12:17:00Z"/>
        </w:rPr>
      </w:pPr>
    </w:p>
    <w:p w14:paraId="49C4C571" w14:textId="4892400F" w:rsidR="006A06E4" w:rsidDel="008F7442" w:rsidRDefault="006A06E4" w:rsidP="006A06E4">
      <w:pPr>
        <w:ind w:firstLine="720"/>
        <w:rPr>
          <w:del w:id="913" w:author="David Conklin" w:date="2021-06-25T12:17:00Z"/>
        </w:rPr>
      </w:pPr>
      <w:del w:id="914"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15" w:author="David Conklin" w:date="2021-06-25T12:17:00Z"/>
        </w:rPr>
      </w:pPr>
    </w:p>
    <w:p w14:paraId="0E5DDD75" w14:textId="012CF883" w:rsidR="00D35AF7" w:rsidDel="008F7442" w:rsidRDefault="00D35AF7" w:rsidP="00D35AF7">
      <w:pPr>
        <w:pStyle w:val="Heading2"/>
        <w:rPr>
          <w:del w:id="916" w:author="David Conklin" w:date="2021-06-25T12:17:00Z"/>
        </w:rPr>
      </w:pPr>
      <w:del w:id="917" w:author="David Conklin" w:date="2021-06-25T12:17:00Z">
        <w:r w:rsidDel="008F7442">
          <w:delText>The wr_pods.csv file</w:delText>
        </w:r>
      </w:del>
    </w:p>
    <w:p w14:paraId="420591F1" w14:textId="35F118D3" w:rsidR="00D35AF7" w:rsidDel="008F7442" w:rsidRDefault="00D35AF7" w:rsidP="00D35AF7">
      <w:pPr>
        <w:rPr>
          <w:del w:id="918" w:author="David Conklin" w:date="2021-06-25T12:17:00Z"/>
        </w:rPr>
      </w:pPr>
      <w:del w:id="919"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20" w:author="David Conklin" w:date="2021-06-25T12:17:00Z"/>
        </w:rPr>
      </w:pPr>
    </w:p>
    <w:p w14:paraId="6331D408" w14:textId="6219BD3C" w:rsidR="00D35AF7" w:rsidDel="008F7442" w:rsidRDefault="00D35AF7" w:rsidP="00221F0F">
      <w:pPr>
        <w:ind w:left="720" w:hanging="720"/>
        <w:rPr>
          <w:del w:id="921" w:author="David Conklin" w:date="2021-06-25T12:17:00Z"/>
        </w:rPr>
      </w:pPr>
      <w:del w:id="922"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3" w:author="David Conklin" w:date="2021-06-25T12:17:00Z"/>
        </w:rPr>
      </w:pPr>
      <w:del w:id="924"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25" w:author="David Conklin" w:date="2021-06-25T12:17:00Z"/>
        </w:rPr>
      </w:pPr>
      <w:del w:id="926"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27" w:author="David Conklin" w:date="2021-06-25T12:17:00Z"/>
        </w:rPr>
      </w:pPr>
      <w:del w:id="928"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29" w:author="David Conklin" w:date="2021-06-25T12:17:00Z"/>
        </w:rPr>
      </w:pPr>
      <w:del w:id="930"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31" w:author="David Conklin" w:date="2021-06-25T12:17:00Z"/>
        </w:rPr>
      </w:pPr>
      <w:del w:id="932"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3" w:author="David Conklin" w:date="2021-06-25T12:17:00Z"/>
        </w:rPr>
      </w:pPr>
      <w:del w:id="934"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35" w:author="David Conklin" w:date="2021-06-25T12:17:00Z"/>
        </w:rPr>
      </w:pPr>
      <w:del w:id="936"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37" w:author="David Conklin" w:date="2021-06-25T12:17:00Z"/>
        </w:rPr>
      </w:pPr>
      <w:del w:id="938"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39" w:author="David Conklin" w:date="2021-06-25T12:17:00Z"/>
        </w:rPr>
      </w:pPr>
      <w:del w:id="940"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41" w:author="David Conklin" w:date="2021-06-25T12:17:00Z"/>
        </w:rPr>
      </w:pPr>
      <w:del w:id="942"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3" w:author="David Conklin" w:date="2021-06-25T12:17:00Z"/>
        </w:rPr>
      </w:pPr>
      <w:del w:id="944"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45" w:author="David Conklin" w:date="2021-06-25T12:17:00Z"/>
        </w:rPr>
      </w:pPr>
      <w:del w:id="946"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47" w:author="David Conklin" w:date="2021-06-25T12:17:00Z"/>
        </w:rPr>
      </w:pPr>
      <w:del w:id="948"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49" w:author="David Conklin" w:date="2021-06-25T12:17:00Z"/>
        </w:rPr>
      </w:pPr>
      <w:del w:id="950"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51" w:author="David Conklin" w:date="2021-06-25T12:17:00Z"/>
        </w:rPr>
      </w:pPr>
      <w:del w:id="952"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3" w:author="David Conklin" w:date="2021-06-25T12:17:00Z"/>
        </w:rPr>
      </w:pPr>
    </w:p>
    <w:p w14:paraId="5C1E01BB" w14:textId="45FC0CFC" w:rsidR="00A63DAE" w:rsidDel="008F7442" w:rsidRDefault="00A63DAE" w:rsidP="00A63DAE">
      <w:pPr>
        <w:pStyle w:val="Heading2"/>
        <w:rPr>
          <w:del w:id="954" w:author="David Conklin" w:date="2021-06-25T12:17:00Z"/>
        </w:rPr>
      </w:pPr>
      <w:del w:id="955" w:author="David Conklin" w:date="2021-06-25T12:17:00Z">
        <w:r w:rsidDel="008F7442">
          <w:delText>The wr_pous.csv file</w:delText>
        </w:r>
      </w:del>
    </w:p>
    <w:p w14:paraId="063557E7" w14:textId="1FF182B8" w:rsidR="00A63DAE" w:rsidDel="008F7442" w:rsidRDefault="00A63DAE" w:rsidP="00A63DAE">
      <w:pPr>
        <w:ind w:firstLine="720"/>
        <w:rPr>
          <w:del w:id="956" w:author="David Conklin" w:date="2021-06-25T12:17:00Z"/>
        </w:rPr>
      </w:pPr>
      <w:del w:id="957"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58" w:author="David Conklin" w:date="2021-06-25T12:17:00Z"/>
        </w:rPr>
      </w:pPr>
    </w:p>
    <w:p w14:paraId="28CB2EC2" w14:textId="62F3F20D" w:rsidR="00A63DAE" w:rsidDel="008F7442" w:rsidRDefault="00A63DAE" w:rsidP="00A63DAE">
      <w:pPr>
        <w:rPr>
          <w:del w:id="959" w:author="David Conklin" w:date="2021-06-25T12:17:00Z"/>
        </w:rPr>
      </w:pPr>
      <w:del w:id="960"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61" w:author="David Conklin" w:date="2021-06-25T12:17:00Z"/>
        </w:rPr>
      </w:pPr>
      <w:del w:id="962"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3" w:author="David Conklin" w:date="2021-06-25T12:17:00Z"/>
        </w:rPr>
      </w:pPr>
      <w:del w:id="964"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65" w:author="David Conklin" w:date="2021-06-25T12:17:00Z"/>
        </w:rPr>
      </w:pPr>
      <w:del w:id="966"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67" w:author="David Conklin" w:date="2021-06-25T12:17:00Z"/>
          <w:vertAlign w:val="superscript"/>
        </w:rPr>
      </w:pPr>
      <w:del w:id="968"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69" w:author="David Conklin" w:date="2021-06-25T12:17:00Z"/>
        </w:rPr>
      </w:pPr>
      <w:del w:id="970"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71" w:author="David Conklin" w:date="2021-06-25T12:17:00Z"/>
        </w:rPr>
      </w:pPr>
      <w:del w:id="972"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3" w:author="David Conklin" w:date="2021-06-25T12:17:00Z"/>
        </w:rPr>
      </w:pPr>
      <w:del w:id="974"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75" w:author="David Conklin" w:date="2021-06-25T12:17:00Z"/>
        </w:rPr>
      </w:pPr>
      <w:del w:id="976"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77" w:author="David Conklin" w:date="2021-06-25T12:17:00Z"/>
        </w:rPr>
      </w:pPr>
      <w:del w:id="978"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79" w:author="David Conklin" w:date="2021-06-25T12:17:00Z"/>
        </w:rPr>
      </w:pPr>
      <w:del w:id="980" w:author="David Conklin" w:date="2021-06-25T12:17:00Z">
        <w:r w:rsidDel="008F7442">
          <w:delText>XCOORD - easting of IDU centroid</w:delText>
        </w:r>
      </w:del>
    </w:p>
    <w:p w14:paraId="291EA376" w14:textId="48EE5653" w:rsidR="006569CE" w:rsidDel="008F7442" w:rsidRDefault="006569CE" w:rsidP="008E7929">
      <w:pPr>
        <w:rPr>
          <w:del w:id="981" w:author="David Conklin" w:date="2021-06-25T12:17:00Z"/>
        </w:rPr>
      </w:pPr>
      <w:del w:id="982"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3" w:author="David Conklin" w:date="2021-06-25T12:17:00Z"/>
        </w:rPr>
      </w:pPr>
      <w:del w:id="984"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85" w:author="David Conklin" w:date="2021-06-25T12:17:00Z"/>
        </w:rPr>
      </w:pPr>
    </w:p>
    <w:p w14:paraId="284A87F1" w14:textId="32591D6B" w:rsidR="008E7929" w:rsidDel="008F7442" w:rsidRDefault="008E7929" w:rsidP="008E7929">
      <w:pPr>
        <w:ind w:hanging="720"/>
        <w:rPr>
          <w:del w:id="986" w:author="David Conklin" w:date="2021-06-25T12:17:00Z"/>
        </w:rPr>
      </w:pPr>
      <w:del w:id="987"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88" w:author="David Conklin" w:date="2021-06-25T12:17:00Z"/>
        </w:rPr>
      </w:pPr>
    </w:p>
    <w:p w14:paraId="1E7CF902" w14:textId="1C998A28" w:rsidR="00D35AF7" w:rsidDel="008F7442" w:rsidRDefault="00D35AF7" w:rsidP="008E7929">
      <w:pPr>
        <w:ind w:firstLine="720"/>
        <w:rPr>
          <w:del w:id="989" w:author="David Conklin" w:date="2021-06-25T12:17:00Z"/>
        </w:rPr>
      </w:pPr>
      <w:del w:id="990"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91" w:author="David Conklin" w:date="2021-06-25T12:17:00Z"/>
        </w:rPr>
      </w:pPr>
    </w:p>
    <w:p w14:paraId="5AC19B08" w14:textId="67128B80" w:rsidR="00E66595" w:rsidDel="008F7442" w:rsidRDefault="00E66595" w:rsidP="00E66595">
      <w:pPr>
        <w:pStyle w:val="Heading2"/>
        <w:rPr>
          <w:del w:id="992" w:author="David Conklin" w:date="2021-06-25T12:17:00Z"/>
        </w:rPr>
      </w:pPr>
      <w:del w:id="993" w:author="David Conklin" w:date="2021-06-25T12:17:00Z">
        <w:r w:rsidDel="008F7442">
          <w:delText>Adding a water right</w:delText>
        </w:r>
      </w:del>
    </w:p>
    <w:p w14:paraId="50656782" w14:textId="4D7E9906" w:rsidR="00EB66B0" w:rsidDel="008F7442" w:rsidRDefault="00EB66B0" w:rsidP="00EB66B0">
      <w:pPr>
        <w:rPr>
          <w:del w:id="994" w:author="David Conklin" w:date="2021-06-25T12:17:00Z"/>
        </w:rPr>
      </w:pPr>
    </w:p>
    <w:p w14:paraId="5D40CBC1" w14:textId="6DEAA960" w:rsidR="00EB66B0" w:rsidDel="008F7442" w:rsidRDefault="00EB66B0" w:rsidP="00EB66B0">
      <w:pPr>
        <w:rPr>
          <w:del w:id="995" w:author="David Conklin" w:date="2021-06-25T12:17:00Z"/>
        </w:rPr>
      </w:pPr>
      <w:del w:id="996"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997" w:author="David Conklin" w:date="2021-06-25T12:17:00Z"/>
        </w:rPr>
      </w:pPr>
    </w:p>
    <w:p w14:paraId="300F6E2B" w14:textId="26791432" w:rsidR="000433C1" w:rsidDel="008F7442" w:rsidRDefault="00EB66B0" w:rsidP="00EB66B0">
      <w:pPr>
        <w:rPr>
          <w:del w:id="998" w:author="David Conklin" w:date="2021-06-25T12:17:00Z"/>
        </w:rPr>
      </w:pPr>
      <w:del w:id="999"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1000" w:author="David Conklin" w:date="2021-06-25T12:17:00Z"/>
        </w:rPr>
      </w:pPr>
    </w:p>
    <w:p w14:paraId="7C1B3123" w14:textId="54B40E14" w:rsidR="00EB66B0" w:rsidDel="008F7442" w:rsidRDefault="00C76427" w:rsidP="00EB66B0">
      <w:pPr>
        <w:rPr>
          <w:del w:id="1001" w:author="David Conklin" w:date="2021-06-25T12:17:00Z"/>
        </w:rPr>
      </w:pPr>
      <w:del w:id="1002"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3" w:author="David Conklin" w:date="2021-06-25T12:17:00Z"/>
        </w:rPr>
      </w:pPr>
    </w:p>
    <w:p w14:paraId="38ADB227" w14:textId="339E23AC" w:rsidR="00A24D01" w:rsidDel="008F7442" w:rsidRDefault="000A466E" w:rsidP="00EB66B0">
      <w:pPr>
        <w:rPr>
          <w:del w:id="1004" w:author="David Conklin" w:date="2021-06-25T12:17:00Z"/>
        </w:rPr>
      </w:pPr>
      <w:del w:id="1005"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06" w:author="David Conklin" w:date="2021-06-25T12:17:00Z"/>
        </w:rPr>
      </w:pPr>
    </w:p>
    <w:p w14:paraId="3FE3C35C" w14:textId="265FB74D" w:rsidR="00EB66B0" w:rsidDel="008F7442" w:rsidRDefault="000A466E" w:rsidP="00EB66B0">
      <w:pPr>
        <w:rPr>
          <w:del w:id="1007" w:author="David Conklin" w:date="2021-06-25T12:17:00Z"/>
        </w:rPr>
      </w:pPr>
      <w:del w:id="1008"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09" w:author="David Conklin" w:date="2021-06-25T12:17:00Z"/>
        </w:rPr>
      </w:pPr>
    </w:p>
    <w:p w14:paraId="34290061" w14:textId="0E2B9079" w:rsidR="00EB66B0" w:rsidDel="008F7442" w:rsidRDefault="000A466E" w:rsidP="00EB66B0">
      <w:pPr>
        <w:rPr>
          <w:del w:id="1010" w:author="David Conklin" w:date="2021-06-25T12:17:00Z"/>
        </w:rPr>
      </w:pPr>
      <w:del w:id="1011"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12" w:author="David Conklin" w:date="2021-06-25T12:17:00Z"/>
        </w:rPr>
      </w:pPr>
    </w:p>
    <w:p w14:paraId="398A7A1E" w14:textId="4CE6C660" w:rsidR="00EC2225" w:rsidDel="008F7442" w:rsidRDefault="000A466E" w:rsidP="00EB66B0">
      <w:pPr>
        <w:rPr>
          <w:del w:id="1013" w:author="David Conklin" w:date="2021-06-25T12:17:00Z"/>
        </w:rPr>
      </w:pPr>
      <w:del w:id="1014"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15" w:author="David Conklin" w:date="2021-06-25T12:17:00Z"/>
        </w:rPr>
      </w:pPr>
    </w:p>
    <w:p w14:paraId="570BA4B5" w14:textId="492CC561" w:rsidR="00801BD3" w:rsidRDefault="00801BD3" w:rsidP="00801BD3">
      <w:pPr>
        <w:pStyle w:val="Heading1"/>
      </w:pPr>
      <w:bookmarkStart w:id="1016" w:name="_Toc76532103"/>
      <w:r>
        <w:t>Initial conditions</w:t>
      </w:r>
      <w:bookmarkEnd w:id="1016"/>
    </w:p>
    <w:p w14:paraId="78EB624C" w14:textId="77777777" w:rsidR="003447B8" w:rsidRPr="00801BD3" w:rsidRDefault="003447B8" w:rsidP="00801BD3"/>
    <w:p w14:paraId="29F93D2E" w14:textId="2882A4C8" w:rsidR="00801BD3" w:rsidRDefault="003447B8" w:rsidP="006231D1">
      <w:pPr>
        <w:pStyle w:val="Heading2"/>
      </w:pPr>
      <w:bookmarkStart w:id="1017" w:name="_Toc76532104"/>
      <w:r>
        <w:t>State variables</w:t>
      </w:r>
      <w:bookmarkEnd w:id="101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18" w:name="_Toc76532105"/>
      <w:r>
        <w:t>Reproducibility and the use of random number generators</w:t>
      </w:r>
      <w:bookmarkEnd w:id="101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19" w:name="_Toc76532106"/>
      <w:r>
        <w:t xml:space="preserve">Initializing ID </w:t>
      </w:r>
      <w:r w:rsidR="00D014FA">
        <w:t>numbers: coldstart</w:t>
      </w:r>
      <w:bookmarkEnd w:id="1019"/>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20" w:author="David Conklin" w:date="2021-05-10T18:17:00Z"/>
        </w:rPr>
      </w:pPr>
    </w:p>
    <w:p w14:paraId="61B89BFD" w14:textId="77777777" w:rsidR="005446BB" w:rsidRDefault="005446BB" w:rsidP="005446BB">
      <w:pPr>
        <w:pStyle w:val="Heading2"/>
        <w:rPr>
          <w:ins w:id="1021" w:author="David Conklin" w:date="2021-05-10T18:17:00Z"/>
        </w:rPr>
      </w:pPr>
      <w:bookmarkStart w:id="1022" w:name="_Toc76532107"/>
      <w:ins w:id="1023" w:author="David Conklin" w:date="2021-05-10T18:17:00Z">
        <w:r>
          <w:t>Initializing Flow and HBV model state variables: spinup</w:t>
        </w:r>
        <w:bookmarkEnd w:id="1022"/>
      </w:ins>
    </w:p>
    <w:p w14:paraId="0245360B" w14:textId="3351D599" w:rsidR="005446BB" w:rsidRDefault="005446BB" w:rsidP="005446BB">
      <w:pPr>
        <w:rPr>
          <w:ins w:id="1024" w:author="David Conklin" w:date="2021-05-10T18:24:00Z"/>
        </w:rPr>
      </w:pPr>
      <w:ins w:id="1025"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26" w:author="David Conklin" w:date="2021-05-10T18:19:00Z">
        <w:r>
          <w:t>, collectively known as the Flow and HBV model state variables</w:t>
        </w:r>
      </w:ins>
      <w:ins w:id="1027" w:author="David Conklin" w:date="2021-05-10T18:17:00Z">
        <w:r>
          <w:t xml:space="preserve">.  </w:t>
        </w:r>
      </w:ins>
      <w:ins w:id="1028" w:author="David Conklin" w:date="2021-05-10T18:18:00Z">
        <w:r>
          <w:t>Spinup starts all these state variables</w:t>
        </w:r>
      </w:ins>
      <w:ins w:id="1029" w:author="David Conklin" w:date="2021-05-10T18:17:00Z">
        <w:r>
          <w:t xml:space="preserve"> </w:t>
        </w:r>
      </w:ins>
      <w:ins w:id="1030" w:author="David Conklin" w:date="2021-05-10T18:19:00Z">
        <w:r>
          <w:t>out at prescribed default va</w:t>
        </w:r>
      </w:ins>
      <w:ins w:id="1031" w:author="David Conklin" w:date="2021-05-10T18:20:00Z">
        <w:r>
          <w:t>lues.  The values of the state variables then evolve from one daily</w:t>
        </w:r>
      </w:ins>
      <w:ins w:id="1032" w:author="David Conklin" w:date="2021-05-10T18:21:00Z">
        <w:r>
          <w:t xml:space="preserve"> time step to the next.  Current practice</w:t>
        </w:r>
      </w:ins>
      <w:ins w:id="1033" w:author="David Conklin" w:date="2021-05-10T18:22:00Z">
        <w:r>
          <w:t xml:space="preserve"> (as of May 2021)</w:t>
        </w:r>
      </w:ins>
      <w:ins w:id="1034" w:author="David Conklin" w:date="2021-05-10T18:21:00Z">
        <w:r>
          <w:t xml:space="preserve"> with CW</w:t>
        </w:r>
      </w:ins>
      <w:ins w:id="1035" w:author="David Conklin" w:date="2021-05-10T18:22:00Z">
        <w:r>
          <w:t xml:space="preserve">3M is to run a spinup simulation using actual weather data over the ten </w:t>
        </w:r>
      </w:ins>
      <w:ins w:id="1036" w:author="David Conklin" w:date="2021-05-10T18:23:00Z">
        <w:r>
          <w:t xml:space="preserve">years 2000-09, and then save the state variables for use in starting additional simulations </w:t>
        </w:r>
      </w:ins>
      <w:ins w:id="1037" w:author="David Conklin" w:date="2021-05-10T18:24:00Z">
        <w:r>
          <w:t>in 2010.</w:t>
        </w:r>
      </w:ins>
    </w:p>
    <w:p w14:paraId="657C165D" w14:textId="22725606" w:rsidR="005446BB" w:rsidRPr="00A122F7" w:rsidRDefault="005446BB" w:rsidP="005446BB">
      <w:pPr>
        <w:rPr>
          <w:ins w:id="1038" w:author="David Conklin" w:date="2021-05-10T18:17:00Z"/>
        </w:rPr>
      </w:pPr>
      <w:ins w:id="1039"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40" w:name="_Toc76532108"/>
      <w:r>
        <w:t>Initializing</w:t>
      </w:r>
      <w:r w:rsidR="00F731A1">
        <w:t xml:space="preserve"> HBVCALIB attributes</w:t>
      </w:r>
      <w:ins w:id="1041" w:author="David Conklin" w:date="2021-05-10T18:11:00Z">
        <w:r w:rsidR="00AB7E22">
          <w:t xml:space="preserve">: </w:t>
        </w:r>
      </w:ins>
      <w:del w:id="1042" w:author="David Conklin" w:date="2021-05-10T18:11:00Z">
        <w:r w:rsidR="00F731A1" w:rsidDel="00AB7E22">
          <w:delText xml:space="preserve"> and Flow state variables: </w:delText>
        </w:r>
      </w:del>
      <w:del w:id="1043" w:author="David Conklin" w:date="2021-05-10T18:16:00Z">
        <w:r w:rsidR="00F731A1" w:rsidDel="00AB7E22">
          <w:delText>warmstart</w:delText>
        </w:r>
      </w:del>
      <w:ins w:id="1044" w:author="David Conklin" w:date="2021-05-10T18:16:00Z">
        <w:r w:rsidR="00AB7E22">
          <w:t>spinup</w:t>
        </w:r>
      </w:ins>
      <w:bookmarkEnd w:id="1040"/>
    </w:p>
    <w:p w14:paraId="082A4C3A" w14:textId="069F4071" w:rsidR="006D0A5F" w:rsidRDefault="006D0A5F" w:rsidP="006D0A5F">
      <w:pPr>
        <w:rPr>
          <w:ins w:id="1045" w:author="David Conklin" w:date="2021-05-10T18:30:00Z"/>
        </w:rPr>
      </w:pPr>
      <w:ins w:id="1046" w:author="David Conklin" w:date="2021-05-10T18:30:00Z">
        <w:r>
          <w:tab/>
          <w:t>HBVCALIB parameter values</w:t>
        </w:r>
      </w:ins>
      <w:ins w:id="1047" w:author="David Conklin" w:date="2021-05-10T18:31:00Z">
        <w:r>
          <w:t>, held in the HBV CSV file,</w:t>
        </w:r>
      </w:ins>
      <w:ins w:id="1048"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49" w:author="David Conklin" w:date="2021-05-10T18:27:00Z"/>
        </w:rPr>
      </w:pPr>
      <w:ins w:id="1050" w:author="David Conklin" w:date="2021-05-10T18:35:00Z">
        <w:r>
          <w:tab/>
        </w:r>
      </w:ins>
      <w:del w:id="1051" w:author="David Conklin" w:date="2021-05-10T18:35:00Z">
        <w:r w:rsidR="00F731A1" w:rsidDel="00E66361">
          <w:tab/>
        </w:r>
        <w:r w:rsidR="005053F2" w:rsidDel="00E66361">
          <w:delText xml:space="preserve"> </w:delText>
        </w:r>
        <w:r w:rsidR="00D014FA" w:rsidDel="00E66361">
          <w:delText xml:space="preserve"> </w:delText>
        </w:r>
      </w:del>
      <w:ins w:id="1052" w:author="David Conklin" w:date="2021-05-10T16:14:00Z">
        <w:r w:rsidR="006231D1">
          <w:t>HBVCALIB</w:t>
        </w:r>
      </w:ins>
      <w:ins w:id="1053" w:author="David Conklin" w:date="2021-05-10T18:32:00Z">
        <w:r w:rsidR="006D0A5F">
          <w:t>, essentially a row number in the HBV CSV file</w:t>
        </w:r>
      </w:ins>
      <w:ins w:id="1054" w:author="David Conklin" w:date="2021-05-10T16:14:00Z">
        <w:r w:rsidR="006231D1">
          <w:t xml:space="preserve">, </w:t>
        </w:r>
      </w:ins>
      <w:ins w:id="1055" w:author="David Conklin" w:date="2021-05-10T18:32:00Z">
        <w:r w:rsidR="006D0A5F">
          <w:t>is</w:t>
        </w:r>
      </w:ins>
      <w:ins w:id="1056" w:author="David Conklin" w:date="2021-05-10T16:14:00Z">
        <w:r w:rsidR="006231D1">
          <w:t xml:space="preserve"> an attribute of</w:t>
        </w:r>
      </w:ins>
      <w:ins w:id="1057" w:author="David Conklin" w:date="2021-05-10T16:15:00Z">
        <w:r w:rsidR="006231D1">
          <w:t xml:space="preserve"> all three GIS layers (IDU, HRU, and Reach)</w:t>
        </w:r>
      </w:ins>
      <w:ins w:id="1058" w:author="David Conklin" w:date="2021-05-10T18:32:00Z">
        <w:r w:rsidR="006D0A5F">
          <w:t>.  The HBVCA</w:t>
        </w:r>
      </w:ins>
      <w:ins w:id="1059" w:author="David Conklin" w:date="2021-05-10T18:33:00Z">
        <w:r w:rsidR="006D0A5F">
          <w:t>LIB value</w:t>
        </w:r>
      </w:ins>
      <w:ins w:id="1060" w:author="David Conklin" w:date="2021-05-10T16:15:00Z">
        <w:r w:rsidR="006231D1">
          <w:t xml:space="preserve"> associates </w:t>
        </w:r>
      </w:ins>
      <w:ins w:id="1061" w:author="David Conklin" w:date="2021-05-10T18:33:00Z">
        <w:r w:rsidR="006D0A5F">
          <w:t xml:space="preserve">a specific row of </w:t>
        </w:r>
      </w:ins>
      <w:ins w:id="1062" w:author="David Conklin" w:date="2021-05-10T16:15:00Z">
        <w:r w:rsidR="006231D1">
          <w:t>parameter values in the HBV</w:t>
        </w:r>
      </w:ins>
      <w:ins w:id="1063" w:author="David Conklin" w:date="2021-05-10T18:33:00Z">
        <w:r w:rsidR="006D0A5F">
          <w:t xml:space="preserve"> CSV</w:t>
        </w:r>
      </w:ins>
      <w:ins w:id="1064" w:author="David Conklin" w:date="2021-05-10T16:15:00Z">
        <w:r w:rsidR="006231D1">
          <w:t xml:space="preserve"> file</w:t>
        </w:r>
      </w:ins>
      <w:ins w:id="1065" w:author="David Conklin" w:date="2021-05-10T16:16:00Z">
        <w:r w:rsidR="006231D1">
          <w:t xml:space="preserve"> with the particular spatial unit.  </w:t>
        </w:r>
      </w:ins>
      <w:ins w:id="1066" w:author="David Conklin" w:date="2021-05-10T18:27:00Z">
        <w:r w:rsidR="005446BB">
          <w:t>The process of setting the HBVCALIB values is</w:t>
        </w:r>
        <w:r w:rsidR="006D0A5F">
          <w:t>, lik</w:t>
        </w:r>
      </w:ins>
      <w:ins w:id="1067" w:author="David Conklin" w:date="2021-05-10T18:28:00Z">
        <w:r w:rsidR="006D0A5F">
          <w:t>e the initialization of the Flow and HBV state variables,</w:t>
        </w:r>
      </w:ins>
      <w:ins w:id="1068" w:author="David Conklin" w:date="2021-05-10T18:27:00Z">
        <w:r w:rsidR="005446BB">
          <w:t xml:space="preserve"> part of spinup.</w:t>
        </w:r>
      </w:ins>
      <w:ins w:id="1069"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70" w:author="David Conklin" w:date="2021-05-10T16:30:00Z"/>
        </w:rPr>
        <w:pPrChange w:id="1071" w:author="David Conklin" w:date="2021-05-10T18:27:00Z">
          <w:pPr/>
        </w:pPrChange>
      </w:pPr>
      <w:ins w:id="1072" w:author="David Conklin" w:date="2021-05-10T16:16:00Z">
        <w:r>
          <w:t>The</w:t>
        </w:r>
      </w:ins>
      <w:ins w:id="1073" w:author="David Conklin" w:date="2021-05-10T16:17:00Z">
        <w:r>
          <w:t xml:space="preserve"> value of HBVCALIB, a small positive integer, determines which row of the HBV.csv</w:t>
        </w:r>
      </w:ins>
      <w:ins w:id="1074" w:author="David Conklin" w:date="2021-05-10T18:25:00Z">
        <w:r w:rsidR="005446BB">
          <w:t xml:space="preserve"> file</w:t>
        </w:r>
      </w:ins>
      <w:ins w:id="1075" w:author="David Conklin" w:date="2021-05-10T16:17:00Z">
        <w:r>
          <w:t xml:space="preserve"> hold</w:t>
        </w:r>
      </w:ins>
      <w:ins w:id="1076" w:author="David Conklin" w:date="2021-05-10T18:25:00Z">
        <w:r w:rsidR="005446BB">
          <w:t>s</w:t>
        </w:r>
      </w:ins>
      <w:ins w:id="1077" w:author="David Conklin" w:date="2021-05-10T16:17:00Z">
        <w:r>
          <w:t xml:space="preserve"> the parameter values for the spatial u</w:t>
        </w:r>
      </w:ins>
      <w:ins w:id="1078" w:author="David Conklin" w:date="2021-05-10T16:18:00Z">
        <w:r>
          <w:t xml:space="preserve">nit.  </w:t>
        </w:r>
      </w:ins>
      <w:ins w:id="1079" w:author="David Conklin" w:date="2021-05-10T16:19:00Z">
        <w:r>
          <w:t xml:space="preserve">Spatial units with the same HBVCALIB value drain to </w:t>
        </w:r>
      </w:ins>
      <w:ins w:id="1080" w:author="David Conklin" w:date="2021-05-10T16:20:00Z">
        <w:r>
          <w:t>the same</w:t>
        </w:r>
      </w:ins>
      <w:ins w:id="1081" w:author="David Conklin" w:date="2021-05-10T16:19:00Z">
        <w:r>
          <w:t xml:space="preserve"> pourpoint.</w:t>
        </w:r>
      </w:ins>
      <w:ins w:id="1082" w:author="David Conklin" w:date="2021-05-10T16:20:00Z">
        <w:r>
          <w:t xml:space="preserve"> </w:t>
        </w:r>
      </w:ins>
      <w:ins w:id="1083" w:author="David Conklin" w:date="2021-05-10T16:22:00Z">
        <w:r>
          <w:t xml:space="preserve"> Areas and portions of the stream network </w:t>
        </w:r>
        <w:r w:rsidR="006073B2">
          <w:t xml:space="preserve">which share a single HBVCALIB </w:t>
        </w:r>
      </w:ins>
      <w:ins w:id="1084" w:author="David Conklin" w:date="2021-05-10T16:23:00Z">
        <w:r w:rsidR="006073B2">
          <w:t>value are assigned first at the headwaters and then downward in the stream network to the WRB</w:t>
        </w:r>
      </w:ins>
      <w:ins w:id="1085" w:author="David Conklin" w:date="2021-05-10T16:24:00Z">
        <w:r w:rsidR="006073B2">
          <w:t xml:space="preserve"> outlet.  Each HBVCALIB area is either a complete a watershed in itself or is the downstream end of a watershed formed</w:t>
        </w:r>
      </w:ins>
      <w:ins w:id="1086" w:author="David Conklin" w:date="2021-05-10T16:25:00Z">
        <w:r w:rsidR="006073B2">
          <w:t xml:space="preserve"> by itself together with one or more upstream HBVCALIB areas.  For example, the DET12 HBVCALIB area</w:t>
        </w:r>
      </w:ins>
      <w:ins w:id="1087" w:author="David Conklin" w:date="2021-05-10T16:26:00Z">
        <w:r w:rsidR="006073B2">
          <w:t xml:space="preserve"> plus the Blowout51 HBVCALIB area forms a complete watershed with its pourpoint at the reach </w:t>
        </w:r>
      </w:ins>
      <w:ins w:id="1088" w:author="David Conklin" w:date="2021-05-10T16:28:00Z">
        <w:r w:rsidR="006073B2">
          <w:t xml:space="preserve">(COMID 23780511) </w:t>
        </w:r>
      </w:ins>
      <w:ins w:id="1089" w:author="David Conklin" w:date="2021-05-10T16:26:00Z">
        <w:r w:rsidR="006073B2">
          <w:t>wher</w:t>
        </w:r>
      </w:ins>
      <w:ins w:id="1090" w:author="David Conklin" w:date="2021-05-10T16:27:00Z">
        <w:r w:rsidR="006073B2">
          <w:t>e the Niagara gage</w:t>
        </w:r>
      </w:ins>
      <w:ins w:id="1091" w:author="David Conklin" w:date="2021-05-10T16:28:00Z">
        <w:r w:rsidR="006073B2">
          <w:t xml:space="preserve"> (USGS 14181500)</w:t>
        </w:r>
      </w:ins>
      <w:ins w:id="1092" w:author="David Conklin" w:date="2021-05-10T16:27:00Z">
        <w:r w:rsidR="006073B2">
          <w:t xml:space="preserve"> is located, downstream of the Detroit dam.</w:t>
        </w:r>
      </w:ins>
      <w:ins w:id="1093" w:author="David Conklin" w:date="2021-05-10T16:20:00Z">
        <w:r>
          <w:t xml:space="preserve">  </w:t>
        </w:r>
      </w:ins>
      <w:ins w:id="1094" w:author="David Conklin" w:date="2021-05-10T16:29:00Z">
        <w:r w:rsidR="006073B2">
          <w:t xml:space="preserve">DET12 has HBVCALIB value 12.  Blowout51 is the </w:t>
        </w:r>
      </w:ins>
      <w:ins w:id="1095" w:author="David Conklin" w:date="2021-05-10T18:26:00Z">
        <w:r w:rsidR="005446BB">
          <w:t xml:space="preserve">complete </w:t>
        </w:r>
      </w:ins>
      <w:ins w:id="1096" w:author="David Conklin" w:date="2021-05-10T16:29:00Z">
        <w:r w:rsidR="006073B2">
          <w:t>Blowout Creek watershed, which has HBVCALIB value 51.</w:t>
        </w:r>
      </w:ins>
    </w:p>
    <w:p w14:paraId="5D711F9C" w14:textId="57D67F4F" w:rsidR="00AB7E22" w:rsidRDefault="00AB7E22" w:rsidP="006231D1">
      <w:pPr>
        <w:rPr>
          <w:ins w:id="1097" w:author="David Conklin" w:date="2021-05-10T18:12:00Z"/>
        </w:rPr>
      </w:pPr>
    </w:p>
    <w:p w14:paraId="78BDA636" w14:textId="1D267089" w:rsidR="00AB7E22" w:rsidRPr="00EF6419" w:rsidDel="005446BB" w:rsidRDefault="00AB7E22">
      <w:pPr>
        <w:rPr>
          <w:del w:id="1098" w:author="David Conklin" w:date="2021-05-10T18:17:00Z"/>
        </w:rPr>
        <w:pPrChange w:id="1099" w:author="David Conklin" w:date="2021-05-10T18:12:00Z">
          <w:pPr>
            <w:pStyle w:val="Heading2"/>
          </w:pPr>
        </w:pPrChange>
      </w:pPr>
    </w:p>
    <w:p w14:paraId="7FAFDC36" w14:textId="66B7F728" w:rsidR="003447B8" w:rsidRPr="006231D1" w:rsidDel="005446BB" w:rsidRDefault="003447B8" w:rsidP="006231D1">
      <w:pPr>
        <w:rPr>
          <w:del w:id="1100" w:author="David Conklin" w:date="2021-05-10T18:17:00Z"/>
        </w:rPr>
      </w:pPr>
    </w:p>
    <w:p w14:paraId="59ACE8E6" w14:textId="57F71933" w:rsidR="00801BD3" w:rsidRDefault="00801BD3" w:rsidP="00801BD3">
      <w:pPr>
        <w:pStyle w:val="Heading2"/>
      </w:pPr>
      <w:bookmarkStart w:id="1101" w:name="_Toc76532109"/>
      <w:r>
        <w:t>Initial conditions for Flow: the IC file</w:t>
      </w:r>
      <w:ins w:id="1102" w:author="David Conklin" w:date="2021-05-10T18:40:00Z">
        <w:r w:rsidR="0066329B">
          <w:t xml:space="preserve"> and the IDU</w:t>
        </w:r>
      </w:ins>
      <w:ins w:id="1103" w:author="David Conklin" w:date="2021-05-10T18:41:00Z">
        <w:r w:rsidR="0066329B">
          <w:t xml:space="preserve">, </w:t>
        </w:r>
      </w:ins>
      <w:ins w:id="1104" w:author="David Conklin" w:date="2021-05-10T18:40:00Z">
        <w:r w:rsidR="0066329B">
          <w:t>HRU</w:t>
        </w:r>
      </w:ins>
      <w:ins w:id="1105" w:author="David Conklin" w:date="2021-05-10T18:41:00Z">
        <w:r w:rsidR="0066329B">
          <w:t>, and Reach</w:t>
        </w:r>
      </w:ins>
      <w:ins w:id="1106" w:author="David Conklin" w:date="2021-05-10T18:40:00Z">
        <w:r w:rsidR="0066329B">
          <w:t xml:space="preserve"> shapefiles</w:t>
        </w:r>
      </w:ins>
      <w:bookmarkEnd w:id="1101"/>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07"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08" w:author="David Conklin" w:date="2021-05-10T18:41:00Z"/>
        </w:rPr>
      </w:pPr>
      <w:ins w:id="1109" w:author="David Conklin" w:date="2021-05-10T18:38:00Z">
        <w:r>
          <w:t>Except during a spinup, when</w:t>
        </w:r>
      </w:ins>
      <w:del w:id="1110" w:author="David Conklin" w:date="2021-05-10T18:38:00Z">
        <w:r w:rsidR="00801BD3" w:rsidDel="0066329B">
          <w:delText>When</w:delText>
        </w:r>
      </w:del>
      <w:r w:rsidR="00801BD3">
        <w:t xml:space="preserve"> the IC file is not specified or cannot be accessed, </w:t>
      </w:r>
      <w:r w:rsidR="00283EA5">
        <w:t>a warning message is issued</w:t>
      </w:r>
      <w:ins w:id="1111" w:author="David Conklin" w:date="2021-05-10T18:38:00Z">
        <w:r>
          <w:t xml:space="preserve">.  </w:t>
        </w:r>
      </w:ins>
      <w:ins w:id="1112" w:author="David Conklin" w:date="2021-05-10T18:39:00Z">
        <w:r>
          <w:t xml:space="preserve">At the beginning of a spinup and whenever the IC file is inaccessible, </w:t>
        </w:r>
      </w:ins>
      <w:r w:rsidR="00283EA5">
        <w:t xml:space="preserve"> </w:t>
      </w:r>
      <w:del w:id="1113"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4" w:author="David Conklin" w:date="2021-05-10T18:42:00Z">
        <w:r>
          <w:t>As of May 2021, t</w:t>
        </w:r>
      </w:ins>
      <w:ins w:id="1115" w:author="David Conklin" w:date="2021-05-10T18:41:00Z">
        <w:r>
          <w:t>he Flow and</w:t>
        </w:r>
      </w:ins>
      <w:ins w:id="1116" w:author="David Conklin" w:date="2021-05-10T18:42:00Z">
        <w:r>
          <w:t xml:space="preserve"> HBV models have some state variables which are not saved in the IC file; these extra state</w:t>
        </w:r>
      </w:ins>
      <w:ins w:id="1117" w:author="David Conklin" w:date="2021-05-10T18:43:00Z">
        <w:r>
          <w:t xml:space="preserve"> variables are, however, present as attributes in the IDU, HRU, and Reach shapefiles.  For that reason</w:t>
        </w:r>
      </w:ins>
      <w:ins w:id="1118"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19" w:name="_Toc76532110"/>
      <w:r>
        <w:t>What is in the IC file</w:t>
      </w:r>
      <w:bookmarkEnd w:id="1119"/>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20"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21" w:author="David Conklin" w:date="2021-05-11T06:25:00Z"/>
        </w:rPr>
      </w:pPr>
    </w:p>
    <w:p w14:paraId="3172A51E" w14:textId="2C9EC7D7" w:rsidR="00465D0C" w:rsidRDefault="00465D0C" w:rsidP="00465D0C">
      <w:pPr>
        <w:pStyle w:val="Heading2"/>
        <w:rPr>
          <w:ins w:id="1122" w:author="David Conklin" w:date="2021-05-11T06:38:00Z"/>
        </w:rPr>
      </w:pPr>
      <w:bookmarkStart w:id="1123" w:name="_Toc76532111"/>
      <w:ins w:id="1124" w:author="David Conklin" w:date="2021-05-11T06:26:00Z">
        <w:r>
          <w:t>State variables in the IDU</w:t>
        </w:r>
      </w:ins>
      <w:ins w:id="1125" w:author="David Conklin" w:date="2021-05-11T06:27:00Z">
        <w:r>
          <w:t xml:space="preserve"> shapefile</w:t>
        </w:r>
      </w:ins>
      <w:bookmarkEnd w:id="1123"/>
    </w:p>
    <w:p w14:paraId="6265451E" w14:textId="337C7591" w:rsidR="00490D89" w:rsidRPr="00EF6419" w:rsidRDefault="00490D89">
      <w:pPr>
        <w:rPr>
          <w:ins w:id="1126" w:author="David Conklin" w:date="2021-05-11T06:27:00Z"/>
        </w:rPr>
        <w:pPrChange w:id="1127" w:author="David Conklin" w:date="2021-05-11T06:38:00Z">
          <w:pPr>
            <w:pStyle w:val="Heading2"/>
          </w:pPr>
        </w:pPrChange>
      </w:pPr>
      <w:ins w:id="1128" w:author="David Conklin" w:date="2021-05-11T06:38:00Z">
        <w:r>
          <w:tab/>
        </w:r>
      </w:ins>
      <w:ins w:id="1129" w:author="David Conklin" w:date="2021-05-11T06:39:00Z">
        <w:r>
          <w:t>The HBV model has 6 compartments for soil</w:t>
        </w:r>
      </w:ins>
      <w:ins w:id="1130" w:author="David Conklin" w:date="2021-05-11T06:40:00Z">
        <w:r>
          <w:t xml:space="preserve"> and surface water.  One compartment is used for 2 pu</w:t>
        </w:r>
      </w:ins>
      <w:ins w:id="1131" w:author="David Conklin" w:date="2021-05-11T06:41:00Z">
        <w:r>
          <w:t xml:space="preserve">rposes: to hold the volume of liquid water contained in a snowpack, and to hold the volume of water standing on the surface of </w:t>
        </w:r>
      </w:ins>
      <w:ins w:id="1132" w:author="David Conklin" w:date="2021-05-11T06:42:00Z">
        <w:r>
          <w:t>a wetland.</w:t>
        </w:r>
      </w:ins>
      <w:ins w:id="1133" w:author="David Conklin" w:date="2021-05-11T06:43:00Z">
        <w:r>
          <w:t xml:space="preserve">  An HRU may have both wetland IDUs with</w:t>
        </w:r>
      </w:ins>
      <w:ins w:id="1134" w:author="David Conklin" w:date="2021-05-11T06:44:00Z">
        <w:r>
          <w:t xml:space="preserve"> standing water and non-wetland IDUs with snow, but any single IDU can only </w:t>
        </w:r>
      </w:ins>
      <w:ins w:id="1135" w:author="David Conklin" w:date="2021-05-11T06:45:00Z">
        <w:r>
          <w:t>have standing water or snow, or neither; an IDU cannot have both snow and standing water at the same time.  T</w:t>
        </w:r>
      </w:ins>
      <w:ins w:id="1136" w:author="David Conklin" w:date="2021-05-11T06:46:00Z">
        <w:r>
          <w:t>he LULC_A attribute determines whether an IDU is a wetland or not.  Wetland IDUs may have standing w</w:t>
        </w:r>
      </w:ins>
      <w:ins w:id="1137" w:author="David Conklin" w:date="2021-05-11T06:47:00Z">
        <w:r>
          <w:t>ater or not; the WETNESS attribute value if positive represents the depth of the standing water.</w:t>
        </w:r>
      </w:ins>
      <w:ins w:id="1138" w:author="David Conklin" w:date="2021-05-11T06:48:00Z">
        <w:r w:rsidR="007E39D9">
          <w:t xml:space="preserve">  Non-wetland IDUs may have snow or not; th</w:t>
        </w:r>
      </w:ins>
      <w:ins w:id="1139" w:author="David Conklin" w:date="2021-05-11T06:49:00Z">
        <w:r w:rsidR="007E39D9">
          <w:t>e H2O_MELT attribute represents the amount of liquid water in the</w:t>
        </w:r>
      </w:ins>
      <w:ins w:id="1140" w:author="David Conklin" w:date="2021-05-11T06:50:00Z">
        <w:r w:rsidR="007E39D9">
          <w:t xml:space="preserve"> snow, expressed as a depth.  </w:t>
        </w:r>
      </w:ins>
      <w:ins w:id="1141" w:author="David Conklin" w:date="2021-05-11T06:52:00Z">
        <w:r w:rsidR="007E39D9">
          <w:t>The LULC_A, WETNESS, and H2O_MELT attributes</w:t>
        </w:r>
      </w:ins>
      <w:ins w:id="1142" w:author="David Conklin" w:date="2021-05-11T06:53:00Z">
        <w:r w:rsidR="007E39D9">
          <w:t xml:space="preserve"> are state variables of the simulation.</w:t>
        </w:r>
      </w:ins>
    </w:p>
    <w:p w14:paraId="0A4D47F0" w14:textId="51CD8AB8" w:rsidR="00465D0C" w:rsidRPr="00465D0C" w:rsidDel="007E39D9" w:rsidRDefault="00465D0C">
      <w:pPr>
        <w:rPr>
          <w:del w:id="1143" w:author="David Conklin" w:date="2021-05-11T06:57:00Z"/>
        </w:rPr>
      </w:pPr>
      <w:ins w:id="1144"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45" w:name="_Toc76532112"/>
      <w:r>
        <w:t>Initial conditions for HBV</w:t>
      </w:r>
      <w:r w:rsidR="00FF29F2">
        <w:t>: the IC file and the IDU shapefile</w:t>
      </w:r>
      <w:bookmarkEnd w:id="1145"/>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46"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47" w:author="David Conklin" w:date="2021-05-12T05:44:00Z"/>
        </w:rPr>
      </w:pPr>
    </w:p>
    <w:p w14:paraId="0724F423" w14:textId="08436E12" w:rsidR="00513510" w:rsidRDefault="00513510" w:rsidP="00513510">
      <w:pPr>
        <w:pStyle w:val="Heading2"/>
        <w:rPr>
          <w:ins w:id="1148" w:author="David Conklin" w:date="2021-05-12T05:45:00Z"/>
        </w:rPr>
      </w:pPr>
      <w:bookmarkStart w:id="1149" w:name="_Toc76532113"/>
      <w:ins w:id="1150" w:author="David Conklin" w:date="2021-05-12T05:45:00Z">
        <w:r>
          <w:t>Default values used when the data is incomplete</w:t>
        </w:r>
        <w:bookmarkEnd w:id="1149"/>
      </w:ins>
    </w:p>
    <w:p w14:paraId="1DE24EE8" w14:textId="3198FD7C" w:rsidR="00513510" w:rsidRDefault="00513510" w:rsidP="00513510">
      <w:pPr>
        <w:rPr>
          <w:ins w:id="1151" w:author="David Conklin" w:date="2021-05-12T06:06:00Z"/>
        </w:rPr>
      </w:pPr>
      <w:ins w:id="1152" w:author="David Conklin" w:date="2021-05-12T05:45:00Z">
        <w:r>
          <w:tab/>
          <w:t>Ideally, the Reach layer would contain</w:t>
        </w:r>
      </w:ins>
      <w:ins w:id="1153" w:author="David Conklin" w:date="2021-05-12T05:46:00Z">
        <w:r>
          <w:t xml:space="preserve"> information about the characteristic width and </w:t>
        </w:r>
      </w:ins>
      <w:ins w:id="1154" w:author="David Conklin" w:date="2021-05-12T05:58:00Z">
        <w:r w:rsidR="00C517E2">
          <w:t xml:space="preserve">summer low flow </w:t>
        </w:r>
      </w:ins>
      <w:ins w:id="1155" w:author="David Conklin" w:date="2021-05-12T05:46:00Z">
        <w:r>
          <w:t>of each reach</w:t>
        </w:r>
      </w:ins>
      <w:ins w:id="1156" w:author="David Conklin" w:date="2021-05-12T05:47:00Z">
        <w:r>
          <w:t>, and about the height and density of the streamside vegetation.</w:t>
        </w:r>
      </w:ins>
      <w:ins w:id="1157" w:author="David Conklin" w:date="2021-05-12T05:56:00Z">
        <w:r w:rsidR="00C517E2">
          <w:t xml:space="preserve">  These Reach attributes are there to hold that information: WIDTH</w:t>
        </w:r>
      </w:ins>
      <w:ins w:id="1158" w:author="David Conklin" w:date="2021-05-12T05:57:00Z">
        <w:r w:rsidR="00C517E2">
          <w:t xml:space="preserve">GIVEN, </w:t>
        </w:r>
      </w:ins>
      <w:ins w:id="1159" w:author="David Conklin" w:date="2021-05-12T05:59:00Z">
        <w:r w:rsidR="00C517E2">
          <w:t xml:space="preserve">Q_MIN, </w:t>
        </w:r>
      </w:ins>
      <w:ins w:id="1160" w:author="David Conklin" w:date="2021-05-12T06:00:00Z">
        <w:r w:rsidR="00C517E2">
          <w:t xml:space="preserve">VEGHTGIVEN, and VGDNSGIVEN.  For </w:t>
        </w:r>
      </w:ins>
      <w:ins w:id="1161" w:author="David Conklin" w:date="2021-05-12T06:01:00Z">
        <w:r w:rsidR="00C517E2">
          <w:t xml:space="preserve">portions of the stream network for which there is Shade-a-lator data available, CW3M can </w:t>
        </w:r>
      </w:ins>
      <w:ins w:id="1162" w:author="David Conklin" w:date="2021-05-12T06:03:00Z">
        <w:r w:rsidR="00C517E2">
          <w:t>estimate</w:t>
        </w:r>
      </w:ins>
      <w:ins w:id="1163" w:author="David Conklin" w:date="2021-05-12T06:02:00Z">
        <w:r w:rsidR="00C517E2">
          <w:t xml:space="preserve"> the values of WIDTHGIVEN, VEGHTGIVEN, and VGDNSG</w:t>
        </w:r>
      </w:ins>
      <w:ins w:id="1164" w:author="David Conklin" w:date="2021-05-12T06:03:00Z">
        <w:r w:rsidR="00C517E2">
          <w:t>IVEN from the Shade-a-lator data.</w:t>
        </w:r>
      </w:ins>
      <w:ins w:id="1165" w:author="David Conklin" w:date="2021-05-12T06:04:00Z">
        <w:r w:rsidR="00C517E2">
          <w:t xml:space="preserve">  As of May 2021, Shade-a-lator data is only availab</w:t>
        </w:r>
      </w:ins>
      <w:ins w:id="1166" w:author="David Conklin" w:date="2021-05-12T06:05:00Z">
        <w:r w:rsidR="00C517E2">
          <w:t>le in CW3M for a small part of the McKenzie basin</w:t>
        </w:r>
        <w:r w:rsidR="003365BC">
          <w:t>.  Everywhere else, nominal default values are calculated and used</w:t>
        </w:r>
      </w:ins>
      <w:ins w:id="1167" w:author="David Conklin" w:date="2021-05-12T06:06:00Z">
        <w:r w:rsidR="003365BC">
          <w:t>.</w:t>
        </w:r>
      </w:ins>
    </w:p>
    <w:p w14:paraId="5541599C" w14:textId="47178E29" w:rsidR="003365BC" w:rsidRDefault="003365BC" w:rsidP="00513510">
      <w:pPr>
        <w:rPr>
          <w:ins w:id="1168"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69" w:author="David Conklin" w:date="2021-05-12T06:07:00Z"/>
        </w:trPr>
        <w:tc>
          <w:tcPr>
            <w:tcW w:w="0" w:type="auto"/>
          </w:tcPr>
          <w:p w14:paraId="7BE2BC1E" w14:textId="196B1502" w:rsidR="005323B5" w:rsidRDefault="005323B5" w:rsidP="00513510">
            <w:pPr>
              <w:rPr>
                <w:ins w:id="1170" w:author="David Conklin" w:date="2021-05-12T06:07:00Z"/>
              </w:rPr>
            </w:pPr>
            <w:ins w:id="1171" w:author="David Conklin" w:date="2021-05-12T06:07:00Z">
              <w:r>
                <w:t xml:space="preserve">attribute </w:t>
              </w:r>
            </w:ins>
            <w:ins w:id="1172" w:author="David Conklin" w:date="2021-05-12T06:08:00Z">
              <w:r>
                <w:t>used in the simulation</w:t>
              </w:r>
            </w:ins>
          </w:p>
        </w:tc>
        <w:tc>
          <w:tcPr>
            <w:tcW w:w="0" w:type="auto"/>
          </w:tcPr>
          <w:p w14:paraId="4457D00C" w14:textId="6F782035" w:rsidR="005323B5" w:rsidRDefault="005323B5" w:rsidP="00513510">
            <w:pPr>
              <w:rPr>
                <w:ins w:id="1173" w:author="David Conklin" w:date="2021-05-12T06:07:00Z"/>
              </w:rPr>
            </w:pPr>
            <w:ins w:id="1174" w:author="David Conklin" w:date="2021-05-12T06:07:00Z">
              <w:r>
                <w:t xml:space="preserve">attribute for </w:t>
              </w:r>
            </w:ins>
            <w:ins w:id="1175" w:author="David Conklin" w:date="2021-05-12T06:09:00Z">
              <w:r>
                <w:t>observed</w:t>
              </w:r>
            </w:ins>
            <w:ins w:id="1176" w:author="David Conklin" w:date="2021-05-12T06:07:00Z">
              <w:r>
                <w:t xml:space="preserve"> value</w:t>
              </w:r>
            </w:ins>
          </w:p>
        </w:tc>
        <w:tc>
          <w:tcPr>
            <w:tcW w:w="0" w:type="auto"/>
          </w:tcPr>
          <w:p w14:paraId="77D52DA7" w14:textId="34CB73A1" w:rsidR="005323B5" w:rsidRDefault="005323B5" w:rsidP="00513510">
            <w:pPr>
              <w:rPr>
                <w:ins w:id="1177" w:author="David Conklin" w:date="2021-05-12T06:07:00Z"/>
              </w:rPr>
            </w:pPr>
            <w:ins w:id="1178" w:author="David Conklin" w:date="2021-05-12T06:09:00Z">
              <w:r>
                <w:t>attribute for default value</w:t>
              </w:r>
            </w:ins>
          </w:p>
        </w:tc>
      </w:tr>
      <w:tr w:rsidR="005323B5" w14:paraId="153E6F46" w14:textId="77777777" w:rsidTr="003365BC">
        <w:trPr>
          <w:ins w:id="1179" w:author="David Conklin" w:date="2021-05-12T06:07:00Z"/>
        </w:trPr>
        <w:tc>
          <w:tcPr>
            <w:tcW w:w="0" w:type="auto"/>
          </w:tcPr>
          <w:p w14:paraId="72742B44" w14:textId="1151A972" w:rsidR="005323B5" w:rsidRDefault="005323B5" w:rsidP="00513510">
            <w:pPr>
              <w:rPr>
                <w:ins w:id="1180" w:author="David Conklin" w:date="2021-05-12T06:07:00Z"/>
              </w:rPr>
            </w:pPr>
            <w:ins w:id="1181" w:author="David Conklin" w:date="2021-05-12T06:09:00Z">
              <w:r>
                <w:t>WIDTHREACH</w:t>
              </w:r>
            </w:ins>
          </w:p>
        </w:tc>
        <w:tc>
          <w:tcPr>
            <w:tcW w:w="0" w:type="auto"/>
          </w:tcPr>
          <w:p w14:paraId="6DACCAE2" w14:textId="5E9FBBE9" w:rsidR="005323B5" w:rsidRDefault="005323B5" w:rsidP="00513510">
            <w:pPr>
              <w:rPr>
                <w:ins w:id="1182" w:author="David Conklin" w:date="2021-05-12T06:07:00Z"/>
              </w:rPr>
            </w:pPr>
            <w:ins w:id="1183" w:author="David Conklin" w:date="2021-05-12T06:09:00Z">
              <w:r>
                <w:t>WIDTHGIVEN</w:t>
              </w:r>
            </w:ins>
          </w:p>
        </w:tc>
        <w:tc>
          <w:tcPr>
            <w:tcW w:w="0" w:type="auto"/>
          </w:tcPr>
          <w:p w14:paraId="18F0319F" w14:textId="232035C9" w:rsidR="005323B5" w:rsidRDefault="005323B5" w:rsidP="00513510">
            <w:pPr>
              <w:rPr>
                <w:ins w:id="1184" w:author="David Conklin" w:date="2021-05-12T06:07:00Z"/>
              </w:rPr>
            </w:pPr>
            <w:ins w:id="1185" w:author="David Conklin" w:date="2021-05-12T06:09:00Z">
              <w:r>
                <w:t>WIDTH_MIN</w:t>
              </w:r>
            </w:ins>
          </w:p>
        </w:tc>
      </w:tr>
      <w:tr w:rsidR="005323B5" w14:paraId="13C08E5E" w14:textId="77777777" w:rsidTr="003365BC">
        <w:trPr>
          <w:ins w:id="1186" w:author="David Conklin" w:date="2021-05-12T06:13:00Z"/>
        </w:trPr>
        <w:tc>
          <w:tcPr>
            <w:tcW w:w="0" w:type="auto"/>
          </w:tcPr>
          <w:p w14:paraId="4D89A4E8" w14:textId="1791ADAE" w:rsidR="005323B5" w:rsidRDefault="005323B5" w:rsidP="00513510">
            <w:pPr>
              <w:rPr>
                <w:ins w:id="1187" w:author="David Conklin" w:date="2021-05-12T06:13:00Z"/>
              </w:rPr>
            </w:pPr>
            <w:ins w:id="1188" w:author="David Conklin" w:date="2021-05-12T06:14:00Z">
              <w:r>
                <w:t>Q_MIN</w:t>
              </w:r>
            </w:ins>
          </w:p>
        </w:tc>
        <w:tc>
          <w:tcPr>
            <w:tcW w:w="0" w:type="auto"/>
          </w:tcPr>
          <w:p w14:paraId="348830C6" w14:textId="77777777" w:rsidR="005323B5" w:rsidRDefault="005323B5" w:rsidP="00513510">
            <w:pPr>
              <w:rPr>
                <w:ins w:id="1189" w:author="David Conklin" w:date="2021-05-12T06:13:00Z"/>
              </w:rPr>
            </w:pPr>
          </w:p>
        </w:tc>
        <w:tc>
          <w:tcPr>
            <w:tcW w:w="0" w:type="auto"/>
          </w:tcPr>
          <w:p w14:paraId="67C3E342" w14:textId="4FD1AB80" w:rsidR="005323B5" w:rsidRDefault="005323B5" w:rsidP="00513510">
            <w:pPr>
              <w:rPr>
                <w:ins w:id="1190" w:author="David Conklin" w:date="2021-05-12T06:13:00Z"/>
              </w:rPr>
            </w:pPr>
            <w:ins w:id="1191" w:author="David Conklin" w:date="2021-05-12T06:15:00Z">
              <w:r>
                <w:t>Q_MIN</w:t>
              </w:r>
            </w:ins>
          </w:p>
        </w:tc>
      </w:tr>
      <w:tr w:rsidR="005323B5" w14:paraId="3AB638AB" w14:textId="77777777" w:rsidTr="003365BC">
        <w:trPr>
          <w:ins w:id="1192" w:author="David Conklin" w:date="2021-05-12T06:10:00Z"/>
        </w:trPr>
        <w:tc>
          <w:tcPr>
            <w:tcW w:w="0" w:type="auto"/>
          </w:tcPr>
          <w:p w14:paraId="0195BC39" w14:textId="526CE41F" w:rsidR="005323B5" w:rsidRDefault="005323B5" w:rsidP="00513510">
            <w:pPr>
              <w:rPr>
                <w:ins w:id="1193" w:author="David Conklin" w:date="2021-05-12T06:10:00Z"/>
              </w:rPr>
            </w:pPr>
            <w:ins w:id="1194" w:author="David Conklin" w:date="2021-05-12T06:10:00Z">
              <w:r>
                <w:t>VEGHTREACH</w:t>
              </w:r>
            </w:ins>
          </w:p>
        </w:tc>
        <w:tc>
          <w:tcPr>
            <w:tcW w:w="0" w:type="auto"/>
          </w:tcPr>
          <w:p w14:paraId="68628490" w14:textId="16583E28" w:rsidR="005323B5" w:rsidRDefault="005323B5" w:rsidP="00513510">
            <w:pPr>
              <w:rPr>
                <w:ins w:id="1195" w:author="David Conklin" w:date="2021-05-12T06:10:00Z"/>
              </w:rPr>
            </w:pPr>
            <w:ins w:id="1196" w:author="David Conklin" w:date="2021-05-12T06:10:00Z">
              <w:r>
                <w:t>VEGHTGIVEN</w:t>
              </w:r>
            </w:ins>
          </w:p>
        </w:tc>
        <w:tc>
          <w:tcPr>
            <w:tcW w:w="0" w:type="auto"/>
          </w:tcPr>
          <w:p w14:paraId="26846873" w14:textId="74E016CA" w:rsidR="005323B5" w:rsidRDefault="005323B5" w:rsidP="00513510">
            <w:pPr>
              <w:rPr>
                <w:ins w:id="1197" w:author="David Conklin" w:date="2021-05-12T06:10:00Z"/>
              </w:rPr>
            </w:pPr>
            <w:ins w:id="1198" w:author="David Conklin" w:date="2021-05-12T06:10:00Z">
              <w:r>
                <w:t>VEGHT_CALC</w:t>
              </w:r>
            </w:ins>
          </w:p>
        </w:tc>
      </w:tr>
      <w:tr w:rsidR="005323B5" w14:paraId="74122FE9" w14:textId="77777777" w:rsidTr="003365BC">
        <w:trPr>
          <w:ins w:id="1199" w:author="David Conklin" w:date="2021-05-12T06:10:00Z"/>
        </w:trPr>
        <w:tc>
          <w:tcPr>
            <w:tcW w:w="0" w:type="auto"/>
          </w:tcPr>
          <w:p w14:paraId="0ACF135B" w14:textId="30D27605" w:rsidR="005323B5" w:rsidRDefault="005323B5" w:rsidP="00513510">
            <w:pPr>
              <w:rPr>
                <w:ins w:id="1200" w:author="David Conklin" w:date="2021-05-12T06:10:00Z"/>
              </w:rPr>
            </w:pPr>
            <w:ins w:id="1201" w:author="David Conklin" w:date="2021-05-12T06:11:00Z">
              <w:r>
                <w:t>VGDNSREACH</w:t>
              </w:r>
            </w:ins>
          </w:p>
        </w:tc>
        <w:tc>
          <w:tcPr>
            <w:tcW w:w="0" w:type="auto"/>
          </w:tcPr>
          <w:p w14:paraId="45262F99" w14:textId="0A8E6843" w:rsidR="005323B5" w:rsidRDefault="005323B5" w:rsidP="00513510">
            <w:pPr>
              <w:rPr>
                <w:ins w:id="1202" w:author="David Conklin" w:date="2021-05-12T06:10:00Z"/>
              </w:rPr>
            </w:pPr>
            <w:ins w:id="1203" w:author="David Conklin" w:date="2021-05-12T06:11:00Z">
              <w:r>
                <w:t>VGDNSGIVEN</w:t>
              </w:r>
            </w:ins>
          </w:p>
        </w:tc>
        <w:tc>
          <w:tcPr>
            <w:tcW w:w="0" w:type="auto"/>
          </w:tcPr>
          <w:p w14:paraId="64FCDA7E" w14:textId="4B82480A" w:rsidR="005323B5" w:rsidRDefault="005323B5" w:rsidP="00513510">
            <w:pPr>
              <w:rPr>
                <w:ins w:id="1204" w:author="David Conklin" w:date="2021-05-12T06:10:00Z"/>
              </w:rPr>
            </w:pPr>
            <w:ins w:id="1205" w:author="David Conklin" w:date="2021-05-12T06:16:00Z">
              <w:r>
                <w:t>LAI</w:t>
              </w:r>
            </w:ins>
          </w:p>
        </w:tc>
      </w:tr>
    </w:tbl>
    <w:p w14:paraId="6DB5A896" w14:textId="12132836" w:rsidR="003365BC" w:rsidRDefault="003365BC" w:rsidP="00513510">
      <w:pPr>
        <w:rPr>
          <w:ins w:id="1206" w:author="David Conklin" w:date="2021-05-12T06:18:00Z"/>
        </w:rPr>
      </w:pPr>
    </w:p>
    <w:p w14:paraId="51C9592C" w14:textId="77777777" w:rsidR="00330575" w:rsidRDefault="00330575" w:rsidP="00513510">
      <w:pPr>
        <w:rPr>
          <w:ins w:id="1207" w:author="David Conklin" w:date="2021-05-12T06:21:00Z"/>
        </w:rPr>
      </w:pPr>
      <w:ins w:id="1208" w:author="David Conklin" w:date="2021-05-12T06:18:00Z">
        <w:r>
          <w:t>The default value for WIDTH_MIN</w:t>
        </w:r>
      </w:ins>
      <w:ins w:id="1209" w:author="David Conklin" w:date="2021-05-12T06:19:00Z">
        <w:r>
          <w:t xml:space="preserve"> in meters</w:t>
        </w:r>
      </w:ins>
      <w:ins w:id="1210" w:author="David Conklin" w:date="2021-05-12T06:18:00Z">
        <w:r>
          <w:t xml:space="preserve"> is </w:t>
        </w:r>
      </w:ins>
      <w:ins w:id="1211" w:author="David Conklin" w:date="2021-05-12T06:19:00Z">
        <w:r>
          <w:t>the square of the order of the reach (headwat</w:t>
        </w:r>
      </w:ins>
      <w:ins w:id="1212" w:author="David Conklin" w:date="2021-05-12T06:20:00Z">
        <w:r>
          <w:t>er reaches have order 1, and order increases going downstream).</w:t>
        </w:r>
      </w:ins>
    </w:p>
    <w:p w14:paraId="19E531C8" w14:textId="77777777" w:rsidR="00330575" w:rsidRDefault="00330575" w:rsidP="00513510">
      <w:pPr>
        <w:rPr>
          <w:ins w:id="1213" w:author="David Conklin" w:date="2021-05-12T06:21:00Z"/>
        </w:rPr>
      </w:pPr>
    </w:p>
    <w:p w14:paraId="04AABF38" w14:textId="77777777" w:rsidR="00330575" w:rsidRDefault="00330575" w:rsidP="00513510">
      <w:pPr>
        <w:rPr>
          <w:ins w:id="1214" w:author="David Conklin" w:date="2021-05-12T06:22:00Z"/>
        </w:rPr>
      </w:pPr>
      <w:ins w:id="1215" w:author="David Conklin" w:date="2021-05-12T06:22:00Z">
        <w:r>
          <w:t>There is a symbol defined for the minimum flow in the smallest reaches:</w:t>
        </w:r>
      </w:ins>
    </w:p>
    <w:p w14:paraId="03FA4FF3" w14:textId="300E8801" w:rsidR="00330575" w:rsidDel="00330575" w:rsidRDefault="00330575" w:rsidP="00D33947">
      <w:pPr>
        <w:pStyle w:val="Body"/>
        <w:rPr>
          <w:del w:id="1216" w:author="David Conklin" w:date="2021-05-12T06:23:00Z"/>
        </w:rPr>
        <w:pPrChange w:id="1217" w:author="David Conklin" w:date="2021-07-05T10:47:00Z">
          <w:pPr/>
        </w:pPrChange>
      </w:pPr>
      <w:ins w:id="1218" w:author="David Conklin" w:date="2021-05-12T06:23:00Z">
        <w:r w:rsidRPr="00330575">
          <w:t>#define NOMINAL_LOW_FLOW_CMS 0.010 /* 10 liters of water per sec */</w:t>
        </w:r>
      </w:ins>
    </w:p>
    <w:p w14:paraId="38844D3B" w14:textId="11B71B9F" w:rsidR="00330575" w:rsidRDefault="00330575" w:rsidP="00D33947">
      <w:pPr>
        <w:pStyle w:val="Body"/>
        <w:rPr>
          <w:ins w:id="1219" w:author="David Conklin" w:date="2021-05-12T06:24:00Z"/>
          <w:rFonts w:asciiTheme="minorHAnsi" w:eastAsiaTheme="minorHAnsi" w:hAnsiTheme="minorHAnsi" w:cstheme="minorBidi"/>
          <w:color w:val="auto"/>
          <w:sz w:val="22"/>
        </w:rPr>
        <w:pPrChange w:id="1220" w:author="David Conklin" w:date="2021-07-05T10:47:00Z">
          <w:pPr>
            <w:pStyle w:val="Heading1"/>
          </w:pPr>
        </w:pPrChange>
      </w:pPr>
    </w:p>
    <w:p w14:paraId="38AB7050" w14:textId="22E2A7BF" w:rsidR="00330575" w:rsidRDefault="00330575" w:rsidP="00330575">
      <w:pPr>
        <w:rPr>
          <w:ins w:id="1221" w:author="David Conklin" w:date="2021-05-12T06:30:00Z"/>
        </w:rPr>
      </w:pPr>
      <w:ins w:id="1222" w:author="David Conklin" w:date="2021-05-12T06:24:00Z">
        <w:r>
          <w:t xml:space="preserve">This value was chosen </w:t>
        </w:r>
      </w:ins>
      <w:ins w:id="1223" w:author="David Conklin" w:date="2021-05-12T06:26:00Z">
        <w:r w:rsidR="00124AAC">
          <w:t xml:space="preserve">partly </w:t>
        </w:r>
      </w:ins>
      <w:ins w:id="1224" w:author="David Conklin" w:date="2021-05-12T06:24:00Z">
        <w:r>
          <w:t xml:space="preserve">so as to </w:t>
        </w:r>
      </w:ins>
      <w:ins w:id="1225" w:author="David Conklin" w:date="2021-05-12T06:25:00Z">
        <w:r>
          <w:t xml:space="preserve">prevent </w:t>
        </w:r>
        <w:r w:rsidR="00124AAC">
          <w:t>mathematical issues in the flow calculations</w:t>
        </w:r>
      </w:ins>
      <w:ins w:id="1226" w:author="David Conklin" w:date="2021-05-12T06:26:00Z">
        <w:r w:rsidR="00124AAC">
          <w:t>.</w:t>
        </w:r>
      </w:ins>
      <w:ins w:id="1227" w:author="David Conklin" w:date="2021-05-12T06:27:00Z">
        <w:r w:rsidR="00124AAC">
          <w:t xml:space="preserve">  For re</w:t>
        </w:r>
      </w:ins>
      <w:ins w:id="1228" w:author="David Conklin" w:date="2021-05-12T06:28:00Z">
        <w:r w:rsidR="00124AAC">
          <w:t xml:space="preserve">aches of order 2 and larger, the Q_MIN value in cms defaults to </w:t>
        </w:r>
      </w:ins>
      <w:ins w:id="1229" w:author="David Conklin" w:date="2021-05-12T06:29:00Z">
        <w:r w:rsidR="00124AAC">
          <w:t>(order – 1)</w:t>
        </w:r>
        <w:r w:rsidR="00124AAC">
          <w:rPr>
            <w:vertAlign w:val="superscript"/>
          </w:rPr>
          <w:t>3</w:t>
        </w:r>
      </w:ins>
      <w:ins w:id="1230" w:author="David Conklin" w:date="2021-05-12T06:30:00Z">
        <w:r w:rsidR="00124AAC">
          <w:t>.</w:t>
        </w:r>
      </w:ins>
    </w:p>
    <w:p w14:paraId="6C4A0CC5" w14:textId="6FD8DF38" w:rsidR="00124AAC" w:rsidRDefault="00124AAC" w:rsidP="00330575">
      <w:pPr>
        <w:rPr>
          <w:ins w:id="1231" w:author="David Conklin" w:date="2021-05-12T06:30:00Z"/>
        </w:rPr>
      </w:pPr>
    </w:p>
    <w:p w14:paraId="545FE987" w14:textId="7C52A08F" w:rsidR="003F72D6" w:rsidRDefault="003F72D6" w:rsidP="003F72D6">
      <w:pPr>
        <w:rPr>
          <w:ins w:id="1232" w:author="David Conklin" w:date="2021-05-12T06:35:00Z"/>
          <w:rFonts w:ascii="Calibri" w:eastAsia="Times New Roman" w:hAnsi="Calibri" w:cs="Calibri"/>
        </w:rPr>
      </w:pPr>
      <w:ins w:id="1233" w:author="David Conklin" w:date="2021-05-12T06:32:00Z">
        <w:r>
          <w:t>VEGHT_CALC</w:t>
        </w:r>
      </w:ins>
      <w:ins w:id="1234"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35" w:author="David Conklin" w:date="2021-05-12T06:34:00Z">
        <w:r>
          <w:rPr>
            <w:rFonts w:ascii="Calibri" w:eastAsia="Times New Roman" w:hAnsi="Calibri" w:cs="Calibri"/>
          </w:rPr>
          <w:t>.</w:t>
        </w:r>
      </w:ins>
    </w:p>
    <w:p w14:paraId="08E680F8" w14:textId="0DEE56AE" w:rsidR="003F72D6" w:rsidRDefault="003F72D6" w:rsidP="003F72D6">
      <w:pPr>
        <w:rPr>
          <w:ins w:id="1236" w:author="David Conklin" w:date="2021-05-12T06:35:00Z"/>
          <w:rFonts w:ascii="Calibri" w:eastAsia="Times New Roman" w:hAnsi="Calibri" w:cs="Calibri"/>
        </w:rPr>
      </w:pPr>
    </w:p>
    <w:p w14:paraId="0B80079D" w14:textId="276B1F12" w:rsidR="003F72D6" w:rsidRDefault="003F72D6" w:rsidP="003F72D6">
      <w:pPr>
        <w:rPr>
          <w:ins w:id="1237" w:author="David Conklin" w:date="2021-05-12T06:38:00Z"/>
          <w:rFonts w:ascii="Calibri" w:eastAsia="Times New Roman" w:hAnsi="Calibri" w:cs="Calibri"/>
        </w:rPr>
      </w:pPr>
      <w:ins w:id="1238"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39" w:author="David Conklin" w:date="2021-05-12T06:36:00Z">
        <w:r w:rsidR="005323B5">
          <w:rPr>
            <w:rFonts w:ascii="Calibri" w:eastAsia="Times New Roman" w:hAnsi="Calibri" w:cs="Calibri"/>
          </w:rPr>
          <w:t>sed on the LAI attributes of the streamside IDUs.  Beers Law is used to calculate vegetation density from the lea</w:t>
        </w:r>
      </w:ins>
      <w:ins w:id="1240" w:author="David Conklin" w:date="2021-05-12T06:37:00Z">
        <w:r w:rsidR="005323B5">
          <w:rPr>
            <w:rFonts w:ascii="Calibri" w:eastAsia="Times New Roman" w:hAnsi="Calibri" w:cs="Calibri"/>
          </w:rPr>
          <w:t>f area index.</w:t>
        </w:r>
      </w:ins>
      <w:ins w:id="1241"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42" w:author="David Conklin" w:date="2021-05-12T11:04:00Z"/>
          <w:rFonts w:ascii="Calibri" w:eastAsia="Times New Roman" w:hAnsi="Calibri" w:cs="Calibri"/>
        </w:rPr>
      </w:pPr>
      <w:ins w:id="1243"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4" w:author="David Conklin" w:date="2021-05-12T11:04:00Z"/>
          <w:rFonts w:ascii="Calibri" w:eastAsia="Times New Roman" w:hAnsi="Calibri" w:cs="Calibri"/>
        </w:rPr>
      </w:pPr>
    </w:p>
    <w:p w14:paraId="0A33370C" w14:textId="717DFF45" w:rsidR="00EF6419" w:rsidRPr="005323B5" w:rsidRDefault="00EF6419">
      <w:pPr>
        <w:rPr>
          <w:ins w:id="1245" w:author="David Conklin" w:date="2021-05-12T06:24:00Z"/>
          <w:rFonts w:ascii="Calibri" w:eastAsia="Times New Roman" w:hAnsi="Calibri" w:cs="Calibri"/>
          <w:rPrChange w:id="1246" w:author="David Conklin" w:date="2021-05-12T06:40:00Z">
            <w:rPr>
              <w:ins w:id="1247" w:author="David Conklin" w:date="2021-05-12T06:24:00Z"/>
              <w:rFonts w:asciiTheme="minorHAnsi" w:eastAsiaTheme="minorHAnsi" w:hAnsiTheme="minorHAnsi" w:cstheme="minorBidi"/>
              <w:color w:val="auto"/>
              <w:sz w:val="22"/>
              <w:szCs w:val="22"/>
            </w:rPr>
          </w:rPrChange>
        </w:rPr>
        <w:pPrChange w:id="1248" w:author="David Conklin" w:date="2021-05-12T06:24:00Z">
          <w:pPr>
            <w:pStyle w:val="Heading1"/>
          </w:pPr>
        </w:pPrChange>
      </w:pPr>
      <w:ins w:id="1249" w:author="David Conklin" w:date="2021-05-12T11:04:00Z">
        <w:r>
          <w:rPr>
            <w:rFonts w:ascii="Calibri" w:eastAsia="Times New Roman" w:hAnsi="Calibri" w:cs="Calibri"/>
          </w:rPr>
          <w:t xml:space="preserve">As of May 2021, </w:t>
        </w:r>
      </w:ins>
      <w:ins w:id="1250" w:author="David Conklin" w:date="2021-05-12T11:05:00Z">
        <w:r>
          <w:rPr>
            <w:rFonts w:ascii="Calibri" w:eastAsia="Times New Roman" w:hAnsi="Calibri" w:cs="Calibri"/>
          </w:rPr>
          <w:t>there are 11 Reach attributes</w:t>
        </w:r>
      </w:ins>
      <w:ins w:id="1251" w:author="David Conklin" w:date="2021-05-12T11:06:00Z">
        <w:r>
          <w:rPr>
            <w:rFonts w:ascii="Calibri" w:eastAsia="Times New Roman" w:hAnsi="Calibri" w:cs="Calibri"/>
          </w:rPr>
          <w:t xml:space="preserve"> which are initialized during spinup to a non-physical token value</w:t>
        </w:r>
      </w:ins>
      <w:ins w:id="1252" w:author="David Conklin" w:date="2021-05-12T11:07:00Z">
        <w:r>
          <w:rPr>
            <w:rFonts w:ascii="Calibri" w:eastAsia="Times New Roman" w:hAnsi="Calibri" w:cs="Calibri"/>
          </w:rPr>
          <w:t xml:space="preserve"> (-1), to indicate that observational data is not available: DEPTH_MIN, </w:t>
        </w:r>
      </w:ins>
      <w:ins w:id="1253" w:author="David Conklin" w:date="2021-05-12T11:08:00Z">
        <w:r>
          <w:rPr>
            <w:rFonts w:ascii="Calibri" w:eastAsia="Times New Roman" w:hAnsi="Calibri" w:cs="Calibri"/>
          </w:rPr>
          <w:t xml:space="preserve">WIDTH_MIN, WIDTHGIVEN, VGDNSGIVEN, VEGHTGIVEN, VEG_HT_L, VEG_HT_R, TOPOELEV_E, TOPOELEV_S, TOPOELEV_W, and </w:t>
        </w:r>
      </w:ins>
      <w:ins w:id="1254" w:author="David Conklin" w:date="2021-05-12T11:09:00Z">
        <w:r>
          <w:rPr>
            <w:rFonts w:ascii="Calibri" w:eastAsia="Times New Roman" w:hAnsi="Calibri" w:cs="Calibri"/>
          </w:rPr>
          <w:t>RADSWGIVEN.</w:t>
        </w:r>
      </w:ins>
    </w:p>
    <w:p w14:paraId="4A35B099" w14:textId="77777777" w:rsidR="00330575" w:rsidRPr="00EF6419" w:rsidRDefault="00330575">
      <w:pPr>
        <w:rPr>
          <w:ins w:id="1255" w:author="David Conklin" w:date="2021-05-12T06:23:00Z"/>
        </w:rPr>
      </w:pPr>
    </w:p>
    <w:p w14:paraId="6D87310E" w14:textId="1899533E" w:rsidR="00BD69AE" w:rsidRDefault="00BD69AE" w:rsidP="002D2159">
      <w:pPr>
        <w:pStyle w:val="Heading1"/>
      </w:pPr>
      <w:bookmarkStart w:id="1256" w:name="_Toc76532114"/>
      <w:r>
        <w:t>Stream flow and stream temperature</w:t>
      </w:r>
      <w:bookmarkEnd w:id="1256"/>
    </w:p>
    <w:p w14:paraId="224B0981" w14:textId="77777777" w:rsidR="008C7362" w:rsidRDefault="008C7362" w:rsidP="008C7362">
      <w:pPr>
        <w:pStyle w:val="Heading2"/>
      </w:pPr>
      <w:bookmarkStart w:id="1257" w:name="_Toc50800503"/>
      <w:bookmarkStart w:id="1258" w:name="_Toc54090937"/>
      <w:bookmarkStart w:id="1259" w:name="_Toc76532115"/>
      <w:r>
        <w:t>Water parcels</w:t>
      </w:r>
      <w:bookmarkEnd w:id="1257"/>
      <w:bookmarkEnd w:id="1258"/>
      <w:bookmarkEnd w:id="125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60" w:name="_Toc76532116"/>
      <w:r>
        <w:t>Daily water mass and energy balance</w:t>
      </w:r>
      <w:bookmarkEnd w:id="126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61" w:name="_Toc76532117"/>
      <w:r>
        <w:t>Estimating the rate of flow</w:t>
      </w:r>
      <w:r w:rsidR="006A13B7">
        <w:t xml:space="preserve"> </w:t>
      </w:r>
      <w:r>
        <w:t>in a stream reach</w:t>
      </w:r>
      <w:bookmarkEnd w:id="126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62" w:name="_Toc76532118"/>
      <w:r>
        <w:t>Estimating the surface area of the water in a subreach</w:t>
      </w:r>
      <w:bookmarkEnd w:id="1262"/>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3" w:name="_Toc76532119"/>
      <w:r>
        <w:t>Water temperature from thermal energy</w:t>
      </w:r>
      <w:bookmarkEnd w:id="126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4" w:name="_Toc76532120"/>
      <w:r>
        <w:t>Boundary conditions for stream water temperature</w:t>
      </w:r>
      <w:bookmarkEnd w:id="1264"/>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65" w:name="_Toc76532121"/>
      <w:r>
        <w:t>Thermal stratification in reservoirs</w:t>
      </w:r>
      <w:bookmarkEnd w:id="126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66" w:name="_Toc76532122"/>
      <w:r>
        <w:t>Thermal loading</w:t>
      </w:r>
      <w:bookmarkEnd w:id="126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67" w:name="_Toc76532123"/>
      <w:r>
        <w:t>Reservoirs</w:t>
      </w:r>
      <w:bookmarkEnd w:id="126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68" w:name="_Toc76532124"/>
      <w:r>
        <w:t>Reservoir data</w:t>
      </w:r>
      <w:bookmarkEnd w:id="126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69" w:name="_Toc76532125"/>
      <w:r>
        <w:t>Reservoir data sources</w:t>
      </w:r>
      <w:bookmarkEnd w:id="126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70" w:name="_Toc76532126"/>
      <w:r>
        <w:t>Creating a new study area</w:t>
      </w:r>
      <w:r w:rsidR="00A55502">
        <w:t xml:space="preserve"> from a watershed within the WRB</w:t>
      </w:r>
      <w:bookmarkEnd w:id="127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52BAD51"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33947">
        <w:t xml:space="preserve">Figure </w:t>
      </w:r>
      <w:r w:rsidR="00D3394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71" w:name="_Toc76532127"/>
      <w:r>
        <w:t>Limitations of subbasin simulations</w:t>
      </w:r>
      <w:bookmarkEnd w:id="127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72" w:name="_Toc76532128"/>
      <w:r>
        <w:t>Calibration procedure</w:t>
      </w:r>
      <w:bookmarkEnd w:id="1272"/>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3" w:name="_Toc76532129"/>
      <w:r>
        <w:t>Using PEST to determine HBV parameter values</w:t>
      </w:r>
      <w:bookmarkEnd w:id="1273"/>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4" w:name="_Toc76532130"/>
      <w:r>
        <w:t>Calibrating streamflows using stream gage measurements</w:t>
      </w:r>
      <w:bookmarkEnd w:id="1274"/>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75" w:name="_Toc76532131"/>
      <w:r>
        <w:t>Calibrating stream temperatures</w:t>
      </w:r>
      <w:bookmarkEnd w:id="1275"/>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76" w:name="_Toc76532132"/>
      <w:r>
        <w:lastRenderedPageBreak/>
        <w:t>North Santiam study area</w:t>
      </w:r>
      <w:bookmarkEnd w:id="1276"/>
    </w:p>
    <w:p w14:paraId="24DE991F" w14:textId="77777777" w:rsidR="000C5A18" w:rsidRDefault="000C5A18" w:rsidP="000C5A18"/>
    <w:p w14:paraId="0AA4F828" w14:textId="593274B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33947">
        <w:t xml:space="preserve">Figure </w:t>
      </w:r>
      <w:r w:rsidR="00D3394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77" w:name="_Toc76532133"/>
      <w:r>
        <w:rPr>
          <w:rFonts w:eastAsia="Times New Roman"/>
        </w:rPr>
        <w:t>Instream water rights</w:t>
      </w:r>
      <w:bookmarkEnd w:id="127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90A6154" w:rsidR="00AE364B" w:rsidRDefault="005C1A69" w:rsidP="005C1A69">
      <w:pPr>
        <w:pStyle w:val="Caption"/>
      </w:pPr>
      <w:bookmarkStart w:id="1278"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33947">
        <w:rPr>
          <w:noProof/>
        </w:rPr>
        <w:t>6</w:t>
      </w:r>
      <w:r w:rsidR="000B183E">
        <w:rPr>
          <w:noProof/>
        </w:rPr>
        <w:fldChar w:fldCharType="end"/>
      </w:r>
      <w:r>
        <w:t xml:space="preserve">. Instream water rights in </w:t>
      </w:r>
      <w:r w:rsidR="00077987">
        <w:t>the North Santiam watershed</w:t>
      </w:r>
      <w:bookmarkEnd w:id="1278"/>
    </w:p>
    <w:p w14:paraId="0FD5899C" w14:textId="77777777" w:rsidR="0092040E" w:rsidRDefault="0092040E" w:rsidP="0092040E"/>
    <w:p w14:paraId="0E0CDFE5" w14:textId="77777777" w:rsidR="00B91F45" w:rsidRDefault="00B47486" w:rsidP="00B91F45">
      <w:pPr>
        <w:pStyle w:val="Heading2"/>
      </w:pPr>
      <w:bookmarkStart w:id="1279" w:name="_Toc76532134"/>
      <w:r>
        <w:t xml:space="preserve">Municipal </w:t>
      </w:r>
      <w:r w:rsidR="00057A5D">
        <w:t>w</w:t>
      </w:r>
      <w:r>
        <w:t xml:space="preserve">ater </w:t>
      </w:r>
      <w:r w:rsidR="00D97755">
        <w:t>r</w:t>
      </w:r>
      <w:r>
        <w:t>ights</w:t>
      </w:r>
      <w:bookmarkEnd w:id="1279"/>
    </w:p>
    <w:p w14:paraId="1EF60CD7" w14:textId="77777777" w:rsidR="00B47486" w:rsidRDefault="00B47486" w:rsidP="00B47486"/>
    <w:p w14:paraId="605753DE" w14:textId="7C18D746" w:rsidR="00B47486" w:rsidRDefault="00B47486" w:rsidP="00B47486">
      <w:pPr>
        <w:rPr>
          <w:ins w:id="1280"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81" w:author="David Conklin" w:date="2021-07-05T07:08:00Z"/>
        </w:rPr>
      </w:pPr>
    </w:p>
    <w:p w14:paraId="617C8EAA" w14:textId="77777777" w:rsidR="00B823D2" w:rsidRPr="004D33B7" w:rsidRDefault="00B823D2" w:rsidP="00B823D2">
      <w:pPr>
        <w:rPr>
          <w:ins w:id="1282" w:author="David Conklin" w:date="2021-07-05T07:08:00Z"/>
        </w:rPr>
      </w:pPr>
    </w:p>
    <w:p w14:paraId="0279EBC6" w14:textId="77777777" w:rsidR="00B823D2" w:rsidRDefault="00B823D2" w:rsidP="00B823D2">
      <w:pPr>
        <w:pStyle w:val="Heading2"/>
        <w:rPr>
          <w:ins w:id="1283" w:author="David Conklin" w:date="2021-07-05T07:08:00Z"/>
        </w:rPr>
      </w:pPr>
      <w:bookmarkStart w:id="1284" w:name="_Toc76532135"/>
      <w:ins w:id="1285" w:author="David Conklin" w:date="2021-07-05T07:08:00Z">
        <w:r>
          <w:t>Reality check</w:t>
        </w:r>
        <w:bookmarkEnd w:id="1284"/>
      </w:ins>
    </w:p>
    <w:p w14:paraId="6E2F6B01" w14:textId="5E8B7543" w:rsidR="00B823D2" w:rsidRDefault="00B823D2" w:rsidP="00B823D2">
      <w:pPr>
        <w:rPr>
          <w:ins w:id="1286" w:author="David Conklin" w:date="2021-07-05T07:19:00Z"/>
        </w:rPr>
      </w:pPr>
      <w:ins w:id="1287" w:author="David Conklin" w:date="2021-07-05T07:08:00Z">
        <w:r>
          <w:t xml:space="preserve">Observational data for flows and stream temperatures at a number of gage locations in the </w:t>
        </w:r>
      </w:ins>
      <w:ins w:id="1288" w:author="David Conklin" w:date="2021-07-05T07:09:00Z">
        <w:r>
          <w:t>North Santiam</w:t>
        </w:r>
      </w:ins>
      <w:ins w:id="1289" w:author="David Conklin" w:date="2021-07-05T07:08:00Z">
        <w:r>
          <w:t xml:space="preserve"> basin is available on a website maintained by the USGS.  We have selected these records for use in calibration (</w:t>
        </w:r>
      </w:ins>
      <w:ins w:id="1290" w:author="David Conklin" w:date="2021-07-05T07:19:00Z">
        <w:r w:rsidR="00371F24">
          <w:t>7</w:t>
        </w:r>
      </w:ins>
      <w:ins w:id="1291" w:author="David Conklin" w:date="2021-07-05T07:08:00Z">
        <w:r>
          <w:t xml:space="preserve"> flow gages and 6 temperature sensors):</w:t>
        </w:r>
      </w:ins>
    </w:p>
    <w:p w14:paraId="271E8759" w14:textId="593B2C69" w:rsidR="00371F24" w:rsidRDefault="00371F24">
      <w:pPr>
        <w:rPr>
          <w:ins w:id="1292" w:author="David Conklin" w:date="2021-07-05T07:19:00Z"/>
        </w:rPr>
      </w:pPr>
      <w:ins w:id="1293" w:author="David Conklin" w:date="2021-07-05T07:19:00Z">
        <w:r>
          <w:br w:type="page"/>
        </w:r>
      </w:ins>
    </w:p>
    <w:p w14:paraId="4E239222" w14:textId="77777777" w:rsidR="00371F24" w:rsidRDefault="00371F24" w:rsidP="00B823D2">
      <w:pPr>
        <w:rPr>
          <w:ins w:id="1294"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295"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296" w:author="David Conklin" w:date="2021-07-05T07:08:00Z"/>
                <w:rFonts w:ascii="Calibri" w:eastAsia="Times New Roman" w:hAnsi="Calibri" w:cs="Calibri"/>
                <w:color w:val="000000"/>
              </w:rPr>
            </w:pPr>
            <w:ins w:id="1297"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298" w:author="David Conklin" w:date="2021-07-05T07:08:00Z"/>
                <w:rFonts w:ascii="Calibri" w:eastAsia="Times New Roman" w:hAnsi="Calibri" w:cs="Calibri"/>
                <w:color w:val="000000"/>
              </w:rPr>
            </w:pPr>
            <w:ins w:id="1299"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300" w:author="David Conklin" w:date="2021-07-05T07:08:00Z"/>
                <w:rFonts w:ascii="Calibri" w:eastAsia="Times New Roman" w:hAnsi="Calibri" w:cs="Calibri"/>
                <w:color w:val="000000"/>
              </w:rPr>
            </w:pPr>
          </w:p>
        </w:tc>
      </w:tr>
      <w:tr w:rsidR="00B823D2" w:rsidRPr="00286383" w14:paraId="3646A8FE" w14:textId="77777777" w:rsidTr="00C73EB7">
        <w:trPr>
          <w:trHeight w:val="300"/>
          <w:ins w:id="1301"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302" w:author="David Conklin" w:date="2021-07-05T07:08:00Z"/>
                <w:rFonts w:ascii="Calibri" w:eastAsia="Times New Roman" w:hAnsi="Calibri" w:cs="Calibri"/>
                <w:color w:val="000000"/>
              </w:rPr>
            </w:pPr>
            <w:ins w:id="1303"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4" w:author="David Conklin" w:date="2021-07-05T07:08:00Z"/>
                <w:rFonts w:ascii="Calibri" w:eastAsia="Times New Roman" w:hAnsi="Calibri" w:cs="Calibri"/>
                <w:color w:val="000000"/>
              </w:rPr>
            </w:pPr>
            <w:ins w:id="1305"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06" w:author="David Conklin" w:date="2021-07-05T07:12:00Z"/>
                <w:rFonts w:ascii="Calibri" w:eastAsia="Times New Roman" w:hAnsi="Calibri" w:cs="Calibri"/>
                <w:color w:val="000000"/>
              </w:rPr>
            </w:pPr>
            <w:ins w:id="1307"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08" w:author="David Conklin" w:date="2021-07-05T07:08:00Z"/>
                <w:rFonts w:ascii="Calibri" w:eastAsia="Times New Roman" w:hAnsi="Calibri" w:cs="Calibri"/>
                <w:color w:val="000000"/>
              </w:rPr>
            </w:pPr>
          </w:p>
        </w:tc>
      </w:tr>
      <w:tr w:rsidR="00371F24" w:rsidRPr="00286383" w14:paraId="1EE95BE2" w14:textId="77777777" w:rsidTr="00C73EB7">
        <w:trPr>
          <w:trHeight w:val="300"/>
          <w:ins w:id="1309"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10" w:author="David Conklin" w:date="2021-07-05T07:13:00Z"/>
                <w:rFonts w:ascii="Calibri" w:eastAsia="Times New Roman" w:hAnsi="Calibri" w:cs="Calibri"/>
                <w:color w:val="000000"/>
              </w:rPr>
            </w:pPr>
            <w:ins w:id="1311"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12" w:author="David Conklin" w:date="2021-07-05T07:13:00Z"/>
                <w:rFonts w:ascii="Calibri" w:eastAsia="Times New Roman" w:hAnsi="Calibri" w:cs="Calibri"/>
                <w:color w:val="000000"/>
              </w:rPr>
            </w:pPr>
            <w:ins w:id="1313"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4" w:author="David Conklin" w:date="2021-07-05T07:13:00Z"/>
                <w:rFonts w:ascii="Calibri" w:eastAsia="Times New Roman" w:hAnsi="Calibri" w:cs="Calibri"/>
                <w:color w:val="000000"/>
              </w:rPr>
            </w:pPr>
            <w:ins w:id="1315"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16"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17" w:author="David Conklin" w:date="2021-07-05T07:13:00Z"/>
                <w:rFonts w:ascii="Calibri" w:eastAsia="Times New Roman" w:hAnsi="Calibri" w:cs="Calibri"/>
                <w:color w:val="000000"/>
              </w:rPr>
            </w:pPr>
            <w:ins w:id="1318"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19" w:author="David Conklin" w:date="2021-07-05T07:13:00Z"/>
                <w:rFonts w:ascii="Calibri" w:eastAsia="Times New Roman" w:hAnsi="Calibri" w:cs="Calibri"/>
                <w:color w:val="000000"/>
              </w:rPr>
            </w:pPr>
            <w:ins w:id="1320"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21" w:author="David Conklin" w:date="2021-07-05T07:13:00Z"/>
                <w:rFonts w:ascii="Calibri" w:eastAsia="Times New Roman" w:hAnsi="Calibri" w:cs="Calibri"/>
                <w:color w:val="000000"/>
              </w:rPr>
            </w:pPr>
            <w:ins w:id="1322" w:author="David Conklin" w:date="2021-07-05T07:14:00Z">
              <w:r>
                <w:rPr>
                  <w:rFonts w:ascii="Calibri" w:eastAsia="Times New Roman" w:hAnsi="Calibri" w:cs="Calibri"/>
                  <w:color w:val="000000"/>
                </w:rPr>
                <w:t>BLOWOUT CREEK</w:t>
              </w:r>
            </w:ins>
            <w:ins w:id="1323"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4"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25" w:author="David Conklin" w:date="2021-07-05T07:13:00Z"/>
                <w:rFonts w:ascii="Calibri" w:eastAsia="Times New Roman" w:hAnsi="Calibri" w:cs="Calibri"/>
                <w:color w:val="000000"/>
              </w:rPr>
            </w:pPr>
            <w:ins w:id="1326"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27" w:author="David Conklin" w:date="2021-07-05T07:13:00Z"/>
                <w:rFonts w:ascii="Calibri" w:eastAsia="Times New Roman" w:hAnsi="Calibri" w:cs="Calibri"/>
                <w:color w:val="000000"/>
              </w:rPr>
            </w:pPr>
            <w:ins w:id="1328"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29" w:author="David Conklin" w:date="2021-07-05T07:13:00Z"/>
                <w:rFonts w:ascii="Calibri" w:eastAsia="Times New Roman" w:hAnsi="Calibri" w:cs="Calibri"/>
                <w:color w:val="000000"/>
              </w:rPr>
            </w:pPr>
            <w:ins w:id="1330"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31"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32" w:author="David Conklin" w:date="2021-07-05T07:13:00Z"/>
                <w:rFonts w:ascii="Calibri" w:eastAsia="Times New Roman" w:hAnsi="Calibri" w:cs="Calibri"/>
                <w:color w:val="000000"/>
              </w:rPr>
            </w:pPr>
            <w:ins w:id="1333"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4" w:author="David Conklin" w:date="2021-07-05T07:13:00Z"/>
                <w:rFonts w:ascii="Calibri" w:eastAsia="Times New Roman" w:hAnsi="Calibri" w:cs="Calibri"/>
                <w:color w:val="000000"/>
              </w:rPr>
            </w:pPr>
            <w:ins w:id="1335"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36" w:author="David Conklin" w:date="2021-07-05T07:13:00Z"/>
                <w:rFonts w:ascii="Calibri" w:eastAsia="Times New Roman" w:hAnsi="Calibri" w:cs="Calibri"/>
                <w:color w:val="000000"/>
              </w:rPr>
            </w:pPr>
            <w:ins w:id="1337"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38"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39" w:author="David Conklin" w:date="2021-07-05T07:16:00Z"/>
                <w:rFonts w:ascii="Calibri" w:eastAsia="Times New Roman" w:hAnsi="Calibri" w:cs="Calibri"/>
                <w:color w:val="000000"/>
              </w:rPr>
            </w:pPr>
            <w:ins w:id="1340" w:author="David Conklin" w:date="2021-07-05T07:16:00Z">
              <w:r>
                <w:rPr>
                  <w:rFonts w:ascii="Calibri" w:eastAsia="Times New Roman" w:hAnsi="Calibri" w:cs="Calibri"/>
                  <w:color w:val="000000"/>
                </w:rPr>
                <w:t>14</w:t>
              </w:r>
            </w:ins>
            <w:ins w:id="1341"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42" w:author="David Conklin" w:date="2021-07-05T07:16:00Z"/>
                <w:rFonts w:ascii="Calibri" w:eastAsia="Times New Roman" w:hAnsi="Calibri" w:cs="Calibri"/>
                <w:color w:val="000000"/>
              </w:rPr>
            </w:pPr>
            <w:ins w:id="1343"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4" w:author="David Conklin" w:date="2021-07-05T07:16:00Z"/>
                <w:rFonts w:ascii="Calibri" w:eastAsia="Times New Roman" w:hAnsi="Calibri" w:cs="Calibri"/>
                <w:color w:val="000000"/>
              </w:rPr>
            </w:pPr>
            <w:ins w:id="1345"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46"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47" w:author="David Conklin" w:date="2021-07-05T07:16:00Z"/>
                <w:rFonts w:ascii="Calibri" w:eastAsia="Times New Roman" w:hAnsi="Calibri" w:cs="Calibri"/>
                <w:color w:val="000000"/>
              </w:rPr>
            </w:pPr>
            <w:ins w:id="1348"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49" w:author="David Conklin" w:date="2021-07-05T07:16:00Z"/>
                <w:rFonts w:ascii="Calibri" w:eastAsia="Times New Roman" w:hAnsi="Calibri" w:cs="Calibri"/>
                <w:color w:val="000000"/>
              </w:rPr>
            </w:pPr>
            <w:ins w:id="1350"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51" w:author="David Conklin" w:date="2021-07-05T07:16:00Z"/>
                <w:rFonts w:ascii="Calibri" w:eastAsia="Times New Roman" w:hAnsi="Calibri" w:cs="Calibri"/>
                <w:color w:val="000000"/>
              </w:rPr>
            </w:pPr>
            <w:ins w:id="1352" w:author="David Conklin" w:date="2021-07-05T07:17:00Z">
              <w:r>
                <w:rPr>
                  <w:rFonts w:ascii="Calibri" w:eastAsia="Times New Roman" w:hAnsi="Calibri" w:cs="Calibri"/>
                  <w:color w:val="000000"/>
                </w:rPr>
                <w:t xml:space="preserve">NORTH SANTIAM R AT </w:t>
              </w:r>
            </w:ins>
            <w:ins w:id="1353"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4"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55"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56"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57" w:author="David Conklin" w:date="2021-07-05T07:16:00Z"/>
                <w:rFonts w:ascii="Calibri" w:eastAsia="Times New Roman" w:hAnsi="Calibri" w:cs="Calibri"/>
                <w:color w:val="000000"/>
              </w:rPr>
            </w:pPr>
          </w:p>
        </w:tc>
      </w:tr>
      <w:tr w:rsidR="00B823D2" w:rsidRPr="00286383" w14:paraId="4E40508E" w14:textId="77777777" w:rsidTr="00C73EB7">
        <w:trPr>
          <w:trHeight w:val="300"/>
          <w:ins w:id="1358"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59"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60"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61" w:author="David Conklin" w:date="2021-07-05T07:08:00Z"/>
                <w:rFonts w:ascii="Calibri" w:eastAsia="Times New Roman" w:hAnsi="Calibri" w:cs="Calibri"/>
                <w:color w:val="000000"/>
              </w:rPr>
            </w:pPr>
          </w:p>
        </w:tc>
      </w:tr>
      <w:tr w:rsidR="00B823D2" w:rsidRPr="00286383" w14:paraId="04D72B7B" w14:textId="77777777" w:rsidTr="00C73EB7">
        <w:trPr>
          <w:trHeight w:val="300"/>
          <w:ins w:id="1362"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3" w:author="David Conklin" w:date="2021-07-05T07:08:00Z"/>
                <w:rFonts w:ascii="Calibri" w:eastAsia="Times New Roman" w:hAnsi="Calibri" w:cs="Calibri"/>
                <w:color w:val="000000"/>
              </w:rPr>
            </w:pPr>
            <w:ins w:id="1364"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65" w:author="David Conklin" w:date="2021-07-05T07:08:00Z"/>
                <w:rFonts w:ascii="Calibri" w:eastAsia="Times New Roman" w:hAnsi="Calibri" w:cs="Calibri"/>
                <w:color w:val="000000"/>
              </w:rPr>
            </w:pPr>
            <w:ins w:id="1366"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67" w:author="David Conklin" w:date="2021-07-05T07:08:00Z"/>
                <w:rFonts w:ascii="Calibri" w:eastAsia="Times New Roman" w:hAnsi="Calibri" w:cs="Calibri"/>
                <w:color w:val="000000"/>
              </w:rPr>
            </w:pPr>
          </w:p>
        </w:tc>
      </w:tr>
      <w:tr w:rsidR="00371F24" w:rsidRPr="00286383" w14:paraId="512E93ED" w14:textId="77777777" w:rsidTr="00C73EB7">
        <w:trPr>
          <w:trHeight w:val="300"/>
          <w:ins w:id="1368"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69" w:author="David Conklin" w:date="2021-07-05T07:08:00Z"/>
                <w:rFonts w:ascii="Calibri" w:eastAsia="Times New Roman" w:hAnsi="Calibri" w:cs="Calibri"/>
                <w:color w:val="000000"/>
              </w:rPr>
            </w:pPr>
            <w:ins w:id="1370"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71" w:author="David Conklin" w:date="2021-07-05T07:08:00Z"/>
                <w:rFonts w:ascii="Calibri" w:eastAsia="Times New Roman" w:hAnsi="Calibri" w:cs="Calibri"/>
                <w:color w:val="000000"/>
              </w:rPr>
            </w:pPr>
            <w:ins w:id="1372"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3" w:author="David Conklin" w:date="2021-07-05T07:20:00Z"/>
                <w:rFonts w:ascii="Calibri" w:eastAsia="Times New Roman" w:hAnsi="Calibri" w:cs="Calibri"/>
                <w:color w:val="000000"/>
              </w:rPr>
            </w:pPr>
            <w:ins w:id="1374"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75" w:author="David Conklin" w:date="2021-07-05T07:08:00Z"/>
                <w:rFonts w:ascii="Calibri" w:eastAsia="Times New Roman" w:hAnsi="Calibri" w:cs="Calibri"/>
                <w:color w:val="000000"/>
              </w:rPr>
            </w:pPr>
          </w:p>
        </w:tc>
      </w:tr>
      <w:tr w:rsidR="00371F24" w:rsidRPr="00286383" w14:paraId="747B86EC" w14:textId="77777777" w:rsidTr="00C73EB7">
        <w:trPr>
          <w:trHeight w:val="300"/>
          <w:ins w:id="1376"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77" w:author="David Conklin" w:date="2021-07-05T07:08:00Z"/>
                <w:rFonts w:ascii="Calibri" w:eastAsia="Times New Roman" w:hAnsi="Calibri" w:cs="Calibri"/>
                <w:color w:val="000000"/>
              </w:rPr>
            </w:pPr>
            <w:ins w:id="1378"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79" w:author="David Conklin" w:date="2021-07-05T07:08:00Z"/>
                <w:rFonts w:ascii="Calibri" w:eastAsia="Times New Roman" w:hAnsi="Calibri" w:cs="Calibri"/>
                <w:color w:val="000000"/>
              </w:rPr>
            </w:pPr>
            <w:ins w:id="1380"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81" w:author="David Conklin" w:date="2021-07-05T07:08:00Z"/>
                <w:rFonts w:ascii="Calibri" w:eastAsia="Times New Roman" w:hAnsi="Calibri" w:cs="Calibri"/>
                <w:color w:val="000000"/>
              </w:rPr>
            </w:pPr>
            <w:ins w:id="1382"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3"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4" w:author="David Conklin" w:date="2021-07-05T07:08:00Z"/>
                <w:rFonts w:ascii="Calibri" w:eastAsia="Times New Roman" w:hAnsi="Calibri" w:cs="Calibri"/>
                <w:color w:val="000000"/>
              </w:rPr>
            </w:pPr>
            <w:ins w:id="1385"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86" w:author="David Conklin" w:date="2021-07-05T07:08:00Z"/>
                <w:rFonts w:ascii="Calibri" w:eastAsia="Times New Roman" w:hAnsi="Calibri" w:cs="Calibri"/>
                <w:color w:val="000000"/>
              </w:rPr>
            </w:pPr>
            <w:ins w:id="1387"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88" w:author="David Conklin" w:date="2021-07-05T07:08:00Z"/>
                <w:rFonts w:ascii="Calibri" w:eastAsia="Times New Roman" w:hAnsi="Calibri" w:cs="Calibri"/>
                <w:color w:val="000000"/>
              </w:rPr>
            </w:pPr>
            <w:ins w:id="1389"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90"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91" w:author="David Conklin" w:date="2021-07-05T07:08:00Z"/>
                <w:rFonts w:ascii="Calibri" w:eastAsia="Times New Roman" w:hAnsi="Calibri" w:cs="Calibri"/>
                <w:color w:val="000000"/>
              </w:rPr>
            </w:pPr>
            <w:ins w:id="1392"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3" w:author="David Conklin" w:date="2021-07-05T07:08:00Z"/>
                <w:rFonts w:ascii="Calibri" w:eastAsia="Times New Roman" w:hAnsi="Calibri" w:cs="Calibri"/>
                <w:color w:val="000000"/>
              </w:rPr>
            </w:pPr>
            <w:ins w:id="1394"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395" w:author="David Conklin" w:date="2021-07-05T07:08:00Z"/>
                <w:rFonts w:ascii="Calibri" w:eastAsia="Times New Roman" w:hAnsi="Calibri" w:cs="Calibri"/>
                <w:color w:val="000000"/>
              </w:rPr>
            </w:pPr>
            <w:ins w:id="1396"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397"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398" w:author="David Conklin" w:date="2021-07-05T07:08:00Z"/>
                <w:rFonts w:ascii="Calibri" w:eastAsia="Times New Roman" w:hAnsi="Calibri" w:cs="Calibri"/>
                <w:color w:val="000000"/>
              </w:rPr>
            </w:pPr>
            <w:ins w:id="1399"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400" w:author="David Conklin" w:date="2021-07-05T07:08:00Z"/>
                <w:rFonts w:ascii="Calibri" w:eastAsia="Times New Roman" w:hAnsi="Calibri" w:cs="Calibri"/>
                <w:color w:val="000000"/>
              </w:rPr>
            </w:pPr>
            <w:ins w:id="1401"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402" w:author="David Conklin" w:date="2021-07-05T07:08:00Z"/>
                <w:rFonts w:ascii="Calibri" w:eastAsia="Times New Roman" w:hAnsi="Calibri" w:cs="Calibri"/>
                <w:color w:val="000000"/>
              </w:rPr>
            </w:pPr>
            <w:ins w:id="1403"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4"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05" w:author="David Conklin" w:date="2021-07-05T07:08:00Z"/>
                <w:rFonts w:ascii="Calibri" w:eastAsia="Times New Roman" w:hAnsi="Calibri" w:cs="Calibri"/>
                <w:color w:val="000000"/>
              </w:rPr>
            </w:pPr>
            <w:ins w:id="1406"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07" w:author="David Conklin" w:date="2021-07-05T07:08:00Z"/>
                <w:rFonts w:ascii="Calibri" w:eastAsia="Times New Roman" w:hAnsi="Calibri" w:cs="Calibri"/>
                <w:color w:val="000000"/>
              </w:rPr>
            </w:pPr>
            <w:ins w:id="1408"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09" w:author="David Conklin" w:date="2021-07-05T07:08:00Z"/>
                <w:rFonts w:ascii="Calibri" w:eastAsia="Times New Roman" w:hAnsi="Calibri" w:cs="Calibri"/>
                <w:color w:val="000000"/>
              </w:rPr>
            </w:pPr>
            <w:ins w:id="1410"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11" w:author="David Conklin" w:date="2021-07-05T07:08:00Z"/>
        </w:rPr>
      </w:pPr>
    </w:p>
    <w:p w14:paraId="6A9EDEE3" w14:textId="77777777" w:rsidR="00B823D2" w:rsidRDefault="00B823D2" w:rsidP="00B823D2">
      <w:pPr>
        <w:rPr>
          <w:ins w:id="1412" w:author="David Conklin" w:date="2021-07-05T07:08:00Z"/>
          <w:noProof/>
        </w:rPr>
      </w:pPr>
      <w:ins w:id="1413" w:author="David Conklin" w:date="2021-07-05T07:08:00Z">
        <w:r>
          <w:rPr>
            <w:noProof/>
          </w:rPr>
          <w:t xml:space="preserve"> </w:t>
        </w:r>
      </w:ins>
    </w:p>
    <w:p w14:paraId="6BD9A99E" w14:textId="22679DF1" w:rsidR="00B823D2" w:rsidRDefault="009A1CE6" w:rsidP="00B823D2">
      <w:pPr>
        <w:rPr>
          <w:ins w:id="1414" w:author="David Conklin" w:date="2021-07-05T08:22:00Z"/>
        </w:rPr>
      </w:pPr>
      <w:ins w:id="1415"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16" w:author="David Conklin" w:date="2021-07-05T07:08:00Z"/>
        </w:rPr>
      </w:pPr>
    </w:p>
    <w:p w14:paraId="184CF59B" w14:textId="77777777" w:rsidR="00B823D2" w:rsidRDefault="00B823D2" w:rsidP="00B823D2">
      <w:pPr>
        <w:rPr>
          <w:ins w:id="1417" w:author="David Conklin" w:date="2021-07-05T07:08:00Z"/>
        </w:rPr>
      </w:pPr>
    </w:p>
    <w:p w14:paraId="5B7701AA" w14:textId="20B5A39C" w:rsidR="00B823D2" w:rsidRDefault="00A348F2" w:rsidP="00B823D2">
      <w:pPr>
        <w:rPr>
          <w:ins w:id="1418" w:author="David Conklin" w:date="2021-07-05T07:08:00Z"/>
        </w:rPr>
      </w:pPr>
      <w:ins w:id="1419"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20" w:author="David Conklin" w:date="2021-07-05T07:08:00Z"/>
        </w:rPr>
      </w:pPr>
    </w:p>
    <w:p w14:paraId="16C7AA24" w14:textId="77777777" w:rsidR="00B823D2" w:rsidRDefault="00B823D2" w:rsidP="00B823D2">
      <w:pPr>
        <w:rPr>
          <w:ins w:id="1421" w:author="David Conklin" w:date="2021-07-05T07:08:00Z"/>
        </w:rPr>
      </w:pPr>
    </w:p>
    <w:p w14:paraId="0DF0DAE3" w14:textId="07396451" w:rsidR="00B823D2" w:rsidRDefault="003F02BC" w:rsidP="003F02BC">
      <w:pPr>
        <w:pStyle w:val="Heading2"/>
        <w:rPr>
          <w:ins w:id="1422" w:author="David Conklin" w:date="2021-07-05T07:08:00Z"/>
        </w:rPr>
        <w:pPrChange w:id="1423" w:author="David Conklin" w:date="2021-07-05T07:33:00Z">
          <w:pPr/>
        </w:pPrChange>
      </w:pPr>
      <w:bookmarkStart w:id="1424" w:name="_Toc76532136"/>
      <w:ins w:id="1425" w:author="David Conklin" w:date="2021-07-05T07:33:00Z">
        <w:r>
          <w:t>Inflows from springs</w:t>
        </w:r>
      </w:ins>
      <w:bookmarkEnd w:id="1424"/>
    </w:p>
    <w:p w14:paraId="6C0A00CB" w14:textId="6983A251" w:rsidR="00B823D2" w:rsidRDefault="00B823D2" w:rsidP="00B823D2">
      <w:pPr>
        <w:rPr>
          <w:ins w:id="1426" w:author="David Conklin" w:date="2021-07-05T07:08:00Z"/>
        </w:rPr>
      </w:pPr>
      <w:ins w:id="1427" w:author="David Conklin" w:date="2021-07-05T07:08:00Z">
        <w:r>
          <w:t xml:space="preserve">Spring water inputs have been added to the </w:t>
        </w:r>
      </w:ins>
      <w:ins w:id="1428" w:author="David Conklin" w:date="2021-07-05T07:30:00Z">
        <w:r w:rsidR="003F02BC">
          <w:t>North Santiam</w:t>
        </w:r>
      </w:ins>
      <w:ins w:id="1429" w:author="David Conklin" w:date="2021-07-05T07:08:00Z">
        <w:r>
          <w:t xml:space="preserve"> basin simulation at </w:t>
        </w:r>
      </w:ins>
      <w:ins w:id="1430" w:author="David Conklin" w:date="2021-07-05T07:30:00Z">
        <w:r w:rsidR="003F02BC">
          <w:t>1</w:t>
        </w:r>
      </w:ins>
      <w:ins w:id="1431" w:author="David Conklin" w:date="2021-07-05T07:31:00Z">
        <w:r w:rsidR="003F02BC">
          <w:t>0</w:t>
        </w:r>
      </w:ins>
      <w:ins w:id="1432" w:author="David Conklin" w:date="2021-07-05T07:08:00Z">
        <w:r>
          <w:t xml:space="preserve"> location</w:t>
        </w:r>
      </w:ins>
      <w:ins w:id="1433" w:author="David Conklin" w:date="2021-07-05T07:31:00Z">
        <w:r w:rsidR="003F02BC">
          <w:t>s.  For a discussion o</w:t>
        </w:r>
      </w:ins>
      <w:ins w:id="1434" w:author="David Conklin" w:date="2021-07-05T07:32:00Z">
        <w:r w:rsidR="003F02BC">
          <w:t xml:space="preserve">f spring water inputs, see the section McKenzie </w:t>
        </w:r>
      </w:ins>
      <w:ins w:id="1435" w:author="David Conklin" w:date="2021-07-05T07:44:00Z">
        <w:r w:rsidR="001E40A2">
          <w:t xml:space="preserve">Basin </w:t>
        </w:r>
      </w:ins>
      <w:ins w:id="1436" w:author="David Conklin" w:date="2021-07-05T07:32:00Z">
        <w:r w:rsidR="003F02BC">
          <w:t>Wetlands Study/High Cascades Spring</w:t>
        </w:r>
      </w:ins>
      <w:ins w:id="1437" w:author="David Conklin" w:date="2021-07-05T07:33:00Z">
        <w:r w:rsidR="003F02BC">
          <w:t>s.</w:t>
        </w:r>
      </w:ins>
      <w:ins w:id="1438" w:author="David Conklin" w:date="2021-07-05T07:08:00Z">
        <w:r>
          <w:t xml:space="preserve">  </w:t>
        </w:r>
      </w:ins>
    </w:p>
    <w:p w14:paraId="1D0750D3" w14:textId="2FB48CC2" w:rsidR="00B823D2" w:rsidRDefault="00B823D2" w:rsidP="00B823D2">
      <w:pPr>
        <w:rPr>
          <w:ins w:id="1439" w:author="David Conklin" w:date="2021-07-05T07:08:00Z"/>
        </w:rPr>
      </w:pPr>
    </w:p>
    <w:p w14:paraId="3CB48306" w14:textId="166278A0" w:rsidR="00B823D2" w:rsidRDefault="00B823D2" w:rsidP="00B823D2">
      <w:pPr>
        <w:rPr>
          <w:ins w:id="1440" w:author="David Conklin" w:date="2021-07-05T07:29:00Z"/>
        </w:rPr>
      </w:pPr>
      <w:ins w:id="1441" w:author="David Conklin" w:date="2021-07-05T07:08:00Z">
        <w:r>
          <w:t>Specifications for springs in CW3M ver. 409</w:t>
        </w:r>
      </w:ins>
    </w:p>
    <w:p w14:paraId="5060547D" w14:textId="0C9E76B9" w:rsidR="003F02BC" w:rsidRDefault="003F02BC" w:rsidP="003F02BC">
      <w:pPr>
        <w:autoSpaceDE w:val="0"/>
        <w:autoSpaceDN w:val="0"/>
        <w:adjustRightInd w:val="0"/>
        <w:rPr>
          <w:ins w:id="1442" w:author="David Conklin" w:date="2021-07-05T07:29:00Z"/>
          <w:rFonts w:ascii="Consolas" w:hAnsi="Consolas" w:cs="Consolas"/>
          <w:color w:val="000000"/>
          <w:sz w:val="19"/>
          <w:szCs w:val="19"/>
        </w:rPr>
      </w:pPr>
      <w:ins w:id="144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4" w:author="David Conklin" w:date="2021-07-05T07:29:00Z"/>
          <w:rFonts w:ascii="Consolas" w:hAnsi="Consolas" w:cs="Consolas"/>
          <w:color w:val="000000"/>
          <w:sz w:val="19"/>
          <w:szCs w:val="19"/>
        </w:rPr>
      </w:pPr>
      <w:ins w:id="144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46" w:author="David Conklin" w:date="2021-07-05T07:29:00Z"/>
          <w:rFonts w:ascii="Consolas" w:hAnsi="Consolas" w:cs="Consolas"/>
          <w:color w:val="000000"/>
          <w:sz w:val="19"/>
          <w:szCs w:val="19"/>
        </w:rPr>
      </w:pPr>
      <w:ins w:id="144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48" w:author="David Conklin" w:date="2021-07-05T07:29:00Z"/>
          <w:rFonts w:ascii="Consolas" w:hAnsi="Consolas" w:cs="Consolas"/>
          <w:color w:val="000000"/>
          <w:sz w:val="19"/>
          <w:szCs w:val="19"/>
        </w:rPr>
      </w:pPr>
      <w:ins w:id="144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50" w:author="David Conklin" w:date="2021-07-05T07:29:00Z"/>
          <w:rFonts w:ascii="Consolas" w:hAnsi="Consolas" w:cs="Consolas"/>
          <w:color w:val="000000"/>
          <w:sz w:val="19"/>
          <w:szCs w:val="19"/>
        </w:rPr>
      </w:pPr>
      <w:ins w:id="145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52" w:author="David Conklin" w:date="2021-07-05T07:29:00Z"/>
          <w:rFonts w:ascii="Consolas" w:hAnsi="Consolas" w:cs="Consolas"/>
          <w:color w:val="000000"/>
          <w:sz w:val="19"/>
          <w:szCs w:val="19"/>
        </w:rPr>
      </w:pPr>
      <w:ins w:id="145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4" w:author="David Conklin" w:date="2021-07-05T07:29:00Z"/>
          <w:rFonts w:ascii="Consolas" w:hAnsi="Consolas" w:cs="Consolas"/>
          <w:color w:val="000000"/>
          <w:sz w:val="19"/>
          <w:szCs w:val="19"/>
        </w:rPr>
      </w:pPr>
      <w:ins w:id="145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56" w:author="David Conklin" w:date="2021-07-05T07:29:00Z"/>
          <w:rFonts w:ascii="Consolas" w:hAnsi="Consolas" w:cs="Consolas"/>
          <w:color w:val="000000"/>
          <w:sz w:val="19"/>
          <w:szCs w:val="19"/>
        </w:rPr>
      </w:pPr>
      <w:ins w:id="145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58" w:author="David Conklin" w:date="2021-07-05T07:29:00Z"/>
          <w:rFonts w:ascii="Consolas" w:hAnsi="Consolas" w:cs="Consolas"/>
          <w:color w:val="000000"/>
          <w:sz w:val="19"/>
          <w:szCs w:val="19"/>
        </w:rPr>
      </w:pPr>
      <w:ins w:id="145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60" w:author="David Conklin" w:date="2021-07-05T07:35:00Z"/>
          <w:rFonts w:ascii="Consolas" w:hAnsi="Consolas" w:cs="Consolas"/>
          <w:color w:val="0000FF"/>
          <w:sz w:val="19"/>
          <w:szCs w:val="19"/>
        </w:rPr>
      </w:pPr>
      <w:ins w:id="146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62" w:author="David Conklin" w:date="2021-07-05T07:08:00Z"/>
        </w:rPr>
      </w:pPr>
      <w:ins w:id="1463"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4" w:author="David Conklin" w:date="2021-07-05T07:08:00Z"/>
        </w:rPr>
      </w:pPr>
      <w:bookmarkStart w:id="1465" w:name="_Toc76532137"/>
      <w:ins w:id="1466" w:author="David Conklin" w:date="2021-07-05T07:08:00Z">
        <w:r>
          <w:t>Calibration and simulation skill</w:t>
        </w:r>
        <w:bookmarkEnd w:id="1465"/>
      </w:ins>
    </w:p>
    <w:p w14:paraId="1DE9778B" w14:textId="77777777" w:rsidR="00593C1E" w:rsidRDefault="00B823D2" w:rsidP="00B823D2">
      <w:pPr>
        <w:rPr>
          <w:ins w:id="1467" w:author="David Conklin" w:date="2021-07-05T07:41:00Z"/>
        </w:rPr>
      </w:pPr>
      <w:ins w:id="1468" w:author="David Conklin" w:date="2021-07-05T07:08:00Z">
        <w:r>
          <w:t xml:space="preserve">Calibration of CW3M for the </w:t>
        </w:r>
      </w:ins>
      <w:ins w:id="1469" w:author="David Conklin" w:date="2021-07-05T07:40:00Z">
        <w:r w:rsidR="00593C1E">
          <w:t xml:space="preserve">North Santiam </w:t>
        </w:r>
      </w:ins>
      <w:ins w:id="1470" w:author="David Conklin" w:date="2021-07-05T07:08:00Z">
        <w:r>
          <w:t xml:space="preserve">basin, done through </w:t>
        </w:r>
      </w:ins>
      <w:ins w:id="1471" w:author="David Conklin" w:date="2021-07-05T07:40:00Z">
        <w:r w:rsidR="00593C1E">
          <w:t xml:space="preserve">June </w:t>
        </w:r>
      </w:ins>
      <w:ins w:id="1472" w:author="David Conklin" w:date="2021-07-05T07:08:00Z">
        <w:r>
          <w:t>2021</w:t>
        </w:r>
      </w:ins>
      <w:ins w:id="1473" w:author="David Conklin" w:date="2021-07-05T07:40:00Z">
        <w:r w:rsidR="00593C1E">
          <w:t xml:space="preserve"> and implemented in model version 409</w:t>
        </w:r>
      </w:ins>
      <w:ins w:id="1474" w:author="David Conklin" w:date="2021-07-05T07:08:00Z">
        <w:r>
          <w:t xml:space="preserve"> has yielded </w:t>
        </w:r>
      </w:ins>
      <w:ins w:id="1475" w:author="David Conklin" w:date="2021-07-05T07:37:00Z">
        <w:r w:rsidR="00593C1E">
          <w:t>good</w:t>
        </w:r>
      </w:ins>
      <w:ins w:id="1476" w:author="David Conklin" w:date="2021-07-05T07:08:00Z">
        <w:r>
          <w:t xml:space="preserve"> to very good skill statistics for </w:t>
        </w:r>
      </w:ins>
      <w:ins w:id="1477" w:author="David Conklin" w:date="2021-07-05T07:38:00Z">
        <w:r w:rsidR="00593C1E">
          <w:t xml:space="preserve">all </w:t>
        </w:r>
      </w:ins>
      <w:ins w:id="1478" w:author="David Conklin" w:date="2021-07-05T07:08:00Z">
        <w:r>
          <w:t xml:space="preserve">7 flow locations and </w:t>
        </w:r>
      </w:ins>
      <w:ins w:id="1479" w:author="David Conklin" w:date="2021-07-05T07:39:00Z">
        <w:r w:rsidR="00593C1E">
          <w:t>5</w:t>
        </w:r>
      </w:ins>
      <w:ins w:id="1480" w:author="David Conklin" w:date="2021-07-05T07:08:00Z">
        <w:r>
          <w:t xml:space="preserve"> of 6 stream temperature locations.  </w:t>
        </w:r>
      </w:ins>
    </w:p>
    <w:p w14:paraId="117D6C55" w14:textId="77777777" w:rsidR="00B823D2" w:rsidRDefault="00B823D2" w:rsidP="00B823D2">
      <w:pPr>
        <w:rPr>
          <w:ins w:id="1481" w:author="David Conklin" w:date="2021-07-05T07:08:00Z"/>
        </w:rPr>
      </w:pPr>
    </w:p>
    <w:p w14:paraId="3FE14220" w14:textId="07664742" w:rsidR="00FD666C" w:rsidRDefault="00B823D2" w:rsidP="001E40A2">
      <w:pPr>
        <w:rPr>
          <w:ins w:id="1482" w:author="David Conklin" w:date="2021-07-07T08:23:00Z"/>
        </w:rPr>
      </w:pPr>
      <w:ins w:id="1483"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4"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85" w:author="David Conklin" w:date="2021-07-05T07:08:00Z">
        <w:r>
          <w:t>For stream temperatures, we add a fifth statistic, MAE, the mean absolute error.</w:t>
        </w:r>
      </w:ins>
      <w:ins w:id="1486" w:author="David Conklin" w:date="2021-07-05T07:45:00Z">
        <w:r w:rsidR="001E40A2">
          <w:t xml:space="preserve">  </w:t>
        </w:r>
        <w:r w:rsidR="001E40A2">
          <w:t>For more information on the Moriasi criteria, see the section McKenzie Basin Wetlands Study/Calibration and simulation skill.</w:t>
        </w:r>
      </w:ins>
    </w:p>
    <w:p w14:paraId="79C86DC3" w14:textId="77777777" w:rsidR="00FD666C" w:rsidRDefault="00FD666C">
      <w:pPr>
        <w:rPr>
          <w:ins w:id="1487" w:author="David Conklin" w:date="2021-07-07T08:23:00Z"/>
        </w:rPr>
      </w:pPr>
      <w:ins w:id="1488" w:author="David Conklin" w:date="2021-07-07T08:23:00Z">
        <w:r>
          <w:br w:type="page"/>
        </w:r>
      </w:ins>
    </w:p>
    <w:p w14:paraId="23CCEB29" w14:textId="77777777" w:rsidR="001E40A2" w:rsidRDefault="001E40A2" w:rsidP="001E40A2">
      <w:pPr>
        <w:rPr>
          <w:ins w:id="1489" w:author="David Conklin" w:date="2021-07-05T07:45:00Z"/>
        </w:rPr>
      </w:pPr>
    </w:p>
    <w:p w14:paraId="31A28A9D" w14:textId="0049FA47" w:rsidR="00B823D2" w:rsidRDefault="00B823D2" w:rsidP="00B823D2">
      <w:pPr>
        <w:rPr>
          <w:ins w:id="1490" w:author="David Conklin" w:date="2021-07-07T08:23:00Z"/>
        </w:rPr>
      </w:pPr>
    </w:p>
    <w:p w14:paraId="31131BC8" w14:textId="58258654" w:rsidR="00FD666C" w:rsidRDefault="00FD666C" w:rsidP="00B823D2">
      <w:pPr>
        <w:rPr>
          <w:ins w:id="1491" w:author="David Conklin" w:date="2021-07-05T07:08:00Z"/>
        </w:rPr>
      </w:pPr>
      <w:ins w:id="1492"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1493" w:author="David Conklin" w:date="2021-07-05T07:08:00Z"/>
        </w:rPr>
      </w:pPr>
    </w:p>
    <w:p w14:paraId="23C4060D" w14:textId="713A7C27" w:rsidR="00906153" w:rsidRDefault="00906153" w:rsidP="00B47486">
      <w:pPr>
        <w:rPr>
          <w:ins w:id="1494" w:author="David Conklin" w:date="2021-07-07T05:58:00Z"/>
        </w:rPr>
      </w:pPr>
    </w:p>
    <w:p w14:paraId="472D307F" w14:textId="47652D6F" w:rsidR="00906153" w:rsidRPr="00924909" w:rsidRDefault="001778E8" w:rsidP="00906153">
      <w:pPr>
        <w:rPr>
          <w:ins w:id="1495" w:author="David Conklin" w:date="2021-07-07T05:59:00Z"/>
          <w:rFonts w:cstheme="minorHAnsi"/>
        </w:rPr>
      </w:pPr>
      <w:ins w:id="1496" w:author="David Conklin" w:date="2021-07-07T06:10:00Z">
        <w:r>
          <w:t>Four</w:t>
        </w:r>
      </w:ins>
      <w:ins w:id="1497" w:author="David Conklin" w:date="2021-07-07T06:01:00Z">
        <w:r w:rsidR="00906153">
          <w:t xml:space="preserve"> sets</w:t>
        </w:r>
      </w:ins>
      <w:ins w:id="1498" w:author="David Conklin" w:date="2021-07-07T05:59:00Z">
        <w:r w:rsidR="00906153">
          <w:t xml:space="preserve"> of “tuning knobs” have been used to improve CW3M’s simulation skill for flows</w:t>
        </w:r>
      </w:ins>
      <w:ins w:id="1499" w:author="David Conklin" w:date="2021-07-07T06:02:00Z">
        <w:r w:rsidR="00906153">
          <w:t xml:space="preserve"> and stream temperatures</w:t>
        </w:r>
      </w:ins>
      <w:ins w:id="1500" w:author="David Conklin" w:date="2021-07-07T05:59:00Z">
        <w:r w:rsidR="00906153">
          <w:t xml:space="preserve"> in the </w:t>
        </w:r>
      </w:ins>
      <w:ins w:id="1501" w:author="David Conklin" w:date="2021-07-07T06:01:00Z">
        <w:r w:rsidR="00906153">
          <w:t>North Santiam</w:t>
        </w:r>
      </w:ins>
      <w:ins w:id="1502" w:author="David Conklin" w:date="2021-07-07T05:59:00Z">
        <w:r w:rsidR="00906153">
          <w:t xml:space="preserve"> basin: 1) the ET_MULT parameter in the HBV.csv parameter set used by the HBV precipitation-runoff submodel, 2) the placement</w:t>
        </w:r>
      </w:ins>
      <w:ins w:id="1503" w:author="David Conklin" w:date="2021-07-07T06:09:00Z">
        <w:r>
          <w:t xml:space="preserve">, </w:t>
        </w:r>
      </w:ins>
      <w:ins w:id="1504" w:author="David Conklin" w:date="2021-07-07T05:59:00Z">
        <w:r w:rsidR="00906153">
          <w:t>flow rates</w:t>
        </w:r>
      </w:ins>
      <w:ins w:id="1505" w:author="David Conklin" w:date="2021-07-07T06:09:00Z">
        <w:r>
          <w:t>, and water temperatures</w:t>
        </w:r>
      </w:ins>
      <w:ins w:id="1506" w:author="David Conklin" w:date="2021-07-07T05:59:00Z">
        <w:r w:rsidR="00906153">
          <w:t xml:space="preserve"> of the springs,  3)</w:t>
        </w:r>
        <w:r w:rsidR="00906153" w:rsidRPr="001770A2">
          <w:t xml:space="preserve"> </w:t>
        </w:r>
      </w:ins>
      <w:ins w:id="1507" w:author="David Conklin" w:date="2021-07-07T06:03:00Z">
        <w:r w:rsidR="00906153">
          <w:t xml:space="preserve">the </w:t>
        </w:r>
      </w:ins>
      <w:ins w:id="1508" w:author="David Conklin" w:date="2021-07-07T06:04:00Z">
        <w:r w:rsidR="00906153" w:rsidRPr="00906153">
          <w:rPr>
            <w:rFonts w:cstheme="minorHAnsi"/>
            <w:color w:val="000000"/>
            <w:rPrChange w:id="1509" w:author="David Conklin" w:date="2021-07-07T06:05:00Z">
              <w:rPr>
                <w:rFonts w:ascii="Consolas" w:hAnsi="Consolas" w:cs="Consolas"/>
                <w:color w:val="000000"/>
                <w:sz w:val="19"/>
                <w:szCs w:val="19"/>
              </w:rPr>
            </w:rPrChange>
          </w:rPr>
          <w:t>W2A_SLP</w:t>
        </w:r>
      </w:ins>
      <w:ins w:id="1510" w:author="David Conklin" w:date="2021-07-07T06:05:00Z">
        <w:r w:rsidR="00906153">
          <w:rPr>
            <w:rFonts w:cstheme="minorHAnsi"/>
            <w:color w:val="000000"/>
          </w:rPr>
          <w:t xml:space="preserve"> and </w:t>
        </w:r>
      </w:ins>
      <w:ins w:id="1511" w:author="David Conklin" w:date="2021-07-07T06:04:00Z">
        <w:r w:rsidR="00906153" w:rsidRPr="00906153">
          <w:rPr>
            <w:rFonts w:cstheme="minorHAnsi"/>
            <w:color w:val="000000"/>
            <w:rPrChange w:id="1512" w:author="David Conklin" w:date="2021-07-07T06:05:00Z">
              <w:rPr>
                <w:rFonts w:ascii="Consolas" w:hAnsi="Consolas" w:cs="Consolas"/>
                <w:color w:val="000000"/>
                <w:sz w:val="19"/>
                <w:szCs w:val="19"/>
              </w:rPr>
            </w:rPrChange>
          </w:rPr>
          <w:t>W2A_INT</w:t>
        </w:r>
      </w:ins>
      <w:ins w:id="1513" w:author="David Conklin" w:date="2021-07-07T06:05:00Z">
        <w:r w:rsidR="00906153">
          <w:rPr>
            <w:rFonts w:cstheme="minorHAnsi"/>
            <w:color w:val="000000"/>
          </w:rPr>
          <w:t xml:space="preserve"> parameters in the HBV.csv</w:t>
        </w:r>
      </w:ins>
      <w:ins w:id="1514" w:author="David Conklin" w:date="2021-07-07T06:06:00Z">
        <w:r w:rsidR="00906153">
          <w:rPr>
            <w:rFonts w:cstheme="minorHAnsi"/>
            <w:color w:val="000000"/>
          </w:rPr>
          <w:t xml:space="preserve"> parameter set used to infer the temperature of runoff into streams from the air t</w:t>
        </w:r>
      </w:ins>
      <w:ins w:id="1515" w:author="David Conklin" w:date="2021-07-07T06:07:00Z">
        <w:r w:rsidR="00906153">
          <w:rPr>
            <w:rFonts w:cstheme="minorHAnsi"/>
            <w:color w:val="000000"/>
          </w:rPr>
          <w:t>emperature</w:t>
        </w:r>
      </w:ins>
      <w:ins w:id="1516" w:author="David Conklin" w:date="2021-07-07T06:10:00Z">
        <w:r>
          <w:rPr>
            <w:rFonts w:cstheme="minorHAnsi"/>
          </w:rPr>
          <w:t>, and 4) the size of the topographic</w:t>
        </w:r>
      </w:ins>
      <w:ins w:id="1517" w:author="David Conklin" w:date="2021-07-07T06:11:00Z">
        <w:r>
          <w:rPr>
            <w:rFonts w:cstheme="minorHAnsi"/>
          </w:rPr>
          <w:t xml:space="preserve"> shading effect on the insolation of water in the reservoirs.</w:t>
        </w:r>
      </w:ins>
    </w:p>
    <w:p w14:paraId="2BAA4B3C" w14:textId="77777777" w:rsidR="00906153" w:rsidRPr="00906153" w:rsidRDefault="00906153" w:rsidP="00906153">
      <w:pPr>
        <w:rPr>
          <w:ins w:id="1518" w:author="David Conklin" w:date="2021-07-07T05:59:00Z"/>
          <w:rFonts w:cstheme="minorHAnsi"/>
          <w:rPrChange w:id="1519" w:author="David Conklin" w:date="2021-07-07T06:05:00Z">
            <w:rPr>
              <w:ins w:id="1520" w:author="David Conklin" w:date="2021-07-07T05:59:00Z"/>
            </w:rPr>
          </w:rPrChange>
        </w:rPr>
      </w:pPr>
    </w:p>
    <w:p w14:paraId="3F150122" w14:textId="5150C16D" w:rsidR="00906153" w:rsidRDefault="00906153" w:rsidP="00906153">
      <w:pPr>
        <w:rPr>
          <w:ins w:id="1521" w:author="David Conklin" w:date="2021-07-07T05:59:00Z"/>
        </w:rPr>
      </w:pPr>
      <w:ins w:id="1522" w:author="David Conklin" w:date="2021-07-07T05:59:00Z">
        <w:r>
          <w:t xml:space="preserve">The ET_MULT parameter </w:t>
        </w:r>
      </w:ins>
      <w:ins w:id="1523" w:author="David Conklin" w:date="2021-07-07T06:08:00Z">
        <w:r>
          <w:t>is</w:t>
        </w:r>
      </w:ins>
      <w:ins w:id="1524" w:author="David Conklin" w:date="2021-07-07T05:59:00Z">
        <w:r>
          <w:t xml:space="preserve"> a multiplier on evapotranspiration to </w:t>
        </w:r>
      </w:ins>
      <w:ins w:id="1525" w:author="David Conklin" w:date="2021-07-07T06:08:00Z">
        <w:r>
          <w:t xml:space="preserve">allow </w:t>
        </w:r>
      </w:ins>
      <w:ins w:id="1526"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1527" w:author="David Conklin" w:date="2021-07-07T05:59:00Z"/>
        </w:rPr>
      </w:pPr>
    </w:p>
    <w:p w14:paraId="60C5F33B" w14:textId="5B7D134D" w:rsidR="00906153" w:rsidRDefault="00906153" w:rsidP="00906153">
      <w:pPr>
        <w:rPr>
          <w:ins w:id="1528" w:author="David Conklin" w:date="2021-07-07T05:59:00Z"/>
        </w:rPr>
      </w:pPr>
      <w:ins w:id="1529" w:author="David Conklin" w:date="2021-07-07T06:08:00Z">
        <w:r>
          <w:t>Discharges</w:t>
        </w:r>
      </w:ins>
      <w:ins w:id="1530"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1531" w:author="David Conklin" w:date="2021-07-07T06:13:00Z">
        <w:r w:rsidR="001778E8">
          <w:t>Locations, w</w:t>
        </w:r>
      </w:ins>
      <w:ins w:id="1532" w:author="David Conklin" w:date="2021-07-07T06:12:00Z">
        <w:r w:rsidR="001778E8">
          <w:t>ater temperature</w:t>
        </w:r>
      </w:ins>
      <w:ins w:id="1533" w:author="David Conklin" w:date="2021-07-07T06:13:00Z">
        <w:r w:rsidR="001778E8">
          <w:t>, and</w:t>
        </w:r>
      </w:ins>
      <w:ins w:id="1534" w:author="David Conklin" w:date="2021-07-07T06:12:00Z">
        <w:r w:rsidR="001778E8">
          <w:t xml:space="preserve"> flow rates of simulated s</w:t>
        </w:r>
      </w:ins>
      <w:ins w:id="1535" w:author="David Conklin" w:date="2021-07-07T06:14:00Z">
        <w:r w:rsidR="001778E8">
          <w:t xml:space="preserve">prings in the North Santiam basin were given in </w:t>
        </w:r>
      </w:ins>
      <w:ins w:id="1536" w:author="David Conklin" w:date="2021-07-07T06:15:00Z">
        <w:r w:rsidR="001778E8">
          <w:t>a previous section.</w:t>
        </w:r>
      </w:ins>
    </w:p>
    <w:p w14:paraId="5BA69BC2" w14:textId="77777777" w:rsidR="00906153" w:rsidRDefault="00906153" w:rsidP="00906153">
      <w:pPr>
        <w:rPr>
          <w:ins w:id="1537" w:author="David Conklin" w:date="2021-07-07T05:59:00Z"/>
        </w:rPr>
      </w:pPr>
    </w:p>
    <w:p w14:paraId="21B241D6" w14:textId="126AE413" w:rsidR="00906153" w:rsidRDefault="00906153" w:rsidP="00906153">
      <w:pPr>
        <w:rPr>
          <w:ins w:id="1538" w:author="David Conklin" w:date="2021-07-07T05:59:00Z"/>
        </w:rPr>
      </w:pPr>
      <w:ins w:id="1539" w:author="David Conklin" w:date="2021-07-07T05:59:00Z">
        <w:r>
          <w:t xml:space="preserve">Tuning knob values in CW3M version </w:t>
        </w:r>
      </w:ins>
      <w:ins w:id="1540" w:author="David Conklin" w:date="2021-07-07T06:16:00Z">
        <w:r w:rsidR="001778E8">
          <w:t xml:space="preserve">409 for watersheds and reservoirs in the </w:t>
        </w:r>
      </w:ins>
      <w:ins w:id="1541" w:author="David Conklin" w:date="2021-07-07T06:17:00Z">
        <w:r w:rsidR="001778E8">
          <w:t>North Santiam basin</w:t>
        </w:r>
      </w:ins>
    </w:p>
    <w:tbl>
      <w:tblPr>
        <w:tblStyle w:val="TableGrid"/>
        <w:tblW w:w="0" w:type="auto"/>
        <w:tblLayout w:type="fixed"/>
        <w:tblLook w:val="04A0" w:firstRow="1" w:lastRow="0" w:firstColumn="1" w:lastColumn="0" w:noHBand="0" w:noVBand="1"/>
        <w:tblPrChange w:id="1542"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1543">
          <w:tblGrid>
            <w:gridCol w:w="2392"/>
            <w:gridCol w:w="1070"/>
            <w:gridCol w:w="2548"/>
            <w:gridCol w:w="1068"/>
            <w:gridCol w:w="1065"/>
          </w:tblGrid>
        </w:tblGridChange>
      </w:tblGrid>
      <w:tr w:rsidR="00906153" w14:paraId="778EF097" w14:textId="77777777" w:rsidTr="00896578">
        <w:trPr>
          <w:ins w:id="1544" w:author="David Conklin" w:date="2021-07-07T05:59:00Z"/>
        </w:trPr>
        <w:tc>
          <w:tcPr>
            <w:tcW w:w="2392" w:type="dxa"/>
            <w:tcPrChange w:id="1545" w:author="David Conklin" w:date="2021-07-07T06:31:00Z">
              <w:tcPr>
                <w:tcW w:w="0" w:type="auto"/>
              </w:tcPr>
            </w:tcPrChange>
          </w:tcPr>
          <w:p w14:paraId="4E9478D9" w14:textId="77777777" w:rsidR="00906153" w:rsidRDefault="00906153" w:rsidP="00C73EB7">
            <w:pPr>
              <w:rPr>
                <w:ins w:id="1546" w:author="David Conklin" w:date="2021-07-07T05:59:00Z"/>
              </w:rPr>
            </w:pPr>
            <w:ins w:id="1547" w:author="David Conklin" w:date="2021-07-07T05:59:00Z">
              <w:r>
                <w:t>HBVCALIB</w:t>
              </w:r>
            </w:ins>
          </w:p>
        </w:tc>
        <w:tc>
          <w:tcPr>
            <w:tcW w:w="1070" w:type="dxa"/>
            <w:tcPrChange w:id="1548" w:author="David Conklin" w:date="2021-07-07T06:31:00Z">
              <w:tcPr>
                <w:tcW w:w="0" w:type="auto"/>
              </w:tcPr>
            </w:tcPrChange>
          </w:tcPr>
          <w:p w14:paraId="30ECE8F6" w14:textId="77777777" w:rsidR="00906153" w:rsidRDefault="00906153" w:rsidP="00C73EB7">
            <w:pPr>
              <w:rPr>
                <w:ins w:id="1549" w:author="David Conklin" w:date="2021-07-07T05:59:00Z"/>
              </w:rPr>
            </w:pPr>
            <w:ins w:id="1550" w:author="David Conklin" w:date="2021-07-07T05:59:00Z">
              <w:r>
                <w:t>ET_MULT</w:t>
              </w:r>
            </w:ins>
          </w:p>
        </w:tc>
        <w:tc>
          <w:tcPr>
            <w:tcW w:w="2548" w:type="dxa"/>
            <w:tcPrChange w:id="1551" w:author="David Conklin" w:date="2021-07-07T06:31:00Z">
              <w:tcPr>
                <w:tcW w:w="0" w:type="auto"/>
              </w:tcPr>
            </w:tcPrChange>
          </w:tcPr>
          <w:p w14:paraId="0BB1EDD4" w14:textId="77777777" w:rsidR="00906153" w:rsidRDefault="00906153" w:rsidP="00C73EB7">
            <w:pPr>
              <w:rPr>
                <w:ins w:id="1552" w:author="David Conklin" w:date="2021-07-07T05:59:00Z"/>
              </w:rPr>
            </w:pPr>
            <w:ins w:id="1553" w:author="David Conklin" w:date="2021-07-07T05:59:00Z">
              <w:r>
                <w:t>solar_radiation_multiplier</w:t>
              </w:r>
            </w:ins>
          </w:p>
        </w:tc>
        <w:tc>
          <w:tcPr>
            <w:tcW w:w="1068" w:type="dxa"/>
            <w:tcPrChange w:id="1554" w:author="David Conklin" w:date="2021-07-07T06:31:00Z">
              <w:tcPr>
                <w:tcW w:w="0" w:type="auto"/>
              </w:tcPr>
            </w:tcPrChange>
          </w:tcPr>
          <w:p w14:paraId="43FD83EE" w14:textId="77777777" w:rsidR="00906153" w:rsidRDefault="00906153" w:rsidP="00C73EB7">
            <w:pPr>
              <w:rPr>
                <w:ins w:id="1555" w:author="David Conklin" w:date="2021-07-07T05:59:00Z"/>
              </w:rPr>
            </w:pPr>
            <w:ins w:id="1556" w:author="David Conklin" w:date="2021-07-07T05:59:00Z">
              <w:r>
                <w:t>W2A_SLP</w:t>
              </w:r>
            </w:ins>
          </w:p>
        </w:tc>
        <w:tc>
          <w:tcPr>
            <w:tcW w:w="1065" w:type="dxa"/>
            <w:tcPrChange w:id="1557" w:author="David Conklin" w:date="2021-07-07T06:31:00Z">
              <w:tcPr>
                <w:tcW w:w="0" w:type="auto"/>
              </w:tcPr>
            </w:tcPrChange>
          </w:tcPr>
          <w:p w14:paraId="6FBB17DA" w14:textId="77777777" w:rsidR="00906153" w:rsidRDefault="00906153" w:rsidP="00C73EB7">
            <w:pPr>
              <w:rPr>
                <w:ins w:id="1558" w:author="David Conklin" w:date="2021-07-07T05:59:00Z"/>
              </w:rPr>
            </w:pPr>
            <w:ins w:id="1559" w:author="David Conklin" w:date="2021-07-07T05:59:00Z">
              <w:r>
                <w:t>W2A_INT</w:t>
              </w:r>
            </w:ins>
          </w:p>
        </w:tc>
      </w:tr>
      <w:tr w:rsidR="00906153" w14:paraId="4705F2A1" w14:textId="77777777" w:rsidTr="00896578">
        <w:trPr>
          <w:ins w:id="1560" w:author="David Conklin" w:date="2021-07-07T05:59:00Z"/>
        </w:trPr>
        <w:tc>
          <w:tcPr>
            <w:tcW w:w="2392" w:type="dxa"/>
            <w:tcPrChange w:id="1561" w:author="David Conklin" w:date="2021-07-07T06:31:00Z">
              <w:tcPr>
                <w:tcW w:w="0" w:type="auto"/>
              </w:tcPr>
            </w:tcPrChange>
          </w:tcPr>
          <w:p w14:paraId="41B0CE5C" w14:textId="183F427D" w:rsidR="00906153" w:rsidRDefault="001778E8" w:rsidP="00C73EB7">
            <w:pPr>
              <w:rPr>
                <w:ins w:id="1562" w:author="David Conklin" w:date="2021-07-07T05:59:00Z"/>
              </w:rPr>
            </w:pPr>
            <w:ins w:id="1563" w:author="David Conklin" w:date="2021-07-07T06:20:00Z">
              <w:r>
                <w:t xml:space="preserve">10 </w:t>
              </w:r>
            </w:ins>
            <w:ins w:id="1564" w:author="David Conklin" w:date="2021-07-07T06:21:00Z">
              <w:r>
                <w:t>DET</w:t>
              </w:r>
            </w:ins>
          </w:p>
        </w:tc>
        <w:tc>
          <w:tcPr>
            <w:tcW w:w="1070" w:type="dxa"/>
            <w:tcPrChange w:id="1565" w:author="David Conklin" w:date="2021-07-07T06:31:00Z">
              <w:tcPr>
                <w:tcW w:w="0" w:type="auto"/>
              </w:tcPr>
            </w:tcPrChange>
          </w:tcPr>
          <w:p w14:paraId="36E982DA" w14:textId="15204091" w:rsidR="00906153" w:rsidRDefault="00896578" w:rsidP="00C73EB7">
            <w:pPr>
              <w:jc w:val="center"/>
              <w:rPr>
                <w:ins w:id="1566" w:author="David Conklin" w:date="2021-07-07T05:59:00Z"/>
              </w:rPr>
            </w:pPr>
            <w:ins w:id="1567" w:author="David Conklin" w:date="2021-07-07T06:27:00Z">
              <w:r>
                <w:t>1.23</w:t>
              </w:r>
            </w:ins>
          </w:p>
        </w:tc>
        <w:tc>
          <w:tcPr>
            <w:tcW w:w="2548" w:type="dxa"/>
            <w:tcPrChange w:id="1568" w:author="David Conklin" w:date="2021-07-07T06:31:00Z">
              <w:tcPr>
                <w:tcW w:w="0" w:type="auto"/>
              </w:tcPr>
            </w:tcPrChange>
          </w:tcPr>
          <w:p w14:paraId="374DC075" w14:textId="47F172EF" w:rsidR="00906153" w:rsidRDefault="0054043F" w:rsidP="00C73EB7">
            <w:pPr>
              <w:jc w:val="center"/>
              <w:rPr>
                <w:ins w:id="1569" w:author="David Conklin" w:date="2021-07-07T05:59:00Z"/>
              </w:rPr>
            </w:pPr>
            <w:ins w:id="1570" w:author="David Conklin" w:date="2021-07-07T06:32:00Z">
              <w:r>
                <w:t>0.9</w:t>
              </w:r>
            </w:ins>
          </w:p>
        </w:tc>
        <w:tc>
          <w:tcPr>
            <w:tcW w:w="1068" w:type="dxa"/>
            <w:tcPrChange w:id="1571" w:author="David Conklin" w:date="2021-07-07T06:31:00Z">
              <w:tcPr>
                <w:tcW w:w="0" w:type="auto"/>
              </w:tcPr>
            </w:tcPrChange>
          </w:tcPr>
          <w:p w14:paraId="3CDD2B7C" w14:textId="1E5E95EB" w:rsidR="00906153" w:rsidRDefault="00896578" w:rsidP="00C73EB7">
            <w:pPr>
              <w:jc w:val="center"/>
              <w:rPr>
                <w:ins w:id="1572" w:author="David Conklin" w:date="2021-07-07T05:59:00Z"/>
              </w:rPr>
            </w:pPr>
            <w:ins w:id="1573" w:author="David Conklin" w:date="2021-07-07T06:23:00Z">
              <w:r>
                <w:t>0.45</w:t>
              </w:r>
            </w:ins>
          </w:p>
        </w:tc>
        <w:tc>
          <w:tcPr>
            <w:tcW w:w="1065" w:type="dxa"/>
            <w:tcPrChange w:id="1574" w:author="David Conklin" w:date="2021-07-07T06:31:00Z">
              <w:tcPr>
                <w:tcW w:w="0" w:type="auto"/>
              </w:tcPr>
            </w:tcPrChange>
          </w:tcPr>
          <w:p w14:paraId="0BDA0BDE" w14:textId="0127BDF4" w:rsidR="00906153" w:rsidRDefault="00896578" w:rsidP="00C73EB7">
            <w:pPr>
              <w:jc w:val="center"/>
              <w:rPr>
                <w:ins w:id="1575" w:author="David Conklin" w:date="2021-07-07T05:59:00Z"/>
              </w:rPr>
            </w:pPr>
            <w:ins w:id="1576" w:author="David Conklin" w:date="2021-07-07T06:23:00Z">
              <w:r>
                <w:t>4.7</w:t>
              </w:r>
            </w:ins>
            <w:ins w:id="1577" w:author="David Conklin" w:date="2021-07-07T06:25:00Z">
              <w:r>
                <w:t>7</w:t>
              </w:r>
            </w:ins>
          </w:p>
        </w:tc>
      </w:tr>
      <w:tr w:rsidR="00906153" w14:paraId="7EF5211A" w14:textId="77777777" w:rsidTr="00896578">
        <w:trPr>
          <w:ins w:id="1578" w:author="David Conklin" w:date="2021-07-07T05:59:00Z"/>
        </w:trPr>
        <w:tc>
          <w:tcPr>
            <w:tcW w:w="2392" w:type="dxa"/>
            <w:tcPrChange w:id="1579" w:author="David Conklin" w:date="2021-07-07T06:31:00Z">
              <w:tcPr>
                <w:tcW w:w="0" w:type="auto"/>
              </w:tcPr>
            </w:tcPrChange>
          </w:tcPr>
          <w:p w14:paraId="4A39E00E" w14:textId="6E594201" w:rsidR="00906153" w:rsidRDefault="00896578" w:rsidP="00C73EB7">
            <w:pPr>
              <w:rPr>
                <w:ins w:id="1580" w:author="David Conklin" w:date="2021-07-07T05:59:00Z"/>
              </w:rPr>
            </w:pPr>
            <w:ins w:id="1581" w:author="David Conklin" w:date="2021-07-07T06:24:00Z">
              <w:r>
                <w:t>37 Mehama</w:t>
              </w:r>
            </w:ins>
          </w:p>
        </w:tc>
        <w:tc>
          <w:tcPr>
            <w:tcW w:w="1070" w:type="dxa"/>
            <w:tcPrChange w:id="1582" w:author="David Conklin" w:date="2021-07-07T06:31:00Z">
              <w:tcPr>
                <w:tcW w:w="0" w:type="auto"/>
              </w:tcPr>
            </w:tcPrChange>
          </w:tcPr>
          <w:p w14:paraId="29556390" w14:textId="6A7A0090" w:rsidR="00906153" w:rsidRDefault="00896578" w:rsidP="00C73EB7">
            <w:pPr>
              <w:jc w:val="center"/>
              <w:rPr>
                <w:ins w:id="1583" w:author="David Conklin" w:date="2021-07-07T05:59:00Z"/>
              </w:rPr>
            </w:pPr>
            <w:ins w:id="1584" w:author="David Conklin" w:date="2021-07-07T06:26:00Z">
              <w:r>
                <w:t>0.15</w:t>
              </w:r>
            </w:ins>
          </w:p>
        </w:tc>
        <w:tc>
          <w:tcPr>
            <w:tcW w:w="2548" w:type="dxa"/>
            <w:tcPrChange w:id="1585" w:author="David Conklin" w:date="2021-07-07T06:31:00Z">
              <w:tcPr>
                <w:tcW w:w="0" w:type="auto"/>
              </w:tcPr>
            </w:tcPrChange>
          </w:tcPr>
          <w:p w14:paraId="4BD9430F" w14:textId="258E46C2" w:rsidR="00906153" w:rsidRDefault="00906153" w:rsidP="00C73EB7">
            <w:pPr>
              <w:jc w:val="center"/>
              <w:rPr>
                <w:ins w:id="1586" w:author="David Conklin" w:date="2021-07-07T05:59:00Z"/>
              </w:rPr>
            </w:pPr>
          </w:p>
        </w:tc>
        <w:tc>
          <w:tcPr>
            <w:tcW w:w="1068" w:type="dxa"/>
            <w:tcPrChange w:id="1587" w:author="David Conklin" w:date="2021-07-07T06:31:00Z">
              <w:tcPr>
                <w:tcW w:w="0" w:type="auto"/>
              </w:tcPr>
            </w:tcPrChange>
          </w:tcPr>
          <w:p w14:paraId="68EE75AE" w14:textId="666322BD" w:rsidR="00906153" w:rsidRDefault="00896578" w:rsidP="00C73EB7">
            <w:pPr>
              <w:jc w:val="center"/>
              <w:rPr>
                <w:ins w:id="1588" w:author="David Conklin" w:date="2021-07-07T05:59:00Z"/>
              </w:rPr>
            </w:pPr>
            <w:ins w:id="1589" w:author="David Conklin" w:date="2021-07-07T06:25:00Z">
              <w:r>
                <w:t>0.66</w:t>
              </w:r>
            </w:ins>
          </w:p>
        </w:tc>
        <w:tc>
          <w:tcPr>
            <w:tcW w:w="1065" w:type="dxa"/>
            <w:tcPrChange w:id="1590" w:author="David Conklin" w:date="2021-07-07T06:31:00Z">
              <w:tcPr>
                <w:tcW w:w="0" w:type="auto"/>
              </w:tcPr>
            </w:tcPrChange>
          </w:tcPr>
          <w:p w14:paraId="1F258F3F" w14:textId="4D49D783" w:rsidR="00906153" w:rsidRDefault="00896578" w:rsidP="00C73EB7">
            <w:pPr>
              <w:jc w:val="center"/>
              <w:rPr>
                <w:ins w:id="1591" w:author="David Conklin" w:date="2021-07-07T05:59:00Z"/>
              </w:rPr>
            </w:pPr>
            <w:ins w:id="1592" w:author="David Conklin" w:date="2021-07-07T06:25:00Z">
              <w:r>
                <w:t>3.34</w:t>
              </w:r>
            </w:ins>
          </w:p>
        </w:tc>
      </w:tr>
      <w:tr w:rsidR="00906153" w14:paraId="74987467" w14:textId="77777777" w:rsidTr="00896578">
        <w:trPr>
          <w:ins w:id="1593" w:author="David Conklin" w:date="2021-07-07T05:59:00Z"/>
        </w:trPr>
        <w:tc>
          <w:tcPr>
            <w:tcW w:w="2392" w:type="dxa"/>
            <w:tcPrChange w:id="1594" w:author="David Conklin" w:date="2021-07-07T06:31:00Z">
              <w:tcPr>
                <w:tcW w:w="0" w:type="auto"/>
              </w:tcPr>
            </w:tcPrChange>
          </w:tcPr>
          <w:p w14:paraId="1D03CBA6" w14:textId="663B154D" w:rsidR="00906153" w:rsidRDefault="00896578" w:rsidP="00C73EB7">
            <w:pPr>
              <w:rPr>
                <w:ins w:id="1595" w:author="David Conklin" w:date="2021-07-07T05:59:00Z"/>
              </w:rPr>
            </w:pPr>
            <w:ins w:id="1596" w:author="David Conklin" w:date="2021-07-07T06:25:00Z">
              <w:r>
                <w:t>44</w:t>
              </w:r>
            </w:ins>
            <w:ins w:id="1597" w:author="David Conklin" w:date="2021-07-07T06:26:00Z">
              <w:r>
                <w:t xml:space="preserve"> Lower North Santiam</w:t>
              </w:r>
            </w:ins>
          </w:p>
        </w:tc>
        <w:tc>
          <w:tcPr>
            <w:tcW w:w="1070" w:type="dxa"/>
            <w:tcPrChange w:id="1598" w:author="David Conklin" w:date="2021-07-07T06:31:00Z">
              <w:tcPr>
                <w:tcW w:w="0" w:type="auto"/>
              </w:tcPr>
            </w:tcPrChange>
          </w:tcPr>
          <w:p w14:paraId="35A853AE" w14:textId="39FC2279" w:rsidR="00906153" w:rsidRDefault="00906153" w:rsidP="00C73EB7">
            <w:pPr>
              <w:jc w:val="center"/>
              <w:rPr>
                <w:ins w:id="1599" w:author="David Conklin" w:date="2021-07-07T05:59:00Z"/>
              </w:rPr>
            </w:pPr>
            <w:ins w:id="1600" w:author="David Conklin" w:date="2021-07-07T05:59:00Z">
              <w:r>
                <w:t>1.</w:t>
              </w:r>
            </w:ins>
            <w:ins w:id="1601" w:author="David Conklin" w:date="2021-07-07T06:26:00Z">
              <w:r w:rsidR="00896578">
                <w:t>63</w:t>
              </w:r>
            </w:ins>
          </w:p>
        </w:tc>
        <w:tc>
          <w:tcPr>
            <w:tcW w:w="2548" w:type="dxa"/>
            <w:tcPrChange w:id="1602" w:author="David Conklin" w:date="2021-07-07T06:31:00Z">
              <w:tcPr>
                <w:tcW w:w="0" w:type="auto"/>
              </w:tcPr>
            </w:tcPrChange>
          </w:tcPr>
          <w:p w14:paraId="159F12C7" w14:textId="77777777" w:rsidR="00906153" w:rsidRDefault="00906153" w:rsidP="00C73EB7">
            <w:pPr>
              <w:jc w:val="center"/>
              <w:rPr>
                <w:ins w:id="1603" w:author="David Conklin" w:date="2021-07-07T05:59:00Z"/>
              </w:rPr>
            </w:pPr>
          </w:p>
        </w:tc>
        <w:tc>
          <w:tcPr>
            <w:tcW w:w="1068" w:type="dxa"/>
            <w:tcPrChange w:id="1604" w:author="David Conklin" w:date="2021-07-07T06:31:00Z">
              <w:tcPr>
                <w:tcW w:w="0" w:type="auto"/>
              </w:tcPr>
            </w:tcPrChange>
          </w:tcPr>
          <w:p w14:paraId="12A02A99" w14:textId="6A006B19" w:rsidR="00906153" w:rsidRDefault="00896578" w:rsidP="00C73EB7">
            <w:pPr>
              <w:jc w:val="center"/>
              <w:rPr>
                <w:ins w:id="1605" w:author="David Conklin" w:date="2021-07-07T05:59:00Z"/>
              </w:rPr>
            </w:pPr>
            <w:ins w:id="1606" w:author="David Conklin" w:date="2021-07-07T06:27:00Z">
              <w:r>
                <w:t>0.77</w:t>
              </w:r>
            </w:ins>
          </w:p>
        </w:tc>
        <w:tc>
          <w:tcPr>
            <w:tcW w:w="1065" w:type="dxa"/>
            <w:tcPrChange w:id="1607" w:author="David Conklin" w:date="2021-07-07T06:31:00Z">
              <w:tcPr>
                <w:tcW w:w="0" w:type="auto"/>
              </w:tcPr>
            </w:tcPrChange>
          </w:tcPr>
          <w:p w14:paraId="258EDBF1" w14:textId="082D1FE4" w:rsidR="00906153" w:rsidRDefault="00896578" w:rsidP="00C73EB7">
            <w:pPr>
              <w:jc w:val="center"/>
              <w:rPr>
                <w:ins w:id="1608" w:author="David Conklin" w:date="2021-07-07T05:59:00Z"/>
              </w:rPr>
            </w:pPr>
            <w:ins w:id="1609" w:author="David Conklin" w:date="2021-07-07T06:27:00Z">
              <w:r>
                <w:t>2.08</w:t>
              </w:r>
            </w:ins>
          </w:p>
        </w:tc>
      </w:tr>
      <w:tr w:rsidR="00906153" w14:paraId="27AAF1AE" w14:textId="77777777" w:rsidTr="00896578">
        <w:trPr>
          <w:ins w:id="1610" w:author="David Conklin" w:date="2021-07-07T05:59:00Z"/>
        </w:trPr>
        <w:tc>
          <w:tcPr>
            <w:tcW w:w="2392" w:type="dxa"/>
            <w:tcPrChange w:id="1611" w:author="David Conklin" w:date="2021-07-07T06:31:00Z">
              <w:tcPr>
                <w:tcW w:w="0" w:type="auto"/>
              </w:tcPr>
            </w:tcPrChange>
          </w:tcPr>
          <w:p w14:paraId="17B69B0A" w14:textId="3279806E" w:rsidR="00906153" w:rsidRDefault="00896578" w:rsidP="00C73EB7">
            <w:pPr>
              <w:rPr>
                <w:ins w:id="1612" w:author="David Conklin" w:date="2021-07-07T05:59:00Z"/>
              </w:rPr>
            </w:pPr>
            <w:ins w:id="1613" w:author="David Conklin" w:date="2021-07-07T06:28:00Z">
              <w:r>
                <w:t>50 Little North Santiam</w:t>
              </w:r>
            </w:ins>
          </w:p>
        </w:tc>
        <w:tc>
          <w:tcPr>
            <w:tcW w:w="1070" w:type="dxa"/>
            <w:tcPrChange w:id="1614" w:author="David Conklin" w:date="2021-07-07T06:31:00Z">
              <w:tcPr>
                <w:tcW w:w="0" w:type="auto"/>
              </w:tcPr>
            </w:tcPrChange>
          </w:tcPr>
          <w:p w14:paraId="53669FC7" w14:textId="2A5E2E2F" w:rsidR="00906153" w:rsidRDefault="00896578" w:rsidP="00C73EB7">
            <w:pPr>
              <w:jc w:val="center"/>
              <w:rPr>
                <w:ins w:id="1615" w:author="David Conklin" w:date="2021-07-07T05:59:00Z"/>
              </w:rPr>
            </w:pPr>
            <w:ins w:id="1616" w:author="David Conklin" w:date="2021-07-07T06:28:00Z">
              <w:r>
                <w:t>0.35</w:t>
              </w:r>
            </w:ins>
          </w:p>
        </w:tc>
        <w:tc>
          <w:tcPr>
            <w:tcW w:w="2548" w:type="dxa"/>
            <w:tcPrChange w:id="1617" w:author="David Conklin" w:date="2021-07-07T06:31:00Z">
              <w:tcPr>
                <w:tcW w:w="0" w:type="auto"/>
              </w:tcPr>
            </w:tcPrChange>
          </w:tcPr>
          <w:p w14:paraId="230C8AA2" w14:textId="77777777" w:rsidR="00906153" w:rsidRDefault="00906153" w:rsidP="00C73EB7">
            <w:pPr>
              <w:jc w:val="center"/>
              <w:rPr>
                <w:ins w:id="1618" w:author="David Conklin" w:date="2021-07-07T05:59:00Z"/>
              </w:rPr>
            </w:pPr>
          </w:p>
        </w:tc>
        <w:tc>
          <w:tcPr>
            <w:tcW w:w="1068" w:type="dxa"/>
            <w:tcPrChange w:id="1619" w:author="David Conklin" w:date="2021-07-07T06:31:00Z">
              <w:tcPr>
                <w:tcW w:w="0" w:type="auto"/>
              </w:tcPr>
            </w:tcPrChange>
          </w:tcPr>
          <w:p w14:paraId="332F2D90" w14:textId="6C9EB11D" w:rsidR="00906153" w:rsidRDefault="00896578" w:rsidP="00C73EB7">
            <w:pPr>
              <w:jc w:val="center"/>
              <w:rPr>
                <w:ins w:id="1620" w:author="David Conklin" w:date="2021-07-07T05:59:00Z"/>
              </w:rPr>
            </w:pPr>
            <w:ins w:id="1621" w:author="David Conklin" w:date="2021-07-07T06:28:00Z">
              <w:r>
                <w:t>1.00</w:t>
              </w:r>
            </w:ins>
          </w:p>
        </w:tc>
        <w:tc>
          <w:tcPr>
            <w:tcW w:w="1065" w:type="dxa"/>
            <w:tcPrChange w:id="1622" w:author="David Conklin" w:date="2021-07-07T06:31:00Z">
              <w:tcPr>
                <w:tcW w:w="0" w:type="auto"/>
              </w:tcPr>
            </w:tcPrChange>
          </w:tcPr>
          <w:p w14:paraId="33F3B672" w14:textId="770654EF" w:rsidR="00906153" w:rsidRDefault="00896578" w:rsidP="00C73EB7">
            <w:pPr>
              <w:jc w:val="center"/>
              <w:rPr>
                <w:ins w:id="1623" w:author="David Conklin" w:date="2021-07-07T05:59:00Z"/>
              </w:rPr>
            </w:pPr>
            <w:ins w:id="1624" w:author="David Conklin" w:date="2021-07-07T06:28:00Z">
              <w:r>
                <w:t>0.96</w:t>
              </w:r>
            </w:ins>
          </w:p>
        </w:tc>
      </w:tr>
      <w:tr w:rsidR="00906153" w14:paraId="473FCAA0" w14:textId="77777777" w:rsidTr="00896578">
        <w:trPr>
          <w:ins w:id="1625" w:author="David Conklin" w:date="2021-07-07T05:59:00Z"/>
        </w:trPr>
        <w:tc>
          <w:tcPr>
            <w:tcW w:w="2392" w:type="dxa"/>
            <w:tcPrChange w:id="1626" w:author="David Conklin" w:date="2021-07-07T06:31:00Z">
              <w:tcPr>
                <w:tcW w:w="0" w:type="auto"/>
              </w:tcPr>
            </w:tcPrChange>
          </w:tcPr>
          <w:p w14:paraId="640677E0" w14:textId="39BF854C" w:rsidR="00906153" w:rsidRDefault="00896578" w:rsidP="00C73EB7">
            <w:pPr>
              <w:rPr>
                <w:ins w:id="1627" w:author="David Conklin" w:date="2021-07-07T05:59:00Z"/>
              </w:rPr>
            </w:pPr>
            <w:ins w:id="1628" w:author="David Conklin" w:date="2021-07-07T06:29:00Z">
              <w:r>
                <w:t xml:space="preserve">51 Blowout Creek      </w:t>
              </w:r>
            </w:ins>
          </w:p>
        </w:tc>
        <w:tc>
          <w:tcPr>
            <w:tcW w:w="1070" w:type="dxa"/>
            <w:tcPrChange w:id="1629" w:author="David Conklin" w:date="2021-07-07T06:31:00Z">
              <w:tcPr>
                <w:tcW w:w="0" w:type="auto"/>
              </w:tcPr>
            </w:tcPrChange>
          </w:tcPr>
          <w:p w14:paraId="6731BA25" w14:textId="6457D89A" w:rsidR="00906153" w:rsidRDefault="00896578" w:rsidP="00C73EB7">
            <w:pPr>
              <w:jc w:val="center"/>
              <w:rPr>
                <w:ins w:id="1630" w:author="David Conklin" w:date="2021-07-07T05:59:00Z"/>
              </w:rPr>
            </w:pPr>
            <w:ins w:id="1631" w:author="David Conklin" w:date="2021-07-07T06:30:00Z">
              <w:r>
                <w:t>0.1</w:t>
              </w:r>
            </w:ins>
          </w:p>
        </w:tc>
        <w:tc>
          <w:tcPr>
            <w:tcW w:w="2548" w:type="dxa"/>
            <w:tcPrChange w:id="1632" w:author="David Conklin" w:date="2021-07-07T06:31:00Z">
              <w:tcPr>
                <w:tcW w:w="0" w:type="auto"/>
              </w:tcPr>
            </w:tcPrChange>
          </w:tcPr>
          <w:p w14:paraId="79BEFB40" w14:textId="77777777" w:rsidR="00906153" w:rsidRDefault="00906153" w:rsidP="00C73EB7">
            <w:pPr>
              <w:jc w:val="center"/>
              <w:rPr>
                <w:ins w:id="1633" w:author="David Conklin" w:date="2021-07-07T05:59:00Z"/>
              </w:rPr>
            </w:pPr>
          </w:p>
        </w:tc>
        <w:tc>
          <w:tcPr>
            <w:tcW w:w="1068" w:type="dxa"/>
            <w:tcPrChange w:id="1634" w:author="David Conklin" w:date="2021-07-07T06:31:00Z">
              <w:tcPr>
                <w:tcW w:w="0" w:type="auto"/>
              </w:tcPr>
            </w:tcPrChange>
          </w:tcPr>
          <w:p w14:paraId="2EB9AFFA" w14:textId="4D267825" w:rsidR="00906153" w:rsidRDefault="00896578" w:rsidP="00C73EB7">
            <w:pPr>
              <w:jc w:val="center"/>
              <w:rPr>
                <w:ins w:id="1635" w:author="David Conklin" w:date="2021-07-07T05:59:00Z"/>
              </w:rPr>
            </w:pPr>
            <w:ins w:id="1636" w:author="David Conklin" w:date="2021-07-07T06:30:00Z">
              <w:r>
                <w:t>0.67</w:t>
              </w:r>
            </w:ins>
          </w:p>
        </w:tc>
        <w:tc>
          <w:tcPr>
            <w:tcW w:w="1065" w:type="dxa"/>
            <w:tcPrChange w:id="1637" w:author="David Conklin" w:date="2021-07-07T06:31:00Z">
              <w:tcPr>
                <w:tcW w:w="0" w:type="auto"/>
              </w:tcPr>
            </w:tcPrChange>
          </w:tcPr>
          <w:p w14:paraId="24A0C8B0" w14:textId="60152F21" w:rsidR="00906153" w:rsidRDefault="00896578" w:rsidP="00C73EB7">
            <w:pPr>
              <w:jc w:val="center"/>
              <w:rPr>
                <w:ins w:id="1638" w:author="David Conklin" w:date="2021-07-07T05:59:00Z"/>
              </w:rPr>
            </w:pPr>
            <w:ins w:id="1639" w:author="David Conklin" w:date="2021-07-07T06:30:00Z">
              <w:r>
                <w:t>2.56</w:t>
              </w:r>
            </w:ins>
          </w:p>
        </w:tc>
      </w:tr>
    </w:tbl>
    <w:p w14:paraId="116E627F" w14:textId="3F30ED70" w:rsidR="00906153" w:rsidRDefault="00906153" w:rsidP="00906153">
      <w:pPr>
        <w:rPr>
          <w:ins w:id="1640" w:author="David Conklin" w:date="2021-07-07T07:01:00Z"/>
        </w:rPr>
      </w:pPr>
    </w:p>
    <w:p w14:paraId="52C54B0C" w14:textId="77777777" w:rsidR="00906153" w:rsidRDefault="00906153" w:rsidP="00906153">
      <w:pPr>
        <w:pStyle w:val="Heading2"/>
        <w:rPr>
          <w:ins w:id="1641" w:author="David Conklin" w:date="2021-07-07T05:59:00Z"/>
        </w:rPr>
      </w:pPr>
    </w:p>
    <w:p w14:paraId="75DCEBF0" w14:textId="72628FAB" w:rsidR="00906153" w:rsidRDefault="00906153" w:rsidP="00906153">
      <w:pPr>
        <w:pStyle w:val="Heading2"/>
        <w:rPr>
          <w:ins w:id="1642" w:author="David Conklin" w:date="2021-07-07T05:59:00Z"/>
        </w:rPr>
      </w:pPr>
      <w:bookmarkStart w:id="1643" w:name="_Toc76532138"/>
      <w:ins w:id="1644" w:author="David Conklin" w:date="2021-07-07T05:59:00Z">
        <w:r>
          <w:t xml:space="preserve">Analysis of </w:t>
        </w:r>
      </w:ins>
      <w:ins w:id="1645" w:author="David Conklin" w:date="2021-07-07T06:35:00Z">
        <w:r w:rsidR="00924909">
          <w:t xml:space="preserve">tuning knob values and </w:t>
        </w:r>
      </w:ins>
      <w:ins w:id="1646" w:author="David Conklin" w:date="2021-07-07T05:59:00Z">
        <w:r>
          <w:t>locations where the model has low skill</w:t>
        </w:r>
        <w:bookmarkEnd w:id="1643"/>
      </w:ins>
    </w:p>
    <w:p w14:paraId="04341852" w14:textId="160A5282" w:rsidR="0000574A" w:rsidRDefault="0000574A" w:rsidP="00906153">
      <w:pPr>
        <w:rPr>
          <w:ins w:id="1647" w:author="David Conklin" w:date="2021-07-07T06:49:00Z"/>
        </w:rPr>
      </w:pPr>
      <w:ins w:id="1648" w:author="David Conklin" w:date="2021-07-07T06:42:00Z">
        <w:r>
          <w:t>As of CW3M v</w:t>
        </w:r>
      </w:ins>
      <w:ins w:id="1649" w:author="David Conklin" w:date="2021-07-07T06:43:00Z">
        <w:r>
          <w:t xml:space="preserve">ersion 409 (June 2021), </w:t>
        </w:r>
      </w:ins>
      <w:ins w:id="1650" w:author="David Conklin" w:date="2021-07-07T06:44:00Z">
        <w:r>
          <w:t>Moriasi skill grades were satisfactory to very good for simulations of flows at all of the 7</w:t>
        </w:r>
      </w:ins>
      <w:ins w:id="1651" w:author="David Conklin" w:date="2021-07-07T06:45:00Z">
        <w:r>
          <w:t xml:space="preserve"> reaches in the North Santiam which were analyzed.  Corresponding grades were</w:t>
        </w:r>
      </w:ins>
      <w:ins w:id="1652" w:author="David Conklin" w:date="2021-07-07T06:46:00Z">
        <w:r>
          <w:t xml:space="preserve"> good to very good at 5 of the 6 reaches which were ana</w:t>
        </w:r>
      </w:ins>
      <w:ins w:id="1653" w:author="David Conklin" w:date="2021-07-07T06:47:00Z">
        <w:r>
          <w:t>lyzed.  There is a spreadsheet on a preceding pa</w:t>
        </w:r>
      </w:ins>
      <w:ins w:id="1654" w:author="David Conklin" w:date="2021-07-07T06:48:00Z">
        <w:r>
          <w:t>ge with the details.</w:t>
        </w:r>
      </w:ins>
    </w:p>
    <w:p w14:paraId="250C00B9" w14:textId="58847539" w:rsidR="0000574A" w:rsidRDefault="0000574A" w:rsidP="00906153">
      <w:pPr>
        <w:rPr>
          <w:ins w:id="1655" w:author="David Conklin" w:date="2021-07-07T06:49:00Z"/>
        </w:rPr>
      </w:pPr>
    </w:p>
    <w:p w14:paraId="6C91F880" w14:textId="3581768A" w:rsidR="0000574A" w:rsidRDefault="0000574A" w:rsidP="00906153">
      <w:pPr>
        <w:rPr>
          <w:ins w:id="1656" w:author="David Conklin" w:date="2021-07-07T07:07:00Z"/>
        </w:rPr>
      </w:pPr>
      <w:ins w:id="1657" w:author="David Conklin" w:date="2021-07-07T06:49:00Z">
        <w:r>
          <w:t xml:space="preserve">The skill grade was NS (not </w:t>
        </w:r>
      </w:ins>
      <w:ins w:id="1658" w:author="David Conklin" w:date="2021-07-07T06:50:00Z">
        <w:r>
          <w:t xml:space="preserve">satisfactory) for %bias of stream temperature at Greens Bridge location near </w:t>
        </w:r>
      </w:ins>
      <w:ins w:id="1659" w:author="David Conklin" w:date="2021-07-07T06:51:00Z">
        <w:r>
          <w:t>Jefferson on the lower North Santiam.  Simulated temperatures there averaged</w:t>
        </w:r>
      </w:ins>
      <w:ins w:id="1660" w:author="David Conklin" w:date="2021-07-07T06:52:00Z">
        <w:r>
          <w:t xml:space="preserve"> 2.0 degrees C lower than measured temperatures</w:t>
        </w:r>
      </w:ins>
      <w:ins w:id="1661" w:author="David Conklin" w:date="2021-07-07T06:53:00Z">
        <w:r w:rsidR="00EB6023">
          <w:t xml:space="preserve"> for 20</w:t>
        </w:r>
      </w:ins>
      <w:ins w:id="1662" w:author="David Conklin" w:date="2021-07-07T06:54:00Z">
        <w:r w:rsidR="00EB6023">
          <w:t>10-18.</w:t>
        </w:r>
      </w:ins>
    </w:p>
    <w:p w14:paraId="42AD56E9" w14:textId="0EEC0D20" w:rsidR="00831C20" w:rsidRDefault="00831C20" w:rsidP="00906153">
      <w:pPr>
        <w:rPr>
          <w:ins w:id="1663" w:author="David Conklin" w:date="2021-07-07T07:07:00Z"/>
        </w:rPr>
      </w:pPr>
    </w:p>
    <w:p w14:paraId="10C04E5C" w14:textId="62E8D774" w:rsidR="00831C20" w:rsidRDefault="00831C20" w:rsidP="00906153">
      <w:pPr>
        <w:rPr>
          <w:ins w:id="1664" w:author="David Conklin" w:date="2021-07-07T06:42:00Z"/>
        </w:rPr>
      </w:pPr>
      <w:ins w:id="1665" w:author="David Conklin" w:date="2021-07-07T07:07:00Z">
        <w:r>
          <w:t>A number of the tuning knob values</w:t>
        </w:r>
      </w:ins>
      <w:ins w:id="1666" w:author="David Conklin" w:date="2021-07-07T07:08:00Z">
        <w:r>
          <w:t xml:space="preserve"> are not plausible.  For example, ET_MULT for the B</w:t>
        </w:r>
      </w:ins>
      <w:ins w:id="1667" w:author="David Conklin" w:date="2021-07-07T07:09:00Z">
        <w:r>
          <w:t xml:space="preserve">lowout Creek watershed is only 0.1, meaning that the model’s </w:t>
        </w:r>
      </w:ins>
      <w:ins w:id="1668" w:author="David Conklin" w:date="2021-07-07T07:10:00Z">
        <w:r>
          <w:t xml:space="preserve">simulated values for evapotranspiration have to be reduced by </w:t>
        </w:r>
      </w:ins>
      <w:ins w:id="1669" w:author="David Conklin" w:date="2021-07-07T07:11:00Z">
        <w:r>
          <w:t xml:space="preserve">90% in order to </w:t>
        </w:r>
      </w:ins>
      <w:ins w:id="1670" w:author="David Conklin" w:date="2021-07-07T07:12:00Z">
        <w:r>
          <w:t xml:space="preserve">increase the watershed discharge to </w:t>
        </w:r>
      </w:ins>
      <w:ins w:id="1671" w:author="David Conklin" w:date="2021-07-07T07:11:00Z">
        <w:r>
          <w:t>improve the simu</w:t>
        </w:r>
      </w:ins>
      <w:ins w:id="1672" w:author="David Conklin" w:date="2021-07-07T07:12:00Z">
        <w:r>
          <w:t>lati</w:t>
        </w:r>
      </w:ins>
      <w:ins w:id="1673" w:author="David Conklin" w:date="2021-07-07T07:13:00Z">
        <w:r w:rsidR="005903C0">
          <w:t>on relative to the gage record.</w:t>
        </w:r>
      </w:ins>
      <w:ins w:id="1674" w:author="David Conklin" w:date="2021-07-07T07:14:00Z">
        <w:r w:rsidR="005903C0">
          <w:t xml:space="preserve">  A second </w:t>
        </w:r>
      </w:ins>
      <w:ins w:id="1675" w:author="David Conklin" w:date="2021-07-07T07:15:00Z">
        <w:r w:rsidR="005903C0">
          <w:t>example is the W2A_SLP and W2A_INT values (1.00 and 0.96, respec</w:t>
        </w:r>
      </w:ins>
      <w:ins w:id="1676" w:author="David Conklin" w:date="2021-07-07T07:16:00Z">
        <w:r w:rsidR="005903C0">
          <w:t>tively) for the Little North Santiam, meaning that th</w:t>
        </w:r>
      </w:ins>
      <w:ins w:id="1677" w:author="David Conklin" w:date="2021-07-07T07:18:00Z">
        <w:r w:rsidR="005903C0">
          <w:t>e temperature of the runoff into the Little North Santiam is generally about one degree C higher than</w:t>
        </w:r>
      </w:ins>
      <w:ins w:id="1678" w:author="David Conklin" w:date="2021-07-07T07:19:00Z">
        <w:r w:rsidR="005903C0">
          <w:t xml:space="preserve"> the air temperature.</w:t>
        </w:r>
      </w:ins>
    </w:p>
    <w:p w14:paraId="392193F7" w14:textId="77777777" w:rsidR="00906153" w:rsidRDefault="00906153" w:rsidP="00906153">
      <w:pPr>
        <w:rPr>
          <w:ins w:id="1679" w:author="David Conklin" w:date="2021-07-07T06:00:00Z"/>
        </w:rPr>
      </w:pPr>
    </w:p>
    <w:p w14:paraId="583635CF" w14:textId="42217C24" w:rsidR="00906153" w:rsidRDefault="00906153" w:rsidP="00906153">
      <w:pPr>
        <w:pStyle w:val="Heading2"/>
        <w:rPr>
          <w:ins w:id="1680" w:author="David Conklin" w:date="2021-07-07T06:00:00Z"/>
        </w:rPr>
      </w:pPr>
      <w:bookmarkStart w:id="1681" w:name="_Toc76532139"/>
      <w:ins w:id="1682" w:author="David Conklin" w:date="2021-07-07T06:00:00Z">
        <w:r>
          <w:lastRenderedPageBreak/>
          <w:t xml:space="preserve">Simulated </w:t>
        </w:r>
      </w:ins>
      <w:ins w:id="1683" w:author="David Conklin" w:date="2021-07-07T07:19:00Z">
        <w:r w:rsidR="005903C0">
          <w:t>North Santiam</w:t>
        </w:r>
      </w:ins>
      <w:ins w:id="1684" w:author="David Conklin" w:date="2021-07-07T06:00:00Z">
        <w:r>
          <w:t xml:space="preserve"> basin water budget and thermal energy budget</w:t>
        </w:r>
        <w:bookmarkEnd w:id="1681"/>
      </w:ins>
    </w:p>
    <w:p w14:paraId="32BB2030" w14:textId="77777777" w:rsidR="00906153" w:rsidRDefault="00906153" w:rsidP="00906153">
      <w:pPr>
        <w:pStyle w:val="Heading2"/>
        <w:rPr>
          <w:ins w:id="1685" w:author="David Conklin" w:date="2021-07-07T06:00:00Z"/>
        </w:rPr>
      </w:pPr>
    </w:p>
    <w:p w14:paraId="4FCEB10C" w14:textId="77777777" w:rsidR="00906153" w:rsidRDefault="00906153" w:rsidP="00906153">
      <w:pPr>
        <w:rPr>
          <w:ins w:id="1686" w:author="David Conklin" w:date="2021-07-07T06:00:00Z"/>
        </w:rPr>
      </w:pPr>
      <w:ins w:id="1687"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688" w:author="David Conklin" w:date="2021-07-07T06:00:00Z"/>
        </w:rPr>
      </w:pPr>
    </w:p>
    <w:p w14:paraId="6BB34C33" w14:textId="77777777" w:rsidR="00906153" w:rsidRDefault="00906153" w:rsidP="00906153">
      <w:pPr>
        <w:rPr>
          <w:ins w:id="1689" w:author="David Conklin" w:date="2021-07-07T06:00:00Z"/>
        </w:rPr>
      </w:pPr>
      <w:ins w:id="1690"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691" w:author="David Conklin" w:date="2021-07-07T06:00:00Z"/>
        </w:rPr>
      </w:pPr>
    </w:p>
    <w:p w14:paraId="21B87C27" w14:textId="7EA0B632" w:rsidR="00906153" w:rsidRDefault="00906153" w:rsidP="00906153">
      <w:pPr>
        <w:rPr>
          <w:ins w:id="1692" w:author="David Conklin" w:date="2021-07-07T06:00:00Z"/>
        </w:rPr>
      </w:pPr>
      <w:ins w:id="1693" w:author="David Conklin" w:date="2021-07-07T06:00:00Z">
        <w:r>
          <w:t xml:space="preserve">In the water budget,  the average yearly total out is </w:t>
        </w:r>
      </w:ins>
      <w:ins w:id="1694" w:author="David Conklin" w:date="2021-07-07T08:55:00Z">
        <w:r w:rsidR="007C38DF">
          <w:t xml:space="preserve">14 mm more </w:t>
        </w:r>
      </w:ins>
      <w:ins w:id="1695" w:author="David Conklin" w:date="2021-07-07T06:00:00Z">
        <w:r>
          <w:t>than the average yearly total in, a difference of 0.</w:t>
        </w:r>
      </w:ins>
      <w:ins w:id="1696" w:author="David Conklin" w:date="2021-07-07T08:56:00Z">
        <w:r w:rsidR="007C38DF">
          <w:t>57</w:t>
        </w:r>
      </w:ins>
      <w:ins w:id="1697" w:author="David Conklin" w:date="2021-07-07T06:00:00Z">
        <w:r>
          <w:t xml:space="preserve">%.  However, a closer look at the underlying data reveals that at the beginning of 2010, the total amount of water in the reaches, reservoirs, and soil tracked by the model was equivalent to </w:t>
        </w:r>
      </w:ins>
      <w:ins w:id="1698" w:author="David Conklin" w:date="2021-07-07T08:57:00Z">
        <w:r w:rsidR="007C38DF">
          <w:t>538.1</w:t>
        </w:r>
      </w:ins>
      <w:ins w:id="1699" w:author="David Conklin" w:date="2021-07-07T06:00:00Z">
        <w:r>
          <w:t xml:space="preserve"> mm over the area of the basin, while 9 years later at the end of 2018 the analogous amount was </w:t>
        </w:r>
      </w:ins>
      <w:ins w:id="1700" w:author="David Conklin" w:date="2021-07-07T08:57:00Z">
        <w:r w:rsidR="007C38DF">
          <w:t>524.4</w:t>
        </w:r>
      </w:ins>
      <w:ins w:id="1701" w:author="David Conklin" w:date="2021-07-07T06:00:00Z">
        <w:r>
          <w:t xml:space="preserve"> mm, a</w:t>
        </w:r>
      </w:ins>
      <w:ins w:id="1702" w:author="David Conklin" w:date="2021-07-07T08:58:00Z">
        <w:r w:rsidR="007C38DF">
          <w:t xml:space="preserve"> de</w:t>
        </w:r>
      </w:ins>
      <w:ins w:id="1703" w:author="David Conklin" w:date="2021-07-07T08:59:00Z">
        <w:r w:rsidR="007C38DF">
          <w:t xml:space="preserve">crease </w:t>
        </w:r>
      </w:ins>
      <w:ins w:id="1704" w:author="David Conklin" w:date="2021-07-07T06:00:00Z">
        <w:r>
          <w:t xml:space="preserve"> of 1</w:t>
        </w:r>
      </w:ins>
      <w:ins w:id="1705" w:author="David Conklin" w:date="2021-07-07T08:59:00Z">
        <w:r w:rsidR="007C38DF">
          <w:t>3.8</w:t>
        </w:r>
      </w:ins>
      <w:ins w:id="1706" w:author="David Conklin" w:date="2021-07-07T06:00:00Z">
        <w:r>
          <w:t xml:space="preserve"> mm over the 9 year period, or </w:t>
        </w:r>
      </w:ins>
      <w:ins w:id="1707" w:author="David Conklin" w:date="2021-07-07T08:59:00Z">
        <w:r w:rsidR="007C38DF">
          <w:t>1.</w:t>
        </w:r>
      </w:ins>
      <w:ins w:id="1708" w:author="David Conklin" w:date="2021-07-07T09:00:00Z">
        <w:r w:rsidR="007C38DF">
          <w:t>5</w:t>
        </w:r>
      </w:ins>
      <w:ins w:id="1709" w:author="David Conklin" w:date="2021-07-07T06:00:00Z">
        <w:r>
          <w:t xml:space="preserve"> mm/year.  Taking that change in the total volume of water into account </w:t>
        </w:r>
      </w:ins>
      <w:ins w:id="1710" w:author="David Conklin" w:date="2021-07-07T09:05:00Z">
        <w:r w:rsidR="007C38DF">
          <w:t>increases</w:t>
        </w:r>
      </w:ins>
      <w:ins w:id="1711" w:author="David Conklin" w:date="2021-07-07T06:00:00Z">
        <w:r>
          <w:t xml:space="preserve"> the discrepancy from </w:t>
        </w:r>
      </w:ins>
      <w:ins w:id="1712" w:author="David Conklin" w:date="2021-07-07T09:00:00Z">
        <w:r w:rsidR="007C38DF">
          <w:t>1</w:t>
        </w:r>
      </w:ins>
      <w:ins w:id="1713" w:author="David Conklin" w:date="2021-07-07T09:07:00Z">
        <w:r w:rsidR="00325D79">
          <w:t>3.8</w:t>
        </w:r>
      </w:ins>
      <w:ins w:id="1714" w:author="David Conklin" w:date="2021-07-07T06:00:00Z">
        <w:r>
          <w:t xml:space="preserve"> mm (</w:t>
        </w:r>
      </w:ins>
      <w:ins w:id="1715" w:author="David Conklin" w:date="2021-07-07T09:01:00Z">
        <w:r w:rsidR="007C38DF">
          <w:t>0.57</w:t>
        </w:r>
      </w:ins>
      <w:ins w:id="1716" w:author="David Conklin" w:date="2021-07-07T06:00:00Z">
        <w:r>
          <w:t xml:space="preserve">%) to </w:t>
        </w:r>
      </w:ins>
      <w:ins w:id="1717" w:author="David Conklin" w:date="2021-07-07T09:02:00Z">
        <w:r w:rsidR="007C38DF">
          <w:t>1</w:t>
        </w:r>
      </w:ins>
      <w:ins w:id="1718" w:author="David Conklin" w:date="2021-07-07T09:07:00Z">
        <w:r w:rsidR="00325D79">
          <w:t>15.4</w:t>
        </w:r>
      </w:ins>
      <w:ins w:id="1719" w:author="David Conklin" w:date="2021-07-07T06:00:00Z">
        <w:r>
          <w:t xml:space="preserve"> mm </w:t>
        </w:r>
      </w:ins>
    </w:p>
    <w:p w14:paraId="3D7FA967" w14:textId="5D1B6218" w:rsidR="00906153" w:rsidRDefault="00906153" w:rsidP="00906153">
      <w:pPr>
        <w:rPr>
          <w:ins w:id="1720" w:author="David Conklin" w:date="2021-07-07T06:00:00Z"/>
        </w:rPr>
      </w:pPr>
      <w:ins w:id="1721" w:author="David Conklin" w:date="2021-07-07T06:00:00Z">
        <w:r>
          <w:t>(</w:t>
        </w:r>
      </w:ins>
      <w:ins w:id="1722" w:author="David Conklin" w:date="2021-07-07T09:08:00Z">
        <w:r w:rsidR="00325D79">
          <w:t>0.73</w:t>
        </w:r>
      </w:ins>
      <w:ins w:id="1723" w:author="David Conklin" w:date="2021-07-07T06:00:00Z">
        <w:r>
          <w:t>%).</w:t>
        </w:r>
      </w:ins>
    </w:p>
    <w:p w14:paraId="6592A7F6" w14:textId="77777777" w:rsidR="00906153" w:rsidRDefault="00906153" w:rsidP="00906153">
      <w:pPr>
        <w:rPr>
          <w:ins w:id="1724" w:author="David Conklin" w:date="2021-07-07T06:00:00Z"/>
        </w:rPr>
      </w:pPr>
    </w:p>
    <w:p w14:paraId="46427683" w14:textId="1BB140D9" w:rsidR="00906153" w:rsidRDefault="00906153" w:rsidP="00906153">
      <w:pPr>
        <w:rPr>
          <w:ins w:id="1725" w:author="David Conklin" w:date="2021-07-07T06:00:00Z"/>
        </w:rPr>
      </w:pPr>
      <w:ins w:id="1726" w:author="David Conklin" w:date="2021-07-07T06:00:00Z">
        <w:r>
          <w:t xml:space="preserve">As of 7/2/21 CW3M ver. 409, for the period 2010-18, CW3M simulates this water budget for the </w:t>
        </w:r>
      </w:ins>
      <w:ins w:id="1727" w:author="David Conklin" w:date="2021-07-07T08:32:00Z">
        <w:r w:rsidR="00F05E95">
          <w:t>North Santiam</w:t>
        </w:r>
      </w:ins>
      <w:ins w:id="1728"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729" w:author="David Conklin" w:date="2021-07-07T06:00:00Z"/>
        </w:trPr>
        <w:tc>
          <w:tcPr>
            <w:tcW w:w="0" w:type="auto"/>
          </w:tcPr>
          <w:p w14:paraId="7EC959E0" w14:textId="77777777" w:rsidR="00906153" w:rsidRPr="00036F50" w:rsidRDefault="00906153" w:rsidP="00C73EB7">
            <w:pPr>
              <w:jc w:val="center"/>
              <w:rPr>
                <w:ins w:id="1730" w:author="David Conklin" w:date="2021-07-07T06:00:00Z"/>
                <w:b/>
                <w:bCs/>
              </w:rPr>
            </w:pPr>
            <w:ins w:id="1731" w:author="David Conklin" w:date="2021-07-07T06:00:00Z">
              <w:r w:rsidRPr="00036F50">
                <w:rPr>
                  <w:b/>
                  <w:bCs/>
                </w:rPr>
                <w:t>Inputs</w:t>
              </w:r>
            </w:ins>
          </w:p>
        </w:tc>
        <w:tc>
          <w:tcPr>
            <w:tcW w:w="0" w:type="auto"/>
          </w:tcPr>
          <w:p w14:paraId="0D89E1DC" w14:textId="77777777" w:rsidR="00906153" w:rsidRDefault="00906153" w:rsidP="00C73EB7">
            <w:pPr>
              <w:rPr>
                <w:ins w:id="1732" w:author="David Conklin" w:date="2021-07-07T06:00:00Z"/>
              </w:rPr>
            </w:pPr>
            <w:ins w:id="1733" w:author="David Conklin" w:date="2021-07-07T06:00:00Z">
              <w:r>
                <w:t>annual mmH2O</w:t>
              </w:r>
            </w:ins>
          </w:p>
        </w:tc>
        <w:tc>
          <w:tcPr>
            <w:tcW w:w="0" w:type="auto"/>
          </w:tcPr>
          <w:p w14:paraId="7DAA7595" w14:textId="77777777" w:rsidR="00906153" w:rsidRDefault="00906153" w:rsidP="00C73EB7">
            <w:pPr>
              <w:rPr>
                <w:ins w:id="1734" w:author="David Conklin" w:date="2021-07-07T06:00:00Z"/>
              </w:rPr>
            </w:pPr>
            <w:ins w:id="1735" w:author="David Conklin" w:date="2021-07-07T06:00:00Z">
              <w:r>
                <w:t>% of total inputs</w:t>
              </w:r>
            </w:ins>
          </w:p>
        </w:tc>
        <w:tc>
          <w:tcPr>
            <w:tcW w:w="0" w:type="auto"/>
          </w:tcPr>
          <w:p w14:paraId="0F6DCBF8" w14:textId="77777777" w:rsidR="00906153" w:rsidRDefault="00906153" w:rsidP="00C73EB7">
            <w:pPr>
              <w:rPr>
                <w:ins w:id="1736" w:author="David Conklin" w:date="2021-07-07T06:00:00Z"/>
              </w:rPr>
            </w:pPr>
            <w:ins w:id="1737" w:author="David Conklin" w:date="2021-07-07T06:00:00Z">
              <w:r>
                <w:t>cms</w:t>
              </w:r>
            </w:ins>
          </w:p>
        </w:tc>
        <w:tc>
          <w:tcPr>
            <w:tcW w:w="0" w:type="auto"/>
          </w:tcPr>
          <w:p w14:paraId="02369FDF" w14:textId="77777777" w:rsidR="00906153" w:rsidRDefault="00906153" w:rsidP="00C73EB7">
            <w:pPr>
              <w:rPr>
                <w:ins w:id="1738" w:author="David Conklin" w:date="2021-07-07T06:00:00Z"/>
              </w:rPr>
            </w:pPr>
            <w:ins w:id="1739" w:author="David Conklin" w:date="2021-07-07T06:00:00Z">
              <w:r>
                <w:t>% of basin discharge</w:t>
              </w:r>
            </w:ins>
          </w:p>
        </w:tc>
      </w:tr>
      <w:tr w:rsidR="00906153" w14:paraId="0834D78C" w14:textId="77777777" w:rsidTr="00C73EB7">
        <w:trPr>
          <w:ins w:id="1740" w:author="David Conklin" w:date="2021-07-07T06:00:00Z"/>
        </w:trPr>
        <w:tc>
          <w:tcPr>
            <w:tcW w:w="0" w:type="auto"/>
          </w:tcPr>
          <w:p w14:paraId="035578B4" w14:textId="77777777" w:rsidR="00906153" w:rsidRDefault="00906153" w:rsidP="00C73EB7">
            <w:pPr>
              <w:rPr>
                <w:ins w:id="1741" w:author="David Conklin" w:date="2021-07-07T06:00:00Z"/>
              </w:rPr>
            </w:pPr>
            <w:ins w:id="1742" w:author="David Conklin" w:date="2021-07-07T06:00:00Z">
              <w:r>
                <w:t>precipitation</w:t>
              </w:r>
            </w:ins>
          </w:p>
        </w:tc>
        <w:tc>
          <w:tcPr>
            <w:tcW w:w="0" w:type="auto"/>
          </w:tcPr>
          <w:p w14:paraId="01043A5F" w14:textId="05C481D0" w:rsidR="00F05E95" w:rsidRDefault="00F05E95" w:rsidP="00F05E95">
            <w:pPr>
              <w:jc w:val="right"/>
              <w:rPr>
                <w:ins w:id="1743" w:author="David Conklin" w:date="2021-07-07T06:00:00Z"/>
              </w:rPr>
              <w:pPrChange w:id="1744" w:author="David Conklin" w:date="2021-07-07T08:32:00Z">
                <w:pPr>
                  <w:jc w:val="right"/>
                </w:pPr>
              </w:pPrChange>
            </w:pPr>
            <w:ins w:id="1745" w:author="David Conklin" w:date="2021-07-07T08:32:00Z">
              <w:r>
                <w:t>2094</w:t>
              </w:r>
            </w:ins>
          </w:p>
        </w:tc>
        <w:tc>
          <w:tcPr>
            <w:tcW w:w="0" w:type="auto"/>
          </w:tcPr>
          <w:p w14:paraId="1A400072" w14:textId="77CB20F0" w:rsidR="00906153" w:rsidRDefault="00906153" w:rsidP="00C73EB7">
            <w:pPr>
              <w:jc w:val="right"/>
              <w:rPr>
                <w:ins w:id="1746" w:author="David Conklin" w:date="2021-07-07T06:00:00Z"/>
              </w:rPr>
            </w:pPr>
            <w:ins w:id="1747" w:author="David Conklin" w:date="2021-07-07T06:00:00Z">
              <w:r>
                <w:t>8</w:t>
              </w:r>
            </w:ins>
            <w:ins w:id="1748" w:author="David Conklin" w:date="2021-07-07T08:39:00Z">
              <w:r w:rsidR="00F05E95">
                <w:t>5.8</w:t>
              </w:r>
            </w:ins>
            <w:ins w:id="1749" w:author="David Conklin" w:date="2021-07-07T06:00:00Z">
              <w:r>
                <w:t>%</w:t>
              </w:r>
            </w:ins>
          </w:p>
        </w:tc>
        <w:tc>
          <w:tcPr>
            <w:tcW w:w="0" w:type="auto"/>
          </w:tcPr>
          <w:p w14:paraId="245DCF41" w14:textId="77777777" w:rsidR="00906153" w:rsidRDefault="00906153" w:rsidP="00C73EB7">
            <w:pPr>
              <w:jc w:val="right"/>
              <w:rPr>
                <w:ins w:id="1750" w:author="David Conklin" w:date="2021-07-07T06:00:00Z"/>
              </w:rPr>
            </w:pPr>
          </w:p>
        </w:tc>
        <w:tc>
          <w:tcPr>
            <w:tcW w:w="0" w:type="auto"/>
          </w:tcPr>
          <w:p w14:paraId="3DE4A904" w14:textId="77777777" w:rsidR="00906153" w:rsidRDefault="00906153" w:rsidP="00C73EB7">
            <w:pPr>
              <w:rPr>
                <w:ins w:id="1751" w:author="David Conklin" w:date="2021-07-07T06:00:00Z"/>
              </w:rPr>
            </w:pPr>
          </w:p>
        </w:tc>
      </w:tr>
      <w:tr w:rsidR="00906153" w14:paraId="4032A5F8" w14:textId="77777777" w:rsidTr="00C73EB7">
        <w:trPr>
          <w:ins w:id="1752" w:author="David Conklin" w:date="2021-07-07T06:00:00Z"/>
        </w:trPr>
        <w:tc>
          <w:tcPr>
            <w:tcW w:w="0" w:type="auto"/>
          </w:tcPr>
          <w:p w14:paraId="6E3DC835" w14:textId="77777777" w:rsidR="00906153" w:rsidRDefault="00906153" w:rsidP="00C73EB7">
            <w:pPr>
              <w:rPr>
                <w:ins w:id="1753" w:author="David Conklin" w:date="2021-07-07T06:00:00Z"/>
              </w:rPr>
            </w:pPr>
            <w:ins w:id="1754" w:author="David Conklin" w:date="2021-07-07T06:00:00Z">
              <w:r>
                <w:t>springs</w:t>
              </w:r>
            </w:ins>
          </w:p>
        </w:tc>
        <w:tc>
          <w:tcPr>
            <w:tcW w:w="0" w:type="auto"/>
          </w:tcPr>
          <w:p w14:paraId="53369BDA" w14:textId="0174449F" w:rsidR="00906153" w:rsidRDefault="00F05E95" w:rsidP="00C73EB7">
            <w:pPr>
              <w:jc w:val="right"/>
              <w:rPr>
                <w:ins w:id="1755" w:author="David Conklin" w:date="2021-07-07T06:00:00Z"/>
              </w:rPr>
            </w:pPr>
            <w:ins w:id="1756" w:author="David Conklin" w:date="2021-07-07T08:33:00Z">
              <w:r>
                <w:t>332</w:t>
              </w:r>
            </w:ins>
          </w:p>
        </w:tc>
        <w:tc>
          <w:tcPr>
            <w:tcW w:w="0" w:type="auto"/>
          </w:tcPr>
          <w:p w14:paraId="7105EB1C" w14:textId="7015AA2C" w:rsidR="00906153" w:rsidRDefault="00906153" w:rsidP="00C73EB7">
            <w:pPr>
              <w:jc w:val="right"/>
              <w:rPr>
                <w:ins w:id="1757" w:author="David Conklin" w:date="2021-07-07T06:00:00Z"/>
              </w:rPr>
            </w:pPr>
            <w:ins w:id="1758" w:author="David Conklin" w:date="2021-07-07T06:00:00Z">
              <w:r>
                <w:t>1</w:t>
              </w:r>
            </w:ins>
            <w:ins w:id="1759" w:author="David Conklin" w:date="2021-07-07T08:40:00Z">
              <w:r w:rsidR="00F05E95">
                <w:t>3.6</w:t>
              </w:r>
            </w:ins>
            <w:ins w:id="1760" w:author="David Conklin" w:date="2021-07-07T06:00:00Z">
              <w:r>
                <w:t>%</w:t>
              </w:r>
            </w:ins>
          </w:p>
        </w:tc>
        <w:tc>
          <w:tcPr>
            <w:tcW w:w="0" w:type="auto"/>
          </w:tcPr>
          <w:p w14:paraId="0B19871D" w14:textId="00B977A7" w:rsidR="00906153" w:rsidRDefault="00F05E95" w:rsidP="00C73EB7">
            <w:pPr>
              <w:jc w:val="right"/>
              <w:rPr>
                <w:ins w:id="1761" w:author="David Conklin" w:date="2021-07-07T06:00:00Z"/>
              </w:rPr>
            </w:pPr>
            <w:ins w:id="1762" w:author="David Conklin" w:date="2021-07-07T08:43:00Z">
              <w:r>
                <w:t>20.0</w:t>
              </w:r>
            </w:ins>
          </w:p>
        </w:tc>
        <w:tc>
          <w:tcPr>
            <w:tcW w:w="0" w:type="auto"/>
          </w:tcPr>
          <w:p w14:paraId="6D611369" w14:textId="4D8BD261" w:rsidR="00906153" w:rsidRDefault="00906153" w:rsidP="00C73EB7">
            <w:pPr>
              <w:jc w:val="right"/>
              <w:rPr>
                <w:ins w:id="1763" w:author="David Conklin" w:date="2021-07-07T06:00:00Z"/>
              </w:rPr>
            </w:pPr>
            <w:ins w:id="1764" w:author="David Conklin" w:date="2021-07-07T06:00:00Z">
              <w:r>
                <w:t>1</w:t>
              </w:r>
            </w:ins>
            <w:ins w:id="1765" w:author="David Conklin" w:date="2021-07-07T08:49:00Z">
              <w:r w:rsidR="00410C21">
                <w:t>8.8</w:t>
              </w:r>
            </w:ins>
            <w:ins w:id="1766" w:author="David Conklin" w:date="2021-07-07T06:00:00Z">
              <w:r>
                <w:t xml:space="preserve"> %</w:t>
              </w:r>
            </w:ins>
          </w:p>
        </w:tc>
      </w:tr>
      <w:tr w:rsidR="00906153" w14:paraId="49F5B790" w14:textId="77777777" w:rsidTr="00C73EB7">
        <w:trPr>
          <w:ins w:id="1767" w:author="David Conklin" w:date="2021-07-07T06:00:00Z"/>
        </w:trPr>
        <w:tc>
          <w:tcPr>
            <w:tcW w:w="0" w:type="auto"/>
          </w:tcPr>
          <w:p w14:paraId="7215FAA0" w14:textId="77777777" w:rsidR="00906153" w:rsidRDefault="00906153" w:rsidP="00C73EB7">
            <w:pPr>
              <w:rPr>
                <w:ins w:id="1768" w:author="David Conklin" w:date="2021-07-07T06:00:00Z"/>
              </w:rPr>
            </w:pPr>
            <w:ins w:id="1769" w:author="David Conklin" w:date="2021-07-07T06:00:00Z">
              <w:r>
                <w:t>wells</w:t>
              </w:r>
            </w:ins>
          </w:p>
        </w:tc>
        <w:tc>
          <w:tcPr>
            <w:tcW w:w="0" w:type="auto"/>
          </w:tcPr>
          <w:p w14:paraId="503CBCAB" w14:textId="0E0C03BA" w:rsidR="00906153" w:rsidRDefault="00F05E95" w:rsidP="00C73EB7">
            <w:pPr>
              <w:jc w:val="right"/>
              <w:rPr>
                <w:ins w:id="1770" w:author="David Conklin" w:date="2021-07-07T06:00:00Z"/>
              </w:rPr>
            </w:pPr>
            <w:ins w:id="1771" w:author="David Conklin" w:date="2021-07-07T08:33:00Z">
              <w:r>
                <w:t>6</w:t>
              </w:r>
            </w:ins>
          </w:p>
        </w:tc>
        <w:tc>
          <w:tcPr>
            <w:tcW w:w="0" w:type="auto"/>
          </w:tcPr>
          <w:p w14:paraId="451EBF5E" w14:textId="2AD46866" w:rsidR="00906153" w:rsidRDefault="00906153" w:rsidP="00C73EB7">
            <w:pPr>
              <w:jc w:val="right"/>
              <w:rPr>
                <w:ins w:id="1772" w:author="David Conklin" w:date="2021-07-07T06:00:00Z"/>
              </w:rPr>
            </w:pPr>
            <w:ins w:id="1773" w:author="David Conklin" w:date="2021-07-07T06:00:00Z">
              <w:r>
                <w:t>0.</w:t>
              </w:r>
            </w:ins>
            <w:ins w:id="1774" w:author="David Conklin" w:date="2021-07-07T08:40:00Z">
              <w:r w:rsidR="00F05E95">
                <w:t>3</w:t>
              </w:r>
            </w:ins>
            <w:ins w:id="1775" w:author="David Conklin" w:date="2021-07-07T06:00:00Z">
              <w:r>
                <w:t>%</w:t>
              </w:r>
            </w:ins>
          </w:p>
        </w:tc>
        <w:tc>
          <w:tcPr>
            <w:tcW w:w="0" w:type="auto"/>
          </w:tcPr>
          <w:p w14:paraId="47A04B6B" w14:textId="77777777" w:rsidR="00906153" w:rsidRDefault="00906153" w:rsidP="00C73EB7">
            <w:pPr>
              <w:jc w:val="right"/>
              <w:rPr>
                <w:ins w:id="1776" w:author="David Conklin" w:date="2021-07-07T06:00:00Z"/>
              </w:rPr>
            </w:pPr>
          </w:p>
        </w:tc>
        <w:tc>
          <w:tcPr>
            <w:tcW w:w="0" w:type="auto"/>
          </w:tcPr>
          <w:p w14:paraId="6B7A32A4" w14:textId="77777777" w:rsidR="00906153" w:rsidRDefault="00906153" w:rsidP="00C73EB7">
            <w:pPr>
              <w:rPr>
                <w:ins w:id="1777" w:author="David Conklin" w:date="2021-07-07T06:00:00Z"/>
              </w:rPr>
            </w:pPr>
          </w:p>
        </w:tc>
      </w:tr>
      <w:tr w:rsidR="00906153" w14:paraId="26D1241B" w14:textId="77777777" w:rsidTr="00C73EB7">
        <w:trPr>
          <w:ins w:id="1778" w:author="David Conklin" w:date="2021-07-07T06:00:00Z"/>
        </w:trPr>
        <w:tc>
          <w:tcPr>
            <w:tcW w:w="0" w:type="auto"/>
          </w:tcPr>
          <w:p w14:paraId="728FDE0F" w14:textId="77777777" w:rsidR="00906153" w:rsidRDefault="00906153" w:rsidP="00C73EB7">
            <w:pPr>
              <w:rPr>
                <w:ins w:id="1779" w:author="David Conklin" w:date="2021-07-07T06:00:00Z"/>
              </w:rPr>
            </w:pPr>
            <w:ins w:id="1780" w:author="David Conklin" w:date="2021-07-07T06:00:00Z">
              <w:r>
                <w:t>added by model</w:t>
              </w:r>
            </w:ins>
          </w:p>
        </w:tc>
        <w:tc>
          <w:tcPr>
            <w:tcW w:w="0" w:type="auto"/>
          </w:tcPr>
          <w:p w14:paraId="1446E1FC" w14:textId="1F663580" w:rsidR="00906153" w:rsidRDefault="00F05E95" w:rsidP="00C73EB7">
            <w:pPr>
              <w:jc w:val="right"/>
              <w:rPr>
                <w:ins w:id="1781" w:author="David Conklin" w:date="2021-07-07T06:00:00Z"/>
              </w:rPr>
            </w:pPr>
            <w:ins w:id="1782" w:author="David Conklin" w:date="2021-07-07T08:37:00Z">
              <w:r>
                <w:t>8</w:t>
              </w:r>
            </w:ins>
          </w:p>
        </w:tc>
        <w:tc>
          <w:tcPr>
            <w:tcW w:w="0" w:type="auto"/>
          </w:tcPr>
          <w:p w14:paraId="7E582FD3" w14:textId="77777777" w:rsidR="00906153" w:rsidRDefault="00906153" w:rsidP="00C73EB7">
            <w:pPr>
              <w:jc w:val="right"/>
              <w:rPr>
                <w:ins w:id="1783" w:author="David Conklin" w:date="2021-07-07T06:00:00Z"/>
              </w:rPr>
            </w:pPr>
            <w:ins w:id="1784" w:author="David Conklin" w:date="2021-07-07T06:00:00Z">
              <w:r>
                <w:t>0.3%</w:t>
              </w:r>
            </w:ins>
          </w:p>
        </w:tc>
        <w:tc>
          <w:tcPr>
            <w:tcW w:w="0" w:type="auto"/>
          </w:tcPr>
          <w:p w14:paraId="182FA319" w14:textId="77777777" w:rsidR="00906153" w:rsidRDefault="00906153" w:rsidP="00C73EB7">
            <w:pPr>
              <w:jc w:val="right"/>
              <w:rPr>
                <w:ins w:id="1785" w:author="David Conklin" w:date="2021-07-07T06:00:00Z"/>
              </w:rPr>
            </w:pPr>
          </w:p>
        </w:tc>
        <w:tc>
          <w:tcPr>
            <w:tcW w:w="0" w:type="auto"/>
          </w:tcPr>
          <w:p w14:paraId="7690A9DB" w14:textId="77777777" w:rsidR="00906153" w:rsidRDefault="00906153" w:rsidP="00C73EB7">
            <w:pPr>
              <w:rPr>
                <w:ins w:id="1786" w:author="David Conklin" w:date="2021-07-07T06:00:00Z"/>
              </w:rPr>
            </w:pPr>
          </w:p>
        </w:tc>
      </w:tr>
      <w:tr w:rsidR="00906153" w14:paraId="23AC70A5" w14:textId="77777777" w:rsidTr="00C73EB7">
        <w:trPr>
          <w:ins w:id="1787" w:author="David Conklin" w:date="2021-07-07T06:00:00Z"/>
        </w:trPr>
        <w:tc>
          <w:tcPr>
            <w:tcW w:w="0" w:type="auto"/>
          </w:tcPr>
          <w:p w14:paraId="4062E8DD" w14:textId="77777777" w:rsidR="00906153" w:rsidRDefault="00906153" w:rsidP="00C73EB7">
            <w:pPr>
              <w:jc w:val="right"/>
              <w:rPr>
                <w:ins w:id="1788" w:author="David Conklin" w:date="2021-07-07T06:00:00Z"/>
              </w:rPr>
            </w:pPr>
            <w:ins w:id="1789" w:author="David Conklin" w:date="2021-07-07T06:00:00Z">
              <w:r>
                <w:t>total in</w:t>
              </w:r>
            </w:ins>
          </w:p>
        </w:tc>
        <w:tc>
          <w:tcPr>
            <w:tcW w:w="0" w:type="auto"/>
          </w:tcPr>
          <w:p w14:paraId="2D8C43F2" w14:textId="6290B327" w:rsidR="00906153" w:rsidRDefault="00906153" w:rsidP="00C73EB7">
            <w:pPr>
              <w:jc w:val="right"/>
              <w:rPr>
                <w:ins w:id="1790" w:author="David Conklin" w:date="2021-07-07T06:00:00Z"/>
              </w:rPr>
            </w:pPr>
            <w:ins w:id="1791" w:author="David Conklin" w:date="2021-07-07T06:00:00Z">
              <w:r>
                <w:t>2</w:t>
              </w:r>
            </w:ins>
            <w:ins w:id="1792" w:author="David Conklin" w:date="2021-07-07T08:39:00Z">
              <w:r w:rsidR="00F05E95">
                <w:t>441</w:t>
              </w:r>
            </w:ins>
          </w:p>
        </w:tc>
        <w:tc>
          <w:tcPr>
            <w:tcW w:w="0" w:type="auto"/>
          </w:tcPr>
          <w:p w14:paraId="791776B3" w14:textId="77777777" w:rsidR="00906153" w:rsidRDefault="00906153" w:rsidP="00C73EB7">
            <w:pPr>
              <w:jc w:val="right"/>
              <w:rPr>
                <w:ins w:id="1793" w:author="David Conklin" w:date="2021-07-07T06:00:00Z"/>
              </w:rPr>
            </w:pPr>
            <w:ins w:id="1794" w:author="David Conklin" w:date="2021-07-07T06:00:00Z">
              <w:r>
                <w:t>100.0%</w:t>
              </w:r>
            </w:ins>
          </w:p>
        </w:tc>
        <w:tc>
          <w:tcPr>
            <w:tcW w:w="0" w:type="auto"/>
          </w:tcPr>
          <w:p w14:paraId="14319E6D" w14:textId="77777777" w:rsidR="00906153" w:rsidRDefault="00906153" w:rsidP="00C73EB7">
            <w:pPr>
              <w:jc w:val="right"/>
              <w:rPr>
                <w:ins w:id="1795" w:author="David Conklin" w:date="2021-07-07T06:00:00Z"/>
              </w:rPr>
            </w:pPr>
          </w:p>
        </w:tc>
        <w:tc>
          <w:tcPr>
            <w:tcW w:w="0" w:type="auto"/>
          </w:tcPr>
          <w:p w14:paraId="4E977691" w14:textId="77777777" w:rsidR="00906153" w:rsidRDefault="00906153" w:rsidP="00C73EB7">
            <w:pPr>
              <w:rPr>
                <w:ins w:id="1796" w:author="David Conklin" w:date="2021-07-07T06:00:00Z"/>
              </w:rPr>
            </w:pPr>
          </w:p>
        </w:tc>
      </w:tr>
      <w:tr w:rsidR="00906153" w14:paraId="6E42CA46" w14:textId="77777777" w:rsidTr="00C73EB7">
        <w:trPr>
          <w:ins w:id="1797" w:author="David Conklin" w:date="2021-07-07T06:00:00Z"/>
        </w:trPr>
        <w:tc>
          <w:tcPr>
            <w:tcW w:w="0" w:type="auto"/>
          </w:tcPr>
          <w:p w14:paraId="296A26DC" w14:textId="77777777" w:rsidR="00906153" w:rsidRDefault="00906153" w:rsidP="00C73EB7">
            <w:pPr>
              <w:jc w:val="right"/>
              <w:rPr>
                <w:ins w:id="1798" w:author="David Conklin" w:date="2021-07-07T06:00:00Z"/>
              </w:rPr>
            </w:pPr>
          </w:p>
        </w:tc>
        <w:tc>
          <w:tcPr>
            <w:tcW w:w="0" w:type="auto"/>
          </w:tcPr>
          <w:p w14:paraId="6861933F" w14:textId="77777777" w:rsidR="00906153" w:rsidRDefault="00906153" w:rsidP="00C73EB7">
            <w:pPr>
              <w:jc w:val="right"/>
              <w:rPr>
                <w:ins w:id="1799" w:author="David Conklin" w:date="2021-07-07T06:00:00Z"/>
              </w:rPr>
            </w:pPr>
          </w:p>
        </w:tc>
        <w:tc>
          <w:tcPr>
            <w:tcW w:w="0" w:type="auto"/>
          </w:tcPr>
          <w:p w14:paraId="025AC31D" w14:textId="77777777" w:rsidR="00906153" w:rsidRDefault="00906153" w:rsidP="00C73EB7">
            <w:pPr>
              <w:jc w:val="right"/>
              <w:rPr>
                <w:ins w:id="1800" w:author="David Conklin" w:date="2021-07-07T06:00:00Z"/>
              </w:rPr>
            </w:pPr>
          </w:p>
        </w:tc>
        <w:tc>
          <w:tcPr>
            <w:tcW w:w="0" w:type="auto"/>
          </w:tcPr>
          <w:p w14:paraId="6EFBE03C" w14:textId="77777777" w:rsidR="00906153" w:rsidRDefault="00906153" w:rsidP="00C73EB7">
            <w:pPr>
              <w:jc w:val="right"/>
              <w:rPr>
                <w:ins w:id="1801" w:author="David Conklin" w:date="2021-07-07T06:00:00Z"/>
              </w:rPr>
            </w:pPr>
          </w:p>
        </w:tc>
        <w:tc>
          <w:tcPr>
            <w:tcW w:w="0" w:type="auto"/>
          </w:tcPr>
          <w:p w14:paraId="4FD6608C" w14:textId="77777777" w:rsidR="00906153" w:rsidRDefault="00906153" w:rsidP="00C73EB7">
            <w:pPr>
              <w:rPr>
                <w:ins w:id="1802" w:author="David Conklin" w:date="2021-07-07T06:00:00Z"/>
              </w:rPr>
            </w:pPr>
          </w:p>
        </w:tc>
      </w:tr>
      <w:tr w:rsidR="00906153" w14:paraId="2CC0F8F3" w14:textId="77777777" w:rsidTr="00C73EB7">
        <w:trPr>
          <w:ins w:id="1803" w:author="David Conklin" w:date="2021-07-07T06:00:00Z"/>
        </w:trPr>
        <w:tc>
          <w:tcPr>
            <w:tcW w:w="0" w:type="auto"/>
          </w:tcPr>
          <w:p w14:paraId="1356E375" w14:textId="77777777" w:rsidR="00906153" w:rsidRPr="00036F50" w:rsidRDefault="00906153" w:rsidP="00C73EB7">
            <w:pPr>
              <w:jc w:val="center"/>
              <w:rPr>
                <w:ins w:id="1804" w:author="David Conklin" w:date="2021-07-07T06:00:00Z"/>
                <w:b/>
                <w:bCs/>
              </w:rPr>
            </w:pPr>
            <w:ins w:id="1805" w:author="David Conklin" w:date="2021-07-07T06:00:00Z">
              <w:r w:rsidRPr="00036F50">
                <w:rPr>
                  <w:b/>
                  <w:bCs/>
                </w:rPr>
                <w:t>Outputs</w:t>
              </w:r>
            </w:ins>
          </w:p>
        </w:tc>
        <w:tc>
          <w:tcPr>
            <w:tcW w:w="0" w:type="auto"/>
          </w:tcPr>
          <w:p w14:paraId="0760B515" w14:textId="77777777" w:rsidR="00906153" w:rsidRDefault="00906153" w:rsidP="00C73EB7">
            <w:pPr>
              <w:jc w:val="right"/>
              <w:rPr>
                <w:ins w:id="1806" w:author="David Conklin" w:date="2021-07-07T06:00:00Z"/>
              </w:rPr>
            </w:pPr>
            <w:ins w:id="1807" w:author="David Conklin" w:date="2021-07-07T06:00:00Z">
              <w:r>
                <w:t>annual mmH2O</w:t>
              </w:r>
            </w:ins>
          </w:p>
        </w:tc>
        <w:tc>
          <w:tcPr>
            <w:tcW w:w="0" w:type="auto"/>
          </w:tcPr>
          <w:p w14:paraId="240F953D" w14:textId="77777777" w:rsidR="00906153" w:rsidRDefault="00906153" w:rsidP="00C73EB7">
            <w:pPr>
              <w:jc w:val="right"/>
              <w:rPr>
                <w:ins w:id="1808" w:author="David Conklin" w:date="2021-07-07T06:00:00Z"/>
              </w:rPr>
            </w:pPr>
            <w:ins w:id="1809" w:author="David Conklin" w:date="2021-07-07T06:00:00Z">
              <w:r>
                <w:t>% of precipitation</w:t>
              </w:r>
            </w:ins>
          </w:p>
        </w:tc>
        <w:tc>
          <w:tcPr>
            <w:tcW w:w="0" w:type="auto"/>
          </w:tcPr>
          <w:p w14:paraId="04DCF7E4" w14:textId="77777777" w:rsidR="00906153" w:rsidRDefault="00906153" w:rsidP="00C73EB7">
            <w:pPr>
              <w:jc w:val="right"/>
              <w:rPr>
                <w:ins w:id="1810" w:author="David Conklin" w:date="2021-07-07T06:00:00Z"/>
              </w:rPr>
            </w:pPr>
            <w:ins w:id="1811" w:author="David Conklin" w:date="2021-07-07T06:00:00Z">
              <w:r>
                <w:t>cms</w:t>
              </w:r>
            </w:ins>
          </w:p>
        </w:tc>
        <w:tc>
          <w:tcPr>
            <w:tcW w:w="0" w:type="auto"/>
          </w:tcPr>
          <w:p w14:paraId="2C1E982E" w14:textId="77777777" w:rsidR="00906153" w:rsidRDefault="00906153" w:rsidP="00C73EB7">
            <w:pPr>
              <w:rPr>
                <w:ins w:id="1812" w:author="David Conklin" w:date="2021-07-07T06:00:00Z"/>
              </w:rPr>
            </w:pPr>
            <w:ins w:id="1813" w:author="David Conklin" w:date="2021-07-07T06:00:00Z">
              <w:r>
                <w:t>% of basin discharge</w:t>
              </w:r>
            </w:ins>
          </w:p>
        </w:tc>
      </w:tr>
      <w:tr w:rsidR="00906153" w14:paraId="558E176E" w14:textId="77777777" w:rsidTr="00C73EB7">
        <w:trPr>
          <w:ins w:id="1814" w:author="David Conklin" w:date="2021-07-07T06:00:00Z"/>
        </w:trPr>
        <w:tc>
          <w:tcPr>
            <w:tcW w:w="0" w:type="auto"/>
          </w:tcPr>
          <w:p w14:paraId="021B4CC3" w14:textId="77777777" w:rsidR="00906153" w:rsidRDefault="00906153" w:rsidP="00C73EB7">
            <w:pPr>
              <w:rPr>
                <w:ins w:id="1815" w:author="David Conklin" w:date="2021-07-07T06:00:00Z"/>
              </w:rPr>
            </w:pPr>
            <w:ins w:id="1816" w:author="David Conklin" w:date="2021-07-07T06:00:00Z">
              <w:r>
                <w:t>basin discharge</w:t>
              </w:r>
            </w:ins>
          </w:p>
        </w:tc>
        <w:tc>
          <w:tcPr>
            <w:tcW w:w="0" w:type="auto"/>
          </w:tcPr>
          <w:p w14:paraId="6C5C7714" w14:textId="699E3446" w:rsidR="00906153" w:rsidRDefault="00906153" w:rsidP="00C73EB7">
            <w:pPr>
              <w:jc w:val="right"/>
              <w:rPr>
                <w:ins w:id="1817" w:author="David Conklin" w:date="2021-07-07T06:00:00Z"/>
              </w:rPr>
            </w:pPr>
            <w:ins w:id="1818" w:author="David Conklin" w:date="2021-07-07T06:00:00Z">
              <w:r>
                <w:t>1</w:t>
              </w:r>
            </w:ins>
            <w:ins w:id="1819" w:author="David Conklin" w:date="2021-07-07T08:45:00Z">
              <w:r w:rsidR="00410C21">
                <w:t>7</w:t>
              </w:r>
            </w:ins>
            <w:ins w:id="1820" w:author="David Conklin" w:date="2021-07-07T08:46:00Z">
              <w:r w:rsidR="00410C21">
                <w:t>67</w:t>
              </w:r>
            </w:ins>
          </w:p>
        </w:tc>
        <w:tc>
          <w:tcPr>
            <w:tcW w:w="0" w:type="auto"/>
          </w:tcPr>
          <w:p w14:paraId="32513AD9" w14:textId="7033CDBA" w:rsidR="00906153" w:rsidRDefault="00410C21" w:rsidP="00C73EB7">
            <w:pPr>
              <w:jc w:val="right"/>
              <w:rPr>
                <w:ins w:id="1821" w:author="David Conklin" w:date="2021-07-07T06:00:00Z"/>
              </w:rPr>
            </w:pPr>
            <w:ins w:id="1822" w:author="David Conklin" w:date="2021-07-07T08:50:00Z">
              <w:r>
                <w:t>84.4</w:t>
              </w:r>
            </w:ins>
            <w:ins w:id="1823" w:author="David Conklin" w:date="2021-07-07T06:00:00Z">
              <w:r w:rsidR="00906153">
                <w:t>%</w:t>
              </w:r>
            </w:ins>
          </w:p>
        </w:tc>
        <w:tc>
          <w:tcPr>
            <w:tcW w:w="0" w:type="auto"/>
          </w:tcPr>
          <w:p w14:paraId="714B55B2" w14:textId="3AE111D5" w:rsidR="00906153" w:rsidRDefault="00906153" w:rsidP="00C73EB7">
            <w:pPr>
              <w:jc w:val="right"/>
              <w:rPr>
                <w:ins w:id="1824" w:author="David Conklin" w:date="2021-07-07T06:00:00Z"/>
              </w:rPr>
            </w:pPr>
            <w:ins w:id="1825" w:author="David Conklin" w:date="2021-07-07T06:00:00Z">
              <w:r>
                <w:t>1</w:t>
              </w:r>
            </w:ins>
            <w:ins w:id="1826" w:author="David Conklin" w:date="2021-07-07T08:53:00Z">
              <w:r w:rsidR="00410C21">
                <w:t>06.3</w:t>
              </w:r>
            </w:ins>
          </w:p>
        </w:tc>
        <w:tc>
          <w:tcPr>
            <w:tcW w:w="0" w:type="auto"/>
          </w:tcPr>
          <w:p w14:paraId="722376B6" w14:textId="77777777" w:rsidR="00906153" w:rsidRDefault="00906153" w:rsidP="00C73EB7">
            <w:pPr>
              <w:jc w:val="right"/>
              <w:rPr>
                <w:ins w:id="1827" w:author="David Conklin" w:date="2021-07-07T06:00:00Z"/>
              </w:rPr>
            </w:pPr>
            <w:ins w:id="1828" w:author="David Conklin" w:date="2021-07-07T06:00:00Z">
              <w:r>
                <w:t>100.0 %</w:t>
              </w:r>
            </w:ins>
          </w:p>
        </w:tc>
      </w:tr>
      <w:tr w:rsidR="00906153" w14:paraId="51465C98" w14:textId="77777777" w:rsidTr="00C73EB7">
        <w:trPr>
          <w:ins w:id="1829" w:author="David Conklin" w:date="2021-07-07T06:00:00Z"/>
        </w:trPr>
        <w:tc>
          <w:tcPr>
            <w:tcW w:w="0" w:type="auto"/>
          </w:tcPr>
          <w:p w14:paraId="4725C5C8" w14:textId="77777777" w:rsidR="00906153" w:rsidRDefault="00906153" w:rsidP="00C73EB7">
            <w:pPr>
              <w:rPr>
                <w:ins w:id="1830" w:author="David Conklin" w:date="2021-07-07T06:00:00Z"/>
              </w:rPr>
            </w:pPr>
            <w:ins w:id="1831" w:author="David Conklin" w:date="2021-07-07T06:00:00Z">
              <w:r>
                <w:t>evapotranspiration</w:t>
              </w:r>
            </w:ins>
          </w:p>
        </w:tc>
        <w:tc>
          <w:tcPr>
            <w:tcW w:w="0" w:type="auto"/>
          </w:tcPr>
          <w:p w14:paraId="0F2155F0" w14:textId="097AC28E" w:rsidR="00906153" w:rsidRDefault="00410C21" w:rsidP="00C73EB7">
            <w:pPr>
              <w:jc w:val="right"/>
              <w:rPr>
                <w:ins w:id="1832" w:author="David Conklin" w:date="2021-07-07T06:00:00Z"/>
              </w:rPr>
            </w:pPr>
            <w:ins w:id="1833" w:author="David Conklin" w:date="2021-07-07T08:46:00Z">
              <w:r>
                <w:t>597</w:t>
              </w:r>
            </w:ins>
          </w:p>
        </w:tc>
        <w:tc>
          <w:tcPr>
            <w:tcW w:w="0" w:type="auto"/>
          </w:tcPr>
          <w:p w14:paraId="0CEA8838" w14:textId="0B621045" w:rsidR="00906153" w:rsidRDefault="00410C21" w:rsidP="00C73EB7">
            <w:pPr>
              <w:jc w:val="right"/>
              <w:rPr>
                <w:ins w:id="1834" w:author="David Conklin" w:date="2021-07-07T06:00:00Z"/>
              </w:rPr>
            </w:pPr>
            <w:ins w:id="1835" w:author="David Conklin" w:date="2021-07-07T08:51:00Z">
              <w:r>
                <w:t>28.5</w:t>
              </w:r>
            </w:ins>
            <w:ins w:id="1836" w:author="David Conklin" w:date="2021-07-07T06:00:00Z">
              <w:r w:rsidR="00906153">
                <w:t>%</w:t>
              </w:r>
            </w:ins>
          </w:p>
        </w:tc>
        <w:tc>
          <w:tcPr>
            <w:tcW w:w="0" w:type="auto"/>
          </w:tcPr>
          <w:p w14:paraId="1C789062" w14:textId="77777777" w:rsidR="00906153" w:rsidRDefault="00906153" w:rsidP="00C73EB7">
            <w:pPr>
              <w:jc w:val="right"/>
              <w:rPr>
                <w:ins w:id="1837" w:author="David Conklin" w:date="2021-07-07T06:00:00Z"/>
              </w:rPr>
            </w:pPr>
          </w:p>
        </w:tc>
        <w:tc>
          <w:tcPr>
            <w:tcW w:w="0" w:type="auto"/>
          </w:tcPr>
          <w:p w14:paraId="5847B061" w14:textId="1AFAB01A" w:rsidR="00906153" w:rsidRDefault="007C38DF" w:rsidP="00C73EB7">
            <w:pPr>
              <w:jc w:val="right"/>
              <w:rPr>
                <w:ins w:id="1838" w:author="David Conklin" w:date="2021-07-07T06:00:00Z"/>
              </w:rPr>
            </w:pPr>
            <w:ins w:id="1839" w:author="David Conklin" w:date="2021-07-07T08:54:00Z">
              <w:r>
                <w:t>33.8</w:t>
              </w:r>
            </w:ins>
            <w:ins w:id="1840" w:author="David Conklin" w:date="2021-07-07T06:00:00Z">
              <w:r w:rsidR="00906153">
                <w:t>%</w:t>
              </w:r>
            </w:ins>
          </w:p>
        </w:tc>
      </w:tr>
      <w:tr w:rsidR="00906153" w14:paraId="67E0B8D0" w14:textId="77777777" w:rsidTr="00C73EB7">
        <w:trPr>
          <w:ins w:id="1841" w:author="David Conklin" w:date="2021-07-07T06:00:00Z"/>
        </w:trPr>
        <w:tc>
          <w:tcPr>
            <w:tcW w:w="0" w:type="auto"/>
          </w:tcPr>
          <w:p w14:paraId="135B0784" w14:textId="77777777" w:rsidR="00906153" w:rsidRDefault="00906153" w:rsidP="00C73EB7">
            <w:pPr>
              <w:rPr>
                <w:ins w:id="1842" w:author="David Conklin" w:date="2021-07-07T06:00:00Z"/>
              </w:rPr>
            </w:pPr>
            <w:ins w:id="1843" w:author="David Conklin" w:date="2021-07-07T06:00:00Z">
              <w:r>
                <w:t>snow “evaporation”</w:t>
              </w:r>
            </w:ins>
          </w:p>
        </w:tc>
        <w:tc>
          <w:tcPr>
            <w:tcW w:w="0" w:type="auto"/>
          </w:tcPr>
          <w:p w14:paraId="263C13B1" w14:textId="4CFBE6C8" w:rsidR="00906153" w:rsidRDefault="00410C21" w:rsidP="00C73EB7">
            <w:pPr>
              <w:jc w:val="right"/>
              <w:rPr>
                <w:ins w:id="1844" w:author="David Conklin" w:date="2021-07-07T06:00:00Z"/>
              </w:rPr>
            </w:pPr>
            <w:ins w:id="1845" w:author="David Conklin" w:date="2021-07-07T08:46:00Z">
              <w:r>
                <w:t>92</w:t>
              </w:r>
            </w:ins>
          </w:p>
        </w:tc>
        <w:tc>
          <w:tcPr>
            <w:tcW w:w="0" w:type="auto"/>
          </w:tcPr>
          <w:p w14:paraId="69CC44BD" w14:textId="22B9C475" w:rsidR="00906153" w:rsidRDefault="00906153" w:rsidP="00C73EB7">
            <w:pPr>
              <w:jc w:val="right"/>
              <w:rPr>
                <w:ins w:id="1846" w:author="David Conklin" w:date="2021-07-07T06:00:00Z"/>
              </w:rPr>
            </w:pPr>
            <w:ins w:id="1847" w:author="David Conklin" w:date="2021-07-07T06:00:00Z">
              <w:r>
                <w:t>4.</w:t>
              </w:r>
            </w:ins>
            <w:ins w:id="1848" w:author="David Conklin" w:date="2021-07-07T08:51:00Z">
              <w:r w:rsidR="00410C21">
                <w:t>4</w:t>
              </w:r>
            </w:ins>
            <w:ins w:id="1849" w:author="David Conklin" w:date="2021-07-07T06:00:00Z">
              <w:r>
                <w:t>%</w:t>
              </w:r>
            </w:ins>
          </w:p>
        </w:tc>
        <w:tc>
          <w:tcPr>
            <w:tcW w:w="0" w:type="auto"/>
          </w:tcPr>
          <w:p w14:paraId="5C7605E3" w14:textId="77777777" w:rsidR="00906153" w:rsidRDefault="00906153" w:rsidP="00C73EB7">
            <w:pPr>
              <w:jc w:val="right"/>
              <w:rPr>
                <w:ins w:id="1850" w:author="David Conklin" w:date="2021-07-07T06:00:00Z"/>
              </w:rPr>
            </w:pPr>
          </w:p>
        </w:tc>
        <w:tc>
          <w:tcPr>
            <w:tcW w:w="0" w:type="auto"/>
          </w:tcPr>
          <w:p w14:paraId="36CCBFA4" w14:textId="7CCD31E6" w:rsidR="00906153" w:rsidRDefault="00906153" w:rsidP="00C73EB7">
            <w:pPr>
              <w:jc w:val="right"/>
              <w:rPr>
                <w:ins w:id="1851" w:author="David Conklin" w:date="2021-07-07T06:00:00Z"/>
              </w:rPr>
            </w:pPr>
            <w:ins w:id="1852" w:author="David Conklin" w:date="2021-07-07T06:00:00Z">
              <w:r>
                <w:t>5.</w:t>
              </w:r>
            </w:ins>
            <w:ins w:id="1853" w:author="David Conklin" w:date="2021-07-07T08:55:00Z">
              <w:r w:rsidR="007C38DF">
                <w:t>2</w:t>
              </w:r>
            </w:ins>
            <w:ins w:id="1854" w:author="David Conklin" w:date="2021-07-07T06:00:00Z">
              <w:r>
                <w:t>%</w:t>
              </w:r>
            </w:ins>
          </w:p>
        </w:tc>
      </w:tr>
      <w:tr w:rsidR="00906153" w14:paraId="132CE20B" w14:textId="77777777" w:rsidTr="00C73EB7">
        <w:trPr>
          <w:ins w:id="1855" w:author="David Conklin" w:date="2021-07-07T06:00:00Z"/>
        </w:trPr>
        <w:tc>
          <w:tcPr>
            <w:tcW w:w="0" w:type="auto"/>
          </w:tcPr>
          <w:p w14:paraId="331EF348" w14:textId="77777777" w:rsidR="00906153" w:rsidRDefault="00906153" w:rsidP="00C73EB7">
            <w:pPr>
              <w:rPr>
                <w:ins w:id="1856" w:author="David Conklin" w:date="2021-07-07T06:00:00Z"/>
              </w:rPr>
            </w:pPr>
            <w:ins w:id="1857" w:author="David Conklin" w:date="2021-07-07T06:00:00Z">
              <w:r>
                <w:t>piped out</w:t>
              </w:r>
            </w:ins>
          </w:p>
        </w:tc>
        <w:tc>
          <w:tcPr>
            <w:tcW w:w="0" w:type="auto"/>
          </w:tcPr>
          <w:p w14:paraId="4567E454" w14:textId="5A7DEDA7" w:rsidR="00906153" w:rsidRDefault="00410C21" w:rsidP="00C73EB7">
            <w:pPr>
              <w:jc w:val="right"/>
              <w:rPr>
                <w:ins w:id="1858" w:author="David Conklin" w:date="2021-07-07T06:00:00Z"/>
              </w:rPr>
            </w:pPr>
            <w:ins w:id="1859" w:author="David Conklin" w:date="2021-07-07T08:47:00Z">
              <w:r>
                <w:t>0</w:t>
              </w:r>
            </w:ins>
          </w:p>
        </w:tc>
        <w:tc>
          <w:tcPr>
            <w:tcW w:w="0" w:type="auto"/>
          </w:tcPr>
          <w:p w14:paraId="3DAF35D2" w14:textId="189B550E" w:rsidR="00906153" w:rsidRDefault="00906153" w:rsidP="00C73EB7">
            <w:pPr>
              <w:jc w:val="right"/>
              <w:rPr>
                <w:ins w:id="1860" w:author="David Conklin" w:date="2021-07-07T06:00:00Z"/>
              </w:rPr>
            </w:pPr>
            <w:ins w:id="1861" w:author="David Conklin" w:date="2021-07-07T06:00:00Z">
              <w:r>
                <w:t>0.</w:t>
              </w:r>
            </w:ins>
            <w:ins w:id="1862" w:author="David Conklin" w:date="2021-07-07T08:51:00Z">
              <w:r w:rsidR="00410C21">
                <w:t>0</w:t>
              </w:r>
            </w:ins>
            <w:ins w:id="1863" w:author="David Conklin" w:date="2021-07-07T06:00:00Z">
              <w:r>
                <w:t>%</w:t>
              </w:r>
            </w:ins>
          </w:p>
        </w:tc>
        <w:tc>
          <w:tcPr>
            <w:tcW w:w="0" w:type="auto"/>
          </w:tcPr>
          <w:p w14:paraId="05B081D3" w14:textId="77777777" w:rsidR="00906153" w:rsidRDefault="00906153" w:rsidP="00C73EB7">
            <w:pPr>
              <w:jc w:val="right"/>
              <w:rPr>
                <w:ins w:id="1864" w:author="David Conklin" w:date="2021-07-07T06:00:00Z"/>
              </w:rPr>
            </w:pPr>
          </w:p>
        </w:tc>
        <w:tc>
          <w:tcPr>
            <w:tcW w:w="0" w:type="auto"/>
          </w:tcPr>
          <w:p w14:paraId="5F712888" w14:textId="0F692317" w:rsidR="00906153" w:rsidRDefault="00906153" w:rsidP="00C73EB7">
            <w:pPr>
              <w:jc w:val="right"/>
              <w:rPr>
                <w:ins w:id="1865" w:author="David Conklin" w:date="2021-07-07T06:00:00Z"/>
              </w:rPr>
            </w:pPr>
            <w:ins w:id="1866" w:author="David Conklin" w:date="2021-07-07T06:00:00Z">
              <w:r>
                <w:t>0.</w:t>
              </w:r>
            </w:ins>
            <w:ins w:id="1867" w:author="David Conklin" w:date="2021-07-07T08:55:00Z">
              <w:r w:rsidR="007C38DF">
                <w:t>0</w:t>
              </w:r>
            </w:ins>
            <w:ins w:id="1868" w:author="David Conklin" w:date="2021-07-07T06:00:00Z">
              <w:r>
                <w:t>%</w:t>
              </w:r>
            </w:ins>
          </w:p>
        </w:tc>
      </w:tr>
      <w:tr w:rsidR="00906153" w14:paraId="27E0C8E2" w14:textId="77777777" w:rsidTr="00C73EB7">
        <w:trPr>
          <w:ins w:id="1869" w:author="David Conklin" w:date="2021-07-07T06:00:00Z"/>
        </w:trPr>
        <w:tc>
          <w:tcPr>
            <w:tcW w:w="0" w:type="auto"/>
          </w:tcPr>
          <w:p w14:paraId="3BE88468" w14:textId="77777777" w:rsidR="00906153" w:rsidRDefault="00906153" w:rsidP="00C73EB7">
            <w:pPr>
              <w:jc w:val="right"/>
              <w:rPr>
                <w:ins w:id="1870" w:author="David Conklin" w:date="2021-07-07T06:00:00Z"/>
              </w:rPr>
            </w:pPr>
            <w:ins w:id="1871" w:author="David Conklin" w:date="2021-07-07T06:00:00Z">
              <w:r>
                <w:t>total out</w:t>
              </w:r>
            </w:ins>
          </w:p>
        </w:tc>
        <w:tc>
          <w:tcPr>
            <w:tcW w:w="0" w:type="auto"/>
          </w:tcPr>
          <w:p w14:paraId="622C5D66" w14:textId="4A6C317C" w:rsidR="00906153" w:rsidRDefault="00906153" w:rsidP="00C73EB7">
            <w:pPr>
              <w:jc w:val="right"/>
              <w:rPr>
                <w:ins w:id="1872" w:author="David Conklin" w:date="2021-07-07T06:00:00Z"/>
              </w:rPr>
            </w:pPr>
            <w:ins w:id="1873" w:author="David Conklin" w:date="2021-07-07T06:00:00Z">
              <w:r>
                <w:t>2</w:t>
              </w:r>
            </w:ins>
            <w:ins w:id="1874" w:author="David Conklin" w:date="2021-07-07T08:47:00Z">
              <w:r w:rsidR="00410C21">
                <w:t>455</w:t>
              </w:r>
            </w:ins>
          </w:p>
        </w:tc>
        <w:tc>
          <w:tcPr>
            <w:tcW w:w="0" w:type="auto"/>
          </w:tcPr>
          <w:p w14:paraId="5B08072B" w14:textId="57B1B162" w:rsidR="00906153" w:rsidRDefault="00906153" w:rsidP="00C73EB7">
            <w:pPr>
              <w:jc w:val="right"/>
              <w:rPr>
                <w:ins w:id="1875" w:author="David Conklin" w:date="2021-07-07T06:00:00Z"/>
              </w:rPr>
            </w:pPr>
            <w:ins w:id="1876" w:author="David Conklin" w:date="2021-07-07T06:00:00Z">
              <w:r>
                <w:t>11</w:t>
              </w:r>
            </w:ins>
            <w:ins w:id="1877" w:author="David Conklin" w:date="2021-07-07T08:52:00Z">
              <w:r w:rsidR="00410C21">
                <w:t>7.2</w:t>
              </w:r>
            </w:ins>
            <w:ins w:id="1878" w:author="David Conklin" w:date="2021-07-07T06:00:00Z">
              <w:r>
                <w:t>%</w:t>
              </w:r>
            </w:ins>
          </w:p>
        </w:tc>
        <w:tc>
          <w:tcPr>
            <w:tcW w:w="0" w:type="auto"/>
          </w:tcPr>
          <w:p w14:paraId="5E07D2CA" w14:textId="77777777" w:rsidR="00906153" w:rsidRDefault="00906153" w:rsidP="00C73EB7">
            <w:pPr>
              <w:jc w:val="right"/>
              <w:rPr>
                <w:ins w:id="1879" w:author="David Conklin" w:date="2021-07-07T06:00:00Z"/>
              </w:rPr>
            </w:pPr>
          </w:p>
        </w:tc>
        <w:tc>
          <w:tcPr>
            <w:tcW w:w="0" w:type="auto"/>
          </w:tcPr>
          <w:p w14:paraId="6D2E64E0" w14:textId="77777777" w:rsidR="00906153" w:rsidRDefault="00906153" w:rsidP="00C73EB7">
            <w:pPr>
              <w:rPr>
                <w:ins w:id="1880" w:author="David Conklin" w:date="2021-07-07T06:00:00Z"/>
              </w:rPr>
            </w:pPr>
          </w:p>
        </w:tc>
      </w:tr>
      <w:tr w:rsidR="00906153" w14:paraId="63C2D8F2" w14:textId="77777777" w:rsidTr="00C73EB7">
        <w:trPr>
          <w:ins w:id="1881" w:author="David Conklin" w:date="2021-07-07T06:00:00Z"/>
        </w:trPr>
        <w:tc>
          <w:tcPr>
            <w:tcW w:w="0" w:type="auto"/>
          </w:tcPr>
          <w:p w14:paraId="758741F7" w14:textId="77777777" w:rsidR="00906153" w:rsidRDefault="00906153" w:rsidP="00C73EB7">
            <w:pPr>
              <w:jc w:val="right"/>
              <w:rPr>
                <w:ins w:id="1882" w:author="David Conklin" w:date="2021-07-07T06:00:00Z"/>
              </w:rPr>
            </w:pPr>
            <w:ins w:id="1883" w:author="David Conklin" w:date="2021-07-07T06:00:00Z">
              <w:r>
                <w:t>discrepancy, mm</w:t>
              </w:r>
            </w:ins>
          </w:p>
        </w:tc>
        <w:tc>
          <w:tcPr>
            <w:tcW w:w="0" w:type="auto"/>
          </w:tcPr>
          <w:p w14:paraId="60FAA5F4" w14:textId="69E9AEE3" w:rsidR="00906153" w:rsidRDefault="00410C21" w:rsidP="00C73EB7">
            <w:pPr>
              <w:jc w:val="right"/>
              <w:rPr>
                <w:ins w:id="1884" w:author="David Conklin" w:date="2021-07-07T06:00:00Z"/>
              </w:rPr>
            </w:pPr>
            <w:ins w:id="1885" w:author="David Conklin" w:date="2021-07-07T08:47:00Z">
              <w:r>
                <w:t>14</w:t>
              </w:r>
            </w:ins>
          </w:p>
        </w:tc>
        <w:tc>
          <w:tcPr>
            <w:tcW w:w="0" w:type="auto"/>
          </w:tcPr>
          <w:p w14:paraId="0ABD59FC" w14:textId="77777777" w:rsidR="00906153" w:rsidRDefault="00906153" w:rsidP="00C73EB7">
            <w:pPr>
              <w:jc w:val="right"/>
              <w:rPr>
                <w:ins w:id="1886" w:author="David Conklin" w:date="2021-07-07T06:00:00Z"/>
              </w:rPr>
            </w:pPr>
          </w:p>
        </w:tc>
        <w:tc>
          <w:tcPr>
            <w:tcW w:w="0" w:type="auto"/>
          </w:tcPr>
          <w:p w14:paraId="1D31D1F2" w14:textId="77777777" w:rsidR="00906153" w:rsidRDefault="00906153" w:rsidP="00C73EB7">
            <w:pPr>
              <w:jc w:val="right"/>
              <w:rPr>
                <w:ins w:id="1887" w:author="David Conklin" w:date="2021-07-07T06:00:00Z"/>
              </w:rPr>
            </w:pPr>
          </w:p>
        </w:tc>
        <w:tc>
          <w:tcPr>
            <w:tcW w:w="0" w:type="auto"/>
          </w:tcPr>
          <w:p w14:paraId="1B4FE9A3" w14:textId="77777777" w:rsidR="00906153" w:rsidRDefault="00906153" w:rsidP="00C73EB7">
            <w:pPr>
              <w:rPr>
                <w:ins w:id="1888" w:author="David Conklin" w:date="2021-07-07T06:00:00Z"/>
              </w:rPr>
            </w:pPr>
          </w:p>
        </w:tc>
      </w:tr>
      <w:tr w:rsidR="00906153" w14:paraId="7B420E39" w14:textId="77777777" w:rsidTr="00C73EB7">
        <w:trPr>
          <w:ins w:id="1889" w:author="David Conklin" w:date="2021-07-07T06:00:00Z"/>
        </w:trPr>
        <w:tc>
          <w:tcPr>
            <w:tcW w:w="0" w:type="auto"/>
          </w:tcPr>
          <w:p w14:paraId="4509A7BC" w14:textId="77777777" w:rsidR="00906153" w:rsidRDefault="00906153" w:rsidP="00C73EB7">
            <w:pPr>
              <w:jc w:val="right"/>
              <w:rPr>
                <w:ins w:id="1890" w:author="David Conklin" w:date="2021-07-07T06:00:00Z"/>
              </w:rPr>
            </w:pPr>
            <w:ins w:id="1891" w:author="David Conklin" w:date="2021-07-07T06:00:00Z">
              <w:r>
                <w:t>discrepancy, %</w:t>
              </w:r>
            </w:ins>
          </w:p>
        </w:tc>
        <w:tc>
          <w:tcPr>
            <w:tcW w:w="0" w:type="auto"/>
          </w:tcPr>
          <w:p w14:paraId="1E74BFC0" w14:textId="718E0443" w:rsidR="00906153" w:rsidRDefault="00906153" w:rsidP="00C73EB7">
            <w:pPr>
              <w:jc w:val="right"/>
              <w:rPr>
                <w:ins w:id="1892" w:author="David Conklin" w:date="2021-07-07T06:00:00Z"/>
              </w:rPr>
            </w:pPr>
            <w:ins w:id="1893" w:author="David Conklin" w:date="2021-07-07T06:00:00Z">
              <w:r>
                <w:t>0.</w:t>
              </w:r>
            </w:ins>
            <w:ins w:id="1894" w:author="David Conklin" w:date="2021-07-07T08:48:00Z">
              <w:r w:rsidR="00410C21">
                <w:t>6</w:t>
              </w:r>
            </w:ins>
            <w:ins w:id="1895" w:author="David Conklin" w:date="2021-07-07T06:00:00Z">
              <w:r>
                <w:t>%</w:t>
              </w:r>
            </w:ins>
          </w:p>
        </w:tc>
        <w:tc>
          <w:tcPr>
            <w:tcW w:w="0" w:type="auto"/>
          </w:tcPr>
          <w:p w14:paraId="7FECE42A" w14:textId="77777777" w:rsidR="00906153" w:rsidRDefault="00906153" w:rsidP="00C73EB7">
            <w:pPr>
              <w:jc w:val="right"/>
              <w:rPr>
                <w:ins w:id="1896" w:author="David Conklin" w:date="2021-07-07T06:00:00Z"/>
              </w:rPr>
            </w:pPr>
          </w:p>
        </w:tc>
        <w:tc>
          <w:tcPr>
            <w:tcW w:w="0" w:type="auto"/>
          </w:tcPr>
          <w:p w14:paraId="3DFA2109" w14:textId="77777777" w:rsidR="00906153" w:rsidRDefault="00906153" w:rsidP="00C73EB7">
            <w:pPr>
              <w:jc w:val="right"/>
              <w:rPr>
                <w:ins w:id="1897" w:author="David Conklin" w:date="2021-07-07T06:00:00Z"/>
              </w:rPr>
            </w:pPr>
          </w:p>
        </w:tc>
        <w:tc>
          <w:tcPr>
            <w:tcW w:w="0" w:type="auto"/>
          </w:tcPr>
          <w:p w14:paraId="3FD220D3" w14:textId="77777777" w:rsidR="00906153" w:rsidRDefault="00906153" w:rsidP="00C73EB7">
            <w:pPr>
              <w:rPr>
                <w:ins w:id="1898" w:author="David Conklin" w:date="2021-07-07T06:00:00Z"/>
              </w:rPr>
            </w:pPr>
          </w:p>
        </w:tc>
      </w:tr>
    </w:tbl>
    <w:p w14:paraId="30289D2A" w14:textId="77777777" w:rsidR="00906153" w:rsidRDefault="00906153" w:rsidP="00906153">
      <w:pPr>
        <w:rPr>
          <w:ins w:id="1899" w:author="David Conklin" w:date="2021-07-07T06:00:00Z"/>
        </w:rPr>
      </w:pPr>
    </w:p>
    <w:p w14:paraId="212222DC" w14:textId="77777777" w:rsidR="00906153" w:rsidRDefault="00906153" w:rsidP="00906153">
      <w:pPr>
        <w:rPr>
          <w:ins w:id="1900" w:author="David Conklin" w:date="2021-07-07T06:00:00Z"/>
        </w:rPr>
      </w:pPr>
      <w:ins w:id="1901" w:author="David Conklin" w:date="2021-07-07T06:00:00Z">
        <w:r>
          <w:br w:type="page"/>
        </w:r>
      </w:ins>
    </w:p>
    <w:p w14:paraId="35A01A27" w14:textId="77777777" w:rsidR="00906153" w:rsidRDefault="00906153" w:rsidP="00906153">
      <w:pPr>
        <w:rPr>
          <w:ins w:id="1902" w:author="David Conklin" w:date="2021-07-07T06:00:00Z"/>
        </w:rPr>
      </w:pPr>
    </w:p>
    <w:p w14:paraId="5A1827E7" w14:textId="6FEBF776" w:rsidR="00906153" w:rsidRDefault="00906153" w:rsidP="00906153">
      <w:pPr>
        <w:rPr>
          <w:ins w:id="1903" w:author="David Conklin" w:date="2021-07-07T06:00:00Z"/>
        </w:rPr>
      </w:pPr>
      <w:ins w:id="1904" w:author="David Conklin" w:date="2021-07-07T06:00:00Z">
        <w:r>
          <w:t xml:space="preserve">The energy budget fails to close by </w:t>
        </w:r>
      </w:ins>
      <w:ins w:id="1905" w:author="David Conklin" w:date="2021-07-07T13:07:00Z">
        <w:r w:rsidR="006E43CE">
          <w:t>about -</w:t>
        </w:r>
      </w:ins>
      <w:ins w:id="1906" w:author="David Conklin" w:date="2021-07-07T15:54:00Z">
        <w:r w:rsidR="00671B44">
          <w:t>9.4</w:t>
        </w:r>
      </w:ins>
      <w:ins w:id="1907" w:author="David Conklin" w:date="2021-07-07T13:07:00Z">
        <w:r w:rsidR="006E43CE">
          <w:t>%</w:t>
        </w:r>
      </w:ins>
      <w:ins w:id="1908" w:author="David Conklin" w:date="2021-07-07T06:00:00Z">
        <w:r>
          <w:t>, i.e</w:t>
        </w:r>
      </w:ins>
      <w:ins w:id="1909" w:author="David Conklin" w:date="2021-07-07T13:07:00Z">
        <w:r w:rsidR="006E43CE">
          <w:t xml:space="preserve"> ~</w:t>
        </w:r>
      </w:ins>
      <w:ins w:id="1910" w:author="David Conklin" w:date="2021-07-07T15:54:00Z">
        <w:r w:rsidR="00671B44">
          <w:t>10</w:t>
        </w:r>
      </w:ins>
      <w:ins w:id="1911" w:author="David Conklin" w:date="2021-07-07T13:07:00Z">
        <w:r w:rsidR="006E43CE">
          <w:t>%</w:t>
        </w:r>
      </w:ins>
      <w:ins w:id="1912" w:author="David Conklin" w:date="2021-07-07T06:00:00Z">
        <w:r>
          <w:t xml:space="preserve"> of the modeled thermal energy reaching the surface waters of the basin is still unaccounted for in modeled thermal energy leaving those waters and in the basin discharge.</w:t>
        </w:r>
      </w:ins>
    </w:p>
    <w:p w14:paraId="6BBFABAC" w14:textId="77777777" w:rsidR="00906153" w:rsidRDefault="00906153" w:rsidP="00906153">
      <w:pPr>
        <w:rPr>
          <w:ins w:id="1913" w:author="David Conklin" w:date="2021-07-07T06:00:00Z"/>
        </w:rPr>
      </w:pPr>
    </w:p>
    <w:p w14:paraId="76DD7268" w14:textId="210B01F6" w:rsidR="00B61173" w:rsidRDefault="00B61173" w:rsidP="00B61173">
      <w:pPr>
        <w:rPr>
          <w:ins w:id="1914" w:author="David Conklin" w:date="2021-07-07T10:25:00Z"/>
        </w:rPr>
      </w:pPr>
      <w:ins w:id="1915" w:author="David Conklin" w:date="2021-07-07T10:25:00Z">
        <w:r>
          <w:t>As of 7/</w:t>
        </w:r>
      </w:ins>
      <w:ins w:id="1916" w:author="David Conklin" w:date="2021-07-07T15:37:00Z">
        <w:r w:rsidR="00C46038">
          <w:t>7</w:t>
        </w:r>
      </w:ins>
      <w:ins w:id="1917" w:author="David Conklin" w:date="2021-07-07T10:25:00Z">
        <w:r>
          <w:t>/21 CW3M ver. 4</w:t>
        </w:r>
      </w:ins>
      <w:ins w:id="1918" w:author="David Conklin" w:date="2021-07-07T15:37:00Z">
        <w:r w:rsidR="00C46038">
          <w:t>12</w:t>
        </w:r>
      </w:ins>
      <w:ins w:id="1919" w:author="David Conklin" w:date="2021-07-07T10:25:00Z">
        <w:r>
          <w:t xml:space="preserve">, for the 9 years 2010-18, CW3M simulates this yearly thermal energy budget for the stream network, including reservoirs, in the </w:t>
        </w:r>
      </w:ins>
      <w:ins w:id="1920" w:author="David Conklin" w:date="2021-07-07T10:26:00Z">
        <w:r>
          <w:t xml:space="preserve">North Santiam </w:t>
        </w:r>
      </w:ins>
      <w:ins w:id="1921"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922" w:author="David Conklin" w:date="2021-07-07T10:25:00Z"/>
        </w:trPr>
        <w:tc>
          <w:tcPr>
            <w:tcW w:w="0" w:type="auto"/>
          </w:tcPr>
          <w:p w14:paraId="287AE78F" w14:textId="77777777" w:rsidR="00B61173" w:rsidRPr="00036F50" w:rsidRDefault="00B61173" w:rsidP="00C73EB7">
            <w:pPr>
              <w:jc w:val="center"/>
              <w:rPr>
                <w:ins w:id="1923" w:author="David Conklin" w:date="2021-07-07T10:25:00Z"/>
                <w:b/>
                <w:bCs/>
              </w:rPr>
            </w:pPr>
            <w:ins w:id="1924" w:author="David Conklin" w:date="2021-07-07T10:25:00Z">
              <w:r w:rsidRPr="00036F50">
                <w:rPr>
                  <w:b/>
                  <w:bCs/>
                </w:rPr>
                <w:t>Inputs</w:t>
              </w:r>
            </w:ins>
          </w:p>
        </w:tc>
        <w:tc>
          <w:tcPr>
            <w:tcW w:w="1798" w:type="dxa"/>
          </w:tcPr>
          <w:p w14:paraId="0E122275" w14:textId="77777777" w:rsidR="00B61173" w:rsidRPr="00787EC2" w:rsidRDefault="00B61173" w:rsidP="00C73EB7">
            <w:pPr>
              <w:rPr>
                <w:ins w:id="1925" w:author="David Conklin" w:date="2021-07-07T10:25:00Z"/>
              </w:rPr>
            </w:pPr>
            <w:ins w:id="1926"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927" w:author="David Conklin" w:date="2021-07-07T10:25:00Z"/>
              </w:rPr>
            </w:pPr>
            <w:ins w:id="1928"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929" w:author="David Conklin" w:date="2021-07-07T10:25:00Z"/>
              </w:rPr>
            </w:pPr>
            <w:ins w:id="1930" w:author="David Conklin" w:date="2021-07-07T10:25:00Z">
              <w:r>
                <w:t>thermal energy, MJ</w:t>
              </w:r>
            </w:ins>
          </w:p>
        </w:tc>
      </w:tr>
      <w:tr w:rsidR="00B61173" w14:paraId="0175758A" w14:textId="77777777" w:rsidTr="00C73EB7">
        <w:trPr>
          <w:ins w:id="1931" w:author="David Conklin" w:date="2021-07-07T10:25:00Z"/>
        </w:trPr>
        <w:tc>
          <w:tcPr>
            <w:tcW w:w="0" w:type="auto"/>
          </w:tcPr>
          <w:p w14:paraId="78E7A52B" w14:textId="77777777" w:rsidR="00B61173" w:rsidRDefault="00B61173" w:rsidP="00C73EB7">
            <w:pPr>
              <w:rPr>
                <w:ins w:id="1932" w:author="David Conklin" w:date="2021-07-07T10:25:00Z"/>
              </w:rPr>
            </w:pPr>
            <w:ins w:id="1933" w:author="David Conklin" w:date="2021-07-07T10:25:00Z">
              <w:r>
                <w:t>runoff from land surface</w:t>
              </w:r>
            </w:ins>
          </w:p>
        </w:tc>
        <w:tc>
          <w:tcPr>
            <w:tcW w:w="1798" w:type="dxa"/>
          </w:tcPr>
          <w:p w14:paraId="69B85868" w14:textId="72C94BC0" w:rsidR="00B61173" w:rsidRDefault="00B61173" w:rsidP="00C73EB7">
            <w:pPr>
              <w:jc w:val="right"/>
              <w:rPr>
                <w:ins w:id="1934" w:author="David Conklin" w:date="2021-07-07T10:25:00Z"/>
              </w:rPr>
            </w:pPr>
            <w:ins w:id="1935" w:author="David Conklin" w:date="2021-07-07T10:25:00Z">
              <w:r>
                <w:t>3.</w:t>
              </w:r>
            </w:ins>
            <w:ins w:id="1936" w:author="David Conklin" w:date="2021-07-07T11:39:00Z">
              <w:r w:rsidR="00F612C1">
                <w:t>368</w:t>
              </w:r>
            </w:ins>
            <w:ins w:id="1937" w:author="David Conklin" w:date="2021-07-07T10:25:00Z">
              <w:r>
                <w:t xml:space="preserve">e9 </w:t>
              </w:r>
            </w:ins>
          </w:p>
        </w:tc>
        <w:tc>
          <w:tcPr>
            <w:tcW w:w="1710" w:type="dxa"/>
          </w:tcPr>
          <w:p w14:paraId="60247C4D" w14:textId="57CBDE2B" w:rsidR="00B61173" w:rsidRDefault="00B33FF4" w:rsidP="00C73EB7">
            <w:pPr>
              <w:jc w:val="right"/>
              <w:rPr>
                <w:ins w:id="1938" w:author="David Conklin" w:date="2021-07-07T10:25:00Z"/>
              </w:rPr>
            </w:pPr>
            <w:ins w:id="1939" w:author="David Conklin" w:date="2021-07-07T13:21:00Z">
              <w:r>
                <w:t>7.1</w:t>
              </w:r>
            </w:ins>
          </w:p>
        </w:tc>
        <w:tc>
          <w:tcPr>
            <w:tcW w:w="2880" w:type="dxa"/>
          </w:tcPr>
          <w:p w14:paraId="72C16CBD" w14:textId="7E2895BA" w:rsidR="00B61173" w:rsidRDefault="00AF2026" w:rsidP="00C73EB7">
            <w:pPr>
              <w:jc w:val="right"/>
              <w:rPr>
                <w:ins w:id="1940" w:author="David Conklin" w:date="2021-07-07T10:25:00Z"/>
              </w:rPr>
            </w:pPr>
            <w:ins w:id="1941" w:author="David Conklin" w:date="2021-07-07T12:57:00Z">
              <w:r>
                <w:t>99.29</w:t>
              </w:r>
            </w:ins>
            <w:ins w:id="1942" w:author="David Conklin" w:date="2021-07-07T10:25:00Z">
              <w:r w:rsidR="00B61173">
                <w:t>e9</w:t>
              </w:r>
            </w:ins>
          </w:p>
        </w:tc>
      </w:tr>
      <w:tr w:rsidR="00B61173" w14:paraId="522682C6" w14:textId="77777777" w:rsidTr="00C73EB7">
        <w:trPr>
          <w:ins w:id="1943" w:author="David Conklin" w:date="2021-07-07T10:25:00Z"/>
        </w:trPr>
        <w:tc>
          <w:tcPr>
            <w:tcW w:w="0" w:type="auto"/>
          </w:tcPr>
          <w:p w14:paraId="122AF1BF" w14:textId="77777777" w:rsidR="00B61173" w:rsidRDefault="00B61173" w:rsidP="00C73EB7">
            <w:pPr>
              <w:rPr>
                <w:ins w:id="1944" w:author="David Conklin" w:date="2021-07-07T10:25:00Z"/>
              </w:rPr>
            </w:pPr>
            <w:ins w:id="1945" w:author="David Conklin" w:date="2021-07-07T10:25:00Z">
              <w:r>
                <w:t>springs</w:t>
              </w:r>
            </w:ins>
          </w:p>
        </w:tc>
        <w:tc>
          <w:tcPr>
            <w:tcW w:w="1798" w:type="dxa"/>
          </w:tcPr>
          <w:p w14:paraId="1488F239" w14:textId="15226CB8" w:rsidR="00B61173" w:rsidRDefault="00B61173" w:rsidP="00C73EB7">
            <w:pPr>
              <w:jc w:val="right"/>
              <w:rPr>
                <w:ins w:id="1946" w:author="David Conklin" w:date="2021-07-07T10:25:00Z"/>
              </w:rPr>
            </w:pPr>
            <w:ins w:id="1947" w:author="David Conklin" w:date="2021-07-07T10:25:00Z">
              <w:r>
                <w:t>0.</w:t>
              </w:r>
            </w:ins>
            <w:ins w:id="1948" w:author="David Conklin" w:date="2021-07-07T11:39:00Z">
              <w:r w:rsidR="00F612C1">
                <w:t>630</w:t>
              </w:r>
            </w:ins>
            <w:ins w:id="1949" w:author="David Conklin" w:date="2021-07-07T10:25:00Z">
              <w:r>
                <w:t>e9</w:t>
              </w:r>
            </w:ins>
          </w:p>
        </w:tc>
        <w:tc>
          <w:tcPr>
            <w:tcW w:w="1710" w:type="dxa"/>
          </w:tcPr>
          <w:p w14:paraId="64C13EC6" w14:textId="0286AE55" w:rsidR="00B61173" w:rsidRDefault="00C46038" w:rsidP="00C73EB7">
            <w:pPr>
              <w:jc w:val="right"/>
              <w:rPr>
                <w:ins w:id="1950" w:author="David Conklin" w:date="2021-07-07T10:25:00Z"/>
              </w:rPr>
            </w:pPr>
            <w:ins w:id="1951" w:author="David Conklin" w:date="2021-07-07T15:41:00Z">
              <w:r>
                <w:t>5.0</w:t>
              </w:r>
            </w:ins>
          </w:p>
        </w:tc>
        <w:tc>
          <w:tcPr>
            <w:tcW w:w="2880" w:type="dxa"/>
          </w:tcPr>
          <w:p w14:paraId="64920DC1" w14:textId="3ADD6317" w:rsidR="00B61173" w:rsidRDefault="00C46038" w:rsidP="00C73EB7">
            <w:pPr>
              <w:jc w:val="right"/>
              <w:rPr>
                <w:ins w:id="1952" w:author="David Conklin" w:date="2021-07-07T10:25:00Z"/>
              </w:rPr>
            </w:pPr>
            <w:ins w:id="1953" w:author="David Conklin" w:date="2021-07-07T15:39:00Z">
              <w:r>
                <w:t>13.04e9</w:t>
              </w:r>
            </w:ins>
          </w:p>
        </w:tc>
      </w:tr>
      <w:tr w:rsidR="00B61173" w14:paraId="5A72011F" w14:textId="77777777" w:rsidTr="00C73EB7">
        <w:trPr>
          <w:ins w:id="1954" w:author="David Conklin" w:date="2021-07-07T10:25:00Z"/>
        </w:trPr>
        <w:tc>
          <w:tcPr>
            <w:tcW w:w="0" w:type="auto"/>
          </w:tcPr>
          <w:p w14:paraId="2A73C1B8" w14:textId="77777777" w:rsidR="00B61173" w:rsidRDefault="00B61173" w:rsidP="00C73EB7">
            <w:pPr>
              <w:rPr>
                <w:ins w:id="1955" w:author="David Conklin" w:date="2021-07-07T10:25:00Z"/>
              </w:rPr>
            </w:pPr>
            <w:ins w:id="1956" w:author="David Conklin" w:date="2021-07-07T10:25:00Z">
              <w:r>
                <w:t>insolation of reaches</w:t>
              </w:r>
            </w:ins>
          </w:p>
        </w:tc>
        <w:tc>
          <w:tcPr>
            <w:tcW w:w="1798" w:type="dxa"/>
          </w:tcPr>
          <w:p w14:paraId="35DB76E0" w14:textId="77777777" w:rsidR="00B61173" w:rsidRDefault="00B61173" w:rsidP="00C73EB7">
            <w:pPr>
              <w:jc w:val="right"/>
              <w:rPr>
                <w:ins w:id="1957" w:author="David Conklin" w:date="2021-07-07T10:25:00Z"/>
              </w:rPr>
            </w:pPr>
          </w:p>
        </w:tc>
        <w:tc>
          <w:tcPr>
            <w:tcW w:w="1710" w:type="dxa"/>
          </w:tcPr>
          <w:p w14:paraId="3F6C50B5" w14:textId="77777777" w:rsidR="00B61173" w:rsidRDefault="00B61173" w:rsidP="00C73EB7">
            <w:pPr>
              <w:jc w:val="right"/>
              <w:rPr>
                <w:ins w:id="1958" w:author="David Conklin" w:date="2021-07-07T10:25:00Z"/>
              </w:rPr>
            </w:pPr>
          </w:p>
        </w:tc>
        <w:tc>
          <w:tcPr>
            <w:tcW w:w="2880" w:type="dxa"/>
          </w:tcPr>
          <w:p w14:paraId="396107B8" w14:textId="6AFB433C" w:rsidR="00B61173" w:rsidRDefault="00AF2026" w:rsidP="00C73EB7">
            <w:pPr>
              <w:jc w:val="right"/>
              <w:rPr>
                <w:ins w:id="1959" w:author="David Conklin" w:date="2021-07-07T10:25:00Z"/>
              </w:rPr>
            </w:pPr>
            <w:ins w:id="1960" w:author="David Conklin" w:date="2021-07-07T12:58:00Z">
              <w:r>
                <w:t>35.67</w:t>
              </w:r>
            </w:ins>
            <w:ins w:id="1961" w:author="David Conklin" w:date="2021-07-07T10:25:00Z">
              <w:r w:rsidR="00B61173">
                <w:t>e9</w:t>
              </w:r>
            </w:ins>
          </w:p>
        </w:tc>
      </w:tr>
      <w:tr w:rsidR="00B61173" w14:paraId="350F73F8" w14:textId="77777777" w:rsidTr="00C73EB7">
        <w:trPr>
          <w:ins w:id="1962" w:author="David Conklin" w:date="2021-07-07T10:25:00Z"/>
        </w:trPr>
        <w:tc>
          <w:tcPr>
            <w:tcW w:w="0" w:type="auto"/>
          </w:tcPr>
          <w:p w14:paraId="62A1F5F3" w14:textId="77777777" w:rsidR="00B61173" w:rsidRDefault="00B61173" w:rsidP="00C73EB7">
            <w:pPr>
              <w:rPr>
                <w:ins w:id="1963" w:author="David Conklin" w:date="2021-07-07T10:25:00Z"/>
              </w:rPr>
            </w:pPr>
            <w:ins w:id="1964" w:author="David Conklin" w:date="2021-07-07T10:25:00Z">
              <w:r>
                <w:t>insolation of reservoirs</w:t>
              </w:r>
            </w:ins>
          </w:p>
        </w:tc>
        <w:tc>
          <w:tcPr>
            <w:tcW w:w="1798" w:type="dxa"/>
          </w:tcPr>
          <w:p w14:paraId="7A65567F" w14:textId="77777777" w:rsidR="00B61173" w:rsidRDefault="00B61173" w:rsidP="00C73EB7">
            <w:pPr>
              <w:jc w:val="right"/>
              <w:rPr>
                <w:ins w:id="1965" w:author="David Conklin" w:date="2021-07-07T10:25:00Z"/>
              </w:rPr>
            </w:pPr>
          </w:p>
        </w:tc>
        <w:tc>
          <w:tcPr>
            <w:tcW w:w="1710" w:type="dxa"/>
          </w:tcPr>
          <w:p w14:paraId="1CB44392" w14:textId="77777777" w:rsidR="00B61173" w:rsidRDefault="00B61173" w:rsidP="00C73EB7">
            <w:pPr>
              <w:jc w:val="right"/>
              <w:rPr>
                <w:ins w:id="1966" w:author="David Conklin" w:date="2021-07-07T10:25:00Z"/>
              </w:rPr>
            </w:pPr>
          </w:p>
        </w:tc>
        <w:tc>
          <w:tcPr>
            <w:tcW w:w="2880" w:type="dxa"/>
          </w:tcPr>
          <w:p w14:paraId="4A90EE36" w14:textId="57B28B9D" w:rsidR="00B61173" w:rsidRDefault="00AF2026" w:rsidP="00C73EB7">
            <w:pPr>
              <w:jc w:val="right"/>
              <w:rPr>
                <w:ins w:id="1967" w:author="David Conklin" w:date="2021-07-07T10:25:00Z"/>
              </w:rPr>
            </w:pPr>
            <w:ins w:id="1968" w:author="David Conklin" w:date="2021-07-07T12:59:00Z">
              <w:r>
                <w:t>61.40</w:t>
              </w:r>
            </w:ins>
            <w:ins w:id="1969" w:author="David Conklin" w:date="2021-07-07T10:25:00Z">
              <w:r w:rsidR="00B61173">
                <w:t>e9</w:t>
              </w:r>
            </w:ins>
          </w:p>
        </w:tc>
      </w:tr>
      <w:tr w:rsidR="00B61173" w14:paraId="0DD44DB3" w14:textId="77777777" w:rsidTr="00C73EB7">
        <w:trPr>
          <w:ins w:id="1970" w:author="David Conklin" w:date="2021-07-07T10:25:00Z"/>
        </w:trPr>
        <w:tc>
          <w:tcPr>
            <w:tcW w:w="0" w:type="auto"/>
          </w:tcPr>
          <w:p w14:paraId="2CE0CF94" w14:textId="77777777" w:rsidR="00B61173" w:rsidRDefault="00B61173" w:rsidP="00C73EB7">
            <w:pPr>
              <w:rPr>
                <w:ins w:id="1971" w:author="David Conklin" w:date="2021-07-07T10:25:00Z"/>
              </w:rPr>
            </w:pPr>
            <w:ins w:id="1972" w:author="David Conklin" w:date="2021-07-07T10:25:00Z">
              <w:r>
                <w:t>added by model</w:t>
              </w:r>
            </w:ins>
          </w:p>
        </w:tc>
        <w:tc>
          <w:tcPr>
            <w:tcW w:w="1798" w:type="dxa"/>
          </w:tcPr>
          <w:p w14:paraId="47883C7A" w14:textId="50348082" w:rsidR="00B61173" w:rsidRDefault="00B61173" w:rsidP="00C73EB7">
            <w:pPr>
              <w:jc w:val="right"/>
              <w:rPr>
                <w:ins w:id="1973" w:author="David Conklin" w:date="2021-07-07T10:25:00Z"/>
              </w:rPr>
            </w:pPr>
            <w:ins w:id="1974" w:author="David Conklin" w:date="2021-07-07T10:25:00Z">
              <w:r>
                <w:t>0.0</w:t>
              </w:r>
            </w:ins>
            <w:ins w:id="1975" w:author="David Conklin" w:date="2021-07-07T11:46:00Z">
              <w:r w:rsidR="00F612C1">
                <w:t>16</w:t>
              </w:r>
            </w:ins>
            <w:ins w:id="1976" w:author="David Conklin" w:date="2021-07-07T10:25:00Z">
              <w:r>
                <w:t>e9</w:t>
              </w:r>
            </w:ins>
          </w:p>
        </w:tc>
        <w:tc>
          <w:tcPr>
            <w:tcW w:w="1710" w:type="dxa"/>
          </w:tcPr>
          <w:p w14:paraId="5084FABF" w14:textId="77777777" w:rsidR="00B61173" w:rsidRDefault="00B61173" w:rsidP="00C73EB7">
            <w:pPr>
              <w:jc w:val="right"/>
              <w:rPr>
                <w:ins w:id="1977" w:author="David Conklin" w:date="2021-07-07T10:25:00Z"/>
              </w:rPr>
            </w:pPr>
          </w:p>
        </w:tc>
        <w:tc>
          <w:tcPr>
            <w:tcW w:w="2880" w:type="dxa"/>
          </w:tcPr>
          <w:p w14:paraId="189456D8" w14:textId="77777777" w:rsidR="00B61173" w:rsidRDefault="00B61173" w:rsidP="00C73EB7">
            <w:pPr>
              <w:jc w:val="right"/>
              <w:rPr>
                <w:ins w:id="1978" w:author="David Conklin" w:date="2021-07-07T10:25:00Z"/>
              </w:rPr>
            </w:pPr>
            <w:ins w:id="1979" w:author="David Conklin" w:date="2021-07-07T10:25:00Z">
              <w:r>
                <w:t>negligible</w:t>
              </w:r>
            </w:ins>
          </w:p>
        </w:tc>
      </w:tr>
      <w:tr w:rsidR="00B61173" w14:paraId="621FD8D9" w14:textId="77777777" w:rsidTr="00C73EB7">
        <w:trPr>
          <w:ins w:id="1980" w:author="David Conklin" w:date="2021-07-07T10:25:00Z"/>
        </w:trPr>
        <w:tc>
          <w:tcPr>
            <w:tcW w:w="0" w:type="auto"/>
          </w:tcPr>
          <w:p w14:paraId="24B58C78" w14:textId="77777777" w:rsidR="00B61173" w:rsidRDefault="00B61173" w:rsidP="00C73EB7">
            <w:pPr>
              <w:jc w:val="right"/>
              <w:rPr>
                <w:ins w:id="1981" w:author="David Conklin" w:date="2021-07-07T10:25:00Z"/>
              </w:rPr>
            </w:pPr>
            <w:ins w:id="1982" w:author="David Conklin" w:date="2021-07-07T10:25:00Z">
              <w:r>
                <w:t>total in</w:t>
              </w:r>
            </w:ins>
          </w:p>
        </w:tc>
        <w:tc>
          <w:tcPr>
            <w:tcW w:w="1798" w:type="dxa"/>
          </w:tcPr>
          <w:p w14:paraId="63DA9329" w14:textId="3B4EC354" w:rsidR="00B61173" w:rsidRDefault="00B61173" w:rsidP="00C73EB7">
            <w:pPr>
              <w:jc w:val="right"/>
              <w:rPr>
                <w:ins w:id="1983" w:author="David Conklin" w:date="2021-07-07T10:25:00Z"/>
              </w:rPr>
            </w:pPr>
            <w:ins w:id="1984" w:author="David Conklin" w:date="2021-07-07T10:25:00Z">
              <w:r>
                <w:t>4.</w:t>
              </w:r>
            </w:ins>
            <w:ins w:id="1985" w:author="David Conklin" w:date="2021-07-07T11:47:00Z">
              <w:r w:rsidR="00F612C1">
                <w:t>014</w:t>
              </w:r>
            </w:ins>
            <w:ins w:id="1986" w:author="David Conklin" w:date="2021-07-07T10:25:00Z">
              <w:r>
                <w:t>e9</w:t>
              </w:r>
            </w:ins>
          </w:p>
        </w:tc>
        <w:tc>
          <w:tcPr>
            <w:tcW w:w="1710" w:type="dxa"/>
          </w:tcPr>
          <w:p w14:paraId="534C753E" w14:textId="77777777" w:rsidR="00B61173" w:rsidRDefault="00B61173" w:rsidP="00C73EB7">
            <w:pPr>
              <w:jc w:val="right"/>
              <w:rPr>
                <w:ins w:id="1987" w:author="David Conklin" w:date="2021-07-07T10:25:00Z"/>
              </w:rPr>
            </w:pPr>
          </w:p>
        </w:tc>
        <w:tc>
          <w:tcPr>
            <w:tcW w:w="2880" w:type="dxa"/>
          </w:tcPr>
          <w:p w14:paraId="373AB433" w14:textId="28570A49" w:rsidR="00B61173" w:rsidRDefault="00B61173" w:rsidP="00C73EB7">
            <w:pPr>
              <w:jc w:val="right"/>
              <w:rPr>
                <w:ins w:id="1988" w:author="David Conklin" w:date="2021-07-07T10:25:00Z"/>
              </w:rPr>
            </w:pPr>
            <w:ins w:id="1989" w:author="David Conklin" w:date="2021-07-07T10:25:00Z">
              <w:r>
                <w:t>2</w:t>
              </w:r>
            </w:ins>
            <w:ins w:id="1990" w:author="David Conklin" w:date="2021-07-07T13:01:00Z">
              <w:r w:rsidR="00AF2026">
                <w:t>0</w:t>
              </w:r>
            </w:ins>
            <w:ins w:id="1991" w:author="David Conklin" w:date="2021-07-07T15:43:00Z">
              <w:r w:rsidR="00C46038">
                <w:t>9</w:t>
              </w:r>
            </w:ins>
            <w:ins w:id="1992" w:author="David Conklin" w:date="2021-07-07T13:01:00Z">
              <w:r w:rsidR="00AF2026">
                <w:t>.</w:t>
              </w:r>
            </w:ins>
            <w:ins w:id="1993" w:author="David Conklin" w:date="2021-07-07T15:43:00Z">
              <w:r w:rsidR="00C46038">
                <w:t>40</w:t>
              </w:r>
            </w:ins>
            <w:ins w:id="1994" w:author="David Conklin" w:date="2021-07-07T10:25:00Z">
              <w:r>
                <w:t>e9</w:t>
              </w:r>
            </w:ins>
          </w:p>
        </w:tc>
      </w:tr>
      <w:tr w:rsidR="00B61173" w14:paraId="4AD61090" w14:textId="77777777" w:rsidTr="00C73EB7">
        <w:trPr>
          <w:ins w:id="1995" w:author="David Conklin" w:date="2021-07-07T10:25:00Z"/>
        </w:trPr>
        <w:tc>
          <w:tcPr>
            <w:tcW w:w="0" w:type="auto"/>
          </w:tcPr>
          <w:p w14:paraId="7ACEF23E" w14:textId="77777777" w:rsidR="00B61173" w:rsidRDefault="00B61173" w:rsidP="00C73EB7">
            <w:pPr>
              <w:jc w:val="right"/>
              <w:rPr>
                <w:ins w:id="1996" w:author="David Conklin" w:date="2021-07-07T10:25:00Z"/>
              </w:rPr>
            </w:pPr>
          </w:p>
        </w:tc>
        <w:tc>
          <w:tcPr>
            <w:tcW w:w="1798" w:type="dxa"/>
          </w:tcPr>
          <w:p w14:paraId="70302690" w14:textId="77777777" w:rsidR="00B61173" w:rsidRDefault="00B61173" w:rsidP="00C73EB7">
            <w:pPr>
              <w:jc w:val="right"/>
              <w:rPr>
                <w:ins w:id="1997" w:author="David Conklin" w:date="2021-07-07T10:25:00Z"/>
              </w:rPr>
            </w:pPr>
          </w:p>
        </w:tc>
        <w:tc>
          <w:tcPr>
            <w:tcW w:w="1710" w:type="dxa"/>
          </w:tcPr>
          <w:p w14:paraId="02444DD7" w14:textId="77777777" w:rsidR="00B61173" w:rsidRDefault="00B61173" w:rsidP="00C73EB7">
            <w:pPr>
              <w:jc w:val="right"/>
              <w:rPr>
                <w:ins w:id="1998" w:author="David Conklin" w:date="2021-07-07T10:25:00Z"/>
              </w:rPr>
            </w:pPr>
          </w:p>
        </w:tc>
        <w:tc>
          <w:tcPr>
            <w:tcW w:w="2880" w:type="dxa"/>
          </w:tcPr>
          <w:p w14:paraId="116AD766" w14:textId="77777777" w:rsidR="00B61173" w:rsidRDefault="00B61173" w:rsidP="00C73EB7">
            <w:pPr>
              <w:jc w:val="right"/>
              <w:rPr>
                <w:ins w:id="1999" w:author="David Conklin" w:date="2021-07-07T10:25:00Z"/>
              </w:rPr>
            </w:pPr>
          </w:p>
        </w:tc>
      </w:tr>
      <w:tr w:rsidR="00B61173" w14:paraId="0B0395E6" w14:textId="77777777" w:rsidTr="00C73EB7">
        <w:trPr>
          <w:ins w:id="2000" w:author="David Conklin" w:date="2021-07-07T10:25:00Z"/>
        </w:trPr>
        <w:tc>
          <w:tcPr>
            <w:tcW w:w="0" w:type="auto"/>
          </w:tcPr>
          <w:p w14:paraId="1146511D" w14:textId="77777777" w:rsidR="00B61173" w:rsidRPr="00036F50" w:rsidRDefault="00B61173" w:rsidP="00C73EB7">
            <w:pPr>
              <w:jc w:val="center"/>
              <w:rPr>
                <w:ins w:id="2001" w:author="David Conklin" w:date="2021-07-07T10:25:00Z"/>
                <w:b/>
                <w:bCs/>
              </w:rPr>
            </w:pPr>
            <w:ins w:id="2002" w:author="David Conklin" w:date="2021-07-07T10:25:00Z">
              <w:r w:rsidRPr="00036F50">
                <w:rPr>
                  <w:b/>
                  <w:bCs/>
                </w:rPr>
                <w:t>Outputs</w:t>
              </w:r>
            </w:ins>
          </w:p>
        </w:tc>
        <w:tc>
          <w:tcPr>
            <w:tcW w:w="1798" w:type="dxa"/>
          </w:tcPr>
          <w:p w14:paraId="51A26F1F" w14:textId="77777777" w:rsidR="00B61173" w:rsidRDefault="00B61173" w:rsidP="00C73EB7">
            <w:pPr>
              <w:jc w:val="right"/>
              <w:rPr>
                <w:ins w:id="2003" w:author="David Conklin" w:date="2021-07-07T10:25:00Z"/>
              </w:rPr>
            </w:pPr>
            <w:ins w:id="2004"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2005" w:author="David Conklin" w:date="2021-07-07T10:25:00Z"/>
              </w:rPr>
            </w:pPr>
            <w:ins w:id="2006"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2007" w:author="David Conklin" w:date="2021-07-07T10:25:00Z"/>
              </w:rPr>
            </w:pPr>
            <w:ins w:id="2008" w:author="David Conklin" w:date="2021-07-07T10:25:00Z">
              <w:r>
                <w:t>thermal energy, MJ</w:t>
              </w:r>
            </w:ins>
          </w:p>
        </w:tc>
      </w:tr>
      <w:tr w:rsidR="00B61173" w14:paraId="3A7AC9F2" w14:textId="77777777" w:rsidTr="00C73EB7">
        <w:trPr>
          <w:ins w:id="2009" w:author="David Conklin" w:date="2021-07-07T10:25:00Z"/>
        </w:trPr>
        <w:tc>
          <w:tcPr>
            <w:tcW w:w="0" w:type="auto"/>
          </w:tcPr>
          <w:p w14:paraId="239A4271" w14:textId="77777777" w:rsidR="00B61173" w:rsidRDefault="00B61173" w:rsidP="00C73EB7">
            <w:pPr>
              <w:rPr>
                <w:ins w:id="2010" w:author="David Conklin" w:date="2021-07-07T10:25:00Z"/>
              </w:rPr>
            </w:pPr>
            <w:ins w:id="2011" w:author="David Conklin" w:date="2021-07-07T10:25:00Z">
              <w:r>
                <w:t>basin discharge</w:t>
              </w:r>
            </w:ins>
          </w:p>
        </w:tc>
        <w:tc>
          <w:tcPr>
            <w:tcW w:w="1798" w:type="dxa"/>
          </w:tcPr>
          <w:p w14:paraId="6FF3B121" w14:textId="5CA8174B" w:rsidR="00B61173" w:rsidRDefault="00F612C1" w:rsidP="00C73EB7">
            <w:pPr>
              <w:jc w:val="right"/>
              <w:rPr>
                <w:ins w:id="2012" w:author="David Conklin" w:date="2021-07-07T10:25:00Z"/>
              </w:rPr>
            </w:pPr>
            <w:ins w:id="2013" w:author="David Conklin" w:date="2021-07-07T11:49:00Z">
              <w:r>
                <w:t>3.35</w:t>
              </w:r>
            </w:ins>
            <w:ins w:id="2014" w:author="David Conklin" w:date="2021-07-07T15:47:00Z">
              <w:r w:rsidR="00C46038">
                <w:t>3</w:t>
              </w:r>
            </w:ins>
            <w:ins w:id="2015" w:author="David Conklin" w:date="2021-07-07T10:25:00Z">
              <w:r w:rsidR="00B61173">
                <w:t>e9</w:t>
              </w:r>
            </w:ins>
          </w:p>
        </w:tc>
        <w:tc>
          <w:tcPr>
            <w:tcW w:w="1710" w:type="dxa"/>
          </w:tcPr>
          <w:p w14:paraId="72DF3526" w14:textId="6D4169F3" w:rsidR="00B61173" w:rsidRDefault="00B61173" w:rsidP="00C73EB7">
            <w:pPr>
              <w:jc w:val="right"/>
              <w:rPr>
                <w:ins w:id="2016" w:author="David Conklin" w:date="2021-07-07T10:25:00Z"/>
              </w:rPr>
            </w:pPr>
            <w:ins w:id="2017" w:author="David Conklin" w:date="2021-07-07T10:25:00Z">
              <w:r>
                <w:t>7.</w:t>
              </w:r>
            </w:ins>
            <w:ins w:id="2018" w:author="David Conklin" w:date="2021-07-07T15:58:00Z">
              <w:r w:rsidR="00537A3D">
                <w:t>3</w:t>
              </w:r>
            </w:ins>
          </w:p>
        </w:tc>
        <w:tc>
          <w:tcPr>
            <w:tcW w:w="2880" w:type="dxa"/>
          </w:tcPr>
          <w:p w14:paraId="7806DDE0" w14:textId="707F38A5" w:rsidR="00B61173" w:rsidRDefault="00B61173" w:rsidP="00C73EB7">
            <w:pPr>
              <w:jc w:val="right"/>
              <w:rPr>
                <w:ins w:id="2019" w:author="David Conklin" w:date="2021-07-07T10:25:00Z"/>
              </w:rPr>
            </w:pPr>
            <w:ins w:id="2020" w:author="David Conklin" w:date="2021-07-07T10:25:00Z">
              <w:r>
                <w:t>1</w:t>
              </w:r>
            </w:ins>
            <w:ins w:id="2021" w:author="David Conklin" w:date="2021-07-07T13:02:00Z">
              <w:r w:rsidR="00AF2026">
                <w:t>0</w:t>
              </w:r>
            </w:ins>
            <w:ins w:id="2022" w:author="David Conklin" w:date="2021-07-07T15:48:00Z">
              <w:r w:rsidR="00671B44">
                <w:t>1</w:t>
              </w:r>
            </w:ins>
            <w:ins w:id="2023" w:author="David Conklin" w:date="2021-07-07T13:02:00Z">
              <w:r w:rsidR="00AF2026">
                <w:t>.</w:t>
              </w:r>
            </w:ins>
            <w:ins w:id="2024" w:author="David Conklin" w:date="2021-07-07T15:48:00Z">
              <w:r w:rsidR="00671B44">
                <w:t>7</w:t>
              </w:r>
            </w:ins>
            <w:ins w:id="2025" w:author="David Conklin" w:date="2021-07-07T13:02:00Z">
              <w:r w:rsidR="00AF2026">
                <w:t>2</w:t>
              </w:r>
            </w:ins>
            <w:ins w:id="2026" w:author="David Conklin" w:date="2021-07-07T10:25:00Z">
              <w:r>
                <w:t>e9</w:t>
              </w:r>
            </w:ins>
          </w:p>
        </w:tc>
      </w:tr>
      <w:tr w:rsidR="00B61173" w14:paraId="3EB64151" w14:textId="77777777" w:rsidTr="00C73EB7">
        <w:trPr>
          <w:ins w:id="2027" w:author="David Conklin" w:date="2021-07-07T10:25:00Z"/>
        </w:trPr>
        <w:tc>
          <w:tcPr>
            <w:tcW w:w="0" w:type="auto"/>
          </w:tcPr>
          <w:p w14:paraId="13A20E3A" w14:textId="77777777" w:rsidR="00B61173" w:rsidRDefault="00B61173" w:rsidP="00C73EB7">
            <w:pPr>
              <w:rPr>
                <w:ins w:id="2028" w:author="David Conklin" w:date="2021-07-07T10:25:00Z"/>
              </w:rPr>
            </w:pPr>
            <w:ins w:id="2029" w:author="David Conklin" w:date="2021-07-07T10:25:00Z">
              <w:r>
                <w:t>municipal and irrigation withdrawals from surface waters</w:t>
              </w:r>
            </w:ins>
          </w:p>
        </w:tc>
        <w:tc>
          <w:tcPr>
            <w:tcW w:w="1798" w:type="dxa"/>
          </w:tcPr>
          <w:p w14:paraId="4B087B38" w14:textId="74BD741D" w:rsidR="00B61173" w:rsidRDefault="00B61173" w:rsidP="00C73EB7">
            <w:pPr>
              <w:jc w:val="right"/>
              <w:rPr>
                <w:ins w:id="2030" w:author="David Conklin" w:date="2021-07-07T10:25:00Z"/>
              </w:rPr>
            </w:pPr>
            <w:ins w:id="2031" w:author="David Conklin" w:date="2021-07-07T10:25:00Z">
              <w:r>
                <w:t>0.0</w:t>
              </w:r>
            </w:ins>
            <w:ins w:id="2032" w:author="David Conklin" w:date="2021-07-07T11:52:00Z">
              <w:r w:rsidR="00B90F57">
                <w:t>23</w:t>
              </w:r>
            </w:ins>
            <w:ins w:id="2033" w:author="David Conklin" w:date="2021-07-07T10:25:00Z">
              <w:r>
                <w:t>e9</w:t>
              </w:r>
            </w:ins>
          </w:p>
        </w:tc>
        <w:tc>
          <w:tcPr>
            <w:tcW w:w="1710" w:type="dxa"/>
          </w:tcPr>
          <w:p w14:paraId="1F6BFD5F" w14:textId="4A814E32" w:rsidR="00B61173" w:rsidRDefault="00B61173" w:rsidP="00C73EB7">
            <w:pPr>
              <w:jc w:val="center"/>
              <w:rPr>
                <w:ins w:id="2034" w:author="David Conklin" w:date="2021-07-07T10:25:00Z"/>
              </w:rPr>
            </w:pPr>
          </w:p>
        </w:tc>
        <w:tc>
          <w:tcPr>
            <w:tcW w:w="2880" w:type="dxa"/>
          </w:tcPr>
          <w:p w14:paraId="1C27D229" w14:textId="77777777" w:rsidR="00B61173" w:rsidRDefault="00B61173" w:rsidP="00AF2026">
            <w:pPr>
              <w:jc w:val="right"/>
              <w:rPr>
                <w:ins w:id="2035" w:author="David Conklin" w:date="2021-07-07T10:25:00Z"/>
              </w:rPr>
              <w:pPrChange w:id="2036" w:author="David Conklin" w:date="2021-07-07T13:04:00Z">
                <w:pPr>
                  <w:jc w:val="right"/>
                </w:pPr>
              </w:pPrChange>
            </w:pPr>
          </w:p>
        </w:tc>
      </w:tr>
      <w:tr w:rsidR="00B61173" w14:paraId="52532F0A" w14:textId="77777777" w:rsidTr="00C73EB7">
        <w:trPr>
          <w:ins w:id="2037" w:author="David Conklin" w:date="2021-07-07T10:25:00Z"/>
        </w:trPr>
        <w:tc>
          <w:tcPr>
            <w:tcW w:w="0" w:type="auto"/>
          </w:tcPr>
          <w:p w14:paraId="70F492C5" w14:textId="77777777" w:rsidR="00B61173" w:rsidRDefault="00B61173" w:rsidP="00C73EB7">
            <w:pPr>
              <w:rPr>
                <w:ins w:id="2038" w:author="David Conklin" w:date="2021-07-07T10:25:00Z"/>
              </w:rPr>
            </w:pPr>
            <w:ins w:id="2039" w:author="David Conklin" w:date="2021-07-07T10:25:00Z">
              <w:r>
                <w:t>longwave radiation from reaches</w:t>
              </w:r>
            </w:ins>
          </w:p>
        </w:tc>
        <w:tc>
          <w:tcPr>
            <w:tcW w:w="1798" w:type="dxa"/>
          </w:tcPr>
          <w:p w14:paraId="71AF814E" w14:textId="77777777" w:rsidR="00B61173" w:rsidRDefault="00B61173" w:rsidP="00C73EB7">
            <w:pPr>
              <w:jc w:val="right"/>
              <w:rPr>
                <w:ins w:id="2040" w:author="David Conklin" w:date="2021-07-07T10:25:00Z"/>
              </w:rPr>
            </w:pPr>
          </w:p>
        </w:tc>
        <w:tc>
          <w:tcPr>
            <w:tcW w:w="1710" w:type="dxa"/>
          </w:tcPr>
          <w:p w14:paraId="75008358" w14:textId="77777777" w:rsidR="00B61173" w:rsidRDefault="00B61173" w:rsidP="00C73EB7">
            <w:pPr>
              <w:jc w:val="center"/>
              <w:rPr>
                <w:ins w:id="2041" w:author="David Conklin" w:date="2021-07-07T10:25:00Z"/>
              </w:rPr>
            </w:pPr>
          </w:p>
        </w:tc>
        <w:tc>
          <w:tcPr>
            <w:tcW w:w="2880" w:type="dxa"/>
          </w:tcPr>
          <w:p w14:paraId="2FBBCA78" w14:textId="310E2F40" w:rsidR="00B61173" w:rsidRDefault="00AF2026" w:rsidP="00C73EB7">
            <w:pPr>
              <w:jc w:val="right"/>
              <w:rPr>
                <w:ins w:id="2042" w:author="David Conklin" w:date="2021-07-07T10:25:00Z"/>
              </w:rPr>
            </w:pPr>
            <w:ins w:id="2043" w:author="David Conklin" w:date="2021-07-07T13:02:00Z">
              <w:r>
                <w:t>13.</w:t>
              </w:r>
            </w:ins>
            <w:ins w:id="2044" w:author="David Conklin" w:date="2021-07-07T15:50:00Z">
              <w:r w:rsidR="00671B44">
                <w:t>27</w:t>
              </w:r>
            </w:ins>
            <w:ins w:id="2045" w:author="David Conklin" w:date="2021-07-07T10:25:00Z">
              <w:r w:rsidR="00B61173">
                <w:t>e9</w:t>
              </w:r>
            </w:ins>
          </w:p>
        </w:tc>
      </w:tr>
      <w:tr w:rsidR="00B61173" w14:paraId="60D0853E" w14:textId="77777777" w:rsidTr="00C73EB7">
        <w:trPr>
          <w:ins w:id="2046" w:author="David Conklin" w:date="2021-07-07T10:25:00Z"/>
        </w:trPr>
        <w:tc>
          <w:tcPr>
            <w:tcW w:w="0" w:type="auto"/>
          </w:tcPr>
          <w:p w14:paraId="5C407D7B" w14:textId="77777777" w:rsidR="00B61173" w:rsidRDefault="00B61173" w:rsidP="00C73EB7">
            <w:pPr>
              <w:rPr>
                <w:ins w:id="2047" w:author="David Conklin" w:date="2021-07-07T10:25:00Z"/>
              </w:rPr>
            </w:pPr>
            <w:ins w:id="2048" w:author="David Conklin" w:date="2021-07-07T10:25:00Z">
              <w:r>
                <w:t>evaporation from reaches</w:t>
              </w:r>
            </w:ins>
          </w:p>
        </w:tc>
        <w:tc>
          <w:tcPr>
            <w:tcW w:w="1798" w:type="dxa"/>
          </w:tcPr>
          <w:p w14:paraId="311AB246" w14:textId="2AF71F83" w:rsidR="00B61173" w:rsidRDefault="00B90F57" w:rsidP="00C73EB7">
            <w:pPr>
              <w:jc w:val="right"/>
              <w:rPr>
                <w:ins w:id="2049" w:author="David Conklin" w:date="2021-07-07T10:25:00Z"/>
              </w:rPr>
            </w:pPr>
            <w:ins w:id="2050" w:author="David Conklin" w:date="2021-07-07T11:55:00Z">
              <w:r>
                <w:t>0.00</w:t>
              </w:r>
            </w:ins>
            <w:ins w:id="2051" w:author="David Conklin" w:date="2021-07-07T11:56:00Z">
              <w:r w:rsidR="00FA54E2">
                <w:t>1e9</w:t>
              </w:r>
            </w:ins>
            <w:ins w:id="2052" w:author="David Conklin" w:date="2021-07-07T10:25:00Z">
              <w:r w:rsidR="00B61173">
                <w:t xml:space="preserve"> </w:t>
              </w:r>
            </w:ins>
          </w:p>
        </w:tc>
        <w:tc>
          <w:tcPr>
            <w:tcW w:w="1710" w:type="dxa"/>
          </w:tcPr>
          <w:p w14:paraId="6835F20E" w14:textId="77777777" w:rsidR="00B61173" w:rsidRDefault="00B61173" w:rsidP="00C73EB7">
            <w:pPr>
              <w:jc w:val="right"/>
              <w:rPr>
                <w:ins w:id="2053" w:author="David Conklin" w:date="2021-07-07T10:25:00Z"/>
              </w:rPr>
            </w:pPr>
          </w:p>
        </w:tc>
        <w:tc>
          <w:tcPr>
            <w:tcW w:w="2880" w:type="dxa"/>
          </w:tcPr>
          <w:p w14:paraId="7893FFFD" w14:textId="610F2FAD" w:rsidR="00B61173" w:rsidRDefault="00AF2026" w:rsidP="00AF2026">
            <w:pPr>
              <w:jc w:val="right"/>
              <w:rPr>
                <w:ins w:id="2054" w:author="David Conklin" w:date="2021-07-07T10:25:00Z"/>
              </w:rPr>
              <w:pPrChange w:id="2055" w:author="David Conklin" w:date="2021-07-07T13:03:00Z">
                <w:pPr>
                  <w:jc w:val="right"/>
                </w:pPr>
              </w:pPrChange>
            </w:pPr>
            <w:ins w:id="2056" w:author="David Conklin" w:date="2021-07-07T13:03:00Z">
              <w:r>
                <w:t>2</w:t>
              </w:r>
            </w:ins>
            <w:ins w:id="2057" w:author="David Conklin" w:date="2021-07-07T15:50:00Z">
              <w:r w:rsidR="00671B44">
                <w:t>1.01</w:t>
              </w:r>
            </w:ins>
            <w:ins w:id="2058" w:author="David Conklin" w:date="2021-07-07T10:25:00Z">
              <w:r w:rsidR="00B61173">
                <w:t>e9</w:t>
              </w:r>
            </w:ins>
          </w:p>
        </w:tc>
      </w:tr>
      <w:tr w:rsidR="00B61173" w14:paraId="48190249" w14:textId="77777777" w:rsidTr="00C73EB7">
        <w:trPr>
          <w:ins w:id="2059" w:author="David Conklin" w:date="2021-07-07T10:25:00Z"/>
        </w:trPr>
        <w:tc>
          <w:tcPr>
            <w:tcW w:w="0" w:type="auto"/>
          </w:tcPr>
          <w:p w14:paraId="3A9490F0" w14:textId="77777777" w:rsidR="00B61173" w:rsidRDefault="00B61173" w:rsidP="00C73EB7">
            <w:pPr>
              <w:rPr>
                <w:ins w:id="2060" w:author="David Conklin" w:date="2021-07-07T10:25:00Z"/>
              </w:rPr>
            </w:pPr>
            <w:ins w:id="2061" w:author="David Conklin" w:date="2021-07-07T10:25:00Z">
              <w:r>
                <w:t>longwave radiation from reservoirs</w:t>
              </w:r>
            </w:ins>
          </w:p>
        </w:tc>
        <w:tc>
          <w:tcPr>
            <w:tcW w:w="1798" w:type="dxa"/>
          </w:tcPr>
          <w:p w14:paraId="708912DD" w14:textId="09093EF9" w:rsidR="00B61173" w:rsidRDefault="00B61173" w:rsidP="00C73EB7">
            <w:pPr>
              <w:jc w:val="right"/>
              <w:rPr>
                <w:ins w:id="2062" w:author="David Conklin" w:date="2021-07-07T10:25:00Z"/>
              </w:rPr>
            </w:pPr>
          </w:p>
        </w:tc>
        <w:tc>
          <w:tcPr>
            <w:tcW w:w="1710" w:type="dxa"/>
          </w:tcPr>
          <w:p w14:paraId="55A593A8" w14:textId="77777777" w:rsidR="00B61173" w:rsidRDefault="00B61173" w:rsidP="00C73EB7">
            <w:pPr>
              <w:jc w:val="right"/>
              <w:rPr>
                <w:ins w:id="2063" w:author="David Conklin" w:date="2021-07-07T10:25:00Z"/>
              </w:rPr>
            </w:pPr>
          </w:p>
        </w:tc>
        <w:tc>
          <w:tcPr>
            <w:tcW w:w="2880" w:type="dxa"/>
          </w:tcPr>
          <w:p w14:paraId="4C1E791C" w14:textId="4621498F" w:rsidR="00B61173" w:rsidRDefault="00AF2026" w:rsidP="00C73EB7">
            <w:pPr>
              <w:jc w:val="right"/>
              <w:rPr>
                <w:ins w:id="2064" w:author="David Conklin" w:date="2021-07-07T10:25:00Z"/>
              </w:rPr>
            </w:pPr>
            <w:ins w:id="2065" w:author="David Conklin" w:date="2021-07-07T13:04:00Z">
              <w:r>
                <w:t>1</w:t>
              </w:r>
            </w:ins>
            <w:ins w:id="2066" w:author="David Conklin" w:date="2021-07-07T15:51:00Z">
              <w:r w:rsidR="00671B44">
                <w:t>7.83</w:t>
              </w:r>
            </w:ins>
            <w:ins w:id="2067" w:author="David Conklin" w:date="2021-07-07T10:25:00Z">
              <w:r w:rsidR="00B61173">
                <w:t>e9</w:t>
              </w:r>
            </w:ins>
          </w:p>
        </w:tc>
      </w:tr>
      <w:tr w:rsidR="00B61173" w14:paraId="3E86A68D" w14:textId="77777777" w:rsidTr="00C73EB7">
        <w:trPr>
          <w:ins w:id="2068" w:author="David Conklin" w:date="2021-07-07T10:25:00Z"/>
        </w:trPr>
        <w:tc>
          <w:tcPr>
            <w:tcW w:w="0" w:type="auto"/>
          </w:tcPr>
          <w:p w14:paraId="02797F91" w14:textId="77777777" w:rsidR="00B61173" w:rsidRDefault="00B61173" w:rsidP="00C73EB7">
            <w:pPr>
              <w:rPr>
                <w:ins w:id="2069" w:author="David Conklin" w:date="2021-07-07T10:25:00Z"/>
              </w:rPr>
            </w:pPr>
            <w:ins w:id="2070" w:author="David Conklin" w:date="2021-07-07T10:25:00Z">
              <w:r>
                <w:t>evaporation from reservoirs</w:t>
              </w:r>
            </w:ins>
          </w:p>
        </w:tc>
        <w:tc>
          <w:tcPr>
            <w:tcW w:w="1798" w:type="dxa"/>
          </w:tcPr>
          <w:p w14:paraId="0A1F9760" w14:textId="0E979B8A" w:rsidR="00B61173" w:rsidRDefault="00FA54E2" w:rsidP="00C73EB7">
            <w:pPr>
              <w:jc w:val="right"/>
              <w:rPr>
                <w:ins w:id="2071" w:author="David Conklin" w:date="2021-07-07T10:25:00Z"/>
              </w:rPr>
            </w:pPr>
            <w:ins w:id="2072" w:author="David Conklin" w:date="2021-07-07T11:57:00Z">
              <w:r>
                <w:t>0.</w:t>
              </w:r>
            </w:ins>
            <w:ins w:id="2073" w:author="David Conklin" w:date="2021-07-07T11:58:00Z">
              <w:r>
                <w:t>0</w:t>
              </w:r>
            </w:ins>
            <w:ins w:id="2074" w:author="David Conklin" w:date="2021-07-07T11:57:00Z">
              <w:r>
                <w:t>1</w:t>
              </w:r>
            </w:ins>
            <w:ins w:id="2075" w:author="David Conklin" w:date="2021-07-07T11:58:00Z">
              <w:r>
                <w:t>4e9</w:t>
              </w:r>
            </w:ins>
          </w:p>
        </w:tc>
        <w:tc>
          <w:tcPr>
            <w:tcW w:w="1710" w:type="dxa"/>
          </w:tcPr>
          <w:p w14:paraId="78FEEC1B" w14:textId="77777777" w:rsidR="00B61173" w:rsidRDefault="00B61173" w:rsidP="00C73EB7">
            <w:pPr>
              <w:jc w:val="right"/>
              <w:rPr>
                <w:ins w:id="2076" w:author="David Conklin" w:date="2021-07-07T10:25:00Z"/>
              </w:rPr>
            </w:pPr>
          </w:p>
        </w:tc>
        <w:tc>
          <w:tcPr>
            <w:tcW w:w="2880" w:type="dxa"/>
          </w:tcPr>
          <w:p w14:paraId="66B4BB69" w14:textId="281A1D5B" w:rsidR="00B61173" w:rsidRDefault="00AF2026" w:rsidP="00C73EB7">
            <w:pPr>
              <w:jc w:val="right"/>
              <w:rPr>
                <w:ins w:id="2077" w:author="David Conklin" w:date="2021-07-07T10:25:00Z"/>
              </w:rPr>
            </w:pPr>
            <w:ins w:id="2078" w:author="David Conklin" w:date="2021-07-07T13:04:00Z">
              <w:r>
                <w:t>35.</w:t>
              </w:r>
            </w:ins>
            <w:ins w:id="2079" w:author="David Conklin" w:date="2021-07-07T15:51:00Z">
              <w:r w:rsidR="00671B44">
                <w:t>93</w:t>
              </w:r>
            </w:ins>
            <w:ins w:id="2080" w:author="David Conklin" w:date="2021-07-07T10:25:00Z">
              <w:r w:rsidR="00B61173">
                <w:t>e9</w:t>
              </w:r>
            </w:ins>
          </w:p>
        </w:tc>
      </w:tr>
      <w:tr w:rsidR="00B61173" w14:paraId="1BCB3864" w14:textId="77777777" w:rsidTr="00C73EB7">
        <w:trPr>
          <w:ins w:id="2081" w:author="David Conklin" w:date="2021-07-07T10:25:00Z"/>
        </w:trPr>
        <w:tc>
          <w:tcPr>
            <w:tcW w:w="0" w:type="auto"/>
          </w:tcPr>
          <w:p w14:paraId="4EB04F48" w14:textId="77777777" w:rsidR="00B61173" w:rsidRDefault="00B61173" w:rsidP="00C73EB7">
            <w:pPr>
              <w:jc w:val="right"/>
              <w:rPr>
                <w:ins w:id="2082" w:author="David Conklin" w:date="2021-07-07T10:25:00Z"/>
              </w:rPr>
            </w:pPr>
            <w:ins w:id="2083" w:author="David Conklin" w:date="2021-07-07T10:25:00Z">
              <w:r>
                <w:t>total out</w:t>
              </w:r>
            </w:ins>
          </w:p>
        </w:tc>
        <w:tc>
          <w:tcPr>
            <w:tcW w:w="1798" w:type="dxa"/>
          </w:tcPr>
          <w:p w14:paraId="5CDE51C0" w14:textId="70AD72EE" w:rsidR="00B61173" w:rsidRDefault="00CD359D" w:rsidP="00C73EB7">
            <w:pPr>
              <w:jc w:val="right"/>
              <w:rPr>
                <w:ins w:id="2084" w:author="David Conklin" w:date="2021-07-07T10:25:00Z"/>
              </w:rPr>
            </w:pPr>
            <w:ins w:id="2085" w:author="David Conklin" w:date="2021-07-07T12:00:00Z">
              <w:r>
                <w:t>3.392</w:t>
              </w:r>
            </w:ins>
            <w:ins w:id="2086" w:author="David Conklin" w:date="2021-07-07T10:25:00Z">
              <w:r w:rsidR="00B61173">
                <w:t>e9</w:t>
              </w:r>
            </w:ins>
          </w:p>
        </w:tc>
        <w:tc>
          <w:tcPr>
            <w:tcW w:w="1710" w:type="dxa"/>
          </w:tcPr>
          <w:p w14:paraId="57F30F5C" w14:textId="77777777" w:rsidR="00B61173" w:rsidRDefault="00B61173" w:rsidP="00C73EB7">
            <w:pPr>
              <w:jc w:val="right"/>
              <w:rPr>
                <w:ins w:id="2087" w:author="David Conklin" w:date="2021-07-07T10:25:00Z"/>
              </w:rPr>
            </w:pPr>
          </w:p>
        </w:tc>
        <w:tc>
          <w:tcPr>
            <w:tcW w:w="2880" w:type="dxa"/>
          </w:tcPr>
          <w:p w14:paraId="22A129BF" w14:textId="5B9EA05A" w:rsidR="00B61173" w:rsidRDefault="00671B44" w:rsidP="00C73EB7">
            <w:pPr>
              <w:jc w:val="right"/>
              <w:rPr>
                <w:ins w:id="2088" w:author="David Conklin" w:date="2021-07-07T10:25:00Z"/>
              </w:rPr>
            </w:pPr>
            <w:ins w:id="2089" w:author="David Conklin" w:date="2021-07-07T15:52:00Z">
              <w:r>
                <w:t>189.76e9</w:t>
              </w:r>
            </w:ins>
          </w:p>
        </w:tc>
      </w:tr>
      <w:tr w:rsidR="00B61173" w14:paraId="6586CCF2" w14:textId="77777777" w:rsidTr="00C73EB7">
        <w:trPr>
          <w:ins w:id="2090" w:author="David Conklin" w:date="2021-07-07T10:25:00Z"/>
        </w:trPr>
        <w:tc>
          <w:tcPr>
            <w:tcW w:w="0" w:type="auto"/>
          </w:tcPr>
          <w:p w14:paraId="5E3F0A0D" w14:textId="77777777" w:rsidR="00B61173" w:rsidRDefault="00B61173" w:rsidP="00C73EB7">
            <w:pPr>
              <w:jc w:val="right"/>
              <w:rPr>
                <w:ins w:id="2091" w:author="David Conklin" w:date="2021-07-07T10:25:00Z"/>
              </w:rPr>
            </w:pPr>
            <w:ins w:id="2092" w:author="David Conklin" w:date="2021-07-07T10:25:00Z">
              <w:r>
                <w:t>discrepancy</w:t>
              </w:r>
            </w:ins>
          </w:p>
        </w:tc>
        <w:tc>
          <w:tcPr>
            <w:tcW w:w="1798" w:type="dxa"/>
          </w:tcPr>
          <w:p w14:paraId="337177A1" w14:textId="06C6A641" w:rsidR="00B61173" w:rsidRDefault="00B61173" w:rsidP="00C73EB7">
            <w:pPr>
              <w:jc w:val="right"/>
              <w:rPr>
                <w:ins w:id="2093" w:author="David Conklin" w:date="2021-07-07T10:25:00Z"/>
              </w:rPr>
            </w:pPr>
            <w:ins w:id="2094" w:author="David Conklin" w:date="2021-07-07T10:25:00Z">
              <w:r>
                <w:t>-0.</w:t>
              </w:r>
            </w:ins>
            <w:ins w:id="2095" w:author="David Conklin" w:date="2021-07-07T12:03:00Z">
              <w:r w:rsidR="00CD359D">
                <w:t>622</w:t>
              </w:r>
            </w:ins>
            <w:ins w:id="2096" w:author="David Conklin" w:date="2021-07-07T10:25:00Z">
              <w:r>
                <w:t>e9</w:t>
              </w:r>
            </w:ins>
          </w:p>
        </w:tc>
        <w:tc>
          <w:tcPr>
            <w:tcW w:w="1710" w:type="dxa"/>
          </w:tcPr>
          <w:p w14:paraId="23072C57" w14:textId="77777777" w:rsidR="00B61173" w:rsidRDefault="00B61173" w:rsidP="00C73EB7">
            <w:pPr>
              <w:jc w:val="right"/>
              <w:rPr>
                <w:ins w:id="2097" w:author="David Conklin" w:date="2021-07-07T10:25:00Z"/>
              </w:rPr>
            </w:pPr>
          </w:p>
        </w:tc>
        <w:tc>
          <w:tcPr>
            <w:tcW w:w="2880" w:type="dxa"/>
          </w:tcPr>
          <w:p w14:paraId="653CB8B4" w14:textId="625A58AD" w:rsidR="00B61173" w:rsidRDefault="00AF2026" w:rsidP="00C73EB7">
            <w:pPr>
              <w:jc w:val="right"/>
              <w:rPr>
                <w:ins w:id="2098" w:author="David Conklin" w:date="2021-07-07T10:25:00Z"/>
              </w:rPr>
            </w:pPr>
            <w:ins w:id="2099" w:author="David Conklin" w:date="2021-07-07T13:06:00Z">
              <w:r>
                <w:t>-</w:t>
              </w:r>
            </w:ins>
            <w:ins w:id="2100" w:author="David Conklin" w:date="2021-07-07T15:53:00Z">
              <w:r w:rsidR="00671B44">
                <w:t>19.64</w:t>
              </w:r>
            </w:ins>
            <w:ins w:id="2101" w:author="David Conklin" w:date="2021-07-07T13:06:00Z">
              <w:r>
                <w:t>e9</w:t>
              </w:r>
            </w:ins>
          </w:p>
        </w:tc>
      </w:tr>
      <w:tr w:rsidR="00B61173" w14:paraId="5886C6B7" w14:textId="77777777" w:rsidTr="00C73EB7">
        <w:trPr>
          <w:ins w:id="2102" w:author="David Conklin" w:date="2021-07-07T10:25:00Z"/>
        </w:trPr>
        <w:tc>
          <w:tcPr>
            <w:tcW w:w="0" w:type="auto"/>
          </w:tcPr>
          <w:p w14:paraId="7F714DE8" w14:textId="77777777" w:rsidR="00B61173" w:rsidRDefault="00B61173" w:rsidP="00C73EB7">
            <w:pPr>
              <w:jc w:val="right"/>
              <w:rPr>
                <w:ins w:id="2103" w:author="David Conklin" w:date="2021-07-07T10:25:00Z"/>
              </w:rPr>
            </w:pPr>
            <w:ins w:id="2104" w:author="David Conklin" w:date="2021-07-07T10:25:00Z">
              <w:r>
                <w:t>discrepancy, %</w:t>
              </w:r>
            </w:ins>
          </w:p>
        </w:tc>
        <w:tc>
          <w:tcPr>
            <w:tcW w:w="1798" w:type="dxa"/>
          </w:tcPr>
          <w:p w14:paraId="38C6AFFF" w14:textId="49F751B3" w:rsidR="00B61173" w:rsidRDefault="00B61173" w:rsidP="00C73EB7">
            <w:pPr>
              <w:jc w:val="right"/>
              <w:rPr>
                <w:ins w:id="2105" w:author="David Conklin" w:date="2021-07-07T10:25:00Z"/>
              </w:rPr>
            </w:pPr>
            <w:ins w:id="2106" w:author="David Conklin" w:date="2021-07-07T10:25:00Z">
              <w:r>
                <w:t>-</w:t>
              </w:r>
            </w:ins>
            <w:ins w:id="2107" w:author="David Conklin" w:date="2021-07-07T12:04:00Z">
              <w:r w:rsidR="00CD359D">
                <w:t>15.5</w:t>
              </w:r>
            </w:ins>
            <w:ins w:id="2108" w:author="David Conklin" w:date="2021-07-07T10:25:00Z">
              <w:r>
                <w:t>%</w:t>
              </w:r>
            </w:ins>
          </w:p>
        </w:tc>
        <w:tc>
          <w:tcPr>
            <w:tcW w:w="1710" w:type="dxa"/>
          </w:tcPr>
          <w:p w14:paraId="395AA713" w14:textId="77777777" w:rsidR="00B61173" w:rsidRDefault="00B61173" w:rsidP="00C73EB7">
            <w:pPr>
              <w:jc w:val="right"/>
              <w:rPr>
                <w:ins w:id="2109" w:author="David Conklin" w:date="2021-07-07T10:25:00Z"/>
              </w:rPr>
            </w:pPr>
          </w:p>
        </w:tc>
        <w:tc>
          <w:tcPr>
            <w:tcW w:w="2880" w:type="dxa"/>
          </w:tcPr>
          <w:p w14:paraId="65C84AC8" w14:textId="7E161DCB" w:rsidR="00B61173" w:rsidRDefault="00B61173" w:rsidP="00C73EB7">
            <w:pPr>
              <w:jc w:val="right"/>
              <w:rPr>
                <w:ins w:id="2110" w:author="David Conklin" w:date="2021-07-07T10:25:00Z"/>
              </w:rPr>
            </w:pPr>
            <w:ins w:id="2111" w:author="David Conklin" w:date="2021-07-07T10:25:00Z">
              <w:r>
                <w:t>-</w:t>
              </w:r>
            </w:ins>
            <w:ins w:id="2112" w:author="David Conklin" w:date="2021-07-07T15:53:00Z">
              <w:r w:rsidR="00671B44">
                <w:t>9.4</w:t>
              </w:r>
            </w:ins>
            <w:ins w:id="2113" w:author="David Conklin" w:date="2021-07-07T10:25:00Z">
              <w:r>
                <w:t>%</w:t>
              </w:r>
            </w:ins>
          </w:p>
          <w:p w14:paraId="4FE9D46A" w14:textId="77777777" w:rsidR="00B61173" w:rsidRDefault="00B61173" w:rsidP="00C73EB7">
            <w:pPr>
              <w:jc w:val="right"/>
              <w:rPr>
                <w:ins w:id="2114" w:author="David Conklin" w:date="2021-07-07T10:25:00Z"/>
              </w:rPr>
            </w:pPr>
          </w:p>
        </w:tc>
      </w:tr>
    </w:tbl>
    <w:p w14:paraId="45823D03" w14:textId="77777777" w:rsidR="00B61173" w:rsidRDefault="00B61173" w:rsidP="00B61173">
      <w:pPr>
        <w:rPr>
          <w:ins w:id="2115" w:author="David Conklin" w:date="2021-07-07T10:25:00Z"/>
        </w:rPr>
      </w:pPr>
    </w:p>
    <w:p w14:paraId="231115C3" w14:textId="22E27629" w:rsidR="00B823D2" w:rsidDel="009E3F34" w:rsidRDefault="00B823D2" w:rsidP="00B47486">
      <w:pPr>
        <w:rPr>
          <w:del w:id="2116" w:author="David Conklin" w:date="2021-07-05T12:32:00Z"/>
        </w:rPr>
      </w:pPr>
    </w:p>
    <w:p w14:paraId="11395B98" w14:textId="77777777" w:rsidR="003410F4" w:rsidRDefault="003410F4" w:rsidP="00B47486"/>
    <w:p w14:paraId="014F94F9" w14:textId="77777777" w:rsidR="00B33FF4" w:rsidRDefault="00B33FF4" w:rsidP="00B33FF4">
      <w:pPr>
        <w:rPr>
          <w:ins w:id="2117" w:author="David Conklin" w:date="2021-07-07T13:24:00Z"/>
        </w:rPr>
      </w:pPr>
      <w:bookmarkStart w:id="2118" w:name="_Toc76532140"/>
    </w:p>
    <w:p w14:paraId="6512B2A7" w14:textId="77777777" w:rsidR="00B33FF4" w:rsidRDefault="00B33FF4" w:rsidP="00B33FF4">
      <w:pPr>
        <w:rPr>
          <w:ins w:id="2119" w:author="David Conklin" w:date="2021-07-07T13:24:00Z"/>
        </w:rPr>
      </w:pPr>
      <w:ins w:id="2120" w:author="David Conklin" w:date="2021-07-07T13:24:00Z">
        <w:r>
          <w:t>As of 7/1/21 CW3M ver. 409, for the 9 years 2010-18, CW3M simulates this yearly thermal energy budget for the stream network, including reservoirs, in the McKenzie basin.</w:t>
        </w:r>
      </w:ins>
    </w:p>
    <w:tbl>
      <w:tblPr>
        <w:tblStyle w:val="TableGrid"/>
        <w:tblW w:w="0" w:type="auto"/>
        <w:tblLook w:val="04A0" w:firstRow="1" w:lastRow="0" w:firstColumn="1" w:lastColumn="0" w:noHBand="0" w:noVBand="1"/>
      </w:tblPr>
      <w:tblGrid>
        <w:gridCol w:w="2962"/>
        <w:gridCol w:w="1798"/>
        <w:gridCol w:w="1710"/>
        <w:gridCol w:w="2880"/>
      </w:tblGrid>
      <w:tr w:rsidR="00B33FF4" w14:paraId="752E46DC" w14:textId="77777777" w:rsidTr="00C73EB7">
        <w:trPr>
          <w:ins w:id="2121" w:author="David Conklin" w:date="2021-07-07T13:24:00Z"/>
        </w:trPr>
        <w:tc>
          <w:tcPr>
            <w:tcW w:w="0" w:type="auto"/>
          </w:tcPr>
          <w:p w14:paraId="195C923A" w14:textId="77777777" w:rsidR="00B33FF4" w:rsidRPr="00036F50" w:rsidRDefault="00B33FF4" w:rsidP="00C73EB7">
            <w:pPr>
              <w:jc w:val="center"/>
              <w:rPr>
                <w:ins w:id="2122" w:author="David Conklin" w:date="2021-07-07T13:24:00Z"/>
                <w:b/>
                <w:bCs/>
              </w:rPr>
            </w:pPr>
            <w:ins w:id="2123" w:author="David Conklin" w:date="2021-07-07T13:24:00Z">
              <w:r w:rsidRPr="00036F50">
                <w:rPr>
                  <w:b/>
                  <w:bCs/>
                </w:rPr>
                <w:t>Inputs</w:t>
              </w:r>
            </w:ins>
          </w:p>
        </w:tc>
        <w:tc>
          <w:tcPr>
            <w:tcW w:w="1798" w:type="dxa"/>
          </w:tcPr>
          <w:p w14:paraId="0F628D0C" w14:textId="77777777" w:rsidR="00B33FF4" w:rsidRPr="00787EC2" w:rsidRDefault="00B33FF4" w:rsidP="00C73EB7">
            <w:pPr>
              <w:rPr>
                <w:ins w:id="2124" w:author="David Conklin" w:date="2021-07-07T13:24:00Z"/>
              </w:rPr>
            </w:pPr>
            <w:ins w:id="2125" w:author="David Conklin" w:date="2021-07-07T13:24:00Z">
              <w:r>
                <w:t>volume, m</w:t>
              </w:r>
              <w:r>
                <w:rPr>
                  <w:vertAlign w:val="superscript"/>
                </w:rPr>
                <w:t>3</w:t>
              </w:r>
              <w:r>
                <w:t xml:space="preserve"> </w:t>
              </w:r>
            </w:ins>
          </w:p>
        </w:tc>
        <w:tc>
          <w:tcPr>
            <w:tcW w:w="1710" w:type="dxa"/>
          </w:tcPr>
          <w:p w14:paraId="52C9ADE5" w14:textId="77777777" w:rsidR="00B33FF4" w:rsidRDefault="00B33FF4" w:rsidP="00C73EB7">
            <w:pPr>
              <w:rPr>
                <w:ins w:id="2126" w:author="David Conklin" w:date="2021-07-07T13:24:00Z"/>
              </w:rPr>
            </w:pPr>
            <w:ins w:id="2127" w:author="David Conklin" w:date="2021-07-07T13:24:00Z">
              <w:r>
                <w:rPr>
                  <w:rFonts w:cstheme="minorHAnsi"/>
                </w:rPr>
                <w:t>average temperature, °</w:t>
              </w:r>
              <w:r>
                <w:t>C</w:t>
              </w:r>
            </w:ins>
          </w:p>
        </w:tc>
        <w:tc>
          <w:tcPr>
            <w:tcW w:w="2880" w:type="dxa"/>
          </w:tcPr>
          <w:p w14:paraId="1E210E4C" w14:textId="77777777" w:rsidR="00B33FF4" w:rsidRDefault="00B33FF4" w:rsidP="00C73EB7">
            <w:pPr>
              <w:rPr>
                <w:ins w:id="2128" w:author="David Conklin" w:date="2021-07-07T13:24:00Z"/>
              </w:rPr>
            </w:pPr>
            <w:ins w:id="2129" w:author="David Conklin" w:date="2021-07-07T13:24:00Z">
              <w:r>
                <w:t>thermal energy, MJ</w:t>
              </w:r>
            </w:ins>
          </w:p>
        </w:tc>
      </w:tr>
      <w:tr w:rsidR="00B33FF4" w14:paraId="4D2E6298" w14:textId="77777777" w:rsidTr="00C73EB7">
        <w:trPr>
          <w:ins w:id="2130" w:author="David Conklin" w:date="2021-07-07T13:24:00Z"/>
        </w:trPr>
        <w:tc>
          <w:tcPr>
            <w:tcW w:w="0" w:type="auto"/>
          </w:tcPr>
          <w:p w14:paraId="0B614A2E" w14:textId="77777777" w:rsidR="00B33FF4" w:rsidRDefault="00B33FF4" w:rsidP="00C73EB7">
            <w:pPr>
              <w:rPr>
                <w:ins w:id="2131" w:author="David Conklin" w:date="2021-07-07T13:24:00Z"/>
              </w:rPr>
            </w:pPr>
            <w:ins w:id="2132" w:author="David Conklin" w:date="2021-07-07T13:24:00Z">
              <w:r>
                <w:t>runoff from land surface</w:t>
              </w:r>
            </w:ins>
          </w:p>
        </w:tc>
        <w:tc>
          <w:tcPr>
            <w:tcW w:w="1798" w:type="dxa"/>
          </w:tcPr>
          <w:p w14:paraId="2E677BB0" w14:textId="77777777" w:rsidR="00B33FF4" w:rsidRDefault="00B33FF4" w:rsidP="00C73EB7">
            <w:pPr>
              <w:jc w:val="right"/>
              <w:rPr>
                <w:ins w:id="2133" w:author="David Conklin" w:date="2021-07-07T13:24:00Z"/>
              </w:rPr>
            </w:pPr>
            <w:ins w:id="2134" w:author="David Conklin" w:date="2021-07-07T13:24:00Z">
              <w:r>
                <w:t xml:space="preserve">3.799e9 </w:t>
              </w:r>
            </w:ins>
          </w:p>
        </w:tc>
        <w:tc>
          <w:tcPr>
            <w:tcW w:w="1710" w:type="dxa"/>
          </w:tcPr>
          <w:p w14:paraId="5300D286" w14:textId="77777777" w:rsidR="00B33FF4" w:rsidRDefault="00B33FF4" w:rsidP="00C73EB7">
            <w:pPr>
              <w:jc w:val="right"/>
              <w:rPr>
                <w:ins w:id="2135" w:author="David Conklin" w:date="2021-07-07T13:24:00Z"/>
              </w:rPr>
            </w:pPr>
            <w:ins w:id="2136" w:author="David Conklin" w:date="2021-07-07T13:24:00Z">
              <w:r>
                <w:t>9.0</w:t>
              </w:r>
            </w:ins>
          </w:p>
        </w:tc>
        <w:tc>
          <w:tcPr>
            <w:tcW w:w="2880" w:type="dxa"/>
          </w:tcPr>
          <w:p w14:paraId="6199325F" w14:textId="77777777" w:rsidR="00B33FF4" w:rsidRDefault="00B33FF4" w:rsidP="00C73EB7">
            <w:pPr>
              <w:jc w:val="right"/>
              <w:rPr>
                <w:ins w:id="2137" w:author="David Conklin" w:date="2021-07-07T13:24:00Z"/>
              </w:rPr>
            </w:pPr>
            <w:ins w:id="2138" w:author="David Conklin" w:date="2021-07-07T13:24:00Z">
              <w:r>
                <w:t>143.1e9</w:t>
              </w:r>
            </w:ins>
          </w:p>
        </w:tc>
      </w:tr>
      <w:tr w:rsidR="00B33FF4" w14:paraId="1E291092" w14:textId="77777777" w:rsidTr="00C73EB7">
        <w:trPr>
          <w:ins w:id="2139" w:author="David Conklin" w:date="2021-07-07T13:24:00Z"/>
        </w:trPr>
        <w:tc>
          <w:tcPr>
            <w:tcW w:w="0" w:type="auto"/>
          </w:tcPr>
          <w:p w14:paraId="07893345" w14:textId="77777777" w:rsidR="00B33FF4" w:rsidRDefault="00B33FF4" w:rsidP="00C73EB7">
            <w:pPr>
              <w:rPr>
                <w:ins w:id="2140" w:author="David Conklin" w:date="2021-07-07T13:24:00Z"/>
              </w:rPr>
            </w:pPr>
            <w:ins w:id="2141" w:author="David Conklin" w:date="2021-07-07T13:24:00Z">
              <w:r>
                <w:t>springs</w:t>
              </w:r>
            </w:ins>
          </w:p>
        </w:tc>
        <w:tc>
          <w:tcPr>
            <w:tcW w:w="1798" w:type="dxa"/>
          </w:tcPr>
          <w:p w14:paraId="35808D92" w14:textId="77777777" w:rsidR="00B33FF4" w:rsidRDefault="00B33FF4" w:rsidP="00C73EB7">
            <w:pPr>
              <w:jc w:val="right"/>
              <w:rPr>
                <w:ins w:id="2142" w:author="David Conklin" w:date="2021-07-07T13:24:00Z"/>
              </w:rPr>
            </w:pPr>
            <w:ins w:id="2143" w:author="David Conklin" w:date="2021-07-07T13:24:00Z">
              <w:r>
                <w:t>0.893e9</w:t>
              </w:r>
            </w:ins>
          </w:p>
        </w:tc>
        <w:tc>
          <w:tcPr>
            <w:tcW w:w="1710" w:type="dxa"/>
          </w:tcPr>
          <w:p w14:paraId="1FC3FA06" w14:textId="77777777" w:rsidR="00B33FF4" w:rsidRDefault="00B33FF4" w:rsidP="00C73EB7">
            <w:pPr>
              <w:jc w:val="right"/>
              <w:rPr>
                <w:ins w:id="2144" w:author="David Conklin" w:date="2021-07-07T13:24:00Z"/>
              </w:rPr>
            </w:pPr>
            <w:ins w:id="2145" w:author="David Conklin" w:date="2021-07-07T13:24:00Z">
              <w:r>
                <w:t>4.9</w:t>
              </w:r>
            </w:ins>
          </w:p>
        </w:tc>
        <w:tc>
          <w:tcPr>
            <w:tcW w:w="2880" w:type="dxa"/>
          </w:tcPr>
          <w:p w14:paraId="3C5B85CE" w14:textId="77777777" w:rsidR="00B33FF4" w:rsidRDefault="00B33FF4" w:rsidP="00C73EB7">
            <w:pPr>
              <w:jc w:val="right"/>
              <w:rPr>
                <w:ins w:id="2146" w:author="David Conklin" w:date="2021-07-07T13:24:00Z"/>
              </w:rPr>
            </w:pPr>
            <w:ins w:id="2147" w:author="David Conklin" w:date="2021-07-07T13:24:00Z">
              <w:r>
                <w:t>18.3e9</w:t>
              </w:r>
            </w:ins>
          </w:p>
        </w:tc>
      </w:tr>
      <w:tr w:rsidR="00B33FF4" w14:paraId="71CB018E" w14:textId="77777777" w:rsidTr="00C73EB7">
        <w:trPr>
          <w:ins w:id="2148" w:author="David Conklin" w:date="2021-07-07T13:24:00Z"/>
        </w:trPr>
        <w:tc>
          <w:tcPr>
            <w:tcW w:w="0" w:type="auto"/>
          </w:tcPr>
          <w:p w14:paraId="286D77A0" w14:textId="77777777" w:rsidR="00B33FF4" w:rsidRDefault="00B33FF4" w:rsidP="00C73EB7">
            <w:pPr>
              <w:rPr>
                <w:ins w:id="2149" w:author="David Conklin" w:date="2021-07-07T13:24:00Z"/>
              </w:rPr>
            </w:pPr>
            <w:ins w:id="2150" w:author="David Conklin" w:date="2021-07-07T13:24:00Z">
              <w:r>
                <w:t>insolation of reaches</w:t>
              </w:r>
            </w:ins>
          </w:p>
        </w:tc>
        <w:tc>
          <w:tcPr>
            <w:tcW w:w="1798" w:type="dxa"/>
          </w:tcPr>
          <w:p w14:paraId="0A92ECA7" w14:textId="77777777" w:rsidR="00B33FF4" w:rsidRDefault="00B33FF4" w:rsidP="00C73EB7">
            <w:pPr>
              <w:jc w:val="right"/>
              <w:rPr>
                <w:ins w:id="2151" w:author="David Conklin" w:date="2021-07-07T13:24:00Z"/>
              </w:rPr>
            </w:pPr>
          </w:p>
        </w:tc>
        <w:tc>
          <w:tcPr>
            <w:tcW w:w="1710" w:type="dxa"/>
          </w:tcPr>
          <w:p w14:paraId="418D66A2" w14:textId="77777777" w:rsidR="00B33FF4" w:rsidRDefault="00B33FF4" w:rsidP="00C73EB7">
            <w:pPr>
              <w:jc w:val="right"/>
              <w:rPr>
                <w:ins w:id="2152" w:author="David Conklin" w:date="2021-07-07T13:24:00Z"/>
              </w:rPr>
            </w:pPr>
          </w:p>
        </w:tc>
        <w:tc>
          <w:tcPr>
            <w:tcW w:w="2880" w:type="dxa"/>
          </w:tcPr>
          <w:p w14:paraId="68A735E2" w14:textId="77777777" w:rsidR="00B33FF4" w:rsidRDefault="00B33FF4" w:rsidP="00C73EB7">
            <w:pPr>
              <w:jc w:val="right"/>
              <w:rPr>
                <w:ins w:id="2153" w:author="David Conklin" w:date="2021-07-07T13:24:00Z"/>
              </w:rPr>
            </w:pPr>
            <w:ins w:id="2154" w:author="David Conklin" w:date="2021-07-07T13:24:00Z">
              <w:r>
                <w:t>56.2e9</w:t>
              </w:r>
            </w:ins>
          </w:p>
        </w:tc>
      </w:tr>
      <w:tr w:rsidR="00B33FF4" w14:paraId="331FDD91" w14:textId="77777777" w:rsidTr="00C73EB7">
        <w:trPr>
          <w:ins w:id="2155" w:author="David Conklin" w:date="2021-07-07T13:24:00Z"/>
        </w:trPr>
        <w:tc>
          <w:tcPr>
            <w:tcW w:w="0" w:type="auto"/>
          </w:tcPr>
          <w:p w14:paraId="1407985A" w14:textId="77777777" w:rsidR="00B33FF4" w:rsidRDefault="00B33FF4" w:rsidP="00C73EB7">
            <w:pPr>
              <w:rPr>
                <w:ins w:id="2156" w:author="David Conklin" w:date="2021-07-07T13:24:00Z"/>
              </w:rPr>
            </w:pPr>
            <w:ins w:id="2157" w:author="David Conklin" w:date="2021-07-07T13:24:00Z">
              <w:r>
                <w:t>insolation of reservoirs</w:t>
              </w:r>
            </w:ins>
          </w:p>
        </w:tc>
        <w:tc>
          <w:tcPr>
            <w:tcW w:w="1798" w:type="dxa"/>
          </w:tcPr>
          <w:p w14:paraId="026C809A" w14:textId="77777777" w:rsidR="00B33FF4" w:rsidRDefault="00B33FF4" w:rsidP="00C73EB7">
            <w:pPr>
              <w:jc w:val="right"/>
              <w:rPr>
                <w:ins w:id="2158" w:author="David Conklin" w:date="2021-07-07T13:24:00Z"/>
              </w:rPr>
            </w:pPr>
          </w:p>
        </w:tc>
        <w:tc>
          <w:tcPr>
            <w:tcW w:w="1710" w:type="dxa"/>
          </w:tcPr>
          <w:p w14:paraId="178E4780" w14:textId="77777777" w:rsidR="00B33FF4" w:rsidRDefault="00B33FF4" w:rsidP="00C73EB7">
            <w:pPr>
              <w:jc w:val="right"/>
              <w:rPr>
                <w:ins w:id="2159" w:author="David Conklin" w:date="2021-07-07T13:24:00Z"/>
              </w:rPr>
            </w:pPr>
          </w:p>
        </w:tc>
        <w:tc>
          <w:tcPr>
            <w:tcW w:w="2880" w:type="dxa"/>
          </w:tcPr>
          <w:p w14:paraId="4859ABC7" w14:textId="77777777" w:rsidR="00B33FF4" w:rsidRDefault="00B33FF4" w:rsidP="00C73EB7">
            <w:pPr>
              <w:jc w:val="right"/>
              <w:rPr>
                <w:ins w:id="2160" w:author="David Conklin" w:date="2021-07-07T13:24:00Z"/>
              </w:rPr>
            </w:pPr>
            <w:ins w:id="2161" w:author="David Conklin" w:date="2021-07-07T13:24:00Z">
              <w:r>
                <w:t>32.1e9</w:t>
              </w:r>
            </w:ins>
          </w:p>
        </w:tc>
      </w:tr>
      <w:tr w:rsidR="00B33FF4" w14:paraId="50584677" w14:textId="77777777" w:rsidTr="00C73EB7">
        <w:trPr>
          <w:ins w:id="2162" w:author="David Conklin" w:date="2021-07-07T13:24:00Z"/>
        </w:trPr>
        <w:tc>
          <w:tcPr>
            <w:tcW w:w="0" w:type="auto"/>
          </w:tcPr>
          <w:p w14:paraId="6883C935" w14:textId="77777777" w:rsidR="00B33FF4" w:rsidRDefault="00B33FF4" w:rsidP="00C73EB7">
            <w:pPr>
              <w:rPr>
                <w:ins w:id="2163" w:author="David Conklin" w:date="2021-07-07T13:24:00Z"/>
              </w:rPr>
            </w:pPr>
            <w:ins w:id="2164" w:author="David Conklin" w:date="2021-07-07T13:24:00Z">
              <w:r>
                <w:t>added by model</w:t>
              </w:r>
            </w:ins>
          </w:p>
        </w:tc>
        <w:tc>
          <w:tcPr>
            <w:tcW w:w="1798" w:type="dxa"/>
          </w:tcPr>
          <w:p w14:paraId="22CAE5AD" w14:textId="77777777" w:rsidR="00B33FF4" w:rsidRDefault="00B33FF4" w:rsidP="00C73EB7">
            <w:pPr>
              <w:jc w:val="right"/>
              <w:rPr>
                <w:ins w:id="2165" w:author="David Conklin" w:date="2021-07-07T13:24:00Z"/>
              </w:rPr>
            </w:pPr>
            <w:ins w:id="2166" w:author="David Conklin" w:date="2021-07-07T13:24:00Z">
              <w:r>
                <w:t>0.023e9</w:t>
              </w:r>
            </w:ins>
          </w:p>
        </w:tc>
        <w:tc>
          <w:tcPr>
            <w:tcW w:w="1710" w:type="dxa"/>
          </w:tcPr>
          <w:p w14:paraId="5CD9D525" w14:textId="77777777" w:rsidR="00B33FF4" w:rsidRDefault="00B33FF4" w:rsidP="00C73EB7">
            <w:pPr>
              <w:jc w:val="right"/>
              <w:rPr>
                <w:ins w:id="2167" w:author="David Conklin" w:date="2021-07-07T13:24:00Z"/>
              </w:rPr>
            </w:pPr>
          </w:p>
        </w:tc>
        <w:tc>
          <w:tcPr>
            <w:tcW w:w="2880" w:type="dxa"/>
          </w:tcPr>
          <w:p w14:paraId="2BD2C83B" w14:textId="77777777" w:rsidR="00B33FF4" w:rsidRDefault="00B33FF4" w:rsidP="00C73EB7">
            <w:pPr>
              <w:jc w:val="right"/>
              <w:rPr>
                <w:ins w:id="2168" w:author="David Conklin" w:date="2021-07-07T13:24:00Z"/>
              </w:rPr>
            </w:pPr>
            <w:ins w:id="2169" w:author="David Conklin" w:date="2021-07-07T13:24:00Z">
              <w:r>
                <w:t>negligible</w:t>
              </w:r>
            </w:ins>
          </w:p>
        </w:tc>
      </w:tr>
      <w:tr w:rsidR="00B33FF4" w14:paraId="1809492B" w14:textId="77777777" w:rsidTr="00C73EB7">
        <w:trPr>
          <w:ins w:id="2170" w:author="David Conklin" w:date="2021-07-07T13:24:00Z"/>
        </w:trPr>
        <w:tc>
          <w:tcPr>
            <w:tcW w:w="0" w:type="auto"/>
          </w:tcPr>
          <w:p w14:paraId="6594248F" w14:textId="77777777" w:rsidR="00B33FF4" w:rsidRDefault="00B33FF4" w:rsidP="00C73EB7">
            <w:pPr>
              <w:jc w:val="right"/>
              <w:rPr>
                <w:ins w:id="2171" w:author="David Conklin" w:date="2021-07-07T13:24:00Z"/>
              </w:rPr>
            </w:pPr>
            <w:ins w:id="2172" w:author="David Conklin" w:date="2021-07-07T13:24:00Z">
              <w:r>
                <w:t>total in</w:t>
              </w:r>
            </w:ins>
          </w:p>
        </w:tc>
        <w:tc>
          <w:tcPr>
            <w:tcW w:w="1798" w:type="dxa"/>
          </w:tcPr>
          <w:p w14:paraId="7F4B8046" w14:textId="77777777" w:rsidR="00B33FF4" w:rsidRDefault="00B33FF4" w:rsidP="00C73EB7">
            <w:pPr>
              <w:jc w:val="right"/>
              <w:rPr>
                <w:ins w:id="2173" w:author="David Conklin" w:date="2021-07-07T13:24:00Z"/>
              </w:rPr>
            </w:pPr>
            <w:ins w:id="2174" w:author="David Conklin" w:date="2021-07-07T13:24:00Z">
              <w:r>
                <w:t>4.715e9</w:t>
              </w:r>
            </w:ins>
          </w:p>
        </w:tc>
        <w:tc>
          <w:tcPr>
            <w:tcW w:w="1710" w:type="dxa"/>
          </w:tcPr>
          <w:p w14:paraId="0E850714" w14:textId="77777777" w:rsidR="00B33FF4" w:rsidRDefault="00B33FF4" w:rsidP="00C73EB7">
            <w:pPr>
              <w:jc w:val="right"/>
              <w:rPr>
                <w:ins w:id="2175" w:author="David Conklin" w:date="2021-07-07T13:24:00Z"/>
              </w:rPr>
            </w:pPr>
          </w:p>
        </w:tc>
        <w:tc>
          <w:tcPr>
            <w:tcW w:w="2880" w:type="dxa"/>
          </w:tcPr>
          <w:p w14:paraId="206D314E" w14:textId="77777777" w:rsidR="00B33FF4" w:rsidRDefault="00B33FF4" w:rsidP="00C73EB7">
            <w:pPr>
              <w:jc w:val="right"/>
              <w:rPr>
                <w:ins w:id="2176" w:author="David Conklin" w:date="2021-07-07T13:24:00Z"/>
              </w:rPr>
            </w:pPr>
            <w:ins w:id="2177" w:author="David Conklin" w:date="2021-07-07T13:24:00Z">
              <w:r>
                <w:t>249.7e9</w:t>
              </w:r>
            </w:ins>
          </w:p>
        </w:tc>
      </w:tr>
      <w:tr w:rsidR="00B33FF4" w14:paraId="44ECB608" w14:textId="77777777" w:rsidTr="00C73EB7">
        <w:trPr>
          <w:ins w:id="2178" w:author="David Conklin" w:date="2021-07-07T13:24:00Z"/>
        </w:trPr>
        <w:tc>
          <w:tcPr>
            <w:tcW w:w="0" w:type="auto"/>
          </w:tcPr>
          <w:p w14:paraId="3748A334" w14:textId="77777777" w:rsidR="00B33FF4" w:rsidRDefault="00B33FF4" w:rsidP="00C73EB7">
            <w:pPr>
              <w:jc w:val="right"/>
              <w:rPr>
                <w:ins w:id="2179" w:author="David Conklin" w:date="2021-07-07T13:24:00Z"/>
              </w:rPr>
            </w:pPr>
          </w:p>
        </w:tc>
        <w:tc>
          <w:tcPr>
            <w:tcW w:w="1798" w:type="dxa"/>
          </w:tcPr>
          <w:p w14:paraId="78A9DEA6" w14:textId="77777777" w:rsidR="00B33FF4" w:rsidRDefault="00B33FF4" w:rsidP="00C73EB7">
            <w:pPr>
              <w:jc w:val="right"/>
              <w:rPr>
                <w:ins w:id="2180" w:author="David Conklin" w:date="2021-07-07T13:24:00Z"/>
              </w:rPr>
            </w:pPr>
          </w:p>
        </w:tc>
        <w:tc>
          <w:tcPr>
            <w:tcW w:w="1710" w:type="dxa"/>
          </w:tcPr>
          <w:p w14:paraId="27CF8190" w14:textId="77777777" w:rsidR="00B33FF4" w:rsidRDefault="00B33FF4" w:rsidP="00C73EB7">
            <w:pPr>
              <w:jc w:val="right"/>
              <w:rPr>
                <w:ins w:id="2181" w:author="David Conklin" w:date="2021-07-07T13:24:00Z"/>
              </w:rPr>
            </w:pPr>
          </w:p>
        </w:tc>
        <w:tc>
          <w:tcPr>
            <w:tcW w:w="2880" w:type="dxa"/>
          </w:tcPr>
          <w:p w14:paraId="5EAA4382" w14:textId="77777777" w:rsidR="00B33FF4" w:rsidRDefault="00B33FF4" w:rsidP="00C73EB7">
            <w:pPr>
              <w:jc w:val="right"/>
              <w:rPr>
                <w:ins w:id="2182" w:author="David Conklin" w:date="2021-07-07T13:24:00Z"/>
              </w:rPr>
            </w:pPr>
          </w:p>
        </w:tc>
      </w:tr>
      <w:tr w:rsidR="00B33FF4" w14:paraId="5C827F4C" w14:textId="77777777" w:rsidTr="00C73EB7">
        <w:trPr>
          <w:ins w:id="2183" w:author="David Conklin" w:date="2021-07-07T13:24:00Z"/>
        </w:trPr>
        <w:tc>
          <w:tcPr>
            <w:tcW w:w="0" w:type="auto"/>
          </w:tcPr>
          <w:p w14:paraId="481028A6" w14:textId="77777777" w:rsidR="00B33FF4" w:rsidRPr="00036F50" w:rsidRDefault="00B33FF4" w:rsidP="00C73EB7">
            <w:pPr>
              <w:jc w:val="center"/>
              <w:rPr>
                <w:ins w:id="2184" w:author="David Conklin" w:date="2021-07-07T13:24:00Z"/>
                <w:b/>
                <w:bCs/>
              </w:rPr>
            </w:pPr>
            <w:ins w:id="2185" w:author="David Conklin" w:date="2021-07-07T13:24:00Z">
              <w:r w:rsidRPr="00036F50">
                <w:rPr>
                  <w:b/>
                  <w:bCs/>
                </w:rPr>
                <w:lastRenderedPageBreak/>
                <w:t>Outputs</w:t>
              </w:r>
            </w:ins>
          </w:p>
        </w:tc>
        <w:tc>
          <w:tcPr>
            <w:tcW w:w="1798" w:type="dxa"/>
          </w:tcPr>
          <w:p w14:paraId="2EF436AE" w14:textId="77777777" w:rsidR="00B33FF4" w:rsidRDefault="00B33FF4" w:rsidP="00C73EB7">
            <w:pPr>
              <w:jc w:val="right"/>
              <w:rPr>
                <w:ins w:id="2186" w:author="David Conklin" w:date="2021-07-07T13:24:00Z"/>
              </w:rPr>
            </w:pPr>
            <w:ins w:id="2187" w:author="David Conklin" w:date="2021-07-07T13:24:00Z">
              <w:r>
                <w:t>volume, m</w:t>
              </w:r>
              <w:r>
                <w:rPr>
                  <w:vertAlign w:val="superscript"/>
                </w:rPr>
                <w:t>3</w:t>
              </w:r>
              <w:r>
                <w:t xml:space="preserve"> </w:t>
              </w:r>
            </w:ins>
          </w:p>
        </w:tc>
        <w:tc>
          <w:tcPr>
            <w:tcW w:w="1710" w:type="dxa"/>
          </w:tcPr>
          <w:p w14:paraId="69E28AE6" w14:textId="77777777" w:rsidR="00B33FF4" w:rsidRDefault="00B33FF4" w:rsidP="00C73EB7">
            <w:pPr>
              <w:jc w:val="right"/>
              <w:rPr>
                <w:ins w:id="2188" w:author="David Conklin" w:date="2021-07-07T13:24:00Z"/>
              </w:rPr>
            </w:pPr>
            <w:ins w:id="2189" w:author="David Conklin" w:date="2021-07-07T13:24:00Z">
              <w:r>
                <w:rPr>
                  <w:rFonts w:cstheme="minorHAnsi"/>
                </w:rPr>
                <w:t>average temperature, °</w:t>
              </w:r>
              <w:r>
                <w:t>C</w:t>
              </w:r>
            </w:ins>
          </w:p>
        </w:tc>
        <w:tc>
          <w:tcPr>
            <w:tcW w:w="2880" w:type="dxa"/>
          </w:tcPr>
          <w:p w14:paraId="32F783A7" w14:textId="77777777" w:rsidR="00B33FF4" w:rsidRDefault="00B33FF4" w:rsidP="00C73EB7">
            <w:pPr>
              <w:jc w:val="right"/>
              <w:rPr>
                <w:ins w:id="2190" w:author="David Conklin" w:date="2021-07-07T13:24:00Z"/>
              </w:rPr>
            </w:pPr>
            <w:ins w:id="2191" w:author="David Conklin" w:date="2021-07-07T13:24:00Z">
              <w:r>
                <w:t>thermal energy, MJ</w:t>
              </w:r>
            </w:ins>
          </w:p>
        </w:tc>
      </w:tr>
      <w:tr w:rsidR="00B33FF4" w14:paraId="77CF3EA0" w14:textId="77777777" w:rsidTr="00C73EB7">
        <w:trPr>
          <w:ins w:id="2192" w:author="David Conklin" w:date="2021-07-07T13:24:00Z"/>
        </w:trPr>
        <w:tc>
          <w:tcPr>
            <w:tcW w:w="0" w:type="auto"/>
          </w:tcPr>
          <w:p w14:paraId="155A7A74" w14:textId="77777777" w:rsidR="00B33FF4" w:rsidRDefault="00B33FF4" w:rsidP="00C73EB7">
            <w:pPr>
              <w:rPr>
                <w:ins w:id="2193" w:author="David Conklin" w:date="2021-07-07T13:24:00Z"/>
              </w:rPr>
            </w:pPr>
            <w:ins w:id="2194" w:author="David Conklin" w:date="2021-07-07T13:24:00Z">
              <w:r>
                <w:t>basin discharge</w:t>
              </w:r>
            </w:ins>
          </w:p>
        </w:tc>
        <w:tc>
          <w:tcPr>
            <w:tcW w:w="1798" w:type="dxa"/>
          </w:tcPr>
          <w:p w14:paraId="4B186093" w14:textId="77777777" w:rsidR="00B33FF4" w:rsidRDefault="00B33FF4" w:rsidP="00C73EB7">
            <w:pPr>
              <w:jc w:val="right"/>
              <w:rPr>
                <w:ins w:id="2195" w:author="David Conklin" w:date="2021-07-07T13:24:00Z"/>
              </w:rPr>
            </w:pPr>
            <w:ins w:id="2196" w:author="David Conklin" w:date="2021-07-07T13:24:00Z">
              <w:r>
                <w:t>4.693e9</w:t>
              </w:r>
            </w:ins>
          </w:p>
        </w:tc>
        <w:tc>
          <w:tcPr>
            <w:tcW w:w="1710" w:type="dxa"/>
          </w:tcPr>
          <w:p w14:paraId="013DB63B" w14:textId="77777777" w:rsidR="00B33FF4" w:rsidRDefault="00B33FF4" w:rsidP="00C73EB7">
            <w:pPr>
              <w:jc w:val="right"/>
              <w:rPr>
                <w:ins w:id="2197" w:author="David Conklin" w:date="2021-07-07T13:24:00Z"/>
              </w:rPr>
            </w:pPr>
            <w:ins w:id="2198" w:author="David Conklin" w:date="2021-07-07T13:24:00Z">
              <w:r>
                <w:t>7.8</w:t>
              </w:r>
            </w:ins>
          </w:p>
        </w:tc>
        <w:tc>
          <w:tcPr>
            <w:tcW w:w="2880" w:type="dxa"/>
          </w:tcPr>
          <w:p w14:paraId="3784AC35" w14:textId="77777777" w:rsidR="00B33FF4" w:rsidRDefault="00B33FF4" w:rsidP="00C73EB7">
            <w:pPr>
              <w:jc w:val="right"/>
              <w:rPr>
                <w:ins w:id="2199" w:author="David Conklin" w:date="2021-07-07T13:24:00Z"/>
              </w:rPr>
            </w:pPr>
            <w:ins w:id="2200" w:author="David Conklin" w:date="2021-07-07T13:24:00Z">
              <w:r>
                <w:t>153.7e9</w:t>
              </w:r>
            </w:ins>
          </w:p>
        </w:tc>
      </w:tr>
      <w:tr w:rsidR="00B33FF4" w14:paraId="5683538F" w14:textId="77777777" w:rsidTr="00C73EB7">
        <w:trPr>
          <w:ins w:id="2201" w:author="David Conklin" w:date="2021-07-07T13:24:00Z"/>
        </w:trPr>
        <w:tc>
          <w:tcPr>
            <w:tcW w:w="0" w:type="auto"/>
          </w:tcPr>
          <w:p w14:paraId="64A26F77" w14:textId="77777777" w:rsidR="00B33FF4" w:rsidRDefault="00B33FF4" w:rsidP="00C73EB7">
            <w:pPr>
              <w:rPr>
                <w:ins w:id="2202" w:author="David Conklin" w:date="2021-07-07T13:24:00Z"/>
              </w:rPr>
            </w:pPr>
            <w:ins w:id="2203" w:author="David Conklin" w:date="2021-07-07T13:24:00Z">
              <w:r>
                <w:t>municipal and irrigation withdrawals from surface waters</w:t>
              </w:r>
            </w:ins>
          </w:p>
        </w:tc>
        <w:tc>
          <w:tcPr>
            <w:tcW w:w="1798" w:type="dxa"/>
          </w:tcPr>
          <w:p w14:paraId="469B2570" w14:textId="77777777" w:rsidR="00B33FF4" w:rsidRDefault="00B33FF4" w:rsidP="00C73EB7">
            <w:pPr>
              <w:jc w:val="right"/>
              <w:rPr>
                <w:ins w:id="2204" w:author="David Conklin" w:date="2021-07-07T13:24:00Z"/>
              </w:rPr>
            </w:pPr>
            <w:ins w:id="2205" w:author="David Conklin" w:date="2021-07-07T13:24:00Z">
              <w:r>
                <w:t>0.005e9</w:t>
              </w:r>
            </w:ins>
          </w:p>
        </w:tc>
        <w:tc>
          <w:tcPr>
            <w:tcW w:w="1710" w:type="dxa"/>
          </w:tcPr>
          <w:p w14:paraId="48F8012B" w14:textId="77777777" w:rsidR="00B33FF4" w:rsidRDefault="00B33FF4" w:rsidP="00C73EB7">
            <w:pPr>
              <w:jc w:val="center"/>
              <w:rPr>
                <w:ins w:id="2206" w:author="David Conklin" w:date="2021-07-07T13:24:00Z"/>
              </w:rPr>
            </w:pPr>
            <w:ins w:id="2207" w:author="David Conklin" w:date="2021-07-07T13:24:00Z">
              <w:r>
                <w:t>&lt;= 15</w:t>
              </w:r>
            </w:ins>
          </w:p>
        </w:tc>
        <w:tc>
          <w:tcPr>
            <w:tcW w:w="2880" w:type="dxa"/>
          </w:tcPr>
          <w:p w14:paraId="6D51B366" w14:textId="77777777" w:rsidR="00B33FF4" w:rsidRDefault="00B33FF4" w:rsidP="00C73EB7">
            <w:pPr>
              <w:jc w:val="right"/>
              <w:rPr>
                <w:ins w:id="2208" w:author="David Conklin" w:date="2021-07-07T13:24:00Z"/>
              </w:rPr>
            </w:pPr>
            <w:ins w:id="2209" w:author="David Conklin" w:date="2021-07-07T13:24:00Z">
              <w:r>
                <w:t>~&lt;= 0.3e9</w:t>
              </w:r>
            </w:ins>
          </w:p>
          <w:p w14:paraId="725C35A8" w14:textId="77777777" w:rsidR="00B33FF4" w:rsidRDefault="00B33FF4" w:rsidP="00C73EB7">
            <w:pPr>
              <w:jc w:val="right"/>
              <w:rPr>
                <w:ins w:id="2210" w:author="David Conklin" w:date="2021-07-07T13:24:00Z"/>
              </w:rPr>
            </w:pPr>
          </w:p>
        </w:tc>
      </w:tr>
      <w:tr w:rsidR="00B33FF4" w14:paraId="7B30DF39" w14:textId="77777777" w:rsidTr="00C73EB7">
        <w:trPr>
          <w:ins w:id="2211" w:author="David Conklin" w:date="2021-07-07T13:24:00Z"/>
        </w:trPr>
        <w:tc>
          <w:tcPr>
            <w:tcW w:w="0" w:type="auto"/>
          </w:tcPr>
          <w:p w14:paraId="07297396" w14:textId="77777777" w:rsidR="00B33FF4" w:rsidRDefault="00B33FF4" w:rsidP="00C73EB7">
            <w:pPr>
              <w:rPr>
                <w:ins w:id="2212" w:author="David Conklin" w:date="2021-07-07T13:24:00Z"/>
              </w:rPr>
            </w:pPr>
            <w:ins w:id="2213" w:author="David Conklin" w:date="2021-07-07T13:24:00Z">
              <w:r>
                <w:t>longwave radiation from reaches</w:t>
              </w:r>
            </w:ins>
          </w:p>
        </w:tc>
        <w:tc>
          <w:tcPr>
            <w:tcW w:w="1798" w:type="dxa"/>
          </w:tcPr>
          <w:p w14:paraId="5C4404C7" w14:textId="77777777" w:rsidR="00B33FF4" w:rsidRDefault="00B33FF4" w:rsidP="00C73EB7">
            <w:pPr>
              <w:jc w:val="right"/>
              <w:rPr>
                <w:ins w:id="2214" w:author="David Conklin" w:date="2021-07-07T13:24:00Z"/>
              </w:rPr>
            </w:pPr>
          </w:p>
        </w:tc>
        <w:tc>
          <w:tcPr>
            <w:tcW w:w="1710" w:type="dxa"/>
          </w:tcPr>
          <w:p w14:paraId="3878247B" w14:textId="77777777" w:rsidR="00B33FF4" w:rsidRDefault="00B33FF4" w:rsidP="00C73EB7">
            <w:pPr>
              <w:jc w:val="center"/>
              <w:rPr>
                <w:ins w:id="2215" w:author="David Conklin" w:date="2021-07-07T13:24:00Z"/>
              </w:rPr>
            </w:pPr>
          </w:p>
        </w:tc>
        <w:tc>
          <w:tcPr>
            <w:tcW w:w="2880" w:type="dxa"/>
          </w:tcPr>
          <w:p w14:paraId="741C4285" w14:textId="77777777" w:rsidR="00B33FF4" w:rsidRDefault="00B33FF4" w:rsidP="00C73EB7">
            <w:pPr>
              <w:jc w:val="right"/>
              <w:rPr>
                <w:ins w:id="2216" w:author="David Conklin" w:date="2021-07-07T13:24:00Z"/>
              </w:rPr>
            </w:pPr>
            <w:ins w:id="2217" w:author="David Conklin" w:date="2021-07-07T13:24:00Z">
              <w:r>
                <w:t>17.3e9</w:t>
              </w:r>
            </w:ins>
          </w:p>
        </w:tc>
      </w:tr>
      <w:tr w:rsidR="00B33FF4" w14:paraId="1C2FA34F" w14:textId="77777777" w:rsidTr="00C73EB7">
        <w:trPr>
          <w:ins w:id="2218" w:author="David Conklin" w:date="2021-07-07T13:24:00Z"/>
        </w:trPr>
        <w:tc>
          <w:tcPr>
            <w:tcW w:w="0" w:type="auto"/>
          </w:tcPr>
          <w:p w14:paraId="1CF0981A" w14:textId="77777777" w:rsidR="00B33FF4" w:rsidRDefault="00B33FF4" w:rsidP="00C73EB7">
            <w:pPr>
              <w:rPr>
                <w:ins w:id="2219" w:author="David Conklin" w:date="2021-07-07T13:24:00Z"/>
              </w:rPr>
            </w:pPr>
            <w:ins w:id="2220" w:author="David Conklin" w:date="2021-07-07T13:24:00Z">
              <w:r>
                <w:t>evaporation from reaches</w:t>
              </w:r>
            </w:ins>
          </w:p>
        </w:tc>
        <w:tc>
          <w:tcPr>
            <w:tcW w:w="1798" w:type="dxa"/>
          </w:tcPr>
          <w:p w14:paraId="5507E3CD" w14:textId="77777777" w:rsidR="00B33FF4" w:rsidRDefault="00B33FF4" w:rsidP="00C73EB7">
            <w:pPr>
              <w:jc w:val="right"/>
              <w:rPr>
                <w:ins w:id="2221" w:author="David Conklin" w:date="2021-07-07T13:24:00Z"/>
              </w:rPr>
            </w:pPr>
            <w:ins w:id="2222" w:author="David Conklin" w:date="2021-07-07T13:24:00Z">
              <w:r>
                <w:t xml:space="preserve">0.013e9 </w:t>
              </w:r>
            </w:ins>
          </w:p>
        </w:tc>
        <w:tc>
          <w:tcPr>
            <w:tcW w:w="1710" w:type="dxa"/>
          </w:tcPr>
          <w:p w14:paraId="2ABB1ED1" w14:textId="77777777" w:rsidR="00B33FF4" w:rsidRDefault="00B33FF4" w:rsidP="00C73EB7">
            <w:pPr>
              <w:jc w:val="right"/>
              <w:rPr>
                <w:ins w:id="2223" w:author="David Conklin" w:date="2021-07-07T13:24:00Z"/>
              </w:rPr>
            </w:pPr>
          </w:p>
        </w:tc>
        <w:tc>
          <w:tcPr>
            <w:tcW w:w="2880" w:type="dxa"/>
          </w:tcPr>
          <w:p w14:paraId="679A0E9E" w14:textId="77777777" w:rsidR="00B33FF4" w:rsidRDefault="00B33FF4" w:rsidP="00C73EB7">
            <w:pPr>
              <w:jc w:val="right"/>
              <w:rPr>
                <w:ins w:id="2224" w:author="David Conklin" w:date="2021-07-07T13:24:00Z"/>
              </w:rPr>
            </w:pPr>
            <w:ins w:id="2225" w:author="David Conklin" w:date="2021-07-07T13:24:00Z">
              <w:r>
                <w:t>33.4e9</w:t>
              </w:r>
            </w:ins>
          </w:p>
        </w:tc>
      </w:tr>
      <w:tr w:rsidR="00B33FF4" w14:paraId="31BA7DE6" w14:textId="77777777" w:rsidTr="00C73EB7">
        <w:trPr>
          <w:ins w:id="2226" w:author="David Conklin" w:date="2021-07-07T13:24:00Z"/>
        </w:trPr>
        <w:tc>
          <w:tcPr>
            <w:tcW w:w="0" w:type="auto"/>
          </w:tcPr>
          <w:p w14:paraId="6A98D45B" w14:textId="77777777" w:rsidR="00B33FF4" w:rsidRDefault="00B33FF4" w:rsidP="00C73EB7">
            <w:pPr>
              <w:rPr>
                <w:ins w:id="2227" w:author="David Conklin" w:date="2021-07-07T13:24:00Z"/>
              </w:rPr>
            </w:pPr>
            <w:ins w:id="2228" w:author="David Conklin" w:date="2021-07-07T13:24:00Z">
              <w:r>
                <w:t>longwave radiation from reservoirs</w:t>
              </w:r>
            </w:ins>
          </w:p>
        </w:tc>
        <w:tc>
          <w:tcPr>
            <w:tcW w:w="1798" w:type="dxa"/>
          </w:tcPr>
          <w:p w14:paraId="04178BEB" w14:textId="77777777" w:rsidR="00B33FF4" w:rsidRDefault="00B33FF4" w:rsidP="00C73EB7">
            <w:pPr>
              <w:jc w:val="right"/>
              <w:rPr>
                <w:ins w:id="2229" w:author="David Conklin" w:date="2021-07-07T13:24:00Z"/>
              </w:rPr>
            </w:pPr>
          </w:p>
        </w:tc>
        <w:tc>
          <w:tcPr>
            <w:tcW w:w="1710" w:type="dxa"/>
          </w:tcPr>
          <w:p w14:paraId="165F5638" w14:textId="77777777" w:rsidR="00B33FF4" w:rsidRDefault="00B33FF4" w:rsidP="00C73EB7">
            <w:pPr>
              <w:jc w:val="right"/>
              <w:rPr>
                <w:ins w:id="2230" w:author="David Conklin" w:date="2021-07-07T13:24:00Z"/>
              </w:rPr>
            </w:pPr>
          </w:p>
        </w:tc>
        <w:tc>
          <w:tcPr>
            <w:tcW w:w="2880" w:type="dxa"/>
          </w:tcPr>
          <w:p w14:paraId="627B5D63" w14:textId="77777777" w:rsidR="00B33FF4" w:rsidRDefault="00B33FF4" w:rsidP="00C73EB7">
            <w:pPr>
              <w:jc w:val="right"/>
              <w:rPr>
                <w:ins w:id="2231" w:author="David Conklin" w:date="2021-07-07T13:24:00Z"/>
              </w:rPr>
            </w:pPr>
            <w:ins w:id="2232" w:author="David Conklin" w:date="2021-07-07T13:24:00Z">
              <w:r>
                <w:t>8.7e9</w:t>
              </w:r>
            </w:ins>
          </w:p>
        </w:tc>
      </w:tr>
      <w:tr w:rsidR="00B33FF4" w14:paraId="7CE2D95A" w14:textId="77777777" w:rsidTr="00C73EB7">
        <w:trPr>
          <w:ins w:id="2233" w:author="David Conklin" w:date="2021-07-07T13:24:00Z"/>
        </w:trPr>
        <w:tc>
          <w:tcPr>
            <w:tcW w:w="0" w:type="auto"/>
          </w:tcPr>
          <w:p w14:paraId="5A7CBFB6" w14:textId="77777777" w:rsidR="00B33FF4" w:rsidRDefault="00B33FF4" w:rsidP="00C73EB7">
            <w:pPr>
              <w:rPr>
                <w:ins w:id="2234" w:author="David Conklin" w:date="2021-07-07T13:24:00Z"/>
              </w:rPr>
            </w:pPr>
            <w:ins w:id="2235" w:author="David Conklin" w:date="2021-07-07T13:24:00Z">
              <w:r>
                <w:t>evaporation from reservoirs</w:t>
              </w:r>
            </w:ins>
          </w:p>
        </w:tc>
        <w:tc>
          <w:tcPr>
            <w:tcW w:w="1798" w:type="dxa"/>
          </w:tcPr>
          <w:p w14:paraId="7ED39D2D" w14:textId="77777777" w:rsidR="00B33FF4" w:rsidRDefault="00B33FF4" w:rsidP="00C73EB7">
            <w:pPr>
              <w:jc w:val="right"/>
              <w:rPr>
                <w:ins w:id="2236" w:author="David Conklin" w:date="2021-07-07T13:24:00Z"/>
              </w:rPr>
            </w:pPr>
            <w:ins w:id="2237" w:author="David Conklin" w:date="2021-07-07T13:24:00Z">
              <w:r>
                <w:t>0.008e9</w:t>
              </w:r>
            </w:ins>
          </w:p>
        </w:tc>
        <w:tc>
          <w:tcPr>
            <w:tcW w:w="1710" w:type="dxa"/>
          </w:tcPr>
          <w:p w14:paraId="1741D56A" w14:textId="77777777" w:rsidR="00B33FF4" w:rsidRDefault="00B33FF4" w:rsidP="00C73EB7">
            <w:pPr>
              <w:jc w:val="right"/>
              <w:rPr>
                <w:ins w:id="2238" w:author="David Conklin" w:date="2021-07-07T13:24:00Z"/>
              </w:rPr>
            </w:pPr>
          </w:p>
        </w:tc>
        <w:tc>
          <w:tcPr>
            <w:tcW w:w="2880" w:type="dxa"/>
          </w:tcPr>
          <w:p w14:paraId="53A505F8" w14:textId="77777777" w:rsidR="00B33FF4" w:rsidRDefault="00B33FF4" w:rsidP="00C73EB7">
            <w:pPr>
              <w:jc w:val="right"/>
              <w:rPr>
                <w:ins w:id="2239" w:author="David Conklin" w:date="2021-07-07T13:24:00Z"/>
              </w:rPr>
            </w:pPr>
            <w:ins w:id="2240" w:author="David Conklin" w:date="2021-07-07T13:24:00Z">
              <w:r>
                <w:t>20.3e9</w:t>
              </w:r>
            </w:ins>
          </w:p>
        </w:tc>
      </w:tr>
      <w:tr w:rsidR="00B33FF4" w14:paraId="2C0A5607" w14:textId="77777777" w:rsidTr="00C73EB7">
        <w:trPr>
          <w:ins w:id="2241" w:author="David Conklin" w:date="2021-07-07T13:24:00Z"/>
        </w:trPr>
        <w:tc>
          <w:tcPr>
            <w:tcW w:w="0" w:type="auto"/>
          </w:tcPr>
          <w:p w14:paraId="25B93EDE" w14:textId="77777777" w:rsidR="00B33FF4" w:rsidRDefault="00B33FF4" w:rsidP="00C73EB7">
            <w:pPr>
              <w:jc w:val="right"/>
              <w:rPr>
                <w:ins w:id="2242" w:author="David Conklin" w:date="2021-07-07T13:24:00Z"/>
              </w:rPr>
            </w:pPr>
            <w:ins w:id="2243" w:author="David Conklin" w:date="2021-07-07T13:24:00Z">
              <w:r>
                <w:t>total out</w:t>
              </w:r>
            </w:ins>
          </w:p>
        </w:tc>
        <w:tc>
          <w:tcPr>
            <w:tcW w:w="1798" w:type="dxa"/>
          </w:tcPr>
          <w:p w14:paraId="4EAD9726" w14:textId="77777777" w:rsidR="00B33FF4" w:rsidRDefault="00B33FF4" w:rsidP="00C73EB7">
            <w:pPr>
              <w:jc w:val="right"/>
              <w:rPr>
                <w:ins w:id="2244" w:author="David Conklin" w:date="2021-07-07T13:24:00Z"/>
              </w:rPr>
            </w:pPr>
            <w:ins w:id="2245" w:author="David Conklin" w:date="2021-07-07T13:24:00Z">
              <w:r>
                <w:t>4.713e9</w:t>
              </w:r>
            </w:ins>
          </w:p>
        </w:tc>
        <w:tc>
          <w:tcPr>
            <w:tcW w:w="1710" w:type="dxa"/>
          </w:tcPr>
          <w:p w14:paraId="748C7819" w14:textId="77777777" w:rsidR="00B33FF4" w:rsidRDefault="00B33FF4" w:rsidP="00C73EB7">
            <w:pPr>
              <w:jc w:val="right"/>
              <w:rPr>
                <w:ins w:id="2246" w:author="David Conklin" w:date="2021-07-07T13:24:00Z"/>
              </w:rPr>
            </w:pPr>
          </w:p>
        </w:tc>
        <w:tc>
          <w:tcPr>
            <w:tcW w:w="2880" w:type="dxa"/>
          </w:tcPr>
          <w:p w14:paraId="4BE85B7B" w14:textId="77777777" w:rsidR="00B33FF4" w:rsidRDefault="00B33FF4" w:rsidP="00C73EB7">
            <w:pPr>
              <w:jc w:val="right"/>
              <w:rPr>
                <w:ins w:id="2247" w:author="David Conklin" w:date="2021-07-07T13:24:00Z"/>
              </w:rPr>
            </w:pPr>
            <w:ins w:id="2248" w:author="David Conklin" w:date="2021-07-07T13:24:00Z">
              <w:r>
                <w:t>&lt; 233.7e9</w:t>
              </w:r>
            </w:ins>
          </w:p>
        </w:tc>
      </w:tr>
      <w:tr w:rsidR="00B33FF4" w14:paraId="164C2A02" w14:textId="77777777" w:rsidTr="00C73EB7">
        <w:trPr>
          <w:ins w:id="2249" w:author="David Conklin" w:date="2021-07-07T13:24:00Z"/>
        </w:trPr>
        <w:tc>
          <w:tcPr>
            <w:tcW w:w="0" w:type="auto"/>
          </w:tcPr>
          <w:p w14:paraId="239303F1" w14:textId="77777777" w:rsidR="00B33FF4" w:rsidRDefault="00B33FF4" w:rsidP="00C73EB7">
            <w:pPr>
              <w:jc w:val="right"/>
              <w:rPr>
                <w:ins w:id="2250" w:author="David Conklin" w:date="2021-07-07T13:24:00Z"/>
              </w:rPr>
            </w:pPr>
            <w:ins w:id="2251" w:author="David Conklin" w:date="2021-07-07T13:24:00Z">
              <w:r>
                <w:t>discrepancy</w:t>
              </w:r>
            </w:ins>
          </w:p>
        </w:tc>
        <w:tc>
          <w:tcPr>
            <w:tcW w:w="1798" w:type="dxa"/>
          </w:tcPr>
          <w:p w14:paraId="5A0AED45" w14:textId="77777777" w:rsidR="00B33FF4" w:rsidRDefault="00B33FF4" w:rsidP="00C73EB7">
            <w:pPr>
              <w:jc w:val="right"/>
              <w:rPr>
                <w:ins w:id="2252" w:author="David Conklin" w:date="2021-07-07T13:24:00Z"/>
              </w:rPr>
            </w:pPr>
            <w:ins w:id="2253" w:author="David Conklin" w:date="2021-07-07T13:24:00Z">
              <w:r>
                <w:t>-0.002e9</w:t>
              </w:r>
            </w:ins>
          </w:p>
        </w:tc>
        <w:tc>
          <w:tcPr>
            <w:tcW w:w="1710" w:type="dxa"/>
          </w:tcPr>
          <w:p w14:paraId="703D5D29" w14:textId="77777777" w:rsidR="00B33FF4" w:rsidRDefault="00B33FF4" w:rsidP="00C73EB7">
            <w:pPr>
              <w:jc w:val="right"/>
              <w:rPr>
                <w:ins w:id="2254" w:author="David Conklin" w:date="2021-07-07T13:24:00Z"/>
              </w:rPr>
            </w:pPr>
          </w:p>
        </w:tc>
        <w:tc>
          <w:tcPr>
            <w:tcW w:w="2880" w:type="dxa"/>
          </w:tcPr>
          <w:p w14:paraId="7D2BD9B7" w14:textId="77777777" w:rsidR="00B33FF4" w:rsidRDefault="00B33FF4" w:rsidP="00C73EB7">
            <w:pPr>
              <w:jc w:val="right"/>
              <w:rPr>
                <w:ins w:id="2255" w:author="David Conklin" w:date="2021-07-07T13:24:00Z"/>
              </w:rPr>
            </w:pPr>
            <w:ins w:id="2256" w:author="David Conklin" w:date="2021-07-07T13:24:00Z">
              <w:r>
                <w:t>~-13.7e9</w:t>
              </w:r>
            </w:ins>
          </w:p>
        </w:tc>
      </w:tr>
      <w:tr w:rsidR="00B33FF4" w14:paraId="7BC8B0DD" w14:textId="77777777" w:rsidTr="00C73EB7">
        <w:trPr>
          <w:ins w:id="2257" w:author="David Conklin" w:date="2021-07-07T13:24:00Z"/>
        </w:trPr>
        <w:tc>
          <w:tcPr>
            <w:tcW w:w="0" w:type="auto"/>
          </w:tcPr>
          <w:p w14:paraId="02F45131" w14:textId="77777777" w:rsidR="00B33FF4" w:rsidRDefault="00B33FF4" w:rsidP="00C73EB7">
            <w:pPr>
              <w:jc w:val="right"/>
              <w:rPr>
                <w:ins w:id="2258" w:author="David Conklin" w:date="2021-07-07T13:24:00Z"/>
              </w:rPr>
            </w:pPr>
            <w:ins w:id="2259" w:author="David Conklin" w:date="2021-07-07T13:24:00Z">
              <w:r>
                <w:t>discrepancy, %</w:t>
              </w:r>
            </w:ins>
          </w:p>
        </w:tc>
        <w:tc>
          <w:tcPr>
            <w:tcW w:w="1798" w:type="dxa"/>
          </w:tcPr>
          <w:p w14:paraId="71DB7CB2" w14:textId="77777777" w:rsidR="00B33FF4" w:rsidRDefault="00B33FF4" w:rsidP="00C73EB7">
            <w:pPr>
              <w:jc w:val="right"/>
              <w:rPr>
                <w:ins w:id="2260" w:author="David Conklin" w:date="2021-07-07T13:24:00Z"/>
              </w:rPr>
            </w:pPr>
            <w:ins w:id="2261" w:author="David Conklin" w:date="2021-07-07T13:24:00Z">
              <w:r>
                <w:t>-0.04%</w:t>
              </w:r>
            </w:ins>
          </w:p>
        </w:tc>
        <w:tc>
          <w:tcPr>
            <w:tcW w:w="1710" w:type="dxa"/>
          </w:tcPr>
          <w:p w14:paraId="0C4BA5D7" w14:textId="77777777" w:rsidR="00B33FF4" w:rsidRDefault="00B33FF4" w:rsidP="00C73EB7">
            <w:pPr>
              <w:jc w:val="right"/>
              <w:rPr>
                <w:ins w:id="2262" w:author="David Conklin" w:date="2021-07-07T13:24:00Z"/>
              </w:rPr>
            </w:pPr>
          </w:p>
        </w:tc>
        <w:tc>
          <w:tcPr>
            <w:tcW w:w="2880" w:type="dxa"/>
          </w:tcPr>
          <w:p w14:paraId="4D25E62C" w14:textId="77777777" w:rsidR="00B33FF4" w:rsidRDefault="00B33FF4" w:rsidP="00C73EB7">
            <w:pPr>
              <w:jc w:val="right"/>
              <w:rPr>
                <w:ins w:id="2263" w:author="David Conklin" w:date="2021-07-07T13:24:00Z"/>
              </w:rPr>
            </w:pPr>
            <w:ins w:id="2264" w:author="David Conklin" w:date="2021-07-07T13:24:00Z">
              <w:r>
                <w:t>~-6.4%%</w:t>
              </w:r>
            </w:ins>
          </w:p>
          <w:p w14:paraId="41FC013F" w14:textId="77777777" w:rsidR="00B33FF4" w:rsidRDefault="00B33FF4" w:rsidP="00C73EB7">
            <w:pPr>
              <w:jc w:val="right"/>
              <w:rPr>
                <w:ins w:id="2265" w:author="David Conklin" w:date="2021-07-07T13:24:00Z"/>
              </w:rPr>
            </w:pPr>
          </w:p>
        </w:tc>
      </w:tr>
    </w:tbl>
    <w:p w14:paraId="5D360C77" w14:textId="77777777" w:rsidR="00B33FF4" w:rsidRDefault="00B33FF4" w:rsidP="00B33FF4">
      <w:pPr>
        <w:rPr>
          <w:ins w:id="2266" w:author="David Conklin" w:date="2021-07-07T13:24:00Z"/>
        </w:rPr>
      </w:pPr>
    </w:p>
    <w:p w14:paraId="5CE48130" w14:textId="77777777" w:rsidR="006E43CE" w:rsidRDefault="006E43CE">
      <w:pPr>
        <w:rPr>
          <w:ins w:id="2267" w:author="David Conklin" w:date="2021-07-07T13:08:00Z"/>
          <w:rFonts w:asciiTheme="majorHAnsi" w:eastAsiaTheme="majorEastAsia" w:hAnsiTheme="majorHAnsi" w:cstheme="majorBidi"/>
          <w:color w:val="2F5496" w:themeColor="accent1" w:themeShade="BF"/>
          <w:sz w:val="32"/>
          <w:szCs w:val="32"/>
        </w:rPr>
      </w:pPr>
      <w:ins w:id="2268" w:author="David Conklin" w:date="2021-07-07T13:08:00Z">
        <w:r>
          <w:br w:type="page"/>
        </w:r>
      </w:ins>
    </w:p>
    <w:p w14:paraId="607B97EE" w14:textId="64DBBCBD" w:rsidR="003410F4" w:rsidRDefault="008E6C13" w:rsidP="008E6C13">
      <w:pPr>
        <w:pStyle w:val="Heading1"/>
      </w:pPr>
      <w:r>
        <w:lastRenderedPageBreak/>
        <w:t>McKenzie Basin Wetlands Study</w:t>
      </w:r>
      <w:bookmarkEnd w:id="2118"/>
    </w:p>
    <w:p w14:paraId="79498AD8" w14:textId="77777777" w:rsidR="00736461" w:rsidRPr="00D97CDA" w:rsidRDefault="00736461" w:rsidP="00A8214A"/>
    <w:p w14:paraId="2403DDA0" w14:textId="063D759E" w:rsidR="00275338" w:rsidRDefault="003613A1" w:rsidP="00A8214A">
      <w:pPr>
        <w:pStyle w:val="Heading2"/>
      </w:pPr>
      <w:bookmarkStart w:id="2269" w:name="_Toc76532141"/>
      <w:r>
        <w:t xml:space="preserve">Project </w:t>
      </w:r>
      <w:r w:rsidR="00DC262D">
        <w:t>Overview</w:t>
      </w:r>
      <w:bookmarkEnd w:id="2269"/>
    </w:p>
    <w:p w14:paraId="6C66CC56" w14:textId="5FB0D1C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33947">
        <w:t xml:space="preserve">Figure </w:t>
      </w:r>
      <w:r w:rsidR="00D3394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53991F7D" w:rsidR="004B3A38" w:rsidRDefault="008E6C13" w:rsidP="00275338">
      <w:r>
        <w:t xml:space="preserve">LCOG has subcontracted the work to Land Craft, LLC, which is operated by David Richey.  </w:t>
      </w:r>
      <w:ins w:id="2270" w:author="David Conklin" w:date="2021-06-30T08:31:00Z">
        <w:r w:rsidR="002718A9">
          <w:t xml:space="preserve">During the first year of the project, </w:t>
        </w:r>
      </w:ins>
      <w:r>
        <w:t xml:space="preserve">Oregon Freshwater </w:t>
      </w:r>
      <w:ins w:id="2271" w:author="David Conklin" w:date="2021-06-30T08:31:00Z">
        <w:r w:rsidR="002718A9">
          <w:t>was</w:t>
        </w:r>
      </w:ins>
      <w:del w:id="2272" w:author="David Conklin" w:date="2021-06-30T08:31:00Z">
        <w:r w:rsidDel="002718A9">
          <w:delText>is</w:delText>
        </w:r>
      </w:del>
      <w:r>
        <w:t xml:space="preserve"> a subcontractor to Land Craft.</w:t>
      </w:r>
      <w:r w:rsidR="002C303A">
        <w:t xml:space="preserve">  David Conklin </w:t>
      </w:r>
      <w:ins w:id="2273" w:author="David Conklin" w:date="2021-06-30T08:31:00Z">
        <w:r w:rsidR="002718A9">
          <w:t>did</w:t>
        </w:r>
      </w:ins>
      <w:del w:id="2274" w:author="David Conklin" w:date="2021-06-30T08:31:00Z">
        <w:r w:rsidR="002C303A" w:rsidDel="002718A9">
          <w:delText>will do</w:delText>
        </w:r>
      </w:del>
      <w:r w:rsidR="002C303A">
        <w:t xml:space="preserve"> most of the work for Freshwater.</w:t>
      </w:r>
      <w:r>
        <w:t xml:space="preserve">  The Freshwater-Land Craft contract stipulate</w:t>
      </w:r>
      <w:ins w:id="2275" w:author="David Conklin" w:date="2021-06-30T08:31:00Z">
        <w:r w:rsidR="002718A9">
          <w:t>d</w:t>
        </w:r>
      </w:ins>
      <w:del w:id="2276" w:author="David Conklin" w:date="2021-06-30T08:31:00Z">
        <w:r w:rsidDel="002718A9">
          <w:delText>s</w:delText>
        </w:r>
      </w:del>
      <w:r>
        <w:t xml:space="preserve"> that the additions and refinements to CW3M which Freshwater develop</w:t>
      </w:r>
      <w:ins w:id="2277" w:author="David Conklin" w:date="2021-06-30T08:31:00Z">
        <w:r w:rsidR="002718A9">
          <w:t>ed</w:t>
        </w:r>
      </w:ins>
      <w:del w:id="2278" w:author="David Conklin" w:date="2021-06-30T08:31:00Z">
        <w:r w:rsidDel="002718A9">
          <w:delText>s</w:delText>
        </w:r>
      </w:del>
      <w:r>
        <w:t xml:space="preserve"> for this study</w:t>
      </w:r>
      <w:r w:rsidR="00275338">
        <w:t xml:space="preserve"> w</w:t>
      </w:r>
      <w:ins w:id="2279" w:author="David Conklin" w:date="2021-06-30T08:32:00Z">
        <w:r w:rsidR="002718A9">
          <w:t>ould</w:t>
        </w:r>
      </w:ins>
      <w:del w:id="2280"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77C4BC" w:rsidR="00275338" w:rsidRDefault="009767A5" w:rsidP="00A8214A">
      <w:pPr>
        <w:pStyle w:val="Caption"/>
      </w:pPr>
      <w:bookmarkStart w:id="2281" w:name="_Ref48282850"/>
      <w:bookmarkStart w:id="2282" w:name="_Toc53219839"/>
      <w:r>
        <w:t xml:space="preserve">Figure </w:t>
      </w:r>
      <w:r w:rsidR="00B30BB5">
        <w:fldChar w:fldCharType="begin"/>
      </w:r>
      <w:r w:rsidR="00B30BB5">
        <w:instrText xml:space="preserve"> SEQ Figure \* ARABIC </w:instrText>
      </w:r>
      <w:r w:rsidR="00B30BB5">
        <w:fldChar w:fldCharType="separate"/>
      </w:r>
      <w:r w:rsidR="00D33947">
        <w:rPr>
          <w:noProof/>
        </w:rPr>
        <w:t>7</w:t>
      </w:r>
      <w:r w:rsidR="00B30BB5">
        <w:rPr>
          <w:noProof/>
        </w:rPr>
        <w:fldChar w:fldCharType="end"/>
      </w:r>
      <w:bookmarkEnd w:id="2281"/>
      <w:r>
        <w:t>. McKenzie basin in CW3M screen capture</w:t>
      </w:r>
      <w:bookmarkEnd w:id="2282"/>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75BBD046" w:rsidR="004D33B7" w:rsidRDefault="009767A5" w:rsidP="00A8214A">
      <w:pPr>
        <w:pStyle w:val="Caption"/>
      </w:pPr>
      <w:bookmarkStart w:id="2283" w:name="_Ref48282776"/>
      <w:bookmarkStart w:id="2284" w:name="_Ref48282732"/>
      <w:bookmarkStart w:id="2285" w:name="_Toc53219840"/>
      <w:r>
        <w:t xml:space="preserve">Figure </w:t>
      </w:r>
      <w:r w:rsidR="00B30BB5">
        <w:fldChar w:fldCharType="begin"/>
      </w:r>
      <w:r w:rsidR="00B30BB5">
        <w:instrText xml:space="preserve"> SEQ Figure \* ARABIC </w:instrText>
      </w:r>
      <w:r w:rsidR="00B30BB5">
        <w:fldChar w:fldCharType="separate"/>
      </w:r>
      <w:r w:rsidR="00D33947">
        <w:rPr>
          <w:noProof/>
        </w:rPr>
        <w:t>8</w:t>
      </w:r>
      <w:r w:rsidR="00B30BB5">
        <w:rPr>
          <w:noProof/>
        </w:rPr>
        <w:fldChar w:fldCharType="end"/>
      </w:r>
      <w:bookmarkEnd w:id="2283"/>
      <w:r>
        <w:t>. Wetlands in the lower McKenzie basin, with their WETL_ID attribute values</w:t>
      </w:r>
      <w:bookmarkEnd w:id="2284"/>
      <w:bookmarkEnd w:id="2285"/>
    </w:p>
    <w:p w14:paraId="364BDC9E" w14:textId="77777777" w:rsidR="004D33B7" w:rsidRDefault="004D33B7" w:rsidP="00275338"/>
    <w:p w14:paraId="6EF95807" w14:textId="5E566C26" w:rsidR="003613A1" w:rsidRDefault="003613A1" w:rsidP="00A8214A">
      <w:pPr>
        <w:pStyle w:val="Heading2"/>
      </w:pPr>
      <w:bookmarkStart w:id="2286" w:name="_Toc76532142"/>
      <w:r>
        <w:t>Model and Simulation Overview</w:t>
      </w:r>
      <w:bookmarkEnd w:id="2286"/>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2287" w:name="_Toc76532143"/>
      <w:r>
        <w:t>McKenzie wetlands in the initial versions of the IDU, HRU, and Reach data layers</w:t>
      </w:r>
      <w:bookmarkEnd w:id="2287"/>
    </w:p>
    <w:p w14:paraId="79661602" w14:textId="40C3BBF7"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33947">
        <w:t xml:space="preserve">Figure </w:t>
      </w:r>
      <w:r w:rsidR="00D3394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288" w:name="_Toc49175988"/>
      <w:bookmarkStart w:id="2289" w:name="_Toc76532144"/>
      <w:r>
        <w:t>Data changes for better representation of wetlands</w:t>
      </w:r>
      <w:bookmarkEnd w:id="2288"/>
      <w:bookmarkEnd w:id="2289"/>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290" w:name="_Toc76532145"/>
      <w:r>
        <w:t xml:space="preserve">Projection, </w:t>
      </w:r>
      <w:r w:rsidR="006F174A">
        <w:t>Calendar</w:t>
      </w:r>
      <w:r>
        <w:t>,</w:t>
      </w:r>
      <w:r w:rsidR="006F174A">
        <w:t xml:space="preserve"> and </w:t>
      </w:r>
      <w:r w:rsidR="009D540F">
        <w:t>Units</w:t>
      </w:r>
      <w:bookmarkEnd w:id="2290"/>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2291" w:name="_Toc76532146"/>
      <w:r>
        <w:t>Simulation of changes in wetlands over time</w:t>
      </w:r>
      <w:bookmarkEnd w:id="2291"/>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292" w:name="_Toc76532147"/>
      <w:r>
        <w:t xml:space="preserve">How wetlands </w:t>
      </w:r>
      <w:r w:rsidR="000806A1">
        <w:t>are</w:t>
      </w:r>
      <w:r>
        <w:t xml:space="preserve"> represented</w:t>
      </w:r>
      <w:r w:rsidR="006D6388">
        <w:t xml:space="preserve"> in the model</w:t>
      </w:r>
      <w:bookmarkEnd w:id="2292"/>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2293" w:name="_Toc76532148"/>
      <w:r>
        <w:t xml:space="preserve">The Wetland class and </w:t>
      </w:r>
      <w:r w:rsidR="00875B17">
        <w:t>Wetland objects in the C++ code</w:t>
      </w:r>
      <w:bookmarkEnd w:id="2293"/>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2294" w:name="_Toc76532149"/>
      <w:r>
        <w:t>Attributes of interest in the wetlands study</w:t>
      </w:r>
      <w:bookmarkEnd w:id="2294"/>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295" w:name="_Toc76532150"/>
      <w:r>
        <w:t>A WETNESS attribute</w:t>
      </w:r>
      <w:bookmarkEnd w:id="2295"/>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2296" w:name="_Toc76532151"/>
      <w:r>
        <w:t>Calculating the exchange of water between the wetland and the reach</w:t>
      </w:r>
      <w:bookmarkEnd w:id="2296"/>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2297" w:name="_Toc76532152"/>
      <w:r>
        <w:t xml:space="preserve">Wetland </w:t>
      </w:r>
      <w:r w:rsidR="007A55EC">
        <w:t xml:space="preserve">IDU </w:t>
      </w:r>
      <w:r>
        <w:t>parameters</w:t>
      </w:r>
      <w:bookmarkEnd w:id="2297"/>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2298" w:name="_Toc76532153"/>
      <w:r>
        <w:t>Reach parameters</w:t>
      </w:r>
      <w:bookmarkEnd w:id="2298"/>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2299" w:name="_Toc76532154"/>
      <w:r>
        <w:t>Implementation of the exchange of water between the wetland and the reach</w:t>
      </w:r>
      <w:bookmarkEnd w:id="2299"/>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07A883AD" w:rsidR="00172A8D" w:rsidRDefault="00172A8D" w:rsidP="00E5652B">
      <w:pPr>
        <w:rPr>
          <w:ins w:id="2300" w:author="David Conklin" w:date="2021-06-30T09:04:00Z"/>
        </w:rPr>
      </w:pPr>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2301" w:author="David Conklin" w:date="2021-06-30T09:04:00Z"/>
        </w:rPr>
      </w:pPr>
      <w:del w:id="2302"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303" w:name="_Toc76532155"/>
      <w:r>
        <w:t>Standing water temperature</w:t>
      </w:r>
      <w:bookmarkEnd w:id="2303"/>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2304" w:name="_Toc76532156"/>
      <w:r>
        <w:t>Evapotranspiration from wetlands</w:t>
      </w:r>
      <w:bookmarkEnd w:id="2304"/>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305" w:name="_Toc76532157"/>
      <w:r>
        <w:t>Loss (or gain) of wetlands</w:t>
      </w:r>
      <w:bookmarkEnd w:id="2305"/>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306" w:name="_Toc76532158"/>
      <w:r>
        <w:t>Reality check</w:t>
      </w:r>
      <w:bookmarkEnd w:id="2306"/>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lastRenderedPageBreak/>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2307"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2308"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2309"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2310"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311" w:name="_Toc76532159"/>
      <w:r>
        <w:t>High Cascades Springs</w:t>
      </w:r>
      <w:bookmarkEnd w:id="2311"/>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2312"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2313" w:author="David Conklin" w:date="2021-06-30T09:48:00Z">
        <w:r w:rsidR="00D00C4E">
          <w:t>409</w:t>
        </w:r>
      </w:ins>
      <w:del w:id="2314"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315" w:name="_Toc76532160"/>
      <w:r>
        <w:t>Calibration</w:t>
      </w:r>
      <w:r w:rsidR="00B06ED6">
        <w:t xml:space="preserve"> and simulation skill</w:t>
      </w:r>
      <w:bookmarkEnd w:id="2315"/>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2316" w:author="David Conklin" w:date="2021-07-07T09:30:00Z">
        <w:r w:rsidR="00E649F5">
          <w:t>7/7</w:t>
        </w:r>
      </w:ins>
      <w:del w:id="2317" w:author="David Conklin" w:date="2021-07-07T09:30:00Z">
        <w:r w:rsidDel="00E649F5">
          <w:delText>1</w:delText>
        </w:r>
        <w:r w:rsidR="001770A2" w:rsidDel="00E649F5">
          <w:delText>/3</w:delText>
        </w:r>
      </w:del>
      <w:r>
        <w:t>/2</w:t>
      </w:r>
      <w:r w:rsidR="001770A2">
        <w:t>1</w:t>
      </w:r>
      <w:r>
        <w:t>, t</w:t>
      </w:r>
      <w:ins w:id="2318" w:author="David Conklin" w:date="2021-07-07T09:29:00Z">
        <w:r w:rsidR="00E649F5">
          <w:t xml:space="preserve">wo </w:t>
        </w:r>
      </w:ins>
      <w:del w:id="2319"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2320" w:author="David Conklin" w:date="2021-07-07T09:29:00Z">
        <w:r w:rsidR="00E649F5">
          <w:t xml:space="preserve"> and</w:t>
        </w:r>
      </w:ins>
      <w:r w:rsidR="001770A2">
        <w:t xml:space="preserve"> 2) </w:t>
      </w:r>
      <w:r w:rsidR="00AB31D0">
        <w:t>the placement and flow rates of the springs</w:t>
      </w:r>
      <w:del w:id="2321"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2322"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2323" w:author="David Conklin" w:date="2021-07-07T09:30:00Z">
        <w:r w:rsidR="00E649F5">
          <w:t>7/7</w:t>
        </w:r>
      </w:ins>
      <w:del w:id="2324"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2325" w:author="David Conklin" w:date="2021-07-07T07:04:00Z"/>
        </w:rPr>
      </w:pPr>
    </w:p>
    <w:p w14:paraId="75F2BB2E" w14:textId="5FB5EC8F" w:rsidR="0088498B" w:rsidRDefault="0088498B" w:rsidP="0088498B">
      <w:pPr>
        <w:rPr>
          <w:ins w:id="2326" w:author="David Conklin" w:date="2021-07-07T07:04:00Z"/>
        </w:rPr>
      </w:pPr>
      <w:ins w:id="2327" w:author="David Conklin" w:date="2021-07-07T07:04:00Z">
        <w:r>
          <w:t>Tuning knob values</w:t>
        </w:r>
      </w:ins>
      <w:ins w:id="2328" w:author="David Conklin" w:date="2021-07-07T07:05:00Z">
        <w:r>
          <w:t xml:space="preserve"> for the McKenzie basin</w:t>
        </w:r>
      </w:ins>
      <w:ins w:id="2329"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2330" w:author="David Conklin" w:date="2021-07-07T07:04:00Z"/>
        </w:trPr>
        <w:tc>
          <w:tcPr>
            <w:tcW w:w="0" w:type="auto"/>
          </w:tcPr>
          <w:p w14:paraId="7C03C539" w14:textId="77777777" w:rsidR="0088498B" w:rsidRDefault="0088498B" w:rsidP="00C73EB7">
            <w:pPr>
              <w:rPr>
                <w:ins w:id="2331" w:author="David Conklin" w:date="2021-07-07T07:04:00Z"/>
              </w:rPr>
            </w:pPr>
            <w:ins w:id="2332" w:author="David Conklin" w:date="2021-07-07T07:04:00Z">
              <w:r>
                <w:t>HBVCALIB</w:t>
              </w:r>
            </w:ins>
          </w:p>
        </w:tc>
        <w:tc>
          <w:tcPr>
            <w:tcW w:w="0" w:type="auto"/>
          </w:tcPr>
          <w:p w14:paraId="37B2231A" w14:textId="77777777" w:rsidR="0088498B" w:rsidRDefault="0088498B" w:rsidP="00C73EB7">
            <w:pPr>
              <w:rPr>
                <w:ins w:id="2333" w:author="David Conklin" w:date="2021-07-07T07:04:00Z"/>
              </w:rPr>
            </w:pPr>
            <w:ins w:id="2334" w:author="David Conklin" w:date="2021-07-07T07:04:00Z">
              <w:r>
                <w:t>ET_MULT</w:t>
              </w:r>
            </w:ins>
          </w:p>
        </w:tc>
        <w:tc>
          <w:tcPr>
            <w:tcW w:w="0" w:type="auto"/>
          </w:tcPr>
          <w:p w14:paraId="47F97EFA" w14:textId="77777777" w:rsidR="0088498B" w:rsidRDefault="0088498B" w:rsidP="00C73EB7">
            <w:pPr>
              <w:rPr>
                <w:ins w:id="2335" w:author="David Conklin" w:date="2021-07-07T07:04:00Z"/>
              </w:rPr>
            </w:pPr>
            <w:ins w:id="2336" w:author="David Conklin" w:date="2021-07-07T07:04:00Z">
              <w:r>
                <w:t>solar_radiation_multiplier</w:t>
              </w:r>
            </w:ins>
          </w:p>
        </w:tc>
        <w:tc>
          <w:tcPr>
            <w:tcW w:w="0" w:type="auto"/>
          </w:tcPr>
          <w:p w14:paraId="49891130" w14:textId="77777777" w:rsidR="0088498B" w:rsidRDefault="0088498B" w:rsidP="00C73EB7">
            <w:pPr>
              <w:rPr>
                <w:ins w:id="2337" w:author="David Conklin" w:date="2021-07-07T07:04:00Z"/>
              </w:rPr>
            </w:pPr>
            <w:ins w:id="2338" w:author="David Conklin" w:date="2021-07-07T07:04:00Z">
              <w:r>
                <w:t>W2A_SLP</w:t>
              </w:r>
            </w:ins>
          </w:p>
        </w:tc>
        <w:tc>
          <w:tcPr>
            <w:tcW w:w="0" w:type="auto"/>
          </w:tcPr>
          <w:p w14:paraId="2A654C82" w14:textId="77777777" w:rsidR="0088498B" w:rsidRDefault="0088498B" w:rsidP="00C73EB7">
            <w:pPr>
              <w:rPr>
                <w:ins w:id="2339" w:author="David Conklin" w:date="2021-07-07T07:04:00Z"/>
              </w:rPr>
            </w:pPr>
            <w:ins w:id="2340" w:author="David Conklin" w:date="2021-07-07T07:04:00Z">
              <w:r>
                <w:t>W2A_INT</w:t>
              </w:r>
            </w:ins>
          </w:p>
        </w:tc>
      </w:tr>
      <w:tr w:rsidR="0088498B" w14:paraId="2BEA7F5C" w14:textId="77777777" w:rsidTr="00C73EB7">
        <w:trPr>
          <w:ins w:id="2341" w:author="David Conklin" w:date="2021-07-07T07:04:00Z"/>
        </w:trPr>
        <w:tc>
          <w:tcPr>
            <w:tcW w:w="0" w:type="auto"/>
          </w:tcPr>
          <w:p w14:paraId="0816D61A" w14:textId="77777777" w:rsidR="0088498B" w:rsidRDefault="0088498B" w:rsidP="00C73EB7">
            <w:pPr>
              <w:rPr>
                <w:ins w:id="2342" w:author="David Conklin" w:date="2021-07-07T07:04:00Z"/>
              </w:rPr>
            </w:pPr>
            <w:ins w:id="2343" w:author="David Conklin" w:date="2021-07-07T07:04:00Z">
              <w:r>
                <w:t>8 CGR</w:t>
              </w:r>
            </w:ins>
          </w:p>
        </w:tc>
        <w:tc>
          <w:tcPr>
            <w:tcW w:w="0" w:type="auto"/>
          </w:tcPr>
          <w:p w14:paraId="6F2063BB" w14:textId="77777777" w:rsidR="0088498B" w:rsidRDefault="0088498B" w:rsidP="00C73EB7">
            <w:pPr>
              <w:jc w:val="center"/>
              <w:rPr>
                <w:ins w:id="2344" w:author="David Conklin" w:date="2021-07-07T07:04:00Z"/>
              </w:rPr>
            </w:pPr>
            <w:ins w:id="2345" w:author="David Conklin" w:date="2021-07-07T07:04:00Z">
              <w:r>
                <w:t>0.83</w:t>
              </w:r>
            </w:ins>
          </w:p>
        </w:tc>
        <w:tc>
          <w:tcPr>
            <w:tcW w:w="0" w:type="auto"/>
          </w:tcPr>
          <w:p w14:paraId="489EF74B" w14:textId="77777777" w:rsidR="0088498B" w:rsidRDefault="0088498B" w:rsidP="00C73EB7">
            <w:pPr>
              <w:jc w:val="center"/>
              <w:rPr>
                <w:ins w:id="2346" w:author="David Conklin" w:date="2021-07-07T07:04:00Z"/>
              </w:rPr>
            </w:pPr>
            <w:ins w:id="2347" w:author="David Conklin" w:date="2021-07-07T07:04:00Z">
              <w:r>
                <w:t>1.0</w:t>
              </w:r>
            </w:ins>
          </w:p>
        </w:tc>
        <w:tc>
          <w:tcPr>
            <w:tcW w:w="0" w:type="auto"/>
          </w:tcPr>
          <w:p w14:paraId="1581C38D" w14:textId="77777777" w:rsidR="0088498B" w:rsidRDefault="0088498B" w:rsidP="00C73EB7">
            <w:pPr>
              <w:jc w:val="center"/>
              <w:rPr>
                <w:ins w:id="2348" w:author="David Conklin" w:date="2021-07-07T07:04:00Z"/>
              </w:rPr>
            </w:pPr>
            <w:ins w:id="2349" w:author="David Conklin" w:date="2021-07-07T07:04:00Z">
              <w:r>
                <w:t>0.42</w:t>
              </w:r>
            </w:ins>
          </w:p>
        </w:tc>
        <w:tc>
          <w:tcPr>
            <w:tcW w:w="0" w:type="auto"/>
          </w:tcPr>
          <w:p w14:paraId="2E37C0C1" w14:textId="77777777" w:rsidR="0088498B" w:rsidRDefault="0088498B" w:rsidP="00C73EB7">
            <w:pPr>
              <w:jc w:val="center"/>
              <w:rPr>
                <w:ins w:id="2350" w:author="David Conklin" w:date="2021-07-07T07:04:00Z"/>
              </w:rPr>
            </w:pPr>
            <w:ins w:id="2351" w:author="David Conklin" w:date="2021-07-07T07:04:00Z">
              <w:r>
                <w:t>4.43</w:t>
              </w:r>
            </w:ins>
          </w:p>
        </w:tc>
      </w:tr>
      <w:tr w:rsidR="0088498B" w14:paraId="3B324F7B" w14:textId="77777777" w:rsidTr="00C73EB7">
        <w:trPr>
          <w:ins w:id="2352" w:author="David Conklin" w:date="2021-07-07T07:04:00Z"/>
        </w:trPr>
        <w:tc>
          <w:tcPr>
            <w:tcW w:w="0" w:type="auto"/>
          </w:tcPr>
          <w:p w14:paraId="5E24BEB1" w14:textId="77777777" w:rsidR="0088498B" w:rsidRDefault="0088498B" w:rsidP="00C73EB7">
            <w:pPr>
              <w:rPr>
                <w:ins w:id="2353" w:author="David Conklin" w:date="2021-07-07T07:04:00Z"/>
              </w:rPr>
            </w:pPr>
            <w:ins w:id="2354" w:author="David Conklin" w:date="2021-07-07T07:04:00Z">
              <w:r>
                <w:t>9 BLU</w:t>
              </w:r>
            </w:ins>
          </w:p>
        </w:tc>
        <w:tc>
          <w:tcPr>
            <w:tcW w:w="0" w:type="auto"/>
          </w:tcPr>
          <w:p w14:paraId="42B47713" w14:textId="77777777" w:rsidR="0088498B" w:rsidRDefault="0088498B" w:rsidP="00C73EB7">
            <w:pPr>
              <w:jc w:val="center"/>
              <w:rPr>
                <w:ins w:id="2355" w:author="David Conklin" w:date="2021-07-07T07:04:00Z"/>
              </w:rPr>
            </w:pPr>
            <w:ins w:id="2356" w:author="David Conklin" w:date="2021-07-07T07:04:00Z">
              <w:r>
                <w:t>0.36</w:t>
              </w:r>
            </w:ins>
          </w:p>
        </w:tc>
        <w:tc>
          <w:tcPr>
            <w:tcW w:w="0" w:type="auto"/>
          </w:tcPr>
          <w:p w14:paraId="2048E786" w14:textId="77777777" w:rsidR="0088498B" w:rsidRDefault="0088498B" w:rsidP="00C73EB7">
            <w:pPr>
              <w:jc w:val="center"/>
              <w:rPr>
                <w:ins w:id="2357" w:author="David Conklin" w:date="2021-07-07T07:04:00Z"/>
              </w:rPr>
            </w:pPr>
            <w:ins w:id="2358" w:author="David Conklin" w:date="2021-07-07T07:04:00Z">
              <w:r>
                <w:t>0.3</w:t>
              </w:r>
            </w:ins>
          </w:p>
        </w:tc>
        <w:tc>
          <w:tcPr>
            <w:tcW w:w="0" w:type="auto"/>
          </w:tcPr>
          <w:p w14:paraId="27E6CE6E" w14:textId="77777777" w:rsidR="0088498B" w:rsidRDefault="0088498B" w:rsidP="00C73EB7">
            <w:pPr>
              <w:jc w:val="center"/>
              <w:rPr>
                <w:ins w:id="2359" w:author="David Conklin" w:date="2021-07-07T07:04:00Z"/>
              </w:rPr>
            </w:pPr>
            <w:ins w:id="2360" w:author="David Conklin" w:date="2021-07-07T07:04:00Z">
              <w:r>
                <w:t>0.64</w:t>
              </w:r>
            </w:ins>
          </w:p>
        </w:tc>
        <w:tc>
          <w:tcPr>
            <w:tcW w:w="0" w:type="auto"/>
          </w:tcPr>
          <w:p w14:paraId="5C8A2821" w14:textId="77777777" w:rsidR="0088498B" w:rsidRDefault="0088498B" w:rsidP="00C73EB7">
            <w:pPr>
              <w:jc w:val="center"/>
              <w:rPr>
                <w:ins w:id="2361" w:author="David Conklin" w:date="2021-07-07T07:04:00Z"/>
              </w:rPr>
            </w:pPr>
            <w:ins w:id="2362" w:author="David Conklin" w:date="2021-07-07T07:04:00Z">
              <w:r>
                <w:t>4.90</w:t>
              </w:r>
            </w:ins>
          </w:p>
        </w:tc>
      </w:tr>
      <w:tr w:rsidR="0088498B" w14:paraId="7249EEFD" w14:textId="77777777" w:rsidTr="00C73EB7">
        <w:trPr>
          <w:ins w:id="2363" w:author="David Conklin" w:date="2021-07-07T07:04:00Z"/>
        </w:trPr>
        <w:tc>
          <w:tcPr>
            <w:tcW w:w="0" w:type="auto"/>
          </w:tcPr>
          <w:p w14:paraId="14200531" w14:textId="77777777" w:rsidR="0088498B" w:rsidRDefault="0088498B" w:rsidP="00C73EB7">
            <w:pPr>
              <w:rPr>
                <w:ins w:id="2364" w:author="David Conklin" w:date="2021-07-07T07:04:00Z"/>
              </w:rPr>
            </w:pPr>
            <w:ins w:id="2365" w:author="David Conklin" w:date="2021-07-07T07:04:00Z">
              <w:r>
                <w:t>16 McKenzie outlet</w:t>
              </w:r>
            </w:ins>
          </w:p>
        </w:tc>
        <w:tc>
          <w:tcPr>
            <w:tcW w:w="0" w:type="auto"/>
          </w:tcPr>
          <w:p w14:paraId="2B73E4AC" w14:textId="77777777" w:rsidR="0088498B" w:rsidRDefault="0088498B" w:rsidP="00C73EB7">
            <w:pPr>
              <w:jc w:val="center"/>
              <w:rPr>
                <w:ins w:id="2366" w:author="David Conklin" w:date="2021-07-07T07:04:00Z"/>
              </w:rPr>
            </w:pPr>
            <w:ins w:id="2367" w:author="David Conklin" w:date="2021-07-07T07:04:00Z">
              <w:r>
                <w:t>1.91</w:t>
              </w:r>
            </w:ins>
          </w:p>
        </w:tc>
        <w:tc>
          <w:tcPr>
            <w:tcW w:w="0" w:type="auto"/>
          </w:tcPr>
          <w:p w14:paraId="181852FC" w14:textId="77777777" w:rsidR="0088498B" w:rsidRDefault="0088498B" w:rsidP="00C73EB7">
            <w:pPr>
              <w:jc w:val="center"/>
              <w:rPr>
                <w:ins w:id="2368" w:author="David Conklin" w:date="2021-07-07T07:04:00Z"/>
              </w:rPr>
            </w:pPr>
          </w:p>
        </w:tc>
        <w:tc>
          <w:tcPr>
            <w:tcW w:w="0" w:type="auto"/>
          </w:tcPr>
          <w:p w14:paraId="78343F5F" w14:textId="77777777" w:rsidR="0088498B" w:rsidRDefault="0088498B" w:rsidP="00C73EB7">
            <w:pPr>
              <w:jc w:val="center"/>
              <w:rPr>
                <w:ins w:id="2369" w:author="David Conklin" w:date="2021-07-07T07:04:00Z"/>
              </w:rPr>
            </w:pPr>
            <w:ins w:id="2370" w:author="David Conklin" w:date="2021-07-07T07:04:00Z">
              <w:r>
                <w:t>0.60</w:t>
              </w:r>
            </w:ins>
          </w:p>
        </w:tc>
        <w:tc>
          <w:tcPr>
            <w:tcW w:w="0" w:type="auto"/>
          </w:tcPr>
          <w:p w14:paraId="077017B3" w14:textId="77777777" w:rsidR="0088498B" w:rsidRDefault="0088498B" w:rsidP="00C73EB7">
            <w:pPr>
              <w:jc w:val="center"/>
              <w:rPr>
                <w:ins w:id="2371" w:author="David Conklin" w:date="2021-07-07T07:04:00Z"/>
              </w:rPr>
            </w:pPr>
            <w:ins w:id="2372" w:author="David Conklin" w:date="2021-07-07T07:04:00Z">
              <w:r>
                <w:t>4.97</w:t>
              </w:r>
            </w:ins>
          </w:p>
        </w:tc>
      </w:tr>
      <w:tr w:rsidR="0088498B" w14:paraId="44AD7C2A" w14:textId="77777777" w:rsidTr="00C73EB7">
        <w:trPr>
          <w:ins w:id="2373" w:author="David Conklin" w:date="2021-07-07T07:04:00Z"/>
        </w:trPr>
        <w:tc>
          <w:tcPr>
            <w:tcW w:w="0" w:type="auto"/>
          </w:tcPr>
          <w:p w14:paraId="19624C42" w14:textId="77777777" w:rsidR="0088498B" w:rsidRDefault="0088498B" w:rsidP="00C73EB7">
            <w:pPr>
              <w:rPr>
                <w:ins w:id="2374" w:author="David Conklin" w:date="2021-07-07T07:04:00Z"/>
              </w:rPr>
            </w:pPr>
            <w:ins w:id="2375" w:author="David Conklin" w:date="2021-07-07T07:04:00Z">
              <w:r>
                <w:t>25 Mohawk</w:t>
              </w:r>
            </w:ins>
          </w:p>
        </w:tc>
        <w:tc>
          <w:tcPr>
            <w:tcW w:w="0" w:type="auto"/>
          </w:tcPr>
          <w:p w14:paraId="6B144CA0" w14:textId="77777777" w:rsidR="0088498B" w:rsidRDefault="0088498B" w:rsidP="00C73EB7">
            <w:pPr>
              <w:jc w:val="center"/>
              <w:rPr>
                <w:ins w:id="2376" w:author="David Conklin" w:date="2021-07-07T07:04:00Z"/>
              </w:rPr>
            </w:pPr>
            <w:ins w:id="2377" w:author="David Conklin" w:date="2021-07-07T07:04:00Z">
              <w:r>
                <w:t>1.52</w:t>
              </w:r>
            </w:ins>
          </w:p>
        </w:tc>
        <w:tc>
          <w:tcPr>
            <w:tcW w:w="0" w:type="auto"/>
          </w:tcPr>
          <w:p w14:paraId="04CC8F5D" w14:textId="77777777" w:rsidR="0088498B" w:rsidRDefault="0088498B" w:rsidP="00C73EB7">
            <w:pPr>
              <w:jc w:val="center"/>
              <w:rPr>
                <w:ins w:id="2378" w:author="David Conklin" w:date="2021-07-07T07:04:00Z"/>
              </w:rPr>
            </w:pPr>
          </w:p>
        </w:tc>
        <w:tc>
          <w:tcPr>
            <w:tcW w:w="0" w:type="auto"/>
          </w:tcPr>
          <w:p w14:paraId="36A4925E" w14:textId="77777777" w:rsidR="0088498B" w:rsidRDefault="0088498B" w:rsidP="00C73EB7">
            <w:pPr>
              <w:jc w:val="center"/>
              <w:rPr>
                <w:ins w:id="2379" w:author="David Conklin" w:date="2021-07-07T07:04:00Z"/>
              </w:rPr>
            </w:pPr>
            <w:ins w:id="2380" w:author="David Conklin" w:date="2021-07-07T07:04:00Z">
              <w:r>
                <w:t>0.60</w:t>
              </w:r>
            </w:ins>
          </w:p>
        </w:tc>
        <w:tc>
          <w:tcPr>
            <w:tcW w:w="0" w:type="auto"/>
          </w:tcPr>
          <w:p w14:paraId="628FE0BC" w14:textId="77777777" w:rsidR="0088498B" w:rsidRDefault="0088498B" w:rsidP="00C73EB7">
            <w:pPr>
              <w:jc w:val="center"/>
              <w:rPr>
                <w:ins w:id="2381" w:author="David Conklin" w:date="2021-07-07T07:04:00Z"/>
              </w:rPr>
            </w:pPr>
            <w:ins w:id="2382" w:author="David Conklin" w:date="2021-07-07T07:04:00Z">
              <w:r>
                <w:t>3.37</w:t>
              </w:r>
            </w:ins>
          </w:p>
        </w:tc>
      </w:tr>
      <w:tr w:rsidR="0088498B" w14:paraId="11C21F14" w14:textId="77777777" w:rsidTr="00C73EB7">
        <w:trPr>
          <w:ins w:id="2383" w:author="David Conklin" w:date="2021-07-07T07:04:00Z"/>
        </w:trPr>
        <w:tc>
          <w:tcPr>
            <w:tcW w:w="0" w:type="auto"/>
          </w:tcPr>
          <w:p w14:paraId="4E81385D" w14:textId="77777777" w:rsidR="0088498B" w:rsidRDefault="0088498B" w:rsidP="00C73EB7">
            <w:pPr>
              <w:rPr>
                <w:ins w:id="2384" w:author="David Conklin" w:date="2021-07-07T07:04:00Z"/>
              </w:rPr>
            </w:pPr>
            <w:ins w:id="2385" w:author="David Conklin" w:date="2021-07-07T07:04:00Z">
              <w:r>
                <w:t>34 McKenzie above Walterville</w:t>
              </w:r>
            </w:ins>
          </w:p>
        </w:tc>
        <w:tc>
          <w:tcPr>
            <w:tcW w:w="0" w:type="auto"/>
          </w:tcPr>
          <w:p w14:paraId="4E5C3135" w14:textId="77777777" w:rsidR="0088498B" w:rsidRDefault="0088498B" w:rsidP="00C73EB7">
            <w:pPr>
              <w:jc w:val="center"/>
              <w:rPr>
                <w:ins w:id="2386" w:author="David Conklin" w:date="2021-07-07T07:04:00Z"/>
              </w:rPr>
            </w:pPr>
            <w:ins w:id="2387" w:author="David Conklin" w:date="2021-07-07T07:04:00Z">
              <w:r>
                <w:t>0.42</w:t>
              </w:r>
            </w:ins>
          </w:p>
        </w:tc>
        <w:tc>
          <w:tcPr>
            <w:tcW w:w="0" w:type="auto"/>
          </w:tcPr>
          <w:p w14:paraId="41D8ADE6" w14:textId="77777777" w:rsidR="0088498B" w:rsidRDefault="0088498B" w:rsidP="00C73EB7">
            <w:pPr>
              <w:jc w:val="center"/>
              <w:rPr>
                <w:ins w:id="2388" w:author="David Conklin" w:date="2021-07-07T07:04:00Z"/>
              </w:rPr>
            </w:pPr>
          </w:p>
        </w:tc>
        <w:tc>
          <w:tcPr>
            <w:tcW w:w="0" w:type="auto"/>
          </w:tcPr>
          <w:p w14:paraId="30941CC2" w14:textId="77777777" w:rsidR="0088498B" w:rsidRDefault="0088498B" w:rsidP="00C73EB7">
            <w:pPr>
              <w:jc w:val="center"/>
              <w:rPr>
                <w:ins w:id="2389" w:author="David Conklin" w:date="2021-07-07T07:04:00Z"/>
              </w:rPr>
            </w:pPr>
            <w:ins w:id="2390" w:author="David Conklin" w:date="2021-07-07T07:04:00Z">
              <w:r>
                <w:t>0.46</w:t>
              </w:r>
            </w:ins>
          </w:p>
        </w:tc>
        <w:tc>
          <w:tcPr>
            <w:tcW w:w="0" w:type="auto"/>
          </w:tcPr>
          <w:p w14:paraId="3D200DE7" w14:textId="77777777" w:rsidR="0088498B" w:rsidRDefault="0088498B" w:rsidP="00C73EB7">
            <w:pPr>
              <w:jc w:val="center"/>
              <w:rPr>
                <w:ins w:id="2391" w:author="David Conklin" w:date="2021-07-07T07:04:00Z"/>
              </w:rPr>
            </w:pPr>
            <w:ins w:id="2392" w:author="David Conklin" w:date="2021-07-07T07:04:00Z">
              <w:r>
                <w:t>5.23</w:t>
              </w:r>
            </w:ins>
          </w:p>
        </w:tc>
      </w:tr>
      <w:tr w:rsidR="0088498B" w14:paraId="251046BE" w14:textId="77777777" w:rsidTr="00C73EB7">
        <w:trPr>
          <w:ins w:id="2393" w:author="David Conklin" w:date="2021-07-07T07:04:00Z"/>
        </w:trPr>
        <w:tc>
          <w:tcPr>
            <w:tcW w:w="0" w:type="auto"/>
          </w:tcPr>
          <w:p w14:paraId="5F2EF2AB" w14:textId="77777777" w:rsidR="0088498B" w:rsidRDefault="0088498B" w:rsidP="00C73EB7">
            <w:pPr>
              <w:rPr>
                <w:ins w:id="2394" w:author="David Conklin" w:date="2021-07-07T07:04:00Z"/>
              </w:rPr>
            </w:pPr>
            <w:ins w:id="2395" w:author="David Conklin" w:date="2021-07-07T07:04:00Z">
              <w:r>
                <w:t>46 Clear Lake</w:t>
              </w:r>
            </w:ins>
          </w:p>
        </w:tc>
        <w:tc>
          <w:tcPr>
            <w:tcW w:w="0" w:type="auto"/>
          </w:tcPr>
          <w:p w14:paraId="27207100" w14:textId="77777777" w:rsidR="0088498B" w:rsidRDefault="0088498B" w:rsidP="00C73EB7">
            <w:pPr>
              <w:jc w:val="center"/>
              <w:rPr>
                <w:ins w:id="2396" w:author="David Conklin" w:date="2021-07-07T07:04:00Z"/>
              </w:rPr>
            </w:pPr>
            <w:ins w:id="2397" w:author="David Conklin" w:date="2021-07-07T07:04:00Z">
              <w:r>
                <w:t>2.07</w:t>
              </w:r>
            </w:ins>
          </w:p>
        </w:tc>
        <w:tc>
          <w:tcPr>
            <w:tcW w:w="0" w:type="auto"/>
          </w:tcPr>
          <w:p w14:paraId="229BCF8A" w14:textId="77777777" w:rsidR="0088498B" w:rsidRDefault="0088498B" w:rsidP="00C73EB7">
            <w:pPr>
              <w:jc w:val="center"/>
              <w:rPr>
                <w:ins w:id="2398" w:author="David Conklin" w:date="2021-07-07T07:04:00Z"/>
              </w:rPr>
            </w:pPr>
          </w:p>
        </w:tc>
        <w:tc>
          <w:tcPr>
            <w:tcW w:w="0" w:type="auto"/>
          </w:tcPr>
          <w:p w14:paraId="4E759FFF" w14:textId="77777777" w:rsidR="0088498B" w:rsidRDefault="0088498B" w:rsidP="00C73EB7">
            <w:pPr>
              <w:jc w:val="center"/>
              <w:rPr>
                <w:ins w:id="2399" w:author="David Conklin" w:date="2021-07-07T07:04:00Z"/>
              </w:rPr>
            </w:pPr>
            <w:ins w:id="2400" w:author="David Conklin" w:date="2021-07-07T07:04:00Z">
              <w:r>
                <w:t>0.38</w:t>
              </w:r>
            </w:ins>
          </w:p>
        </w:tc>
        <w:tc>
          <w:tcPr>
            <w:tcW w:w="0" w:type="auto"/>
          </w:tcPr>
          <w:p w14:paraId="1187E2B0" w14:textId="77777777" w:rsidR="0088498B" w:rsidRDefault="0088498B" w:rsidP="00C73EB7">
            <w:pPr>
              <w:jc w:val="center"/>
              <w:rPr>
                <w:ins w:id="2401" w:author="David Conklin" w:date="2021-07-07T07:04:00Z"/>
              </w:rPr>
            </w:pPr>
            <w:ins w:id="2402" w:author="David Conklin" w:date="2021-07-07T07:04:00Z">
              <w:r>
                <w:t>3.61</w:t>
              </w:r>
            </w:ins>
          </w:p>
        </w:tc>
      </w:tr>
    </w:tbl>
    <w:p w14:paraId="7C76A177" w14:textId="77777777" w:rsidR="0088498B" w:rsidRDefault="0088498B" w:rsidP="0088498B">
      <w:pPr>
        <w:rPr>
          <w:ins w:id="2403" w:author="David Conklin" w:date="2021-07-07T07:04:00Z"/>
        </w:rPr>
      </w:pPr>
    </w:p>
    <w:p w14:paraId="36090F67" w14:textId="6E1D4624" w:rsidR="0088498B" w:rsidDel="0088498B" w:rsidRDefault="0088498B" w:rsidP="007E57E4">
      <w:pPr>
        <w:rPr>
          <w:del w:id="2404" w:author="David Conklin" w:date="2021-07-07T07:05:00Z"/>
        </w:rPr>
      </w:pPr>
    </w:p>
    <w:p w14:paraId="3079F3B8" w14:textId="725AE5D7" w:rsidR="00E3419D" w:rsidDel="0088498B" w:rsidRDefault="00E3419D" w:rsidP="007E57E4">
      <w:pPr>
        <w:rPr>
          <w:del w:id="2405" w:author="David Conklin" w:date="2021-07-07T07:05:00Z"/>
        </w:rPr>
      </w:pPr>
      <w:del w:id="2406" w:author="David Conklin" w:date="2021-07-07T07:05:00Z">
        <w:r w:rsidDel="0088498B">
          <w:delText xml:space="preserve">Tuning knob values in CW3M version </w:delText>
        </w:r>
      </w:del>
      <w:del w:id="2407" w:author="David Conklin" w:date="2021-07-07T06:56:00Z">
        <w:r w:rsidR="00445820" w:rsidDel="00EB6023">
          <w:delText>3</w:delText>
        </w:r>
      </w:del>
      <w:del w:id="2408"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2409" w:author="David Conklin" w:date="2021-07-07T07:05:00Z"/>
        </w:trPr>
        <w:tc>
          <w:tcPr>
            <w:tcW w:w="0" w:type="auto"/>
          </w:tcPr>
          <w:p w14:paraId="013F1F3C" w14:textId="6EA40045" w:rsidR="00E3419D" w:rsidDel="0088498B" w:rsidRDefault="00E3419D" w:rsidP="007E57E4">
            <w:pPr>
              <w:rPr>
                <w:del w:id="2410" w:author="David Conklin" w:date="2021-07-07T07:05:00Z"/>
              </w:rPr>
            </w:pPr>
            <w:del w:id="2411" w:author="David Conklin" w:date="2021-07-07T07:05:00Z">
              <w:r w:rsidDel="0088498B">
                <w:delText>HBVCALIB</w:delText>
              </w:r>
            </w:del>
          </w:p>
        </w:tc>
        <w:tc>
          <w:tcPr>
            <w:tcW w:w="0" w:type="auto"/>
          </w:tcPr>
          <w:p w14:paraId="6D9DF9D1" w14:textId="5BD568AC" w:rsidR="00E3419D" w:rsidDel="0088498B" w:rsidRDefault="00E3419D" w:rsidP="007E57E4">
            <w:pPr>
              <w:rPr>
                <w:del w:id="2412" w:author="David Conklin" w:date="2021-07-07T07:05:00Z"/>
              </w:rPr>
            </w:pPr>
            <w:del w:id="2413" w:author="David Conklin" w:date="2021-07-07T07:05:00Z">
              <w:r w:rsidDel="0088498B">
                <w:delText>ET_MULT</w:delText>
              </w:r>
            </w:del>
          </w:p>
        </w:tc>
        <w:tc>
          <w:tcPr>
            <w:tcW w:w="0" w:type="auto"/>
          </w:tcPr>
          <w:p w14:paraId="6085A988" w14:textId="521E0225" w:rsidR="00E3419D" w:rsidDel="0088498B" w:rsidRDefault="00E3419D" w:rsidP="007E57E4">
            <w:pPr>
              <w:rPr>
                <w:del w:id="2414" w:author="David Conklin" w:date="2021-07-07T07:05:00Z"/>
              </w:rPr>
            </w:pPr>
            <w:del w:id="2415"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2416" w:author="David Conklin" w:date="2021-07-07T07:05:00Z"/>
              </w:rPr>
            </w:pPr>
            <w:del w:id="2417" w:author="David Conklin" w:date="2021-07-07T07:05:00Z">
              <w:r w:rsidDel="0088498B">
                <w:delText>W2A_SLP</w:delText>
              </w:r>
            </w:del>
          </w:p>
        </w:tc>
        <w:tc>
          <w:tcPr>
            <w:tcW w:w="0" w:type="auto"/>
          </w:tcPr>
          <w:p w14:paraId="74958C0E" w14:textId="5880EDE7" w:rsidR="00E3419D" w:rsidDel="0088498B" w:rsidRDefault="00E3419D" w:rsidP="007E57E4">
            <w:pPr>
              <w:rPr>
                <w:del w:id="2418" w:author="David Conklin" w:date="2021-07-07T07:05:00Z"/>
              </w:rPr>
            </w:pPr>
            <w:del w:id="2419" w:author="David Conklin" w:date="2021-07-07T07:05:00Z">
              <w:r w:rsidDel="0088498B">
                <w:delText>W2A_INT</w:delText>
              </w:r>
            </w:del>
          </w:p>
        </w:tc>
      </w:tr>
      <w:tr w:rsidR="00E3419D" w:rsidDel="0088498B" w14:paraId="12806AE9" w14:textId="2C0BA9E3" w:rsidTr="00E3419D">
        <w:trPr>
          <w:del w:id="2420" w:author="David Conklin" w:date="2021-07-07T07:05:00Z"/>
        </w:trPr>
        <w:tc>
          <w:tcPr>
            <w:tcW w:w="0" w:type="auto"/>
          </w:tcPr>
          <w:p w14:paraId="0F062F1E" w14:textId="2D26A6F6" w:rsidR="00E3419D" w:rsidDel="0088498B" w:rsidRDefault="00E3419D" w:rsidP="007E57E4">
            <w:pPr>
              <w:rPr>
                <w:del w:id="2421" w:author="David Conklin" w:date="2021-07-07T07:05:00Z"/>
              </w:rPr>
            </w:pPr>
            <w:del w:id="2422" w:author="David Conklin" w:date="2021-07-07T07:05:00Z">
              <w:r w:rsidDel="0088498B">
                <w:delText>8 CGR</w:delText>
              </w:r>
            </w:del>
          </w:p>
        </w:tc>
        <w:tc>
          <w:tcPr>
            <w:tcW w:w="0" w:type="auto"/>
          </w:tcPr>
          <w:p w14:paraId="7B4A55A1" w14:textId="2F2122DF" w:rsidR="00E3419D" w:rsidDel="0088498B" w:rsidRDefault="00E3419D" w:rsidP="00C63B9F">
            <w:pPr>
              <w:jc w:val="center"/>
              <w:rPr>
                <w:del w:id="2423" w:author="David Conklin" w:date="2021-07-07T07:05:00Z"/>
              </w:rPr>
            </w:pPr>
            <w:del w:id="2424" w:author="David Conklin" w:date="2021-07-07T07:05:00Z">
              <w:r w:rsidDel="0088498B">
                <w:delText>0.826</w:delText>
              </w:r>
            </w:del>
          </w:p>
        </w:tc>
        <w:tc>
          <w:tcPr>
            <w:tcW w:w="0" w:type="auto"/>
          </w:tcPr>
          <w:p w14:paraId="6DC4097B" w14:textId="2E180408" w:rsidR="00410F77" w:rsidDel="0088498B" w:rsidRDefault="00410F77" w:rsidP="00C63B9F">
            <w:pPr>
              <w:jc w:val="center"/>
              <w:rPr>
                <w:del w:id="2425" w:author="David Conklin" w:date="2021-07-07T07:05:00Z"/>
              </w:rPr>
            </w:pPr>
            <w:del w:id="2426" w:author="David Conklin" w:date="2021-07-07T07:05:00Z">
              <w:r w:rsidDel="0088498B">
                <w:delText>1.0</w:delText>
              </w:r>
            </w:del>
          </w:p>
        </w:tc>
        <w:tc>
          <w:tcPr>
            <w:tcW w:w="0" w:type="auto"/>
          </w:tcPr>
          <w:p w14:paraId="14ACA79A" w14:textId="6C98D408" w:rsidR="00E3419D" w:rsidDel="0088498B" w:rsidRDefault="00410F77" w:rsidP="00C63B9F">
            <w:pPr>
              <w:jc w:val="center"/>
              <w:rPr>
                <w:del w:id="2427" w:author="David Conklin" w:date="2021-07-07T07:05:00Z"/>
              </w:rPr>
            </w:pPr>
            <w:del w:id="2428" w:author="David Conklin" w:date="2021-07-07T07:05:00Z">
              <w:r w:rsidDel="0088498B">
                <w:delText>0.4185</w:delText>
              </w:r>
            </w:del>
          </w:p>
        </w:tc>
        <w:tc>
          <w:tcPr>
            <w:tcW w:w="0" w:type="auto"/>
          </w:tcPr>
          <w:p w14:paraId="3EA6726C" w14:textId="4C31C2D1" w:rsidR="00E3419D" w:rsidDel="0088498B" w:rsidRDefault="00410F77" w:rsidP="00C63B9F">
            <w:pPr>
              <w:jc w:val="center"/>
              <w:rPr>
                <w:del w:id="2429" w:author="David Conklin" w:date="2021-07-07T07:05:00Z"/>
              </w:rPr>
            </w:pPr>
            <w:del w:id="2430" w:author="David Conklin" w:date="2021-07-07T07:05:00Z">
              <w:r w:rsidDel="0088498B">
                <w:delText>4.4309</w:delText>
              </w:r>
            </w:del>
          </w:p>
        </w:tc>
      </w:tr>
      <w:tr w:rsidR="00E3419D" w:rsidDel="0088498B" w14:paraId="3F38FF0D" w14:textId="2A8A20E9" w:rsidTr="00E3419D">
        <w:trPr>
          <w:del w:id="2431" w:author="David Conklin" w:date="2021-07-07T07:05:00Z"/>
        </w:trPr>
        <w:tc>
          <w:tcPr>
            <w:tcW w:w="0" w:type="auto"/>
          </w:tcPr>
          <w:p w14:paraId="28444FC3" w14:textId="36B827C0" w:rsidR="00E3419D" w:rsidDel="0088498B" w:rsidRDefault="00E3419D" w:rsidP="007E57E4">
            <w:pPr>
              <w:rPr>
                <w:del w:id="2432" w:author="David Conklin" w:date="2021-07-07T07:05:00Z"/>
              </w:rPr>
            </w:pPr>
            <w:del w:id="2433" w:author="David Conklin" w:date="2021-07-07T07:05:00Z">
              <w:r w:rsidDel="0088498B">
                <w:delText>9 BLU</w:delText>
              </w:r>
            </w:del>
          </w:p>
        </w:tc>
        <w:tc>
          <w:tcPr>
            <w:tcW w:w="0" w:type="auto"/>
          </w:tcPr>
          <w:p w14:paraId="5FB4A130" w14:textId="2C96C502" w:rsidR="00E3419D" w:rsidDel="0088498B" w:rsidRDefault="00410F77" w:rsidP="00C63B9F">
            <w:pPr>
              <w:jc w:val="center"/>
              <w:rPr>
                <w:del w:id="2434" w:author="David Conklin" w:date="2021-07-07T07:05:00Z"/>
              </w:rPr>
            </w:pPr>
            <w:del w:id="2435" w:author="David Conklin" w:date="2021-07-07T07:05:00Z">
              <w:r w:rsidDel="0088498B">
                <w:delText>0.355</w:delText>
              </w:r>
            </w:del>
          </w:p>
        </w:tc>
        <w:tc>
          <w:tcPr>
            <w:tcW w:w="0" w:type="auto"/>
          </w:tcPr>
          <w:p w14:paraId="2F9894DE" w14:textId="2FEEC0E2" w:rsidR="00E3419D" w:rsidDel="0088498B" w:rsidRDefault="00410F77" w:rsidP="00C63B9F">
            <w:pPr>
              <w:jc w:val="center"/>
              <w:rPr>
                <w:del w:id="2436" w:author="David Conklin" w:date="2021-07-07T07:05:00Z"/>
              </w:rPr>
            </w:pPr>
            <w:del w:id="2437" w:author="David Conklin" w:date="2021-07-07T07:05:00Z">
              <w:r w:rsidDel="0088498B">
                <w:delText>0.3</w:delText>
              </w:r>
            </w:del>
          </w:p>
        </w:tc>
        <w:tc>
          <w:tcPr>
            <w:tcW w:w="0" w:type="auto"/>
          </w:tcPr>
          <w:p w14:paraId="0B93C7BE" w14:textId="0E54C393" w:rsidR="00E3419D" w:rsidDel="0088498B" w:rsidRDefault="00410F77" w:rsidP="00C63B9F">
            <w:pPr>
              <w:jc w:val="center"/>
              <w:rPr>
                <w:del w:id="2438" w:author="David Conklin" w:date="2021-07-07T07:05:00Z"/>
              </w:rPr>
            </w:pPr>
            <w:del w:id="2439" w:author="David Conklin" w:date="2021-07-07T07:05:00Z">
              <w:r w:rsidDel="0088498B">
                <w:delText>0.635107</w:delText>
              </w:r>
            </w:del>
          </w:p>
        </w:tc>
        <w:tc>
          <w:tcPr>
            <w:tcW w:w="0" w:type="auto"/>
          </w:tcPr>
          <w:p w14:paraId="3F627540" w14:textId="7031334E" w:rsidR="00E3419D" w:rsidDel="0088498B" w:rsidRDefault="00410F77" w:rsidP="00C63B9F">
            <w:pPr>
              <w:jc w:val="center"/>
              <w:rPr>
                <w:del w:id="2440" w:author="David Conklin" w:date="2021-07-07T07:05:00Z"/>
              </w:rPr>
            </w:pPr>
            <w:del w:id="2441" w:author="David Conklin" w:date="2021-07-07T07:05:00Z">
              <w:r w:rsidDel="0088498B">
                <w:delText>4.9</w:delText>
              </w:r>
            </w:del>
          </w:p>
        </w:tc>
      </w:tr>
      <w:tr w:rsidR="00410F77" w:rsidDel="0088498B" w14:paraId="0286322E" w14:textId="181162E0" w:rsidTr="00E3419D">
        <w:trPr>
          <w:del w:id="2442" w:author="David Conklin" w:date="2021-07-07T07:05:00Z"/>
        </w:trPr>
        <w:tc>
          <w:tcPr>
            <w:tcW w:w="0" w:type="auto"/>
          </w:tcPr>
          <w:p w14:paraId="3E2CCD17" w14:textId="5242FF1D" w:rsidR="00410F77" w:rsidDel="0088498B" w:rsidRDefault="00410F77" w:rsidP="007E57E4">
            <w:pPr>
              <w:rPr>
                <w:del w:id="2443" w:author="David Conklin" w:date="2021-07-07T07:05:00Z"/>
              </w:rPr>
            </w:pPr>
            <w:del w:id="2444"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2445" w:author="David Conklin" w:date="2021-07-07T07:05:00Z"/>
              </w:rPr>
            </w:pPr>
            <w:del w:id="2446" w:author="David Conklin" w:date="2021-07-07T07:05:00Z">
              <w:r w:rsidDel="0088498B">
                <w:delText>1.9135</w:delText>
              </w:r>
            </w:del>
          </w:p>
        </w:tc>
        <w:tc>
          <w:tcPr>
            <w:tcW w:w="0" w:type="auto"/>
          </w:tcPr>
          <w:p w14:paraId="34604EBB" w14:textId="27E4A18A" w:rsidR="00410F77" w:rsidDel="0088498B" w:rsidRDefault="00410F77" w:rsidP="00C63B9F">
            <w:pPr>
              <w:jc w:val="center"/>
              <w:rPr>
                <w:del w:id="2447" w:author="David Conklin" w:date="2021-07-07T07:05:00Z"/>
              </w:rPr>
            </w:pPr>
          </w:p>
        </w:tc>
        <w:tc>
          <w:tcPr>
            <w:tcW w:w="0" w:type="auto"/>
          </w:tcPr>
          <w:p w14:paraId="6DB933D2" w14:textId="288DE6E3" w:rsidR="00410F77" w:rsidDel="0088498B" w:rsidRDefault="00410F77" w:rsidP="00C63B9F">
            <w:pPr>
              <w:jc w:val="center"/>
              <w:rPr>
                <w:del w:id="2448" w:author="David Conklin" w:date="2021-07-07T07:05:00Z"/>
              </w:rPr>
            </w:pPr>
            <w:del w:id="2449" w:author="David Conklin" w:date="2021-07-07T07:05:00Z">
              <w:r w:rsidDel="0088498B">
                <w:delText>0.598888</w:delText>
              </w:r>
            </w:del>
          </w:p>
        </w:tc>
        <w:tc>
          <w:tcPr>
            <w:tcW w:w="0" w:type="auto"/>
          </w:tcPr>
          <w:p w14:paraId="750601F6" w14:textId="2156C006" w:rsidR="00410F77" w:rsidDel="0088498B" w:rsidRDefault="00410F77" w:rsidP="00C63B9F">
            <w:pPr>
              <w:jc w:val="center"/>
              <w:rPr>
                <w:del w:id="2450" w:author="David Conklin" w:date="2021-07-07T07:05:00Z"/>
              </w:rPr>
            </w:pPr>
            <w:del w:id="2451" w:author="David Conklin" w:date="2021-07-07T07:05:00Z">
              <w:r w:rsidDel="0088498B">
                <w:delText>4.97186</w:delText>
              </w:r>
            </w:del>
          </w:p>
        </w:tc>
      </w:tr>
      <w:tr w:rsidR="00410F77" w:rsidDel="0088498B" w14:paraId="0B671F7A" w14:textId="6FDE4661" w:rsidTr="00E3419D">
        <w:trPr>
          <w:del w:id="2452" w:author="David Conklin" w:date="2021-07-07T07:05:00Z"/>
        </w:trPr>
        <w:tc>
          <w:tcPr>
            <w:tcW w:w="0" w:type="auto"/>
          </w:tcPr>
          <w:p w14:paraId="7B2E22C4" w14:textId="32D1DA55" w:rsidR="00410F77" w:rsidDel="0088498B" w:rsidRDefault="00410F77" w:rsidP="007E57E4">
            <w:pPr>
              <w:rPr>
                <w:del w:id="2453" w:author="David Conklin" w:date="2021-07-07T07:05:00Z"/>
              </w:rPr>
            </w:pPr>
            <w:del w:id="2454"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2455" w:author="David Conklin" w:date="2021-07-07T07:05:00Z"/>
              </w:rPr>
            </w:pPr>
            <w:del w:id="2456"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2457" w:author="David Conklin" w:date="2021-07-07T07:05:00Z"/>
              </w:rPr>
            </w:pPr>
          </w:p>
        </w:tc>
        <w:tc>
          <w:tcPr>
            <w:tcW w:w="0" w:type="auto"/>
          </w:tcPr>
          <w:p w14:paraId="21205A77" w14:textId="6CA45036" w:rsidR="00410F77" w:rsidDel="0088498B" w:rsidRDefault="00410F77" w:rsidP="00C63B9F">
            <w:pPr>
              <w:jc w:val="center"/>
              <w:rPr>
                <w:del w:id="2458" w:author="David Conklin" w:date="2021-07-07T07:05:00Z"/>
              </w:rPr>
            </w:pPr>
            <w:del w:id="2459" w:author="David Conklin" w:date="2021-07-07T07:05:00Z">
              <w:r w:rsidDel="0088498B">
                <w:delText>0.598888</w:delText>
              </w:r>
            </w:del>
          </w:p>
        </w:tc>
        <w:tc>
          <w:tcPr>
            <w:tcW w:w="0" w:type="auto"/>
          </w:tcPr>
          <w:p w14:paraId="713B4F89" w14:textId="5D4D0C50" w:rsidR="00410F77" w:rsidDel="0088498B" w:rsidRDefault="00410F77" w:rsidP="00C63B9F">
            <w:pPr>
              <w:jc w:val="center"/>
              <w:rPr>
                <w:del w:id="2460" w:author="David Conklin" w:date="2021-07-07T07:05:00Z"/>
              </w:rPr>
            </w:pPr>
            <w:del w:id="2461" w:author="David Conklin" w:date="2021-07-07T07:05:00Z">
              <w:r w:rsidDel="0088498B">
                <w:delText>3.37186</w:delText>
              </w:r>
            </w:del>
          </w:p>
        </w:tc>
      </w:tr>
      <w:tr w:rsidR="00410F77" w:rsidDel="0088498B" w14:paraId="6060C23A" w14:textId="041FA1C7" w:rsidTr="00E3419D">
        <w:trPr>
          <w:del w:id="2462" w:author="David Conklin" w:date="2021-07-07T07:05:00Z"/>
        </w:trPr>
        <w:tc>
          <w:tcPr>
            <w:tcW w:w="0" w:type="auto"/>
          </w:tcPr>
          <w:p w14:paraId="27A43BF8" w14:textId="33BB9AF8" w:rsidR="00410F77" w:rsidDel="0088498B" w:rsidRDefault="00410F77" w:rsidP="007E57E4">
            <w:pPr>
              <w:rPr>
                <w:del w:id="2463" w:author="David Conklin" w:date="2021-07-07T07:05:00Z"/>
              </w:rPr>
            </w:pPr>
            <w:del w:id="2464"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2465" w:author="David Conklin" w:date="2021-07-07T07:05:00Z"/>
              </w:rPr>
            </w:pPr>
            <w:del w:id="2466" w:author="David Conklin" w:date="2021-07-07T07:05:00Z">
              <w:r w:rsidDel="0088498B">
                <w:delText>0.4174</w:delText>
              </w:r>
            </w:del>
          </w:p>
        </w:tc>
        <w:tc>
          <w:tcPr>
            <w:tcW w:w="0" w:type="auto"/>
          </w:tcPr>
          <w:p w14:paraId="4C12DAB9" w14:textId="69E94CF0" w:rsidR="00410F77" w:rsidDel="0088498B" w:rsidRDefault="00410F77" w:rsidP="00C63B9F">
            <w:pPr>
              <w:jc w:val="center"/>
              <w:rPr>
                <w:del w:id="2467" w:author="David Conklin" w:date="2021-07-07T07:05:00Z"/>
              </w:rPr>
            </w:pPr>
          </w:p>
        </w:tc>
        <w:tc>
          <w:tcPr>
            <w:tcW w:w="0" w:type="auto"/>
          </w:tcPr>
          <w:p w14:paraId="0A5DBD8F" w14:textId="5817C92C" w:rsidR="00410F77" w:rsidDel="0088498B" w:rsidRDefault="00410F77" w:rsidP="00C63B9F">
            <w:pPr>
              <w:jc w:val="center"/>
              <w:rPr>
                <w:del w:id="2468" w:author="David Conklin" w:date="2021-07-07T07:05:00Z"/>
              </w:rPr>
            </w:pPr>
            <w:del w:id="2469" w:author="David Conklin" w:date="2021-07-07T07:05:00Z">
              <w:r w:rsidDel="0088498B">
                <w:delText>0.4583</w:delText>
              </w:r>
            </w:del>
          </w:p>
        </w:tc>
        <w:tc>
          <w:tcPr>
            <w:tcW w:w="0" w:type="auto"/>
          </w:tcPr>
          <w:p w14:paraId="493DBBF7" w14:textId="095E5CED" w:rsidR="00410F77" w:rsidDel="0088498B" w:rsidRDefault="00410F77" w:rsidP="00C63B9F">
            <w:pPr>
              <w:jc w:val="center"/>
              <w:rPr>
                <w:del w:id="2470" w:author="David Conklin" w:date="2021-07-07T07:05:00Z"/>
              </w:rPr>
            </w:pPr>
            <w:del w:id="2471" w:author="David Conklin" w:date="2021-07-07T07:05:00Z">
              <w:r w:rsidDel="0088498B">
                <w:delText>5.2348</w:delText>
              </w:r>
            </w:del>
          </w:p>
        </w:tc>
      </w:tr>
      <w:tr w:rsidR="00410F77" w:rsidDel="0088498B" w14:paraId="4CF0B37B" w14:textId="4F877C2D" w:rsidTr="00E3419D">
        <w:trPr>
          <w:del w:id="2472" w:author="David Conklin" w:date="2021-07-07T07:05:00Z"/>
        </w:trPr>
        <w:tc>
          <w:tcPr>
            <w:tcW w:w="0" w:type="auto"/>
          </w:tcPr>
          <w:p w14:paraId="531B6FD2" w14:textId="018294EC" w:rsidR="00410F77" w:rsidDel="0088498B" w:rsidRDefault="00410F77" w:rsidP="007E57E4">
            <w:pPr>
              <w:rPr>
                <w:del w:id="2473" w:author="David Conklin" w:date="2021-07-07T07:05:00Z"/>
              </w:rPr>
            </w:pPr>
            <w:del w:id="2474"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2475" w:author="David Conklin" w:date="2021-07-07T07:05:00Z"/>
              </w:rPr>
            </w:pPr>
            <w:del w:id="2476" w:author="David Conklin" w:date="2021-07-07T07:05:00Z">
              <w:r w:rsidDel="0088498B">
                <w:delText>2.06762</w:delText>
              </w:r>
            </w:del>
          </w:p>
        </w:tc>
        <w:tc>
          <w:tcPr>
            <w:tcW w:w="0" w:type="auto"/>
          </w:tcPr>
          <w:p w14:paraId="626FC22A" w14:textId="221A1DD8" w:rsidR="00410F77" w:rsidDel="0088498B" w:rsidRDefault="00410F77" w:rsidP="00C63B9F">
            <w:pPr>
              <w:jc w:val="center"/>
              <w:rPr>
                <w:del w:id="2477" w:author="David Conklin" w:date="2021-07-07T07:05:00Z"/>
              </w:rPr>
            </w:pPr>
          </w:p>
        </w:tc>
        <w:tc>
          <w:tcPr>
            <w:tcW w:w="0" w:type="auto"/>
          </w:tcPr>
          <w:p w14:paraId="7478B725" w14:textId="5E433D86" w:rsidR="00410F77" w:rsidDel="0088498B" w:rsidRDefault="00410F77" w:rsidP="00C63B9F">
            <w:pPr>
              <w:jc w:val="center"/>
              <w:rPr>
                <w:del w:id="2478" w:author="David Conklin" w:date="2021-07-07T07:05:00Z"/>
              </w:rPr>
            </w:pPr>
            <w:del w:id="2479" w:author="David Conklin" w:date="2021-07-07T07:05:00Z">
              <w:r w:rsidDel="0088498B">
                <w:delText>0.376465</w:delText>
              </w:r>
            </w:del>
          </w:p>
        </w:tc>
        <w:tc>
          <w:tcPr>
            <w:tcW w:w="0" w:type="auto"/>
          </w:tcPr>
          <w:p w14:paraId="56170A3D" w14:textId="08160341" w:rsidR="00410F77" w:rsidDel="0088498B" w:rsidRDefault="00410F77" w:rsidP="00C63B9F">
            <w:pPr>
              <w:jc w:val="center"/>
              <w:rPr>
                <w:del w:id="2480" w:author="David Conklin" w:date="2021-07-07T07:05:00Z"/>
              </w:rPr>
            </w:pPr>
            <w:del w:id="2481" w:author="David Conklin" w:date="2021-07-07T07:05:00Z">
              <w:r w:rsidDel="0088498B">
                <w:delText>3.614884</w:delText>
              </w:r>
            </w:del>
          </w:p>
        </w:tc>
      </w:tr>
    </w:tbl>
    <w:p w14:paraId="4C62E339" w14:textId="1BB3A098" w:rsidR="00E3419D" w:rsidDel="0088498B" w:rsidRDefault="00E3419D" w:rsidP="007E57E4">
      <w:pPr>
        <w:rPr>
          <w:del w:id="2482"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2483" w:name="_Toc76532161"/>
      <w:r>
        <w:t>Analysis of</w:t>
      </w:r>
      <w:r w:rsidR="003024C9">
        <w:t xml:space="preserve"> locations where the model has low skill</w:t>
      </w:r>
      <w:bookmarkEnd w:id="248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2484"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rsidP="000C04F1">
      <w:pPr>
        <w:pStyle w:val="Heading2"/>
        <w:rPr>
          <w:del w:id="2485" w:author="David Conklin" w:date="2021-07-01T11:47:00Z"/>
        </w:rPr>
        <w:pPrChange w:id="2486" w:author="David Conklin" w:date="2021-07-01T11:50:00Z">
          <w:pPr/>
        </w:pPrChange>
      </w:pPr>
      <w:del w:id="2487" w:author="David Conklin" w:date="2021-07-01T11:47:00Z">
        <w:r w:rsidDel="003F1C20">
          <w:br w:type="page"/>
        </w:r>
      </w:del>
    </w:p>
    <w:p w14:paraId="45B7ACA0" w14:textId="77777777" w:rsidR="00B47F76" w:rsidDel="003F1C20" w:rsidRDefault="00B47F76" w:rsidP="000C04F1">
      <w:pPr>
        <w:pStyle w:val="Heading2"/>
        <w:rPr>
          <w:del w:id="2488" w:author="David Conklin" w:date="2021-07-01T11:47:00Z"/>
        </w:rPr>
        <w:pPrChange w:id="2489" w:author="David Conklin" w:date="2021-07-01T11:50:00Z">
          <w:pPr/>
        </w:pPrChange>
      </w:pPr>
    </w:p>
    <w:p w14:paraId="0D1BEDC6" w14:textId="034C8026" w:rsidR="00B47F76" w:rsidRDefault="00B47F76" w:rsidP="000C04F1">
      <w:pPr>
        <w:pStyle w:val="Heading2"/>
        <w:pPrChange w:id="2490" w:author="David Conklin" w:date="2021-07-01T11:50:00Z">
          <w:pPr>
            <w:pStyle w:val="Heading2"/>
          </w:pPr>
        </w:pPrChange>
      </w:pPr>
      <w:bookmarkStart w:id="2491" w:name="_Toc76532162"/>
      <w:r>
        <w:t>Simulated McKenzie basin water budget</w:t>
      </w:r>
      <w:r w:rsidR="00334ED8">
        <w:t xml:space="preserve"> and thermal energy budget</w:t>
      </w:r>
      <w:bookmarkEnd w:id="2491"/>
    </w:p>
    <w:p w14:paraId="28DCD52C" w14:textId="42E8173A" w:rsidR="00334ED8" w:rsidDel="000C04F1" w:rsidRDefault="00334ED8" w:rsidP="00334ED8">
      <w:pPr>
        <w:rPr>
          <w:del w:id="2492" w:author="David Conklin" w:date="2021-07-01T11:50:00Z"/>
        </w:rPr>
      </w:pPr>
    </w:p>
    <w:p w14:paraId="5CCFEC0D" w14:textId="77777777" w:rsidR="000C04F1" w:rsidRDefault="000C04F1" w:rsidP="000C04F1">
      <w:pPr>
        <w:pStyle w:val="Heading2"/>
        <w:rPr>
          <w:ins w:id="2493" w:author="David Conklin" w:date="2021-07-01T11:50:00Z"/>
        </w:rPr>
        <w:pPrChange w:id="2494"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2495" w:author="David Conklin" w:date="2021-07-02T19:32:00Z"/>
        </w:rPr>
      </w:pPr>
      <w:ins w:id="2496" w:author="David Conklin" w:date="2021-07-02T19:29:00Z">
        <w:r>
          <w:t xml:space="preserve">The water and energy budgets </w:t>
        </w:r>
      </w:ins>
      <w:ins w:id="2497" w:author="David Conklin" w:date="2021-07-02T19:30:00Z">
        <w:r>
          <w:t xml:space="preserve">are said to “close” when </w:t>
        </w:r>
      </w:ins>
      <w:del w:id="2498" w:author="David Conklin" w:date="2021-07-02T19:30:00Z">
        <w:r w:rsidR="00334ED8" w:rsidDel="006E1147">
          <w:delText xml:space="preserve">Ideally, </w:delText>
        </w:r>
      </w:del>
      <w:r w:rsidR="00334ED8">
        <w:t xml:space="preserve">the “total in” value </w:t>
      </w:r>
      <w:del w:id="2499" w:author="David Conklin" w:date="2021-07-02T19:30:00Z">
        <w:r w:rsidR="00334ED8" w:rsidDel="006E1147">
          <w:delText xml:space="preserve">should </w:delText>
        </w:r>
      </w:del>
      <w:r w:rsidR="00334ED8">
        <w:t>match</w:t>
      </w:r>
      <w:ins w:id="2500" w:author="David Conklin" w:date="2021-07-02T19:30:00Z">
        <w:r>
          <w:t>es</w:t>
        </w:r>
      </w:ins>
      <w:r w:rsidR="00334ED8">
        <w:t xml:space="preserve"> the “total out” value in each budget</w:t>
      </w:r>
      <w:r w:rsidR="00082BCB">
        <w:t xml:space="preserve">.  As of </w:t>
      </w:r>
      <w:ins w:id="2501" w:author="David Conklin" w:date="2021-07-02T19:31:00Z">
        <w:r>
          <w:t xml:space="preserve">CW3M </w:t>
        </w:r>
      </w:ins>
      <w:r w:rsidR="00082BCB">
        <w:t>version</w:t>
      </w:r>
      <w:del w:id="2502" w:author="David Conklin" w:date="2021-07-02T10:00:00Z">
        <w:r w:rsidR="00082BCB" w:rsidDel="00C6504A">
          <w:delText>s</w:delText>
        </w:r>
      </w:del>
      <w:r w:rsidR="00082BCB">
        <w:t xml:space="preserve"> </w:t>
      </w:r>
      <w:ins w:id="2503" w:author="David Conklin" w:date="2021-07-02T10:01:00Z">
        <w:r w:rsidR="00C6504A">
          <w:t>409</w:t>
        </w:r>
      </w:ins>
      <w:ins w:id="2504" w:author="David Conklin" w:date="2021-07-02T19:31:00Z">
        <w:r>
          <w:t xml:space="preserve"> (</w:t>
        </w:r>
      </w:ins>
      <w:ins w:id="2505" w:author="David Conklin" w:date="2021-07-02T19:36:00Z">
        <w:r>
          <w:t>7/1</w:t>
        </w:r>
      </w:ins>
      <w:ins w:id="2506" w:author="David Conklin" w:date="2021-07-02T19:31:00Z">
        <w:r>
          <w:t>/21)</w:t>
        </w:r>
      </w:ins>
      <w:ins w:id="2507" w:author="David Conklin" w:date="2021-07-02T10:01:00Z">
        <w:r w:rsidR="00C6504A">
          <w:t xml:space="preserve">, </w:t>
        </w:r>
      </w:ins>
      <w:ins w:id="2508" w:author="David Conklin" w:date="2021-07-02T19:30:00Z">
        <w:r>
          <w:t>the water budge</w:t>
        </w:r>
      </w:ins>
      <w:ins w:id="2509" w:author="David Conklin" w:date="2021-07-02T19:31:00Z">
        <w:r>
          <w:t>t closes nicely but</w:t>
        </w:r>
      </w:ins>
      <w:ins w:id="2510" w:author="David Conklin" w:date="2021-07-02T19:32:00Z">
        <w:r>
          <w:t xml:space="preserve"> the thermal energy budget is still out by </w:t>
        </w:r>
      </w:ins>
      <w:ins w:id="2511" w:author="David Conklin" w:date="2021-07-02T19:34:00Z">
        <w:r>
          <w:t>an appreciable amount.</w:t>
        </w:r>
      </w:ins>
      <w:ins w:id="2512" w:author="David Conklin" w:date="2021-07-02T19:32:00Z">
        <w:r>
          <w:t xml:space="preserve">.  </w:t>
        </w:r>
      </w:ins>
    </w:p>
    <w:p w14:paraId="5B10D7E5" w14:textId="77777777" w:rsidR="006E1147" w:rsidRDefault="006E1147" w:rsidP="00334ED8">
      <w:pPr>
        <w:rPr>
          <w:ins w:id="2513" w:author="David Conklin" w:date="2021-07-02T19:32:00Z"/>
        </w:rPr>
      </w:pPr>
    </w:p>
    <w:p w14:paraId="65025703" w14:textId="77777777" w:rsidR="006E1147" w:rsidRDefault="006E1147" w:rsidP="00334ED8">
      <w:pPr>
        <w:rPr>
          <w:ins w:id="2514" w:author="David Conklin" w:date="2021-07-02T19:33:00Z"/>
        </w:rPr>
      </w:pPr>
      <w:ins w:id="2515" w:author="David Conklin" w:date="2021-07-02T19:33:00Z">
        <w:r>
          <w:t xml:space="preserve">In the water budget, </w:t>
        </w:r>
      </w:ins>
      <w:ins w:id="2516" w:author="David Conklin" w:date="2021-07-02T19:31:00Z">
        <w:r>
          <w:t xml:space="preserve"> </w:t>
        </w:r>
      </w:ins>
      <w:ins w:id="2517" w:author="David Conklin" w:date="2021-07-02T10:01:00Z">
        <w:r w:rsidR="00C6504A">
          <w:t xml:space="preserve">the </w:t>
        </w:r>
      </w:ins>
      <w:ins w:id="2518" w:author="David Conklin" w:date="2021-07-02T17:29:00Z">
        <w:r w:rsidR="00586ABF">
          <w:t xml:space="preserve">average yearly </w:t>
        </w:r>
      </w:ins>
      <w:ins w:id="2519" w:author="David Conklin" w:date="2021-07-02T10:01:00Z">
        <w:r w:rsidR="00C6504A">
          <w:t xml:space="preserve">total out </w:t>
        </w:r>
        <w:r w:rsidR="00FA2CD2">
          <w:t xml:space="preserve">is </w:t>
        </w:r>
      </w:ins>
      <w:ins w:id="2520" w:author="David Conklin" w:date="2021-07-02T10:02:00Z">
        <w:r w:rsidR="00FA2CD2">
          <w:t xml:space="preserve">2.5 mm less than the </w:t>
        </w:r>
      </w:ins>
      <w:ins w:id="2521" w:author="David Conklin" w:date="2021-07-02T17:30:00Z">
        <w:r w:rsidR="00586ABF">
          <w:t xml:space="preserve">average yearly </w:t>
        </w:r>
      </w:ins>
      <w:ins w:id="2522" w:author="David Conklin" w:date="2021-07-02T10:02:00Z">
        <w:r w:rsidR="00FA2CD2">
          <w:t>total in, a difference of 0.11%.</w:t>
        </w:r>
      </w:ins>
      <w:ins w:id="2523" w:author="David Conklin" w:date="2021-07-02T17:10:00Z">
        <w:r w:rsidR="001D3DBD">
          <w:t xml:space="preserve">  However, a closer look at the underlying data </w:t>
        </w:r>
      </w:ins>
      <w:ins w:id="2524" w:author="David Conklin" w:date="2021-07-02T17:11:00Z">
        <w:r w:rsidR="001D3DBD">
          <w:t xml:space="preserve">reveals that at the beginning of 2010, the </w:t>
        </w:r>
      </w:ins>
      <w:ins w:id="2525" w:author="David Conklin" w:date="2021-07-02T17:13:00Z">
        <w:r w:rsidR="001D3DBD">
          <w:t xml:space="preserve">total amount of water in the reaches, reservoirs, and </w:t>
        </w:r>
      </w:ins>
      <w:ins w:id="2526" w:author="David Conklin" w:date="2021-07-02T17:14:00Z">
        <w:r w:rsidR="001D3DBD">
          <w:t>soil tracked by the model was equivalent to 844</w:t>
        </w:r>
      </w:ins>
      <w:ins w:id="2527" w:author="David Conklin" w:date="2021-07-02T17:16:00Z">
        <w:r w:rsidR="001D3DBD">
          <w:t>.2</w:t>
        </w:r>
      </w:ins>
      <w:ins w:id="2528" w:author="David Conklin" w:date="2021-07-02T17:14:00Z">
        <w:r w:rsidR="001D3DBD">
          <w:t xml:space="preserve"> mm</w:t>
        </w:r>
      </w:ins>
      <w:ins w:id="2529" w:author="David Conklin" w:date="2021-07-02T17:15:00Z">
        <w:r w:rsidR="001D3DBD">
          <w:t xml:space="preserve"> over the area of the basin, while</w:t>
        </w:r>
      </w:ins>
      <w:ins w:id="2530" w:author="David Conklin" w:date="2021-07-02T17:16:00Z">
        <w:r w:rsidR="001D3DBD">
          <w:t xml:space="preserve"> 9 years later</w:t>
        </w:r>
      </w:ins>
      <w:ins w:id="2531" w:author="David Conklin" w:date="2021-07-02T17:15:00Z">
        <w:r w:rsidR="001D3DBD">
          <w:t xml:space="preserve"> at the end of 2018 the analogous amount was 862.6 mm</w:t>
        </w:r>
      </w:ins>
      <w:ins w:id="2532" w:author="David Conklin" w:date="2021-07-02T17:18:00Z">
        <w:r w:rsidR="001D3DBD">
          <w:t xml:space="preserve">, an increase of </w:t>
        </w:r>
      </w:ins>
      <w:ins w:id="2533" w:author="David Conklin" w:date="2021-07-02T17:19:00Z">
        <w:r w:rsidR="001D3DBD">
          <w:t xml:space="preserve">18.4 mm over the 9 year period, or </w:t>
        </w:r>
      </w:ins>
      <w:ins w:id="2534" w:author="David Conklin" w:date="2021-07-02T17:18:00Z">
        <w:r w:rsidR="001D3DBD">
          <w:t>2.0 mm</w:t>
        </w:r>
      </w:ins>
      <w:ins w:id="2535" w:author="David Conklin" w:date="2021-07-02T17:19:00Z">
        <w:r w:rsidR="001D3DBD">
          <w:t>/year.</w:t>
        </w:r>
      </w:ins>
      <w:ins w:id="2536" w:author="David Conklin" w:date="2021-07-02T17:20:00Z">
        <w:r w:rsidR="00586ABF">
          <w:t xml:space="preserve">  </w:t>
        </w:r>
      </w:ins>
      <w:ins w:id="2537" w:author="David Conklin" w:date="2021-07-02T17:25:00Z">
        <w:r w:rsidR="00586ABF">
          <w:t xml:space="preserve">Taking that change in the total volume of water into account reduces the discrepancy </w:t>
        </w:r>
      </w:ins>
      <w:ins w:id="2538" w:author="David Conklin" w:date="2021-07-02T17:26:00Z">
        <w:r w:rsidR="00586ABF">
          <w:t>from</w:t>
        </w:r>
      </w:ins>
      <w:ins w:id="2539" w:author="David Conklin" w:date="2021-07-02T19:33:00Z">
        <w:r>
          <w:t xml:space="preserve"> </w:t>
        </w:r>
      </w:ins>
      <w:ins w:id="2540" w:author="David Conklin" w:date="2021-07-02T17:26:00Z">
        <w:r w:rsidR="00586ABF">
          <w:t xml:space="preserve">-2.5 mm (-0.11%) </w:t>
        </w:r>
      </w:ins>
      <w:ins w:id="2541" w:author="David Conklin" w:date="2021-07-02T17:25:00Z">
        <w:r w:rsidR="00586ABF">
          <w:t xml:space="preserve">to </w:t>
        </w:r>
      </w:ins>
      <w:ins w:id="2542" w:author="David Conklin" w:date="2021-07-02T17:26:00Z">
        <w:r w:rsidR="00586ABF">
          <w:t>-0.44 mm</w:t>
        </w:r>
      </w:ins>
      <w:ins w:id="2543" w:author="David Conklin" w:date="2021-07-02T17:28:00Z">
        <w:r w:rsidR="00586ABF">
          <w:t xml:space="preserve"> </w:t>
        </w:r>
      </w:ins>
    </w:p>
    <w:p w14:paraId="70145257" w14:textId="25D0EAB4" w:rsidR="00C6504A" w:rsidRDefault="00586ABF" w:rsidP="00334ED8">
      <w:pPr>
        <w:rPr>
          <w:ins w:id="2544" w:author="David Conklin" w:date="2021-07-02T19:33:00Z"/>
        </w:rPr>
      </w:pPr>
      <w:ins w:id="2545" w:author="David Conklin" w:date="2021-07-02T17:28:00Z">
        <w:r>
          <w:t>(-0.02%).</w:t>
        </w:r>
      </w:ins>
    </w:p>
    <w:p w14:paraId="5AC8C259" w14:textId="62D4AAB2" w:rsidR="006E1147" w:rsidRDefault="006E1147" w:rsidP="00334ED8">
      <w:pPr>
        <w:rPr>
          <w:ins w:id="2546" w:author="David Conklin" w:date="2021-07-02T19:33:00Z"/>
        </w:rPr>
      </w:pPr>
    </w:p>
    <w:p w14:paraId="1D6AA58E" w14:textId="3D017BAE" w:rsidR="00334ED8" w:rsidDel="00FA2CD2" w:rsidRDefault="00082BCB" w:rsidP="00334ED8">
      <w:pPr>
        <w:rPr>
          <w:del w:id="2547" w:author="David Conklin" w:date="2021-07-02T10:02:00Z"/>
        </w:rPr>
      </w:pPr>
      <w:del w:id="2548" w:author="David Conklin" w:date="2021-07-02T10:01:00Z">
        <w:r w:rsidDel="00C6504A">
          <w:delText>225</w:delText>
        </w:r>
      </w:del>
      <w:del w:id="2549"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2550" w:author="David Conklin" w:date="2021-07-02T19:35:00Z"/>
        </w:rPr>
      </w:pPr>
    </w:p>
    <w:p w14:paraId="22E170AA" w14:textId="62912611" w:rsidR="00BB7B7B" w:rsidRDefault="00BB7B7B" w:rsidP="00BB7B7B">
      <w:r>
        <w:t xml:space="preserve">As of </w:t>
      </w:r>
      <w:ins w:id="2551" w:author="David Conklin" w:date="2021-07-02T09:31:00Z">
        <w:r w:rsidR="00E44FF8">
          <w:t>7/2</w:t>
        </w:r>
      </w:ins>
      <w:del w:id="2552" w:author="David Conklin" w:date="2021-07-02T09:30:00Z">
        <w:r w:rsidDel="00E44FF8">
          <w:delText>1/6</w:delText>
        </w:r>
      </w:del>
      <w:r>
        <w:t xml:space="preserve">/21 CW3M ver. </w:t>
      </w:r>
      <w:ins w:id="2553" w:author="David Conklin" w:date="2021-07-02T09:31:00Z">
        <w:r w:rsidR="00E44FF8">
          <w:t>409</w:t>
        </w:r>
      </w:ins>
      <w:del w:id="2554"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2555" w:author="David Conklin" w:date="2021-07-02T09:39:00Z">
              <w:r w:rsidR="00E44FF8">
                <w:t>6.8</w:t>
              </w:r>
            </w:ins>
            <w:del w:id="2556"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2557" w:author="David Conklin" w:date="2021-07-02T09:35:00Z">
              <w:r w:rsidDel="00E44FF8">
                <w:delText>300</w:delText>
              </w:r>
            </w:del>
            <w:ins w:id="2558" w:author="David Conklin" w:date="2021-07-02T09:35:00Z">
              <w:r w:rsidR="00E44FF8">
                <w:t>270</w:t>
              </w:r>
            </w:ins>
          </w:p>
        </w:tc>
        <w:tc>
          <w:tcPr>
            <w:tcW w:w="0" w:type="auto"/>
          </w:tcPr>
          <w:p w14:paraId="67614063" w14:textId="2F2E5263" w:rsidR="00BB7B7B" w:rsidRDefault="00E44FF8" w:rsidP="00BB7B7B">
            <w:pPr>
              <w:jc w:val="right"/>
            </w:pPr>
            <w:ins w:id="2559" w:author="David Conklin" w:date="2021-07-02T09:41:00Z">
              <w:r>
                <w:t>12.4</w:t>
              </w:r>
            </w:ins>
            <w:del w:id="2560"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2561" w:author="David Conklin" w:date="2021-07-02T09:36:00Z">
              <w:r>
                <w:t>7</w:t>
              </w:r>
            </w:ins>
            <w:del w:id="2562"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2563" w:author="David Conklin" w:date="2021-07-02T09:38:00Z">
              <w:r w:rsidR="00E44FF8">
                <w:t>179</w:t>
              </w:r>
            </w:ins>
            <w:del w:id="2564"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2565" w:author="David Conklin" w:date="2021-07-02T09:43:00Z">
              <w:r w:rsidR="00C81A14">
                <w:t>19</w:t>
              </w:r>
            </w:ins>
            <w:del w:id="2566" w:author="David Conklin" w:date="2021-07-02T09:43:00Z">
              <w:r w:rsidDel="00C81A14">
                <w:delText>59</w:delText>
              </w:r>
            </w:del>
          </w:p>
        </w:tc>
        <w:tc>
          <w:tcPr>
            <w:tcW w:w="0" w:type="auto"/>
          </w:tcPr>
          <w:p w14:paraId="625809C8" w14:textId="5110DDC5" w:rsidR="00BB7B7B" w:rsidRDefault="00BB7B7B" w:rsidP="00BB7B7B">
            <w:pPr>
              <w:jc w:val="right"/>
            </w:pPr>
            <w:r>
              <w:t>7</w:t>
            </w:r>
            <w:ins w:id="2567" w:author="David Conklin" w:date="2021-07-02T09:48:00Z">
              <w:r w:rsidR="00C81A14">
                <w:t>5.1</w:t>
              </w:r>
            </w:ins>
            <w:del w:id="2568"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2569" w:author="David Conklin" w:date="2021-07-02T09:57:00Z">
              <w:r w:rsidDel="00C6504A">
                <w:delText>152.7</w:delText>
              </w:r>
            </w:del>
            <w:ins w:id="2570"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2571" w:author="David Conklin" w:date="2021-07-02T09:43:00Z">
              <w:r w:rsidR="00C81A14">
                <w:t>69</w:t>
              </w:r>
            </w:ins>
            <w:del w:id="2572"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2573" w:author="David Conklin" w:date="2021-07-02T09:48:00Z">
              <w:r w:rsidR="00C81A14">
                <w:t>4</w:t>
              </w:r>
            </w:ins>
            <w:del w:id="2574"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2575" w:author="David Conklin" w:date="2021-07-02T09:59:00Z">
              <w:r w:rsidR="00C6504A">
                <w:t>7</w:t>
              </w:r>
            </w:ins>
            <w:del w:id="2576"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2577" w:author="David Conklin" w:date="2021-07-02T09:43:00Z">
              <w:r w:rsidR="00C81A14">
                <w:t>0</w:t>
              </w:r>
            </w:ins>
            <w:del w:id="2578" w:author="David Conklin" w:date="2021-07-02T09:43:00Z">
              <w:r w:rsidDel="00C81A14">
                <w:delText>2</w:delText>
              </w:r>
            </w:del>
          </w:p>
        </w:tc>
        <w:tc>
          <w:tcPr>
            <w:tcW w:w="0" w:type="auto"/>
          </w:tcPr>
          <w:p w14:paraId="36BBD4E3" w14:textId="3EF8FB5A" w:rsidR="00BB7B7B" w:rsidRDefault="00BB7B7B" w:rsidP="00BB7B7B">
            <w:pPr>
              <w:jc w:val="right"/>
            </w:pPr>
            <w:r>
              <w:t>4.</w:t>
            </w:r>
            <w:ins w:id="2579" w:author="David Conklin" w:date="2021-07-02T09:48:00Z">
              <w:r w:rsidR="00C81A14">
                <w:t>2</w:t>
              </w:r>
            </w:ins>
            <w:del w:id="2580"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2581" w:author="David Conklin" w:date="2021-07-02T09:59:00Z">
              <w:r w:rsidR="00C6504A">
                <w:t>7</w:t>
              </w:r>
            </w:ins>
            <w:del w:id="2582"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2583" w:author="David Conklin" w:date="2021-07-02T09:49:00Z">
              <w:r w:rsidR="00C81A14">
                <w:t>4</w:t>
              </w:r>
            </w:ins>
            <w:del w:id="2584"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585" w:author="David Conklin" w:date="2021-07-02T09:59:00Z">
              <w:r w:rsidR="00C6504A">
                <w:t>6</w:t>
              </w:r>
            </w:ins>
            <w:del w:id="2586"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587" w:author="David Conklin" w:date="2021-07-02T09:44:00Z">
              <w:r w:rsidR="00C81A14">
                <w:t>176</w:t>
              </w:r>
            </w:ins>
            <w:del w:id="2588"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589" w:author="David Conklin" w:date="2021-07-02T09:50:00Z">
              <w:r w:rsidR="00C81A14">
                <w:t>5.1</w:t>
              </w:r>
            </w:ins>
            <w:del w:id="2590"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591" w:author="David Conklin" w:date="2021-07-02T09:51:00Z">
              <w:r>
                <w:t>-2</w:t>
              </w:r>
            </w:ins>
            <w:del w:id="2592"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593" w:author="David Conklin" w:date="2021-07-02T09:53:00Z">
              <w:r w:rsidR="00C6504A">
                <w:t>1</w:t>
              </w:r>
            </w:ins>
            <w:del w:id="2594"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595" w:author="David Conklin" w:date="2021-07-02T19:35:00Z"/>
        </w:rPr>
      </w:pPr>
      <w:ins w:id="2596" w:author="David Conklin" w:date="2021-07-02T19:35:00Z">
        <w:r>
          <w:t xml:space="preserve">The energy budget fails to close by </w:t>
        </w:r>
      </w:ins>
      <w:ins w:id="2597" w:author="David Conklin" w:date="2021-07-02T19:36:00Z">
        <w:r>
          <w:t>-</w:t>
        </w:r>
      </w:ins>
      <w:ins w:id="2598" w:author="David Conklin" w:date="2021-07-02T21:02:00Z">
        <w:r w:rsidR="00092594">
          <w:t>6.4</w:t>
        </w:r>
      </w:ins>
      <w:ins w:id="2599" w:author="David Conklin" w:date="2021-07-02T19:35:00Z">
        <w:r>
          <w:t>%</w:t>
        </w:r>
      </w:ins>
      <w:ins w:id="2600" w:author="David Conklin" w:date="2021-07-02T19:51:00Z">
        <w:r w:rsidR="00CB3159">
          <w:t xml:space="preserve"> or more</w:t>
        </w:r>
      </w:ins>
      <w:ins w:id="2601" w:author="David Conklin" w:date="2021-07-02T19:36:00Z">
        <w:r>
          <w:t xml:space="preserve">, i.e. </w:t>
        </w:r>
      </w:ins>
      <w:ins w:id="2602" w:author="David Conklin" w:date="2021-07-02T21:02:00Z">
        <w:r w:rsidR="00092594">
          <w:t>6.</w:t>
        </w:r>
      </w:ins>
      <w:ins w:id="2603" w:author="David Conklin" w:date="2021-07-02T21:03:00Z">
        <w:r w:rsidR="00092594">
          <w:t>4</w:t>
        </w:r>
      </w:ins>
      <w:ins w:id="2604" w:author="David Conklin" w:date="2021-07-02T19:36:00Z">
        <w:r>
          <w:t>%</w:t>
        </w:r>
      </w:ins>
      <w:ins w:id="2605" w:author="David Conklin" w:date="2021-07-02T19:51:00Z">
        <w:r w:rsidR="00CB3159">
          <w:t xml:space="preserve"> or more</w:t>
        </w:r>
      </w:ins>
      <w:ins w:id="2606" w:author="David Conklin" w:date="2021-07-02T19:36:00Z">
        <w:r>
          <w:t xml:space="preserve"> of the </w:t>
        </w:r>
      </w:ins>
      <w:ins w:id="2607" w:author="David Conklin" w:date="2021-07-02T19:37:00Z">
        <w:r>
          <w:t xml:space="preserve">modeled </w:t>
        </w:r>
      </w:ins>
      <w:ins w:id="2608" w:author="David Conklin" w:date="2021-07-02T19:36:00Z">
        <w:r>
          <w:t>thermal energy</w:t>
        </w:r>
      </w:ins>
      <w:ins w:id="2609" w:author="David Conklin" w:date="2021-07-02T19:37:00Z">
        <w:r>
          <w:t xml:space="preserve"> reaching the surface waters of the basin is </w:t>
        </w:r>
      </w:ins>
      <w:ins w:id="2610" w:author="David Conklin" w:date="2021-07-02T19:39:00Z">
        <w:r w:rsidR="00D64198">
          <w:t xml:space="preserve">still </w:t>
        </w:r>
      </w:ins>
      <w:ins w:id="2611" w:author="David Conklin" w:date="2021-07-02T19:37:00Z">
        <w:r>
          <w:t>unaccounte</w:t>
        </w:r>
      </w:ins>
      <w:ins w:id="2612" w:author="David Conklin" w:date="2021-07-02T19:38:00Z">
        <w:r>
          <w:t>d for in modeled thermal energy leaving those waters</w:t>
        </w:r>
      </w:ins>
      <w:ins w:id="2613" w:author="David Conklin" w:date="2021-07-02T19:39:00Z">
        <w:r w:rsidR="00D64198">
          <w:t xml:space="preserve"> and </w:t>
        </w:r>
      </w:ins>
      <w:ins w:id="2614" w:author="David Conklin" w:date="2021-07-05T06:52:00Z">
        <w:r w:rsidR="00613067">
          <w:t xml:space="preserve">in </w:t>
        </w:r>
      </w:ins>
      <w:ins w:id="2615" w:author="David Conklin" w:date="2021-07-02T19:39:00Z">
        <w:r w:rsidR="00D64198">
          <w:t>the basin discharge</w:t>
        </w:r>
      </w:ins>
      <w:ins w:id="2616" w:author="David Conklin" w:date="2021-07-02T19:35:00Z">
        <w:r>
          <w:t>.</w:t>
        </w:r>
      </w:ins>
    </w:p>
    <w:p w14:paraId="1A02C05C" w14:textId="77777777" w:rsidR="006E1147" w:rsidRDefault="006E1147" w:rsidP="006D0662">
      <w:pPr>
        <w:rPr>
          <w:ins w:id="2617" w:author="David Conklin" w:date="2021-07-02T19:35:00Z"/>
        </w:rPr>
      </w:pPr>
    </w:p>
    <w:p w14:paraId="2F494B0A" w14:textId="091C33FA" w:rsidR="006D0662" w:rsidRDefault="006D0662" w:rsidP="006D0662">
      <w:r>
        <w:t xml:space="preserve">As of </w:t>
      </w:r>
      <w:ins w:id="2618" w:author="David Conklin" w:date="2021-07-02T18:00:00Z">
        <w:r w:rsidR="002B0B5B">
          <w:t>7/1</w:t>
        </w:r>
      </w:ins>
      <w:del w:id="2619" w:author="David Conklin" w:date="2021-07-02T18:00:00Z">
        <w:r w:rsidDel="002B0B5B">
          <w:delText>1/6</w:delText>
        </w:r>
      </w:del>
      <w:r>
        <w:t xml:space="preserve">/21 CW3M ver. </w:t>
      </w:r>
      <w:ins w:id="2620" w:author="David Conklin" w:date="2021-07-02T18:00:00Z">
        <w:r w:rsidR="002B0B5B">
          <w:t>4</w:t>
        </w:r>
      </w:ins>
      <w:ins w:id="2621" w:author="David Conklin" w:date="2021-07-02T18:01:00Z">
        <w:r w:rsidR="002B0B5B">
          <w:t>09</w:t>
        </w:r>
      </w:ins>
      <w:del w:id="2622"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623"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624">
          <w:tblGrid>
            <w:gridCol w:w="3253"/>
            <w:gridCol w:w="1798"/>
            <w:gridCol w:w="2363"/>
            <w:gridCol w:w="1936"/>
          </w:tblGrid>
        </w:tblGridChange>
      </w:tblGrid>
      <w:tr w:rsidR="006D0662" w14:paraId="77CDB150" w14:textId="77777777" w:rsidTr="002B0B5B">
        <w:tc>
          <w:tcPr>
            <w:tcW w:w="0" w:type="auto"/>
            <w:tcPrChange w:id="2625"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626"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627"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628"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629" w:author="David Conklin" w:date="2021-07-02T18:01:00Z"/>
        </w:trPr>
        <w:tc>
          <w:tcPr>
            <w:tcW w:w="0" w:type="auto"/>
            <w:tcPrChange w:id="2630" w:author="David Conklin" w:date="2021-07-02T18:06:00Z">
              <w:tcPr>
                <w:tcW w:w="0" w:type="auto"/>
              </w:tcPr>
            </w:tcPrChange>
          </w:tcPr>
          <w:p w14:paraId="732D704D" w14:textId="1681C2BA" w:rsidR="00BF3872" w:rsidDel="002B0B5B" w:rsidRDefault="00BF3872" w:rsidP="00E3419D">
            <w:pPr>
              <w:rPr>
                <w:del w:id="2631" w:author="David Conklin" w:date="2021-07-02T18:01:00Z"/>
              </w:rPr>
            </w:pPr>
            <w:del w:id="2632" w:author="David Conklin" w:date="2021-07-02T18:01:00Z">
              <w:r w:rsidDel="002B0B5B">
                <w:delText>water in reaches</w:delText>
              </w:r>
            </w:del>
          </w:p>
        </w:tc>
        <w:tc>
          <w:tcPr>
            <w:tcW w:w="1798" w:type="dxa"/>
            <w:tcPrChange w:id="2633" w:author="David Conklin" w:date="2021-07-02T18:06:00Z">
              <w:tcPr>
                <w:tcW w:w="0" w:type="auto"/>
              </w:tcPr>
            </w:tcPrChange>
          </w:tcPr>
          <w:p w14:paraId="313A3A67" w14:textId="36BEBFC1" w:rsidR="00BF3872" w:rsidDel="002B0B5B" w:rsidRDefault="00BF3872" w:rsidP="00E3419D">
            <w:pPr>
              <w:jc w:val="right"/>
              <w:rPr>
                <w:del w:id="2634" w:author="David Conklin" w:date="2021-07-02T18:01:00Z"/>
              </w:rPr>
            </w:pPr>
            <w:del w:id="2635" w:author="David Conklin" w:date="2021-07-02T18:01:00Z">
              <w:r w:rsidDel="002B0B5B">
                <w:delText>0.016e9</w:delText>
              </w:r>
            </w:del>
          </w:p>
        </w:tc>
        <w:tc>
          <w:tcPr>
            <w:tcW w:w="1710" w:type="dxa"/>
            <w:tcPrChange w:id="2636" w:author="David Conklin" w:date="2021-07-02T18:06:00Z">
              <w:tcPr>
                <w:tcW w:w="0" w:type="auto"/>
              </w:tcPr>
            </w:tcPrChange>
          </w:tcPr>
          <w:p w14:paraId="21DF41C9" w14:textId="4ECF1B9D" w:rsidR="00BF3872" w:rsidDel="002B0B5B" w:rsidRDefault="00BF3872" w:rsidP="00E3419D">
            <w:pPr>
              <w:jc w:val="right"/>
              <w:rPr>
                <w:del w:id="2637" w:author="David Conklin" w:date="2021-07-02T18:01:00Z"/>
              </w:rPr>
            </w:pPr>
          </w:p>
        </w:tc>
        <w:tc>
          <w:tcPr>
            <w:tcW w:w="2880" w:type="dxa"/>
            <w:tcPrChange w:id="2638" w:author="David Conklin" w:date="2021-07-02T18:06:00Z">
              <w:tcPr>
                <w:tcW w:w="0" w:type="auto"/>
              </w:tcPr>
            </w:tcPrChange>
          </w:tcPr>
          <w:p w14:paraId="0CEB709F" w14:textId="4CCE37EA" w:rsidR="00BF3872" w:rsidDel="002B0B5B" w:rsidRDefault="00BF3872" w:rsidP="00E3419D">
            <w:pPr>
              <w:jc w:val="right"/>
              <w:rPr>
                <w:del w:id="2639" w:author="David Conklin" w:date="2021-07-02T18:01:00Z"/>
              </w:rPr>
            </w:pPr>
            <w:del w:id="2640" w:author="David Conklin" w:date="2021-07-02T18:01:00Z">
              <w:r w:rsidDel="002B0B5B">
                <w:delText>0.4e9</w:delText>
              </w:r>
            </w:del>
          </w:p>
        </w:tc>
      </w:tr>
      <w:tr w:rsidR="00BF3872" w:rsidDel="002B0B5B" w14:paraId="3FD73038" w14:textId="08DC75F2" w:rsidTr="002B0B5B">
        <w:trPr>
          <w:del w:id="2641" w:author="David Conklin" w:date="2021-07-02T18:01:00Z"/>
        </w:trPr>
        <w:tc>
          <w:tcPr>
            <w:tcW w:w="0" w:type="auto"/>
            <w:tcPrChange w:id="2642" w:author="David Conklin" w:date="2021-07-02T18:06:00Z">
              <w:tcPr>
                <w:tcW w:w="0" w:type="auto"/>
              </w:tcPr>
            </w:tcPrChange>
          </w:tcPr>
          <w:p w14:paraId="20231D08" w14:textId="563BF370" w:rsidR="00BF3872" w:rsidDel="002B0B5B" w:rsidRDefault="00BF3872" w:rsidP="00E3419D">
            <w:pPr>
              <w:rPr>
                <w:del w:id="2643" w:author="David Conklin" w:date="2021-07-02T18:01:00Z"/>
              </w:rPr>
            </w:pPr>
            <w:del w:id="2644" w:author="David Conklin" w:date="2021-07-02T18:01:00Z">
              <w:r w:rsidDel="002B0B5B">
                <w:delText>water in reservoirs</w:delText>
              </w:r>
            </w:del>
          </w:p>
        </w:tc>
        <w:tc>
          <w:tcPr>
            <w:tcW w:w="1798" w:type="dxa"/>
            <w:tcPrChange w:id="2645" w:author="David Conklin" w:date="2021-07-02T18:06:00Z">
              <w:tcPr>
                <w:tcW w:w="0" w:type="auto"/>
              </w:tcPr>
            </w:tcPrChange>
          </w:tcPr>
          <w:p w14:paraId="7E1D840F" w14:textId="224C707B" w:rsidR="00BF3872" w:rsidDel="002B0B5B" w:rsidRDefault="00BF3872" w:rsidP="00E3419D">
            <w:pPr>
              <w:jc w:val="right"/>
              <w:rPr>
                <w:del w:id="2646" w:author="David Conklin" w:date="2021-07-02T18:01:00Z"/>
              </w:rPr>
            </w:pPr>
            <w:del w:id="2647" w:author="David Conklin" w:date="2021-07-02T18:01:00Z">
              <w:r w:rsidDel="002B0B5B">
                <w:delText>0.070e9</w:delText>
              </w:r>
            </w:del>
          </w:p>
        </w:tc>
        <w:tc>
          <w:tcPr>
            <w:tcW w:w="1710" w:type="dxa"/>
            <w:tcPrChange w:id="2648" w:author="David Conklin" w:date="2021-07-02T18:06:00Z">
              <w:tcPr>
                <w:tcW w:w="0" w:type="auto"/>
              </w:tcPr>
            </w:tcPrChange>
          </w:tcPr>
          <w:p w14:paraId="4D603094" w14:textId="6983E0C5" w:rsidR="00BF3872" w:rsidDel="002B0B5B" w:rsidRDefault="00BF3872" w:rsidP="00E3419D">
            <w:pPr>
              <w:jc w:val="right"/>
              <w:rPr>
                <w:del w:id="2649" w:author="David Conklin" w:date="2021-07-02T18:01:00Z"/>
              </w:rPr>
            </w:pPr>
          </w:p>
        </w:tc>
        <w:tc>
          <w:tcPr>
            <w:tcW w:w="2880" w:type="dxa"/>
            <w:tcPrChange w:id="2650" w:author="David Conklin" w:date="2021-07-02T18:06:00Z">
              <w:tcPr>
                <w:tcW w:w="0" w:type="auto"/>
              </w:tcPr>
            </w:tcPrChange>
          </w:tcPr>
          <w:p w14:paraId="7E3484CA" w14:textId="19B67CBF" w:rsidR="00BF3872" w:rsidDel="002B0B5B" w:rsidRDefault="00BF3872" w:rsidP="00E3419D">
            <w:pPr>
              <w:jc w:val="right"/>
              <w:rPr>
                <w:del w:id="2651" w:author="David Conklin" w:date="2021-07-02T18:01:00Z"/>
              </w:rPr>
            </w:pPr>
            <w:del w:id="2652" w:author="David Conklin" w:date="2021-07-02T18:01:00Z">
              <w:r w:rsidDel="002B0B5B">
                <w:delText>1.5e9</w:delText>
              </w:r>
            </w:del>
          </w:p>
        </w:tc>
      </w:tr>
      <w:tr w:rsidR="006D0662" w14:paraId="566E711A" w14:textId="77777777" w:rsidTr="002B0B5B">
        <w:tc>
          <w:tcPr>
            <w:tcW w:w="0" w:type="auto"/>
            <w:tcPrChange w:id="2653" w:author="David Conklin" w:date="2021-07-02T18:06:00Z">
              <w:tcPr>
                <w:tcW w:w="0" w:type="auto"/>
              </w:tcPr>
            </w:tcPrChange>
          </w:tcPr>
          <w:p w14:paraId="29185056" w14:textId="77777777" w:rsidR="006D0662" w:rsidRDefault="006D0662" w:rsidP="00E3419D">
            <w:r>
              <w:t>runoff from land surface</w:t>
            </w:r>
          </w:p>
        </w:tc>
        <w:tc>
          <w:tcPr>
            <w:tcW w:w="1798" w:type="dxa"/>
            <w:tcPrChange w:id="2654" w:author="David Conklin" w:date="2021-07-02T18:06:00Z">
              <w:tcPr>
                <w:tcW w:w="0" w:type="auto"/>
              </w:tcPr>
            </w:tcPrChange>
          </w:tcPr>
          <w:p w14:paraId="24CEB9E7" w14:textId="49C5B828" w:rsidR="006D0662" w:rsidRDefault="006D0662" w:rsidP="007C279E">
            <w:pPr>
              <w:jc w:val="right"/>
            </w:pPr>
            <w:del w:id="2655" w:author="David Conklin" w:date="2021-07-02T18:22:00Z">
              <w:r w:rsidDel="007C279E">
                <w:delText>3.829e9</w:delText>
              </w:r>
            </w:del>
            <w:ins w:id="2656" w:author="David Conklin" w:date="2021-07-02T18:42:00Z">
              <w:r w:rsidR="00776E49">
                <w:t>3.799</w:t>
              </w:r>
            </w:ins>
            <w:ins w:id="2657" w:author="David Conklin" w:date="2021-07-02T18:22:00Z">
              <w:r w:rsidR="007C279E">
                <w:t>e9</w:t>
              </w:r>
            </w:ins>
            <w:r>
              <w:t xml:space="preserve"> </w:t>
            </w:r>
          </w:p>
        </w:tc>
        <w:tc>
          <w:tcPr>
            <w:tcW w:w="1710" w:type="dxa"/>
            <w:tcPrChange w:id="2658" w:author="David Conklin" w:date="2021-07-02T18:06:00Z">
              <w:tcPr>
                <w:tcW w:w="0" w:type="auto"/>
              </w:tcPr>
            </w:tcPrChange>
          </w:tcPr>
          <w:p w14:paraId="29BE9169" w14:textId="5ED713D4" w:rsidR="006D0662" w:rsidRDefault="007C555B" w:rsidP="00E3419D">
            <w:pPr>
              <w:jc w:val="right"/>
            </w:pPr>
            <w:ins w:id="2659" w:author="David Conklin" w:date="2021-07-02T19:20:00Z">
              <w:r>
                <w:t>9.0</w:t>
              </w:r>
            </w:ins>
            <w:del w:id="2660" w:author="David Conklin" w:date="2021-07-02T19:20:00Z">
              <w:r w:rsidR="006D0662" w:rsidDel="007C555B">
                <w:delText>8.9</w:delText>
              </w:r>
            </w:del>
          </w:p>
        </w:tc>
        <w:tc>
          <w:tcPr>
            <w:tcW w:w="2880" w:type="dxa"/>
            <w:tcPrChange w:id="2661" w:author="David Conklin" w:date="2021-07-02T18:06:00Z">
              <w:tcPr>
                <w:tcW w:w="0" w:type="auto"/>
              </w:tcPr>
            </w:tcPrChange>
          </w:tcPr>
          <w:p w14:paraId="0EDD2F5B" w14:textId="524C554A" w:rsidR="006D0662" w:rsidRDefault="006D0662" w:rsidP="00E3419D">
            <w:pPr>
              <w:jc w:val="right"/>
            </w:pPr>
            <w:del w:id="2662" w:author="David Conklin" w:date="2021-07-02T18:02:00Z">
              <w:r w:rsidDel="002B0B5B">
                <w:delText>142.0e9</w:delText>
              </w:r>
            </w:del>
            <w:ins w:id="2663" w:author="David Conklin" w:date="2021-07-02T18:02:00Z">
              <w:r w:rsidR="002B0B5B">
                <w:t>143.1e9</w:t>
              </w:r>
            </w:ins>
          </w:p>
        </w:tc>
      </w:tr>
      <w:tr w:rsidR="006D0662" w14:paraId="0B8AAA64" w14:textId="77777777" w:rsidTr="002B0B5B">
        <w:tc>
          <w:tcPr>
            <w:tcW w:w="0" w:type="auto"/>
            <w:tcPrChange w:id="2664" w:author="David Conklin" w:date="2021-07-02T18:06:00Z">
              <w:tcPr>
                <w:tcW w:w="0" w:type="auto"/>
              </w:tcPr>
            </w:tcPrChange>
          </w:tcPr>
          <w:p w14:paraId="65F5D161" w14:textId="77777777" w:rsidR="006D0662" w:rsidRDefault="006D0662" w:rsidP="00E3419D">
            <w:r>
              <w:t>springs</w:t>
            </w:r>
          </w:p>
        </w:tc>
        <w:tc>
          <w:tcPr>
            <w:tcW w:w="1798" w:type="dxa"/>
            <w:tcPrChange w:id="2665" w:author="David Conklin" w:date="2021-07-02T18:06:00Z">
              <w:tcPr>
                <w:tcW w:w="0" w:type="auto"/>
              </w:tcPr>
            </w:tcPrChange>
          </w:tcPr>
          <w:p w14:paraId="226E5566" w14:textId="200EC318" w:rsidR="006D0662" w:rsidRDefault="006D0662" w:rsidP="007C279E">
            <w:pPr>
              <w:jc w:val="right"/>
            </w:pPr>
            <w:r>
              <w:t>0.</w:t>
            </w:r>
            <w:ins w:id="2666" w:author="David Conklin" w:date="2021-07-02T18:24:00Z">
              <w:r w:rsidR="007C279E">
                <w:t>89</w:t>
              </w:r>
            </w:ins>
            <w:ins w:id="2667" w:author="David Conklin" w:date="2021-07-02T18:42:00Z">
              <w:r w:rsidR="00406E2E">
                <w:t>3</w:t>
              </w:r>
            </w:ins>
            <w:del w:id="2668" w:author="David Conklin" w:date="2021-07-02T18:24:00Z">
              <w:r w:rsidDel="007C279E">
                <w:delText>992</w:delText>
              </w:r>
            </w:del>
            <w:r>
              <w:t>e9</w:t>
            </w:r>
          </w:p>
        </w:tc>
        <w:tc>
          <w:tcPr>
            <w:tcW w:w="1710" w:type="dxa"/>
            <w:tcPrChange w:id="2669" w:author="David Conklin" w:date="2021-07-02T18:06:00Z">
              <w:tcPr>
                <w:tcW w:w="0" w:type="auto"/>
              </w:tcPr>
            </w:tcPrChange>
          </w:tcPr>
          <w:p w14:paraId="7DCEF7C0" w14:textId="77777777" w:rsidR="006D0662" w:rsidRDefault="006D0662" w:rsidP="00E3419D">
            <w:pPr>
              <w:jc w:val="right"/>
            </w:pPr>
            <w:r>
              <w:t>4.9</w:t>
            </w:r>
          </w:p>
        </w:tc>
        <w:tc>
          <w:tcPr>
            <w:tcW w:w="2880" w:type="dxa"/>
            <w:tcPrChange w:id="2670" w:author="David Conklin" w:date="2021-07-02T18:06:00Z">
              <w:tcPr>
                <w:tcW w:w="0" w:type="auto"/>
              </w:tcPr>
            </w:tcPrChange>
          </w:tcPr>
          <w:p w14:paraId="08038ED1" w14:textId="38B39CED" w:rsidR="002B0B5B" w:rsidRDefault="006D0662" w:rsidP="007C279E">
            <w:pPr>
              <w:jc w:val="right"/>
            </w:pPr>
            <w:del w:id="2671" w:author="David Conklin" w:date="2021-07-02T18:02:00Z">
              <w:r w:rsidDel="002B0B5B">
                <w:delText>20.3e9</w:delText>
              </w:r>
            </w:del>
            <w:ins w:id="2672" w:author="David Conklin" w:date="2021-07-02T18:02:00Z">
              <w:r w:rsidR="002B0B5B">
                <w:t>18.</w:t>
              </w:r>
            </w:ins>
            <w:ins w:id="2673" w:author="David Conklin" w:date="2021-07-02T18:03:00Z">
              <w:r w:rsidR="002B0B5B">
                <w:t>3e9</w:t>
              </w:r>
            </w:ins>
          </w:p>
        </w:tc>
      </w:tr>
      <w:tr w:rsidR="006D0662" w14:paraId="2DB3BCA6" w14:textId="77777777" w:rsidTr="002B0B5B">
        <w:tc>
          <w:tcPr>
            <w:tcW w:w="0" w:type="auto"/>
            <w:tcPrChange w:id="2674" w:author="David Conklin" w:date="2021-07-02T18:06:00Z">
              <w:tcPr>
                <w:tcW w:w="0" w:type="auto"/>
              </w:tcPr>
            </w:tcPrChange>
          </w:tcPr>
          <w:p w14:paraId="61B77639" w14:textId="77777777" w:rsidR="006D0662" w:rsidRDefault="006D0662" w:rsidP="00E3419D">
            <w:r>
              <w:t>insolation of reaches</w:t>
            </w:r>
          </w:p>
        </w:tc>
        <w:tc>
          <w:tcPr>
            <w:tcW w:w="1798" w:type="dxa"/>
            <w:tcPrChange w:id="2675" w:author="David Conklin" w:date="2021-07-02T18:06:00Z">
              <w:tcPr>
                <w:tcW w:w="0" w:type="auto"/>
              </w:tcPr>
            </w:tcPrChange>
          </w:tcPr>
          <w:p w14:paraId="563F55E0" w14:textId="77777777" w:rsidR="006D0662" w:rsidRDefault="006D0662" w:rsidP="00E3419D">
            <w:pPr>
              <w:jc w:val="right"/>
            </w:pPr>
          </w:p>
        </w:tc>
        <w:tc>
          <w:tcPr>
            <w:tcW w:w="1710" w:type="dxa"/>
            <w:tcPrChange w:id="2676" w:author="David Conklin" w:date="2021-07-02T18:06:00Z">
              <w:tcPr>
                <w:tcW w:w="0" w:type="auto"/>
              </w:tcPr>
            </w:tcPrChange>
          </w:tcPr>
          <w:p w14:paraId="56CE652A" w14:textId="77777777" w:rsidR="006D0662" w:rsidRDefault="006D0662" w:rsidP="00E3419D">
            <w:pPr>
              <w:jc w:val="right"/>
            </w:pPr>
          </w:p>
        </w:tc>
        <w:tc>
          <w:tcPr>
            <w:tcW w:w="2880" w:type="dxa"/>
            <w:tcPrChange w:id="2677" w:author="David Conklin" w:date="2021-07-02T18:06:00Z">
              <w:tcPr>
                <w:tcW w:w="0" w:type="auto"/>
              </w:tcPr>
            </w:tcPrChange>
          </w:tcPr>
          <w:p w14:paraId="470BE096" w14:textId="52DB942E" w:rsidR="006D0662" w:rsidRDefault="002B0B5B" w:rsidP="00E3419D">
            <w:pPr>
              <w:jc w:val="right"/>
            </w:pPr>
            <w:ins w:id="2678" w:author="David Conklin" w:date="2021-07-02T18:03:00Z">
              <w:r>
                <w:t>56.2</w:t>
              </w:r>
            </w:ins>
            <w:del w:id="2679" w:author="David Conklin" w:date="2021-07-02T18:03:00Z">
              <w:r w:rsidR="006D0662" w:rsidDel="002B0B5B">
                <w:delText>32.1</w:delText>
              </w:r>
            </w:del>
            <w:r w:rsidR="006D0662">
              <w:t>e9</w:t>
            </w:r>
          </w:p>
        </w:tc>
      </w:tr>
      <w:tr w:rsidR="006D0662" w14:paraId="30455650" w14:textId="77777777" w:rsidTr="002B0B5B">
        <w:tc>
          <w:tcPr>
            <w:tcW w:w="0" w:type="auto"/>
            <w:tcPrChange w:id="2680" w:author="David Conklin" w:date="2021-07-02T18:06:00Z">
              <w:tcPr>
                <w:tcW w:w="0" w:type="auto"/>
              </w:tcPr>
            </w:tcPrChange>
          </w:tcPr>
          <w:p w14:paraId="63590432" w14:textId="77777777" w:rsidR="006D0662" w:rsidRDefault="006D0662" w:rsidP="00E3419D">
            <w:r>
              <w:t>insolation of reservoirs</w:t>
            </w:r>
          </w:p>
        </w:tc>
        <w:tc>
          <w:tcPr>
            <w:tcW w:w="1798" w:type="dxa"/>
            <w:tcPrChange w:id="2681" w:author="David Conklin" w:date="2021-07-02T18:06:00Z">
              <w:tcPr>
                <w:tcW w:w="0" w:type="auto"/>
              </w:tcPr>
            </w:tcPrChange>
          </w:tcPr>
          <w:p w14:paraId="6902CE79" w14:textId="77777777" w:rsidR="006D0662" w:rsidRDefault="006D0662" w:rsidP="00E3419D">
            <w:pPr>
              <w:jc w:val="right"/>
            </w:pPr>
          </w:p>
        </w:tc>
        <w:tc>
          <w:tcPr>
            <w:tcW w:w="1710" w:type="dxa"/>
            <w:tcPrChange w:id="2682" w:author="David Conklin" w:date="2021-07-02T18:06:00Z">
              <w:tcPr>
                <w:tcW w:w="0" w:type="auto"/>
              </w:tcPr>
            </w:tcPrChange>
          </w:tcPr>
          <w:p w14:paraId="2BB7EFC5" w14:textId="77777777" w:rsidR="006D0662" w:rsidRDefault="006D0662" w:rsidP="00E3419D">
            <w:pPr>
              <w:jc w:val="right"/>
            </w:pPr>
          </w:p>
        </w:tc>
        <w:tc>
          <w:tcPr>
            <w:tcW w:w="2880" w:type="dxa"/>
            <w:tcPrChange w:id="2683" w:author="David Conklin" w:date="2021-07-02T18:06:00Z">
              <w:tcPr>
                <w:tcW w:w="0" w:type="auto"/>
              </w:tcPr>
            </w:tcPrChange>
          </w:tcPr>
          <w:p w14:paraId="4A761D0D" w14:textId="528F058E" w:rsidR="006D0662" w:rsidRDefault="002B0B5B" w:rsidP="00E3419D">
            <w:pPr>
              <w:jc w:val="right"/>
            </w:pPr>
            <w:ins w:id="2684" w:author="David Conklin" w:date="2021-07-02T18:03:00Z">
              <w:r>
                <w:t>32.1</w:t>
              </w:r>
            </w:ins>
            <w:del w:id="2685" w:author="David Conklin" w:date="2021-07-02T18:03:00Z">
              <w:r w:rsidR="006D0662" w:rsidDel="002B0B5B">
                <w:delText>31.7</w:delText>
              </w:r>
            </w:del>
            <w:r w:rsidR="006D0662">
              <w:t>e9</w:t>
            </w:r>
          </w:p>
        </w:tc>
      </w:tr>
      <w:tr w:rsidR="006D0662" w14:paraId="7286F245" w14:textId="77777777" w:rsidTr="002B0B5B">
        <w:tc>
          <w:tcPr>
            <w:tcW w:w="0" w:type="auto"/>
            <w:tcPrChange w:id="2686" w:author="David Conklin" w:date="2021-07-02T18:06:00Z">
              <w:tcPr>
                <w:tcW w:w="0" w:type="auto"/>
              </w:tcPr>
            </w:tcPrChange>
          </w:tcPr>
          <w:p w14:paraId="6F0D05B0" w14:textId="77777777" w:rsidR="006D0662" w:rsidRDefault="006D0662" w:rsidP="00E3419D">
            <w:r>
              <w:t>added by model</w:t>
            </w:r>
          </w:p>
        </w:tc>
        <w:tc>
          <w:tcPr>
            <w:tcW w:w="1798" w:type="dxa"/>
            <w:tcPrChange w:id="2687" w:author="David Conklin" w:date="2021-07-02T18:06:00Z">
              <w:tcPr>
                <w:tcW w:w="0" w:type="auto"/>
              </w:tcPr>
            </w:tcPrChange>
          </w:tcPr>
          <w:p w14:paraId="61A02DD7" w14:textId="283C08BD" w:rsidR="0025770B" w:rsidRDefault="006D0662" w:rsidP="007C279E">
            <w:pPr>
              <w:jc w:val="right"/>
            </w:pPr>
            <w:del w:id="2688" w:author="David Conklin" w:date="2021-07-02T18:04:00Z">
              <w:r w:rsidDel="002B0B5B">
                <w:delText>0.008e9</w:delText>
              </w:r>
            </w:del>
            <w:ins w:id="2689" w:author="David Conklin" w:date="2021-07-02T18:42:00Z">
              <w:r w:rsidR="00406E2E">
                <w:t>0.023e</w:t>
              </w:r>
            </w:ins>
            <w:ins w:id="2690" w:author="David Conklin" w:date="2021-07-02T18:18:00Z">
              <w:r w:rsidR="0025770B">
                <w:t>9</w:t>
              </w:r>
            </w:ins>
          </w:p>
        </w:tc>
        <w:tc>
          <w:tcPr>
            <w:tcW w:w="1710" w:type="dxa"/>
            <w:tcPrChange w:id="2691" w:author="David Conklin" w:date="2021-07-02T18:06:00Z">
              <w:tcPr>
                <w:tcW w:w="0" w:type="auto"/>
              </w:tcPr>
            </w:tcPrChange>
          </w:tcPr>
          <w:p w14:paraId="590B8984" w14:textId="77777777" w:rsidR="006D0662" w:rsidRDefault="006D0662" w:rsidP="00E3419D">
            <w:pPr>
              <w:jc w:val="right"/>
            </w:pPr>
          </w:p>
        </w:tc>
        <w:tc>
          <w:tcPr>
            <w:tcW w:w="2880" w:type="dxa"/>
            <w:tcPrChange w:id="2692" w:author="David Conklin" w:date="2021-07-02T18:06:00Z">
              <w:tcPr>
                <w:tcW w:w="0" w:type="auto"/>
              </w:tcPr>
            </w:tcPrChange>
          </w:tcPr>
          <w:p w14:paraId="2AA762D3" w14:textId="04B4A6F1" w:rsidR="006D0662" w:rsidRDefault="002B0B5B" w:rsidP="00E3419D">
            <w:pPr>
              <w:jc w:val="right"/>
            </w:pPr>
            <w:ins w:id="2693" w:author="David Conklin" w:date="2021-07-02T18:06:00Z">
              <w:r>
                <w:t>negligible</w:t>
              </w:r>
            </w:ins>
            <w:del w:id="2694" w:author="David Conklin" w:date="2021-07-02T18:06:00Z">
              <w:r w:rsidR="006D0662" w:rsidDel="002B0B5B">
                <w:delText>0.3e9</w:delText>
              </w:r>
            </w:del>
          </w:p>
        </w:tc>
      </w:tr>
      <w:tr w:rsidR="005D40B9" w14:paraId="2619B095" w14:textId="77777777" w:rsidTr="002B0B5B">
        <w:tc>
          <w:tcPr>
            <w:tcW w:w="0" w:type="auto"/>
            <w:tcPrChange w:id="2695"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696" w:author="David Conklin" w:date="2021-07-02T18:06:00Z">
              <w:tcPr>
                <w:tcW w:w="0" w:type="auto"/>
              </w:tcPr>
            </w:tcPrChange>
          </w:tcPr>
          <w:p w14:paraId="4C873E53" w14:textId="09F37227" w:rsidR="005D40B9" w:rsidRDefault="00406E2E" w:rsidP="00E3419D">
            <w:pPr>
              <w:jc w:val="right"/>
            </w:pPr>
            <w:ins w:id="2697" w:author="David Conklin" w:date="2021-07-02T18:42:00Z">
              <w:r>
                <w:t>4.715e9</w:t>
              </w:r>
            </w:ins>
            <w:del w:id="2698" w:author="David Conklin" w:date="2021-07-02T18:14:00Z">
              <w:r w:rsidR="005D40B9" w:rsidDel="0025770B">
                <w:delText>4.915e9</w:delText>
              </w:r>
            </w:del>
          </w:p>
        </w:tc>
        <w:tc>
          <w:tcPr>
            <w:tcW w:w="1710" w:type="dxa"/>
            <w:tcPrChange w:id="2699" w:author="David Conklin" w:date="2021-07-02T18:06:00Z">
              <w:tcPr>
                <w:tcW w:w="0" w:type="auto"/>
              </w:tcPr>
            </w:tcPrChange>
          </w:tcPr>
          <w:p w14:paraId="7B6ED096" w14:textId="77777777" w:rsidR="005D40B9" w:rsidRDefault="005D40B9" w:rsidP="00E3419D">
            <w:pPr>
              <w:jc w:val="right"/>
            </w:pPr>
          </w:p>
        </w:tc>
        <w:tc>
          <w:tcPr>
            <w:tcW w:w="2880" w:type="dxa"/>
            <w:tcPrChange w:id="2700" w:author="David Conklin" w:date="2021-07-02T18:06:00Z">
              <w:tcPr>
                <w:tcW w:w="0" w:type="auto"/>
              </w:tcPr>
            </w:tcPrChange>
          </w:tcPr>
          <w:p w14:paraId="654513E9" w14:textId="7E3B9873" w:rsidR="005D40B9" w:rsidRDefault="006F0906" w:rsidP="00E3419D">
            <w:pPr>
              <w:jc w:val="right"/>
            </w:pPr>
            <w:r>
              <w:t>2</w:t>
            </w:r>
            <w:ins w:id="2701" w:author="David Conklin" w:date="2021-07-02T18:08:00Z">
              <w:r w:rsidR="002B0B5B">
                <w:t>49.7</w:t>
              </w:r>
            </w:ins>
            <w:del w:id="2702" w:author="David Conklin" w:date="2021-07-02T18:08:00Z">
              <w:r w:rsidDel="002B0B5B">
                <w:delText>28.3</w:delText>
              </w:r>
            </w:del>
            <w:r>
              <w:t>e9</w:t>
            </w:r>
          </w:p>
        </w:tc>
      </w:tr>
      <w:tr w:rsidR="006D0662" w14:paraId="13CA3628" w14:textId="77777777" w:rsidTr="002B0B5B">
        <w:tc>
          <w:tcPr>
            <w:tcW w:w="0" w:type="auto"/>
            <w:tcPrChange w:id="2703" w:author="David Conklin" w:date="2021-07-02T18:06:00Z">
              <w:tcPr>
                <w:tcW w:w="0" w:type="auto"/>
              </w:tcPr>
            </w:tcPrChange>
          </w:tcPr>
          <w:p w14:paraId="6417EC6E" w14:textId="77777777" w:rsidR="006D0662" w:rsidRDefault="006D0662" w:rsidP="00E3419D">
            <w:pPr>
              <w:jc w:val="right"/>
            </w:pPr>
          </w:p>
        </w:tc>
        <w:tc>
          <w:tcPr>
            <w:tcW w:w="1798" w:type="dxa"/>
            <w:tcPrChange w:id="2704" w:author="David Conklin" w:date="2021-07-02T18:06:00Z">
              <w:tcPr>
                <w:tcW w:w="0" w:type="auto"/>
              </w:tcPr>
            </w:tcPrChange>
          </w:tcPr>
          <w:p w14:paraId="04D61B3F" w14:textId="77777777" w:rsidR="006D0662" w:rsidRDefault="006D0662" w:rsidP="00E3419D">
            <w:pPr>
              <w:jc w:val="right"/>
            </w:pPr>
          </w:p>
        </w:tc>
        <w:tc>
          <w:tcPr>
            <w:tcW w:w="1710" w:type="dxa"/>
            <w:tcPrChange w:id="2705" w:author="David Conklin" w:date="2021-07-02T18:06:00Z">
              <w:tcPr>
                <w:tcW w:w="0" w:type="auto"/>
              </w:tcPr>
            </w:tcPrChange>
          </w:tcPr>
          <w:p w14:paraId="24DFE6DA" w14:textId="77777777" w:rsidR="006D0662" w:rsidRDefault="006D0662" w:rsidP="00E3419D">
            <w:pPr>
              <w:jc w:val="right"/>
            </w:pPr>
          </w:p>
        </w:tc>
        <w:tc>
          <w:tcPr>
            <w:tcW w:w="2880" w:type="dxa"/>
            <w:tcPrChange w:id="2706"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707"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708"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709"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710"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711" w:author="David Conklin" w:date="2021-07-02T18:01:00Z"/>
        </w:trPr>
        <w:tc>
          <w:tcPr>
            <w:tcW w:w="0" w:type="auto"/>
            <w:tcPrChange w:id="2712" w:author="David Conklin" w:date="2021-07-02T18:06:00Z">
              <w:tcPr>
                <w:tcW w:w="0" w:type="auto"/>
              </w:tcPr>
            </w:tcPrChange>
          </w:tcPr>
          <w:p w14:paraId="16A0ACE9" w14:textId="44F11004" w:rsidR="00BF3872" w:rsidDel="002B0B5B" w:rsidRDefault="00BF3872" w:rsidP="00BF3872">
            <w:pPr>
              <w:rPr>
                <w:del w:id="2713" w:author="David Conklin" w:date="2021-07-02T18:01:00Z"/>
              </w:rPr>
            </w:pPr>
            <w:del w:id="2714" w:author="David Conklin" w:date="2021-07-02T18:01:00Z">
              <w:r w:rsidDel="002B0B5B">
                <w:delText>water in reaches</w:delText>
              </w:r>
            </w:del>
          </w:p>
        </w:tc>
        <w:tc>
          <w:tcPr>
            <w:tcW w:w="1798" w:type="dxa"/>
            <w:tcPrChange w:id="2715" w:author="David Conklin" w:date="2021-07-02T18:06:00Z">
              <w:tcPr>
                <w:tcW w:w="0" w:type="auto"/>
              </w:tcPr>
            </w:tcPrChange>
          </w:tcPr>
          <w:p w14:paraId="2D162BF4" w14:textId="62DC077E" w:rsidR="00BF3872" w:rsidDel="002B0B5B" w:rsidRDefault="00BF3872" w:rsidP="00BF3872">
            <w:pPr>
              <w:jc w:val="right"/>
              <w:rPr>
                <w:del w:id="2716" w:author="David Conklin" w:date="2021-07-02T18:01:00Z"/>
              </w:rPr>
            </w:pPr>
            <w:del w:id="2717" w:author="David Conklin" w:date="2021-07-02T18:01:00Z">
              <w:r w:rsidDel="002B0B5B">
                <w:delText>0.01</w:delText>
              </w:r>
              <w:r w:rsidR="005D40B9" w:rsidDel="002B0B5B">
                <w:delText>2</w:delText>
              </w:r>
              <w:r w:rsidDel="002B0B5B">
                <w:delText>e9</w:delText>
              </w:r>
            </w:del>
          </w:p>
        </w:tc>
        <w:tc>
          <w:tcPr>
            <w:tcW w:w="1710" w:type="dxa"/>
            <w:tcPrChange w:id="2718" w:author="David Conklin" w:date="2021-07-02T18:06:00Z">
              <w:tcPr>
                <w:tcW w:w="0" w:type="auto"/>
              </w:tcPr>
            </w:tcPrChange>
          </w:tcPr>
          <w:p w14:paraId="46A10A27" w14:textId="2E1857EC" w:rsidR="00BF3872" w:rsidDel="002B0B5B" w:rsidRDefault="00BF3872" w:rsidP="00BF3872">
            <w:pPr>
              <w:jc w:val="right"/>
              <w:rPr>
                <w:del w:id="2719" w:author="David Conklin" w:date="2021-07-02T18:01:00Z"/>
              </w:rPr>
            </w:pPr>
          </w:p>
        </w:tc>
        <w:tc>
          <w:tcPr>
            <w:tcW w:w="2880" w:type="dxa"/>
            <w:tcPrChange w:id="2720" w:author="David Conklin" w:date="2021-07-02T18:06:00Z">
              <w:tcPr>
                <w:tcW w:w="0" w:type="auto"/>
              </w:tcPr>
            </w:tcPrChange>
          </w:tcPr>
          <w:p w14:paraId="2B0F6431" w14:textId="34B273E3" w:rsidR="00BF3872" w:rsidDel="002B0B5B" w:rsidRDefault="00BF3872" w:rsidP="00BF3872">
            <w:pPr>
              <w:jc w:val="right"/>
              <w:rPr>
                <w:del w:id="2721" w:author="David Conklin" w:date="2021-07-02T18:01:00Z"/>
              </w:rPr>
            </w:pPr>
            <w:del w:id="2722" w:author="David Conklin" w:date="2021-07-02T18:01:00Z">
              <w:r w:rsidDel="002B0B5B">
                <w:delText>0.2e9</w:delText>
              </w:r>
            </w:del>
          </w:p>
        </w:tc>
      </w:tr>
      <w:tr w:rsidR="00BF3872" w:rsidDel="002B0B5B" w14:paraId="23E369E4" w14:textId="47DE9A3E" w:rsidTr="002B0B5B">
        <w:trPr>
          <w:del w:id="2723" w:author="David Conklin" w:date="2021-07-02T18:01:00Z"/>
        </w:trPr>
        <w:tc>
          <w:tcPr>
            <w:tcW w:w="0" w:type="auto"/>
            <w:tcPrChange w:id="2724" w:author="David Conklin" w:date="2021-07-02T18:06:00Z">
              <w:tcPr>
                <w:tcW w:w="0" w:type="auto"/>
              </w:tcPr>
            </w:tcPrChange>
          </w:tcPr>
          <w:p w14:paraId="561E3B39" w14:textId="0DACFFBE" w:rsidR="00BF3872" w:rsidDel="002B0B5B" w:rsidRDefault="00BF3872" w:rsidP="00BF3872">
            <w:pPr>
              <w:rPr>
                <w:del w:id="2725" w:author="David Conklin" w:date="2021-07-02T18:01:00Z"/>
              </w:rPr>
            </w:pPr>
            <w:del w:id="2726" w:author="David Conklin" w:date="2021-07-02T18:01:00Z">
              <w:r w:rsidDel="002B0B5B">
                <w:delText>water in reservoirs</w:delText>
              </w:r>
            </w:del>
          </w:p>
        </w:tc>
        <w:tc>
          <w:tcPr>
            <w:tcW w:w="1798" w:type="dxa"/>
            <w:tcPrChange w:id="2727" w:author="David Conklin" w:date="2021-07-02T18:06:00Z">
              <w:tcPr>
                <w:tcW w:w="0" w:type="auto"/>
              </w:tcPr>
            </w:tcPrChange>
          </w:tcPr>
          <w:p w14:paraId="60D2D245" w14:textId="4E5D7485" w:rsidR="00BF3872" w:rsidDel="002B0B5B" w:rsidRDefault="00BF3872" w:rsidP="00BF3872">
            <w:pPr>
              <w:jc w:val="right"/>
              <w:rPr>
                <w:del w:id="2728" w:author="David Conklin" w:date="2021-07-02T18:01:00Z"/>
              </w:rPr>
            </w:pPr>
            <w:del w:id="2729" w:author="David Conklin" w:date="2021-07-02T18:01:00Z">
              <w:r w:rsidDel="002B0B5B">
                <w:delText>0.070e9</w:delText>
              </w:r>
            </w:del>
          </w:p>
        </w:tc>
        <w:tc>
          <w:tcPr>
            <w:tcW w:w="1710" w:type="dxa"/>
            <w:tcPrChange w:id="2730" w:author="David Conklin" w:date="2021-07-02T18:06:00Z">
              <w:tcPr>
                <w:tcW w:w="0" w:type="auto"/>
              </w:tcPr>
            </w:tcPrChange>
          </w:tcPr>
          <w:p w14:paraId="12D995BC" w14:textId="724C0075" w:rsidR="00BF3872" w:rsidDel="002B0B5B" w:rsidRDefault="00BF3872" w:rsidP="00BF3872">
            <w:pPr>
              <w:jc w:val="right"/>
              <w:rPr>
                <w:del w:id="2731" w:author="David Conklin" w:date="2021-07-02T18:01:00Z"/>
              </w:rPr>
            </w:pPr>
          </w:p>
        </w:tc>
        <w:tc>
          <w:tcPr>
            <w:tcW w:w="2880" w:type="dxa"/>
            <w:tcPrChange w:id="2732" w:author="David Conklin" w:date="2021-07-02T18:06:00Z">
              <w:tcPr>
                <w:tcW w:w="0" w:type="auto"/>
              </w:tcPr>
            </w:tcPrChange>
          </w:tcPr>
          <w:p w14:paraId="4051F9A8" w14:textId="64EBDF33" w:rsidR="00BF3872" w:rsidDel="002B0B5B" w:rsidRDefault="005D40B9" w:rsidP="00BF3872">
            <w:pPr>
              <w:jc w:val="right"/>
              <w:rPr>
                <w:del w:id="2733" w:author="David Conklin" w:date="2021-07-02T18:01:00Z"/>
              </w:rPr>
            </w:pPr>
            <w:del w:id="2734" w:author="David Conklin" w:date="2021-07-02T18:01:00Z">
              <w:r w:rsidDel="002B0B5B">
                <w:delText>1.8</w:delText>
              </w:r>
              <w:r w:rsidR="00BF3872" w:rsidDel="002B0B5B">
                <w:delText>e9</w:delText>
              </w:r>
            </w:del>
          </w:p>
        </w:tc>
      </w:tr>
      <w:tr w:rsidR="00BF3872" w14:paraId="028D750F" w14:textId="77777777" w:rsidTr="002B0B5B">
        <w:tc>
          <w:tcPr>
            <w:tcW w:w="0" w:type="auto"/>
            <w:tcPrChange w:id="2735" w:author="David Conklin" w:date="2021-07-02T18:06:00Z">
              <w:tcPr>
                <w:tcW w:w="0" w:type="auto"/>
              </w:tcPr>
            </w:tcPrChange>
          </w:tcPr>
          <w:p w14:paraId="0DF461C1" w14:textId="77777777" w:rsidR="00BF3872" w:rsidRDefault="00BF3872" w:rsidP="00BF3872">
            <w:r>
              <w:t>basin discharge</w:t>
            </w:r>
          </w:p>
        </w:tc>
        <w:tc>
          <w:tcPr>
            <w:tcW w:w="1798" w:type="dxa"/>
            <w:tcPrChange w:id="2736" w:author="David Conklin" w:date="2021-07-02T18:06:00Z">
              <w:tcPr>
                <w:tcW w:w="0" w:type="auto"/>
              </w:tcPr>
            </w:tcPrChange>
          </w:tcPr>
          <w:p w14:paraId="7356DD8F" w14:textId="4D988CAB" w:rsidR="00BF3872" w:rsidRDefault="00BF3872" w:rsidP="00BF3872">
            <w:pPr>
              <w:jc w:val="right"/>
            </w:pPr>
            <w:r>
              <w:t>4.</w:t>
            </w:r>
            <w:ins w:id="2737" w:author="David Conklin" w:date="2021-07-02T18:20:00Z">
              <w:r w:rsidR="0025770B">
                <w:t>69</w:t>
              </w:r>
            </w:ins>
            <w:ins w:id="2738" w:author="David Conklin" w:date="2021-07-02T18:43:00Z">
              <w:r w:rsidR="00406E2E">
                <w:t>3</w:t>
              </w:r>
            </w:ins>
            <w:del w:id="2739" w:author="David Conklin" w:date="2021-07-02T18:20:00Z">
              <w:r w:rsidDel="0025770B">
                <w:delText>824</w:delText>
              </w:r>
            </w:del>
            <w:r>
              <w:t>e9</w:t>
            </w:r>
          </w:p>
        </w:tc>
        <w:tc>
          <w:tcPr>
            <w:tcW w:w="1710" w:type="dxa"/>
            <w:tcPrChange w:id="2740" w:author="David Conklin" w:date="2021-07-02T18:06:00Z">
              <w:tcPr>
                <w:tcW w:w="0" w:type="auto"/>
              </w:tcPr>
            </w:tcPrChange>
          </w:tcPr>
          <w:p w14:paraId="667EBCD8" w14:textId="40113C6C" w:rsidR="00BF3872" w:rsidRDefault="007C555B" w:rsidP="00BF3872">
            <w:pPr>
              <w:jc w:val="right"/>
            </w:pPr>
            <w:ins w:id="2741" w:author="David Conklin" w:date="2021-07-02T19:20:00Z">
              <w:r>
                <w:t>7.8</w:t>
              </w:r>
            </w:ins>
            <w:del w:id="2742" w:author="David Conklin" w:date="2021-07-02T19:20:00Z">
              <w:r w:rsidR="00BF3872" w:rsidDel="007C555B">
                <w:delText>8.1</w:delText>
              </w:r>
            </w:del>
          </w:p>
        </w:tc>
        <w:tc>
          <w:tcPr>
            <w:tcW w:w="2880" w:type="dxa"/>
            <w:tcPrChange w:id="2743" w:author="David Conklin" w:date="2021-07-02T18:06:00Z">
              <w:tcPr>
                <w:tcW w:w="0" w:type="auto"/>
              </w:tcPr>
            </w:tcPrChange>
          </w:tcPr>
          <w:p w14:paraId="271F9B16" w14:textId="5D4D432F" w:rsidR="00BF3872" w:rsidRDefault="00BF3872" w:rsidP="00BF3872">
            <w:pPr>
              <w:jc w:val="right"/>
            </w:pPr>
            <w:del w:id="2744" w:author="David Conklin" w:date="2021-07-02T18:08:00Z">
              <w:r w:rsidDel="002B0B5B">
                <w:delText>163.3e9</w:delText>
              </w:r>
            </w:del>
            <w:ins w:id="2745" w:author="David Conklin" w:date="2021-07-02T18:08:00Z">
              <w:r w:rsidR="002B0B5B">
                <w:t>15</w:t>
              </w:r>
            </w:ins>
            <w:ins w:id="2746" w:author="David Conklin" w:date="2021-07-02T18:09:00Z">
              <w:r w:rsidR="002B0B5B">
                <w:t>3.7e9</w:t>
              </w:r>
            </w:ins>
          </w:p>
        </w:tc>
      </w:tr>
      <w:tr w:rsidR="00BF3872" w14:paraId="23BD6E2A" w14:textId="77777777" w:rsidTr="002B0B5B">
        <w:tc>
          <w:tcPr>
            <w:tcW w:w="0" w:type="auto"/>
            <w:tcPrChange w:id="2747" w:author="David Conklin" w:date="2021-07-02T18:06:00Z">
              <w:tcPr>
                <w:tcW w:w="0" w:type="auto"/>
              </w:tcPr>
            </w:tcPrChange>
          </w:tcPr>
          <w:p w14:paraId="07D080AB" w14:textId="1DD5849A" w:rsidR="00BF3872" w:rsidRDefault="00D64198" w:rsidP="00BF3872">
            <w:ins w:id="2748" w:author="David Conklin" w:date="2021-07-02T19:44:00Z">
              <w:r>
                <w:t xml:space="preserve">municipal </w:t>
              </w:r>
            </w:ins>
            <w:ins w:id="2749" w:author="David Conklin" w:date="2021-07-02T19:45:00Z">
              <w:r>
                <w:t xml:space="preserve">and </w:t>
              </w:r>
            </w:ins>
            <w:r w:rsidR="00BF3872">
              <w:t>irrigation withdrawals</w:t>
            </w:r>
            <w:ins w:id="2750" w:author="David Conklin" w:date="2021-07-02T20:58:00Z">
              <w:r w:rsidR="00092594">
                <w:t xml:space="preserve"> from surface waters</w:t>
              </w:r>
            </w:ins>
          </w:p>
        </w:tc>
        <w:tc>
          <w:tcPr>
            <w:tcW w:w="1798" w:type="dxa"/>
            <w:tcPrChange w:id="2751" w:author="David Conklin" w:date="2021-07-02T18:06:00Z">
              <w:tcPr>
                <w:tcW w:w="0" w:type="auto"/>
              </w:tcPr>
            </w:tcPrChange>
          </w:tcPr>
          <w:p w14:paraId="64E4C6C9" w14:textId="234CBAF9" w:rsidR="00BF3872" w:rsidRDefault="00BF3872" w:rsidP="00D33947">
            <w:pPr>
              <w:jc w:val="right"/>
            </w:pPr>
            <w:del w:id="2752" w:author="David Conklin" w:date="2021-07-02T18:09:00Z">
              <w:r w:rsidDel="002B0B5B">
                <w:delText>0.005e9</w:delText>
              </w:r>
            </w:del>
            <w:ins w:id="2753" w:author="David Conklin" w:date="2021-07-02T19:45:00Z">
              <w:r w:rsidR="00D64198">
                <w:t>0.0</w:t>
              </w:r>
            </w:ins>
            <w:ins w:id="2754" w:author="David Conklin" w:date="2021-07-02T20:58:00Z">
              <w:r w:rsidR="00092594">
                <w:t>05</w:t>
              </w:r>
            </w:ins>
            <w:ins w:id="2755" w:author="David Conklin" w:date="2021-07-02T19:45:00Z">
              <w:r w:rsidR="00D64198">
                <w:t>e9</w:t>
              </w:r>
            </w:ins>
          </w:p>
        </w:tc>
        <w:tc>
          <w:tcPr>
            <w:tcW w:w="1710" w:type="dxa"/>
            <w:tcPrChange w:id="2756" w:author="David Conklin" w:date="2021-07-02T18:06:00Z">
              <w:tcPr>
                <w:tcW w:w="0" w:type="auto"/>
              </w:tcPr>
            </w:tcPrChange>
          </w:tcPr>
          <w:p w14:paraId="37AAF35D" w14:textId="1CD64EE6" w:rsidR="00BF3872" w:rsidRDefault="00D64198" w:rsidP="007C555B">
            <w:pPr>
              <w:jc w:val="center"/>
              <w:pPrChange w:id="2757" w:author="David Conklin" w:date="2021-07-02T19:21:00Z">
                <w:pPr>
                  <w:jc w:val="right"/>
                </w:pPr>
              </w:pPrChange>
            </w:pPr>
            <w:ins w:id="2758" w:author="David Conklin" w:date="2021-07-02T19:47:00Z">
              <w:r>
                <w:t>&lt;= 15</w:t>
              </w:r>
            </w:ins>
            <w:del w:id="2759" w:author="David Conklin" w:date="2021-07-02T19:21:00Z">
              <w:r w:rsidR="00BF3872" w:rsidDel="007C555B">
                <w:delText>15.0</w:delText>
              </w:r>
            </w:del>
          </w:p>
        </w:tc>
        <w:tc>
          <w:tcPr>
            <w:tcW w:w="2880" w:type="dxa"/>
            <w:tcPrChange w:id="2760" w:author="David Conklin" w:date="2021-07-02T18:06:00Z">
              <w:tcPr>
                <w:tcW w:w="0" w:type="auto"/>
              </w:tcPr>
            </w:tcPrChange>
          </w:tcPr>
          <w:p w14:paraId="0BE8D238" w14:textId="033B74D1" w:rsidR="00BF3872" w:rsidRDefault="00D64198" w:rsidP="00BF3872">
            <w:pPr>
              <w:jc w:val="right"/>
              <w:rPr>
                <w:ins w:id="2761" w:author="David Conklin" w:date="2021-07-02T19:48:00Z"/>
              </w:rPr>
            </w:pPr>
            <w:ins w:id="2762" w:author="David Conklin" w:date="2021-07-02T19:48:00Z">
              <w:r>
                <w:t>~</w:t>
              </w:r>
            </w:ins>
            <w:del w:id="2763" w:author="David Conklin" w:date="2021-07-02T18:09:00Z">
              <w:r w:rsidR="00BF3872" w:rsidDel="002B0B5B">
                <w:delText>0.3e9</w:delText>
              </w:r>
            </w:del>
            <w:ins w:id="2764" w:author="David Conklin" w:date="2021-07-02T19:47:00Z">
              <w:r>
                <w:t>&lt;=</w:t>
              </w:r>
            </w:ins>
            <w:ins w:id="2765" w:author="David Conklin" w:date="2021-07-02T19:49:00Z">
              <w:r w:rsidR="00CB3159">
                <w:t xml:space="preserve"> </w:t>
              </w:r>
            </w:ins>
            <w:ins w:id="2766" w:author="David Conklin" w:date="2021-07-02T21:00:00Z">
              <w:r w:rsidR="00092594">
                <w:t>0.3</w:t>
              </w:r>
            </w:ins>
            <w:ins w:id="2767"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768"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769" w:author="David Conklin" w:date="2021-07-02T18:06:00Z">
              <w:tcPr>
                <w:tcW w:w="0" w:type="auto"/>
              </w:tcPr>
            </w:tcPrChange>
          </w:tcPr>
          <w:p w14:paraId="401911EF" w14:textId="77777777" w:rsidR="00BF3872" w:rsidRDefault="00BF3872" w:rsidP="00BF3872">
            <w:pPr>
              <w:jc w:val="right"/>
            </w:pPr>
          </w:p>
        </w:tc>
        <w:tc>
          <w:tcPr>
            <w:tcW w:w="1710" w:type="dxa"/>
            <w:tcPrChange w:id="2770" w:author="David Conklin" w:date="2021-07-02T18:06:00Z">
              <w:tcPr>
                <w:tcW w:w="0" w:type="auto"/>
              </w:tcPr>
            </w:tcPrChange>
          </w:tcPr>
          <w:p w14:paraId="1CD1CAEE" w14:textId="77777777" w:rsidR="00BF3872" w:rsidRDefault="00BF3872" w:rsidP="00BF3872">
            <w:pPr>
              <w:jc w:val="center"/>
            </w:pPr>
          </w:p>
        </w:tc>
        <w:tc>
          <w:tcPr>
            <w:tcW w:w="2880" w:type="dxa"/>
            <w:tcPrChange w:id="2771" w:author="David Conklin" w:date="2021-07-02T18:06:00Z">
              <w:tcPr>
                <w:tcW w:w="0" w:type="auto"/>
              </w:tcPr>
            </w:tcPrChange>
          </w:tcPr>
          <w:p w14:paraId="3762BC6A" w14:textId="3BE2BBC6" w:rsidR="00BF3872" w:rsidRDefault="00BF3872" w:rsidP="00BF3872">
            <w:pPr>
              <w:jc w:val="right"/>
            </w:pPr>
            <w:del w:id="2772" w:author="David Conklin" w:date="2021-07-02T18:09:00Z">
              <w:r w:rsidDel="002B0B5B">
                <w:delText>18.7e9</w:delText>
              </w:r>
            </w:del>
            <w:ins w:id="2773" w:author="David Conklin" w:date="2021-07-02T18:09:00Z">
              <w:r w:rsidR="002B0B5B">
                <w:t>17.3e9</w:t>
              </w:r>
            </w:ins>
          </w:p>
        </w:tc>
      </w:tr>
      <w:tr w:rsidR="00BF3872" w14:paraId="2F4B7F6D" w14:textId="77777777" w:rsidTr="002B0B5B">
        <w:tc>
          <w:tcPr>
            <w:tcW w:w="0" w:type="auto"/>
            <w:tcPrChange w:id="2774" w:author="David Conklin" w:date="2021-07-02T18:06:00Z">
              <w:tcPr>
                <w:tcW w:w="0" w:type="auto"/>
              </w:tcPr>
            </w:tcPrChange>
          </w:tcPr>
          <w:p w14:paraId="5F33FF73" w14:textId="77777777" w:rsidR="00BF3872" w:rsidRDefault="00BF3872" w:rsidP="00BF3872">
            <w:r>
              <w:t>evaporation from reaches</w:t>
            </w:r>
          </w:p>
        </w:tc>
        <w:tc>
          <w:tcPr>
            <w:tcW w:w="1798" w:type="dxa"/>
            <w:tcPrChange w:id="2775" w:author="David Conklin" w:date="2021-07-02T18:06:00Z">
              <w:tcPr>
                <w:tcW w:w="0" w:type="auto"/>
              </w:tcPr>
            </w:tcPrChange>
          </w:tcPr>
          <w:p w14:paraId="68DBC1C1" w14:textId="4F10099F" w:rsidR="00BF3872" w:rsidRDefault="00BF3872" w:rsidP="00BF3872">
            <w:pPr>
              <w:jc w:val="right"/>
            </w:pPr>
            <w:r>
              <w:t>0.</w:t>
            </w:r>
            <w:ins w:id="2776" w:author="David Conklin" w:date="2021-07-02T18:43:00Z">
              <w:r w:rsidR="00406E2E">
                <w:t>013</w:t>
              </w:r>
            </w:ins>
            <w:del w:id="2777" w:author="David Conklin" w:date="2021-07-02T18:43:00Z">
              <w:r w:rsidDel="00406E2E">
                <w:delText>007</w:delText>
              </w:r>
            </w:del>
            <w:r>
              <w:t xml:space="preserve">e9 </w:t>
            </w:r>
          </w:p>
        </w:tc>
        <w:tc>
          <w:tcPr>
            <w:tcW w:w="1710" w:type="dxa"/>
            <w:tcPrChange w:id="2778" w:author="David Conklin" w:date="2021-07-02T18:06:00Z">
              <w:tcPr>
                <w:tcW w:w="0" w:type="auto"/>
              </w:tcPr>
            </w:tcPrChange>
          </w:tcPr>
          <w:p w14:paraId="51A5074B" w14:textId="77777777" w:rsidR="00BF3872" w:rsidRDefault="00BF3872" w:rsidP="00BF3872">
            <w:pPr>
              <w:jc w:val="right"/>
            </w:pPr>
          </w:p>
        </w:tc>
        <w:tc>
          <w:tcPr>
            <w:tcW w:w="2880" w:type="dxa"/>
            <w:tcPrChange w:id="2779" w:author="David Conklin" w:date="2021-07-02T18:06:00Z">
              <w:tcPr>
                <w:tcW w:w="0" w:type="auto"/>
              </w:tcPr>
            </w:tcPrChange>
          </w:tcPr>
          <w:p w14:paraId="43159D97" w14:textId="27CB3FD9" w:rsidR="00BF3872" w:rsidRDefault="00BF3872" w:rsidP="00BF3872">
            <w:pPr>
              <w:jc w:val="right"/>
            </w:pPr>
            <w:del w:id="2780" w:author="David Conklin" w:date="2021-07-02T18:10:00Z">
              <w:r w:rsidDel="002B0B5B">
                <w:delText>17.1e9</w:delText>
              </w:r>
            </w:del>
            <w:ins w:id="2781" w:author="David Conklin" w:date="2021-07-02T18:10:00Z">
              <w:r w:rsidR="002B0B5B">
                <w:t>33.4e9</w:t>
              </w:r>
            </w:ins>
          </w:p>
        </w:tc>
      </w:tr>
      <w:tr w:rsidR="00BF3872" w14:paraId="3132B321" w14:textId="77777777" w:rsidTr="002B0B5B">
        <w:tc>
          <w:tcPr>
            <w:tcW w:w="0" w:type="auto"/>
            <w:tcPrChange w:id="2782"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783" w:author="David Conklin" w:date="2021-07-02T18:06:00Z">
              <w:tcPr>
                <w:tcW w:w="0" w:type="auto"/>
              </w:tcPr>
            </w:tcPrChange>
          </w:tcPr>
          <w:p w14:paraId="6679C9DD" w14:textId="77777777" w:rsidR="00BF3872" w:rsidRDefault="00BF3872" w:rsidP="00BF3872">
            <w:pPr>
              <w:jc w:val="right"/>
            </w:pPr>
          </w:p>
        </w:tc>
        <w:tc>
          <w:tcPr>
            <w:tcW w:w="1710" w:type="dxa"/>
            <w:tcPrChange w:id="2784" w:author="David Conklin" w:date="2021-07-02T18:06:00Z">
              <w:tcPr>
                <w:tcW w:w="0" w:type="auto"/>
              </w:tcPr>
            </w:tcPrChange>
          </w:tcPr>
          <w:p w14:paraId="69420284" w14:textId="77777777" w:rsidR="00BF3872" w:rsidRDefault="00BF3872" w:rsidP="00BF3872">
            <w:pPr>
              <w:jc w:val="right"/>
            </w:pPr>
          </w:p>
        </w:tc>
        <w:tc>
          <w:tcPr>
            <w:tcW w:w="2880" w:type="dxa"/>
            <w:tcPrChange w:id="2785" w:author="David Conklin" w:date="2021-07-02T18:06:00Z">
              <w:tcPr>
                <w:tcW w:w="0" w:type="auto"/>
              </w:tcPr>
            </w:tcPrChange>
          </w:tcPr>
          <w:p w14:paraId="24677CFD" w14:textId="528DE7DC" w:rsidR="00BF3872" w:rsidRDefault="00BF3872" w:rsidP="00BF3872">
            <w:pPr>
              <w:jc w:val="right"/>
            </w:pPr>
            <w:del w:id="2786" w:author="David Conklin" w:date="2021-07-02T18:10:00Z">
              <w:r w:rsidDel="002B0B5B">
                <w:delText>9.4e9</w:delText>
              </w:r>
            </w:del>
            <w:ins w:id="2787" w:author="David Conklin" w:date="2021-07-02T18:10:00Z">
              <w:r w:rsidR="002B0B5B">
                <w:t>8.7e9</w:t>
              </w:r>
            </w:ins>
          </w:p>
        </w:tc>
      </w:tr>
      <w:tr w:rsidR="00BF3872" w14:paraId="2798AFAF" w14:textId="77777777" w:rsidTr="002B0B5B">
        <w:tc>
          <w:tcPr>
            <w:tcW w:w="0" w:type="auto"/>
            <w:tcPrChange w:id="2788" w:author="David Conklin" w:date="2021-07-02T18:06:00Z">
              <w:tcPr>
                <w:tcW w:w="0" w:type="auto"/>
              </w:tcPr>
            </w:tcPrChange>
          </w:tcPr>
          <w:p w14:paraId="010EBBD4" w14:textId="77777777" w:rsidR="00BF3872" w:rsidRDefault="00BF3872" w:rsidP="00BF3872">
            <w:r>
              <w:t>evaporation from reservoirs</w:t>
            </w:r>
          </w:p>
        </w:tc>
        <w:tc>
          <w:tcPr>
            <w:tcW w:w="1798" w:type="dxa"/>
            <w:tcPrChange w:id="2789" w:author="David Conklin" w:date="2021-07-02T18:06:00Z">
              <w:tcPr>
                <w:tcW w:w="0" w:type="auto"/>
              </w:tcPr>
            </w:tcPrChange>
          </w:tcPr>
          <w:p w14:paraId="2D486864" w14:textId="77777777" w:rsidR="00BF3872" w:rsidRDefault="00BF3872" w:rsidP="00BF3872">
            <w:pPr>
              <w:jc w:val="right"/>
            </w:pPr>
            <w:r>
              <w:t>0.008e9</w:t>
            </w:r>
          </w:p>
        </w:tc>
        <w:tc>
          <w:tcPr>
            <w:tcW w:w="1710" w:type="dxa"/>
            <w:tcPrChange w:id="2790" w:author="David Conklin" w:date="2021-07-02T18:06:00Z">
              <w:tcPr>
                <w:tcW w:w="0" w:type="auto"/>
              </w:tcPr>
            </w:tcPrChange>
          </w:tcPr>
          <w:p w14:paraId="4DD99CE5" w14:textId="77777777" w:rsidR="00BF3872" w:rsidRDefault="00BF3872" w:rsidP="00BF3872">
            <w:pPr>
              <w:jc w:val="right"/>
            </w:pPr>
          </w:p>
        </w:tc>
        <w:tc>
          <w:tcPr>
            <w:tcW w:w="2880" w:type="dxa"/>
            <w:tcPrChange w:id="2791" w:author="David Conklin" w:date="2021-07-02T18:06:00Z">
              <w:tcPr>
                <w:tcW w:w="0" w:type="auto"/>
              </w:tcPr>
            </w:tcPrChange>
          </w:tcPr>
          <w:p w14:paraId="3064D6FF" w14:textId="77E7C791" w:rsidR="00BF3872" w:rsidRDefault="00BF3872" w:rsidP="00BF3872">
            <w:pPr>
              <w:jc w:val="right"/>
            </w:pPr>
            <w:del w:id="2792" w:author="David Conklin" w:date="2021-07-02T18:10:00Z">
              <w:r w:rsidDel="002B0B5B">
                <w:delText>19.5e9</w:delText>
              </w:r>
            </w:del>
            <w:ins w:id="2793" w:author="David Conklin" w:date="2021-07-02T18:10:00Z">
              <w:r w:rsidR="002B0B5B">
                <w:t>20.3e9</w:t>
              </w:r>
            </w:ins>
          </w:p>
        </w:tc>
      </w:tr>
      <w:tr w:rsidR="005D40B9" w14:paraId="7633DA37" w14:textId="77777777" w:rsidTr="002B0B5B">
        <w:tc>
          <w:tcPr>
            <w:tcW w:w="0" w:type="auto"/>
            <w:tcPrChange w:id="2794"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795" w:author="David Conklin" w:date="2021-07-02T18:06:00Z">
              <w:tcPr>
                <w:tcW w:w="0" w:type="auto"/>
              </w:tcPr>
            </w:tcPrChange>
          </w:tcPr>
          <w:p w14:paraId="6CDD7E16" w14:textId="46C46726" w:rsidR="005D40B9" w:rsidRDefault="005D40B9" w:rsidP="00BF3872">
            <w:pPr>
              <w:jc w:val="right"/>
            </w:pPr>
            <w:r>
              <w:t>4.</w:t>
            </w:r>
            <w:ins w:id="2796" w:author="David Conklin" w:date="2021-07-02T18:43:00Z">
              <w:r w:rsidR="00406E2E">
                <w:t>713</w:t>
              </w:r>
            </w:ins>
            <w:del w:id="2797" w:author="David Conklin" w:date="2021-07-02T18:43:00Z">
              <w:r w:rsidDel="00406E2E">
                <w:delText>926</w:delText>
              </w:r>
            </w:del>
            <w:r>
              <w:t>e9</w:t>
            </w:r>
          </w:p>
        </w:tc>
        <w:tc>
          <w:tcPr>
            <w:tcW w:w="1710" w:type="dxa"/>
            <w:tcPrChange w:id="2798" w:author="David Conklin" w:date="2021-07-02T18:06:00Z">
              <w:tcPr>
                <w:tcW w:w="0" w:type="auto"/>
              </w:tcPr>
            </w:tcPrChange>
          </w:tcPr>
          <w:p w14:paraId="083B0875" w14:textId="77777777" w:rsidR="005D40B9" w:rsidRDefault="005D40B9" w:rsidP="00BF3872">
            <w:pPr>
              <w:jc w:val="right"/>
            </w:pPr>
          </w:p>
        </w:tc>
        <w:tc>
          <w:tcPr>
            <w:tcW w:w="2880" w:type="dxa"/>
            <w:tcPrChange w:id="2799" w:author="David Conklin" w:date="2021-07-02T18:06:00Z">
              <w:tcPr>
                <w:tcW w:w="0" w:type="auto"/>
              </w:tcPr>
            </w:tcPrChange>
          </w:tcPr>
          <w:p w14:paraId="5BC02AB9" w14:textId="4482BE49" w:rsidR="0025770B" w:rsidRDefault="00CB3159" w:rsidP="007C279E">
            <w:pPr>
              <w:jc w:val="right"/>
            </w:pPr>
            <w:ins w:id="2800" w:author="David Conklin" w:date="2021-07-02T19:49:00Z">
              <w:r>
                <w:t xml:space="preserve">&lt; </w:t>
              </w:r>
            </w:ins>
            <w:del w:id="2801" w:author="David Conklin" w:date="2021-07-02T18:11:00Z">
              <w:r w:rsidR="005D40B9" w:rsidDel="0025770B">
                <w:delText>230.1e9</w:delText>
              </w:r>
            </w:del>
            <w:ins w:id="2802" w:author="David Conklin" w:date="2021-07-02T18:11:00Z">
              <w:r w:rsidR="0025770B">
                <w:t>23</w:t>
              </w:r>
            </w:ins>
            <w:ins w:id="2803" w:author="David Conklin" w:date="2021-07-02T21:01:00Z">
              <w:r w:rsidR="00092594">
                <w:t>3</w:t>
              </w:r>
            </w:ins>
            <w:ins w:id="2804" w:author="David Conklin" w:date="2021-07-02T19:49:00Z">
              <w:r>
                <w:t>.</w:t>
              </w:r>
            </w:ins>
            <w:ins w:id="2805" w:author="David Conklin" w:date="2021-07-02T21:01:00Z">
              <w:r w:rsidR="00092594">
                <w:t>7</w:t>
              </w:r>
            </w:ins>
            <w:ins w:id="2806" w:author="David Conklin" w:date="2021-07-02T18:11:00Z">
              <w:r w:rsidR="0025770B">
                <w:t>e9</w:t>
              </w:r>
            </w:ins>
          </w:p>
        </w:tc>
      </w:tr>
      <w:tr w:rsidR="006F0906" w14:paraId="7947F1AD" w14:textId="77777777" w:rsidTr="002B0B5B">
        <w:tc>
          <w:tcPr>
            <w:tcW w:w="0" w:type="auto"/>
            <w:tcPrChange w:id="2807"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808" w:author="David Conklin" w:date="2021-07-02T18:06:00Z">
              <w:tcPr>
                <w:tcW w:w="0" w:type="auto"/>
              </w:tcPr>
            </w:tcPrChange>
          </w:tcPr>
          <w:p w14:paraId="793AF02B" w14:textId="39109EB5" w:rsidR="006F0906" w:rsidRDefault="00406E2E" w:rsidP="00BF3872">
            <w:pPr>
              <w:jc w:val="right"/>
            </w:pPr>
            <w:ins w:id="2809" w:author="David Conklin" w:date="2021-07-02T18:43:00Z">
              <w:r>
                <w:t>-0</w:t>
              </w:r>
            </w:ins>
            <w:ins w:id="2810" w:author="David Conklin" w:date="2021-07-02T18:44:00Z">
              <w:r>
                <w:t>.002</w:t>
              </w:r>
            </w:ins>
            <w:del w:id="2811" w:author="David Conklin" w:date="2021-07-02T18:43:00Z">
              <w:r w:rsidR="006F0906" w:rsidDel="00406E2E">
                <w:delText>+0.011</w:delText>
              </w:r>
            </w:del>
            <w:r w:rsidR="006F0906">
              <w:t>e9</w:t>
            </w:r>
          </w:p>
        </w:tc>
        <w:tc>
          <w:tcPr>
            <w:tcW w:w="1710" w:type="dxa"/>
            <w:tcPrChange w:id="2812" w:author="David Conklin" w:date="2021-07-02T18:06:00Z">
              <w:tcPr>
                <w:tcW w:w="0" w:type="auto"/>
              </w:tcPr>
            </w:tcPrChange>
          </w:tcPr>
          <w:p w14:paraId="651C9E4D" w14:textId="77777777" w:rsidR="006F0906" w:rsidRDefault="006F0906" w:rsidP="00BF3872">
            <w:pPr>
              <w:jc w:val="right"/>
            </w:pPr>
          </w:p>
        </w:tc>
        <w:tc>
          <w:tcPr>
            <w:tcW w:w="2880" w:type="dxa"/>
            <w:tcPrChange w:id="2813" w:author="David Conklin" w:date="2021-07-02T18:06:00Z">
              <w:tcPr>
                <w:tcW w:w="0" w:type="auto"/>
              </w:tcPr>
            </w:tcPrChange>
          </w:tcPr>
          <w:p w14:paraId="15F1D368" w14:textId="765CA749" w:rsidR="006F0906" w:rsidRDefault="00CB3159" w:rsidP="00BF3872">
            <w:pPr>
              <w:jc w:val="right"/>
            </w:pPr>
            <w:ins w:id="2814" w:author="David Conklin" w:date="2021-07-02T19:50:00Z">
              <w:r>
                <w:t>~</w:t>
              </w:r>
            </w:ins>
            <w:ins w:id="2815" w:author="David Conklin" w:date="2021-07-02T18:12:00Z">
              <w:r w:rsidR="0025770B">
                <w:t>-1</w:t>
              </w:r>
            </w:ins>
            <w:ins w:id="2816" w:author="David Conklin" w:date="2021-07-02T19:50:00Z">
              <w:r>
                <w:t>3.7</w:t>
              </w:r>
            </w:ins>
            <w:del w:id="2817" w:author="David Conklin" w:date="2021-07-02T18:12:00Z">
              <w:r w:rsidR="006F0906" w:rsidDel="0025770B">
                <w:delText>+1.8</w:delText>
              </w:r>
            </w:del>
            <w:r w:rsidR="006F0906">
              <w:t>e9</w:t>
            </w:r>
          </w:p>
        </w:tc>
      </w:tr>
      <w:tr w:rsidR="005D40B9" w14:paraId="6140B5CA" w14:textId="77777777" w:rsidTr="002B0B5B">
        <w:tc>
          <w:tcPr>
            <w:tcW w:w="0" w:type="auto"/>
            <w:tcPrChange w:id="2818"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819" w:author="David Conklin" w:date="2021-07-02T18:06:00Z">
              <w:tcPr>
                <w:tcW w:w="0" w:type="auto"/>
              </w:tcPr>
            </w:tcPrChange>
          </w:tcPr>
          <w:p w14:paraId="3C6B5503" w14:textId="4722B1E8" w:rsidR="005D40B9" w:rsidRDefault="00406E2E" w:rsidP="00BF3872">
            <w:pPr>
              <w:jc w:val="right"/>
            </w:pPr>
            <w:ins w:id="2820" w:author="David Conklin" w:date="2021-07-02T18:44:00Z">
              <w:r>
                <w:t>-0.04</w:t>
              </w:r>
            </w:ins>
            <w:del w:id="2821" w:author="David Conklin" w:date="2021-07-02T18:44:00Z">
              <w:r w:rsidR="006F0906" w:rsidDel="00406E2E">
                <w:delText>+0.2</w:delText>
              </w:r>
            </w:del>
            <w:r w:rsidR="006F0906">
              <w:t>%</w:t>
            </w:r>
          </w:p>
        </w:tc>
        <w:tc>
          <w:tcPr>
            <w:tcW w:w="1710" w:type="dxa"/>
            <w:tcPrChange w:id="2822" w:author="David Conklin" w:date="2021-07-02T18:06:00Z">
              <w:tcPr>
                <w:tcW w:w="0" w:type="auto"/>
              </w:tcPr>
            </w:tcPrChange>
          </w:tcPr>
          <w:p w14:paraId="7CA91A12" w14:textId="77777777" w:rsidR="005D40B9" w:rsidRDefault="005D40B9" w:rsidP="00BF3872">
            <w:pPr>
              <w:jc w:val="right"/>
            </w:pPr>
          </w:p>
        </w:tc>
        <w:tc>
          <w:tcPr>
            <w:tcW w:w="2880" w:type="dxa"/>
            <w:tcPrChange w:id="2823" w:author="David Conklin" w:date="2021-07-02T18:06:00Z">
              <w:tcPr>
                <w:tcW w:w="0" w:type="auto"/>
              </w:tcPr>
            </w:tcPrChange>
          </w:tcPr>
          <w:p w14:paraId="2762CE4F" w14:textId="555D49AE" w:rsidR="005D40B9" w:rsidRDefault="00CB3159" w:rsidP="00BF3872">
            <w:pPr>
              <w:jc w:val="right"/>
            </w:pPr>
            <w:ins w:id="2824" w:author="David Conklin" w:date="2021-07-02T19:51:00Z">
              <w:r>
                <w:t>~</w:t>
              </w:r>
            </w:ins>
            <w:ins w:id="2825" w:author="David Conklin" w:date="2021-07-02T18:12:00Z">
              <w:r w:rsidR="0025770B">
                <w:t>-</w:t>
              </w:r>
            </w:ins>
            <w:ins w:id="2826" w:author="David Conklin" w:date="2021-07-02T21:02:00Z">
              <w:r w:rsidR="00092594">
                <w:t>6.4</w:t>
              </w:r>
            </w:ins>
            <w:ins w:id="2827" w:author="David Conklin" w:date="2021-07-02T18:12:00Z">
              <w:r w:rsidR="0025770B">
                <w:t>%</w:t>
              </w:r>
            </w:ins>
            <w:del w:id="2828"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829" w:name="_Toc76532163"/>
      <w:r>
        <w:t>CW3M v. Shade-a-lator</w:t>
      </w:r>
      <w:bookmarkEnd w:id="282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830" w:name="_Toc76532164"/>
      <w:r>
        <w:t>Comparison of CW3M results to Shade-a-lator results</w:t>
      </w:r>
      <w:bookmarkEnd w:id="283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4477F0C" w:rsidR="005C537E" w:rsidRDefault="005C537E" w:rsidP="005C537E">
      <w:pPr>
        <w:pStyle w:val="Caption"/>
      </w:pPr>
      <w:bookmarkStart w:id="2831" w:name="_Ref48286765"/>
      <w:bookmarkStart w:id="2832" w:name="_Toc53219841"/>
      <w:r>
        <w:t xml:space="preserve">Figure </w:t>
      </w:r>
      <w:r w:rsidR="00B30BB5">
        <w:fldChar w:fldCharType="begin"/>
      </w:r>
      <w:r w:rsidR="00B30BB5">
        <w:instrText xml:space="preserve"> SEQ Figure \* ARABIC </w:instrText>
      </w:r>
      <w:r w:rsidR="00B30BB5">
        <w:fldChar w:fldCharType="separate"/>
      </w:r>
      <w:r w:rsidR="00D33947">
        <w:rPr>
          <w:noProof/>
        </w:rPr>
        <w:t>9</w:t>
      </w:r>
      <w:r w:rsidR="00B30BB5">
        <w:rPr>
          <w:noProof/>
        </w:rPr>
        <w:fldChar w:fldCharType="end"/>
      </w:r>
      <w:bookmarkEnd w:id="2831"/>
      <w:r>
        <w:t>. Clackamas basin in CW3M screen capture</w:t>
      </w:r>
      <w:bookmarkEnd w:id="283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833" w:name="_Toc76532165"/>
      <w:r>
        <w:t>The Clackamas Basin</w:t>
      </w:r>
      <w:bookmarkEnd w:id="2833"/>
    </w:p>
    <w:p w14:paraId="4A96B042" w14:textId="77777777" w:rsidR="005C537E" w:rsidRPr="000E6A65" w:rsidRDefault="005C537E" w:rsidP="005C537E"/>
    <w:p w14:paraId="11F4A966" w14:textId="4E3610D1"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33947">
        <w:t xml:space="preserve">Figure </w:t>
      </w:r>
      <w:r w:rsidR="00D33947">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834" w:name="_Toc76532166"/>
      <w:r>
        <w:t>Directory structure and file names</w:t>
      </w:r>
      <w:bookmarkEnd w:id="283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835" w:name="_Toc76532167"/>
      <w:r>
        <w:lastRenderedPageBreak/>
        <w:t xml:space="preserve">Release </w:t>
      </w:r>
      <w:r w:rsidR="00E735F4">
        <w:t>Log</w:t>
      </w:r>
      <w:bookmarkEnd w:id="283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836" w:name="_Toc76532168"/>
      <w:r>
        <w:t>References</w:t>
      </w:r>
      <w:bookmarkEnd w:id="2836"/>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837" w:name="_Toc76532169"/>
      <w:r>
        <w:rPr>
          <w:rFonts w:eastAsiaTheme="minorHAnsi"/>
        </w:rPr>
        <w:t>Acronyms</w:t>
      </w:r>
      <w:r w:rsidR="009D540F">
        <w:rPr>
          <w:rFonts w:eastAsiaTheme="minorHAnsi"/>
        </w:rPr>
        <w:t xml:space="preserve"> and Abbreviations</w:t>
      </w:r>
      <w:bookmarkEnd w:id="2837"/>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1A3E0" w14:textId="77777777" w:rsidR="00B30BB5" w:rsidRDefault="00B30BB5" w:rsidP="00064E77">
      <w:r>
        <w:separator/>
      </w:r>
    </w:p>
  </w:endnote>
  <w:endnote w:type="continuationSeparator" w:id="0">
    <w:p w14:paraId="59190181" w14:textId="77777777" w:rsidR="00B30BB5" w:rsidRDefault="00B30BB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525F1" w14:textId="77777777" w:rsidR="00B30BB5" w:rsidRDefault="00B30BB5" w:rsidP="00064E77">
      <w:r>
        <w:separator/>
      </w:r>
    </w:p>
  </w:footnote>
  <w:footnote w:type="continuationSeparator" w:id="0">
    <w:p w14:paraId="4E3A55AF" w14:textId="77777777" w:rsidR="00B30BB5" w:rsidRDefault="00B30BB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067"/>
    <w:rsid w:val="00613C1D"/>
    <w:rsid w:val="00613CE3"/>
    <w:rsid w:val="006176DA"/>
    <w:rsid w:val="006200EB"/>
    <w:rsid w:val="006231D1"/>
    <w:rsid w:val="00625C55"/>
    <w:rsid w:val="006313A1"/>
    <w:rsid w:val="00632DCA"/>
    <w:rsid w:val="0064217D"/>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2026"/>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47EE"/>
    <w:rsid w:val="00B45A02"/>
    <w:rsid w:val="00B45AB9"/>
    <w:rsid w:val="00B47486"/>
    <w:rsid w:val="00B47F76"/>
    <w:rsid w:val="00B5577C"/>
    <w:rsid w:val="00B57484"/>
    <w:rsid w:val="00B57E25"/>
    <w:rsid w:val="00B61173"/>
    <w:rsid w:val="00B6190A"/>
    <w:rsid w:val="00B62984"/>
    <w:rsid w:val="00B64193"/>
    <w:rsid w:val="00B65B7C"/>
    <w:rsid w:val="00B707C3"/>
    <w:rsid w:val="00B70EF0"/>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4FF8"/>
    <w:rsid w:val="00E45D19"/>
    <w:rsid w:val="00E45E68"/>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132892</TotalTime>
  <Pages>85</Pages>
  <Words>32536</Words>
  <Characters>185458</Characters>
  <Application>Microsoft Office Word</Application>
  <DocSecurity>0</DocSecurity>
  <Lines>1545</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552</cp:revision>
  <cp:lastPrinted>2021-07-05T15:30:00Z</cp:lastPrinted>
  <dcterms:created xsi:type="dcterms:W3CDTF">2018-11-09T13:56:00Z</dcterms:created>
  <dcterms:modified xsi:type="dcterms:W3CDTF">2021-07-07T22:59:00Z</dcterms:modified>
</cp:coreProperties>
</file>