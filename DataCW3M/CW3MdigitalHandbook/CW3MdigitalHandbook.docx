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795CFB" w14:textId="77777777" w:rsidR="000D6396" w:rsidRDefault="00581BEB" w:rsidP="00581BEB">
      <w:pPr>
        <w:pStyle w:val="Title"/>
      </w:pPr>
      <w:r>
        <w:t xml:space="preserve">CW3M </w:t>
      </w:r>
      <w:r w:rsidR="00D74473">
        <w:t xml:space="preserve">Digital </w:t>
      </w:r>
      <w:r>
        <w:t>Handbook</w:t>
      </w:r>
    </w:p>
    <w:p w14:paraId="0AF0D517" w14:textId="77777777" w:rsidR="00581BEB" w:rsidRDefault="00581BEB" w:rsidP="00581BEB">
      <w:pPr>
        <w:pStyle w:val="Subtitle"/>
      </w:pPr>
      <w:r>
        <w:t>Information about the Community Willamette Whole Watershed Model</w:t>
      </w:r>
    </w:p>
    <w:p w14:paraId="542B86E8" w14:textId="5BE895D5" w:rsidR="00064E77" w:rsidRPr="00064E77" w:rsidRDefault="00A63C5B" w:rsidP="00064E77">
      <w:pPr>
        <w:pStyle w:val="Subtitle"/>
      </w:pPr>
      <w:del w:id="0" w:author="David Conklin" w:date="2020-07-02T12:30:00Z">
        <w:r w:rsidDel="00C551F9">
          <w:delText>6/2</w:delText>
        </w:r>
      </w:del>
      <w:del w:id="1" w:author="David Conklin" w:date="2020-06-28T14:08:00Z">
        <w:r w:rsidDel="00275338">
          <w:delText>4/20</w:delText>
        </w:r>
        <w:r w:rsidR="00DE1B0B" w:rsidDel="00275338">
          <w:delText xml:space="preserve"> 4 :30 pm</w:delText>
        </w:r>
      </w:del>
      <w:ins w:id="2" w:author="David Conklin" w:date="2020-07-02T12:30:00Z">
        <w:r w:rsidR="00C551F9">
          <w:t>7/1/20</w:t>
        </w:r>
      </w:ins>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7" w:history="1">
        <w:r w:rsidRPr="00AF5519">
          <w:rPr>
            <w:rStyle w:val="Hyperlink"/>
          </w:rPr>
          <w:t>cw3m@freshwatersim.com</w:t>
        </w:r>
      </w:hyperlink>
    </w:p>
    <w:p w14:paraId="79DFED0B" w14:textId="1E95B383" w:rsidR="00E735F4" w:rsidRDefault="00E735F4" w:rsidP="00581BEB">
      <w:pPr>
        <w:rPr>
          <w:rStyle w:val="Hyperlink"/>
        </w:rPr>
      </w:pPr>
    </w:p>
    <w:p w14:paraId="70146D72" w14:textId="6C986DB0" w:rsidR="00E735F4" w:rsidRPr="00DE1B0B" w:rsidRDefault="00E735F4" w:rsidP="00581BEB">
      <w:pPr>
        <w:rPr>
          <w:rStyle w:val="Hyperlink"/>
          <w:color w:val="auto"/>
        </w:rPr>
      </w:pPr>
      <w:r w:rsidRPr="00DE1B0B">
        <w:rPr>
          <w:rStyle w:val="Hyperlink"/>
          <w:color w:val="auto"/>
        </w:rPr>
        <w:t>Changes since 12/10/</w:t>
      </w:r>
      <w:ins w:id="3" w:author="David Conklin" w:date="2020-06-28T15:06:00Z">
        <w:r w:rsidR="00827338">
          <w:rPr>
            <w:rStyle w:val="Hyperlink"/>
            <w:color w:val="auto"/>
          </w:rPr>
          <w:t>1</w:t>
        </w:r>
      </w:ins>
      <w:r w:rsidRPr="00DE1B0B">
        <w:rPr>
          <w:rStyle w:val="Hyperlink"/>
          <w:color w:val="auto"/>
        </w:rPr>
        <w:t>9 version</w:t>
      </w:r>
    </w:p>
    <w:p w14:paraId="2E9DA708" w14:textId="35CD2E98" w:rsidR="00DE1B0B" w:rsidRDefault="00E735F4" w:rsidP="00275338">
      <w:pPr>
        <w:rPr>
          <w:ins w:id="4" w:author="David Conklin" w:date="2020-06-28T14:09:00Z"/>
        </w:rPr>
      </w:pPr>
      <w:r>
        <w:t>Add notes for 0.2.11, 0.2.12, 0.3.0</w:t>
      </w:r>
      <w:r w:rsidR="00DE1B0B">
        <w:t>, and 0.3.1</w:t>
      </w:r>
      <w:r>
        <w:t xml:space="preserve"> releases to the Release Log</w:t>
      </w:r>
      <w:r w:rsidR="00DE1B0B">
        <w:t>.</w:t>
      </w:r>
    </w:p>
    <w:p w14:paraId="1B815F01" w14:textId="32C1D713" w:rsidR="00275338" w:rsidRDefault="00275338">
      <w:ins w:id="5" w:author="David Conklin" w:date="2020-06-28T14:09:00Z">
        <w:r>
          <w:t>Add section on the McKenzie</w:t>
        </w:r>
      </w:ins>
      <w:ins w:id="6" w:author="David Conklin" w:date="2020-06-28T14:10:00Z">
        <w:r>
          <w:t xml:space="preserve"> basin wetlands project.</w:t>
        </w:r>
      </w:ins>
    </w:p>
    <w:p w14:paraId="1D3895F7" w14:textId="77777777" w:rsidR="00581BEB" w:rsidRDefault="00581BEB" w:rsidP="00581BEB"/>
    <w:sdt>
      <w:sdtPr>
        <w:rPr>
          <w:rFonts w:asciiTheme="minorHAnsi" w:eastAsiaTheme="minorHAnsi" w:hAnsiTheme="minorHAnsi" w:cstheme="minorBidi"/>
          <w:color w:val="auto"/>
          <w:sz w:val="22"/>
          <w:szCs w:val="22"/>
        </w:rPr>
        <w:id w:val="-690606468"/>
        <w:docPartObj>
          <w:docPartGallery w:val="Table of Contents"/>
          <w:docPartUnique/>
        </w:docPartObj>
      </w:sdtPr>
      <w:sdtEndPr>
        <w:rPr>
          <w:b/>
          <w:bCs/>
          <w:noProof/>
        </w:rPr>
      </w:sdtEndPr>
      <w:sdtContent>
        <w:p w14:paraId="1EDDECF7" w14:textId="77777777" w:rsidR="00AB1E51" w:rsidRDefault="00AB1E51">
          <w:pPr>
            <w:pStyle w:val="TOCHeading"/>
          </w:pPr>
          <w:r>
            <w:t>Contents</w:t>
          </w:r>
        </w:p>
        <w:p w14:paraId="4B1F7447" w14:textId="430E779D" w:rsidR="00275338" w:rsidRDefault="00AB1E51">
          <w:pPr>
            <w:pStyle w:val="TOC1"/>
            <w:tabs>
              <w:tab w:val="right" w:leader="dot" w:pos="9350"/>
            </w:tabs>
            <w:rPr>
              <w:ins w:id="7" w:author="David Conklin" w:date="2020-06-28T14:10:00Z"/>
              <w:rFonts w:eastAsiaTheme="minorEastAsia"/>
              <w:noProof/>
            </w:rPr>
          </w:pPr>
          <w:r>
            <w:rPr>
              <w:b/>
              <w:bCs/>
              <w:noProof/>
            </w:rPr>
            <w:fldChar w:fldCharType="begin"/>
          </w:r>
          <w:r>
            <w:rPr>
              <w:b/>
              <w:bCs/>
              <w:noProof/>
            </w:rPr>
            <w:instrText xml:space="preserve"> TOC \o "1-3" \h \z \u </w:instrText>
          </w:r>
          <w:r>
            <w:rPr>
              <w:b/>
              <w:bCs/>
              <w:noProof/>
            </w:rPr>
            <w:fldChar w:fldCharType="separate"/>
          </w:r>
          <w:ins w:id="8" w:author="David Conklin" w:date="2020-06-28T14:10:00Z">
            <w:r w:rsidR="00275338" w:rsidRPr="00117FE1">
              <w:rPr>
                <w:rStyle w:val="Hyperlink"/>
                <w:noProof/>
              </w:rPr>
              <w:fldChar w:fldCharType="begin"/>
            </w:r>
            <w:r w:rsidR="00275338" w:rsidRPr="00117FE1">
              <w:rPr>
                <w:rStyle w:val="Hyperlink"/>
                <w:noProof/>
              </w:rPr>
              <w:instrText xml:space="preserve"> </w:instrText>
            </w:r>
            <w:r w:rsidR="00275338">
              <w:rPr>
                <w:noProof/>
              </w:rPr>
              <w:instrText>HYPERLINK \l "_Toc44245836"</w:instrText>
            </w:r>
            <w:r w:rsidR="00275338" w:rsidRPr="00117FE1">
              <w:rPr>
                <w:rStyle w:val="Hyperlink"/>
                <w:noProof/>
              </w:rPr>
              <w:instrText xml:space="preserve"> </w:instrText>
            </w:r>
            <w:r w:rsidR="00275338" w:rsidRPr="00117FE1">
              <w:rPr>
                <w:rStyle w:val="Hyperlink"/>
                <w:noProof/>
              </w:rPr>
              <w:fldChar w:fldCharType="separate"/>
            </w:r>
            <w:r w:rsidR="00275338" w:rsidRPr="00117FE1">
              <w:rPr>
                <w:rStyle w:val="Hyperlink"/>
                <w:noProof/>
              </w:rPr>
              <w:t>What is a digital handbook?</w:t>
            </w:r>
            <w:r w:rsidR="00275338">
              <w:rPr>
                <w:noProof/>
                <w:webHidden/>
              </w:rPr>
              <w:tab/>
            </w:r>
            <w:r w:rsidR="00275338">
              <w:rPr>
                <w:noProof/>
                <w:webHidden/>
              </w:rPr>
              <w:fldChar w:fldCharType="begin"/>
            </w:r>
            <w:r w:rsidR="00275338">
              <w:rPr>
                <w:noProof/>
                <w:webHidden/>
              </w:rPr>
              <w:instrText xml:space="preserve"> PAGEREF _Toc44245836 \h </w:instrText>
            </w:r>
          </w:ins>
          <w:r w:rsidR="00275338">
            <w:rPr>
              <w:noProof/>
              <w:webHidden/>
            </w:rPr>
          </w:r>
          <w:r w:rsidR="00275338">
            <w:rPr>
              <w:noProof/>
              <w:webHidden/>
            </w:rPr>
            <w:fldChar w:fldCharType="separate"/>
          </w:r>
          <w:ins w:id="9" w:author="David Conklin" w:date="2020-06-28T14:10:00Z">
            <w:r w:rsidR="00275338">
              <w:rPr>
                <w:noProof/>
                <w:webHidden/>
              </w:rPr>
              <w:t>2</w:t>
            </w:r>
            <w:r w:rsidR="00275338">
              <w:rPr>
                <w:noProof/>
                <w:webHidden/>
              </w:rPr>
              <w:fldChar w:fldCharType="end"/>
            </w:r>
            <w:r w:rsidR="00275338" w:rsidRPr="00117FE1">
              <w:rPr>
                <w:rStyle w:val="Hyperlink"/>
                <w:noProof/>
              </w:rPr>
              <w:fldChar w:fldCharType="end"/>
            </w:r>
          </w:ins>
        </w:p>
        <w:p w14:paraId="10BCB4F7" w14:textId="5085C589" w:rsidR="00275338" w:rsidRDefault="00275338">
          <w:pPr>
            <w:pStyle w:val="TOC1"/>
            <w:tabs>
              <w:tab w:val="right" w:leader="dot" w:pos="9350"/>
            </w:tabs>
            <w:rPr>
              <w:ins w:id="10" w:author="David Conklin" w:date="2020-06-28T14:10:00Z"/>
              <w:rFonts w:eastAsiaTheme="minorEastAsia"/>
              <w:noProof/>
            </w:rPr>
          </w:pPr>
          <w:ins w:id="11"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"_Toc44245837"</w:instrText>
            </w:r>
            <w:r w:rsidRPr="00117FE1">
              <w:rPr>
                <w:rStyle w:val="Hyperlink"/>
                <w:noProof/>
              </w:rPr>
              <w:instrText xml:space="preserve"> </w:instrText>
            </w:r>
            <w:r w:rsidRPr="00117FE1">
              <w:rPr>
                <w:rStyle w:val="Hyperlink"/>
                <w:noProof/>
              </w:rPr>
              <w:fldChar w:fldCharType="separate"/>
            </w:r>
            <w:r w:rsidRPr="00117FE1">
              <w:rPr>
                <w:rStyle w:val="Hyperlink"/>
                <w:noProof/>
              </w:rPr>
              <w:t>CW3M concept</w:t>
            </w:r>
            <w:r>
              <w:rPr>
                <w:noProof/>
                <w:webHidden/>
              </w:rPr>
              <w:tab/>
            </w:r>
            <w:r>
              <w:rPr>
                <w:noProof/>
                <w:webHidden/>
              </w:rPr>
              <w:fldChar w:fldCharType="begin"/>
            </w:r>
            <w:r>
              <w:rPr>
                <w:noProof/>
                <w:webHidden/>
              </w:rPr>
              <w:instrText xml:space="preserve"> PAGEREF _Toc44245837 \h </w:instrText>
            </w:r>
          </w:ins>
          <w:r>
            <w:rPr>
              <w:noProof/>
              <w:webHidden/>
            </w:rPr>
          </w:r>
          <w:r>
            <w:rPr>
              <w:noProof/>
              <w:webHidden/>
            </w:rPr>
            <w:fldChar w:fldCharType="separate"/>
          </w:r>
          <w:ins w:id="12" w:author="David Conklin" w:date="2020-06-28T14:10:00Z">
            <w:r>
              <w:rPr>
                <w:noProof/>
                <w:webHidden/>
              </w:rPr>
              <w:t>2</w:t>
            </w:r>
            <w:r>
              <w:rPr>
                <w:noProof/>
                <w:webHidden/>
              </w:rPr>
              <w:fldChar w:fldCharType="end"/>
            </w:r>
            <w:r w:rsidRPr="00117FE1">
              <w:rPr>
                <w:rStyle w:val="Hyperlink"/>
                <w:noProof/>
              </w:rPr>
              <w:fldChar w:fldCharType="end"/>
            </w:r>
          </w:ins>
        </w:p>
        <w:p w14:paraId="32773429" w14:textId="1F618189" w:rsidR="00275338" w:rsidRDefault="00275338">
          <w:pPr>
            <w:pStyle w:val="TOC2"/>
            <w:tabs>
              <w:tab w:val="right" w:leader="dot" w:pos="9350"/>
            </w:tabs>
            <w:rPr>
              <w:ins w:id="13" w:author="David Conklin" w:date="2020-06-28T14:10:00Z"/>
              <w:rFonts w:eastAsiaTheme="minorEastAsia"/>
              <w:noProof/>
            </w:rPr>
          </w:pPr>
          <w:ins w:id="14"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"_Toc44245838"</w:instrText>
            </w:r>
            <w:r w:rsidRPr="00117FE1">
              <w:rPr>
                <w:rStyle w:val="Hyperlink"/>
                <w:noProof/>
              </w:rPr>
              <w:instrText xml:space="preserve"> </w:instrText>
            </w:r>
            <w:r w:rsidRPr="00117FE1">
              <w:rPr>
                <w:rStyle w:val="Hyperlink"/>
                <w:noProof/>
              </w:rPr>
              <w:fldChar w:fldCharType="separate"/>
            </w:r>
            <w:r w:rsidRPr="00117FE1">
              <w:rPr>
                <w:rStyle w:val="Hyperlink"/>
                <w:noProof/>
              </w:rPr>
              <w:t>A different kind of community model</w:t>
            </w:r>
            <w:r>
              <w:rPr>
                <w:noProof/>
                <w:webHidden/>
              </w:rPr>
              <w:tab/>
            </w:r>
            <w:r>
              <w:rPr>
                <w:noProof/>
                <w:webHidden/>
              </w:rPr>
              <w:fldChar w:fldCharType="begin"/>
            </w:r>
            <w:r>
              <w:rPr>
                <w:noProof/>
                <w:webHidden/>
              </w:rPr>
              <w:instrText xml:space="preserve"> PAGEREF _Toc44245838 \h </w:instrText>
            </w:r>
          </w:ins>
          <w:r>
            <w:rPr>
              <w:noProof/>
              <w:webHidden/>
            </w:rPr>
          </w:r>
          <w:r>
            <w:rPr>
              <w:noProof/>
              <w:webHidden/>
            </w:rPr>
            <w:fldChar w:fldCharType="separate"/>
          </w:r>
          <w:ins w:id="15" w:author="David Conklin" w:date="2020-06-28T14:10:00Z">
            <w:r>
              <w:rPr>
                <w:noProof/>
                <w:webHidden/>
              </w:rPr>
              <w:t>2</w:t>
            </w:r>
            <w:r>
              <w:rPr>
                <w:noProof/>
                <w:webHidden/>
              </w:rPr>
              <w:fldChar w:fldCharType="end"/>
            </w:r>
            <w:r w:rsidRPr="00117FE1">
              <w:rPr>
                <w:rStyle w:val="Hyperlink"/>
                <w:noProof/>
              </w:rPr>
              <w:fldChar w:fldCharType="end"/>
            </w:r>
          </w:ins>
        </w:p>
        <w:p w14:paraId="2218C6DD" w14:textId="4D8D47E6" w:rsidR="00275338" w:rsidRDefault="00275338">
          <w:pPr>
            <w:pStyle w:val="TOC2"/>
            <w:tabs>
              <w:tab w:val="right" w:leader="dot" w:pos="9350"/>
            </w:tabs>
            <w:rPr>
              <w:ins w:id="16" w:author="David Conklin" w:date="2020-06-28T14:10:00Z"/>
              <w:rFonts w:eastAsiaTheme="minorEastAsia"/>
              <w:noProof/>
            </w:rPr>
          </w:pPr>
          <w:ins w:id="17"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"_Toc44245839"</w:instrText>
            </w:r>
            <w:r w:rsidRPr="00117FE1">
              <w:rPr>
                <w:rStyle w:val="Hyperlink"/>
                <w:noProof/>
              </w:rPr>
              <w:instrText xml:space="preserve"> </w:instrText>
            </w:r>
            <w:r w:rsidRPr="00117FE1">
              <w:rPr>
                <w:rStyle w:val="Hyperlink"/>
                <w:noProof/>
              </w:rPr>
              <w:fldChar w:fldCharType="separate"/>
            </w:r>
            <w:r w:rsidRPr="00117FE1">
              <w:rPr>
                <w:rStyle w:val="Hyperlink"/>
                <w:noProof/>
              </w:rPr>
              <w:t>What CW3M is for</w:t>
            </w:r>
            <w:r>
              <w:rPr>
                <w:noProof/>
                <w:webHidden/>
              </w:rPr>
              <w:tab/>
            </w:r>
            <w:r>
              <w:rPr>
                <w:noProof/>
                <w:webHidden/>
              </w:rPr>
              <w:fldChar w:fldCharType="begin"/>
            </w:r>
            <w:r>
              <w:rPr>
                <w:noProof/>
                <w:webHidden/>
              </w:rPr>
              <w:instrText xml:space="preserve"> PAGEREF _Toc44245839 \h </w:instrText>
            </w:r>
          </w:ins>
          <w:r>
            <w:rPr>
              <w:noProof/>
              <w:webHidden/>
            </w:rPr>
          </w:r>
          <w:r>
            <w:rPr>
              <w:noProof/>
              <w:webHidden/>
            </w:rPr>
            <w:fldChar w:fldCharType="separate"/>
          </w:r>
          <w:ins w:id="18" w:author="David Conklin" w:date="2020-06-28T14:10:00Z">
            <w:r>
              <w:rPr>
                <w:noProof/>
                <w:webHidden/>
              </w:rPr>
              <w:t>3</w:t>
            </w:r>
            <w:r>
              <w:rPr>
                <w:noProof/>
                <w:webHidden/>
              </w:rPr>
              <w:fldChar w:fldCharType="end"/>
            </w:r>
            <w:r w:rsidRPr="00117FE1">
              <w:rPr>
                <w:rStyle w:val="Hyperlink"/>
                <w:noProof/>
              </w:rPr>
              <w:fldChar w:fldCharType="end"/>
            </w:r>
          </w:ins>
        </w:p>
        <w:p w14:paraId="2B91C814" w14:textId="11683517" w:rsidR="00275338" w:rsidRDefault="00275338">
          <w:pPr>
            <w:pStyle w:val="TOC2"/>
            <w:tabs>
              <w:tab w:val="right" w:leader="dot" w:pos="9350"/>
            </w:tabs>
            <w:rPr>
              <w:ins w:id="19" w:author="David Conklin" w:date="2020-06-28T14:10:00Z"/>
              <w:rFonts w:eastAsiaTheme="minorEastAsia"/>
              <w:noProof/>
            </w:rPr>
          </w:pPr>
          <w:ins w:id="20"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"_Toc44245840"</w:instrText>
            </w:r>
            <w:r w:rsidRPr="00117FE1">
              <w:rPr>
                <w:rStyle w:val="Hyperlink"/>
                <w:noProof/>
              </w:rPr>
              <w:instrText xml:space="preserve"> </w:instrText>
            </w:r>
            <w:r w:rsidRPr="00117FE1">
              <w:rPr>
                <w:rStyle w:val="Hyperlink"/>
                <w:noProof/>
              </w:rPr>
              <w:fldChar w:fldCharType="separate"/>
            </w:r>
            <w:r w:rsidRPr="00117FE1">
              <w:rPr>
                <w:rStyle w:val="Hyperlink"/>
                <w:noProof/>
              </w:rPr>
              <w:t>Management and maintenance</w:t>
            </w:r>
            <w:r>
              <w:rPr>
                <w:noProof/>
                <w:webHidden/>
              </w:rPr>
              <w:tab/>
            </w:r>
            <w:r>
              <w:rPr>
                <w:noProof/>
                <w:webHidden/>
              </w:rPr>
              <w:fldChar w:fldCharType="begin"/>
            </w:r>
            <w:r>
              <w:rPr>
                <w:noProof/>
                <w:webHidden/>
              </w:rPr>
              <w:instrText xml:space="preserve"> PAGEREF _Toc44245840 \h </w:instrText>
            </w:r>
          </w:ins>
          <w:r>
            <w:rPr>
              <w:noProof/>
              <w:webHidden/>
            </w:rPr>
          </w:r>
          <w:r>
            <w:rPr>
              <w:noProof/>
              <w:webHidden/>
            </w:rPr>
            <w:fldChar w:fldCharType="separate"/>
          </w:r>
          <w:ins w:id="21" w:author="David Conklin" w:date="2020-06-28T14:10:00Z">
            <w:r>
              <w:rPr>
                <w:noProof/>
                <w:webHidden/>
              </w:rPr>
              <w:t>3</w:t>
            </w:r>
            <w:r>
              <w:rPr>
                <w:noProof/>
                <w:webHidden/>
              </w:rPr>
              <w:fldChar w:fldCharType="end"/>
            </w:r>
            <w:r w:rsidRPr="00117FE1">
              <w:rPr>
                <w:rStyle w:val="Hyperlink"/>
                <w:noProof/>
              </w:rPr>
              <w:fldChar w:fldCharType="end"/>
            </w:r>
          </w:ins>
        </w:p>
        <w:p w14:paraId="12B57F29" w14:textId="23CA7081" w:rsidR="00275338" w:rsidRDefault="00275338">
          <w:pPr>
            <w:pStyle w:val="TOC2"/>
            <w:tabs>
              <w:tab w:val="right" w:leader="dot" w:pos="9350"/>
            </w:tabs>
            <w:rPr>
              <w:ins w:id="22" w:author="David Conklin" w:date="2020-06-28T14:10:00Z"/>
              <w:rFonts w:eastAsiaTheme="minorEastAsia"/>
              <w:noProof/>
            </w:rPr>
          </w:pPr>
          <w:ins w:id="23"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"_Toc44245841"</w:instrText>
            </w:r>
            <w:r w:rsidRPr="00117FE1">
              <w:rPr>
                <w:rStyle w:val="Hyperlink"/>
                <w:noProof/>
              </w:rPr>
              <w:instrText xml:space="preserve"> </w:instrText>
            </w:r>
            <w:r w:rsidRPr="00117FE1">
              <w:rPr>
                <w:rStyle w:val="Hyperlink"/>
                <w:noProof/>
              </w:rPr>
              <w:fldChar w:fldCharType="separate"/>
            </w:r>
            <w:r w:rsidRPr="00117FE1">
              <w:rPr>
                <w:rStyle w:val="Hyperlink"/>
                <w:noProof/>
              </w:rPr>
              <w:t>Support from the stakeholder community</w:t>
            </w:r>
            <w:r>
              <w:rPr>
                <w:noProof/>
                <w:webHidden/>
              </w:rPr>
              <w:tab/>
            </w:r>
            <w:r>
              <w:rPr>
                <w:noProof/>
                <w:webHidden/>
              </w:rPr>
              <w:fldChar w:fldCharType="begin"/>
            </w:r>
            <w:r>
              <w:rPr>
                <w:noProof/>
                <w:webHidden/>
              </w:rPr>
              <w:instrText xml:space="preserve"> PAGEREF _Toc44245841 \h </w:instrText>
            </w:r>
          </w:ins>
          <w:r>
            <w:rPr>
              <w:noProof/>
              <w:webHidden/>
            </w:rPr>
          </w:r>
          <w:r>
            <w:rPr>
              <w:noProof/>
              <w:webHidden/>
            </w:rPr>
            <w:fldChar w:fldCharType="separate"/>
          </w:r>
          <w:ins w:id="24" w:author="David Conklin" w:date="2020-06-28T14:10:00Z">
            <w:r>
              <w:rPr>
                <w:noProof/>
                <w:webHidden/>
              </w:rPr>
              <w:t>3</w:t>
            </w:r>
            <w:r>
              <w:rPr>
                <w:noProof/>
                <w:webHidden/>
              </w:rPr>
              <w:fldChar w:fldCharType="end"/>
            </w:r>
            <w:r w:rsidRPr="00117FE1">
              <w:rPr>
                <w:rStyle w:val="Hyperlink"/>
                <w:noProof/>
              </w:rPr>
              <w:fldChar w:fldCharType="end"/>
            </w:r>
          </w:ins>
        </w:p>
        <w:p w14:paraId="57DBFDD7" w14:textId="52DF8EE6" w:rsidR="00275338" w:rsidRDefault="00275338">
          <w:pPr>
            <w:pStyle w:val="TOC2"/>
            <w:tabs>
              <w:tab w:val="right" w:leader="dot" w:pos="9350"/>
            </w:tabs>
            <w:rPr>
              <w:ins w:id="25" w:author="David Conklin" w:date="2020-06-28T14:10:00Z"/>
              <w:rFonts w:eastAsiaTheme="minorEastAsia"/>
              <w:noProof/>
            </w:rPr>
          </w:pPr>
          <w:ins w:id="26"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"_Toc44245842"</w:instrText>
            </w:r>
            <w:r w:rsidRPr="00117FE1">
              <w:rPr>
                <w:rStyle w:val="Hyperlink"/>
                <w:noProof/>
              </w:rPr>
              <w:instrText xml:space="preserve"> </w:instrText>
            </w:r>
            <w:r w:rsidRPr="00117FE1">
              <w:rPr>
                <w:rStyle w:val="Hyperlink"/>
                <w:noProof/>
              </w:rPr>
              <w:fldChar w:fldCharType="separate"/>
            </w:r>
            <w:r w:rsidRPr="00117FE1">
              <w:rPr>
                <w:rStyle w:val="Hyperlink"/>
                <w:noProof/>
              </w:rPr>
              <w:t>Support from the research community</w:t>
            </w:r>
            <w:r>
              <w:rPr>
                <w:noProof/>
                <w:webHidden/>
              </w:rPr>
              <w:tab/>
            </w:r>
            <w:r>
              <w:rPr>
                <w:noProof/>
                <w:webHidden/>
              </w:rPr>
              <w:fldChar w:fldCharType="begin"/>
            </w:r>
            <w:r>
              <w:rPr>
                <w:noProof/>
                <w:webHidden/>
              </w:rPr>
              <w:instrText xml:space="preserve"> PAGEREF _Toc44245842 \h </w:instrText>
            </w:r>
          </w:ins>
          <w:r>
            <w:rPr>
              <w:noProof/>
              <w:webHidden/>
            </w:rPr>
          </w:r>
          <w:r>
            <w:rPr>
              <w:noProof/>
              <w:webHidden/>
            </w:rPr>
            <w:fldChar w:fldCharType="separate"/>
          </w:r>
          <w:ins w:id="27" w:author="David Conklin" w:date="2020-06-28T14:10:00Z">
            <w:r>
              <w:rPr>
                <w:noProof/>
                <w:webHidden/>
              </w:rPr>
              <w:t>4</w:t>
            </w:r>
            <w:r>
              <w:rPr>
                <w:noProof/>
                <w:webHidden/>
              </w:rPr>
              <w:fldChar w:fldCharType="end"/>
            </w:r>
            <w:r w:rsidRPr="00117FE1">
              <w:rPr>
                <w:rStyle w:val="Hyperlink"/>
                <w:noProof/>
              </w:rPr>
              <w:fldChar w:fldCharType="end"/>
            </w:r>
          </w:ins>
        </w:p>
        <w:p w14:paraId="2DA618EB" w14:textId="5FAEA70C" w:rsidR="00275338" w:rsidRDefault="00275338">
          <w:pPr>
            <w:pStyle w:val="TOC1"/>
            <w:tabs>
              <w:tab w:val="right" w:leader="dot" w:pos="9350"/>
            </w:tabs>
            <w:rPr>
              <w:ins w:id="28" w:author="David Conklin" w:date="2020-06-28T14:10:00Z"/>
              <w:rFonts w:eastAsiaTheme="minorEastAsia"/>
              <w:noProof/>
            </w:rPr>
          </w:pPr>
          <w:ins w:id="29"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"_Toc44245843"</w:instrText>
            </w:r>
            <w:r w:rsidRPr="00117FE1">
              <w:rPr>
                <w:rStyle w:val="Hyperlink"/>
                <w:noProof/>
              </w:rPr>
              <w:instrText xml:space="preserve"> </w:instrText>
            </w:r>
            <w:r w:rsidRPr="00117FE1">
              <w:rPr>
                <w:rStyle w:val="Hyperlink"/>
                <w:noProof/>
              </w:rPr>
              <w:fldChar w:fldCharType="separate"/>
            </w:r>
            <w:r w:rsidRPr="00117FE1">
              <w:rPr>
                <w:rStyle w:val="Hyperlink"/>
                <w:noProof/>
              </w:rPr>
              <w:t>Study areas</w:t>
            </w:r>
            <w:r>
              <w:rPr>
                <w:noProof/>
                <w:webHidden/>
              </w:rPr>
              <w:tab/>
            </w:r>
            <w:r>
              <w:rPr>
                <w:noProof/>
                <w:webHidden/>
              </w:rPr>
              <w:fldChar w:fldCharType="begin"/>
            </w:r>
            <w:r>
              <w:rPr>
                <w:noProof/>
                <w:webHidden/>
              </w:rPr>
              <w:instrText xml:space="preserve"> PAGEREF _Toc44245843 \h </w:instrText>
            </w:r>
          </w:ins>
          <w:r>
            <w:rPr>
              <w:noProof/>
              <w:webHidden/>
            </w:rPr>
          </w:r>
          <w:r>
            <w:rPr>
              <w:noProof/>
              <w:webHidden/>
            </w:rPr>
            <w:fldChar w:fldCharType="separate"/>
          </w:r>
          <w:ins w:id="30" w:author="David Conklin" w:date="2020-06-28T14:10:00Z">
            <w:r>
              <w:rPr>
                <w:noProof/>
                <w:webHidden/>
              </w:rPr>
              <w:t>5</w:t>
            </w:r>
            <w:r>
              <w:rPr>
                <w:noProof/>
                <w:webHidden/>
              </w:rPr>
              <w:fldChar w:fldCharType="end"/>
            </w:r>
            <w:r w:rsidRPr="00117FE1">
              <w:rPr>
                <w:rStyle w:val="Hyperlink"/>
                <w:noProof/>
              </w:rPr>
              <w:fldChar w:fldCharType="end"/>
            </w:r>
          </w:ins>
        </w:p>
        <w:p w14:paraId="5816B3DB" w14:textId="5C1A4077" w:rsidR="00275338" w:rsidRDefault="00275338">
          <w:pPr>
            <w:pStyle w:val="TOC2"/>
            <w:tabs>
              <w:tab w:val="right" w:leader="dot" w:pos="9350"/>
            </w:tabs>
            <w:rPr>
              <w:ins w:id="31" w:author="David Conklin" w:date="2020-06-28T14:10:00Z"/>
              <w:rFonts w:eastAsiaTheme="minorEastAsia"/>
              <w:noProof/>
            </w:rPr>
          </w:pPr>
          <w:ins w:id="32"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"_Toc44245844"</w:instrText>
            </w:r>
            <w:r w:rsidRPr="00117FE1">
              <w:rPr>
                <w:rStyle w:val="Hyperlink"/>
                <w:noProof/>
              </w:rPr>
              <w:instrText xml:space="preserve"> </w:instrText>
            </w:r>
            <w:r w:rsidRPr="00117FE1">
              <w:rPr>
                <w:rStyle w:val="Hyperlink"/>
                <w:noProof/>
              </w:rPr>
              <w:fldChar w:fldCharType="separate"/>
            </w:r>
            <w:r w:rsidRPr="00117FE1">
              <w:rPr>
                <w:rStyle w:val="Hyperlink"/>
                <w:noProof/>
              </w:rPr>
              <w:t>DataCW3M directory structure</w:t>
            </w:r>
            <w:r>
              <w:rPr>
                <w:noProof/>
                <w:webHidden/>
              </w:rPr>
              <w:tab/>
            </w:r>
            <w:r>
              <w:rPr>
                <w:noProof/>
                <w:webHidden/>
              </w:rPr>
              <w:fldChar w:fldCharType="begin"/>
            </w:r>
            <w:r>
              <w:rPr>
                <w:noProof/>
                <w:webHidden/>
              </w:rPr>
              <w:instrText xml:space="preserve"> PAGEREF _Toc44245844 \h </w:instrText>
            </w:r>
          </w:ins>
          <w:r>
            <w:rPr>
              <w:noProof/>
              <w:webHidden/>
            </w:rPr>
          </w:r>
          <w:r>
            <w:rPr>
              <w:noProof/>
              <w:webHidden/>
            </w:rPr>
            <w:fldChar w:fldCharType="separate"/>
          </w:r>
          <w:ins w:id="33" w:author="David Conklin" w:date="2020-06-28T14:10:00Z">
            <w:r>
              <w:rPr>
                <w:noProof/>
                <w:webHidden/>
              </w:rPr>
              <w:t>5</w:t>
            </w:r>
            <w:r>
              <w:rPr>
                <w:noProof/>
                <w:webHidden/>
              </w:rPr>
              <w:fldChar w:fldCharType="end"/>
            </w:r>
            <w:r w:rsidRPr="00117FE1">
              <w:rPr>
                <w:rStyle w:val="Hyperlink"/>
                <w:noProof/>
              </w:rPr>
              <w:fldChar w:fldCharType="end"/>
            </w:r>
          </w:ins>
        </w:p>
        <w:p w14:paraId="79FEB325" w14:textId="0CDF9BBF" w:rsidR="00275338" w:rsidRDefault="00275338">
          <w:pPr>
            <w:pStyle w:val="TOC2"/>
            <w:tabs>
              <w:tab w:val="right" w:leader="dot" w:pos="9350"/>
            </w:tabs>
            <w:rPr>
              <w:ins w:id="34" w:author="David Conklin" w:date="2020-06-28T14:10:00Z"/>
              <w:rFonts w:eastAsiaTheme="minorEastAsia"/>
              <w:noProof/>
            </w:rPr>
          </w:pPr>
          <w:ins w:id="35"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"_Toc44245845"</w:instrText>
            </w:r>
            <w:r w:rsidRPr="00117FE1">
              <w:rPr>
                <w:rStyle w:val="Hyperlink"/>
                <w:noProof/>
              </w:rPr>
              <w:instrText xml:space="preserve"> </w:instrText>
            </w:r>
            <w:r w:rsidRPr="00117FE1">
              <w:rPr>
                <w:rStyle w:val="Hyperlink"/>
                <w:noProof/>
              </w:rPr>
              <w:fldChar w:fldCharType="separate"/>
            </w:r>
            <w:r w:rsidRPr="00117FE1">
              <w:rPr>
                <w:rStyle w:val="Hyperlink"/>
                <w:noProof/>
              </w:rPr>
              <w:t>DataCW3M\ScenarioData directory structure</w:t>
            </w:r>
            <w:r>
              <w:rPr>
                <w:noProof/>
                <w:webHidden/>
              </w:rPr>
              <w:tab/>
            </w:r>
            <w:r>
              <w:rPr>
                <w:noProof/>
                <w:webHidden/>
              </w:rPr>
              <w:fldChar w:fldCharType="begin"/>
            </w:r>
            <w:r>
              <w:rPr>
                <w:noProof/>
                <w:webHidden/>
              </w:rPr>
              <w:instrText xml:space="preserve"> PAGEREF _Toc44245845 \h </w:instrText>
            </w:r>
          </w:ins>
          <w:r>
            <w:rPr>
              <w:noProof/>
              <w:webHidden/>
            </w:rPr>
          </w:r>
          <w:r>
            <w:rPr>
              <w:noProof/>
              <w:webHidden/>
            </w:rPr>
            <w:fldChar w:fldCharType="separate"/>
          </w:r>
          <w:ins w:id="36" w:author="David Conklin" w:date="2020-06-28T14:10:00Z">
            <w:r>
              <w:rPr>
                <w:noProof/>
                <w:webHidden/>
              </w:rPr>
              <w:t>6</w:t>
            </w:r>
            <w:r>
              <w:rPr>
                <w:noProof/>
                <w:webHidden/>
              </w:rPr>
              <w:fldChar w:fldCharType="end"/>
            </w:r>
            <w:r w:rsidRPr="00117FE1">
              <w:rPr>
                <w:rStyle w:val="Hyperlink"/>
                <w:noProof/>
              </w:rPr>
              <w:fldChar w:fldCharType="end"/>
            </w:r>
          </w:ins>
        </w:p>
        <w:p w14:paraId="3B2B836F" w14:textId="187A4C33" w:rsidR="00275338" w:rsidRDefault="00275338">
          <w:pPr>
            <w:pStyle w:val="TOC2"/>
            <w:tabs>
              <w:tab w:val="right" w:leader="dot" w:pos="9350"/>
            </w:tabs>
            <w:rPr>
              <w:ins w:id="37" w:author="David Conklin" w:date="2020-06-28T14:10:00Z"/>
              <w:rFonts w:eastAsiaTheme="minorEastAsia"/>
              <w:noProof/>
            </w:rPr>
          </w:pPr>
          <w:ins w:id="38"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"_Toc44245846"</w:instrText>
            </w:r>
            <w:r w:rsidRPr="00117FE1">
              <w:rPr>
                <w:rStyle w:val="Hyperlink"/>
                <w:noProof/>
              </w:rPr>
              <w:instrText xml:space="preserve"> </w:instrText>
            </w:r>
            <w:r w:rsidRPr="00117FE1">
              <w:rPr>
                <w:rStyle w:val="Hyperlink"/>
                <w:noProof/>
              </w:rPr>
              <w:fldChar w:fldCharType="separate"/>
            </w:r>
            <w:r w:rsidRPr="00117FE1">
              <w:rPr>
                <w:rStyle w:val="Hyperlink"/>
                <w:noProof/>
              </w:rPr>
              <w:t>DataCW3M\ScenarioData\&lt;scenario&gt; folder contents</w:t>
            </w:r>
            <w:r>
              <w:rPr>
                <w:noProof/>
                <w:webHidden/>
              </w:rPr>
              <w:tab/>
            </w:r>
            <w:r>
              <w:rPr>
                <w:noProof/>
                <w:webHidden/>
              </w:rPr>
              <w:fldChar w:fldCharType="begin"/>
            </w:r>
            <w:r>
              <w:rPr>
                <w:noProof/>
                <w:webHidden/>
              </w:rPr>
              <w:instrText xml:space="preserve"> PAGEREF _Toc44245846 \h </w:instrText>
            </w:r>
          </w:ins>
          <w:r>
            <w:rPr>
              <w:noProof/>
              <w:webHidden/>
            </w:rPr>
          </w:r>
          <w:r>
            <w:rPr>
              <w:noProof/>
              <w:webHidden/>
            </w:rPr>
            <w:fldChar w:fldCharType="separate"/>
          </w:r>
          <w:ins w:id="39" w:author="David Conklin" w:date="2020-06-28T14:10:00Z">
            <w:r>
              <w:rPr>
                <w:noProof/>
                <w:webHidden/>
              </w:rPr>
              <w:t>6</w:t>
            </w:r>
            <w:r>
              <w:rPr>
                <w:noProof/>
                <w:webHidden/>
              </w:rPr>
              <w:fldChar w:fldCharType="end"/>
            </w:r>
            <w:r w:rsidRPr="00117FE1">
              <w:rPr>
                <w:rStyle w:val="Hyperlink"/>
                <w:noProof/>
              </w:rPr>
              <w:fldChar w:fldCharType="end"/>
            </w:r>
          </w:ins>
        </w:p>
        <w:p w14:paraId="0F5E0FDF" w14:textId="20701723" w:rsidR="00275338" w:rsidRDefault="00275338">
          <w:pPr>
            <w:pStyle w:val="TOC2"/>
            <w:tabs>
              <w:tab w:val="right" w:leader="dot" w:pos="9350"/>
            </w:tabs>
            <w:rPr>
              <w:ins w:id="40" w:author="David Conklin" w:date="2020-06-28T14:10:00Z"/>
              <w:rFonts w:eastAsiaTheme="minorEastAsia"/>
              <w:noProof/>
            </w:rPr>
          </w:pPr>
          <w:ins w:id="41"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"_Toc44245847"</w:instrText>
            </w:r>
            <w:r w:rsidRPr="00117FE1">
              <w:rPr>
                <w:rStyle w:val="Hyperlink"/>
                <w:noProof/>
              </w:rPr>
              <w:instrText xml:space="preserve"> </w:instrText>
            </w:r>
            <w:r w:rsidRPr="00117FE1">
              <w:rPr>
                <w:rStyle w:val="Hyperlink"/>
                <w:noProof/>
              </w:rPr>
              <w:fldChar w:fldCharType="separate"/>
            </w:r>
            <w:r w:rsidRPr="00117FE1">
              <w:rPr>
                <w:rStyle w:val="Hyperlink"/>
                <w:noProof/>
              </w:rPr>
              <w:t>DataCW3M\&lt;study area&gt; folder contents</w:t>
            </w:r>
            <w:r>
              <w:rPr>
                <w:noProof/>
                <w:webHidden/>
              </w:rPr>
              <w:tab/>
            </w:r>
            <w:r>
              <w:rPr>
                <w:noProof/>
                <w:webHidden/>
              </w:rPr>
              <w:fldChar w:fldCharType="begin"/>
            </w:r>
            <w:r>
              <w:rPr>
                <w:noProof/>
                <w:webHidden/>
              </w:rPr>
              <w:instrText xml:space="preserve"> PAGEREF _Toc44245847 \h </w:instrText>
            </w:r>
          </w:ins>
          <w:r>
            <w:rPr>
              <w:noProof/>
              <w:webHidden/>
            </w:rPr>
          </w:r>
          <w:r>
            <w:rPr>
              <w:noProof/>
              <w:webHidden/>
            </w:rPr>
            <w:fldChar w:fldCharType="separate"/>
          </w:r>
          <w:ins w:id="42" w:author="David Conklin" w:date="2020-06-28T14:10:00Z">
            <w:r>
              <w:rPr>
                <w:noProof/>
                <w:webHidden/>
              </w:rPr>
              <w:t>7</w:t>
            </w:r>
            <w:r>
              <w:rPr>
                <w:noProof/>
                <w:webHidden/>
              </w:rPr>
              <w:fldChar w:fldCharType="end"/>
            </w:r>
            <w:r w:rsidRPr="00117FE1">
              <w:rPr>
                <w:rStyle w:val="Hyperlink"/>
                <w:noProof/>
              </w:rPr>
              <w:fldChar w:fldCharType="end"/>
            </w:r>
          </w:ins>
        </w:p>
        <w:p w14:paraId="2693899F" w14:textId="703A17A7" w:rsidR="00275338" w:rsidRDefault="00275338">
          <w:pPr>
            <w:pStyle w:val="TOC1"/>
            <w:tabs>
              <w:tab w:val="right" w:leader="dot" w:pos="9350"/>
            </w:tabs>
            <w:rPr>
              <w:ins w:id="43" w:author="David Conklin" w:date="2020-06-28T14:10:00Z"/>
              <w:rFonts w:eastAsiaTheme="minorEastAsia"/>
              <w:noProof/>
            </w:rPr>
          </w:pPr>
          <w:ins w:id="44"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"_Toc44245848"</w:instrText>
            </w:r>
            <w:r w:rsidRPr="00117FE1">
              <w:rPr>
                <w:rStyle w:val="Hyperlink"/>
                <w:noProof/>
              </w:rPr>
              <w:instrText xml:space="preserve"> </w:instrText>
            </w:r>
            <w:r w:rsidRPr="00117FE1">
              <w:rPr>
                <w:rStyle w:val="Hyperlink"/>
                <w:noProof/>
              </w:rPr>
              <w:fldChar w:fldCharType="separate"/>
            </w:r>
            <w:r w:rsidRPr="00117FE1">
              <w:rPr>
                <w:rStyle w:val="Hyperlink"/>
                <w:noProof/>
              </w:rPr>
              <w:t>Calendar conventions</w:t>
            </w:r>
            <w:r>
              <w:rPr>
                <w:noProof/>
                <w:webHidden/>
              </w:rPr>
              <w:tab/>
            </w:r>
            <w:r>
              <w:rPr>
                <w:noProof/>
                <w:webHidden/>
              </w:rPr>
              <w:fldChar w:fldCharType="begin"/>
            </w:r>
            <w:r>
              <w:rPr>
                <w:noProof/>
                <w:webHidden/>
              </w:rPr>
              <w:instrText xml:space="preserve"> PAGEREF _Toc44245848 \h </w:instrText>
            </w:r>
          </w:ins>
          <w:r>
            <w:rPr>
              <w:noProof/>
              <w:webHidden/>
            </w:rPr>
          </w:r>
          <w:r>
            <w:rPr>
              <w:noProof/>
              <w:webHidden/>
            </w:rPr>
            <w:fldChar w:fldCharType="separate"/>
          </w:r>
          <w:ins w:id="45" w:author="David Conklin" w:date="2020-06-28T14:10:00Z">
            <w:r>
              <w:rPr>
                <w:noProof/>
                <w:webHidden/>
              </w:rPr>
              <w:t>13</w:t>
            </w:r>
            <w:r>
              <w:rPr>
                <w:noProof/>
                <w:webHidden/>
              </w:rPr>
              <w:fldChar w:fldCharType="end"/>
            </w:r>
            <w:r w:rsidRPr="00117FE1">
              <w:rPr>
                <w:rStyle w:val="Hyperlink"/>
                <w:noProof/>
              </w:rPr>
              <w:fldChar w:fldCharType="end"/>
            </w:r>
          </w:ins>
        </w:p>
        <w:p w14:paraId="051367AA" w14:textId="21579867" w:rsidR="00275338" w:rsidRDefault="00275338">
          <w:pPr>
            <w:pStyle w:val="TOC2"/>
            <w:tabs>
              <w:tab w:val="right" w:leader="dot" w:pos="9350"/>
            </w:tabs>
            <w:rPr>
              <w:ins w:id="46" w:author="David Conklin" w:date="2020-06-28T14:10:00Z"/>
              <w:rFonts w:eastAsiaTheme="minorEastAsia"/>
              <w:noProof/>
            </w:rPr>
          </w:pPr>
          <w:ins w:id="47"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"_Toc44245849"</w:instrText>
            </w:r>
            <w:r w:rsidRPr="00117FE1">
              <w:rPr>
                <w:rStyle w:val="Hyperlink"/>
                <w:noProof/>
              </w:rPr>
              <w:instrText xml:space="preserve"> </w:instrText>
            </w:r>
            <w:r w:rsidRPr="00117FE1">
              <w:rPr>
                <w:rStyle w:val="Hyperlink"/>
                <w:noProof/>
              </w:rPr>
              <w:fldChar w:fldCharType="separate"/>
            </w:r>
            <w:r w:rsidRPr="00117FE1">
              <w:rPr>
                <w:rStyle w:val="Hyperlink"/>
                <w:noProof/>
              </w:rPr>
              <w:t>Water years</w:t>
            </w:r>
            <w:r>
              <w:rPr>
                <w:noProof/>
                <w:webHidden/>
              </w:rPr>
              <w:tab/>
            </w:r>
            <w:r>
              <w:rPr>
                <w:noProof/>
                <w:webHidden/>
              </w:rPr>
              <w:fldChar w:fldCharType="begin"/>
            </w:r>
            <w:r>
              <w:rPr>
                <w:noProof/>
                <w:webHidden/>
              </w:rPr>
              <w:instrText xml:space="preserve"> PAGEREF _Toc44245849 \h </w:instrText>
            </w:r>
          </w:ins>
          <w:r>
            <w:rPr>
              <w:noProof/>
              <w:webHidden/>
            </w:rPr>
          </w:r>
          <w:r>
            <w:rPr>
              <w:noProof/>
              <w:webHidden/>
            </w:rPr>
            <w:fldChar w:fldCharType="separate"/>
          </w:r>
          <w:ins w:id="48" w:author="David Conklin" w:date="2020-06-28T14:10:00Z">
            <w:r>
              <w:rPr>
                <w:noProof/>
                <w:webHidden/>
              </w:rPr>
              <w:t>13</w:t>
            </w:r>
            <w:r>
              <w:rPr>
                <w:noProof/>
                <w:webHidden/>
              </w:rPr>
              <w:fldChar w:fldCharType="end"/>
            </w:r>
            <w:r w:rsidRPr="00117FE1">
              <w:rPr>
                <w:rStyle w:val="Hyperlink"/>
                <w:noProof/>
              </w:rPr>
              <w:fldChar w:fldCharType="end"/>
            </w:r>
          </w:ins>
        </w:p>
        <w:p w14:paraId="547CA27F" w14:textId="53C02983" w:rsidR="00275338" w:rsidRDefault="00275338">
          <w:pPr>
            <w:pStyle w:val="TOC1"/>
            <w:tabs>
              <w:tab w:val="right" w:leader="dot" w:pos="9350"/>
            </w:tabs>
            <w:rPr>
              <w:ins w:id="49" w:author="David Conklin" w:date="2020-06-28T14:10:00Z"/>
              <w:rFonts w:eastAsiaTheme="minorEastAsia"/>
              <w:noProof/>
            </w:rPr>
          </w:pPr>
          <w:ins w:id="50"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"_Toc44245850"</w:instrText>
            </w:r>
            <w:r w:rsidRPr="00117FE1">
              <w:rPr>
                <w:rStyle w:val="Hyperlink"/>
                <w:noProof/>
              </w:rPr>
              <w:instrText xml:space="preserve"> </w:instrText>
            </w:r>
            <w:r w:rsidRPr="00117FE1">
              <w:rPr>
                <w:rStyle w:val="Hyperlink"/>
                <w:noProof/>
              </w:rPr>
              <w:fldChar w:fldCharType="separate"/>
            </w:r>
            <w:r w:rsidRPr="00117FE1">
              <w:rPr>
                <w:rStyle w:val="Hyperlink"/>
                <w:noProof/>
              </w:rPr>
              <w:t>Climate data</w:t>
            </w:r>
            <w:r>
              <w:rPr>
                <w:noProof/>
                <w:webHidden/>
              </w:rPr>
              <w:tab/>
            </w:r>
            <w:r>
              <w:rPr>
                <w:noProof/>
                <w:webHidden/>
              </w:rPr>
              <w:fldChar w:fldCharType="begin"/>
            </w:r>
            <w:r>
              <w:rPr>
                <w:noProof/>
                <w:webHidden/>
              </w:rPr>
              <w:instrText xml:space="preserve"> PAGEREF _Toc44245850 \h </w:instrText>
            </w:r>
          </w:ins>
          <w:r>
            <w:rPr>
              <w:noProof/>
              <w:webHidden/>
            </w:rPr>
          </w:r>
          <w:r>
            <w:rPr>
              <w:noProof/>
              <w:webHidden/>
            </w:rPr>
            <w:fldChar w:fldCharType="separate"/>
          </w:r>
          <w:ins w:id="51" w:author="David Conklin" w:date="2020-06-28T14:10:00Z">
            <w:r>
              <w:rPr>
                <w:noProof/>
                <w:webHidden/>
              </w:rPr>
              <w:t>13</w:t>
            </w:r>
            <w:r>
              <w:rPr>
                <w:noProof/>
                <w:webHidden/>
              </w:rPr>
              <w:fldChar w:fldCharType="end"/>
            </w:r>
            <w:r w:rsidRPr="00117FE1">
              <w:rPr>
                <w:rStyle w:val="Hyperlink"/>
                <w:noProof/>
              </w:rPr>
              <w:fldChar w:fldCharType="end"/>
            </w:r>
          </w:ins>
        </w:p>
        <w:p w14:paraId="4C72D5C0" w14:textId="68894257" w:rsidR="00275338" w:rsidRDefault="00275338">
          <w:pPr>
            <w:pStyle w:val="TOC2"/>
            <w:tabs>
              <w:tab w:val="right" w:leader="dot" w:pos="9350"/>
            </w:tabs>
            <w:rPr>
              <w:ins w:id="52" w:author="David Conklin" w:date="2020-06-28T14:10:00Z"/>
              <w:rFonts w:eastAsiaTheme="minorEastAsia"/>
              <w:noProof/>
            </w:rPr>
          </w:pPr>
          <w:ins w:id="53"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"_Toc44245851"</w:instrText>
            </w:r>
            <w:r w:rsidRPr="00117FE1">
              <w:rPr>
                <w:rStyle w:val="Hyperlink"/>
                <w:noProof/>
              </w:rPr>
              <w:instrText xml:space="preserve"> </w:instrText>
            </w:r>
            <w:r w:rsidRPr="00117FE1">
              <w:rPr>
                <w:rStyle w:val="Hyperlink"/>
                <w:noProof/>
              </w:rPr>
              <w:fldChar w:fldCharType="separate"/>
            </w:r>
            <w:r w:rsidRPr="00117FE1">
              <w:rPr>
                <w:rStyle w:val="Hyperlink"/>
                <w:noProof/>
              </w:rPr>
              <w:t>Numbered climate scenarios in the model</w:t>
            </w:r>
            <w:r>
              <w:rPr>
                <w:noProof/>
                <w:webHidden/>
              </w:rPr>
              <w:tab/>
            </w:r>
            <w:r>
              <w:rPr>
                <w:noProof/>
                <w:webHidden/>
              </w:rPr>
              <w:fldChar w:fldCharType="begin"/>
            </w:r>
            <w:r>
              <w:rPr>
                <w:noProof/>
                <w:webHidden/>
              </w:rPr>
              <w:instrText xml:space="preserve"> PAGEREF _Toc44245851 \h </w:instrText>
            </w:r>
          </w:ins>
          <w:r>
            <w:rPr>
              <w:noProof/>
              <w:webHidden/>
            </w:rPr>
          </w:r>
          <w:r>
            <w:rPr>
              <w:noProof/>
              <w:webHidden/>
            </w:rPr>
            <w:fldChar w:fldCharType="separate"/>
          </w:r>
          <w:ins w:id="54" w:author="David Conklin" w:date="2020-06-28T14:10:00Z">
            <w:r>
              <w:rPr>
                <w:noProof/>
                <w:webHidden/>
              </w:rPr>
              <w:t>13</w:t>
            </w:r>
            <w:r>
              <w:rPr>
                <w:noProof/>
                <w:webHidden/>
              </w:rPr>
              <w:fldChar w:fldCharType="end"/>
            </w:r>
            <w:r w:rsidRPr="00117FE1">
              <w:rPr>
                <w:rStyle w:val="Hyperlink"/>
                <w:noProof/>
              </w:rPr>
              <w:fldChar w:fldCharType="end"/>
            </w:r>
          </w:ins>
        </w:p>
        <w:p w14:paraId="6C7F0B00" w14:textId="3F96B81D" w:rsidR="00275338" w:rsidRDefault="00275338">
          <w:pPr>
            <w:pStyle w:val="TOC2"/>
            <w:tabs>
              <w:tab w:val="right" w:leader="dot" w:pos="9350"/>
            </w:tabs>
            <w:rPr>
              <w:ins w:id="55" w:author="David Conklin" w:date="2020-06-28T14:10:00Z"/>
              <w:rFonts w:eastAsiaTheme="minorEastAsia"/>
              <w:noProof/>
            </w:rPr>
          </w:pPr>
          <w:ins w:id="56"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"_Toc44245852"</w:instrText>
            </w:r>
            <w:r w:rsidRPr="00117FE1">
              <w:rPr>
                <w:rStyle w:val="Hyperlink"/>
                <w:noProof/>
              </w:rPr>
              <w:instrText xml:space="preserve"> </w:instrText>
            </w:r>
            <w:r w:rsidRPr="00117FE1">
              <w:rPr>
                <w:rStyle w:val="Hyperlink"/>
                <w:noProof/>
              </w:rPr>
              <w:fldChar w:fldCharType="separate"/>
            </w:r>
            <w:r w:rsidRPr="00117FE1">
              <w:rPr>
                <w:rStyle w:val="Hyperlink"/>
                <w:noProof/>
              </w:rPr>
              <w:t>Monthly and seasonal weather data</w:t>
            </w:r>
            <w:r>
              <w:rPr>
                <w:noProof/>
                <w:webHidden/>
              </w:rPr>
              <w:tab/>
            </w:r>
            <w:r>
              <w:rPr>
                <w:noProof/>
                <w:webHidden/>
              </w:rPr>
              <w:fldChar w:fldCharType="begin"/>
            </w:r>
            <w:r>
              <w:rPr>
                <w:noProof/>
                <w:webHidden/>
              </w:rPr>
              <w:instrText xml:space="preserve"> PAGEREF _Toc44245852 \h </w:instrText>
            </w:r>
          </w:ins>
          <w:r>
            <w:rPr>
              <w:noProof/>
              <w:webHidden/>
            </w:rPr>
          </w:r>
          <w:r>
            <w:rPr>
              <w:noProof/>
              <w:webHidden/>
            </w:rPr>
            <w:fldChar w:fldCharType="separate"/>
          </w:r>
          <w:ins w:id="57" w:author="David Conklin" w:date="2020-06-28T14:10:00Z">
            <w:r>
              <w:rPr>
                <w:noProof/>
                <w:webHidden/>
              </w:rPr>
              <w:t>14</w:t>
            </w:r>
            <w:r>
              <w:rPr>
                <w:noProof/>
                <w:webHidden/>
              </w:rPr>
              <w:fldChar w:fldCharType="end"/>
            </w:r>
            <w:r w:rsidRPr="00117FE1">
              <w:rPr>
                <w:rStyle w:val="Hyperlink"/>
                <w:noProof/>
              </w:rPr>
              <w:fldChar w:fldCharType="end"/>
            </w:r>
          </w:ins>
        </w:p>
        <w:p w14:paraId="60D6008D" w14:textId="3B0FD5C5" w:rsidR="00275338" w:rsidRDefault="00275338">
          <w:pPr>
            <w:pStyle w:val="TOC2"/>
            <w:tabs>
              <w:tab w:val="right" w:leader="dot" w:pos="9350"/>
            </w:tabs>
            <w:rPr>
              <w:ins w:id="58" w:author="David Conklin" w:date="2020-06-28T14:10:00Z"/>
              <w:rFonts w:eastAsiaTheme="minorEastAsia"/>
              <w:noProof/>
            </w:rPr>
          </w:pPr>
          <w:ins w:id="59"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"_Toc44245853"</w:instrText>
            </w:r>
            <w:r w:rsidRPr="00117FE1">
              <w:rPr>
                <w:rStyle w:val="Hyperlink"/>
                <w:noProof/>
              </w:rPr>
              <w:instrText xml:space="preserve"> </w:instrText>
            </w:r>
            <w:r w:rsidRPr="00117FE1">
              <w:rPr>
                <w:rStyle w:val="Hyperlink"/>
                <w:noProof/>
              </w:rPr>
              <w:fldChar w:fldCharType="separate"/>
            </w:r>
            <w:r w:rsidRPr="00117FE1">
              <w:rPr>
                <w:rStyle w:val="Hyperlink"/>
                <w:noProof/>
              </w:rPr>
              <w:t>Climate data grids</w:t>
            </w:r>
            <w:r>
              <w:rPr>
                <w:noProof/>
                <w:webHidden/>
              </w:rPr>
              <w:tab/>
            </w:r>
            <w:r>
              <w:rPr>
                <w:noProof/>
                <w:webHidden/>
              </w:rPr>
              <w:fldChar w:fldCharType="begin"/>
            </w:r>
            <w:r>
              <w:rPr>
                <w:noProof/>
                <w:webHidden/>
              </w:rPr>
              <w:instrText xml:space="preserve"> PAGEREF _Toc44245853 \h </w:instrText>
            </w:r>
          </w:ins>
          <w:r>
            <w:rPr>
              <w:noProof/>
              <w:webHidden/>
            </w:rPr>
          </w:r>
          <w:r>
            <w:rPr>
              <w:noProof/>
              <w:webHidden/>
            </w:rPr>
            <w:fldChar w:fldCharType="separate"/>
          </w:r>
          <w:ins w:id="60" w:author="David Conklin" w:date="2020-06-28T14:10:00Z">
            <w:r>
              <w:rPr>
                <w:noProof/>
                <w:webHidden/>
              </w:rPr>
              <w:t>15</w:t>
            </w:r>
            <w:r>
              <w:rPr>
                <w:noProof/>
                <w:webHidden/>
              </w:rPr>
              <w:fldChar w:fldCharType="end"/>
            </w:r>
            <w:r w:rsidRPr="00117FE1">
              <w:rPr>
                <w:rStyle w:val="Hyperlink"/>
                <w:noProof/>
              </w:rPr>
              <w:fldChar w:fldCharType="end"/>
            </w:r>
          </w:ins>
        </w:p>
        <w:p w14:paraId="0CDFFD50" w14:textId="605426EB" w:rsidR="00275338" w:rsidRDefault="00275338">
          <w:pPr>
            <w:pStyle w:val="TOC3"/>
            <w:tabs>
              <w:tab w:val="right" w:leader="dot" w:pos="9350"/>
            </w:tabs>
            <w:rPr>
              <w:ins w:id="61" w:author="David Conklin" w:date="2020-06-28T14:10:00Z"/>
              <w:rFonts w:eastAsiaTheme="minorEastAsia"/>
              <w:noProof/>
            </w:rPr>
          </w:pPr>
          <w:ins w:id="62"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"_Toc44245854"</w:instrText>
            </w:r>
            <w:r w:rsidRPr="00117FE1">
              <w:rPr>
                <w:rStyle w:val="Hyperlink"/>
                <w:noProof/>
              </w:rPr>
              <w:instrText xml:space="preserve"> </w:instrText>
            </w:r>
            <w:r w:rsidRPr="00117FE1">
              <w:rPr>
                <w:rStyle w:val="Hyperlink"/>
                <w:noProof/>
              </w:rPr>
              <w:fldChar w:fldCharType="separate"/>
            </w:r>
            <w:r w:rsidRPr="00117FE1">
              <w:rPr>
                <w:rStyle w:val="Hyperlink"/>
                <w:noProof/>
              </w:rPr>
              <w:t>The WW2100 climate grid</w:t>
            </w:r>
            <w:r>
              <w:rPr>
                <w:noProof/>
                <w:webHidden/>
              </w:rPr>
              <w:tab/>
            </w:r>
            <w:r>
              <w:rPr>
                <w:noProof/>
                <w:webHidden/>
              </w:rPr>
              <w:fldChar w:fldCharType="begin"/>
            </w:r>
            <w:r>
              <w:rPr>
                <w:noProof/>
                <w:webHidden/>
              </w:rPr>
              <w:instrText xml:space="preserve"> PAGEREF _Toc44245854 \h </w:instrText>
            </w:r>
          </w:ins>
          <w:r>
            <w:rPr>
              <w:noProof/>
              <w:webHidden/>
            </w:rPr>
          </w:r>
          <w:r>
            <w:rPr>
              <w:noProof/>
              <w:webHidden/>
            </w:rPr>
            <w:fldChar w:fldCharType="separate"/>
          </w:r>
          <w:ins w:id="63" w:author="David Conklin" w:date="2020-06-28T14:10:00Z">
            <w:r>
              <w:rPr>
                <w:noProof/>
                <w:webHidden/>
              </w:rPr>
              <w:t>15</w:t>
            </w:r>
            <w:r>
              <w:rPr>
                <w:noProof/>
                <w:webHidden/>
              </w:rPr>
              <w:fldChar w:fldCharType="end"/>
            </w:r>
            <w:r w:rsidRPr="00117FE1">
              <w:rPr>
                <w:rStyle w:val="Hyperlink"/>
                <w:noProof/>
              </w:rPr>
              <w:fldChar w:fldCharType="end"/>
            </w:r>
          </w:ins>
        </w:p>
        <w:p w14:paraId="0805A29C" w14:textId="7E85CA49" w:rsidR="00275338" w:rsidRDefault="00275338">
          <w:pPr>
            <w:pStyle w:val="TOC3"/>
            <w:tabs>
              <w:tab w:val="right" w:leader="dot" w:pos="9350"/>
            </w:tabs>
            <w:rPr>
              <w:ins w:id="64" w:author="David Conklin" w:date="2020-06-28T14:10:00Z"/>
              <w:rFonts w:eastAsiaTheme="minorEastAsia"/>
              <w:noProof/>
            </w:rPr>
          </w:pPr>
          <w:ins w:id="65"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"_Toc44245855"</w:instrText>
            </w:r>
            <w:r w:rsidRPr="00117FE1">
              <w:rPr>
                <w:rStyle w:val="Hyperlink"/>
                <w:noProof/>
              </w:rPr>
              <w:instrText xml:space="preserve"> </w:instrText>
            </w:r>
            <w:r w:rsidRPr="00117FE1">
              <w:rPr>
                <w:rStyle w:val="Hyperlink"/>
                <w:noProof/>
              </w:rPr>
              <w:fldChar w:fldCharType="separate"/>
            </w:r>
            <w:r w:rsidRPr="00117FE1">
              <w:rPr>
                <w:rStyle w:val="Hyperlink"/>
                <w:noProof/>
              </w:rPr>
              <w:t>The v2 climate grid</w:t>
            </w:r>
            <w:r>
              <w:rPr>
                <w:noProof/>
                <w:webHidden/>
              </w:rPr>
              <w:tab/>
            </w:r>
            <w:r>
              <w:rPr>
                <w:noProof/>
                <w:webHidden/>
              </w:rPr>
              <w:fldChar w:fldCharType="begin"/>
            </w:r>
            <w:r>
              <w:rPr>
                <w:noProof/>
                <w:webHidden/>
              </w:rPr>
              <w:instrText xml:space="preserve"> PAGEREF _Toc44245855 \h </w:instrText>
            </w:r>
          </w:ins>
          <w:r>
            <w:rPr>
              <w:noProof/>
              <w:webHidden/>
            </w:rPr>
          </w:r>
          <w:r>
            <w:rPr>
              <w:noProof/>
              <w:webHidden/>
            </w:rPr>
            <w:fldChar w:fldCharType="separate"/>
          </w:r>
          <w:ins w:id="66" w:author="David Conklin" w:date="2020-06-28T14:10:00Z">
            <w:r>
              <w:rPr>
                <w:noProof/>
                <w:webHidden/>
              </w:rPr>
              <w:t>16</w:t>
            </w:r>
            <w:r>
              <w:rPr>
                <w:noProof/>
                <w:webHidden/>
              </w:rPr>
              <w:fldChar w:fldCharType="end"/>
            </w:r>
            <w:r w:rsidRPr="00117FE1">
              <w:rPr>
                <w:rStyle w:val="Hyperlink"/>
                <w:noProof/>
              </w:rPr>
              <w:fldChar w:fldCharType="end"/>
            </w:r>
          </w:ins>
        </w:p>
        <w:p w14:paraId="5B3BE528" w14:textId="618CA987" w:rsidR="00275338" w:rsidRDefault="00275338">
          <w:pPr>
            <w:pStyle w:val="TOC2"/>
            <w:tabs>
              <w:tab w:val="right" w:leader="dot" w:pos="9350"/>
            </w:tabs>
            <w:rPr>
              <w:ins w:id="67" w:author="David Conklin" w:date="2020-06-28T14:10:00Z"/>
              <w:rFonts w:eastAsiaTheme="minorEastAsia"/>
              <w:noProof/>
            </w:rPr>
          </w:pPr>
          <w:ins w:id="68"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"_Toc44245856"</w:instrText>
            </w:r>
            <w:r w:rsidRPr="00117FE1">
              <w:rPr>
                <w:rStyle w:val="Hyperlink"/>
                <w:noProof/>
              </w:rPr>
              <w:instrText xml:space="preserve"> </w:instrText>
            </w:r>
            <w:r w:rsidRPr="00117FE1">
              <w:rPr>
                <w:rStyle w:val="Hyperlink"/>
                <w:noProof/>
              </w:rPr>
              <w:fldChar w:fldCharType="separate"/>
            </w:r>
            <w:r w:rsidRPr="00117FE1">
              <w:rPr>
                <w:rStyle w:val="Hyperlink"/>
                <w:noProof/>
              </w:rPr>
              <w:t>How climate data is looked up</w:t>
            </w:r>
            <w:r>
              <w:rPr>
                <w:noProof/>
                <w:webHidden/>
              </w:rPr>
              <w:tab/>
            </w:r>
            <w:r>
              <w:rPr>
                <w:noProof/>
                <w:webHidden/>
              </w:rPr>
              <w:fldChar w:fldCharType="begin"/>
            </w:r>
            <w:r>
              <w:rPr>
                <w:noProof/>
                <w:webHidden/>
              </w:rPr>
              <w:instrText xml:space="preserve"> PAGEREF _Toc44245856 \h </w:instrText>
            </w:r>
          </w:ins>
          <w:r>
            <w:rPr>
              <w:noProof/>
              <w:webHidden/>
            </w:rPr>
          </w:r>
          <w:r>
            <w:rPr>
              <w:noProof/>
              <w:webHidden/>
            </w:rPr>
            <w:fldChar w:fldCharType="separate"/>
          </w:r>
          <w:ins w:id="69" w:author="David Conklin" w:date="2020-06-28T14:10:00Z">
            <w:r>
              <w:rPr>
                <w:noProof/>
                <w:webHidden/>
              </w:rPr>
              <w:t>16</w:t>
            </w:r>
            <w:r>
              <w:rPr>
                <w:noProof/>
                <w:webHidden/>
              </w:rPr>
              <w:fldChar w:fldCharType="end"/>
            </w:r>
            <w:r w:rsidRPr="00117FE1">
              <w:rPr>
                <w:rStyle w:val="Hyperlink"/>
                <w:noProof/>
              </w:rPr>
              <w:fldChar w:fldCharType="end"/>
            </w:r>
          </w:ins>
        </w:p>
        <w:p w14:paraId="23D308FF" w14:textId="75D9F806" w:rsidR="00275338" w:rsidRDefault="00275338">
          <w:pPr>
            <w:pStyle w:val="TOC2"/>
            <w:tabs>
              <w:tab w:val="right" w:leader="dot" w:pos="9350"/>
            </w:tabs>
            <w:rPr>
              <w:ins w:id="70" w:author="David Conklin" w:date="2020-06-28T14:10:00Z"/>
              <w:rFonts w:eastAsiaTheme="minorEastAsia"/>
              <w:noProof/>
            </w:rPr>
          </w:pPr>
          <w:ins w:id="71"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"_Toc44245857"</w:instrText>
            </w:r>
            <w:r w:rsidRPr="00117FE1">
              <w:rPr>
                <w:rStyle w:val="Hyperlink"/>
                <w:noProof/>
              </w:rPr>
              <w:instrText xml:space="preserve"> </w:instrText>
            </w:r>
            <w:r w:rsidRPr="00117FE1">
              <w:rPr>
                <w:rStyle w:val="Hyperlink"/>
                <w:noProof/>
              </w:rPr>
              <w:fldChar w:fldCharType="separate"/>
            </w:r>
            <w:r w:rsidRPr="00117FE1">
              <w:rPr>
                <w:rStyle w:val="Hyperlink"/>
                <w:noProof/>
              </w:rPr>
              <w:t>What is in a climate dataset</w:t>
            </w:r>
            <w:r>
              <w:rPr>
                <w:noProof/>
                <w:webHidden/>
              </w:rPr>
              <w:tab/>
            </w:r>
            <w:r>
              <w:rPr>
                <w:noProof/>
                <w:webHidden/>
              </w:rPr>
              <w:fldChar w:fldCharType="begin"/>
            </w:r>
            <w:r>
              <w:rPr>
                <w:noProof/>
                <w:webHidden/>
              </w:rPr>
              <w:instrText xml:space="preserve"> PAGEREF _Toc44245857 \h </w:instrText>
            </w:r>
          </w:ins>
          <w:r>
            <w:rPr>
              <w:noProof/>
              <w:webHidden/>
            </w:rPr>
          </w:r>
          <w:r>
            <w:rPr>
              <w:noProof/>
              <w:webHidden/>
            </w:rPr>
            <w:fldChar w:fldCharType="separate"/>
          </w:r>
          <w:ins w:id="72" w:author="David Conklin" w:date="2020-06-28T14:10:00Z">
            <w:r>
              <w:rPr>
                <w:noProof/>
                <w:webHidden/>
              </w:rPr>
              <w:t>16</w:t>
            </w:r>
            <w:r>
              <w:rPr>
                <w:noProof/>
                <w:webHidden/>
              </w:rPr>
              <w:fldChar w:fldCharType="end"/>
            </w:r>
            <w:r w:rsidRPr="00117FE1">
              <w:rPr>
                <w:rStyle w:val="Hyperlink"/>
                <w:noProof/>
              </w:rPr>
              <w:fldChar w:fldCharType="end"/>
            </w:r>
          </w:ins>
        </w:p>
        <w:p w14:paraId="720CF3D4" w14:textId="324348D3" w:rsidR="00275338" w:rsidRDefault="00275338">
          <w:pPr>
            <w:pStyle w:val="TOC1"/>
            <w:tabs>
              <w:tab w:val="right" w:leader="dot" w:pos="9350"/>
            </w:tabs>
            <w:rPr>
              <w:ins w:id="73" w:author="David Conklin" w:date="2020-06-28T14:10:00Z"/>
              <w:rFonts w:eastAsiaTheme="minorEastAsia"/>
              <w:noProof/>
            </w:rPr>
          </w:pPr>
          <w:ins w:id="74"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"_Toc44245858"</w:instrText>
            </w:r>
            <w:r w:rsidRPr="00117FE1">
              <w:rPr>
                <w:rStyle w:val="Hyperlink"/>
                <w:noProof/>
              </w:rPr>
              <w:instrText xml:space="preserve"> </w:instrText>
            </w:r>
            <w:r w:rsidRPr="00117FE1">
              <w:rPr>
                <w:rStyle w:val="Hyperlink"/>
                <w:noProof/>
              </w:rPr>
              <w:fldChar w:fldCharType="separate"/>
            </w:r>
            <w:r w:rsidRPr="00117FE1">
              <w:rPr>
                <w:rStyle w:val="Hyperlink"/>
                <w:noProof/>
              </w:rPr>
              <w:t>Water rights</w:t>
            </w:r>
            <w:r>
              <w:rPr>
                <w:noProof/>
                <w:webHidden/>
              </w:rPr>
              <w:tab/>
            </w:r>
            <w:r>
              <w:rPr>
                <w:noProof/>
                <w:webHidden/>
              </w:rPr>
              <w:fldChar w:fldCharType="begin"/>
            </w:r>
            <w:r>
              <w:rPr>
                <w:noProof/>
                <w:webHidden/>
              </w:rPr>
              <w:instrText xml:space="preserve"> PAGEREF _Toc44245858 \h </w:instrText>
            </w:r>
          </w:ins>
          <w:r>
            <w:rPr>
              <w:noProof/>
              <w:webHidden/>
            </w:rPr>
          </w:r>
          <w:r>
            <w:rPr>
              <w:noProof/>
              <w:webHidden/>
            </w:rPr>
            <w:fldChar w:fldCharType="separate"/>
          </w:r>
          <w:ins w:id="75" w:author="David Conklin" w:date="2020-06-28T14:10:00Z">
            <w:r>
              <w:rPr>
                <w:noProof/>
                <w:webHidden/>
              </w:rPr>
              <w:t>17</w:t>
            </w:r>
            <w:r>
              <w:rPr>
                <w:noProof/>
                <w:webHidden/>
              </w:rPr>
              <w:fldChar w:fldCharType="end"/>
            </w:r>
            <w:r w:rsidRPr="00117FE1">
              <w:rPr>
                <w:rStyle w:val="Hyperlink"/>
                <w:noProof/>
              </w:rPr>
              <w:fldChar w:fldCharType="end"/>
            </w:r>
          </w:ins>
        </w:p>
        <w:p w14:paraId="75F2FA02" w14:textId="49D59CA4" w:rsidR="00275338" w:rsidRDefault="00275338">
          <w:pPr>
            <w:pStyle w:val="TOC2"/>
            <w:tabs>
              <w:tab w:val="right" w:leader="dot" w:pos="9350"/>
            </w:tabs>
            <w:rPr>
              <w:ins w:id="76" w:author="David Conklin" w:date="2020-06-28T14:10:00Z"/>
              <w:rFonts w:eastAsiaTheme="minorEastAsia"/>
              <w:noProof/>
            </w:rPr>
          </w:pPr>
          <w:ins w:id="77"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"_Toc44245859"</w:instrText>
            </w:r>
            <w:r w:rsidRPr="00117FE1">
              <w:rPr>
                <w:rStyle w:val="Hyperlink"/>
                <w:noProof/>
              </w:rPr>
              <w:instrText xml:space="preserve"> </w:instrText>
            </w:r>
            <w:r w:rsidRPr="00117FE1">
              <w:rPr>
                <w:rStyle w:val="Hyperlink"/>
                <w:noProof/>
              </w:rPr>
              <w:fldChar w:fldCharType="separate"/>
            </w:r>
            <w:r w:rsidRPr="00117FE1">
              <w:rPr>
                <w:rStyle w:val="Hyperlink"/>
                <w:noProof/>
              </w:rPr>
              <w:t>Water rights data</w:t>
            </w:r>
            <w:r>
              <w:rPr>
                <w:noProof/>
                <w:webHidden/>
              </w:rPr>
              <w:tab/>
            </w:r>
            <w:r>
              <w:rPr>
                <w:noProof/>
                <w:webHidden/>
              </w:rPr>
              <w:fldChar w:fldCharType="begin"/>
            </w:r>
            <w:r>
              <w:rPr>
                <w:noProof/>
                <w:webHidden/>
              </w:rPr>
              <w:instrText xml:space="preserve"> PAGEREF _Toc44245859 \h </w:instrText>
            </w:r>
          </w:ins>
          <w:r>
            <w:rPr>
              <w:noProof/>
              <w:webHidden/>
            </w:rPr>
          </w:r>
          <w:r>
            <w:rPr>
              <w:noProof/>
              <w:webHidden/>
            </w:rPr>
            <w:fldChar w:fldCharType="separate"/>
          </w:r>
          <w:ins w:id="78" w:author="David Conklin" w:date="2020-06-28T14:10:00Z">
            <w:r>
              <w:rPr>
                <w:noProof/>
                <w:webHidden/>
              </w:rPr>
              <w:t>17</w:t>
            </w:r>
            <w:r>
              <w:rPr>
                <w:noProof/>
                <w:webHidden/>
              </w:rPr>
              <w:fldChar w:fldCharType="end"/>
            </w:r>
            <w:r w:rsidRPr="00117FE1">
              <w:rPr>
                <w:rStyle w:val="Hyperlink"/>
                <w:noProof/>
              </w:rPr>
              <w:fldChar w:fldCharType="end"/>
            </w:r>
          </w:ins>
        </w:p>
        <w:p w14:paraId="056E1172" w14:textId="292FEBB1" w:rsidR="00275338" w:rsidRDefault="00275338">
          <w:pPr>
            <w:pStyle w:val="TOC2"/>
            <w:tabs>
              <w:tab w:val="right" w:leader="dot" w:pos="9350"/>
            </w:tabs>
            <w:rPr>
              <w:ins w:id="79" w:author="David Conklin" w:date="2020-06-28T14:10:00Z"/>
              <w:rFonts w:eastAsiaTheme="minorEastAsia"/>
              <w:noProof/>
            </w:rPr>
          </w:pPr>
          <w:ins w:id="80" w:author="David Conklin" w:date="2020-06-28T14:10:00Z">
            <w:r w:rsidRPr="00117FE1">
              <w:rPr>
                <w:rStyle w:val="Hyperlink"/>
                <w:noProof/>
              </w:rPr>
              <w:lastRenderedPageBreak/>
              <w:fldChar w:fldCharType="begin"/>
            </w:r>
            <w:r w:rsidRPr="00117FE1">
              <w:rPr>
                <w:rStyle w:val="Hyperlink"/>
                <w:noProof/>
              </w:rPr>
              <w:instrText xml:space="preserve"> </w:instrText>
            </w:r>
            <w:r>
              <w:rPr>
                <w:noProof/>
              </w:rPr>
              <w:instrText>HYPERLINK \l "_Toc44245860"</w:instrText>
            </w:r>
            <w:r w:rsidRPr="00117FE1">
              <w:rPr>
                <w:rStyle w:val="Hyperlink"/>
                <w:noProof/>
              </w:rPr>
              <w:instrText xml:space="preserve"> </w:instrText>
            </w:r>
            <w:r w:rsidRPr="00117FE1">
              <w:rPr>
                <w:rStyle w:val="Hyperlink"/>
                <w:noProof/>
              </w:rPr>
              <w:fldChar w:fldCharType="separate"/>
            </w:r>
            <w:r w:rsidRPr="00117FE1">
              <w:rPr>
                <w:rStyle w:val="Hyperlink"/>
                <w:noProof/>
              </w:rPr>
              <w:t>The wr_pods.csv file</w:t>
            </w:r>
            <w:r>
              <w:rPr>
                <w:noProof/>
                <w:webHidden/>
              </w:rPr>
              <w:tab/>
            </w:r>
            <w:r>
              <w:rPr>
                <w:noProof/>
                <w:webHidden/>
              </w:rPr>
              <w:fldChar w:fldCharType="begin"/>
            </w:r>
            <w:r>
              <w:rPr>
                <w:noProof/>
                <w:webHidden/>
              </w:rPr>
              <w:instrText xml:space="preserve"> PAGEREF _Toc44245860 \h </w:instrText>
            </w:r>
          </w:ins>
          <w:r>
            <w:rPr>
              <w:noProof/>
              <w:webHidden/>
            </w:rPr>
          </w:r>
          <w:r>
            <w:rPr>
              <w:noProof/>
              <w:webHidden/>
            </w:rPr>
            <w:fldChar w:fldCharType="separate"/>
          </w:r>
          <w:ins w:id="81" w:author="David Conklin" w:date="2020-06-28T14:10:00Z">
            <w:r>
              <w:rPr>
                <w:noProof/>
                <w:webHidden/>
              </w:rPr>
              <w:t>18</w:t>
            </w:r>
            <w:r>
              <w:rPr>
                <w:noProof/>
                <w:webHidden/>
              </w:rPr>
              <w:fldChar w:fldCharType="end"/>
            </w:r>
            <w:r w:rsidRPr="00117FE1">
              <w:rPr>
                <w:rStyle w:val="Hyperlink"/>
                <w:noProof/>
              </w:rPr>
              <w:fldChar w:fldCharType="end"/>
            </w:r>
          </w:ins>
        </w:p>
        <w:p w14:paraId="6A9FF97C" w14:textId="3479BE6A" w:rsidR="00275338" w:rsidRDefault="00275338">
          <w:pPr>
            <w:pStyle w:val="TOC2"/>
            <w:tabs>
              <w:tab w:val="right" w:leader="dot" w:pos="9350"/>
            </w:tabs>
            <w:rPr>
              <w:ins w:id="82" w:author="David Conklin" w:date="2020-06-28T14:10:00Z"/>
              <w:rFonts w:eastAsiaTheme="minorEastAsia"/>
              <w:noProof/>
            </w:rPr>
          </w:pPr>
          <w:ins w:id="83"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"_Toc44245861"</w:instrText>
            </w:r>
            <w:r w:rsidRPr="00117FE1">
              <w:rPr>
                <w:rStyle w:val="Hyperlink"/>
                <w:noProof/>
              </w:rPr>
              <w:instrText xml:space="preserve"> </w:instrText>
            </w:r>
            <w:r w:rsidRPr="00117FE1">
              <w:rPr>
                <w:rStyle w:val="Hyperlink"/>
                <w:noProof/>
              </w:rPr>
              <w:fldChar w:fldCharType="separate"/>
            </w:r>
            <w:r w:rsidRPr="00117FE1">
              <w:rPr>
                <w:rStyle w:val="Hyperlink"/>
                <w:noProof/>
              </w:rPr>
              <w:t>The wr_pous.csv file</w:t>
            </w:r>
            <w:r>
              <w:rPr>
                <w:noProof/>
                <w:webHidden/>
              </w:rPr>
              <w:tab/>
            </w:r>
            <w:r>
              <w:rPr>
                <w:noProof/>
                <w:webHidden/>
              </w:rPr>
              <w:fldChar w:fldCharType="begin"/>
            </w:r>
            <w:r>
              <w:rPr>
                <w:noProof/>
                <w:webHidden/>
              </w:rPr>
              <w:instrText xml:space="preserve"> PAGEREF _Toc44245861 \h </w:instrText>
            </w:r>
          </w:ins>
          <w:r>
            <w:rPr>
              <w:noProof/>
              <w:webHidden/>
            </w:rPr>
          </w:r>
          <w:r>
            <w:rPr>
              <w:noProof/>
              <w:webHidden/>
            </w:rPr>
            <w:fldChar w:fldCharType="separate"/>
          </w:r>
          <w:ins w:id="84" w:author="David Conklin" w:date="2020-06-28T14:10:00Z">
            <w:r>
              <w:rPr>
                <w:noProof/>
                <w:webHidden/>
              </w:rPr>
              <w:t>18</w:t>
            </w:r>
            <w:r>
              <w:rPr>
                <w:noProof/>
                <w:webHidden/>
              </w:rPr>
              <w:fldChar w:fldCharType="end"/>
            </w:r>
            <w:r w:rsidRPr="00117FE1">
              <w:rPr>
                <w:rStyle w:val="Hyperlink"/>
                <w:noProof/>
              </w:rPr>
              <w:fldChar w:fldCharType="end"/>
            </w:r>
          </w:ins>
        </w:p>
        <w:p w14:paraId="1632F74C" w14:textId="794D2198" w:rsidR="00275338" w:rsidRDefault="00275338">
          <w:pPr>
            <w:pStyle w:val="TOC2"/>
            <w:tabs>
              <w:tab w:val="right" w:leader="dot" w:pos="9350"/>
            </w:tabs>
            <w:rPr>
              <w:ins w:id="85" w:author="David Conklin" w:date="2020-06-28T14:10:00Z"/>
              <w:rFonts w:eastAsiaTheme="minorEastAsia"/>
              <w:noProof/>
            </w:rPr>
          </w:pPr>
          <w:ins w:id="86"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"_Toc44245862"</w:instrText>
            </w:r>
            <w:r w:rsidRPr="00117FE1">
              <w:rPr>
                <w:rStyle w:val="Hyperlink"/>
                <w:noProof/>
              </w:rPr>
              <w:instrText xml:space="preserve"> </w:instrText>
            </w:r>
            <w:r w:rsidRPr="00117FE1">
              <w:rPr>
                <w:rStyle w:val="Hyperlink"/>
                <w:noProof/>
              </w:rPr>
              <w:fldChar w:fldCharType="separate"/>
            </w:r>
            <w:r w:rsidRPr="00117FE1">
              <w:rPr>
                <w:rStyle w:val="Hyperlink"/>
                <w:noProof/>
              </w:rPr>
              <w:t>Adding a water right</w:t>
            </w:r>
            <w:r>
              <w:rPr>
                <w:noProof/>
                <w:webHidden/>
              </w:rPr>
              <w:tab/>
            </w:r>
            <w:r>
              <w:rPr>
                <w:noProof/>
                <w:webHidden/>
              </w:rPr>
              <w:fldChar w:fldCharType="begin"/>
            </w:r>
            <w:r>
              <w:rPr>
                <w:noProof/>
                <w:webHidden/>
              </w:rPr>
              <w:instrText xml:space="preserve"> PAGEREF _Toc44245862 \h </w:instrText>
            </w:r>
          </w:ins>
          <w:r>
            <w:rPr>
              <w:noProof/>
              <w:webHidden/>
            </w:rPr>
          </w:r>
          <w:r>
            <w:rPr>
              <w:noProof/>
              <w:webHidden/>
            </w:rPr>
            <w:fldChar w:fldCharType="separate"/>
          </w:r>
          <w:ins w:id="87" w:author="David Conklin" w:date="2020-06-28T14:10:00Z">
            <w:r>
              <w:rPr>
                <w:noProof/>
                <w:webHidden/>
              </w:rPr>
              <w:t>19</w:t>
            </w:r>
            <w:r>
              <w:rPr>
                <w:noProof/>
                <w:webHidden/>
              </w:rPr>
              <w:fldChar w:fldCharType="end"/>
            </w:r>
            <w:r w:rsidRPr="00117FE1">
              <w:rPr>
                <w:rStyle w:val="Hyperlink"/>
                <w:noProof/>
              </w:rPr>
              <w:fldChar w:fldCharType="end"/>
            </w:r>
          </w:ins>
        </w:p>
        <w:p w14:paraId="3C45CBA4" w14:textId="7817BF98" w:rsidR="00275338" w:rsidRDefault="00275338">
          <w:pPr>
            <w:pStyle w:val="TOC1"/>
            <w:tabs>
              <w:tab w:val="right" w:leader="dot" w:pos="9350"/>
            </w:tabs>
            <w:rPr>
              <w:ins w:id="88" w:author="David Conklin" w:date="2020-06-28T14:10:00Z"/>
              <w:rFonts w:eastAsiaTheme="minorEastAsia"/>
              <w:noProof/>
            </w:rPr>
          </w:pPr>
          <w:ins w:id="89"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"_Toc44245863"</w:instrText>
            </w:r>
            <w:r w:rsidRPr="00117FE1">
              <w:rPr>
                <w:rStyle w:val="Hyperlink"/>
                <w:noProof/>
              </w:rPr>
              <w:instrText xml:space="preserve"> </w:instrText>
            </w:r>
            <w:r w:rsidRPr="00117FE1">
              <w:rPr>
                <w:rStyle w:val="Hyperlink"/>
                <w:noProof/>
              </w:rPr>
              <w:fldChar w:fldCharType="separate"/>
            </w:r>
            <w:r w:rsidRPr="00117FE1">
              <w:rPr>
                <w:rStyle w:val="Hyperlink"/>
                <w:noProof/>
              </w:rPr>
              <w:t>Water parcels</w:t>
            </w:r>
            <w:r>
              <w:rPr>
                <w:noProof/>
                <w:webHidden/>
              </w:rPr>
              <w:tab/>
            </w:r>
            <w:r>
              <w:rPr>
                <w:noProof/>
                <w:webHidden/>
              </w:rPr>
              <w:fldChar w:fldCharType="begin"/>
            </w:r>
            <w:r>
              <w:rPr>
                <w:noProof/>
                <w:webHidden/>
              </w:rPr>
              <w:instrText xml:space="preserve"> PAGEREF _Toc44245863 \h </w:instrText>
            </w:r>
          </w:ins>
          <w:r>
            <w:rPr>
              <w:noProof/>
              <w:webHidden/>
            </w:rPr>
          </w:r>
          <w:r>
            <w:rPr>
              <w:noProof/>
              <w:webHidden/>
            </w:rPr>
            <w:fldChar w:fldCharType="separate"/>
          </w:r>
          <w:ins w:id="90" w:author="David Conklin" w:date="2020-06-28T14:10:00Z">
            <w:r>
              <w:rPr>
                <w:noProof/>
                <w:webHidden/>
              </w:rPr>
              <w:t>20</w:t>
            </w:r>
            <w:r>
              <w:rPr>
                <w:noProof/>
                <w:webHidden/>
              </w:rPr>
              <w:fldChar w:fldCharType="end"/>
            </w:r>
            <w:r w:rsidRPr="00117FE1">
              <w:rPr>
                <w:rStyle w:val="Hyperlink"/>
                <w:noProof/>
              </w:rPr>
              <w:fldChar w:fldCharType="end"/>
            </w:r>
          </w:ins>
        </w:p>
        <w:p w14:paraId="5CA232C9" w14:textId="36CFBDDD" w:rsidR="00275338" w:rsidRDefault="00275338">
          <w:pPr>
            <w:pStyle w:val="TOC1"/>
            <w:tabs>
              <w:tab w:val="right" w:leader="dot" w:pos="9350"/>
            </w:tabs>
            <w:rPr>
              <w:ins w:id="91" w:author="David Conklin" w:date="2020-06-28T14:10:00Z"/>
              <w:rFonts w:eastAsiaTheme="minorEastAsia"/>
              <w:noProof/>
            </w:rPr>
          </w:pPr>
          <w:ins w:id="92"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"_Toc44245864"</w:instrText>
            </w:r>
            <w:r w:rsidRPr="00117FE1">
              <w:rPr>
                <w:rStyle w:val="Hyperlink"/>
                <w:noProof/>
              </w:rPr>
              <w:instrText xml:space="preserve"> </w:instrText>
            </w:r>
            <w:r w:rsidRPr="00117FE1">
              <w:rPr>
                <w:rStyle w:val="Hyperlink"/>
                <w:noProof/>
              </w:rPr>
              <w:fldChar w:fldCharType="separate"/>
            </w:r>
            <w:r w:rsidRPr="00117FE1">
              <w:rPr>
                <w:rStyle w:val="Hyperlink"/>
                <w:noProof/>
              </w:rPr>
              <w:t>Daily water mass and energy balance</w:t>
            </w:r>
            <w:r>
              <w:rPr>
                <w:noProof/>
                <w:webHidden/>
              </w:rPr>
              <w:tab/>
            </w:r>
            <w:r>
              <w:rPr>
                <w:noProof/>
                <w:webHidden/>
              </w:rPr>
              <w:fldChar w:fldCharType="begin"/>
            </w:r>
            <w:r>
              <w:rPr>
                <w:noProof/>
                <w:webHidden/>
              </w:rPr>
              <w:instrText xml:space="preserve"> PAGEREF _Toc44245864 \h </w:instrText>
            </w:r>
          </w:ins>
          <w:r>
            <w:rPr>
              <w:noProof/>
              <w:webHidden/>
            </w:rPr>
          </w:r>
          <w:r>
            <w:rPr>
              <w:noProof/>
              <w:webHidden/>
            </w:rPr>
            <w:fldChar w:fldCharType="separate"/>
          </w:r>
          <w:ins w:id="93" w:author="David Conklin" w:date="2020-06-28T14:10:00Z">
            <w:r>
              <w:rPr>
                <w:noProof/>
                <w:webHidden/>
              </w:rPr>
              <w:t>20</w:t>
            </w:r>
            <w:r>
              <w:rPr>
                <w:noProof/>
                <w:webHidden/>
              </w:rPr>
              <w:fldChar w:fldCharType="end"/>
            </w:r>
            <w:r w:rsidRPr="00117FE1">
              <w:rPr>
                <w:rStyle w:val="Hyperlink"/>
                <w:noProof/>
              </w:rPr>
              <w:fldChar w:fldCharType="end"/>
            </w:r>
          </w:ins>
        </w:p>
        <w:p w14:paraId="55832B8D" w14:textId="223DE672" w:rsidR="00275338" w:rsidRDefault="00275338">
          <w:pPr>
            <w:pStyle w:val="TOC1"/>
            <w:tabs>
              <w:tab w:val="right" w:leader="dot" w:pos="9350"/>
            </w:tabs>
            <w:rPr>
              <w:ins w:id="94" w:author="David Conklin" w:date="2020-06-28T14:10:00Z"/>
              <w:rFonts w:eastAsiaTheme="minorEastAsia"/>
              <w:noProof/>
            </w:rPr>
          </w:pPr>
          <w:ins w:id="95"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"_Toc44245865"</w:instrText>
            </w:r>
            <w:r w:rsidRPr="00117FE1">
              <w:rPr>
                <w:rStyle w:val="Hyperlink"/>
                <w:noProof/>
              </w:rPr>
              <w:instrText xml:space="preserve"> </w:instrText>
            </w:r>
            <w:r w:rsidRPr="00117FE1">
              <w:rPr>
                <w:rStyle w:val="Hyperlink"/>
                <w:noProof/>
              </w:rPr>
              <w:fldChar w:fldCharType="separate"/>
            </w:r>
            <w:r w:rsidRPr="00117FE1">
              <w:rPr>
                <w:rStyle w:val="Hyperlink"/>
                <w:noProof/>
              </w:rPr>
              <w:t>Water temperature from thermal energy</w:t>
            </w:r>
            <w:r>
              <w:rPr>
                <w:noProof/>
                <w:webHidden/>
              </w:rPr>
              <w:tab/>
            </w:r>
            <w:r>
              <w:rPr>
                <w:noProof/>
                <w:webHidden/>
              </w:rPr>
              <w:fldChar w:fldCharType="begin"/>
            </w:r>
            <w:r>
              <w:rPr>
                <w:noProof/>
                <w:webHidden/>
              </w:rPr>
              <w:instrText xml:space="preserve"> PAGEREF _Toc44245865 \h </w:instrText>
            </w:r>
          </w:ins>
          <w:r>
            <w:rPr>
              <w:noProof/>
              <w:webHidden/>
            </w:rPr>
          </w:r>
          <w:r>
            <w:rPr>
              <w:noProof/>
              <w:webHidden/>
            </w:rPr>
            <w:fldChar w:fldCharType="separate"/>
          </w:r>
          <w:ins w:id="96" w:author="David Conklin" w:date="2020-06-28T14:10:00Z">
            <w:r>
              <w:rPr>
                <w:noProof/>
                <w:webHidden/>
              </w:rPr>
              <w:t>21</w:t>
            </w:r>
            <w:r>
              <w:rPr>
                <w:noProof/>
                <w:webHidden/>
              </w:rPr>
              <w:fldChar w:fldCharType="end"/>
            </w:r>
            <w:r w:rsidRPr="00117FE1">
              <w:rPr>
                <w:rStyle w:val="Hyperlink"/>
                <w:noProof/>
              </w:rPr>
              <w:fldChar w:fldCharType="end"/>
            </w:r>
          </w:ins>
        </w:p>
        <w:p w14:paraId="242A9498" w14:textId="3D53DF29" w:rsidR="00275338" w:rsidRDefault="00275338">
          <w:pPr>
            <w:pStyle w:val="TOC1"/>
            <w:tabs>
              <w:tab w:val="right" w:leader="dot" w:pos="9350"/>
            </w:tabs>
            <w:rPr>
              <w:ins w:id="97" w:author="David Conklin" w:date="2020-06-28T14:10:00Z"/>
              <w:rFonts w:eastAsiaTheme="minorEastAsia"/>
              <w:noProof/>
            </w:rPr>
          </w:pPr>
          <w:ins w:id="98"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"_Toc44245866"</w:instrText>
            </w:r>
            <w:r w:rsidRPr="00117FE1">
              <w:rPr>
                <w:rStyle w:val="Hyperlink"/>
                <w:noProof/>
              </w:rPr>
              <w:instrText xml:space="preserve"> </w:instrText>
            </w:r>
            <w:r w:rsidRPr="00117FE1">
              <w:rPr>
                <w:rStyle w:val="Hyperlink"/>
                <w:noProof/>
              </w:rPr>
              <w:fldChar w:fldCharType="separate"/>
            </w:r>
            <w:r w:rsidRPr="00117FE1">
              <w:rPr>
                <w:rStyle w:val="Hyperlink"/>
                <w:noProof/>
              </w:rPr>
              <w:t>Estimating the rate of flow in a stream reach</w:t>
            </w:r>
            <w:r>
              <w:rPr>
                <w:noProof/>
                <w:webHidden/>
              </w:rPr>
              <w:tab/>
            </w:r>
            <w:r>
              <w:rPr>
                <w:noProof/>
                <w:webHidden/>
              </w:rPr>
              <w:fldChar w:fldCharType="begin"/>
            </w:r>
            <w:r>
              <w:rPr>
                <w:noProof/>
                <w:webHidden/>
              </w:rPr>
              <w:instrText xml:space="preserve"> PAGEREF _Toc44245866 \h </w:instrText>
            </w:r>
          </w:ins>
          <w:r>
            <w:rPr>
              <w:noProof/>
              <w:webHidden/>
            </w:rPr>
          </w:r>
          <w:r>
            <w:rPr>
              <w:noProof/>
              <w:webHidden/>
            </w:rPr>
            <w:fldChar w:fldCharType="separate"/>
          </w:r>
          <w:ins w:id="99" w:author="David Conklin" w:date="2020-06-28T14:10:00Z">
            <w:r>
              <w:rPr>
                <w:noProof/>
                <w:webHidden/>
              </w:rPr>
              <w:t>21</w:t>
            </w:r>
            <w:r>
              <w:rPr>
                <w:noProof/>
                <w:webHidden/>
              </w:rPr>
              <w:fldChar w:fldCharType="end"/>
            </w:r>
            <w:r w:rsidRPr="00117FE1">
              <w:rPr>
                <w:rStyle w:val="Hyperlink"/>
                <w:noProof/>
              </w:rPr>
              <w:fldChar w:fldCharType="end"/>
            </w:r>
          </w:ins>
        </w:p>
        <w:p w14:paraId="109352EE" w14:textId="7CBAAF42" w:rsidR="00275338" w:rsidRDefault="00275338">
          <w:pPr>
            <w:pStyle w:val="TOC1"/>
            <w:tabs>
              <w:tab w:val="right" w:leader="dot" w:pos="9350"/>
            </w:tabs>
            <w:rPr>
              <w:ins w:id="100" w:author="David Conklin" w:date="2020-06-28T14:10:00Z"/>
              <w:rFonts w:eastAsiaTheme="minorEastAsia"/>
              <w:noProof/>
            </w:rPr>
          </w:pPr>
          <w:ins w:id="101"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"_Toc44245867"</w:instrText>
            </w:r>
            <w:r w:rsidRPr="00117FE1">
              <w:rPr>
                <w:rStyle w:val="Hyperlink"/>
                <w:noProof/>
              </w:rPr>
              <w:instrText xml:space="preserve"> </w:instrText>
            </w:r>
            <w:r w:rsidRPr="00117FE1">
              <w:rPr>
                <w:rStyle w:val="Hyperlink"/>
                <w:noProof/>
              </w:rPr>
              <w:fldChar w:fldCharType="separate"/>
            </w:r>
            <w:r w:rsidRPr="00117FE1">
              <w:rPr>
                <w:rStyle w:val="Hyperlink"/>
                <w:noProof/>
              </w:rPr>
              <w:t>Initial conditions for Flow</w:t>
            </w:r>
            <w:r>
              <w:rPr>
                <w:noProof/>
                <w:webHidden/>
              </w:rPr>
              <w:tab/>
            </w:r>
            <w:r>
              <w:rPr>
                <w:noProof/>
                <w:webHidden/>
              </w:rPr>
              <w:fldChar w:fldCharType="begin"/>
            </w:r>
            <w:r>
              <w:rPr>
                <w:noProof/>
                <w:webHidden/>
              </w:rPr>
              <w:instrText xml:space="preserve"> PAGEREF _Toc44245867 \h </w:instrText>
            </w:r>
          </w:ins>
          <w:r>
            <w:rPr>
              <w:noProof/>
              <w:webHidden/>
            </w:rPr>
          </w:r>
          <w:r>
            <w:rPr>
              <w:noProof/>
              <w:webHidden/>
            </w:rPr>
            <w:fldChar w:fldCharType="separate"/>
          </w:r>
          <w:ins w:id="102" w:author="David Conklin" w:date="2020-06-28T14:10:00Z">
            <w:r>
              <w:rPr>
                <w:noProof/>
                <w:webHidden/>
              </w:rPr>
              <w:t>22</w:t>
            </w:r>
            <w:r>
              <w:rPr>
                <w:noProof/>
                <w:webHidden/>
              </w:rPr>
              <w:fldChar w:fldCharType="end"/>
            </w:r>
            <w:r w:rsidRPr="00117FE1">
              <w:rPr>
                <w:rStyle w:val="Hyperlink"/>
                <w:noProof/>
              </w:rPr>
              <w:fldChar w:fldCharType="end"/>
            </w:r>
          </w:ins>
        </w:p>
        <w:p w14:paraId="7EE1216A" w14:textId="35590DB0" w:rsidR="00275338" w:rsidRDefault="00275338">
          <w:pPr>
            <w:pStyle w:val="TOC1"/>
            <w:tabs>
              <w:tab w:val="right" w:leader="dot" w:pos="9350"/>
            </w:tabs>
            <w:rPr>
              <w:ins w:id="103" w:author="David Conklin" w:date="2020-06-28T14:10:00Z"/>
              <w:rFonts w:eastAsiaTheme="minorEastAsia"/>
              <w:noProof/>
            </w:rPr>
          </w:pPr>
          <w:ins w:id="104"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"_Toc44245868"</w:instrText>
            </w:r>
            <w:r w:rsidRPr="00117FE1">
              <w:rPr>
                <w:rStyle w:val="Hyperlink"/>
                <w:noProof/>
              </w:rPr>
              <w:instrText xml:space="preserve"> </w:instrText>
            </w:r>
            <w:r w:rsidRPr="00117FE1">
              <w:rPr>
                <w:rStyle w:val="Hyperlink"/>
                <w:noProof/>
              </w:rPr>
              <w:fldChar w:fldCharType="separate"/>
            </w:r>
            <w:r w:rsidRPr="00117FE1">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_Toc44245868 \h </w:instrText>
            </w:r>
          </w:ins>
          <w:r>
            <w:rPr>
              <w:noProof/>
              <w:webHidden/>
            </w:rPr>
          </w:r>
          <w:r>
            <w:rPr>
              <w:noProof/>
              <w:webHidden/>
            </w:rPr>
            <w:fldChar w:fldCharType="separate"/>
          </w:r>
          <w:ins w:id="105" w:author="David Conklin" w:date="2020-06-28T14:10:00Z">
            <w:r>
              <w:rPr>
                <w:noProof/>
                <w:webHidden/>
              </w:rPr>
              <w:t>22</w:t>
            </w:r>
            <w:r>
              <w:rPr>
                <w:noProof/>
                <w:webHidden/>
              </w:rPr>
              <w:fldChar w:fldCharType="end"/>
            </w:r>
            <w:r w:rsidRPr="00117FE1">
              <w:rPr>
                <w:rStyle w:val="Hyperlink"/>
                <w:noProof/>
              </w:rPr>
              <w:fldChar w:fldCharType="end"/>
            </w:r>
          </w:ins>
        </w:p>
        <w:p w14:paraId="1DCBDF1D" w14:textId="3C7D6F07" w:rsidR="00275338" w:rsidRDefault="00275338">
          <w:pPr>
            <w:pStyle w:val="TOC1"/>
            <w:tabs>
              <w:tab w:val="right" w:leader="dot" w:pos="9350"/>
            </w:tabs>
            <w:rPr>
              <w:ins w:id="106" w:author="David Conklin" w:date="2020-06-28T14:10:00Z"/>
              <w:rFonts w:eastAsiaTheme="minorEastAsia"/>
              <w:noProof/>
            </w:rPr>
          </w:pPr>
          <w:ins w:id="107"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"_Toc44245869"</w:instrText>
            </w:r>
            <w:r w:rsidRPr="00117FE1">
              <w:rPr>
                <w:rStyle w:val="Hyperlink"/>
                <w:noProof/>
              </w:rPr>
              <w:instrText xml:space="preserve"> </w:instrText>
            </w:r>
            <w:r w:rsidRPr="00117FE1">
              <w:rPr>
                <w:rStyle w:val="Hyperlink"/>
                <w:noProof/>
              </w:rPr>
              <w:fldChar w:fldCharType="separate"/>
            </w:r>
            <w:r w:rsidRPr="00117FE1">
              <w:rPr>
                <w:rStyle w:val="Hyperlink"/>
                <w:noProof/>
              </w:rPr>
              <w:t>North Santiam study area</w:t>
            </w:r>
            <w:r>
              <w:rPr>
                <w:noProof/>
                <w:webHidden/>
              </w:rPr>
              <w:tab/>
            </w:r>
            <w:r>
              <w:rPr>
                <w:noProof/>
                <w:webHidden/>
              </w:rPr>
              <w:fldChar w:fldCharType="begin"/>
            </w:r>
            <w:r>
              <w:rPr>
                <w:noProof/>
                <w:webHidden/>
              </w:rPr>
              <w:instrText xml:space="preserve"> PAGEREF _Toc44245869 \h </w:instrText>
            </w:r>
          </w:ins>
          <w:r>
            <w:rPr>
              <w:noProof/>
              <w:webHidden/>
            </w:rPr>
          </w:r>
          <w:r>
            <w:rPr>
              <w:noProof/>
              <w:webHidden/>
            </w:rPr>
            <w:fldChar w:fldCharType="separate"/>
          </w:r>
          <w:ins w:id="108" w:author="David Conklin" w:date="2020-06-28T14:10:00Z">
            <w:r>
              <w:rPr>
                <w:noProof/>
                <w:webHidden/>
              </w:rPr>
              <w:t>24</w:t>
            </w:r>
            <w:r>
              <w:rPr>
                <w:noProof/>
                <w:webHidden/>
              </w:rPr>
              <w:fldChar w:fldCharType="end"/>
            </w:r>
            <w:r w:rsidRPr="00117FE1">
              <w:rPr>
                <w:rStyle w:val="Hyperlink"/>
                <w:noProof/>
              </w:rPr>
              <w:fldChar w:fldCharType="end"/>
            </w:r>
          </w:ins>
        </w:p>
        <w:p w14:paraId="313B1BE6" w14:textId="4F9B0375" w:rsidR="00275338" w:rsidRDefault="00275338">
          <w:pPr>
            <w:pStyle w:val="TOC2"/>
            <w:tabs>
              <w:tab w:val="right" w:leader="dot" w:pos="9350"/>
            </w:tabs>
            <w:rPr>
              <w:ins w:id="109" w:author="David Conklin" w:date="2020-06-28T14:10:00Z"/>
              <w:rFonts w:eastAsiaTheme="minorEastAsia"/>
              <w:noProof/>
            </w:rPr>
          </w:pPr>
          <w:ins w:id="110"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"_Toc44245870"</w:instrText>
            </w:r>
            <w:r w:rsidRPr="00117FE1">
              <w:rPr>
                <w:rStyle w:val="Hyperlink"/>
                <w:noProof/>
              </w:rPr>
              <w:instrText xml:space="preserve"> </w:instrText>
            </w:r>
            <w:r w:rsidRPr="00117FE1">
              <w:rPr>
                <w:rStyle w:val="Hyperlink"/>
                <w:noProof/>
              </w:rPr>
              <w:fldChar w:fldCharType="separate"/>
            </w:r>
            <w:r w:rsidRPr="00117FE1">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_Toc44245870 \h </w:instrText>
            </w:r>
          </w:ins>
          <w:r>
            <w:rPr>
              <w:noProof/>
              <w:webHidden/>
            </w:rPr>
          </w:r>
          <w:r>
            <w:rPr>
              <w:noProof/>
              <w:webHidden/>
            </w:rPr>
            <w:fldChar w:fldCharType="separate"/>
          </w:r>
          <w:ins w:id="111" w:author="David Conklin" w:date="2020-06-28T14:10:00Z">
            <w:r>
              <w:rPr>
                <w:noProof/>
                <w:webHidden/>
              </w:rPr>
              <w:t>24</w:t>
            </w:r>
            <w:r>
              <w:rPr>
                <w:noProof/>
                <w:webHidden/>
              </w:rPr>
              <w:fldChar w:fldCharType="end"/>
            </w:r>
            <w:r w:rsidRPr="00117FE1">
              <w:rPr>
                <w:rStyle w:val="Hyperlink"/>
                <w:noProof/>
              </w:rPr>
              <w:fldChar w:fldCharType="end"/>
            </w:r>
          </w:ins>
        </w:p>
        <w:p w14:paraId="43AA2185" w14:textId="73E39C27" w:rsidR="00275338" w:rsidRDefault="00275338">
          <w:pPr>
            <w:pStyle w:val="TOC2"/>
            <w:tabs>
              <w:tab w:val="right" w:leader="dot" w:pos="9350"/>
            </w:tabs>
            <w:rPr>
              <w:ins w:id="112" w:author="David Conklin" w:date="2020-06-28T14:10:00Z"/>
              <w:rFonts w:eastAsiaTheme="minorEastAsia"/>
              <w:noProof/>
            </w:rPr>
          </w:pPr>
          <w:ins w:id="113"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"_Toc44245871"</w:instrText>
            </w:r>
            <w:r w:rsidRPr="00117FE1">
              <w:rPr>
                <w:rStyle w:val="Hyperlink"/>
                <w:noProof/>
              </w:rPr>
              <w:instrText xml:space="preserve"> </w:instrText>
            </w:r>
            <w:r w:rsidRPr="00117FE1">
              <w:rPr>
                <w:rStyle w:val="Hyperlink"/>
                <w:noProof/>
              </w:rPr>
              <w:fldChar w:fldCharType="separate"/>
            </w:r>
            <w:r w:rsidRPr="00117FE1">
              <w:rPr>
                <w:rStyle w:val="Hyperlink"/>
                <w:noProof/>
              </w:rPr>
              <w:t>Municipal water rights</w:t>
            </w:r>
            <w:r>
              <w:rPr>
                <w:noProof/>
                <w:webHidden/>
              </w:rPr>
              <w:tab/>
            </w:r>
            <w:r>
              <w:rPr>
                <w:noProof/>
                <w:webHidden/>
              </w:rPr>
              <w:fldChar w:fldCharType="begin"/>
            </w:r>
            <w:r>
              <w:rPr>
                <w:noProof/>
                <w:webHidden/>
              </w:rPr>
              <w:instrText xml:space="preserve"> PAGEREF _Toc44245871 \h </w:instrText>
            </w:r>
          </w:ins>
          <w:r>
            <w:rPr>
              <w:noProof/>
              <w:webHidden/>
            </w:rPr>
          </w:r>
          <w:r>
            <w:rPr>
              <w:noProof/>
              <w:webHidden/>
            </w:rPr>
            <w:fldChar w:fldCharType="separate"/>
          </w:r>
          <w:ins w:id="114" w:author="David Conklin" w:date="2020-06-28T14:10:00Z">
            <w:r>
              <w:rPr>
                <w:noProof/>
                <w:webHidden/>
              </w:rPr>
              <w:t>26</w:t>
            </w:r>
            <w:r>
              <w:rPr>
                <w:noProof/>
                <w:webHidden/>
              </w:rPr>
              <w:fldChar w:fldCharType="end"/>
            </w:r>
            <w:r w:rsidRPr="00117FE1">
              <w:rPr>
                <w:rStyle w:val="Hyperlink"/>
                <w:noProof/>
              </w:rPr>
              <w:fldChar w:fldCharType="end"/>
            </w:r>
          </w:ins>
        </w:p>
        <w:p w14:paraId="70D4B26C" w14:textId="7AC121FF" w:rsidR="00275338" w:rsidRDefault="00275338">
          <w:pPr>
            <w:pStyle w:val="TOC1"/>
            <w:tabs>
              <w:tab w:val="right" w:leader="dot" w:pos="9350"/>
            </w:tabs>
            <w:rPr>
              <w:ins w:id="115" w:author="David Conklin" w:date="2020-06-28T14:10:00Z"/>
              <w:rFonts w:eastAsiaTheme="minorEastAsia"/>
              <w:noProof/>
            </w:rPr>
          </w:pPr>
          <w:ins w:id="116"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"_Toc44245872"</w:instrText>
            </w:r>
            <w:r w:rsidRPr="00117FE1">
              <w:rPr>
                <w:rStyle w:val="Hyperlink"/>
                <w:noProof/>
              </w:rPr>
              <w:instrText xml:space="preserve"> </w:instrText>
            </w:r>
            <w:r w:rsidRPr="00117FE1">
              <w:rPr>
                <w:rStyle w:val="Hyperlink"/>
                <w:noProof/>
              </w:rPr>
              <w:fldChar w:fldCharType="separate"/>
            </w:r>
            <w:r w:rsidRPr="00117FE1">
              <w:rPr>
                <w:rStyle w:val="Hyperlink"/>
                <w:noProof/>
              </w:rPr>
              <w:t>McKenzie Basin Wetlands Study</w:t>
            </w:r>
            <w:r>
              <w:rPr>
                <w:noProof/>
                <w:webHidden/>
              </w:rPr>
              <w:tab/>
            </w:r>
            <w:r>
              <w:rPr>
                <w:noProof/>
                <w:webHidden/>
              </w:rPr>
              <w:fldChar w:fldCharType="begin"/>
            </w:r>
            <w:r>
              <w:rPr>
                <w:noProof/>
                <w:webHidden/>
              </w:rPr>
              <w:instrText xml:space="preserve"> PAGEREF _Toc44245872 \h </w:instrText>
            </w:r>
          </w:ins>
          <w:r>
            <w:rPr>
              <w:noProof/>
              <w:webHidden/>
            </w:rPr>
          </w:r>
          <w:r>
            <w:rPr>
              <w:noProof/>
              <w:webHidden/>
            </w:rPr>
            <w:fldChar w:fldCharType="separate"/>
          </w:r>
          <w:ins w:id="117" w:author="David Conklin" w:date="2020-06-28T14:10:00Z">
            <w:r>
              <w:rPr>
                <w:noProof/>
                <w:webHidden/>
              </w:rPr>
              <w:t>2</w:t>
            </w:r>
            <w:r>
              <w:rPr>
                <w:noProof/>
                <w:webHidden/>
              </w:rPr>
              <w:t>6</w:t>
            </w:r>
            <w:r>
              <w:rPr>
                <w:noProof/>
                <w:webHidden/>
              </w:rPr>
              <w:fldChar w:fldCharType="end"/>
            </w:r>
            <w:r w:rsidRPr="00117FE1">
              <w:rPr>
                <w:rStyle w:val="Hyperlink"/>
                <w:noProof/>
              </w:rPr>
              <w:fldChar w:fldCharType="end"/>
            </w:r>
          </w:ins>
        </w:p>
        <w:p w14:paraId="2ACDC189" w14:textId="6DC9C2E0" w:rsidR="00275338" w:rsidRDefault="00275338">
          <w:pPr>
            <w:pStyle w:val="TOC1"/>
            <w:tabs>
              <w:tab w:val="right" w:leader="dot" w:pos="9350"/>
            </w:tabs>
            <w:rPr>
              <w:ins w:id="118" w:author="David Conklin" w:date="2020-06-28T14:10:00Z"/>
              <w:rFonts w:eastAsiaTheme="minorEastAsia"/>
              <w:noProof/>
            </w:rPr>
          </w:pPr>
          <w:ins w:id="119"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"_Toc44245873"</w:instrText>
            </w:r>
            <w:r w:rsidRPr="00117FE1">
              <w:rPr>
                <w:rStyle w:val="Hyperlink"/>
                <w:noProof/>
              </w:rPr>
              <w:instrText xml:space="preserve"> </w:instrText>
            </w:r>
            <w:r w:rsidRPr="00117FE1">
              <w:rPr>
                <w:rStyle w:val="Hyperlink"/>
                <w:noProof/>
              </w:rPr>
              <w:fldChar w:fldCharType="separate"/>
            </w:r>
            <w:r w:rsidRPr="00117FE1">
              <w:rPr>
                <w:rStyle w:val="Hyperlink"/>
                <w:noProof/>
              </w:rPr>
              <w:t>Directory structure and file names</w:t>
            </w:r>
            <w:r>
              <w:rPr>
                <w:noProof/>
                <w:webHidden/>
              </w:rPr>
              <w:tab/>
            </w:r>
            <w:r>
              <w:rPr>
                <w:noProof/>
                <w:webHidden/>
              </w:rPr>
              <w:fldChar w:fldCharType="begin"/>
            </w:r>
            <w:r>
              <w:rPr>
                <w:noProof/>
                <w:webHidden/>
              </w:rPr>
              <w:instrText xml:space="preserve"> PAGEREF _Toc44245873 \h </w:instrText>
            </w:r>
          </w:ins>
          <w:r>
            <w:rPr>
              <w:noProof/>
              <w:webHidden/>
            </w:rPr>
          </w:r>
          <w:r>
            <w:rPr>
              <w:noProof/>
              <w:webHidden/>
            </w:rPr>
            <w:fldChar w:fldCharType="separate"/>
          </w:r>
          <w:ins w:id="120" w:author="David Conklin" w:date="2020-06-28T14:10:00Z">
            <w:r>
              <w:rPr>
                <w:noProof/>
                <w:webHidden/>
              </w:rPr>
              <w:t>26</w:t>
            </w:r>
            <w:r>
              <w:rPr>
                <w:noProof/>
                <w:webHidden/>
              </w:rPr>
              <w:fldChar w:fldCharType="end"/>
            </w:r>
            <w:r w:rsidRPr="00117FE1">
              <w:rPr>
                <w:rStyle w:val="Hyperlink"/>
                <w:noProof/>
              </w:rPr>
              <w:fldChar w:fldCharType="end"/>
            </w:r>
          </w:ins>
        </w:p>
        <w:p w14:paraId="3286789E" w14:textId="731A244B" w:rsidR="00275338" w:rsidRDefault="00275338">
          <w:pPr>
            <w:pStyle w:val="TOC1"/>
            <w:tabs>
              <w:tab w:val="right" w:leader="dot" w:pos="9350"/>
            </w:tabs>
            <w:rPr>
              <w:ins w:id="121" w:author="David Conklin" w:date="2020-06-28T14:10:00Z"/>
              <w:rFonts w:eastAsiaTheme="minorEastAsia"/>
              <w:noProof/>
            </w:rPr>
          </w:pPr>
          <w:ins w:id="122"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"_Toc44245874"</w:instrText>
            </w:r>
            <w:r w:rsidRPr="00117FE1">
              <w:rPr>
                <w:rStyle w:val="Hyperlink"/>
                <w:noProof/>
              </w:rPr>
              <w:instrText xml:space="preserve"> </w:instrText>
            </w:r>
            <w:r w:rsidRPr="00117FE1">
              <w:rPr>
                <w:rStyle w:val="Hyperlink"/>
                <w:noProof/>
              </w:rPr>
              <w:fldChar w:fldCharType="separate"/>
            </w:r>
            <w:r w:rsidRPr="00117FE1">
              <w:rPr>
                <w:rStyle w:val="Hyperlink"/>
                <w:noProof/>
              </w:rPr>
              <w:t>Release Log</w:t>
            </w:r>
            <w:r>
              <w:rPr>
                <w:noProof/>
                <w:webHidden/>
              </w:rPr>
              <w:tab/>
            </w:r>
            <w:r>
              <w:rPr>
                <w:noProof/>
                <w:webHidden/>
              </w:rPr>
              <w:fldChar w:fldCharType="begin"/>
            </w:r>
            <w:r>
              <w:rPr>
                <w:noProof/>
                <w:webHidden/>
              </w:rPr>
              <w:instrText xml:space="preserve"> PAGEREF _Toc44245874 \h </w:instrText>
            </w:r>
          </w:ins>
          <w:r>
            <w:rPr>
              <w:noProof/>
              <w:webHidden/>
            </w:rPr>
          </w:r>
          <w:r>
            <w:rPr>
              <w:noProof/>
              <w:webHidden/>
            </w:rPr>
            <w:fldChar w:fldCharType="separate"/>
          </w:r>
          <w:ins w:id="123" w:author="David Conklin" w:date="2020-06-28T14:10:00Z">
            <w:r>
              <w:rPr>
                <w:noProof/>
                <w:webHidden/>
              </w:rPr>
              <w:t>27</w:t>
            </w:r>
            <w:r>
              <w:rPr>
                <w:noProof/>
                <w:webHidden/>
              </w:rPr>
              <w:fldChar w:fldCharType="end"/>
            </w:r>
            <w:r w:rsidRPr="00117FE1">
              <w:rPr>
                <w:rStyle w:val="Hyperlink"/>
                <w:noProof/>
              </w:rPr>
              <w:fldChar w:fldCharType="end"/>
            </w:r>
          </w:ins>
        </w:p>
        <w:p w14:paraId="6BCE02B0" w14:textId="28B1E18F" w:rsidR="00275338" w:rsidRDefault="00275338">
          <w:pPr>
            <w:pStyle w:val="TOC1"/>
            <w:tabs>
              <w:tab w:val="right" w:leader="dot" w:pos="9350"/>
            </w:tabs>
            <w:rPr>
              <w:ins w:id="124" w:author="David Conklin" w:date="2020-06-28T14:10:00Z"/>
              <w:rFonts w:eastAsiaTheme="minorEastAsia"/>
              <w:noProof/>
            </w:rPr>
          </w:pPr>
          <w:ins w:id="125"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"_Toc44245875"</w:instrText>
            </w:r>
            <w:r w:rsidRPr="00117FE1">
              <w:rPr>
                <w:rStyle w:val="Hyperlink"/>
                <w:noProof/>
              </w:rPr>
              <w:instrText xml:space="preserve"> </w:instrText>
            </w:r>
            <w:r w:rsidRPr="00117FE1">
              <w:rPr>
                <w:rStyle w:val="Hyperlink"/>
                <w:noProof/>
              </w:rPr>
              <w:fldChar w:fldCharType="separate"/>
            </w:r>
            <w:r w:rsidRPr="00117FE1">
              <w:rPr>
                <w:rStyle w:val="Hyperlink"/>
                <w:noProof/>
              </w:rPr>
              <w:t>References</w:t>
            </w:r>
            <w:r>
              <w:rPr>
                <w:noProof/>
                <w:webHidden/>
              </w:rPr>
              <w:tab/>
            </w:r>
            <w:r>
              <w:rPr>
                <w:noProof/>
                <w:webHidden/>
              </w:rPr>
              <w:fldChar w:fldCharType="begin"/>
            </w:r>
            <w:r>
              <w:rPr>
                <w:noProof/>
                <w:webHidden/>
              </w:rPr>
              <w:instrText xml:space="preserve"> PAGEREF _Toc44245875 \h </w:instrText>
            </w:r>
          </w:ins>
          <w:r>
            <w:rPr>
              <w:noProof/>
              <w:webHidden/>
            </w:rPr>
          </w:r>
          <w:r>
            <w:rPr>
              <w:noProof/>
              <w:webHidden/>
            </w:rPr>
            <w:fldChar w:fldCharType="separate"/>
          </w:r>
          <w:ins w:id="126" w:author="David Conklin" w:date="2020-06-28T14:10:00Z">
            <w:r>
              <w:rPr>
                <w:noProof/>
                <w:webHidden/>
              </w:rPr>
              <w:t>29</w:t>
            </w:r>
            <w:r>
              <w:rPr>
                <w:noProof/>
                <w:webHidden/>
              </w:rPr>
              <w:fldChar w:fldCharType="end"/>
            </w:r>
            <w:r w:rsidRPr="00117FE1">
              <w:rPr>
                <w:rStyle w:val="Hyperlink"/>
                <w:noProof/>
              </w:rPr>
              <w:fldChar w:fldCharType="end"/>
            </w:r>
          </w:ins>
        </w:p>
        <w:p w14:paraId="594A0A1B" w14:textId="213A2760" w:rsidR="00275338" w:rsidRDefault="00275338">
          <w:pPr>
            <w:pStyle w:val="TOC1"/>
            <w:tabs>
              <w:tab w:val="right" w:leader="dot" w:pos="9350"/>
            </w:tabs>
            <w:rPr>
              <w:ins w:id="127" w:author="David Conklin" w:date="2020-06-28T14:10:00Z"/>
              <w:rFonts w:eastAsiaTheme="minorEastAsia"/>
              <w:noProof/>
            </w:rPr>
          </w:pPr>
          <w:ins w:id="128" w:author="David Conklin" w:date="2020-06-28T14:10:00Z">
            <w:r w:rsidRPr="00117FE1">
              <w:rPr>
                <w:rStyle w:val="Hyperlink"/>
                <w:noProof/>
              </w:rPr>
              <w:fldChar w:fldCharType="begin"/>
            </w:r>
            <w:r w:rsidRPr="00117FE1">
              <w:rPr>
                <w:rStyle w:val="Hyperlink"/>
                <w:noProof/>
              </w:rPr>
              <w:instrText xml:space="preserve"> </w:instrText>
            </w:r>
            <w:r>
              <w:rPr>
                <w:noProof/>
              </w:rPr>
              <w:instrText>HYPERLINK \l "_Toc44245876"</w:instrText>
            </w:r>
            <w:r w:rsidRPr="00117FE1">
              <w:rPr>
                <w:rStyle w:val="Hyperlink"/>
                <w:noProof/>
              </w:rPr>
              <w:instrText xml:space="preserve"> </w:instrText>
            </w:r>
            <w:r w:rsidRPr="00117FE1">
              <w:rPr>
                <w:rStyle w:val="Hyperlink"/>
                <w:noProof/>
              </w:rPr>
              <w:fldChar w:fldCharType="separate"/>
            </w:r>
            <w:r w:rsidRPr="00117FE1">
              <w:rPr>
                <w:rStyle w:val="Hyperlink"/>
                <w:noProof/>
              </w:rPr>
              <w:t>Acronyms</w:t>
            </w:r>
            <w:r>
              <w:rPr>
                <w:noProof/>
                <w:webHidden/>
              </w:rPr>
              <w:tab/>
            </w:r>
            <w:r>
              <w:rPr>
                <w:noProof/>
                <w:webHidden/>
              </w:rPr>
              <w:fldChar w:fldCharType="begin"/>
            </w:r>
            <w:r>
              <w:rPr>
                <w:noProof/>
                <w:webHidden/>
              </w:rPr>
              <w:instrText xml:space="preserve"> PAGEREF _Toc44245876 \h </w:instrText>
            </w:r>
          </w:ins>
          <w:r>
            <w:rPr>
              <w:noProof/>
              <w:webHidden/>
            </w:rPr>
          </w:r>
          <w:r>
            <w:rPr>
              <w:noProof/>
              <w:webHidden/>
            </w:rPr>
            <w:fldChar w:fldCharType="separate"/>
          </w:r>
          <w:ins w:id="129" w:author="David Conklin" w:date="2020-06-28T14:10:00Z">
            <w:r>
              <w:rPr>
                <w:noProof/>
                <w:webHidden/>
              </w:rPr>
              <w:t>29</w:t>
            </w:r>
            <w:r>
              <w:rPr>
                <w:noProof/>
                <w:webHidden/>
              </w:rPr>
              <w:fldChar w:fldCharType="end"/>
            </w:r>
            <w:r w:rsidRPr="00117FE1">
              <w:rPr>
                <w:rStyle w:val="Hyperlink"/>
                <w:noProof/>
              </w:rPr>
              <w:fldChar w:fldCharType="end"/>
            </w:r>
          </w:ins>
        </w:p>
        <w:p w14:paraId="3F6FC476" w14:textId="1BBF3C4C" w:rsidR="006313A1" w:rsidDel="00275338" w:rsidRDefault="008E6C13">
          <w:pPr>
            <w:pStyle w:val="TOC1"/>
            <w:tabs>
              <w:tab w:val="right" w:leader="dot" w:pos="9350"/>
            </w:tabs>
            <w:rPr>
              <w:del w:id="130" w:author="David Conklin" w:date="2020-06-28T14:10:00Z"/>
              <w:rFonts w:eastAsiaTheme="minorEastAsia"/>
              <w:noProof/>
            </w:rPr>
          </w:pPr>
          <w:del w:id="131" w:author="David Conklin" w:date="2020-06-28T14:10:00Z">
            <w:r w:rsidDel="00275338">
              <w:rPr>
                <w:noProof/>
              </w:rPr>
              <w:fldChar w:fldCharType="begin"/>
            </w:r>
            <w:r w:rsidDel="00275338">
              <w:rPr>
                <w:noProof/>
              </w:rPr>
              <w:delInstrText xml:space="preserve"> HYPERLINK \l "_Toc43888049" </w:delInstrText>
            </w:r>
            <w:r w:rsidDel="00275338">
              <w:rPr>
                <w:noProof/>
              </w:rPr>
              <w:fldChar w:fldCharType="separate"/>
            </w:r>
          </w:del>
          <w:ins w:id="132" w:author="David Conklin" w:date="2020-06-28T14:10:00Z">
            <w:r w:rsidR="00275338">
              <w:rPr>
                <w:b/>
                <w:bCs/>
                <w:noProof/>
              </w:rPr>
              <w:t>Error! Hyperlink reference not valid.</w:t>
            </w:r>
          </w:ins>
          <w:del w:id="133" w:author="David Conklin" w:date="2020-06-28T14:10:00Z">
            <w:r w:rsidR="006313A1" w:rsidRPr="00B273E4" w:rsidDel="00275338">
              <w:rPr>
                <w:rStyle w:val="Hyperlink"/>
                <w:noProof/>
              </w:rPr>
              <w:delText>What is a digital handbook?</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_Toc43888049 \h </w:delInstrText>
            </w:r>
            <w:r w:rsidR="006313A1" w:rsidDel="00275338">
              <w:rPr>
                <w:noProof/>
                <w:webHidden/>
              </w:rPr>
            </w:r>
            <w:r w:rsidR="006313A1" w:rsidDel="00275338">
              <w:rPr>
                <w:noProof/>
                <w:webHidden/>
              </w:rPr>
              <w:fldChar w:fldCharType="separate"/>
            </w:r>
          </w:del>
          <w:del w:id="134" w:author="David Conklin" w:date="2020-06-28T07:26:00Z">
            <w:r w:rsidR="006313A1" w:rsidDel="008E6C13">
              <w:rPr>
                <w:noProof/>
                <w:webHidden/>
              </w:rPr>
              <w:delText>3</w:delText>
            </w:r>
          </w:del>
          <w:del w:id="135" w:author="David Conklin" w:date="2020-06-28T14:10:00Z">
            <w:r w:rsidR="006313A1" w:rsidDel="00275338">
              <w:rPr>
                <w:noProof/>
                <w:webHidden/>
              </w:rPr>
              <w:fldChar w:fldCharType="end"/>
            </w:r>
            <w:r w:rsidDel="00275338">
              <w:rPr>
                <w:noProof/>
              </w:rPr>
              <w:fldChar w:fldCharType="end"/>
            </w:r>
          </w:del>
        </w:p>
        <w:p w14:paraId="3DD0C2ED" w14:textId="4205DC2A" w:rsidR="006313A1" w:rsidDel="00275338" w:rsidRDefault="008E6C13">
          <w:pPr>
            <w:pStyle w:val="TOC1"/>
            <w:tabs>
              <w:tab w:val="right" w:leader="dot" w:pos="9350"/>
            </w:tabs>
            <w:rPr>
              <w:del w:id="136" w:author="David Conklin" w:date="2020-06-28T14:10:00Z"/>
              <w:rFonts w:eastAsiaTheme="minorEastAsia"/>
              <w:noProof/>
            </w:rPr>
          </w:pPr>
          <w:del w:id="137" w:author="David Conklin" w:date="2020-06-28T14:10:00Z">
            <w:r w:rsidDel="00275338">
              <w:rPr>
                <w:noProof/>
              </w:rPr>
              <w:fldChar w:fldCharType="begin"/>
            </w:r>
            <w:r w:rsidDel="00275338">
              <w:rPr>
                <w:noProof/>
              </w:rPr>
              <w:delInstrText xml:space="preserve"> HYPERLINK \l "_Toc43888050" </w:delInstrText>
            </w:r>
            <w:r w:rsidDel="00275338">
              <w:rPr>
                <w:noProof/>
              </w:rPr>
              <w:fldChar w:fldCharType="separate"/>
            </w:r>
          </w:del>
          <w:ins w:id="138" w:author="David Conklin" w:date="2020-06-28T14:10:00Z">
            <w:r w:rsidR="00275338">
              <w:rPr>
                <w:b/>
                <w:bCs/>
                <w:noProof/>
              </w:rPr>
              <w:t>Error! Hyperlink reference not valid.</w:t>
            </w:r>
          </w:ins>
          <w:del w:id="139" w:author="David Conklin" w:date="2020-06-28T14:10:00Z">
            <w:r w:rsidR="006313A1" w:rsidRPr="00B273E4" w:rsidDel="00275338">
              <w:rPr>
                <w:rStyle w:val="Hyperlink"/>
                <w:noProof/>
              </w:rPr>
              <w:delText>CW3M concept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_Toc43888050 \h </w:delInstrText>
            </w:r>
            <w:r w:rsidR="006313A1" w:rsidDel="00275338">
              <w:rPr>
                <w:noProof/>
                <w:webHidden/>
              </w:rPr>
            </w:r>
            <w:r w:rsidR="006313A1" w:rsidDel="00275338">
              <w:rPr>
                <w:noProof/>
                <w:webHidden/>
              </w:rPr>
              <w:fldChar w:fldCharType="separate"/>
            </w:r>
          </w:del>
          <w:del w:id="140" w:author="David Conklin" w:date="2020-06-28T07:26:00Z">
            <w:r w:rsidR="006313A1" w:rsidDel="008E6C13">
              <w:rPr>
                <w:noProof/>
                <w:webHidden/>
              </w:rPr>
              <w:delText>3</w:delText>
            </w:r>
          </w:del>
          <w:del w:id="141" w:author="David Conklin" w:date="2020-06-28T14:10:00Z">
            <w:r w:rsidR="006313A1" w:rsidDel="00275338">
              <w:rPr>
                <w:noProof/>
                <w:webHidden/>
              </w:rPr>
              <w:fldChar w:fldCharType="end"/>
            </w:r>
            <w:r w:rsidDel="00275338">
              <w:rPr>
                <w:noProof/>
              </w:rPr>
              <w:fldChar w:fldCharType="end"/>
            </w:r>
          </w:del>
        </w:p>
        <w:p w14:paraId="0CD2D2B2" w14:textId="17CAAF46" w:rsidR="006313A1" w:rsidDel="00275338" w:rsidRDefault="008E6C13">
          <w:pPr>
            <w:pStyle w:val="TOC2"/>
            <w:tabs>
              <w:tab w:val="right" w:leader="dot" w:pos="9350"/>
            </w:tabs>
            <w:rPr>
              <w:del w:id="142" w:author="David Conklin" w:date="2020-06-28T14:10:00Z"/>
              <w:rFonts w:eastAsiaTheme="minorEastAsia"/>
              <w:noProof/>
            </w:rPr>
          </w:pPr>
          <w:del w:id="143" w:author="David Conklin" w:date="2020-06-28T14:10:00Z">
            <w:r w:rsidDel="00275338">
              <w:rPr>
                <w:noProof/>
              </w:rPr>
              <w:fldChar w:fldCharType="begin"/>
            </w:r>
            <w:r w:rsidDel="00275338">
              <w:rPr>
                <w:noProof/>
              </w:rPr>
              <w:delInstrText xml:space="preserve"> HYPERLINK \l "_Toc43888051" </w:delInstrText>
            </w:r>
            <w:r w:rsidDel="00275338">
              <w:rPr>
                <w:noProof/>
              </w:rPr>
              <w:fldChar w:fldCharType="separate"/>
            </w:r>
          </w:del>
          <w:ins w:id="144" w:author="David Conklin" w:date="2020-06-28T14:10:00Z">
            <w:r w:rsidR="00275338">
              <w:rPr>
                <w:b/>
                <w:bCs/>
                <w:noProof/>
              </w:rPr>
              <w:t>Error! Hyperlink reference not valid.</w:t>
            </w:r>
          </w:ins>
          <w:del w:id="145" w:author="David Conklin" w:date="2020-06-28T14:10:00Z">
            <w:r w:rsidR="006313A1" w:rsidRPr="00B273E4" w:rsidDel="00275338">
              <w:rPr>
                <w:rStyle w:val="Hyperlink"/>
                <w:noProof/>
              </w:rPr>
              <w:delText>A different kind of community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_Toc43888051 \h </w:delInstrText>
            </w:r>
            <w:r w:rsidR="006313A1" w:rsidDel="00275338">
              <w:rPr>
                <w:noProof/>
                <w:webHidden/>
              </w:rPr>
            </w:r>
            <w:r w:rsidR="006313A1" w:rsidDel="00275338">
              <w:rPr>
                <w:noProof/>
                <w:webHidden/>
              </w:rPr>
              <w:fldChar w:fldCharType="separate"/>
            </w:r>
          </w:del>
          <w:del w:id="146" w:author="David Conklin" w:date="2020-06-28T07:26:00Z">
            <w:r w:rsidR="006313A1" w:rsidDel="008E6C13">
              <w:rPr>
                <w:noProof/>
                <w:webHidden/>
              </w:rPr>
              <w:delText>4</w:delText>
            </w:r>
          </w:del>
          <w:del w:id="147" w:author="David Conklin" w:date="2020-06-28T14:10:00Z">
            <w:r w:rsidR="006313A1" w:rsidDel="00275338">
              <w:rPr>
                <w:noProof/>
                <w:webHidden/>
              </w:rPr>
              <w:fldChar w:fldCharType="end"/>
            </w:r>
            <w:r w:rsidDel="00275338">
              <w:rPr>
                <w:noProof/>
              </w:rPr>
              <w:fldChar w:fldCharType="end"/>
            </w:r>
          </w:del>
        </w:p>
        <w:p w14:paraId="0EE9ACEA" w14:textId="45D8EF8A" w:rsidR="006313A1" w:rsidDel="00275338" w:rsidRDefault="008E6C13">
          <w:pPr>
            <w:pStyle w:val="TOC2"/>
            <w:tabs>
              <w:tab w:val="right" w:leader="dot" w:pos="9350"/>
            </w:tabs>
            <w:rPr>
              <w:del w:id="148" w:author="David Conklin" w:date="2020-06-28T14:10:00Z"/>
              <w:rFonts w:eastAsiaTheme="minorEastAsia"/>
              <w:noProof/>
            </w:rPr>
          </w:pPr>
          <w:del w:id="149" w:author="David Conklin" w:date="2020-06-28T14:10:00Z">
            <w:r w:rsidDel="00275338">
              <w:rPr>
                <w:noProof/>
              </w:rPr>
              <w:fldChar w:fldCharType="begin"/>
            </w:r>
            <w:r w:rsidDel="00275338">
              <w:rPr>
                <w:noProof/>
              </w:rPr>
              <w:delInstrText xml:space="preserve"> HYPERLINK \l "_Toc43888052" </w:delInstrText>
            </w:r>
            <w:r w:rsidDel="00275338">
              <w:rPr>
                <w:noProof/>
              </w:rPr>
              <w:fldChar w:fldCharType="separate"/>
            </w:r>
          </w:del>
          <w:ins w:id="150" w:author="David Conklin" w:date="2020-06-28T14:10:00Z">
            <w:r w:rsidR="00275338">
              <w:rPr>
                <w:b/>
                <w:bCs/>
                <w:noProof/>
              </w:rPr>
              <w:t>Error! Hyperlink reference not valid.</w:t>
            </w:r>
          </w:ins>
          <w:del w:id="151" w:author="David Conklin" w:date="2020-06-28T14:10:00Z">
            <w:r w:rsidR="006313A1" w:rsidRPr="00B273E4" w:rsidDel="00275338">
              <w:rPr>
                <w:rStyle w:val="Hyperlink"/>
                <w:noProof/>
              </w:rPr>
              <w:delText>What CW3M is for</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_Toc43888052 \h </w:delInstrText>
            </w:r>
            <w:r w:rsidR="006313A1" w:rsidDel="00275338">
              <w:rPr>
                <w:noProof/>
                <w:webHidden/>
              </w:rPr>
            </w:r>
            <w:r w:rsidR="006313A1" w:rsidDel="00275338">
              <w:rPr>
                <w:noProof/>
                <w:webHidden/>
              </w:rPr>
              <w:fldChar w:fldCharType="separate"/>
            </w:r>
          </w:del>
          <w:del w:id="152" w:author="David Conklin" w:date="2020-06-28T07:26:00Z">
            <w:r w:rsidR="006313A1" w:rsidDel="008E6C13">
              <w:rPr>
                <w:noProof/>
                <w:webHidden/>
              </w:rPr>
              <w:delText>4</w:delText>
            </w:r>
          </w:del>
          <w:del w:id="153" w:author="David Conklin" w:date="2020-06-28T14:10:00Z">
            <w:r w:rsidR="006313A1" w:rsidDel="00275338">
              <w:rPr>
                <w:noProof/>
                <w:webHidden/>
              </w:rPr>
              <w:fldChar w:fldCharType="end"/>
            </w:r>
            <w:r w:rsidDel="00275338">
              <w:rPr>
                <w:noProof/>
              </w:rPr>
              <w:fldChar w:fldCharType="end"/>
            </w:r>
          </w:del>
        </w:p>
        <w:p w14:paraId="359B53F7" w14:textId="41FA0B14" w:rsidR="006313A1" w:rsidDel="00275338" w:rsidRDefault="008E6C13">
          <w:pPr>
            <w:pStyle w:val="TOC2"/>
            <w:tabs>
              <w:tab w:val="right" w:leader="dot" w:pos="9350"/>
            </w:tabs>
            <w:rPr>
              <w:del w:id="154" w:author="David Conklin" w:date="2020-06-28T14:10:00Z"/>
              <w:rFonts w:eastAsiaTheme="minorEastAsia"/>
              <w:noProof/>
            </w:rPr>
          </w:pPr>
          <w:del w:id="155" w:author="David Conklin" w:date="2020-06-28T14:10:00Z">
            <w:r w:rsidDel="00275338">
              <w:rPr>
                <w:noProof/>
              </w:rPr>
              <w:fldChar w:fldCharType="begin"/>
            </w:r>
            <w:r w:rsidDel="00275338">
              <w:rPr>
                <w:noProof/>
              </w:rPr>
              <w:delInstrText xml:space="preserve"> HYPERLINK \l "_Toc43888053" </w:delInstrText>
            </w:r>
            <w:r w:rsidDel="00275338">
              <w:rPr>
                <w:noProof/>
              </w:rPr>
              <w:fldChar w:fldCharType="separate"/>
            </w:r>
          </w:del>
          <w:ins w:id="156" w:author="David Conklin" w:date="2020-06-28T14:10:00Z">
            <w:r w:rsidR="00275338">
              <w:rPr>
                <w:b/>
                <w:bCs/>
                <w:noProof/>
              </w:rPr>
              <w:t>Error! Hyperlink reference not valid.</w:t>
            </w:r>
          </w:ins>
          <w:del w:id="157" w:author="David Conklin" w:date="2020-06-28T14:10:00Z">
            <w:r w:rsidR="006313A1" w:rsidRPr="00B273E4" w:rsidDel="00275338">
              <w:rPr>
                <w:rStyle w:val="Hyperlink"/>
                <w:noProof/>
              </w:rPr>
              <w:delText>Management and maintenance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_Toc43888053 \h </w:delInstrText>
            </w:r>
            <w:r w:rsidR="006313A1" w:rsidDel="00275338">
              <w:rPr>
                <w:noProof/>
                <w:webHidden/>
              </w:rPr>
            </w:r>
            <w:r w:rsidR="006313A1" w:rsidDel="00275338">
              <w:rPr>
                <w:noProof/>
                <w:webHidden/>
              </w:rPr>
              <w:fldChar w:fldCharType="separate"/>
            </w:r>
          </w:del>
          <w:del w:id="158" w:author="David Conklin" w:date="2020-06-28T07:26:00Z">
            <w:r w:rsidR="006313A1" w:rsidDel="008E6C13">
              <w:rPr>
                <w:noProof/>
                <w:webHidden/>
              </w:rPr>
              <w:delText>4</w:delText>
            </w:r>
          </w:del>
          <w:del w:id="159" w:author="David Conklin" w:date="2020-06-28T14:10:00Z">
            <w:r w:rsidR="006313A1" w:rsidDel="00275338">
              <w:rPr>
                <w:noProof/>
                <w:webHidden/>
              </w:rPr>
              <w:fldChar w:fldCharType="end"/>
            </w:r>
            <w:r w:rsidDel="00275338">
              <w:rPr>
                <w:noProof/>
              </w:rPr>
              <w:fldChar w:fldCharType="end"/>
            </w:r>
          </w:del>
        </w:p>
        <w:p w14:paraId="22F10519" w14:textId="636C78A8" w:rsidR="006313A1" w:rsidDel="00275338" w:rsidRDefault="008E6C13">
          <w:pPr>
            <w:pStyle w:val="TOC2"/>
            <w:tabs>
              <w:tab w:val="right" w:leader="dot" w:pos="9350"/>
            </w:tabs>
            <w:rPr>
              <w:del w:id="160" w:author="David Conklin" w:date="2020-06-28T14:10:00Z"/>
              <w:rFonts w:eastAsiaTheme="minorEastAsia"/>
              <w:noProof/>
            </w:rPr>
          </w:pPr>
          <w:del w:id="161" w:author="David Conklin" w:date="2020-06-28T14:10:00Z">
            <w:r w:rsidDel="00275338">
              <w:rPr>
                <w:noProof/>
              </w:rPr>
              <w:fldChar w:fldCharType="begin"/>
            </w:r>
            <w:r w:rsidDel="00275338">
              <w:rPr>
                <w:noProof/>
              </w:rPr>
              <w:delInstrText xml:space="preserve"> HYPERLINK \l "_Toc43888054" </w:delInstrText>
            </w:r>
            <w:r w:rsidDel="00275338">
              <w:rPr>
                <w:noProof/>
              </w:rPr>
              <w:fldChar w:fldCharType="separate"/>
            </w:r>
          </w:del>
          <w:ins w:id="162" w:author="David Conklin" w:date="2020-06-28T14:10:00Z">
            <w:r w:rsidR="00275338">
              <w:rPr>
                <w:b/>
                <w:bCs/>
                <w:noProof/>
              </w:rPr>
              <w:t>Error! Hyperlink reference not valid.</w:t>
            </w:r>
          </w:ins>
          <w:del w:id="163" w:author="David Conklin" w:date="2020-06-28T14:10:00Z">
            <w:r w:rsidR="006313A1" w:rsidRPr="00B273E4" w:rsidDel="00275338">
              <w:rPr>
                <w:rStyle w:val="Hyperlink"/>
                <w:noProof/>
              </w:rPr>
              <w:delText>Support from the stakeholder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_Toc43888054 \h </w:delInstrText>
            </w:r>
            <w:r w:rsidR="006313A1" w:rsidDel="00275338">
              <w:rPr>
                <w:noProof/>
                <w:webHidden/>
              </w:rPr>
            </w:r>
            <w:r w:rsidR="006313A1" w:rsidDel="00275338">
              <w:rPr>
                <w:noProof/>
                <w:webHidden/>
              </w:rPr>
              <w:fldChar w:fldCharType="separate"/>
            </w:r>
          </w:del>
          <w:del w:id="164" w:author="David Conklin" w:date="2020-06-28T07:26:00Z">
            <w:r w:rsidR="006313A1" w:rsidDel="008E6C13">
              <w:rPr>
                <w:noProof/>
                <w:webHidden/>
              </w:rPr>
              <w:delText>5</w:delText>
            </w:r>
          </w:del>
          <w:del w:id="165" w:author="David Conklin" w:date="2020-06-28T14:10:00Z">
            <w:r w:rsidR="006313A1" w:rsidDel="00275338">
              <w:rPr>
                <w:noProof/>
                <w:webHidden/>
              </w:rPr>
              <w:fldChar w:fldCharType="end"/>
            </w:r>
            <w:r w:rsidDel="00275338">
              <w:rPr>
                <w:noProof/>
              </w:rPr>
              <w:fldChar w:fldCharType="end"/>
            </w:r>
          </w:del>
        </w:p>
        <w:p w14:paraId="135D45CF" w14:textId="4AD554FA" w:rsidR="006313A1" w:rsidDel="00275338" w:rsidRDefault="008E6C13">
          <w:pPr>
            <w:pStyle w:val="TOC2"/>
            <w:tabs>
              <w:tab w:val="right" w:leader="dot" w:pos="9350"/>
            </w:tabs>
            <w:rPr>
              <w:del w:id="166" w:author="David Conklin" w:date="2020-06-28T14:10:00Z"/>
              <w:rFonts w:eastAsiaTheme="minorEastAsia"/>
              <w:noProof/>
            </w:rPr>
          </w:pPr>
          <w:del w:id="167" w:author="David Conklin" w:date="2020-06-28T14:10:00Z">
            <w:r w:rsidDel="00275338">
              <w:rPr>
                <w:noProof/>
              </w:rPr>
              <w:fldChar w:fldCharType="begin"/>
            </w:r>
            <w:r w:rsidDel="00275338">
              <w:rPr>
                <w:noProof/>
              </w:rPr>
              <w:delInstrText xml:space="preserve"> HYPERLINK \l "_Toc43888055" </w:delInstrText>
            </w:r>
            <w:r w:rsidDel="00275338">
              <w:rPr>
                <w:noProof/>
              </w:rPr>
              <w:fldChar w:fldCharType="separate"/>
            </w:r>
          </w:del>
          <w:ins w:id="168" w:author="David Conklin" w:date="2020-06-28T14:10:00Z">
            <w:r w:rsidR="00275338">
              <w:rPr>
                <w:b/>
                <w:bCs/>
                <w:noProof/>
              </w:rPr>
              <w:t>Error! Hyperlink reference not valid.</w:t>
            </w:r>
          </w:ins>
          <w:del w:id="169" w:author="David Conklin" w:date="2020-06-28T14:10:00Z">
            <w:r w:rsidR="006313A1" w:rsidRPr="00B273E4" w:rsidDel="00275338">
              <w:rPr>
                <w:rStyle w:val="Hyperlink"/>
                <w:noProof/>
              </w:rPr>
              <w:delText>Support from the research community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_Toc43888055 \h </w:delInstrText>
            </w:r>
            <w:r w:rsidR="006313A1" w:rsidDel="00275338">
              <w:rPr>
                <w:noProof/>
                <w:webHidden/>
              </w:rPr>
            </w:r>
            <w:r w:rsidR="006313A1" w:rsidDel="00275338">
              <w:rPr>
                <w:noProof/>
                <w:webHidden/>
              </w:rPr>
              <w:fldChar w:fldCharType="separate"/>
            </w:r>
          </w:del>
          <w:del w:id="170" w:author="David Conklin" w:date="2020-06-28T07:26:00Z">
            <w:r w:rsidR="006313A1" w:rsidDel="008E6C13">
              <w:rPr>
                <w:noProof/>
                <w:webHidden/>
              </w:rPr>
              <w:delText>5</w:delText>
            </w:r>
          </w:del>
          <w:del w:id="171" w:author="David Conklin" w:date="2020-06-28T14:10:00Z">
            <w:r w:rsidR="006313A1" w:rsidDel="00275338">
              <w:rPr>
                <w:noProof/>
                <w:webHidden/>
              </w:rPr>
              <w:fldChar w:fldCharType="end"/>
            </w:r>
            <w:r w:rsidDel="00275338">
              <w:rPr>
                <w:noProof/>
              </w:rPr>
              <w:fldChar w:fldCharType="end"/>
            </w:r>
          </w:del>
        </w:p>
        <w:p w14:paraId="7C4BD2BD" w14:textId="5E85C373" w:rsidR="006313A1" w:rsidDel="00275338" w:rsidRDefault="008E6C13">
          <w:pPr>
            <w:pStyle w:val="TOC1"/>
            <w:tabs>
              <w:tab w:val="right" w:leader="dot" w:pos="9350"/>
            </w:tabs>
            <w:rPr>
              <w:del w:id="172" w:author="David Conklin" w:date="2020-06-28T14:10:00Z"/>
              <w:rFonts w:eastAsiaTheme="minorEastAsia"/>
              <w:noProof/>
            </w:rPr>
          </w:pPr>
          <w:del w:id="173" w:author="David Conklin" w:date="2020-06-28T14:10:00Z">
            <w:r w:rsidDel="00275338">
              <w:rPr>
                <w:noProof/>
              </w:rPr>
              <w:fldChar w:fldCharType="begin"/>
            </w:r>
            <w:r w:rsidDel="00275338">
              <w:rPr>
                <w:noProof/>
              </w:rPr>
              <w:delInstrText xml:space="preserve"> HYPERLINK \l "_Toc43888056" </w:delInstrText>
            </w:r>
            <w:r w:rsidDel="00275338">
              <w:rPr>
                <w:noProof/>
              </w:rPr>
              <w:fldChar w:fldCharType="separate"/>
            </w:r>
          </w:del>
          <w:ins w:id="174" w:author="David Conklin" w:date="2020-06-28T14:10:00Z">
            <w:r w:rsidR="00275338">
              <w:rPr>
                <w:b/>
                <w:bCs/>
                <w:noProof/>
              </w:rPr>
              <w:t>Error! Hyperlink reference not valid.</w:t>
            </w:r>
          </w:ins>
          <w:del w:id="175" w:author="David Conklin" w:date="2020-06-28T14:10:00Z">
            <w:r w:rsidR="006313A1" w:rsidRPr="00B273E4" w:rsidDel="00275338">
              <w:rPr>
                <w:rStyle w:val="Hyperlink"/>
                <w:noProof/>
              </w:rPr>
              <w:delText>Study areas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_Toc43888056 \h </w:delInstrText>
            </w:r>
            <w:r w:rsidR="006313A1" w:rsidDel="00275338">
              <w:rPr>
                <w:noProof/>
                <w:webHidden/>
              </w:rPr>
            </w:r>
            <w:r w:rsidR="006313A1" w:rsidDel="00275338">
              <w:rPr>
                <w:noProof/>
                <w:webHidden/>
              </w:rPr>
              <w:fldChar w:fldCharType="separate"/>
            </w:r>
          </w:del>
          <w:del w:id="176" w:author="David Conklin" w:date="2020-06-28T07:26:00Z">
            <w:r w:rsidR="006313A1" w:rsidDel="008E6C13">
              <w:rPr>
                <w:noProof/>
                <w:webHidden/>
              </w:rPr>
              <w:delText>6</w:delText>
            </w:r>
          </w:del>
          <w:del w:id="177" w:author="David Conklin" w:date="2020-06-28T14:10:00Z">
            <w:r w:rsidR="006313A1" w:rsidDel="00275338">
              <w:rPr>
                <w:noProof/>
                <w:webHidden/>
              </w:rPr>
              <w:fldChar w:fldCharType="end"/>
            </w:r>
            <w:r w:rsidDel="00275338">
              <w:rPr>
                <w:noProof/>
              </w:rPr>
              <w:fldChar w:fldCharType="end"/>
            </w:r>
          </w:del>
        </w:p>
        <w:p w14:paraId="03E093E0" w14:textId="60A34147" w:rsidR="006313A1" w:rsidDel="00275338" w:rsidRDefault="008E6C13">
          <w:pPr>
            <w:pStyle w:val="TOC2"/>
            <w:tabs>
              <w:tab w:val="right" w:leader="dot" w:pos="9350"/>
            </w:tabs>
            <w:rPr>
              <w:del w:id="178" w:author="David Conklin" w:date="2020-06-28T14:10:00Z"/>
              <w:rFonts w:eastAsiaTheme="minorEastAsia"/>
              <w:noProof/>
            </w:rPr>
          </w:pPr>
          <w:del w:id="179" w:author="David Conklin" w:date="2020-06-28T14:10:00Z">
            <w:r w:rsidDel="00275338">
              <w:rPr>
                <w:noProof/>
              </w:rPr>
              <w:fldChar w:fldCharType="begin"/>
            </w:r>
            <w:r w:rsidDel="00275338">
              <w:rPr>
                <w:noProof/>
              </w:rPr>
              <w:delInstrText xml:space="preserve"> HYPERLINK \l "_Toc43888057" </w:delInstrText>
            </w:r>
            <w:r w:rsidDel="00275338">
              <w:rPr>
                <w:noProof/>
              </w:rPr>
              <w:fldChar w:fldCharType="separate"/>
            </w:r>
          </w:del>
          <w:ins w:id="180" w:author="David Conklin" w:date="2020-06-28T14:10:00Z">
            <w:r w:rsidR="00275338">
              <w:rPr>
                <w:b/>
                <w:bCs/>
                <w:noProof/>
              </w:rPr>
              <w:t>Error! Hyperlink reference not valid.</w:t>
            </w:r>
          </w:ins>
          <w:del w:id="181" w:author="David Conklin" w:date="2020-06-28T14:10:00Z">
            <w:r w:rsidR="006313A1" w:rsidRPr="00B273E4" w:rsidDel="00275338">
              <w:rPr>
                <w:rStyle w:val="Hyperlink"/>
                <w:noProof/>
              </w:rPr>
              <w:delText>DataCW3M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_Toc43888057 \h </w:delInstrText>
            </w:r>
            <w:r w:rsidR="006313A1" w:rsidDel="00275338">
              <w:rPr>
                <w:noProof/>
                <w:webHidden/>
              </w:rPr>
            </w:r>
            <w:r w:rsidR="006313A1" w:rsidDel="00275338">
              <w:rPr>
                <w:noProof/>
                <w:webHidden/>
              </w:rPr>
              <w:fldChar w:fldCharType="separate"/>
            </w:r>
          </w:del>
          <w:del w:id="182" w:author="David Conklin" w:date="2020-06-28T07:26:00Z">
            <w:r w:rsidR="006313A1" w:rsidDel="008E6C13">
              <w:rPr>
                <w:noProof/>
                <w:webHidden/>
              </w:rPr>
              <w:delText>6</w:delText>
            </w:r>
          </w:del>
          <w:del w:id="183" w:author="David Conklin" w:date="2020-06-28T14:10:00Z">
            <w:r w:rsidR="006313A1" w:rsidDel="00275338">
              <w:rPr>
                <w:noProof/>
                <w:webHidden/>
              </w:rPr>
              <w:fldChar w:fldCharType="end"/>
            </w:r>
            <w:r w:rsidDel="00275338">
              <w:rPr>
                <w:noProof/>
              </w:rPr>
              <w:fldChar w:fldCharType="end"/>
            </w:r>
          </w:del>
        </w:p>
        <w:p w14:paraId="5995AB8D" w14:textId="563B40F4" w:rsidR="006313A1" w:rsidDel="00275338" w:rsidRDefault="008E6C13">
          <w:pPr>
            <w:pStyle w:val="TOC2"/>
            <w:tabs>
              <w:tab w:val="right" w:leader="dot" w:pos="9350"/>
            </w:tabs>
            <w:rPr>
              <w:del w:id="184" w:author="David Conklin" w:date="2020-06-28T14:10:00Z"/>
              <w:rFonts w:eastAsiaTheme="minorEastAsia"/>
              <w:noProof/>
            </w:rPr>
          </w:pPr>
          <w:del w:id="185" w:author="David Conklin" w:date="2020-06-28T14:10:00Z">
            <w:r w:rsidDel="00275338">
              <w:rPr>
                <w:noProof/>
              </w:rPr>
              <w:fldChar w:fldCharType="begin"/>
            </w:r>
            <w:r w:rsidDel="00275338">
              <w:rPr>
                <w:noProof/>
              </w:rPr>
              <w:delInstrText xml:space="preserve"> HYPERLINK \l "_Toc43888058" </w:delInstrText>
            </w:r>
            <w:r w:rsidDel="00275338">
              <w:rPr>
                <w:noProof/>
              </w:rPr>
              <w:fldChar w:fldCharType="separate"/>
            </w:r>
          </w:del>
          <w:ins w:id="186" w:author="David Conklin" w:date="2020-06-28T14:10:00Z">
            <w:r w:rsidR="00275338">
              <w:rPr>
                <w:b/>
                <w:bCs/>
                <w:noProof/>
              </w:rPr>
              <w:t>Error! Hyperlink reference not valid.</w:t>
            </w:r>
          </w:ins>
          <w:del w:id="187" w:author="David Conklin" w:date="2020-06-28T14:10:00Z">
            <w:r w:rsidR="006313A1" w:rsidRPr="00B273E4" w:rsidDel="00275338">
              <w:rPr>
                <w:rStyle w:val="Hyperlink"/>
                <w:noProof/>
              </w:rPr>
              <w:delText>DataCW3M\ScenarioData directory structure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_Toc43888058 \h </w:delInstrText>
            </w:r>
            <w:r w:rsidR="006313A1" w:rsidDel="00275338">
              <w:rPr>
                <w:noProof/>
                <w:webHidden/>
              </w:rPr>
            </w:r>
            <w:r w:rsidR="006313A1" w:rsidDel="00275338">
              <w:rPr>
                <w:noProof/>
                <w:webHidden/>
              </w:rPr>
              <w:fldChar w:fldCharType="separate"/>
            </w:r>
          </w:del>
          <w:del w:id="188" w:author="David Conklin" w:date="2020-06-28T07:26:00Z">
            <w:r w:rsidR="006313A1" w:rsidDel="008E6C13">
              <w:rPr>
                <w:noProof/>
                <w:webHidden/>
              </w:rPr>
              <w:delText>7</w:delText>
            </w:r>
          </w:del>
          <w:del w:id="189" w:author="David Conklin" w:date="2020-06-28T14:10:00Z">
            <w:r w:rsidR="006313A1" w:rsidDel="00275338">
              <w:rPr>
                <w:noProof/>
                <w:webHidden/>
              </w:rPr>
              <w:fldChar w:fldCharType="end"/>
            </w:r>
            <w:r w:rsidDel="00275338">
              <w:rPr>
                <w:noProof/>
              </w:rPr>
              <w:fldChar w:fldCharType="end"/>
            </w:r>
          </w:del>
        </w:p>
        <w:p w14:paraId="5DE31C62" w14:textId="04CD7FC6" w:rsidR="006313A1" w:rsidDel="00275338" w:rsidRDefault="008E6C13">
          <w:pPr>
            <w:pStyle w:val="TOC2"/>
            <w:tabs>
              <w:tab w:val="right" w:leader="dot" w:pos="9350"/>
            </w:tabs>
            <w:rPr>
              <w:del w:id="190" w:author="David Conklin" w:date="2020-06-28T14:10:00Z"/>
              <w:rFonts w:eastAsiaTheme="minorEastAsia"/>
              <w:noProof/>
            </w:rPr>
          </w:pPr>
          <w:del w:id="191" w:author="David Conklin" w:date="2020-06-28T14:10:00Z">
            <w:r w:rsidDel="00275338">
              <w:rPr>
                <w:noProof/>
              </w:rPr>
              <w:fldChar w:fldCharType="begin"/>
            </w:r>
            <w:r w:rsidDel="00275338">
              <w:rPr>
                <w:noProof/>
              </w:rPr>
              <w:delInstrText xml:space="preserve"> HYPERLINK \l "_Toc43888059" </w:delInstrText>
            </w:r>
            <w:r w:rsidDel="00275338">
              <w:rPr>
                <w:noProof/>
              </w:rPr>
              <w:fldChar w:fldCharType="separate"/>
            </w:r>
          </w:del>
          <w:ins w:id="192" w:author="David Conklin" w:date="2020-06-28T14:10:00Z">
            <w:r w:rsidR="00275338">
              <w:rPr>
                <w:b/>
                <w:bCs/>
                <w:noProof/>
              </w:rPr>
              <w:t>Error! Hyperlink reference not valid.</w:t>
            </w:r>
          </w:ins>
          <w:del w:id="193" w:author="David Conklin" w:date="2020-06-28T14:10:00Z">
            <w:r w:rsidR="006313A1" w:rsidRPr="00B273E4" w:rsidDel="00275338">
              <w:rPr>
                <w:rStyle w:val="Hyperlink"/>
                <w:noProof/>
              </w:rPr>
              <w:delText>DataCW3M\ScenarioData\&lt;scenario&gt;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_Toc43888059 \h </w:delInstrText>
            </w:r>
            <w:r w:rsidR="006313A1" w:rsidDel="00275338">
              <w:rPr>
                <w:noProof/>
                <w:webHidden/>
              </w:rPr>
            </w:r>
            <w:r w:rsidR="006313A1" w:rsidDel="00275338">
              <w:rPr>
                <w:noProof/>
                <w:webHidden/>
              </w:rPr>
              <w:fldChar w:fldCharType="separate"/>
            </w:r>
          </w:del>
          <w:del w:id="194" w:author="David Conklin" w:date="2020-06-28T07:26:00Z">
            <w:r w:rsidR="006313A1" w:rsidDel="008E6C13">
              <w:rPr>
                <w:noProof/>
                <w:webHidden/>
              </w:rPr>
              <w:delText>8</w:delText>
            </w:r>
          </w:del>
          <w:del w:id="195" w:author="David Conklin" w:date="2020-06-28T14:10:00Z">
            <w:r w:rsidR="006313A1" w:rsidDel="00275338">
              <w:rPr>
                <w:noProof/>
                <w:webHidden/>
              </w:rPr>
              <w:fldChar w:fldCharType="end"/>
            </w:r>
            <w:r w:rsidDel="00275338">
              <w:rPr>
                <w:noProof/>
              </w:rPr>
              <w:fldChar w:fldCharType="end"/>
            </w:r>
          </w:del>
        </w:p>
        <w:p w14:paraId="6CC4C579" w14:textId="7FCAEC0E" w:rsidR="006313A1" w:rsidDel="00275338" w:rsidRDefault="008E6C13">
          <w:pPr>
            <w:pStyle w:val="TOC2"/>
            <w:tabs>
              <w:tab w:val="right" w:leader="dot" w:pos="9350"/>
            </w:tabs>
            <w:rPr>
              <w:del w:id="196" w:author="David Conklin" w:date="2020-06-28T14:10:00Z"/>
              <w:rFonts w:eastAsiaTheme="minorEastAsia"/>
              <w:noProof/>
            </w:rPr>
          </w:pPr>
          <w:del w:id="197" w:author="David Conklin" w:date="2020-06-28T14:10:00Z">
            <w:r w:rsidDel="00275338">
              <w:rPr>
                <w:noProof/>
              </w:rPr>
              <w:fldChar w:fldCharType="begin"/>
            </w:r>
            <w:r w:rsidDel="00275338">
              <w:rPr>
                <w:noProof/>
              </w:rPr>
              <w:delInstrText xml:space="preserve"> HYPERLINK \l "_Toc43888060" </w:delInstrText>
            </w:r>
            <w:r w:rsidDel="00275338">
              <w:rPr>
                <w:noProof/>
              </w:rPr>
              <w:fldChar w:fldCharType="separate"/>
            </w:r>
          </w:del>
          <w:ins w:id="198" w:author="David Conklin" w:date="2020-06-28T14:10:00Z">
            <w:r w:rsidR="00275338">
              <w:rPr>
                <w:b/>
                <w:bCs/>
                <w:noProof/>
              </w:rPr>
              <w:t>Error! Hyperlink reference not valid.</w:t>
            </w:r>
          </w:ins>
          <w:del w:id="199" w:author="David Conklin" w:date="2020-06-28T14:10:00Z">
            <w:r w:rsidR="006313A1" w:rsidRPr="00B273E4" w:rsidDel="00275338">
              <w:rPr>
                <w:rStyle w:val="Hyperlink"/>
                <w:noProof/>
              </w:rPr>
              <w:delText>DataCW3M\&lt;study area&gt; folder contents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_Toc43888060 \h </w:delInstrText>
            </w:r>
            <w:r w:rsidR="006313A1" w:rsidDel="00275338">
              <w:rPr>
                <w:noProof/>
                <w:webHidden/>
              </w:rPr>
            </w:r>
            <w:r w:rsidR="006313A1" w:rsidDel="00275338">
              <w:rPr>
                <w:noProof/>
                <w:webHidden/>
              </w:rPr>
              <w:fldChar w:fldCharType="separate"/>
            </w:r>
          </w:del>
          <w:del w:id="200" w:author="David Conklin" w:date="2020-06-28T07:26:00Z">
            <w:r w:rsidR="006313A1" w:rsidDel="008E6C13">
              <w:rPr>
                <w:noProof/>
                <w:webHidden/>
              </w:rPr>
              <w:delText>8</w:delText>
            </w:r>
          </w:del>
          <w:del w:id="201" w:author="David Conklin" w:date="2020-06-28T14:10:00Z">
            <w:r w:rsidR="006313A1" w:rsidDel="00275338">
              <w:rPr>
                <w:noProof/>
                <w:webHidden/>
              </w:rPr>
              <w:fldChar w:fldCharType="end"/>
            </w:r>
            <w:r w:rsidDel="00275338">
              <w:rPr>
                <w:noProof/>
              </w:rPr>
              <w:fldChar w:fldCharType="end"/>
            </w:r>
          </w:del>
        </w:p>
        <w:p w14:paraId="53D8A60C" w14:textId="66AE5714" w:rsidR="006313A1" w:rsidDel="00275338" w:rsidRDefault="008E6C13">
          <w:pPr>
            <w:pStyle w:val="TOC1"/>
            <w:tabs>
              <w:tab w:val="right" w:leader="dot" w:pos="9350"/>
            </w:tabs>
            <w:rPr>
              <w:del w:id="202" w:author="David Conklin" w:date="2020-06-28T14:10:00Z"/>
              <w:rFonts w:eastAsiaTheme="minorEastAsia"/>
              <w:noProof/>
            </w:rPr>
          </w:pPr>
          <w:del w:id="203" w:author="David Conklin" w:date="2020-06-28T14:10:00Z">
            <w:r w:rsidDel="00275338">
              <w:rPr>
                <w:noProof/>
              </w:rPr>
              <w:fldChar w:fldCharType="begin"/>
            </w:r>
            <w:r w:rsidDel="00275338">
              <w:rPr>
                <w:noProof/>
              </w:rPr>
              <w:delInstrText xml:space="preserve"> HYPERLINK \l "_Toc43888061" </w:delInstrText>
            </w:r>
            <w:r w:rsidDel="00275338">
              <w:rPr>
                <w:noProof/>
              </w:rPr>
              <w:fldChar w:fldCharType="separate"/>
            </w:r>
          </w:del>
          <w:ins w:id="204" w:author="David Conklin" w:date="2020-06-28T14:10:00Z">
            <w:r w:rsidR="00275338">
              <w:rPr>
                <w:b/>
                <w:bCs/>
                <w:noProof/>
              </w:rPr>
              <w:t>Error! Hyperlink reference not valid.</w:t>
            </w:r>
          </w:ins>
          <w:del w:id="205" w:author="David Conklin" w:date="2020-06-28T14:10:00Z">
            <w:r w:rsidR="006313A1" w:rsidRPr="00B273E4" w:rsidDel="00275338">
              <w:rPr>
                <w:rStyle w:val="Hyperlink"/>
                <w:noProof/>
              </w:rPr>
              <w:delText>Calendar conventions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_Toc43888061 \h </w:delInstrText>
            </w:r>
            <w:r w:rsidR="006313A1" w:rsidDel="00275338">
              <w:rPr>
                <w:noProof/>
                <w:webHidden/>
              </w:rPr>
            </w:r>
            <w:r w:rsidR="006313A1" w:rsidDel="00275338">
              <w:rPr>
                <w:noProof/>
                <w:webHidden/>
              </w:rPr>
              <w:fldChar w:fldCharType="separate"/>
            </w:r>
          </w:del>
          <w:del w:id="206" w:author="David Conklin" w:date="2020-06-28T07:26:00Z">
            <w:r w:rsidR="006313A1" w:rsidDel="008E6C13">
              <w:rPr>
                <w:noProof/>
                <w:webHidden/>
              </w:rPr>
              <w:delText>14</w:delText>
            </w:r>
          </w:del>
          <w:del w:id="207" w:author="David Conklin" w:date="2020-06-28T14:10:00Z">
            <w:r w:rsidR="006313A1" w:rsidDel="00275338">
              <w:rPr>
                <w:noProof/>
                <w:webHidden/>
              </w:rPr>
              <w:fldChar w:fldCharType="end"/>
            </w:r>
            <w:r w:rsidDel="00275338">
              <w:rPr>
                <w:noProof/>
              </w:rPr>
              <w:fldChar w:fldCharType="end"/>
            </w:r>
          </w:del>
        </w:p>
        <w:p w14:paraId="3966F433" w14:textId="0A1D0ADA" w:rsidR="006313A1" w:rsidDel="00275338" w:rsidRDefault="008E6C13">
          <w:pPr>
            <w:pStyle w:val="TOC2"/>
            <w:tabs>
              <w:tab w:val="right" w:leader="dot" w:pos="9350"/>
            </w:tabs>
            <w:rPr>
              <w:del w:id="208" w:author="David Conklin" w:date="2020-06-28T14:10:00Z"/>
              <w:rFonts w:eastAsiaTheme="minorEastAsia"/>
              <w:noProof/>
            </w:rPr>
          </w:pPr>
          <w:del w:id="209" w:author="David Conklin" w:date="2020-06-28T14:10:00Z">
            <w:r w:rsidDel="00275338">
              <w:rPr>
                <w:noProof/>
              </w:rPr>
              <w:fldChar w:fldCharType="begin"/>
            </w:r>
            <w:r w:rsidDel="00275338">
              <w:rPr>
                <w:noProof/>
              </w:rPr>
              <w:delInstrText xml:space="preserve"> HYPERLINK \l "_Toc43888062" </w:delInstrText>
            </w:r>
            <w:r w:rsidDel="00275338">
              <w:rPr>
                <w:noProof/>
              </w:rPr>
              <w:fldChar w:fldCharType="separate"/>
            </w:r>
          </w:del>
          <w:ins w:id="210" w:author="David Conklin" w:date="2020-06-28T14:10:00Z">
            <w:r w:rsidR="00275338">
              <w:rPr>
                <w:b/>
                <w:bCs/>
                <w:noProof/>
              </w:rPr>
              <w:t>Error! Hyperlink reference not valid.</w:t>
            </w:r>
          </w:ins>
          <w:del w:id="211" w:author="David Conklin" w:date="2020-06-28T14:10:00Z">
            <w:r w:rsidR="006313A1" w:rsidRPr="00B273E4" w:rsidDel="00275338">
              <w:rPr>
                <w:rStyle w:val="Hyperlink"/>
                <w:noProof/>
              </w:rPr>
              <w:delText>Water years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_Toc43888062 \h </w:delInstrText>
            </w:r>
            <w:r w:rsidR="006313A1" w:rsidDel="00275338">
              <w:rPr>
                <w:noProof/>
                <w:webHidden/>
              </w:rPr>
            </w:r>
            <w:r w:rsidR="006313A1" w:rsidDel="00275338">
              <w:rPr>
                <w:noProof/>
                <w:webHidden/>
              </w:rPr>
              <w:fldChar w:fldCharType="separate"/>
            </w:r>
          </w:del>
          <w:del w:id="212" w:author="David Conklin" w:date="2020-06-28T07:26:00Z">
            <w:r w:rsidR="006313A1" w:rsidDel="008E6C13">
              <w:rPr>
                <w:noProof/>
                <w:webHidden/>
              </w:rPr>
              <w:delText>14</w:delText>
            </w:r>
          </w:del>
          <w:del w:id="213" w:author="David Conklin" w:date="2020-06-28T14:10:00Z">
            <w:r w:rsidR="006313A1" w:rsidDel="00275338">
              <w:rPr>
                <w:noProof/>
                <w:webHidden/>
              </w:rPr>
              <w:fldChar w:fldCharType="end"/>
            </w:r>
            <w:r w:rsidDel="00275338">
              <w:rPr>
                <w:noProof/>
              </w:rPr>
              <w:fldChar w:fldCharType="end"/>
            </w:r>
          </w:del>
        </w:p>
        <w:p w14:paraId="3DB31A33" w14:textId="0EDB6B9D" w:rsidR="006313A1" w:rsidDel="00275338" w:rsidRDefault="008E6C13">
          <w:pPr>
            <w:pStyle w:val="TOC1"/>
            <w:tabs>
              <w:tab w:val="right" w:leader="dot" w:pos="9350"/>
            </w:tabs>
            <w:rPr>
              <w:del w:id="214" w:author="David Conklin" w:date="2020-06-28T14:10:00Z"/>
              <w:rFonts w:eastAsiaTheme="minorEastAsia"/>
              <w:noProof/>
            </w:rPr>
          </w:pPr>
          <w:del w:id="215" w:author="David Conklin" w:date="2020-06-28T14:10:00Z">
            <w:r w:rsidDel="00275338">
              <w:rPr>
                <w:noProof/>
              </w:rPr>
              <w:fldChar w:fldCharType="begin"/>
            </w:r>
            <w:r w:rsidDel="00275338">
              <w:rPr>
                <w:noProof/>
              </w:rPr>
              <w:delInstrText xml:space="preserve"> HYPERLINK \l "_Toc43888063" </w:delInstrText>
            </w:r>
            <w:r w:rsidDel="00275338">
              <w:rPr>
                <w:noProof/>
              </w:rPr>
              <w:fldChar w:fldCharType="separate"/>
            </w:r>
          </w:del>
          <w:ins w:id="216" w:author="David Conklin" w:date="2020-06-28T14:10:00Z">
            <w:r w:rsidR="00275338">
              <w:rPr>
                <w:b/>
                <w:bCs/>
                <w:noProof/>
              </w:rPr>
              <w:t>Error! Hyperlink reference not valid.</w:t>
            </w:r>
          </w:ins>
          <w:del w:id="217" w:author="David Conklin" w:date="2020-06-28T14:10:00Z">
            <w:r w:rsidR="006313A1" w:rsidRPr="00B273E4" w:rsidDel="00275338">
              <w:rPr>
                <w:rStyle w:val="Hyperlink"/>
                <w:noProof/>
              </w:rPr>
              <w:delText>Climate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_Toc43888063 \h </w:delInstrText>
            </w:r>
            <w:r w:rsidR="006313A1" w:rsidDel="00275338">
              <w:rPr>
                <w:noProof/>
                <w:webHidden/>
              </w:rPr>
            </w:r>
            <w:r w:rsidR="006313A1" w:rsidDel="00275338">
              <w:rPr>
                <w:noProof/>
                <w:webHidden/>
              </w:rPr>
              <w:fldChar w:fldCharType="separate"/>
            </w:r>
          </w:del>
          <w:del w:id="218" w:author="David Conklin" w:date="2020-06-28T07:26:00Z">
            <w:r w:rsidR="006313A1" w:rsidDel="008E6C13">
              <w:rPr>
                <w:noProof/>
                <w:webHidden/>
              </w:rPr>
              <w:delText>14</w:delText>
            </w:r>
          </w:del>
          <w:del w:id="219" w:author="David Conklin" w:date="2020-06-28T14:10:00Z">
            <w:r w:rsidR="006313A1" w:rsidDel="00275338">
              <w:rPr>
                <w:noProof/>
                <w:webHidden/>
              </w:rPr>
              <w:fldChar w:fldCharType="end"/>
            </w:r>
            <w:r w:rsidDel="00275338">
              <w:rPr>
                <w:noProof/>
              </w:rPr>
              <w:fldChar w:fldCharType="end"/>
            </w:r>
          </w:del>
        </w:p>
        <w:p w14:paraId="1B00EFEB" w14:textId="587002A0" w:rsidR="006313A1" w:rsidDel="00275338" w:rsidRDefault="008E6C13">
          <w:pPr>
            <w:pStyle w:val="TOC2"/>
            <w:tabs>
              <w:tab w:val="right" w:leader="dot" w:pos="9350"/>
            </w:tabs>
            <w:rPr>
              <w:del w:id="220" w:author="David Conklin" w:date="2020-06-28T14:10:00Z"/>
              <w:rFonts w:eastAsiaTheme="minorEastAsia"/>
              <w:noProof/>
            </w:rPr>
          </w:pPr>
          <w:del w:id="221" w:author="David Conklin" w:date="2020-06-28T14:10:00Z">
            <w:r w:rsidDel="00275338">
              <w:rPr>
                <w:noProof/>
              </w:rPr>
              <w:fldChar w:fldCharType="begin"/>
            </w:r>
            <w:r w:rsidDel="00275338">
              <w:rPr>
                <w:noProof/>
              </w:rPr>
              <w:delInstrText xml:space="preserve"> HYPERLINK \l "_Toc43888064" </w:delInstrText>
            </w:r>
            <w:r w:rsidDel="00275338">
              <w:rPr>
                <w:noProof/>
              </w:rPr>
              <w:fldChar w:fldCharType="separate"/>
            </w:r>
          </w:del>
          <w:ins w:id="222" w:author="David Conklin" w:date="2020-06-28T14:10:00Z">
            <w:r w:rsidR="00275338">
              <w:rPr>
                <w:b/>
                <w:bCs/>
                <w:noProof/>
              </w:rPr>
              <w:t>Error! Hyperlink reference not valid.</w:t>
            </w:r>
          </w:ins>
          <w:del w:id="223" w:author="David Conklin" w:date="2020-06-28T14:10:00Z">
            <w:r w:rsidR="006313A1" w:rsidRPr="00B273E4" w:rsidDel="00275338">
              <w:rPr>
                <w:rStyle w:val="Hyperlink"/>
                <w:noProof/>
              </w:rPr>
              <w:delText>Numbered climate scenarios in the model</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_Toc43888064 \h </w:delInstrText>
            </w:r>
            <w:r w:rsidR="006313A1" w:rsidDel="00275338">
              <w:rPr>
                <w:noProof/>
                <w:webHidden/>
              </w:rPr>
            </w:r>
            <w:r w:rsidR="006313A1" w:rsidDel="00275338">
              <w:rPr>
                <w:noProof/>
                <w:webHidden/>
              </w:rPr>
              <w:fldChar w:fldCharType="separate"/>
            </w:r>
          </w:del>
          <w:del w:id="224" w:author="David Conklin" w:date="2020-06-28T07:26:00Z">
            <w:r w:rsidR="006313A1" w:rsidDel="008E6C13">
              <w:rPr>
                <w:noProof/>
                <w:webHidden/>
              </w:rPr>
              <w:delText>14</w:delText>
            </w:r>
          </w:del>
          <w:del w:id="225" w:author="David Conklin" w:date="2020-06-28T14:10:00Z">
            <w:r w:rsidR="006313A1" w:rsidDel="00275338">
              <w:rPr>
                <w:noProof/>
                <w:webHidden/>
              </w:rPr>
              <w:fldChar w:fldCharType="end"/>
            </w:r>
            <w:r w:rsidDel="00275338">
              <w:rPr>
                <w:noProof/>
              </w:rPr>
              <w:fldChar w:fldCharType="end"/>
            </w:r>
          </w:del>
        </w:p>
        <w:p w14:paraId="0E00D899" w14:textId="12803E2B" w:rsidR="006313A1" w:rsidDel="00275338" w:rsidRDefault="008E6C13">
          <w:pPr>
            <w:pStyle w:val="TOC2"/>
            <w:tabs>
              <w:tab w:val="right" w:leader="dot" w:pos="9350"/>
            </w:tabs>
            <w:rPr>
              <w:del w:id="226" w:author="David Conklin" w:date="2020-06-28T14:10:00Z"/>
              <w:rFonts w:eastAsiaTheme="minorEastAsia"/>
              <w:noProof/>
            </w:rPr>
          </w:pPr>
          <w:del w:id="227" w:author="David Conklin" w:date="2020-06-28T14:10:00Z">
            <w:r w:rsidDel="00275338">
              <w:rPr>
                <w:noProof/>
              </w:rPr>
              <w:fldChar w:fldCharType="begin"/>
            </w:r>
            <w:r w:rsidDel="00275338">
              <w:rPr>
                <w:noProof/>
              </w:rPr>
              <w:delInstrText xml:space="preserve"> HYPERLINK \l "_Toc43888065" </w:delInstrText>
            </w:r>
            <w:r w:rsidDel="00275338">
              <w:rPr>
                <w:noProof/>
              </w:rPr>
              <w:fldChar w:fldCharType="separate"/>
            </w:r>
          </w:del>
          <w:ins w:id="228" w:author="David Conklin" w:date="2020-06-28T14:10:00Z">
            <w:r w:rsidR="00275338">
              <w:rPr>
                <w:b/>
                <w:bCs/>
                <w:noProof/>
              </w:rPr>
              <w:t>Error! Hyperlink reference not valid.</w:t>
            </w:r>
          </w:ins>
          <w:del w:id="229" w:author="David Conklin" w:date="2020-06-28T14:10:00Z">
            <w:r w:rsidR="006313A1" w:rsidRPr="00B273E4" w:rsidDel="00275338">
              <w:rPr>
                <w:rStyle w:val="Hyperlink"/>
                <w:noProof/>
              </w:rPr>
              <w:delText>Monthly and seasonal weather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_Toc43888065 \h </w:delInstrText>
            </w:r>
            <w:r w:rsidR="006313A1" w:rsidDel="00275338">
              <w:rPr>
                <w:noProof/>
                <w:webHidden/>
              </w:rPr>
            </w:r>
            <w:r w:rsidR="006313A1" w:rsidDel="00275338">
              <w:rPr>
                <w:noProof/>
                <w:webHidden/>
              </w:rPr>
              <w:fldChar w:fldCharType="separate"/>
            </w:r>
          </w:del>
          <w:del w:id="230" w:author="David Conklin" w:date="2020-06-28T07:26:00Z">
            <w:r w:rsidR="006313A1" w:rsidDel="008E6C13">
              <w:rPr>
                <w:noProof/>
                <w:webHidden/>
              </w:rPr>
              <w:delText>15</w:delText>
            </w:r>
          </w:del>
          <w:del w:id="231" w:author="David Conklin" w:date="2020-06-28T14:10:00Z">
            <w:r w:rsidR="006313A1" w:rsidDel="00275338">
              <w:rPr>
                <w:noProof/>
                <w:webHidden/>
              </w:rPr>
              <w:fldChar w:fldCharType="end"/>
            </w:r>
            <w:r w:rsidDel="00275338">
              <w:rPr>
                <w:noProof/>
              </w:rPr>
              <w:fldChar w:fldCharType="end"/>
            </w:r>
          </w:del>
        </w:p>
        <w:p w14:paraId="51823155" w14:textId="3E83D50F" w:rsidR="006313A1" w:rsidDel="00275338" w:rsidRDefault="008E6C13">
          <w:pPr>
            <w:pStyle w:val="TOC2"/>
            <w:tabs>
              <w:tab w:val="right" w:leader="dot" w:pos="9350"/>
            </w:tabs>
            <w:rPr>
              <w:del w:id="232" w:author="David Conklin" w:date="2020-06-28T14:10:00Z"/>
              <w:rFonts w:eastAsiaTheme="minorEastAsia"/>
              <w:noProof/>
            </w:rPr>
          </w:pPr>
          <w:del w:id="233" w:author="David Conklin" w:date="2020-06-28T14:10:00Z">
            <w:r w:rsidDel="00275338">
              <w:rPr>
                <w:noProof/>
              </w:rPr>
              <w:fldChar w:fldCharType="begin"/>
            </w:r>
            <w:r w:rsidDel="00275338">
              <w:rPr>
                <w:noProof/>
              </w:rPr>
              <w:delInstrText xml:space="preserve"> HYPERLINK \l "_Toc43888066" </w:delInstrText>
            </w:r>
            <w:r w:rsidDel="00275338">
              <w:rPr>
                <w:noProof/>
              </w:rPr>
              <w:fldChar w:fldCharType="separate"/>
            </w:r>
          </w:del>
          <w:ins w:id="234" w:author="David Conklin" w:date="2020-06-28T14:10:00Z">
            <w:r w:rsidR="00275338">
              <w:rPr>
                <w:b/>
                <w:bCs/>
                <w:noProof/>
              </w:rPr>
              <w:t>Error! Hyperlink reference not valid.</w:t>
            </w:r>
          </w:ins>
          <w:del w:id="235" w:author="David Conklin" w:date="2020-06-28T14:10:00Z">
            <w:r w:rsidR="006313A1" w:rsidRPr="00B273E4" w:rsidDel="00275338">
              <w:rPr>
                <w:rStyle w:val="Hyperlink"/>
                <w:noProof/>
              </w:rPr>
              <w:delText>Climate data grids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_Toc43888066 \h </w:delInstrText>
            </w:r>
            <w:r w:rsidR="006313A1" w:rsidDel="00275338">
              <w:rPr>
                <w:noProof/>
                <w:webHidden/>
              </w:rPr>
            </w:r>
            <w:r w:rsidR="006313A1" w:rsidDel="00275338">
              <w:rPr>
                <w:noProof/>
                <w:webHidden/>
              </w:rPr>
              <w:fldChar w:fldCharType="separate"/>
            </w:r>
          </w:del>
          <w:del w:id="236" w:author="David Conklin" w:date="2020-06-28T07:26:00Z">
            <w:r w:rsidR="006313A1" w:rsidDel="008E6C13">
              <w:rPr>
                <w:noProof/>
                <w:webHidden/>
              </w:rPr>
              <w:delText>16</w:delText>
            </w:r>
          </w:del>
          <w:del w:id="237" w:author="David Conklin" w:date="2020-06-28T14:10:00Z">
            <w:r w:rsidR="006313A1" w:rsidDel="00275338">
              <w:rPr>
                <w:noProof/>
                <w:webHidden/>
              </w:rPr>
              <w:fldChar w:fldCharType="end"/>
            </w:r>
            <w:r w:rsidDel="00275338">
              <w:rPr>
                <w:noProof/>
              </w:rPr>
              <w:fldChar w:fldCharType="end"/>
            </w:r>
          </w:del>
        </w:p>
        <w:p w14:paraId="0AAB7C39" w14:textId="7E8F42C6" w:rsidR="006313A1" w:rsidDel="00275338" w:rsidRDefault="008E6C13">
          <w:pPr>
            <w:pStyle w:val="TOC3"/>
            <w:tabs>
              <w:tab w:val="right" w:leader="dot" w:pos="9350"/>
            </w:tabs>
            <w:rPr>
              <w:del w:id="238" w:author="David Conklin" w:date="2020-06-28T14:10:00Z"/>
              <w:rFonts w:eastAsiaTheme="minorEastAsia"/>
              <w:noProof/>
            </w:rPr>
          </w:pPr>
          <w:del w:id="239" w:author="David Conklin" w:date="2020-06-28T14:10:00Z">
            <w:r w:rsidDel="00275338">
              <w:rPr>
                <w:noProof/>
              </w:rPr>
              <w:fldChar w:fldCharType="begin"/>
            </w:r>
            <w:r w:rsidDel="00275338">
              <w:rPr>
                <w:noProof/>
              </w:rPr>
              <w:delInstrText xml:space="preserve"> HYPERLINK \l "_Toc43888067" </w:delInstrText>
            </w:r>
            <w:r w:rsidDel="00275338">
              <w:rPr>
                <w:noProof/>
              </w:rPr>
              <w:fldChar w:fldCharType="separate"/>
            </w:r>
          </w:del>
          <w:ins w:id="240" w:author="David Conklin" w:date="2020-06-28T14:10:00Z">
            <w:r w:rsidR="00275338">
              <w:rPr>
                <w:b/>
                <w:bCs/>
                <w:noProof/>
              </w:rPr>
              <w:t>Error! Hyperlink reference not valid.</w:t>
            </w:r>
          </w:ins>
          <w:del w:id="241" w:author="David Conklin" w:date="2020-06-28T14:10:00Z">
            <w:r w:rsidR="006313A1" w:rsidRPr="00B273E4" w:rsidDel="00275338">
              <w:rPr>
                <w:rStyle w:val="Hyperlink"/>
                <w:noProof/>
              </w:rPr>
              <w:delText>The WW2100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_Toc43888067 \h </w:delInstrText>
            </w:r>
            <w:r w:rsidR="006313A1" w:rsidDel="00275338">
              <w:rPr>
                <w:noProof/>
                <w:webHidden/>
              </w:rPr>
            </w:r>
            <w:r w:rsidR="006313A1" w:rsidDel="00275338">
              <w:rPr>
                <w:noProof/>
                <w:webHidden/>
              </w:rPr>
              <w:fldChar w:fldCharType="separate"/>
            </w:r>
          </w:del>
          <w:del w:id="242" w:author="David Conklin" w:date="2020-06-28T07:26:00Z">
            <w:r w:rsidR="006313A1" w:rsidDel="008E6C13">
              <w:rPr>
                <w:noProof/>
                <w:webHidden/>
              </w:rPr>
              <w:delText>16</w:delText>
            </w:r>
          </w:del>
          <w:del w:id="243" w:author="David Conklin" w:date="2020-06-28T14:10:00Z">
            <w:r w:rsidR="006313A1" w:rsidDel="00275338">
              <w:rPr>
                <w:noProof/>
                <w:webHidden/>
              </w:rPr>
              <w:fldChar w:fldCharType="end"/>
            </w:r>
            <w:r w:rsidDel="00275338">
              <w:rPr>
                <w:noProof/>
              </w:rPr>
              <w:fldChar w:fldCharType="end"/>
            </w:r>
          </w:del>
        </w:p>
        <w:p w14:paraId="6FC95139" w14:textId="2BD70023" w:rsidR="006313A1" w:rsidDel="00275338" w:rsidRDefault="008E6C13">
          <w:pPr>
            <w:pStyle w:val="TOC3"/>
            <w:tabs>
              <w:tab w:val="right" w:leader="dot" w:pos="9350"/>
            </w:tabs>
            <w:rPr>
              <w:del w:id="244" w:author="David Conklin" w:date="2020-06-28T14:10:00Z"/>
              <w:rFonts w:eastAsiaTheme="minorEastAsia"/>
              <w:noProof/>
            </w:rPr>
          </w:pPr>
          <w:del w:id="245" w:author="David Conklin" w:date="2020-06-28T14:10:00Z">
            <w:r w:rsidDel="00275338">
              <w:rPr>
                <w:noProof/>
              </w:rPr>
              <w:fldChar w:fldCharType="begin"/>
            </w:r>
            <w:r w:rsidDel="00275338">
              <w:rPr>
                <w:noProof/>
              </w:rPr>
              <w:delInstrText xml:space="preserve"> HYPERLINK \l "_Toc43888068" </w:delInstrText>
            </w:r>
            <w:r w:rsidDel="00275338">
              <w:rPr>
                <w:noProof/>
              </w:rPr>
              <w:fldChar w:fldCharType="separate"/>
            </w:r>
          </w:del>
          <w:ins w:id="246" w:author="David Conklin" w:date="2020-06-28T14:10:00Z">
            <w:r w:rsidR="00275338">
              <w:rPr>
                <w:b/>
                <w:bCs/>
                <w:noProof/>
              </w:rPr>
              <w:t>Error! Hyperlink reference not valid.</w:t>
            </w:r>
          </w:ins>
          <w:del w:id="247" w:author="David Conklin" w:date="2020-06-28T14:10:00Z">
            <w:r w:rsidR="006313A1" w:rsidRPr="00B273E4" w:rsidDel="00275338">
              <w:rPr>
                <w:rStyle w:val="Hyperlink"/>
                <w:noProof/>
              </w:rPr>
              <w:delText>The v2 climate grid</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_Toc43888068 \h </w:delInstrText>
            </w:r>
            <w:r w:rsidR="006313A1" w:rsidDel="00275338">
              <w:rPr>
                <w:noProof/>
                <w:webHidden/>
              </w:rPr>
            </w:r>
            <w:r w:rsidR="006313A1" w:rsidDel="00275338">
              <w:rPr>
                <w:noProof/>
                <w:webHidden/>
              </w:rPr>
              <w:fldChar w:fldCharType="separate"/>
            </w:r>
          </w:del>
          <w:del w:id="248" w:author="David Conklin" w:date="2020-06-28T07:26:00Z">
            <w:r w:rsidR="006313A1" w:rsidDel="008E6C13">
              <w:rPr>
                <w:noProof/>
                <w:webHidden/>
              </w:rPr>
              <w:delText>17</w:delText>
            </w:r>
          </w:del>
          <w:del w:id="249" w:author="David Conklin" w:date="2020-06-28T14:10:00Z">
            <w:r w:rsidR="006313A1" w:rsidDel="00275338">
              <w:rPr>
                <w:noProof/>
                <w:webHidden/>
              </w:rPr>
              <w:fldChar w:fldCharType="end"/>
            </w:r>
            <w:r w:rsidDel="00275338">
              <w:rPr>
                <w:noProof/>
              </w:rPr>
              <w:fldChar w:fldCharType="end"/>
            </w:r>
          </w:del>
        </w:p>
        <w:p w14:paraId="193DF298" w14:textId="44760F64" w:rsidR="006313A1" w:rsidDel="00275338" w:rsidRDefault="008E6C13">
          <w:pPr>
            <w:pStyle w:val="TOC2"/>
            <w:tabs>
              <w:tab w:val="right" w:leader="dot" w:pos="9350"/>
            </w:tabs>
            <w:rPr>
              <w:del w:id="250" w:author="David Conklin" w:date="2020-06-28T14:10:00Z"/>
              <w:rFonts w:eastAsiaTheme="minorEastAsia"/>
              <w:noProof/>
            </w:rPr>
          </w:pPr>
          <w:del w:id="251" w:author="David Conklin" w:date="2020-06-28T14:10:00Z">
            <w:r w:rsidDel="00275338">
              <w:rPr>
                <w:noProof/>
              </w:rPr>
              <w:fldChar w:fldCharType="begin"/>
            </w:r>
            <w:r w:rsidDel="00275338">
              <w:rPr>
                <w:noProof/>
              </w:rPr>
              <w:delInstrText xml:space="preserve"> HYPERLINK \l "_Toc43888069" </w:delInstrText>
            </w:r>
            <w:r w:rsidDel="00275338">
              <w:rPr>
                <w:noProof/>
              </w:rPr>
              <w:fldChar w:fldCharType="separate"/>
            </w:r>
          </w:del>
          <w:ins w:id="252" w:author="David Conklin" w:date="2020-06-28T14:10:00Z">
            <w:r w:rsidR="00275338">
              <w:rPr>
                <w:b/>
                <w:bCs/>
                <w:noProof/>
              </w:rPr>
              <w:t>Error! Hyperlink reference not valid.</w:t>
            </w:r>
          </w:ins>
          <w:del w:id="253" w:author="David Conklin" w:date="2020-06-28T14:10:00Z">
            <w:r w:rsidR="006313A1" w:rsidRPr="00B273E4" w:rsidDel="00275338">
              <w:rPr>
                <w:rStyle w:val="Hyperlink"/>
                <w:noProof/>
              </w:rPr>
              <w:delText>How climate data is looked up</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_Toc43888069 \h </w:delInstrText>
            </w:r>
            <w:r w:rsidR="006313A1" w:rsidDel="00275338">
              <w:rPr>
                <w:noProof/>
                <w:webHidden/>
              </w:rPr>
            </w:r>
            <w:r w:rsidR="006313A1" w:rsidDel="00275338">
              <w:rPr>
                <w:noProof/>
                <w:webHidden/>
              </w:rPr>
              <w:fldChar w:fldCharType="separate"/>
            </w:r>
          </w:del>
          <w:del w:id="254" w:author="David Conklin" w:date="2020-06-28T07:26:00Z">
            <w:r w:rsidR="006313A1" w:rsidDel="008E6C13">
              <w:rPr>
                <w:noProof/>
                <w:webHidden/>
              </w:rPr>
              <w:delText>17</w:delText>
            </w:r>
          </w:del>
          <w:del w:id="255" w:author="David Conklin" w:date="2020-06-28T14:10:00Z">
            <w:r w:rsidR="006313A1" w:rsidDel="00275338">
              <w:rPr>
                <w:noProof/>
                <w:webHidden/>
              </w:rPr>
              <w:fldChar w:fldCharType="end"/>
            </w:r>
            <w:r w:rsidDel="00275338">
              <w:rPr>
                <w:noProof/>
              </w:rPr>
              <w:fldChar w:fldCharType="end"/>
            </w:r>
          </w:del>
        </w:p>
        <w:p w14:paraId="7890607F" w14:textId="30D58700" w:rsidR="006313A1" w:rsidDel="00275338" w:rsidRDefault="008E6C13">
          <w:pPr>
            <w:pStyle w:val="TOC2"/>
            <w:tabs>
              <w:tab w:val="right" w:leader="dot" w:pos="9350"/>
            </w:tabs>
            <w:rPr>
              <w:del w:id="256" w:author="David Conklin" w:date="2020-06-28T14:10:00Z"/>
              <w:rFonts w:eastAsiaTheme="minorEastAsia"/>
              <w:noProof/>
            </w:rPr>
          </w:pPr>
          <w:del w:id="257" w:author="David Conklin" w:date="2020-06-28T14:10:00Z">
            <w:r w:rsidDel="00275338">
              <w:rPr>
                <w:noProof/>
              </w:rPr>
              <w:fldChar w:fldCharType="begin"/>
            </w:r>
            <w:r w:rsidDel="00275338">
              <w:rPr>
                <w:noProof/>
              </w:rPr>
              <w:delInstrText xml:space="preserve"> HYPERLINK \l "_Toc43888070" </w:delInstrText>
            </w:r>
            <w:r w:rsidDel="00275338">
              <w:rPr>
                <w:noProof/>
              </w:rPr>
              <w:fldChar w:fldCharType="separate"/>
            </w:r>
          </w:del>
          <w:ins w:id="258" w:author="David Conklin" w:date="2020-06-28T14:10:00Z">
            <w:r w:rsidR="00275338">
              <w:rPr>
                <w:b/>
                <w:bCs/>
                <w:noProof/>
              </w:rPr>
              <w:t>Error! Hyperlink reference not valid.</w:t>
            </w:r>
          </w:ins>
          <w:del w:id="259" w:author="David Conklin" w:date="2020-06-28T14:10:00Z">
            <w:r w:rsidR="006313A1" w:rsidRPr="00B273E4" w:rsidDel="00275338">
              <w:rPr>
                <w:rStyle w:val="Hyperlink"/>
                <w:noProof/>
              </w:rPr>
              <w:delText>What is in a climate dataset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_Toc43888070 \h </w:delInstrText>
            </w:r>
            <w:r w:rsidR="006313A1" w:rsidDel="00275338">
              <w:rPr>
                <w:noProof/>
                <w:webHidden/>
              </w:rPr>
            </w:r>
            <w:r w:rsidR="006313A1" w:rsidDel="00275338">
              <w:rPr>
                <w:noProof/>
                <w:webHidden/>
              </w:rPr>
              <w:fldChar w:fldCharType="separate"/>
            </w:r>
          </w:del>
          <w:del w:id="260" w:author="David Conklin" w:date="2020-06-28T07:26:00Z">
            <w:r w:rsidR="006313A1" w:rsidDel="008E6C13">
              <w:rPr>
                <w:noProof/>
                <w:webHidden/>
              </w:rPr>
              <w:delText>17</w:delText>
            </w:r>
          </w:del>
          <w:del w:id="261" w:author="David Conklin" w:date="2020-06-28T14:10:00Z">
            <w:r w:rsidR="006313A1" w:rsidDel="00275338">
              <w:rPr>
                <w:noProof/>
                <w:webHidden/>
              </w:rPr>
              <w:fldChar w:fldCharType="end"/>
            </w:r>
            <w:r w:rsidDel="00275338">
              <w:rPr>
                <w:noProof/>
              </w:rPr>
              <w:fldChar w:fldCharType="end"/>
            </w:r>
          </w:del>
        </w:p>
        <w:p w14:paraId="55D2D994" w14:textId="0BE171DB" w:rsidR="006313A1" w:rsidDel="00275338" w:rsidRDefault="008E6C13">
          <w:pPr>
            <w:pStyle w:val="TOC1"/>
            <w:tabs>
              <w:tab w:val="right" w:leader="dot" w:pos="9350"/>
            </w:tabs>
            <w:rPr>
              <w:del w:id="262" w:author="David Conklin" w:date="2020-06-28T14:10:00Z"/>
              <w:rFonts w:eastAsiaTheme="minorEastAsia"/>
              <w:noProof/>
            </w:rPr>
          </w:pPr>
          <w:del w:id="263" w:author="David Conklin" w:date="2020-06-28T14:10:00Z">
            <w:r w:rsidDel="00275338">
              <w:rPr>
                <w:noProof/>
              </w:rPr>
              <w:fldChar w:fldCharType="begin"/>
            </w:r>
            <w:r w:rsidDel="00275338">
              <w:rPr>
                <w:noProof/>
              </w:rPr>
              <w:delInstrText xml:space="preserve"> HYPERLINK \l "_Toc43888071" </w:delInstrText>
            </w:r>
            <w:r w:rsidDel="00275338">
              <w:rPr>
                <w:noProof/>
              </w:rPr>
              <w:fldChar w:fldCharType="separate"/>
            </w:r>
          </w:del>
          <w:ins w:id="264" w:author="David Conklin" w:date="2020-06-28T14:10:00Z">
            <w:r w:rsidR="00275338">
              <w:rPr>
                <w:b/>
                <w:bCs/>
                <w:noProof/>
              </w:rPr>
              <w:t>Error! Hyperlink reference not valid.</w:t>
            </w:r>
          </w:ins>
          <w:del w:id="265" w:author="David Conklin" w:date="2020-06-28T14:10:00Z">
            <w:r w:rsidR="006313A1" w:rsidRPr="00B273E4" w:rsidDel="00275338">
              <w:rPr>
                <w:rStyle w:val="Hyperlink"/>
                <w:noProof/>
              </w:rPr>
              <w:delText>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_Toc43888071 \h </w:delInstrText>
            </w:r>
            <w:r w:rsidR="006313A1" w:rsidDel="00275338">
              <w:rPr>
                <w:noProof/>
                <w:webHidden/>
              </w:rPr>
            </w:r>
            <w:r w:rsidR="006313A1" w:rsidDel="00275338">
              <w:rPr>
                <w:noProof/>
                <w:webHidden/>
              </w:rPr>
              <w:fldChar w:fldCharType="separate"/>
            </w:r>
          </w:del>
          <w:del w:id="266" w:author="David Conklin" w:date="2020-06-28T07:26:00Z">
            <w:r w:rsidR="006313A1" w:rsidDel="008E6C13">
              <w:rPr>
                <w:noProof/>
                <w:webHidden/>
              </w:rPr>
              <w:delText>18</w:delText>
            </w:r>
          </w:del>
          <w:del w:id="267" w:author="David Conklin" w:date="2020-06-28T14:10:00Z">
            <w:r w:rsidR="006313A1" w:rsidDel="00275338">
              <w:rPr>
                <w:noProof/>
                <w:webHidden/>
              </w:rPr>
              <w:fldChar w:fldCharType="end"/>
            </w:r>
            <w:r w:rsidDel="00275338">
              <w:rPr>
                <w:noProof/>
              </w:rPr>
              <w:fldChar w:fldCharType="end"/>
            </w:r>
          </w:del>
        </w:p>
        <w:p w14:paraId="14F1DCE8" w14:textId="53284DE2" w:rsidR="006313A1" w:rsidDel="00275338" w:rsidRDefault="008E6C13">
          <w:pPr>
            <w:pStyle w:val="TOC2"/>
            <w:tabs>
              <w:tab w:val="right" w:leader="dot" w:pos="9350"/>
            </w:tabs>
            <w:rPr>
              <w:del w:id="268" w:author="David Conklin" w:date="2020-06-28T14:10:00Z"/>
              <w:rFonts w:eastAsiaTheme="minorEastAsia"/>
              <w:noProof/>
            </w:rPr>
          </w:pPr>
          <w:del w:id="269" w:author="David Conklin" w:date="2020-06-28T14:10:00Z">
            <w:r w:rsidDel="00275338">
              <w:rPr>
                <w:noProof/>
              </w:rPr>
              <w:fldChar w:fldCharType="begin"/>
            </w:r>
            <w:r w:rsidDel="00275338">
              <w:rPr>
                <w:noProof/>
              </w:rPr>
              <w:delInstrText xml:space="preserve"> HYPERLINK \l "_Toc43888072" </w:delInstrText>
            </w:r>
            <w:r w:rsidDel="00275338">
              <w:rPr>
                <w:noProof/>
              </w:rPr>
              <w:fldChar w:fldCharType="separate"/>
            </w:r>
          </w:del>
          <w:ins w:id="270" w:author="David Conklin" w:date="2020-06-28T14:10:00Z">
            <w:r w:rsidR="00275338">
              <w:rPr>
                <w:b/>
                <w:bCs/>
                <w:noProof/>
              </w:rPr>
              <w:t>Error! Hyperlink reference not valid.</w:t>
            </w:r>
          </w:ins>
          <w:del w:id="271" w:author="David Conklin" w:date="2020-06-28T14:10:00Z">
            <w:r w:rsidR="006313A1" w:rsidRPr="00B273E4" w:rsidDel="00275338">
              <w:rPr>
                <w:rStyle w:val="Hyperlink"/>
                <w:noProof/>
              </w:rPr>
              <w:delText>Water rights data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_Toc43888072 \h </w:delInstrText>
            </w:r>
            <w:r w:rsidR="006313A1" w:rsidDel="00275338">
              <w:rPr>
                <w:noProof/>
                <w:webHidden/>
              </w:rPr>
            </w:r>
            <w:r w:rsidR="006313A1" w:rsidDel="00275338">
              <w:rPr>
                <w:noProof/>
                <w:webHidden/>
              </w:rPr>
              <w:fldChar w:fldCharType="separate"/>
            </w:r>
          </w:del>
          <w:del w:id="272" w:author="David Conklin" w:date="2020-06-28T07:26:00Z">
            <w:r w:rsidR="006313A1" w:rsidDel="008E6C13">
              <w:rPr>
                <w:noProof/>
                <w:webHidden/>
              </w:rPr>
              <w:delText>18</w:delText>
            </w:r>
          </w:del>
          <w:del w:id="273" w:author="David Conklin" w:date="2020-06-28T14:10:00Z">
            <w:r w:rsidR="006313A1" w:rsidDel="00275338">
              <w:rPr>
                <w:noProof/>
                <w:webHidden/>
              </w:rPr>
              <w:fldChar w:fldCharType="end"/>
            </w:r>
            <w:r w:rsidDel="00275338">
              <w:rPr>
                <w:noProof/>
              </w:rPr>
              <w:fldChar w:fldCharType="end"/>
            </w:r>
          </w:del>
        </w:p>
        <w:p w14:paraId="1DB47777" w14:textId="6BF5BB02" w:rsidR="006313A1" w:rsidDel="00275338" w:rsidRDefault="008E6C13">
          <w:pPr>
            <w:pStyle w:val="TOC2"/>
            <w:tabs>
              <w:tab w:val="right" w:leader="dot" w:pos="9350"/>
            </w:tabs>
            <w:rPr>
              <w:del w:id="274" w:author="David Conklin" w:date="2020-06-28T14:10:00Z"/>
              <w:rFonts w:eastAsiaTheme="minorEastAsia"/>
              <w:noProof/>
            </w:rPr>
          </w:pPr>
          <w:del w:id="275" w:author="David Conklin" w:date="2020-06-28T14:10:00Z">
            <w:r w:rsidDel="00275338">
              <w:rPr>
                <w:noProof/>
              </w:rPr>
              <w:fldChar w:fldCharType="begin"/>
            </w:r>
            <w:r w:rsidDel="00275338">
              <w:rPr>
                <w:noProof/>
              </w:rPr>
              <w:delInstrText xml:space="preserve"> HYPERLINK \l "_Toc43888073" </w:delInstrText>
            </w:r>
            <w:r w:rsidDel="00275338">
              <w:rPr>
                <w:noProof/>
              </w:rPr>
              <w:fldChar w:fldCharType="separate"/>
            </w:r>
          </w:del>
          <w:ins w:id="276" w:author="David Conklin" w:date="2020-06-28T14:10:00Z">
            <w:r w:rsidR="00275338">
              <w:rPr>
                <w:b/>
                <w:bCs/>
                <w:noProof/>
              </w:rPr>
              <w:t>Error! Hyperlink reference not valid.</w:t>
            </w:r>
          </w:ins>
          <w:del w:id="277" w:author="David Conklin" w:date="2020-06-28T14:10:00Z">
            <w:r w:rsidR="006313A1" w:rsidRPr="00B273E4" w:rsidDel="00275338">
              <w:rPr>
                <w:rStyle w:val="Hyperlink"/>
                <w:noProof/>
              </w:rPr>
              <w:delText>The wr_pods.csv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_Toc43888073 \h </w:delInstrText>
            </w:r>
            <w:r w:rsidR="006313A1" w:rsidDel="00275338">
              <w:rPr>
                <w:noProof/>
                <w:webHidden/>
              </w:rPr>
            </w:r>
            <w:r w:rsidR="006313A1" w:rsidDel="00275338">
              <w:rPr>
                <w:noProof/>
                <w:webHidden/>
              </w:rPr>
              <w:fldChar w:fldCharType="separate"/>
            </w:r>
          </w:del>
          <w:del w:id="278" w:author="David Conklin" w:date="2020-06-28T07:26:00Z">
            <w:r w:rsidR="006313A1" w:rsidDel="008E6C13">
              <w:rPr>
                <w:noProof/>
                <w:webHidden/>
              </w:rPr>
              <w:delText>19</w:delText>
            </w:r>
          </w:del>
          <w:del w:id="279" w:author="David Conklin" w:date="2020-06-28T14:10:00Z">
            <w:r w:rsidR="006313A1" w:rsidDel="00275338">
              <w:rPr>
                <w:noProof/>
                <w:webHidden/>
              </w:rPr>
              <w:fldChar w:fldCharType="end"/>
            </w:r>
            <w:r w:rsidDel="00275338">
              <w:rPr>
                <w:noProof/>
              </w:rPr>
              <w:fldChar w:fldCharType="end"/>
            </w:r>
          </w:del>
        </w:p>
        <w:p w14:paraId="2F57D923" w14:textId="1BC7B129" w:rsidR="006313A1" w:rsidDel="00275338" w:rsidRDefault="008E6C13">
          <w:pPr>
            <w:pStyle w:val="TOC2"/>
            <w:tabs>
              <w:tab w:val="right" w:leader="dot" w:pos="9350"/>
            </w:tabs>
            <w:rPr>
              <w:del w:id="280" w:author="David Conklin" w:date="2020-06-28T14:10:00Z"/>
              <w:rFonts w:eastAsiaTheme="minorEastAsia"/>
              <w:noProof/>
            </w:rPr>
          </w:pPr>
          <w:del w:id="281" w:author="David Conklin" w:date="2020-06-28T14:10:00Z">
            <w:r w:rsidDel="00275338">
              <w:rPr>
                <w:noProof/>
              </w:rPr>
              <w:fldChar w:fldCharType="begin"/>
            </w:r>
            <w:r w:rsidDel="00275338">
              <w:rPr>
                <w:noProof/>
              </w:rPr>
              <w:delInstrText xml:space="preserve"> HYPERLINK \l "_Toc43888074" </w:delInstrText>
            </w:r>
            <w:r w:rsidDel="00275338">
              <w:rPr>
                <w:noProof/>
              </w:rPr>
              <w:fldChar w:fldCharType="separate"/>
            </w:r>
          </w:del>
          <w:ins w:id="282" w:author="David Conklin" w:date="2020-06-28T14:10:00Z">
            <w:r w:rsidR="00275338">
              <w:rPr>
                <w:b/>
                <w:bCs/>
                <w:noProof/>
              </w:rPr>
              <w:t>Error! Hyperlink reference not valid.</w:t>
            </w:r>
          </w:ins>
          <w:del w:id="283" w:author="David Conklin" w:date="2020-06-28T14:10:00Z">
            <w:r w:rsidR="006313A1" w:rsidRPr="00B273E4" w:rsidDel="00275338">
              <w:rPr>
                <w:rStyle w:val="Hyperlink"/>
                <w:noProof/>
              </w:rPr>
              <w:delText>The wr_pous.csv file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_Toc43888074 \h </w:delInstrText>
            </w:r>
            <w:r w:rsidR="006313A1" w:rsidDel="00275338">
              <w:rPr>
                <w:noProof/>
                <w:webHidden/>
              </w:rPr>
            </w:r>
            <w:r w:rsidR="006313A1" w:rsidDel="00275338">
              <w:rPr>
                <w:noProof/>
                <w:webHidden/>
              </w:rPr>
              <w:fldChar w:fldCharType="separate"/>
            </w:r>
          </w:del>
          <w:del w:id="284" w:author="David Conklin" w:date="2020-06-28T07:26:00Z">
            <w:r w:rsidR="006313A1" w:rsidDel="008E6C13">
              <w:rPr>
                <w:noProof/>
                <w:webHidden/>
              </w:rPr>
              <w:delText>19</w:delText>
            </w:r>
          </w:del>
          <w:del w:id="285" w:author="David Conklin" w:date="2020-06-28T14:10:00Z">
            <w:r w:rsidR="006313A1" w:rsidDel="00275338">
              <w:rPr>
                <w:noProof/>
                <w:webHidden/>
              </w:rPr>
              <w:fldChar w:fldCharType="end"/>
            </w:r>
            <w:r w:rsidDel="00275338">
              <w:rPr>
                <w:noProof/>
              </w:rPr>
              <w:fldChar w:fldCharType="end"/>
            </w:r>
          </w:del>
        </w:p>
        <w:p w14:paraId="5831E370" w14:textId="0A1E57D1" w:rsidR="006313A1" w:rsidDel="00275338" w:rsidRDefault="008E6C13">
          <w:pPr>
            <w:pStyle w:val="TOC2"/>
            <w:tabs>
              <w:tab w:val="right" w:leader="dot" w:pos="9350"/>
            </w:tabs>
            <w:rPr>
              <w:del w:id="286" w:author="David Conklin" w:date="2020-06-28T14:10:00Z"/>
              <w:rFonts w:eastAsiaTheme="minorEastAsia"/>
              <w:noProof/>
            </w:rPr>
          </w:pPr>
          <w:del w:id="287" w:author="David Conklin" w:date="2020-06-28T14:10:00Z">
            <w:r w:rsidDel="00275338">
              <w:rPr>
                <w:noProof/>
              </w:rPr>
              <w:fldChar w:fldCharType="begin"/>
            </w:r>
            <w:r w:rsidDel="00275338">
              <w:rPr>
                <w:noProof/>
              </w:rPr>
              <w:delInstrText xml:space="preserve"> HYPERLINK \l "_Toc43888075" </w:delInstrText>
            </w:r>
            <w:r w:rsidDel="00275338">
              <w:rPr>
                <w:noProof/>
              </w:rPr>
              <w:fldChar w:fldCharType="separate"/>
            </w:r>
          </w:del>
          <w:ins w:id="288" w:author="David Conklin" w:date="2020-06-28T14:10:00Z">
            <w:r w:rsidR="00275338">
              <w:rPr>
                <w:b/>
                <w:bCs/>
                <w:noProof/>
              </w:rPr>
              <w:t>Error! Hyperlink reference not valid.</w:t>
            </w:r>
          </w:ins>
          <w:del w:id="289" w:author="David Conklin" w:date="2020-06-28T14:10:00Z">
            <w:r w:rsidR="006313A1" w:rsidRPr="00B273E4" w:rsidDel="00275338">
              <w:rPr>
                <w:rStyle w:val="Hyperlink"/>
                <w:noProof/>
              </w:rPr>
              <w:delText>Adding a water right</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_Toc43888075 \h </w:delInstrText>
            </w:r>
            <w:r w:rsidR="006313A1" w:rsidDel="00275338">
              <w:rPr>
                <w:noProof/>
                <w:webHidden/>
              </w:rPr>
            </w:r>
            <w:r w:rsidR="006313A1" w:rsidDel="00275338">
              <w:rPr>
                <w:noProof/>
                <w:webHidden/>
              </w:rPr>
              <w:fldChar w:fldCharType="separate"/>
            </w:r>
          </w:del>
          <w:del w:id="290" w:author="David Conklin" w:date="2020-06-28T07:26:00Z">
            <w:r w:rsidR="006313A1" w:rsidDel="008E6C13">
              <w:rPr>
                <w:noProof/>
                <w:webHidden/>
              </w:rPr>
              <w:delText>20</w:delText>
            </w:r>
          </w:del>
          <w:del w:id="291" w:author="David Conklin" w:date="2020-06-28T14:10:00Z">
            <w:r w:rsidR="006313A1" w:rsidDel="00275338">
              <w:rPr>
                <w:noProof/>
                <w:webHidden/>
              </w:rPr>
              <w:fldChar w:fldCharType="end"/>
            </w:r>
            <w:r w:rsidDel="00275338">
              <w:rPr>
                <w:noProof/>
              </w:rPr>
              <w:fldChar w:fldCharType="end"/>
            </w:r>
          </w:del>
        </w:p>
        <w:p w14:paraId="0CEF23B8" w14:textId="431F0A03" w:rsidR="006313A1" w:rsidDel="00275338" w:rsidRDefault="008E6C13">
          <w:pPr>
            <w:pStyle w:val="TOC1"/>
            <w:tabs>
              <w:tab w:val="right" w:leader="dot" w:pos="9350"/>
            </w:tabs>
            <w:rPr>
              <w:del w:id="292" w:author="David Conklin" w:date="2020-06-28T14:10:00Z"/>
              <w:rFonts w:eastAsiaTheme="minorEastAsia"/>
              <w:noProof/>
            </w:rPr>
          </w:pPr>
          <w:del w:id="293" w:author="David Conklin" w:date="2020-06-28T14:10:00Z">
            <w:r w:rsidDel="00275338">
              <w:rPr>
                <w:noProof/>
              </w:rPr>
              <w:fldChar w:fldCharType="begin"/>
            </w:r>
            <w:r w:rsidDel="00275338">
              <w:rPr>
                <w:noProof/>
              </w:rPr>
              <w:delInstrText xml:space="preserve"> HYPERLINK \l "_Toc43888076" </w:delInstrText>
            </w:r>
            <w:r w:rsidDel="00275338">
              <w:rPr>
                <w:noProof/>
              </w:rPr>
              <w:fldChar w:fldCharType="separate"/>
            </w:r>
          </w:del>
          <w:ins w:id="294" w:author="David Conklin" w:date="2020-06-28T14:10:00Z">
            <w:r w:rsidR="00275338">
              <w:rPr>
                <w:b/>
                <w:bCs/>
                <w:noProof/>
              </w:rPr>
              <w:t>Error! Hyperlink reference not valid.</w:t>
            </w:r>
          </w:ins>
          <w:del w:id="295" w:author="David Conklin" w:date="2020-06-28T14:10:00Z">
            <w:r w:rsidR="006313A1" w:rsidRPr="00B273E4" w:rsidDel="00275338">
              <w:rPr>
                <w:rStyle w:val="Hyperlink"/>
                <w:noProof/>
              </w:rPr>
              <w:delText>Water parcels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_Toc43888076 \h </w:delInstrText>
            </w:r>
            <w:r w:rsidR="006313A1" w:rsidDel="00275338">
              <w:rPr>
                <w:noProof/>
                <w:webHidden/>
              </w:rPr>
            </w:r>
            <w:r w:rsidR="006313A1" w:rsidDel="00275338">
              <w:rPr>
                <w:noProof/>
                <w:webHidden/>
              </w:rPr>
              <w:fldChar w:fldCharType="separate"/>
            </w:r>
          </w:del>
          <w:del w:id="296" w:author="David Conklin" w:date="2020-06-28T07:26:00Z">
            <w:r w:rsidR="006313A1" w:rsidDel="008E6C13">
              <w:rPr>
                <w:noProof/>
                <w:webHidden/>
              </w:rPr>
              <w:delText>21</w:delText>
            </w:r>
          </w:del>
          <w:del w:id="297" w:author="David Conklin" w:date="2020-06-28T14:10:00Z">
            <w:r w:rsidR="006313A1" w:rsidDel="00275338">
              <w:rPr>
                <w:noProof/>
                <w:webHidden/>
              </w:rPr>
              <w:fldChar w:fldCharType="end"/>
            </w:r>
            <w:r w:rsidDel="00275338">
              <w:rPr>
                <w:noProof/>
              </w:rPr>
              <w:fldChar w:fldCharType="end"/>
            </w:r>
          </w:del>
        </w:p>
        <w:p w14:paraId="4D3A1020" w14:textId="7E5B379E" w:rsidR="006313A1" w:rsidDel="00275338" w:rsidRDefault="008E6C13">
          <w:pPr>
            <w:pStyle w:val="TOC1"/>
            <w:tabs>
              <w:tab w:val="right" w:leader="dot" w:pos="9350"/>
            </w:tabs>
            <w:rPr>
              <w:del w:id="298" w:author="David Conklin" w:date="2020-06-28T14:10:00Z"/>
              <w:rFonts w:eastAsiaTheme="minorEastAsia"/>
              <w:noProof/>
            </w:rPr>
          </w:pPr>
          <w:del w:id="299" w:author="David Conklin" w:date="2020-06-28T14:10:00Z">
            <w:r w:rsidDel="00275338">
              <w:rPr>
                <w:noProof/>
              </w:rPr>
              <w:fldChar w:fldCharType="begin"/>
            </w:r>
            <w:r w:rsidDel="00275338">
              <w:rPr>
                <w:noProof/>
              </w:rPr>
              <w:delInstrText xml:space="preserve"> HYPERLINK \l "_Toc43888077" </w:delInstrText>
            </w:r>
            <w:r w:rsidDel="00275338">
              <w:rPr>
                <w:noProof/>
              </w:rPr>
              <w:fldChar w:fldCharType="separate"/>
            </w:r>
          </w:del>
          <w:ins w:id="300" w:author="David Conklin" w:date="2020-06-28T14:10:00Z">
            <w:r w:rsidR="00275338">
              <w:rPr>
                <w:b/>
                <w:bCs/>
                <w:noProof/>
              </w:rPr>
              <w:t>Error! Hyperlink reference not valid.</w:t>
            </w:r>
          </w:ins>
          <w:del w:id="301" w:author="David Conklin" w:date="2020-06-28T14:10:00Z">
            <w:r w:rsidR="006313A1" w:rsidRPr="00B273E4" w:rsidDel="00275338">
              <w:rPr>
                <w:rStyle w:val="Hyperlink"/>
                <w:noProof/>
              </w:rPr>
              <w:delText>Daily water mass and energy balance</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_Toc43888077 \h </w:delInstrText>
            </w:r>
            <w:r w:rsidR="006313A1" w:rsidDel="00275338">
              <w:rPr>
                <w:noProof/>
                <w:webHidden/>
              </w:rPr>
            </w:r>
            <w:r w:rsidR="006313A1" w:rsidDel="00275338">
              <w:rPr>
                <w:noProof/>
                <w:webHidden/>
              </w:rPr>
              <w:fldChar w:fldCharType="separate"/>
            </w:r>
          </w:del>
          <w:del w:id="302" w:author="David Conklin" w:date="2020-06-28T07:26:00Z">
            <w:r w:rsidR="006313A1" w:rsidDel="008E6C13">
              <w:rPr>
                <w:noProof/>
                <w:webHidden/>
              </w:rPr>
              <w:delText>21</w:delText>
            </w:r>
          </w:del>
          <w:del w:id="303" w:author="David Conklin" w:date="2020-06-28T14:10:00Z">
            <w:r w:rsidR="006313A1" w:rsidDel="00275338">
              <w:rPr>
                <w:noProof/>
                <w:webHidden/>
              </w:rPr>
              <w:fldChar w:fldCharType="end"/>
            </w:r>
            <w:r w:rsidDel="00275338">
              <w:rPr>
                <w:noProof/>
              </w:rPr>
              <w:fldChar w:fldCharType="end"/>
            </w:r>
          </w:del>
        </w:p>
        <w:p w14:paraId="47898400" w14:textId="7F2D0FF6" w:rsidR="006313A1" w:rsidDel="00275338" w:rsidRDefault="008E6C13">
          <w:pPr>
            <w:pStyle w:val="TOC1"/>
            <w:tabs>
              <w:tab w:val="right" w:leader="dot" w:pos="9350"/>
            </w:tabs>
            <w:rPr>
              <w:del w:id="304" w:author="David Conklin" w:date="2020-06-28T14:10:00Z"/>
              <w:rFonts w:eastAsiaTheme="minorEastAsia"/>
              <w:noProof/>
            </w:rPr>
          </w:pPr>
          <w:del w:id="305" w:author="David Conklin" w:date="2020-06-28T14:10:00Z">
            <w:r w:rsidDel="00275338">
              <w:rPr>
                <w:noProof/>
              </w:rPr>
              <w:fldChar w:fldCharType="begin"/>
            </w:r>
            <w:r w:rsidDel="00275338">
              <w:rPr>
                <w:noProof/>
              </w:rPr>
              <w:delInstrText xml:space="preserve"> HYPERLINK \l "_Toc43888078" </w:delInstrText>
            </w:r>
            <w:r w:rsidDel="00275338">
              <w:rPr>
                <w:noProof/>
              </w:rPr>
              <w:fldChar w:fldCharType="separate"/>
            </w:r>
          </w:del>
          <w:ins w:id="306" w:author="David Conklin" w:date="2020-06-28T14:10:00Z">
            <w:r w:rsidR="00275338">
              <w:rPr>
                <w:b/>
                <w:bCs/>
                <w:noProof/>
              </w:rPr>
              <w:t>Error! Hyperlink reference not valid.</w:t>
            </w:r>
          </w:ins>
          <w:del w:id="307" w:author="David Conklin" w:date="2020-06-28T14:10:00Z">
            <w:r w:rsidR="006313A1" w:rsidRPr="00B273E4" w:rsidDel="00275338">
              <w:rPr>
                <w:rStyle w:val="Hyperlink"/>
                <w:noProof/>
              </w:rPr>
              <w:delText>Water temperature from thermal energy</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_Toc43888078 \h </w:delInstrText>
            </w:r>
            <w:r w:rsidR="006313A1" w:rsidDel="00275338">
              <w:rPr>
                <w:noProof/>
                <w:webHidden/>
              </w:rPr>
            </w:r>
            <w:r w:rsidR="006313A1" w:rsidDel="00275338">
              <w:rPr>
                <w:noProof/>
                <w:webHidden/>
              </w:rPr>
              <w:fldChar w:fldCharType="separate"/>
            </w:r>
          </w:del>
          <w:del w:id="308" w:author="David Conklin" w:date="2020-06-28T07:26:00Z">
            <w:r w:rsidR="006313A1" w:rsidDel="008E6C13">
              <w:rPr>
                <w:noProof/>
                <w:webHidden/>
              </w:rPr>
              <w:delText>22</w:delText>
            </w:r>
          </w:del>
          <w:del w:id="309" w:author="David Conklin" w:date="2020-06-28T14:10:00Z">
            <w:r w:rsidR="006313A1" w:rsidDel="00275338">
              <w:rPr>
                <w:noProof/>
                <w:webHidden/>
              </w:rPr>
              <w:fldChar w:fldCharType="end"/>
            </w:r>
            <w:r w:rsidDel="00275338">
              <w:rPr>
                <w:noProof/>
              </w:rPr>
              <w:fldChar w:fldCharType="end"/>
            </w:r>
          </w:del>
        </w:p>
        <w:p w14:paraId="0199CED1" w14:textId="33875718" w:rsidR="006313A1" w:rsidDel="00275338" w:rsidRDefault="008E6C13">
          <w:pPr>
            <w:pStyle w:val="TOC1"/>
            <w:tabs>
              <w:tab w:val="right" w:leader="dot" w:pos="9350"/>
            </w:tabs>
            <w:rPr>
              <w:del w:id="310" w:author="David Conklin" w:date="2020-06-28T14:10:00Z"/>
              <w:rFonts w:eastAsiaTheme="minorEastAsia"/>
              <w:noProof/>
            </w:rPr>
          </w:pPr>
          <w:del w:id="311" w:author="David Conklin" w:date="2020-06-28T14:10:00Z">
            <w:r w:rsidDel="00275338">
              <w:rPr>
                <w:noProof/>
              </w:rPr>
              <w:fldChar w:fldCharType="begin"/>
            </w:r>
            <w:r w:rsidDel="00275338">
              <w:rPr>
                <w:noProof/>
              </w:rPr>
              <w:delInstrText xml:space="preserve"> HYPERLINK \l "_Toc43888079" </w:delInstrText>
            </w:r>
            <w:r w:rsidDel="00275338">
              <w:rPr>
                <w:noProof/>
              </w:rPr>
              <w:fldChar w:fldCharType="separate"/>
            </w:r>
          </w:del>
          <w:ins w:id="312" w:author="David Conklin" w:date="2020-06-28T14:10:00Z">
            <w:r w:rsidR="00275338">
              <w:rPr>
                <w:b/>
                <w:bCs/>
                <w:noProof/>
              </w:rPr>
              <w:t>Error! Hyperlink reference not valid.</w:t>
            </w:r>
          </w:ins>
          <w:del w:id="313" w:author="David Conklin" w:date="2020-06-28T14:10:00Z">
            <w:r w:rsidR="006313A1" w:rsidRPr="00B273E4" w:rsidDel="00275338">
              <w:rPr>
                <w:rStyle w:val="Hyperlink"/>
                <w:noProof/>
              </w:rPr>
              <w:delText>Estimating the rate of flow in a stream reach</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_Toc43888079 \h </w:delInstrText>
            </w:r>
            <w:r w:rsidR="006313A1" w:rsidDel="00275338">
              <w:rPr>
                <w:noProof/>
                <w:webHidden/>
              </w:rPr>
            </w:r>
            <w:r w:rsidR="006313A1" w:rsidDel="00275338">
              <w:rPr>
                <w:noProof/>
                <w:webHidden/>
              </w:rPr>
              <w:fldChar w:fldCharType="separate"/>
            </w:r>
          </w:del>
          <w:del w:id="314" w:author="David Conklin" w:date="2020-06-28T07:26:00Z">
            <w:r w:rsidR="006313A1" w:rsidDel="008E6C13">
              <w:rPr>
                <w:noProof/>
                <w:webHidden/>
              </w:rPr>
              <w:delText>22</w:delText>
            </w:r>
          </w:del>
          <w:del w:id="315" w:author="David Conklin" w:date="2020-06-28T14:10:00Z">
            <w:r w:rsidR="006313A1" w:rsidDel="00275338">
              <w:rPr>
                <w:noProof/>
                <w:webHidden/>
              </w:rPr>
              <w:fldChar w:fldCharType="end"/>
            </w:r>
            <w:r w:rsidDel="00275338">
              <w:rPr>
                <w:noProof/>
              </w:rPr>
              <w:fldChar w:fldCharType="end"/>
            </w:r>
          </w:del>
        </w:p>
        <w:p w14:paraId="049FE11A" w14:textId="2819148F" w:rsidR="006313A1" w:rsidDel="00275338" w:rsidRDefault="008E6C13">
          <w:pPr>
            <w:pStyle w:val="TOC1"/>
            <w:tabs>
              <w:tab w:val="right" w:leader="dot" w:pos="9350"/>
            </w:tabs>
            <w:rPr>
              <w:del w:id="316" w:author="David Conklin" w:date="2020-06-28T14:10:00Z"/>
              <w:rFonts w:eastAsiaTheme="minorEastAsia"/>
              <w:noProof/>
            </w:rPr>
          </w:pPr>
          <w:del w:id="317" w:author="David Conklin" w:date="2020-06-28T14:10:00Z">
            <w:r w:rsidDel="00275338">
              <w:rPr>
                <w:noProof/>
              </w:rPr>
              <w:fldChar w:fldCharType="begin"/>
            </w:r>
            <w:r w:rsidDel="00275338">
              <w:rPr>
                <w:noProof/>
              </w:rPr>
              <w:delInstrText xml:space="preserve"> HYPERLINK \l "_Toc43888080" </w:delInstrText>
            </w:r>
            <w:r w:rsidDel="00275338">
              <w:rPr>
                <w:noProof/>
              </w:rPr>
              <w:fldChar w:fldCharType="separate"/>
            </w:r>
          </w:del>
          <w:ins w:id="318" w:author="David Conklin" w:date="2020-06-28T14:10:00Z">
            <w:r w:rsidR="00275338">
              <w:rPr>
                <w:b/>
                <w:bCs/>
                <w:noProof/>
              </w:rPr>
              <w:t>Error! Hyperlink reference not valid.</w:t>
            </w:r>
          </w:ins>
          <w:del w:id="319" w:author="David Conklin" w:date="2020-06-28T14:10:00Z">
            <w:r w:rsidR="006313A1" w:rsidRPr="00B273E4" w:rsidDel="00275338">
              <w:rPr>
                <w:rStyle w:val="Hyperlink"/>
                <w:noProof/>
              </w:rPr>
              <w:delText>Initial conditions for Flow</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_Toc43888080 \h </w:delInstrText>
            </w:r>
            <w:r w:rsidR="006313A1" w:rsidDel="00275338">
              <w:rPr>
                <w:noProof/>
                <w:webHidden/>
              </w:rPr>
            </w:r>
            <w:r w:rsidR="006313A1" w:rsidDel="00275338">
              <w:rPr>
                <w:noProof/>
                <w:webHidden/>
              </w:rPr>
              <w:fldChar w:fldCharType="separate"/>
            </w:r>
          </w:del>
          <w:del w:id="320" w:author="David Conklin" w:date="2020-06-28T07:26:00Z">
            <w:r w:rsidR="006313A1" w:rsidDel="008E6C13">
              <w:rPr>
                <w:noProof/>
                <w:webHidden/>
              </w:rPr>
              <w:delText>23</w:delText>
            </w:r>
          </w:del>
          <w:del w:id="321" w:author="David Conklin" w:date="2020-06-28T14:10:00Z">
            <w:r w:rsidR="006313A1" w:rsidDel="00275338">
              <w:rPr>
                <w:noProof/>
                <w:webHidden/>
              </w:rPr>
              <w:fldChar w:fldCharType="end"/>
            </w:r>
            <w:r w:rsidDel="00275338">
              <w:rPr>
                <w:noProof/>
              </w:rPr>
              <w:fldChar w:fldCharType="end"/>
            </w:r>
          </w:del>
        </w:p>
        <w:p w14:paraId="048B4644" w14:textId="73F78B98" w:rsidR="006313A1" w:rsidDel="00275338" w:rsidRDefault="008E6C13">
          <w:pPr>
            <w:pStyle w:val="TOC1"/>
            <w:tabs>
              <w:tab w:val="right" w:leader="dot" w:pos="9350"/>
            </w:tabs>
            <w:rPr>
              <w:del w:id="322" w:author="David Conklin" w:date="2020-06-28T14:10:00Z"/>
              <w:rFonts w:eastAsiaTheme="minorEastAsia"/>
              <w:noProof/>
            </w:rPr>
          </w:pPr>
          <w:del w:id="323" w:author="David Conklin" w:date="2020-06-28T14:10:00Z">
            <w:r w:rsidDel="00275338">
              <w:rPr>
                <w:noProof/>
              </w:rPr>
              <w:fldChar w:fldCharType="begin"/>
            </w:r>
            <w:r w:rsidDel="00275338">
              <w:rPr>
                <w:noProof/>
              </w:rPr>
              <w:delInstrText xml:space="preserve"> HYPERLINK \l "_Toc43888081" </w:delInstrText>
            </w:r>
            <w:r w:rsidDel="00275338">
              <w:rPr>
                <w:noProof/>
              </w:rPr>
              <w:fldChar w:fldCharType="separate"/>
            </w:r>
          </w:del>
          <w:ins w:id="324" w:author="David Conklin" w:date="2020-06-28T14:10:00Z">
            <w:r w:rsidR="00275338">
              <w:rPr>
                <w:b/>
                <w:bCs/>
                <w:noProof/>
              </w:rPr>
              <w:t>Error! Hyperlink reference not valid.</w:t>
            </w:r>
          </w:ins>
          <w:del w:id="325" w:author="David Conklin" w:date="2020-06-28T14:10:00Z">
            <w:r w:rsidR="006313A1" w:rsidRPr="00B273E4" w:rsidDel="00275338">
              <w:rPr>
                <w:rStyle w:val="Hyperlink"/>
                <w:noProof/>
              </w:rPr>
              <w:delText>Creating a new study area from a watershed within the WRB</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_Toc43888081 \h </w:delInstrText>
            </w:r>
            <w:r w:rsidR="006313A1" w:rsidDel="00275338">
              <w:rPr>
                <w:noProof/>
                <w:webHidden/>
              </w:rPr>
            </w:r>
            <w:r w:rsidR="006313A1" w:rsidDel="00275338">
              <w:rPr>
                <w:noProof/>
                <w:webHidden/>
              </w:rPr>
              <w:fldChar w:fldCharType="separate"/>
            </w:r>
          </w:del>
          <w:del w:id="326" w:author="David Conklin" w:date="2020-06-28T07:26:00Z">
            <w:r w:rsidR="006313A1" w:rsidDel="008E6C13">
              <w:rPr>
                <w:noProof/>
                <w:webHidden/>
              </w:rPr>
              <w:delText>23</w:delText>
            </w:r>
          </w:del>
          <w:del w:id="327" w:author="David Conklin" w:date="2020-06-28T14:10:00Z">
            <w:r w:rsidR="006313A1" w:rsidDel="00275338">
              <w:rPr>
                <w:noProof/>
                <w:webHidden/>
              </w:rPr>
              <w:fldChar w:fldCharType="end"/>
            </w:r>
            <w:r w:rsidDel="00275338">
              <w:rPr>
                <w:noProof/>
              </w:rPr>
              <w:fldChar w:fldCharType="end"/>
            </w:r>
          </w:del>
        </w:p>
        <w:p w14:paraId="6E1356EE" w14:textId="478812AD" w:rsidR="006313A1" w:rsidDel="00275338" w:rsidRDefault="008E6C13">
          <w:pPr>
            <w:pStyle w:val="TOC1"/>
            <w:tabs>
              <w:tab w:val="right" w:leader="dot" w:pos="9350"/>
            </w:tabs>
            <w:rPr>
              <w:del w:id="328" w:author="David Conklin" w:date="2020-06-28T14:10:00Z"/>
              <w:rFonts w:eastAsiaTheme="minorEastAsia"/>
              <w:noProof/>
            </w:rPr>
          </w:pPr>
          <w:del w:id="329" w:author="David Conklin" w:date="2020-06-28T14:10:00Z">
            <w:r w:rsidDel="00275338">
              <w:rPr>
                <w:noProof/>
              </w:rPr>
              <w:fldChar w:fldCharType="begin"/>
            </w:r>
            <w:r w:rsidDel="00275338">
              <w:rPr>
                <w:noProof/>
              </w:rPr>
              <w:delInstrText xml:space="preserve"> HYPERLINK \l "_Toc43888082" </w:delInstrText>
            </w:r>
            <w:r w:rsidDel="00275338">
              <w:rPr>
                <w:noProof/>
              </w:rPr>
              <w:fldChar w:fldCharType="separate"/>
            </w:r>
          </w:del>
          <w:ins w:id="330" w:author="David Conklin" w:date="2020-06-28T14:10:00Z">
            <w:r w:rsidR="00275338">
              <w:rPr>
                <w:b/>
                <w:bCs/>
                <w:noProof/>
              </w:rPr>
              <w:t>Error! Hyperlink reference not valid.</w:t>
            </w:r>
          </w:ins>
          <w:del w:id="331" w:author="David Conklin" w:date="2020-06-28T14:10:00Z">
            <w:r w:rsidR="006313A1" w:rsidRPr="00B273E4" w:rsidDel="00275338">
              <w:rPr>
                <w:rStyle w:val="Hyperlink"/>
                <w:noProof/>
              </w:rPr>
              <w:delText>North Santiam study area</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_Toc43888082 \h </w:delInstrText>
            </w:r>
            <w:r w:rsidR="006313A1" w:rsidDel="00275338">
              <w:rPr>
                <w:noProof/>
                <w:webHidden/>
              </w:rPr>
            </w:r>
            <w:r w:rsidR="006313A1" w:rsidDel="00275338">
              <w:rPr>
                <w:noProof/>
                <w:webHidden/>
              </w:rPr>
              <w:fldChar w:fldCharType="separate"/>
            </w:r>
          </w:del>
          <w:del w:id="332" w:author="David Conklin" w:date="2020-06-28T07:26:00Z">
            <w:r w:rsidR="006313A1" w:rsidDel="008E6C13">
              <w:rPr>
                <w:noProof/>
                <w:webHidden/>
              </w:rPr>
              <w:delText>25</w:delText>
            </w:r>
          </w:del>
          <w:del w:id="333" w:author="David Conklin" w:date="2020-06-28T14:10:00Z">
            <w:r w:rsidR="006313A1" w:rsidDel="00275338">
              <w:rPr>
                <w:noProof/>
                <w:webHidden/>
              </w:rPr>
              <w:fldChar w:fldCharType="end"/>
            </w:r>
            <w:r w:rsidDel="00275338">
              <w:rPr>
                <w:noProof/>
              </w:rPr>
              <w:fldChar w:fldCharType="end"/>
            </w:r>
          </w:del>
        </w:p>
        <w:p w14:paraId="76FADA2D" w14:textId="45B8CD82" w:rsidR="006313A1" w:rsidDel="00275338" w:rsidRDefault="008E6C13">
          <w:pPr>
            <w:pStyle w:val="TOC2"/>
            <w:tabs>
              <w:tab w:val="right" w:leader="dot" w:pos="9350"/>
            </w:tabs>
            <w:rPr>
              <w:del w:id="334" w:author="David Conklin" w:date="2020-06-28T14:10:00Z"/>
              <w:rFonts w:eastAsiaTheme="minorEastAsia"/>
              <w:noProof/>
            </w:rPr>
          </w:pPr>
          <w:del w:id="335" w:author="David Conklin" w:date="2020-06-28T14:10:00Z">
            <w:r w:rsidDel="00275338">
              <w:rPr>
                <w:noProof/>
              </w:rPr>
              <w:fldChar w:fldCharType="begin"/>
            </w:r>
            <w:r w:rsidDel="00275338">
              <w:rPr>
                <w:noProof/>
              </w:rPr>
              <w:delInstrText xml:space="preserve"> HYPERLINK \l "_Toc43888083" </w:delInstrText>
            </w:r>
            <w:r w:rsidDel="00275338">
              <w:rPr>
                <w:noProof/>
              </w:rPr>
              <w:fldChar w:fldCharType="separate"/>
            </w:r>
          </w:del>
          <w:ins w:id="336" w:author="David Conklin" w:date="2020-06-28T14:10:00Z">
            <w:r w:rsidR="00275338">
              <w:rPr>
                <w:b/>
                <w:bCs/>
                <w:noProof/>
              </w:rPr>
              <w:t>Error! Hyperlink reference not valid.</w:t>
            </w:r>
          </w:ins>
          <w:del w:id="337" w:author="David Conklin" w:date="2020-06-28T14:10:00Z">
            <w:r w:rsidR="006313A1" w:rsidRPr="00B273E4" w:rsidDel="00275338">
              <w:rPr>
                <w:rStyle w:val="Hyperlink"/>
                <w:rFonts w:eastAsia="Times New Roman"/>
                <w:noProof/>
              </w:rPr>
              <w:delText>Instream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_Toc43888083 \h </w:delInstrText>
            </w:r>
            <w:r w:rsidR="006313A1" w:rsidDel="00275338">
              <w:rPr>
                <w:noProof/>
                <w:webHidden/>
              </w:rPr>
            </w:r>
            <w:r w:rsidR="006313A1" w:rsidDel="00275338">
              <w:rPr>
                <w:noProof/>
                <w:webHidden/>
              </w:rPr>
              <w:fldChar w:fldCharType="separate"/>
            </w:r>
          </w:del>
          <w:del w:id="338" w:author="David Conklin" w:date="2020-06-28T07:26:00Z">
            <w:r w:rsidR="006313A1" w:rsidDel="008E6C13">
              <w:rPr>
                <w:noProof/>
                <w:webHidden/>
              </w:rPr>
              <w:delText>25</w:delText>
            </w:r>
          </w:del>
          <w:del w:id="339" w:author="David Conklin" w:date="2020-06-28T14:10:00Z">
            <w:r w:rsidR="006313A1" w:rsidDel="00275338">
              <w:rPr>
                <w:noProof/>
                <w:webHidden/>
              </w:rPr>
              <w:fldChar w:fldCharType="end"/>
            </w:r>
            <w:r w:rsidDel="00275338">
              <w:rPr>
                <w:noProof/>
              </w:rPr>
              <w:fldChar w:fldCharType="end"/>
            </w:r>
          </w:del>
        </w:p>
        <w:p w14:paraId="1090E683" w14:textId="62207C62" w:rsidR="006313A1" w:rsidDel="00275338" w:rsidRDefault="008E6C13">
          <w:pPr>
            <w:pStyle w:val="TOC2"/>
            <w:tabs>
              <w:tab w:val="right" w:leader="dot" w:pos="9350"/>
            </w:tabs>
            <w:rPr>
              <w:del w:id="340" w:author="David Conklin" w:date="2020-06-28T14:10:00Z"/>
              <w:rFonts w:eastAsiaTheme="minorEastAsia"/>
              <w:noProof/>
            </w:rPr>
          </w:pPr>
          <w:del w:id="341" w:author="David Conklin" w:date="2020-06-28T14:10:00Z">
            <w:r w:rsidDel="00275338">
              <w:rPr>
                <w:noProof/>
              </w:rPr>
              <w:fldChar w:fldCharType="begin"/>
            </w:r>
            <w:r w:rsidDel="00275338">
              <w:rPr>
                <w:noProof/>
              </w:rPr>
              <w:delInstrText xml:space="preserve"> HYPERLINK \l "_Toc43888084" </w:delInstrText>
            </w:r>
            <w:r w:rsidDel="00275338">
              <w:rPr>
                <w:noProof/>
              </w:rPr>
              <w:fldChar w:fldCharType="separate"/>
            </w:r>
          </w:del>
          <w:ins w:id="342" w:author="David Conklin" w:date="2020-06-28T14:10:00Z">
            <w:r w:rsidR="00275338">
              <w:rPr>
                <w:b/>
                <w:bCs/>
                <w:noProof/>
              </w:rPr>
              <w:t>Error! Hyperlink reference not valid.</w:t>
            </w:r>
          </w:ins>
          <w:del w:id="343" w:author="David Conklin" w:date="2020-06-28T14:10:00Z">
            <w:r w:rsidR="006313A1" w:rsidRPr="00B273E4" w:rsidDel="00275338">
              <w:rPr>
                <w:rStyle w:val="Hyperlink"/>
                <w:noProof/>
              </w:rPr>
              <w:delText>Municipal water rights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_Toc43888084 \h </w:delInstrText>
            </w:r>
            <w:r w:rsidR="006313A1" w:rsidDel="00275338">
              <w:rPr>
                <w:noProof/>
                <w:webHidden/>
              </w:rPr>
            </w:r>
            <w:r w:rsidR="006313A1" w:rsidDel="00275338">
              <w:rPr>
                <w:noProof/>
                <w:webHidden/>
              </w:rPr>
              <w:fldChar w:fldCharType="separate"/>
            </w:r>
          </w:del>
          <w:del w:id="344" w:author="David Conklin" w:date="2020-06-28T07:26:00Z">
            <w:r w:rsidR="006313A1" w:rsidDel="008E6C13">
              <w:rPr>
                <w:noProof/>
                <w:webHidden/>
              </w:rPr>
              <w:delText>27</w:delText>
            </w:r>
          </w:del>
          <w:del w:id="345" w:author="David Conklin" w:date="2020-06-28T14:10:00Z">
            <w:r w:rsidR="006313A1" w:rsidDel="00275338">
              <w:rPr>
                <w:noProof/>
                <w:webHidden/>
              </w:rPr>
              <w:fldChar w:fldCharType="end"/>
            </w:r>
            <w:r w:rsidDel="00275338">
              <w:rPr>
                <w:noProof/>
              </w:rPr>
              <w:fldChar w:fldCharType="end"/>
            </w:r>
          </w:del>
        </w:p>
        <w:p w14:paraId="21E7F44D" w14:textId="15F4DC8D" w:rsidR="006313A1" w:rsidDel="00275338" w:rsidRDefault="008E6C13">
          <w:pPr>
            <w:pStyle w:val="TOC1"/>
            <w:tabs>
              <w:tab w:val="right" w:leader="dot" w:pos="9350"/>
            </w:tabs>
            <w:rPr>
              <w:del w:id="346" w:author="David Conklin" w:date="2020-06-28T14:10:00Z"/>
              <w:rFonts w:eastAsiaTheme="minorEastAsia"/>
              <w:noProof/>
            </w:rPr>
          </w:pPr>
          <w:del w:id="347" w:author="David Conklin" w:date="2020-06-28T14:10:00Z">
            <w:r w:rsidDel="00275338">
              <w:rPr>
                <w:noProof/>
              </w:rPr>
              <w:fldChar w:fldCharType="begin"/>
            </w:r>
            <w:r w:rsidDel="00275338">
              <w:rPr>
                <w:noProof/>
              </w:rPr>
              <w:delInstrText xml:space="preserve"> HYPERLINK \l "_Toc43888085" </w:delInstrText>
            </w:r>
            <w:r w:rsidDel="00275338">
              <w:rPr>
                <w:noProof/>
              </w:rPr>
              <w:fldChar w:fldCharType="separate"/>
            </w:r>
          </w:del>
          <w:ins w:id="348" w:author="David Conklin" w:date="2020-06-28T14:10:00Z">
            <w:r w:rsidR="00275338">
              <w:rPr>
                <w:b/>
                <w:bCs/>
                <w:noProof/>
              </w:rPr>
              <w:t>Error! Hyperlink reference not valid.</w:t>
            </w:r>
          </w:ins>
          <w:del w:id="349" w:author="David Conklin" w:date="2020-06-28T14:10:00Z">
            <w:r w:rsidR="006313A1" w:rsidRPr="00B273E4" w:rsidDel="00275338">
              <w:rPr>
                <w:rStyle w:val="Hyperlink"/>
                <w:noProof/>
              </w:rPr>
              <w:delText>Directory structure and file names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_Toc43888085 \h </w:delInstrText>
            </w:r>
            <w:r w:rsidR="006313A1" w:rsidDel="00275338">
              <w:rPr>
                <w:noProof/>
                <w:webHidden/>
              </w:rPr>
            </w:r>
            <w:r w:rsidR="006313A1" w:rsidDel="00275338">
              <w:rPr>
                <w:noProof/>
                <w:webHidden/>
              </w:rPr>
              <w:fldChar w:fldCharType="separate"/>
            </w:r>
          </w:del>
          <w:del w:id="350" w:author="David Conklin" w:date="2020-06-28T07:26:00Z">
            <w:r w:rsidR="006313A1" w:rsidDel="008E6C13">
              <w:rPr>
                <w:noProof/>
                <w:webHidden/>
              </w:rPr>
              <w:delText>27</w:delText>
            </w:r>
          </w:del>
          <w:del w:id="351" w:author="David Conklin" w:date="2020-06-28T14:10:00Z">
            <w:r w:rsidR="006313A1" w:rsidDel="00275338">
              <w:rPr>
                <w:noProof/>
                <w:webHidden/>
              </w:rPr>
              <w:fldChar w:fldCharType="end"/>
            </w:r>
            <w:r w:rsidDel="00275338">
              <w:rPr>
                <w:noProof/>
              </w:rPr>
              <w:fldChar w:fldCharType="end"/>
            </w:r>
          </w:del>
        </w:p>
        <w:p w14:paraId="5A93F71A" w14:textId="278FF6EB" w:rsidR="006313A1" w:rsidDel="00275338" w:rsidRDefault="008E6C13">
          <w:pPr>
            <w:pStyle w:val="TOC1"/>
            <w:tabs>
              <w:tab w:val="right" w:leader="dot" w:pos="9350"/>
            </w:tabs>
            <w:rPr>
              <w:del w:id="352" w:author="David Conklin" w:date="2020-06-28T14:10:00Z"/>
              <w:rFonts w:eastAsiaTheme="minorEastAsia"/>
              <w:noProof/>
            </w:rPr>
          </w:pPr>
          <w:del w:id="353" w:author="David Conklin" w:date="2020-06-28T14:10:00Z">
            <w:r w:rsidDel="00275338">
              <w:rPr>
                <w:noProof/>
              </w:rPr>
              <w:fldChar w:fldCharType="begin"/>
            </w:r>
            <w:r w:rsidDel="00275338">
              <w:rPr>
                <w:noProof/>
              </w:rPr>
              <w:delInstrText xml:space="preserve"> HYPERLINK \l "_Toc43888086" </w:delInstrText>
            </w:r>
            <w:r w:rsidDel="00275338">
              <w:rPr>
                <w:noProof/>
              </w:rPr>
              <w:fldChar w:fldCharType="separate"/>
            </w:r>
          </w:del>
          <w:ins w:id="354" w:author="David Conklin" w:date="2020-06-28T14:10:00Z">
            <w:r w:rsidR="00275338">
              <w:rPr>
                <w:b/>
                <w:bCs/>
                <w:noProof/>
              </w:rPr>
              <w:t>Error! Hyperlink reference not valid.</w:t>
            </w:r>
          </w:ins>
          <w:del w:id="355" w:author="David Conklin" w:date="2020-06-28T14:10:00Z">
            <w:r w:rsidR="006313A1" w:rsidRPr="00B273E4" w:rsidDel="00275338">
              <w:rPr>
                <w:rStyle w:val="Hyperlink"/>
                <w:noProof/>
              </w:rPr>
              <w:delText>Release Log</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_Toc43888086 \h </w:delInstrText>
            </w:r>
            <w:r w:rsidR="006313A1" w:rsidDel="00275338">
              <w:rPr>
                <w:noProof/>
                <w:webHidden/>
              </w:rPr>
            </w:r>
            <w:r w:rsidR="006313A1" w:rsidDel="00275338">
              <w:rPr>
                <w:noProof/>
                <w:webHidden/>
              </w:rPr>
              <w:fldChar w:fldCharType="separate"/>
            </w:r>
          </w:del>
          <w:del w:id="356" w:author="David Conklin" w:date="2020-06-28T07:26:00Z">
            <w:r w:rsidR="006313A1" w:rsidDel="008E6C13">
              <w:rPr>
                <w:noProof/>
                <w:webHidden/>
              </w:rPr>
              <w:delText>28</w:delText>
            </w:r>
          </w:del>
          <w:del w:id="357" w:author="David Conklin" w:date="2020-06-28T14:10:00Z">
            <w:r w:rsidR="006313A1" w:rsidDel="00275338">
              <w:rPr>
                <w:noProof/>
                <w:webHidden/>
              </w:rPr>
              <w:fldChar w:fldCharType="end"/>
            </w:r>
            <w:r w:rsidDel="00275338">
              <w:rPr>
                <w:noProof/>
              </w:rPr>
              <w:fldChar w:fldCharType="end"/>
            </w:r>
          </w:del>
        </w:p>
        <w:p w14:paraId="797B8512" w14:textId="007DBEE1" w:rsidR="006313A1" w:rsidDel="00275338" w:rsidRDefault="008E6C13">
          <w:pPr>
            <w:pStyle w:val="TOC1"/>
            <w:tabs>
              <w:tab w:val="right" w:leader="dot" w:pos="9350"/>
            </w:tabs>
            <w:rPr>
              <w:del w:id="358" w:author="David Conklin" w:date="2020-06-28T14:10:00Z"/>
              <w:rFonts w:eastAsiaTheme="minorEastAsia"/>
              <w:noProof/>
            </w:rPr>
          </w:pPr>
          <w:del w:id="359" w:author="David Conklin" w:date="2020-06-28T14:10:00Z">
            <w:r w:rsidDel="00275338">
              <w:rPr>
                <w:noProof/>
              </w:rPr>
              <w:fldChar w:fldCharType="begin"/>
            </w:r>
            <w:r w:rsidDel="00275338">
              <w:rPr>
                <w:noProof/>
              </w:rPr>
              <w:delInstrText xml:space="preserve"> HYPERLINK \l "_Toc43888087" </w:delInstrText>
            </w:r>
            <w:r w:rsidDel="00275338">
              <w:rPr>
                <w:noProof/>
              </w:rPr>
              <w:fldChar w:fldCharType="separate"/>
            </w:r>
          </w:del>
          <w:ins w:id="360" w:author="David Conklin" w:date="2020-06-28T14:10:00Z">
            <w:r w:rsidR="00275338">
              <w:rPr>
                <w:b/>
                <w:bCs/>
                <w:noProof/>
              </w:rPr>
              <w:t>Error! Hyperlink reference not valid.</w:t>
            </w:r>
          </w:ins>
          <w:del w:id="361" w:author="David Conklin" w:date="2020-06-28T14:10:00Z">
            <w:r w:rsidR="006313A1" w:rsidRPr="00B273E4" w:rsidDel="00275338">
              <w:rPr>
                <w:rStyle w:val="Hyperlink"/>
                <w:noProof/>
              </w:rPr>
              <w:delText>References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_Toc43888087 \h </w:delInstrText>
            </w:r>
            <w:r w:rsidR="006313A1" w:rsidDel="00275338">
              <w:rPr>
                <w:noProof/>
                <w:webHidden/>
              </w:rPr>
            </w:r>
            <w:r w:rsidR="006313A1" w:rsidDel="00275338">
              <w:rPr>
                <w:noProof/>
                <w:webHidden/>
              </w:rPr>
              <w:fldChar w:fldCharType="separate"/>
            </w:r>
          </w:del>
          <w:del w:id="362" w:author="David Conklin" w:date="2020-06-28T07:26:00Z">
            <w:r w:rsidR="006313A1" w:rsidDel="008E6C13">
              <w:rPr>
                <w:noProof/>
                <w:webHidden/>
              </w:rPr>
              <w:delText>30</w:delText>
            </w:r>
          </w:del>
          <w:del w:id="363" w:author="David Conklin" w:date="2020-06-28T14:10:00Z">
            <w:r w:rsidR="006313A1" w:rsidDel="00275338">
              <w:rPr>
                <w:noProof/>
                <w:webHidden/>
              </w:rPr>
              <w:fldChar w:fldCharType="end"/>
            </w:r>
            <w:r w:rsidDel="00275338">
              <w:rPr>
                <w:noProof/>
              </w:rPr>
              <w:fldChar w:fldCharType="end"/>
            </w:r>
          </w:del>
        </w:p>
        <w:p w14:paraId="12AD0192" w14:textId="599D5399" w:rsidR="006313A1" w:rsidDel="00275338" w:rsidRDefault="008E6C13">
          <w:pPr>
            <w:pStyle w:val="TOC1"/>
            <w:tabs>
              <w:tab w:val="right" w:leader="dot" w:pos="9350"/>
            </w:tabs>
            <w:rPr>
              <w:del w:id="364" w:author="David Conklin" w:date="2020-06-28T14:10:00Z"/>
              <w:rFonts w:eastAsiaTheme="minorEastAsia"/>
              <w:noProof/>
            </w:rPr>
          </w:pPr>
          <w:del w:id="365" w:author="David Conklin" w:date="2020-06-28T14:10:00Z">
            <w:r w:rsidDel="00275338">
              <w:rPr>
                <w:noProof/>
              </w:rPr>
              <w:fldChar w:fldCharType="begin"/>
            </w:r>
            <w:r w:rsidDel="00275338">
              <w:rPr>
                <w:noProof/>
              </w:rPr>
              <w:delInstrText xml:space="preserve"> HYPERLINK \l "_Toc43888088" </w:delInstrText>
            </w:r>
            <w:r w:rsidDel="00275338">
              <w:rPr>
                <w:noProof/>
              </w:rPr>
              <w:fldChar w:fldCharType="separate"/>
            </w:r>
          </w:del>
          <w:ins w:id="366" w:author="David Conklin" w:date="2020-06-28T14:10:00Z">
            <w:r w:rsidR="00275338">
              <w:rPr>
                <w:b/>
                <w:bCs/>
                <w:noProof/>
              </w:rPr>
              <w:t>Error! Hyperlink reference not valid.</w:t>
            </w:r>
          </w:ins>
          <w:del w:id="367" w:author="David Conklin" w:date="2020-06-28T14:10:00Z">
            <w:r w:rsidR="006313A1" w:rsidRPr="00B273E4" w:rsidDel="00275338">
              <w:rPr>
                <w:rStyle w:val="Hyperlink"/>
                <w:noProof/>
              </w:rPr>
              <w:delText>Acronyms</w:delText>
            </w:r>
            <w:r w:rsidR="006313A1" w:rsidDel="00275338">
              <w:rPr>
                <w:noProof/>
                <w:webHidden/>
              </w:rPr>
              <w:tab/>
            </w:r>
            <w:r w:rsidR="006313A1" w:rsidDel="00275338">
              <w:rPr>
                <w:noProof/>
                <w:webHidden/>
              </w:rPr>
              <w:fldChar w:fldCharType="begin"/>
            </w:r>
            <w:r w:rsidR="006313A1" w:rsidDel="00275338">
              <w:rPr>
                <w:noProof/>
                <w:webHidden/>
              </w:rPr>
              <w:delInstrText xml:space="preserve"> PAGEREF _Toc43888088 \h </w:delInstrText>
            </w:r>
            <w:r w:rsidR="006313A1" w:rsidDel="00275338">
              <w:rPr>
                <w:noProof/>
                <w:webHidden/>
              </w:rPr>
            </w:r>
            <w:r w:rsidR="006313A1" w:rsidDel="00275338">
              <w:rPr>
                <w:noProof/>
                <w:webHidden/>
              </w:rPr>
              <w:fldChar w:fldCharType="separate"/>
            </w:r>
          </w:del>
          <w:del w:id="368" w:author="David Conklin" w:date="2020-06-28T07:26:00Z">
            <w:r w:rsidR="006313A1" w:rsidDel="008E6C13">
              <w:rPr>
                <w:noProof/>
                <w:webHidden/>
              </w:rPr>
              <w:delText>30</w:delText>
            </w:r>
          </w:del>
          <w:del w:id="369" w:author="David Conklin" w:date="2020-06-28T14:10:00Z">
            <w:r w:rsidR="006313A1" w:rsidDel="00275338">
              <w:rPr>
                <w:noProof/>
                <w:webHidden/>
              </w:rPr>
              <w:fldChar w:fldCharType="end"/>
            </w:r>
            <w:r w:rsidDel="00275338">
              <w:rPr>
                <w:noProof/>
              </w:rPr>
              <w:fldChar w:fldCharType="end"/>
            </w:r>
          </w:del>
        </w:p>
        <w:p w14:paraId="62A100F0" w14:textId="77777777" w:rsidR="00AB1E51" w:rsidRDefault="00AB1E51">
          <w:r>
            <w:rPr>
              <w:b/>
              <w:bCs/>
              <w:noProof/>
            </w:rPr>
            <w:fldChar w:fldCharType="end"/>
          </w:r>
        </w:p>
      </w:sdtContent>
    </w:sdt>
    <w:p w14:paraId="55ADEA0D" w14:textId="405AE699" w:rsidR="008A2C49"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r w:rsidR="008E6C13">
        <w:fldChar w:fldCharType="begin"/>
      </w:r>
      <w:r w:rsidR="008E6C13">
        <w:instrText xml:space="preserve"> HYPERLINK \l "_Toc10873622" </w:instrText>
      </w:r>
      <w:r w:rsidR="008E6C13">
        <w:fldChar w:fldCharType="separate"/>
      </w:r>
      <w:r w:rsidR="008A2C49" w:rsidRPr="004606B0">
        <w:rPr>
          <w:rStyle w:val="Hyperlink"/>
          <w:noProof/>
        </w:rPr>
        <w:t>Figure 1. Willamette River basin study area; embedded study areas are colored other than gray.  The 2 lighter blues together make up the upper Willamette basin study area.</w:t>
      </w:r>
      <w:r w:rsidR="008A2C49">
        <w:rPr>
          <w:noProof/>
          <w:webHidden/>
        </w:rPr>
        <w:tab/>
      </w:r>
      <w:r w:rsidR="008A2C49">
        <w:rPr>
          <w:noProof/>
          <w:webHidden/>
        </w:rPr>
        <w:fldChar w:fldCharType="begin"/>
      </w:r>
      <w:r w:rsidR="008A2C49">
        <w:rPr>
          <w:noProof/>
          <w:webHidden/>
        </w:rPr>
        <w:instrText xml:space="preserve"> PAGEREF _Toc10873622 \h </w:instrText>
      </w:r>
      <w:r w:rsidR="008A2C49">
        <w:rPr>
          <w:noProof/>
          <w:webHidden/>
        </w:rPr>
      </w:r>
      <w:r w:rsidR="008A2C49">
        <w:rPr>
          <w:noProof/>
          <w:webHidden/>
        </w:rPr>
        <w:fldChar w:fldCharType="separate"/>
      </w:r>
      <w:ins w:id="370" w:author="David Conklin" w:date="2020-06-28T07:28:00Z">
        <w:r w:rsidR="008E6C13">
          <w:rPr>
            <w:noProof/>
            <w:webHidden/>
          </w:rPr>
          <w:t>8</w:t>
        </w:r>
      </w:ins>
      <w:del w:id="371" w:author="David Conklin" w:date="2020-06-28T07:26:00Z">
        <w:r w:rsidR="008A2C49" w:rsidDel="008E6C13">
          <w:rPr>
            <w:noProof/>
            <w:webHidden/>
          </w:rPr>
          <w:delText>7</w:delText>
        </w:r>
      </w:del>
      <w:r w:rsidR="008A2C49">
        <w:rPr>
          <w:noProof/>
          <w:webHidden/>
        </w:rPr>
        <w:fldChar w:fldCharType="end"/>
      </w:r>
      <w:r w:rsidR="008E6C13">
        <w:rPr>
          <w:noProof/>
        </w:rPr>
        <w:fldChar w:fldCharType="end"/>
      </w:r>
    </w:p>
    <w:p w14:paraId="0BF8E006" w14:textId="041D9E8C" w:rsidR="008A2C49" w:rsidRDefault="008E6C13">
      <w:pPr>
        <w:pStyle w:val="TableofFigures"/>
        <w:tabs>
          <w:tab w:val="right" w:leader="dot" w:pos="9350"/>
        </w:tabs>
        <w:rPr>
          <w:rFonts w:eastAsiaTheme="minorEastAsia"/>
          <w:noProof/>
        </w:rPr>
      </w:pPr>
      <w:r>
        <w:fldChar w:fldCharType="begin"/>
      </w:r>
      <w:r>
        <w:instrText xml:space="preserve"> HYPERLINK \l "_Toc10873623" </w:instrText>
      </w:r>
      <w:r>
        <w:fldChar w:fldCharType="separate"/>
      </w:r>
      <w:r w:rsidR="008A2C49" w:rsidRPr="004606B0">
        <w:rPr>
          <w:rStyle w:val="Hyperlink"/>
          <w:noProof/>
        </w:rPr>
        <w:t>Figure 2. Tualatin basin study area; Chicken Creek watershed is highlighted.</w:t>
      </w:r>
      <w:r w:rsidR="008A2C49">
        <w:rPr>
          <w:noProof/>
          <w:webHidden/>
        </w:rPr>
        <w:tab/>
      </w:r>
      <w:r w:rsidR="008A2C49">
        <w:rPr>
          <w:noProof/>
          <w:webHidden/>
        </w:rPr>
        <w:fldChar w:fldCharType="begin"/>
      </w:r>
      <w:r w:rsidR="008A2C49">
        <w:rPr>
          <w:noProof/>
          <w:webHidden/>
        </w:rPr>
        <w:instrText xml:space="preserve"> PAGEREF _Toc10873623 \h </w:instrText>
      </w:r>
      <w:r w:rsidR="008A2C49">
        <w:rPr>
          <w:noProof/>
          <w:webHidden/>
        </w:rPr>
      </w:r>
      <w:r w:rsidR="008A2C49">
        <w:rPr>
          <w:noProof/>
          <w:webHidden/>
        </w:rPr>
        <w:fldChar w:fldCharType="separate"/>
      </w:r>
      <w:ins w:id="372" w:author="David Conklin" w:date="2020-06-28T07:28:00Z">
        <w:r>
          <w:rPr>
            <w:noProof/>
            <w:webHidden/>
          </w:rPr>
          <w:t>9</w:t>
        </w:r>
      </w:ins>
      <w:del w:id="373" w:author="David Conklin" w:date="2020-06-28T07:26:00Z">
        <w:r w:rsidR="008A2C49" w:rsidDel="008E6C13">
          <w:rPr>
            <w:noProof/>
            <w:webHidden/>
          </w:rPr>
          <w:delText>8</w:delText>
        </w:r>
      </w:del>
      <w:r w:rsidR="008A2C49">
        <w:rPr>
          <w:noProof/>
          <w:webHidden/>
        </w:rPr>
        <w:fldChar w:fldCharType="end"/>
      </w:r>
      <w:r>
        <w:rPr>
          <w:noProof/>
        </w:rPr>
        <w:fldChar w:fldCharType="end"/>
      </w:r>
    </w:p>
    <w:p w14:paraId="65B6FDD9" w14:textId="72306BFB" w:rsidR="008A2C49" w:rsidRDefault="008E6C13">
      <w:pPr>
        <w:pStyle w:val="TableofFigures"/>
        <w:tabs>
          <w:tab w:val="right" w:leader="dot" w:pos="9350"/>
        </w:tabs>
        <w:rPr>
          <w:rFonts w:eastAsiaTheme="minorEastAsia"/>
          <w:noProof/>
        </w:rPr>
      </w:pPr>
      <w:r>
        <w:fldChar w:fldCharType="begin"/>
      </w:r>
      <w:r>
        <w:instrText xml:space="preserve"> HYPERLINK \l "_Toc10873624" </w:instrText>
      </w:r>
      <w:r>
        <w:fldChar w:fldCharType="separate"/>
      </w:r>
      <w:r w:rsidR="008A2C49" w:rsidRPr="004606B0">
        <w:rPr>
          <w:rStyle w:val="Hyperlink"/>
          <w:noProof/>
        </w:rPr>
        <w:t>Figure 3. North Santiam watershed study area.</w:t>
      </w:r>
      <w:r w:rsidR="008A2C49">
        <w:rPr>
          <w:noProof/>
          <w:webHidden/>
        </w:rPr>
        <w:tab/>
      </w:r>
      <w:r w:rsidR="008A2C49">
        <w:rPr>
          <w:noProof/>
          <w:webHidden/>
        </w:rPr>
        <w:fldChar w:fldCharType="begin"/>
      </w:r>
      <w:r w:rsidR="008A2C49">
        <w:rPr>
          <w:noProof/>
          <w:webHidden/>
        </w:rPr>
        <w:instrText xml:space="preserve"> PAGEREF _Toc10873624 \h </w:instrText>
      </w:r>
      <w:r w:rsidR="008A2C49">
        <w:rPr>
          <w:noProof/>
          <w:webHidden/>
        </w:rPr>
      </w:r>
      <w:r w:rsidR="008A2C49">
        <w:rPr>
          <w:noProof/>
          <w:webHidden/>
        </w:rPr>
        <w:fldChar w:fldCharType="separate"/>
      </w:r>
      <w:ins w:id="374" w:author="David Conklin" w:date="2020-06-28T07:28:00Z">
        <w:r>
          <w:rPr>
            <w:noProof/>
            <w:webHidden/>
          </w:rPr>
          <w:t>10</w:t>
        </w:r>
      </w:ins>
      <w:del w:id="375" w:author="David Conklin" w:date="2020-06-28T07:26:00Z">
        <w:r w:rsidR="008A2C49" w:rsidDel="008E6C13">
          <w:rPr>
            <w:noProof/>
            <w:webHidden/>
          </w:rPr>
          <w:delText>9</w:delText>
        </w:r>
      </w:del>
      <w:r w:rsidR="008A2C49">
        <w:rPr>
          <w:noProof/>
          <w:webHidden/>
        </w:rPr>
        <w:fldChar w:fldCharType="end"/>
      </w:r>
      <w:r>
        <w:rPr>
          <w:noProof/>
        </w:rPr>
        <w:fldChar w:fldCharType="end"/>
      </w:r>
    </w:p>
    <w:p w14:paraId="38356C76" w14:textId="377FE560" w:rsidR="008A2C49" w:rsidRDefault="008E6C13">
      <w:pPr>
        <w:pStyle w:val="TableofFigures"/>
        <w:tabs>
          <w:tab w:val="right" w:leader="dot" w:pos="9350"/>
        </w:tabs>
        <w:rPr>
          <w:rFonts w:eastAsiaTheme="minorEastAsia"/>
          <w:noProof/>
        </w:rPr>
      </w:pPr>
      <w:r>
        <w:fldChar w:fldCharType="begin"/>
      </w:r>
      <w:r>
        <w:instrText xml:space="preserve"> HYPERLINK \l "_Toc10873625" </w:instrText>
      </w:r>
      <w:r>
        <w:fldChar w:fldCharType="separate"/>
      </w:r>
      <w:r w:rsidR="008A2C49" w:rsidRPr="004606B0">
        <w:rPr>
          <w:rStyle w:val="Hyperlink"/>
          <w:noProof/>
        </w:rPr>
        <w:t>Figure 4. Upper Willamette study area.</w:t>
      </w:r>
      <w:r w:rsidR="008A2C49">
        <w:rPr>
          <w:noProof/>
          <w:webHidden/>
        </w:rPr>
        <w:tab/>
      </w:r>
      <w:r w:rsidR="008A2C49">
        <w:rPr>
          <w:noProof/>
          <w:webHidden/>
        </w:rPr>
        <w:fldChar w:fldCharType="begin"/>
      </w:r>
      <w:r w:rsidR="008A2C49">
        <w:rPr>
          <w:noProof/>
          <w:webHidden/>
        </w:rPr>
        <w:instrText xml:space="preserve"> PAGEREF _Toc10873625 \h </w:instrText>
      </w:r>
      <w:r w:rsidR="008A2C49">
        <w:rPr>
          <w:noProof/>
          <w:webHidden/>
        </w:rPr>
      </w:r>
      <w:r w:rsidR="008A2C49">
        <w:rPr>
          <w:noProof/>
          <w:webHidden/>
        </w:rPr>
        <w:fldChar w:fldCharType="separate"/>
      </w:r>
      <w:ins w:id="376" w:author="David Conklin" w:date="2020-06-28T07:28:00Z">
        <w:r>
          <w:rPr>
            <w:noProof/>
            <w:webHidden/>
          </w:rPr>
          <w:t>11</w:t>
        </w:r>
      </w:ins>
      <w:del w:id="377" w:author="David Conklin" w:date="2020-06-28T07:26:00Z">
        <w:r w:rsidR="008A2C49" w:rsidDel="008E6C13">
          <w:rPr>
            <w:noProof/>
            <w:webHidden/>
          </w:rPr>
          <w:delText>10</w:delText>
        </w:r>
      </w:del>
      <w:r w:rsidR="008A2C49">
        <w:rPr>
          <w:noProof/>
          <w:webHidden/>
        </w:rPr>
        <w:fldChar w:fldCharType="end"/>
      </w:r>
      <w:r>
        <w:rPr>
          <w:noProof/>
        </w:rPr>
        <w:fldChar w:fldCharType="end"/>
      </w:r>
    </w:p>
    <w:p w14:paraId="748EC3A8" w14:textId="561B1D90" w:rsidR="008A2C49" w:rsidRDefault="008E6C13">
      <w:pPr>
        <w:pStyle w:val="TableofFigures"/>
        <w:tabs>
          <w:tab w:val="right" w:leader="dot" w:pos="9350"/>
        </w:tabs>
        <w:rPr>
          <w:rFonts w:eastAsiaTheme="minorEastAsia"/>
          <w:noProof/>
        </w:rPr>
      </w:pPr>
      <w:r>
        <w:fldChar w:fldCharType="begin"/>
      </w:r>
      <w:r>
        <w:instrText xml:space="preserve"> HYPERLINK \l "_Toc10873626" </w:instrText>
      </w:r>
      <w:r>
        <w:fldChar w:fldCharType="separate"/>
      </w:r>
      <w:r w:rsidR="008A2C49" w:rsidRPr="004606B0">
        <w:rPr>
          <w:rStyle w:val="Hyperlink"/>
          <w:noProof/>
        </w:rPr>
        <w:t>Figure 5. Chicken Creek watershed study area.</w:t>
      </w:r>
      <w:r w:rsidR="008A2C49">
        <w:rPr>
          <w:noProof/>
          <w:webHidden/>
        </w:rPr>
        <w:tab/>
      </w:r>
      <w:r w:rsidR="008A2C49">
        <w:rPr>
          <w:noProof/>
          <w:webHidden/>
        </w:rPr>
        <w:fldChar w:fldCharType="begin"/>
      </w:r>
      <w:r w:rsidR="008A2C49">
        <w:rPr>
          <w:noProof/>
          <w:webHidden/>
        </w:rPr>
        <w:instrText xml:space="preserve"> PAGEREF _Toc10873626 \h </w:instrText>
      </w:r>
      <w:r w:rsidR="008A2C49">
        <w:rPr>
          <w:noProof/>
          <w:webHidden/>
        </w:rPr>
      </w:r>
      <w:r w:rsidR="008A2C49">
        <w:rPr>
          <w:noProof/>
          <w:webHidden/>
        </w:rPr>
        <w:fldChar w:fldCharType="separate"/>
      </w:r>
      <w:ins w:id="378" w:author="David Conklin" w:date="2020-06-28T07:28:00Z">
        <w:r>
          <w:rPr>
            <w:noProof/>
            <w:webHidden/>
          </w:rPr>
          <w:t>12</w:t>
        </w:r>
      </w:ins>
      <w:del w:id="379" w:author="David Conklin" w:date="2020-06-28T07:26:00Z">
        <w:r w:rsidR="008A2C49" w:rsidDel="008E6C13">
          <w:rPr>
            <w:noProof/>
            <w:webHidden/>
          </w:rPr>
          <w:delText>11</w:delText>
        </w:r>
      </w:del>
      <w:r w:rsidR="008A2C49">
        <w:rPr>
          <w:noProof/>
          <w:webHidden/>
        </w:rPr>
        <w:fldChar w:fldCharType="end"/>
      </w:r>
      <w:r>
        <w:rPr>
          <w:noProof/>
        </w:rPr>
        <w:fldChar w:fldCharType="end"/>
      </w:r>
    </w:p>
    <w:p w14:paraId="23F4E73D" w14:textId="54FD4BF4" w:rsidR="008A2C49" w:rsidRDefault="008E6C13">
      <w:pPr>
        <w:pStyle w:val="TableofFigures"/>
        <w:tabs>
          <w:tab w:val="right" w:leader="dot" w:pos="9350"/>
        </w:tabs>
        <w:rPr>
          <w:rFonts w:eastAsiaTheme="minorEastAsia"/>
          <w:noProof/>
        </w:rPr>
      </w:pPr>
      <w:r>
        <w:fldChar w:fldCharType="begin"/>
      </w:r>
      <w:r>
        <w:instrText xml:space="preserve"> HYPERLINK \l "_Toc10873627" </w:instrText>
      </w:r>
      <w:r>
        <w:fldChar w:fldCharType="separate"/>
      </w:r>
      <w:r w:rsidR="008A2C49" w:rsidRPr="004606B0">
        <w:rPr>
          <w:rStyle w:val="Hyperlink"/>
          <w:noProof/>
        </w:rPr>
        <w:t>Figure 6. Instream water rights in the North Santiam watershed</w:t>
      </w:r>
      <w:r w:rsidR="008A2C49">
        <w:rPr>
          <w:noProof/>
          <w:webHidden/>
        </w:rPr>
        <w:tab/>
      </w:r>
      <w:r w:rsidR="008A2C49">
        <w:rPr>
          <w:noProof/>
          <w:webHidden/>
        </w:rPr>
        <w:fldChar w:fldCharType="begin"/>
      </w:r>
      <w:r w:rsidR="008A2C49">
        <w:rPr>
          <w:noProof/>
          <w:webHidden/>
        </w:rPr>
        <w:instrText xml:space="preserve"> PAGEREF _Toc10873627 \h </w:instrText>
      </w:r>
      <w:r w:rsidR="008A2C49">
        <w:rPr>
          <w:noProof/>
          <w:webHidden/>
        </w:rPr>
      </w:r>
      <w:r w:rsidR="008A2C49">
        <w:rPr>
          <w:noProof/>
          <w:webHidden/>
        </w:rPr>
        <w:fldChar w:fldCharType="separate"/>
      </w:r>
      <w:ins w:id="380" w:author="David Conklin" w:date="2020-06-28T07:28:00Z">
        <w:r>
          <w:rPr>
            <w:noProof/>
            <w:webHidden/>
          </w:rPr>
          <w:t>26</w:t>
        </w:r>
      </w:ins>
      <w:del w:id="381" w:author="David Conklin" w:date="2020-06-28T07:26:00Z">
        <w:r w:rsidR="008A2C49" w:rsidDel="008E6C13">
          <w:rPr>
            <w:noProof/>
            <w:webHidden/>
          </w:rPr>
          <w:delText>24</w:delText>
        </w:r>
      </w:del>
      <w:r w:rsidR="008A2C49">
        <w:rPr>
          <w:noProof/>
          <w:webHidden/>
        </w:rPr>
        <w:fldChar w:fldCharType="end"/>
      </w:r>
      <w:r>
        <w:rPr>
          <w:noProof/>
        </w:rPr>
        <w:fldChar w:fldCharType="end"/>
      </w:r>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382" w:name="_Toc44245836"/>
      <w:r>
        <w:t>What is a digital handbook?</w:t>
      </w:r>
      <w:bookmarkEnd w:id="38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83" w:name="_Toc44245837"/>
      <w:r>
        <w:t>CW3M c</w:t>
      </w:r>
      <w:r w:rsidR="00C70B81">
        <w:t>oncept</w:t>
      </w:r>
      <w:bookmarkEnd w:id="383"/>
      <w:r>
        <w:t xml:space="preserve"> </w:t>
      </w:r>
    </w:p>
    <w:p w14:paraId="7E41CEB8" w14:textId="77777777" w:rsidR="000D6396" w:rsidRDefault="000D6396" w:rsidP="00A43D30"/>
    <w:p w14:paraId="3DA45CFC" w14:textId="77777777" w:rsidR="000D6396" w:rsidRDefault="00C46F0A" w:rsidP="00C46F0A">
      <w:pPr>
        <w:pStyle w:val="Heading2"/>
      </w:pPr>
      <w:bookmarkStart w:id="384" w:name="_Toc44245838"/>
      <w:r>
        <w:t>A different kind of community model</w:t>
      </w:r>
      <w:bookmarkEnd w:id="384"/>
    </w:p>
    <w:p w14:paraId="658FF800" w14:textId="09ADCDAC" w:rsidR="00C46F0A" w:rsidRDefault="00C46F0A" w:rsidP="00C46F0A">
      <w:r>
        <w:tab/>
        <w:t xml:space="preserve">CW3M stands for Community Willamette Whole Watershed Model.  The “Willamette Whole Watershed Model” part is a generic term for the series of whole watershed models developed by the WW2100, OUWIN, and Willamette INFEWs projects.  The “Community” part is inspired by the </w:t>
      </w:r>
      <w:r>
        <w:lastRenderedPageBreak/>
        <w:t>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ins w:id="385" w:author="David Conklin" w:date="2020-06-28T15:39:00Z">
        <w:r w:rsidR="00232CB2">
          <w:t xml:space="preserve">- </w:t>
        </w:r>
      </w:ins>
      <w:del w:id="386" w:author="David Conklin" w:date="2020-06-28T15:39:00Z">
        <w:r w:rsidR="00E11E6C" w:rsidDel="00232CB2">
          <w:delText>(</w:delText>
        </w:r>
      </w:del>
      <w:r w:rsidR="00E11E6C">
        <w:t>the stakeholder community</w:t>
      </w:r>
      <w:del w:id="387" w:author="David Conklin" w:date="2020-06-28T15:39:00Z">
        <w:r w:rsidR="00E11E6C" w:rsidDel="00232CB2">
          <w:delText>)</w:delText>
        </w:r>
      </w:del>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388" w:name="_Toc44245839"/>
      <w:r>
        <w:t>What CW3M is for</w:t>
      </w:r>
      <w:bookmarkEnd w:id="388"/>
    </w:p>
    <w:p w14:paraId="3CC3137E" w14:textId="19E34FCB"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ins w:id="389" w:author="David Conklin" w:date="2020-06-28T15:09:00Z">
        <w:r w:rsidR="00BD0F8C">
          <w:rPr>
            <w:rFonts w:cstheme="minorHAnsi"/>
          </w:rPr>
          <w:t>As of mid 2020, model data files have been set up</w:t>
        </w:r>
      </w:ins>
      <w:ins w:id="390" w:author="David Conklin" w:date="2020-06-28T15:10:00Z">
        <w:r w:rsidR="00BD0F8C">
          <w:rPr>
            <w:rFonts w:cstheme="minorHAnsi"/>
          </w:rPr>
          <w:t xml:space="preserve"> for 13 study areas: the </w:t>
        </w:r>
      </w:ins>
      <w:ins w:id="391" w:author="David Conklin" w:date="2020-06-28T15:13:00Z">
        <w:r w:rsidR="00BD0F8C">
          <w:rPr>
            <w:rFonts w:cstheme="minorHAnsi"/>
          </w:rPr>
          <w:t xml:space="preserve">entire </w:t>
        </w:r>
      </w:ins>
      <w:ins w:id="392" w:author="David Conklin" w:date="2020-06-28T15:10:00Z">
        <w:r w:rsidR="00BD0F8C">
          <w:rPr>
            <w:rFonts w:cstheme="minorHAnsi"/>
          </w:rPr>
          <w:t>Willamette basin</w:t>
        </w:r>
      </w:ins>
      <w:ins w:id="393" w:author="David Conklin" w:date="2020-06-28T15:13:00Z">
        <w:r w:rsidR="00BD0F8C">
          <w:rPr>
            <w:rFonts w:cstheme="minorHAnsi"/>
          </w:rPr>
          <w:t>;</w:t>
        </w:r>
      </w:ins>
      <w:ins w:id="394" w:author="David Conklin" w:date="2020-06-28T15:10:00Z">
        <w:r w:rsidR="00BD0F8C">
          <w:rPr>
            <w:rFonts w:cstheme="minorHAnsi"/>
          </w:rPr>
          <w:t xml:space="preserve"> the smaller b</w:t>
        </w:r>
      </w:ins>
      <w:ins w:id="395" w:author="David Conklin" w:date="2020-06-28T15:11:00Z">
        <w:r w:rsidR="00BD0F8C">
          <w:rPr>
            <w:rFonts w:cstheme="minorHAnsi"/>
          </w:rPr>
          <w:t xml:space="preserve">asins drained by the Clackamas, Long Tom, Luckiamute, Marys, McKenzie, Molalla, North Santiam, </w:t>
        </w:r>
      </w:ins>
      <w:ins w:id="396" w:author="David Conklin" w:date="2020-06-28T15:12:00Z">
        <w:r w:rsidR="00BD0F8C">
          <w:rPr>
            <w:rFonts w:cstheme="minorHAnsi"/>
          </w:rPr>
          <w:t>Pudding, and Tualatin rivers</w:t>
        </w:r>
      </w:ins>
      <w:ins w:id="397" w:author="David Conklin" w:date="2020-06-28T15:13:00Z">
        <w:r w:rsidR="00BD0F8C">
          <w:rPr>
            <w:rFonts w:cstheme="minorHAnsi"/>
          </w:rPr>
          <w:t>; the Chicken Creek watershed in the Tualatin basin; and the</w:t>
        </w:r>
      </w:ins>
      <w:ins w:id="398" w:author="David Conklin" w:date="2020-06-28T15:14:00Z">
        <w:r w:rsidR="00BD0F8C">
          <w:rPr>
            <w:rFonts w:cstheme="minorHAnsi"/>
          </w:rPr>
          <w:t xml:space="preserve"> upper Willamette basin, composed of the areas drained by the Coast Fork, the Middle Fork, and the McKenzie rivers</w:t>
        </w:r>
      </w:ins>
      <w:ins w:id="399" w:author="David Conklin" w:date="2020-06-28T15:15:00Z">
        <w:r w:rsidR="00BD0F8C">
          <w:rPr>
            <w:rFonts w:cstheme="minorHAnsi"/>
          </w:rPr>
          <w:t>.</w:t>
        </w:r>
      </w:ins>
      <w:del w:id="400" w:author="David Conklin" w:date="2020-06-28T15:15:00Z">
        <w:r w:rsidRPr="00EC7B8F" w:rsidDel="00BD0F8C">
          <w:rPr>
            <w:rFonts w:cstheme="minorHAnsi"/>
          </w:rPr>
          <w:delText>Models of the North Santiam watershed and of the upper Willamette basin (Coast Fork + Middle Fork + McKenzie) have already been prototyped; models for the Tualatin basin and for Benton County watersheds (Long Tom + Marys + Luckiamute) are planned.</w:delText>
        </w:r>
      </w:del>
      <w:r w:rsidRPr="00EC7B8F">
        <w:rPr>
          <w:rFonts w:cstheme="minorHAnsi"/>
        </w:rPr>
        <w:t xml:space="preserve">  Ultimately CW3M would include detailed models of all the major subregions in the Willamette River basin.</w:t>
      </w:r>
    </w:p>
    <w:p w14:paraId="22CF9FEB" w14:textId="780890A6" w:rsidR="00EC7B8F" w:rsidRPr="00EC7B8F" w:rsidRDefault="00EC7B8F" w:rsidP="00EC7B8F">
      <w:pPr>
        <w:rPr>
          <w:rFonts w:cstheme="minorHAnsi"/>
        </w:rPr>
      </w:pPr>
      <w:r w:rsidRPr="00EC7B8F">
        <w:rPr>
          <w:rFonts w:cstheme="minorHAnsi"/>
        </w:rPr>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ins w:id="401" w:author="David Conklin" w:date="2020-06-28T15:15:00Z">
        <w:r w:rsidR="00BD0F8C">
          <w:rPr>
            <w:rFonts w:cstheme="minorHAnsi"/>
          </w:rPr>
          <w:t>.</w:t>
        </w:r>
      </w:ins>
      <w:r w:rsidRPr="00EC7B8F">
        <w:rPr>
          <w:rFonts w:cstheme="minorHAnsi"/>
        </w:rPr>
        <w:t xml:space="preserve"> </w:t>
      </w:r>
      <w:ins w:id="402" w:author="David Conklin" w:date="2020-06-28T15:16:00Z">
        <w:r w:rsidR="00BD0F8C">
          <w:rPr>
            <w:rFonts w:cstheme="minorHAnsi"/>
          </w:rPr>
          <w:t xml:space="preserve"> </w:t>
        </w:r>
      </w:ins>
      <w:del w:id="403" w:author="David Conklin" w:date="2020-06-28T15:16:00Z">
        <w:r w:rsidRPr="00EC7B8F" w:rsidDel="00BD0F8C">
          <w:rPr>
            <w:rFonts w:cstheme="minorHAnsi"/>
          </w:rPr>
          <w:delText>this past s</w:delText>
        </w:r>
      </w:del>
      <w:del w:id="404" w:author="David Conklin" w:date="2020-06-28T15:15:00Z">
        <w:r w:rsidRPr="00EC7B8F" w:rsidDel="00BD0F8C">
          <w:rPr>
            <w:rFonts w:cstheme="minorHAnsi"/>
          </w:rPr>
          <w:delText xml:space="preserve">pring.  </w:delText>
        </w:r>
      </w:del>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405" w:name="_Toc44245840"/>
      <w:r>
        <w:t>Management and maintenance</w:t>
      </w:r>
      <w:bookmarkEnd w:id="405"/>
    </w:p>
    <w:p w14:paraId="3B651A5F" w14:textId="5408C329" w:rsidR="00F20635" w:rsidRDefault="007E3C93" w:rsidP="004F54A5">
      <w:pPr>
        <w:ind w:firstLine="720"/>
        <w:rPr>
          <w:ins w:id="406" w:author="David Conklin" w:date="2020-06-28T15:32:00Z"/>
        </w:rPr>
      </w:pPr>
      <w:r>
        <w:t xml:space="preserve">Unlike for NCAR’s community models, there is no large organization behind CW3M.  </w:t>
      </w:r>
      <w:ins w:id="407" w:author="David Conklin" w:date="2020-06-28T15:16:00Z">
        <w:r w:rsidR="007257C6">
          <w:t>A C</w:t>
        </w:r>
      </w:ins>
      <w:ins w:id="408" w:author="David Conklin" w:date="2020-06-28T15:17:00Z">
        <w:r w:rsidR="007257C6">
          <w:t xml:space="preserve">W3M Steering Committee has been set up and is composed of 8 individuals </w:t>
        </w:r>
      </w:ins>
      <w:ins w:id="409" w:author="David Conklin" w:date="2020-06-28T15:18:00Z">
        <w:r w:rsidR="007257C6">
          <w:t>who have agreed to a memorandum of understanding</w:t>
        </w:r>
      </w:ins>
      <w:ins w:id="410" w:author="David Conklin" w:date="2020-06-28T15:25:00Z">
        <w:r w:rsidR="00F8477A">
          <w:t xml:space="preserve"> (MOU)</w:t>
        </w:r>
      </w:ins>
      <w:ins w:id="411" w:author="David Conklin" w:date="2020-06-28T15:19:00Z">
        <w:r w:rsidR="006076FE">
          <w:t xml:space="preserve">.  The text of </w:t>
        </w:r>
      </w:ins>
      <w:ins w:id="412" w:author="David Conklin" w:date="2020-06-28T15:20:00Z">
        <w:r w:rsidR="006076FE">
          <w:t>the MOU is a separate file in the digital handbook.</w:t>
        </w:r>
      </w:ins>
      <w:ins w:id="413" w:author="David Conklin" w:date="2020-06-28T15:23:00Z">
        <w:r w:rsidR="00F8477A">
          <w:t xml:space="preserve">  The steering committee meets quarterly over the Internet</w:t>
        </w:r>
      </w:ins>
      <w:ins w:id="414" w:author="David Conklin" w:date="2020-06-28T15:24:00Z">
        <w:r w:rsidR="00F8477A">
          <w:t xml:space="preserve">.  </w:t>
        </w:r>
      </w:ins>
      <w:ins w:id="415" w:author="David Conklin" w:date="2020-06-28T15:32:00Z">
        <w:r w:rsidR="00F20635">
          <w:t xml:space="preserve">Rebecca McCoun is the </w:t>
        </w:r>
      </w:ins>
      <w:ins w:id="416" w:author="David Conklin" w:date="2020-06-28T15:33:00Z">
        <w:r w:rsidR="00F20635">
          <w:t>current steering committee chairperson</w:t>
        </w:r>
      </w:ins>
      <w:ins w:id="417" w:author="David Conklin" w:date="2020-06-28T15:34:00Z">
        <w:r w:rsidR="00F20635">
          <w:t xml:space="preserve">.  She can be reached by email at </w:t>
        </w:r>
      </w:ins>
      <w:ins w:id="418" w:author="David Conklin" w:date="2020-06-28T15:35:00Z">
        <w:r w:rsidR="00F20635">
          <w:t>northsantiamwc@gmail.com.</w:t>
        </w:r>
      </w:ins>
      <w:ins w:id="419" w:author="David Conklin" w:date="2020-06-28T15:33:00Z">
        <w:r w:rsidR="00F20635">
          <w:t xml:space="preserve"> </w:t>
        </w:r>
      </w:ins>
    </w:p>
    <w:p w14:paraId="01C6F298" w14:textId="05E3FC83" w:rsidR="007E3C93" w:rsidRDefault="00F8477A">
      <w:pPr>
        <w:ind w:firstLine="720"/>
      </w:pPr>
      <w:ins w:id="420" w:author="David Conklin" w:date="2020-06-28T15:24:00Z">
        <w:r>
          <w:t xml:space="preserve">As of mid-2020, Oregon Freshwater </w:t>
        </w:r>
      </w:ins>
      <w:ins w:id="421" w:author="David Conklin" w:date="2020-06-28T15:28:00Z">
        <w:r w:rsidR="004F54A5">
          <w:t xml:space="preserve">Simulations (Freshwater) </w:t>
        </w:r>
      </w:ins>
      <w:ins w:id="422" w:author="David Conklin" w:date="2020-06-28T15:24:00Z">
        <w:r>
          <w:t xml:space="preserve">is continuing as the </w:t>
        </w:r>
      </w:ins>
      <w:ins w:id="423" w:author="David Conklin" w:date="2020-06-28T15:25:00Z">
        <w:r>
          <w:t>“principal developer” of CW3M, a role described in the MOU.</w:t>
        </w:r>
      </w:ins>
      <w:ins w:id="424" w:author="David Conklin" w:date="2020-06-28T15:28:00Z">
        <w:r w:rsidR="004F54A5">
          <w:t xml:space="preserve">  Freshwater </w:t>
        </w:r>
      </w:ins>
      <w:del w:id="425" w:author="David Conklin" w:date="2020-06-28T15:28:00Z">
        <w:r w:rsidR="007E3C93" w:rsidDel="004F54A5">
          <w:delText xml:space="preserve">Oregon Freshwater Simulations </w:delText>
        </w:r>
      </w:del>
      <w:r w:rsidR="007E3C93">
        <w:t xml:space="preserve">is a tiny consultancy in Portland.  </w:t>
      </w:r>
      <w:del w:id="426" w:author="David Conklin" w:date="2020-06-28T15:29:00Z">
        <w:r w:rsidR="007E3C93" w:rsidDel="004F54A5">
          <w:delText xml:space="preserve">Freshwater has </w:delText>
        </w:r>
      </w:del>
      <w:ins w:id="427" w:author="David Conklin" w:date="2020-06-28T15:29:00Z">
        <w:r w:rsidR="004F54A5">
          <w:t>It was</w:t>
        </w:r>
      </w:ins>
      <w:del w:id="428" w:author="David Conklin" w:date="2020-06-28T15:29:00Z">
        <w:r w:rsidR="007E3C93" w:rsidDel="00F20635">
          <w:delText>been</w:delText>
        </w:r>
      </w:del>
      <w:r w:rsidR="007E3C93">
        <w:t xml:space="preserve"> the keeper of the Envision-based models for </w:t>
      </w:r>
      <w:ins w:id="429" w:author="David Conklin" w:date="2020-06-28T15:29:00Z">
        <w:r w:rsidR="00F20635">
          <w:t xml:space="preserve">the </w:t>
        </w:r>
      </w:ins>
      <w:r w:rsidR="007E3C93">
        <w:t>WW2100</w:t>
      </w:r>
      <w:ins w:id="430" w:author="David Conklin" w:date="2020-06-28T15:29:00Z">
        <w:r w:rsidR="00F20635">
          <w:t xml:space="preserve"> and </w:t>
        </w:r>
      </w:ins>
      <w:del w:id="431" w:author="David Conklin" w:date="2020-06-28T15:29:00Z">
        <w:r w:rsidR="007E3C93" w:rsidDel="00F20635">
          <w:delText xml:space="preserve">, </w:delText>
        </w:r>
      </w:del>
      <w:r w:rsidR="007E3C93">
        <w:t>OUWIN</w:t>
      </w:r>
      <w:ins w:id="432" w:author="David Conklin" w:date="2020-06-28T15:29:00Z">
        <w:r w:rsidR="00F20635">
          <w:t xml:space="preserve"> project</w:t>
        </w:r>
      </w:ins>
      <w:r w:rsidR="007E3C93">
        <w:t xml:space="preserve">, and </w:t>
      </w:r>
      <w:ins w:id="433" w:author="David Conklin" w:date="2020-06-28T15:29:00Z">
        <w:r w:rsidR="00F20635">
          <w:t>for t</w:t>
        </w:r>
      </w:ins>
      <w:ins w:id="434" w:author="David Conklin" w:date="2020-06-28T15:30:00Z">
        <w:r w:rsidR="00F20635">
          <w:t xml:space="preserve">he initial years of the </w:t>
        </w:r>
      </w:ins>
      <w:r w:rsidR="007E3C93">
        <w:t>Willamette INFEWS</w:t>
      </w:r>
      <w:ins w:id="435" w:author="David Conklin" w:date="2020-06-28T15:30:00Z">
        <w:r w:rsidR="00F20635">
          <w:t xml:space="preserve"> project</w:t>
        </w:r>
      </w:ins>
      <w:r w:rsidR="007E3C93">
        <w:t xml:space="preserve">, acting as a vendor to Oregon State University.  </w:t>
      </w:r>
      <w:del w:id="436" w:author="David Conklin" w:date="2020-06-28T15:36:00Z">
        <w:r w:rsidR="007E3C93" w:rsidDel="00F20635">
          <w:delText>Freshwater is now developing CW3M</w:delText>
        </w:r>
        <w:r w:rsidR="00E11E6C" w:rsidDel="00F20635">
          <w:delText>,</w:delText>
        </w:r>
        <w:r w:rsidR="007E3C93" w:rsidDel="00F20635">
          <w:delText xml:space="preserve"> without outside funding and with due regard </w:delText>
        </w:r>
        <w:r w:rsidR="00E11E6C" w:rsidDel="00F20635">
          <w:delText>for the professional interests of the investigators on the original projects, for the benefit of the stakeholder community.</w:delText>
        </w:r>
      </w:del>
    </w:p>
    <w:p w14:paraId="485563B8" w14:textId="222B36B0" w:rsidR="00E11E6C" w:rsidDel="00F20635" w:rsidRDefault="00E11E6C" w:rsidP="007E3C93">
      <w:pPr>
        <w:ind w:firstLine="720"/>
        <w:rPr>
          <w:del w:id="437" w:author="David Conklin" w:date="2020-06-28T15:31:00Z"/>
        </w:rPr>
      </w:pPr>
      <w:del w:id="438" w:author="David Conklin" w:date="2020-06-28T15:31:00Z">
        <w:r w:rsidDel="00F20635">
          <w:delText xml:space="preserve">To address longer term questions of management and support for CW3M, Freshwater is attempting to organize an ad hoc steering committee </w:delText>
        </w:r>
        <w:r w:rsidR="00D23CD9" w:rsidDel="00F20635">
          <w:delText>with representatives from both the stakeholder community and the universities.  Interested parties may contact Dave Conklin (david.conklin@freshwatersim.com).</w:delText>
        </w:r>
        <w:r w:rsidDel="00F20635">
          <w:delText xml:space="preserve"> </w:delText>
        </w:r>
        <w:r w:rsidR="00D23CD9" w:rsidDel="00F20635">
          <w:delText xml:space="preserve"> It is expected that the ad hoc group would eventually be replaced by a somewhat more formal but still mostly voluntary group hosted by a larger organization within the stakeholder community.</w:delText>
        </w:r>
      </w:del>
    </w:p>
    <w:p w14:paraId="0EDF7406" w14:textId="77777777" w:rsidR="00E11E6C" w:rsidRPr="007E3C93" w:rsidRDefault="00E11E6C" w:rsidP="007E3C93">
      <w:pPr>
        <w:ind w:firstLine="720"/>
      </w:pPr>
    </w:p>
    <w:p w14:paraId="2D72BD0F" w14:textId="64EA6DDF" w:rsidR="00867943" w:rsidDel="00F20635" w:rsidRDefault="00EC7B8F" w:rsidP="00EC7B8F">
      <w:pPr>
        <w:pStyle w:val="Heading2"/>
        <w:rPr>
          <w:del w:id="439" w:author="David Conklin" w:date="2020-06-28T15:31:00Z"/>
        </w:rPr>
      </w:pPr>
      <w:bookmarkStart w:id="440" w:name="_Toc44245841"/>
      <w:del w:id="441" w:author="David Conklin" w:date="2020-06-28T15:31:00Z">
        <w:r w:rsidDel="00F20635">
          <w:delText>Support from the stakeholder community</w:delText>
        </w:r>
        <w:bookmarkEnd w:id="440"/>
      </w:del>
    </w:p>
    <w:p w14:paraId="25CBA8BD" w14:textId="1085DD8E" w:rsidR="00EC7B8F" w:rsidRPr="00EC7B8F" w:rsidDel="00F20635" w:rsidRDefault="00EC7B8F" w:rsidP="00EC7B8F">
      <w:pPr>
        <w:rPr>
          <w:del w:id="442" w:author="David Conklin" w:date="2020-06-28T15:31:00Z"/>
        </w:rPr>
      </w:pPr>
    </w:p>
    <w:p w14:paraId="11152EA8" w14:textId="77A0A611" w:rsidR="00A43D30" w:rsidDel="00F20635" w:rsidRDefault="00A43D30" w:rsidP="00C70B81">
      <w:pPr>
        <w:rPr>
          <w:del w:id="443" w:author="David Conklin" w:date="2020-06-28T15:31:00Z"/>
        </w:rPr>
      </w:pPr>
      <w:del w:id="444" w:author="David Conklin" w:date="2020-06-28T15:31:00Z">
        <w:r w:rsidDel="00F20635">
          <w:delText>Response from Rick Bastasch on 9/20/18</w:delText>
        </w:r>
        <w:r w:rsidR="00154AFB" w:rsidDel="00F20635">
          <w:delText xml:space="preserve"> and 11/12/18</w:delText>
        </w:r>
      </w:del>
    </w:p>
    <w:p w14:paraId="74ABAE42" w14:textId="79745784" w:rsidR="00A43D30" w:rsidRPr="00A43D30" w:rsidDel="00F20635" w:rsidRDefault="00A43D30" w:rsidP="00A43D30">
      <w:pPr>
        <w:ind w:firstLine="720"/>
        <w:rPr>
          <w:del w:id="445" w:author="David Conklin" w:date="2020-06-28T15:31:00Z"/>
          <w:rFonts w:ascii="Times New Roman" w:hAnsi="Times New Roman" w:cs="Times New Roman"/>
          <w:sz w:val="20"/>
          <w:szCs w:val="20"/>
        </w:rPr>
      </w:pPr>
      <w:del w:id="446" w:author="David Conklin" w:date="2020-06-28T15:31:00Z">
        <w:r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I've long thought it very desirable to extend WW2100/UWIN-type understanding and approaches up into the Willamette's major tributaries. I'm encouraged by your saying some preliminary work along these lines is already being done.</w:delText>
        </w:r>
      </w:del>
    </w:p>
    <w:p w14:paraId="794901E6" w14:textId="722BFAA5" w:rsidR="00154AFB" w:rsidDel="00F20635" w:rsidRDefault="00A43D30" w:rsidP="00A43D30">
      <w:pPr>
        <w:ind w:firstLine="720"/>
        <w:rPr>
          <w:del w:id="447" w:author="David Conklin" w:date="2020-06-28T15:31:00Z"/>
          <w:rFonts w:ascii="Times New Roman" w:hAnsi="Times New Roman" w:cs="Times New Roman"/>
          <w:sz w:val="20"/>
          <w:szCs w:val="20"/>
        </w:rPr>
      </w:pPr>
      <w:del w:id="448" w:author="David Conklin" w:date="2020-06-28T15:31:00Z">
        <w:r w:rsidRPr="00A43D30" w:rsidDel="00F20635">
          <w:rPr>
            <w:rFonts w:ascii="Times New Roman" w:hAnsi="Times New Roman" w:cs="Times New Roman"/>
            <w:sz w:val="20"/>
            <w:szCs w:val="20"/>
          </w:rPr>
          <w:delText xml:space="preserve">Having open source community models should be ever more important for all manner of decision-makers in the Willamette. I say "should" because I continue to be concerned that the (to me) incredible efforts of WW2100 and UWIN seem a bit isolated from our extant decision-matrices. Put another way, </w:delText>
        </w:r>
        <w:r w:rsidR="00411AA2" w:rsidDel="00F20635">
          <w:rPr>
            <w:rFonts w:ascii="Times New Roman" w:hAnsi="Times New Roman" w:cs="Times New Roman"/>
            <w:sz w:val="20"/>
            <w:szCs w:val="20"/>
          </w:rPr>
          <w:delText>it seems doubtful</w:delText>
        </w:r>
        <w:r w:rsidRPr="00A43D30" w:rsidDel="00F20635">
          <w:rPr>
            <w:rFonts w:ascii="Times New Roman" w:hAnsi="Times New Roman" w:cs="Times New Roman"/>
            <w:sz w:val="20"/>
            <w:szCs w:val="20"/>
          </w:rPr>
          <w:delText xml:space="preserve"> the state (</w:delText>
        </w:r>
        <w:r w:rsidR="00154AFB" w:rsidDel="00F20635">
          <w:rPr>
            <w:rFonts w:ascii="Times New Roman" w:hAnsi="Times New Roman" w:cs="Times New Roman"/>
            <w:sz w:val="20"/>
            <w:szCs w:val="20"/>
          </w:rPr>
          <w:delText xml:space="preserve">Governor’s Office, </w:delText>
        </w:r>
        <w:r w:rsidRPr="00A43D30" w:rsidDel="00F20635">
          <w:rPr>
            <w:rFonts w:ascii="Times New Roman" w:hAnsi="Times New Roman" w:cs="Times New Roman"/>
            <w:sz w:val="20"/>
            <w:szCs w:val="20"/>
          </w:rPr>
          <w:delText>OWRD, ODFW, LCDC, etc.), the feds (USFS, USACE, etc.), cities, counties and utilities know of and/or appreciate how recent efforts can inform preparations for climate and population change</w:delText>
        </w:r>
        <w:r w:rsidR="00154AFB" w:rsidDel="00F20635">
          <w:rPr>
            <w:rFonts w:ascii="Times New Roman" w:hAnsi="Times New Roman" w:cs="Times New Roman"/>
            <w:sz w:val="20"/>
            <w:szCs w:val="20"/>
          </w:rPr>
          <w:delText>.</w:delText>
        </w:r>
        <w:r w:rsidRPr="00A43D30" w:rsidDel="00F20635">
          <w:rPr>
            <w:rFonts w:ascii="Times New Roman" w:hAnsi="Times New Roman" w:cs="Times New Roman"/>
            <w:sz w:val="20"/>
            <w:szCs w:val="20"/>
          </w:rPr>
          <w:delText xml:space="preserve"> </w:delText>
        </w:r>
      </w:del>
    </w:p>
    <w:p w14:paraId="00DAD25D" w14:textId="7745D5C2" w:rsidR="00A43D30" w:rsidRPr="00A43D30" w:rsidDel="00F20635" w:rsidRDefault="00A43D30" w:rsidP="00A43D30">
      <w:pPr>
        <w:ind w:firstLine="720"/>
        <w:rPr>
          <w:del w:id="449" w:author="David Conklin" w:date="2020-06-28T15:31:00Z"/>
          <w:rFonts w:ascii="Times New Roman" w:hAnsi="Times New Roman" w:cs="Times New Roman"/>
          <w:sz w:val="20"/>
          <w:szCs w:val="20"/>
        </w:rPr>
      </w:pPr>
      <w:del w:id="450" w:author="David Conklin" w:date="2020-06-28T15:31:00Z">
        <w:r w:rsidRPr="00A43D30" w:rsidDel="00F20635">
          <w:rPr>
            <w:rFonts w:ascii="Times New Roman" w:hAnsi="Times New Roman" w:cs="Times New Roman"/>
            <w:sz w:val="20"/>
            <w:szCs w:val="20"/>
          </w:rPr>
          <w:delText>Which to me both makes the case for open source community models, as well as for somehow designing a more well developed bridge to decision-makers as your project progresses.</w:delText>
        </w:r>
        <w:r w:rsidDel="00F20635">
          <w:rPr>
            <w:rFonts w:ascii="Times New Roman" w:hAnsi="Times New Roman" w:cs="Times New Roman"/>
            <w:sz w:val="20"/>
            <w:szCs w:val="20"/>
          </w:rPr>
          <w:delText>”</w:delText>
        </w:r>
      </w:del>
    </w:p>
    <w:p w14:paraId="65C4EC5C" w14:textId="4D266691" w:rsidR="00A43D30" w:rsidDel="00F20635" w:rsidRDefault="00A43D30" w:rsidP="00C70B81">
      <w:pPr>
        <w:rPr>
          <w:del w:id="451" w:author="David Conklin" w:date="2020-06-28T15:31:00Z"/>
        </w:rPr>
      </w:pPr>
    </w:p>
    <w:p w14:paraId="4EAC7690" w14:textId="71132722" w:rsidR="00EC7B8F" w:rsidDel="00F20635" w:rsidRDefault="00EC7B8F" w:rsidP="00EC7B8F">
      <w:pPr>
        <w:pStyle w:val="Heading2"/>
        <w:rPr>
          <w:del w:id="452" w:author="David Conklin" w:date="2020-06-28T15:31:00Z"/>
        </w:rPr>
      </w:pPr>
      <w:bookmarkStart w:id="453" w:name="_Toc44245842"/>
      <w:del w:id="454" w:author="David Conklin" w:date="2020-06-28T15:31:00Z">
        <w:r w:rsidDel="00F20635">
          <w:delText>Support from the research community</w:delText>
        </w:r>
        <w:bookmarkEnd w:id="453"/>
      </w:del>
    </w:p>
    <w:p w14:paraId="494D6241" w14:textId="244D5971" w:rsidR="00A43D30" w:rsidDel="00F20635" w:rsidRDefault="00A43D30" w:rsidP="00C34EBD">
      <w:pPr>
        <w:pStyle w:val="Body"/>
        <w:rPr>
          <w:del w:id="455" w:author="David Conklin" w:date="2020-06-28T15:31:00Z"/>
        </w:rPr>
      </w:pPr>
      <w:bookmarkStart w:id="456" w:name="_Hlk530214245"/>
      <w:del w:id="457" w:author="David Conklin" w:date="2020-06-28T15:31:00Z">
        <w:r w:rsidDel="00F20635">
          <w:delText>Response from Anne Nolin on 10/25/18</w:delText>
        </w:r>
      </w:del>
    </w:p>
    <w:p w14:paraId="38BF3FB0" w14:textId="309A9484" w:rsidR="00A43D30" w:rsidRPr="00A43D30" w:rsidDel="00F20635" w:rsidRDefault="00A43D30" w:rsidP="00C34EBD">
      <w:pPr>
        <w:pStyle w:val="Body"/>
        <w:rPr>
          <w:del w:id="458" w:author="David Conklin" w:date="2020-06-28T15:31:00Z"/>
          <w:rFonts w:cs="Times New Roman"/>
          <w:sz w:val="20"/>
          <w:szCs w:val="20"/>
        </w:rPr>
      </w:pPr>
      <w:del w:id="459" w:author="David Conklin" w:date="2020-06-28T15:31:00Z">
        <w:r w:rsidDel="00F20635">
          <w:rPr>
            <w:rFonts w:cs="Times New Roman"/>
            <w:sz w:val="20"/>
            <w:szCs w:val="20"/>
          </w:rPr>
          <w:delText>“</w:delText>
        </w:r>
        <w:r w:rsidRPr="00A43D30" w:rsidDel="00F20635">
          <w:rPr>
            <w:rFonts w:cs="Times New Roman"/>
            <w:sz w:val="20"/>
            <w:szCs w:val="20"/>
          </w:rPr>
          <w:delText>I fully support the idea that you propose, creating a community Willamette basin model. I would add to this that part of the work should be a study to determine the most parsimonious set of variables and model parameters needed to achieve acceptable results. This of course will require developing some metrics to determine what is meant by “acceptable” (or some other term). </w:delText>
        </w:r>
      </w:del>
    </w:p>
    <w:p w14:paraId="1BFB283E" w14:textId="691828E9" w:rsidR="00A43D30" w:rsidRPr="00A43D30" w:rsidDel="00F20635" w:rsidRDefault="00A43D30" w:rsidP="00C34EBD">
      <w:pPr>
        <w:pStyle w:val="Body"/>
        <w:rPr>
          <w:del w:id="460" w:author="David Conklin" w:date="2020-06-28T15:31:00Z"/>
          <w:rFonts w:cs="Times New Roman"/>
          <w:sz w:val="20"/>
          <w:szCs w:val="20"/>
        </w:rPr>
      </w:pPr>
      <w:del w:id="461" w:author="David Conklin" w:date="2020-06-28T15:31:00Z">
        <w:r w:rsidRPr="00A43D30" w:rsidDel="00F20635">
          <w:rPr>
            <w:rFonts w:cs="Times New Roman"/>
            <w:sz w:val="20"/>
            <w:szCs w:val="20"/>
          </w:rPr>
          <w:delText>I think that a second goal would be to use the parsimonious model in another location. The value of a community model is that it can be applied to different locations.</w:delText>
        </w:r>
        <w:r w:rsidR="00B764D6" w:rsidDel="00F20635">
          <w:rPr>
            <w:rFonts w:cs="Times New Roman"/>
            <w:sz w:val="20"/>
            <w:szCs w:val="20"/>
          </w:rPr>
          <w:delText>”</w:delText>
        </w:r>
      </w:del>
    </w:p>
    <w:p w14:paraId="0D439C2E" w14:textId="5EE662A9" w:rsidR="00A43D30" w:rsidDel="00F20635" w:rsidRDefault="00A43D30" w:rsidP="00C34EBD">
      <w:pPr>
        <w:pStyle w:val="Body"/>
        <w:rPr>
          <w:del w:id="462" w:author="David Conklin" w:date="2020-06-28T15:31:00Z"/>
        </w:rPr>
      </w:pPr>
    </w:p>
    <w:p w14:paraId="75CB5963" w14:textId="5D0C95DE" w:rsidR="00E4269C" w:rsidDel="00F20635" w:rsidRDefault="00E4269C" w:rsidP="00C34EBD">
      <w:pPr>
        <w:pStyle w:val="Body"/>
        <w:rPr>
          <w:del w:id="463" w:author="David Conklin" w:date="2020-06-28T15:31:00Z"/>
        </w:rPr>
      </w:pPr>
      <w:del w:id="464" w:author="David Conklin" w:date="2020-06-28T15:31:00Z">
        <w:r w:rsidDel="00F20635">
          <w:delText>Email exchange between Anne Nolin and Roy Haggerty</w:delText>
        </w:r>
      </w:del>
    </w:p>
    <w:p w14:paraId="15313283" w14:textId="7A62CE85" w:rsidR="00E4269C" w:rsidRPr="00E4269C" w:rsidDel="00F20635" w:rsidRDefault="00E4269C" w:rsidP="00C34EBD">
      <w:pPr>
        <w:pStyle w:val="Body"/>
        <w:rPr>
          <w:del w:id="465" w:author="David Conklin" w:date="2020-06-28T15:31:00Z"/>
          <w:rFonts w:eastAsia="Times New Roman" w:cs="Times New Roman"/>
          <w:sz w:val="20"/>
          <w:szCs w:val="20"/>
        </w:rPr>
      </w:pPr>
      <w:del w:id="466" w:author="David Conklin" w:date="2020-06-28T15:31:00Z">
        <w:r w:rsidRPr="00E4269C" w:rsidDel="00F20635">
          <w:rPr>
            <w:rFonts w:eastAsia="Times New Roman" w:cs="Times New Roman"/>
            <w:b/>
            <w:bCs/>
            <w:sz w:val="20"/>
            <w:szCs w:val="20"/>
          </w:rPr>
          <w:delText>From:</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eastAsia="Times New Roman" w:cs="Times New Roman"/>
            <w:sz w:val="20"/>
            <w:szCs w:val="20"/>
          </w:rPr>
          <w:delText>anne.nolin@gmail.com</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Date:</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Sunday, November 25, 2018 at 7:04 PM</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To:</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E4269C"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E4269C" w:rsidDel="00F20635">
          <w:rPr>
            <w:rFonts w:eastAsia="Times New Roman" w:cs="Times New Roman"/>
            <w:sz w:val="20"/>
            <w:szCs w:val="20"/>
          </w:rPr>
          <w:delText>&gt;</w:delText>
        </w:r>
        <w:r w:rsidRPr="00E4269C" w:rsidDel="00F20635">
          <w:rPr>
            <w:rFonts w:eastAsia="Times New Roman" w:cs="Times New Roman"/>
            <w:sz w:val="20"/>
            <w:szCs w:val="20"/>
          </w:rPr>
          <w:br/>
        </w:r>
        <w:r w:rsidRPr="00E4269C" w:rsidDel="00F20635">
          <w:rPr>
            <w:rFonts w:eastAsia="Times New Roman" w:cs="Times New Roman"/>
            <w:b/>
            <w:bCs/>
            <w:sz w:val="20"/>
            <w:szCs w:val="20"/>
          </w:rPr>
          <w:delText>Subject:</w:delText>
        </w:r>
        <w:r w:rsidRPr="00E4269C" w:rsidDel="00F20635">
          <w:rPr>
            <w:rStyle w:val="apple-converted-space"/>
            <w:rFonts w:eastAsia="Times New Roman" w:cs="Times New Roman"/>
            <w:b/>
            <w:bCs/>
            <w:sz w:val="20"/>
            <w:szCs w:val="20"/>
          </w:rPr>
          <w:delText> </w:delText>
        </w:r>
        <w:r w:rsidRPr="00E4269C" w:rsidDel="00F20635">
          <w:rPr>
            <w:rFonts w:eastAsia="Times New Roman" w:cs="Times New Roman"/>
            <w:sz w:val="20"/>
            <w:szCs w:val="20"/>
          </w:rPr>
          <w:delText>request for your opinion on transitioning Willamette Envision to a Community model</w:delText>
        </w:r>
      </w:del>
    </w:p>
    <w:p w14:paraId="1B6B95B2" w14:textId="16EC5EDB" w:rsidR="00E4269C" w:rsidRPr="00E4269C" w:rsidDel="00F20635" w:rsidRDefault="00E4269C" w:rsidP="00C34EBD">
      <w:pPr>
        <w:pStyle w:val="Body"/>
        <w:rPr>
          <w:del w:id="467" w:author="David Conklin" w:date="2020-06-28T15:31:00Z"/>
          <w:rFonts w:eastAsia="Times New Roman" w:cs="Times New Roman"/>
          <w:sz w:val="20"/>
          <w:szCs w:val="20"/>
        </w:rPr>
      </w:pPr>
      <w:del w:id="468" w:author="David Conklin" w:date="2020-06-28T15:31:00Z">
        <w:r w:rsidRPr="00E4269C" w:rsidDel="00F20635">
          <w:rPr>
            <w:rFonts w:eastAsia="Times New Roman" w:cs="Times New Roman"/>
            <w:sz w:val="20"/>
            <w:szCs w:val="20"/>
          </w:rPr>
          <w:delText> </w:delText>
        </w:r>
      </w:del>
    </w:p>
    <w:p w14:paraId="095A99CB" w14:textId="34658B00" w:rsidR="00E4269C" w:rsidRPr="00E4269C" w:rsidDel="00F20635" w:rsidRDefault="00E4269C" w:rsidP="00C34EBD">
      <w:pPr>
        <w:pStyle w:val="Body"/>
        <w:rPr>
          <w:del w:id="469" w:author="David Conklin" w:date="2020-06-28T15:31:00Z"/>
          <w:rFonts w:eastAsia="Times New Roman" w:cs="Times New Roman"/>
          <w:sz w:val="20"/>
          <w:szCs w:val="20"/>
        </w:rPr>
      </w:pPr>
      <w:del w:id="470" w:author="David Conklin" w:date="2020-06-28T15:31:00Z">
        <w:r w:rsidRPr="00E4269C" w:rsidDel="00F20635">
          <w:rPr>
            <w:rFonts w:eastAsia="Times New Roman" w:cs="Times New Roman"/>
            <w:sz w:val="20"/>
            <w:szCs w:val="20"/>
          </w:rPr>
          <w:delText>Hi Roy,</w:delText>
        </w:r>
        <w:r w:rsidRPr="00E4269C" w:rsidDel="00F20635">
          <w:rPr>
            <w:rStyle w:val="apple-converted-space"/>
            <w:rFonts w:eastAsia="Times New Roman" w:cs="Times New Roman"/>
            <w:sz w:val="20"/>
            <w:szCs w:val="20"/>
          </w:rPr>
          <w:delText> </w:delText>
        </w:r>
      </w:del>
    </w:p>
    <w:p w14:paraId="73CAC933" w14:textId="7B5F77D5" w:rsidR="00E4269C" w:rsidRPr="00E4269C" w:rsidDel="00F20635" w:rsidRDefault="00E4269C" w:rsidP="00C34EBD">
      <w:pPr>
        <w:pStyle w:val="Body"/>
        <w:rPr>
          <w:del w:id="471" w:author="David Conklin" w:date="2020-06-28T15:31:00Z"/>
          <w:rFonts w:eastAsia="Times New Roman" w:cs="Times New Roman"/>
          <w:sz w:val="20"/>
          <w:szCs w:val="20"/>
        </w:rPr>
      </w:pPr>
      <w:del w:id="472" w:author="David Conklin" w:date="2020-06-28T15:31:00Z">
        <w:r w:rsidRPr="00E4269C" w:rsidDel="00F20635">
          <w:rPr>
            <w:rFonts w:eastAsia="Times New Roman" w:cs="Times New Roman"/>
            <w:sz w:val="20"/>
            <w:szCs w:val="20"/>
          </w:rPr>
          <w:delText>I hope you are well and enjoying the last of the Thanksgiving break. Will you be at AGU this year? I hope to see you there. </w:delText>
        </w:r>
      </w:del>
    </w:p>
    <w:p w14:paraId="45959C2B" w14:textId="46F7F5F2" w:rsidR="00E4269C" w:rsidRPr="00E4269C" w:rsidDel="00F20635" w:rsidRDefault="00E4269C" w:rsidP="00E4269C">
      <w:pPr>
        <w:rPr>
          <w:del w:id="473" w:author="David Conklin" w:date="2020-06-28T15:31:00Z"/>
          <w:rFonts w:ascii="Times New Roman" w:eastAsia="Times New Roman" w:hAnsi="Times New Roman" w:cs="Times New Roman"/>
          <w:sz w:val="20"/>
          <w:szCs w:val="20"/>
        </w:rPr>
      </w:pPr>
      <w:del w:id="474" w:author="David Conklin" w:date="2020-06-28T15:31:00Z">
        <w:r w:rsidRPr="00E4269C" w:rsidDel="00F20635">
          <w:rPr>
            <w:rFonts w:ascii="Times New Roman" w:eastAsia="Times New Roman" w:hAnsi="Times New Roman" w:cs="Times New Roman"/>
            <w:sz w:val="20"/>
            <w:szCs w:val="20"/>
          </w:rPr>
          <w:delText> </w:delText>
        </w:r>
      </w:del>
    </w:p>
    <w:p w14:paraId="1794F42B" w14:textId="18CA0A74" w:rsidR="00E4269C" w:rsidRPr="00E4269C" w:rsidDel="00F20635" w:rsidRDefault="00E4269C" w:rsidP="00E4269C">
      <w:pPr>
        <w:rPr>
          <w:del w:id="475" w:author="David Conklin" w:date="2020-06-28T15:31:00Z"/>
          <w:rFonts w:ascii="Times New Roman" w:eastAsia="Times New Roman" w:hAnsi="Times New Roman" w:cs="Times New Roman"/>
          <w:sz w:val="20"/>
          <w:szCs w:val="20"/>
        </w:rPr>
      </w:pPr>
      <w:del w:id="476" w:author="David Conklin" w:date="2020-06-28T15:31:00Z">
        <w:r w:rsidRPr="00E4269C" w:rsidDel="00F20635">
          <w:rPr>
            <w:rFonts w:ascii="Times New Roman" w:eastAsia="Times New Roman" w:hAnsi="Times New Roman" w:cs="Times New Roman"/>
            <w:sz w:val="20"/>
            <w:szCs w:val="20"/>
          </w:rPr>
          <w:delText>I’m writing to ask your opinion on the idea of transitioning the Willamette Envision model to a Community model. As you know, Oregon Freshwater Simulations (Dave Conklin et al.) has made great strides in creating a common core of the model to use in WW2100, OUWIN, and INFEWS. There has been interest in creating an open source version of the model with a collection of relevant data sets that would allow agencies and organizations the ability to run the model. The goal is to provide decision support for managers and practitioners in the Willamette River basin (and eventually, more widely) so that they can explore policy and management alternatives on their own. The idea is to create a highly functional yet parsimonious model that is “fit for purpose” and eventually transferable to other watersheds. I’m thinking that it could become something like NCAR’s WRF model that has wide community acceptance and support. </w:delText>
        </w:r>
      </w:del>
    </w:p>
    <w:p w14:paraId="4867C13B" w14:textId="05BD7156" w:rsidR="00E4269C" w:rsidRPr="00E4269C" w:rsidDel="00F20635" w:rsidRDefault="00E4269C" w:rsidP="00E4269C">
      <w:pPr>
        <w:rPr>
          <w:del w:id="477" w:author="David Conklin" w:date="2020-06-28T15:31:00Z"/>
          <w:rFonts w:ascii="Times New Roman" w:eastAsia="Times New Roman" w:hAnsi="Times New Roman" w:cs="Times New Roman"/>
          <w:sz w:val="20"/>
          <w:szCs w:val="20"/>
        </w:rPr>
      </w:pPr>
      <w:del w:id="478" w:author="David Conklin" w:date="2020-06-28T15:31:00Z">
        <w:r w:rsidRPr="00E4269C" w:rsidDel="00F20635">
          <w:rPr>
            <w:rFonts w:ascii="Times New Roman" w:eastAsia="Times New Roman" w:hAnsi="Times New Roman" w:cs="Times New Roman"/>
            <w:sz w:val="20"/>
            <w:szCs w:val="20"/>
          </w:rPr>
          <w:delText> </w:delText>
        </w:r>
      </w:del>
    </w:p>
    <w:p w14:paraId="4F6CC355" w14:textId="3B294DF5" w:rsidR="00E4269C" w:rsidRPr="00E4269C" w:rsidDel="00F20635" w:rsidRDefault="00E4269C" w:rsidP="00E4269C">
      <w:pPr>
        <w:rPr>
          <w:del w:id="479" w:author="David Conklin" w:date="2020-06-28T15:31:00Z"/>
          <w:rFonts w:ascii="Times New Roman" w:eastAsia="Times New Roman" w:hAnsi="Times New Roman" w:cs="Times New Roman"/>
          <w:sz w:val="20"/>
          <w:szCs w:val="20"/>
        </w:rPr>
      </w:pPr>
      <w:del w:id="480" w:author="David Conklin" w:date="2020-06-28T15:31:00Z">
        <w:r w:rsidRPr="00E4269C" w:rsidDel="00F20635">
          <w:rPr>
            <w:rFonts w:ascii="Times New Roman" w:eastAsia="Times New Roman" w:hAnsi="Times New Roman" w:cs="Times New Roman"/>
            <w:sz w:val="20"/>
            <w:szCs w:val="20"/>
          </w:rPr>
          <w:delText>As a former PI on the WW2100, I would appreciate your perspective on this idea. I think we also need the blessing of the OSU intellectual property office but that’s a different question that what I’m asking here. </w:delText>
        </w:r>
      </w:del>
    </w:p>
    <w:p w14:paraId="1A8E77FC" w14:textId="71E65B67" w:rsidR="00E4269C" w:rsidRPr="00E4269C" w:rsidDel="00F20635" w:rsidRDefault="00E4269C" w:rsidP="00E4269C">
      <w:pPr>
        <w:rPr>
          <w:del w:id="481" w:author="David Conklin" w:date="2020-06-28T15:31:00Z"/>
          <w:rFonts w:ascii="Times New Roman" w:eastAsia="Times New Roman" w:hAnsi="Times New Roman" w:cs="Times New Roman"/>
          <w:sz w:val="20"/>
          <w:szCs w:val="20"/>
        </w:rPr>
      </w:pPr>
      <w:del w:id="482" w:author="David Conklin" w:date="2020-06-28T15:31:00Z">
        <w:r w:rsidRPr="00E4269C" w:rsidDel="00F20635">
          <w:rPr>
            <w:rFonts w:ascii="Times New Roman" w:eastAsia="Times New Roman" w:hAnsi="Times New Roman" w:cs="Times New Roman"/>
            <w:sz w:val="20"/>
            <w:szCs w:val="20"/>
          </w:rPr>
          <w:delText>I hope to hear from you soon,</w:delText>
        </w:r>
      </w:del>
    </w:p>
    <w:p w14:paraId="669DCBCC" w14:textId="0D3C76C3" w:rsidR="00E4269C" w:rsidRPr="00E4269C" w:rsidDel="00F20635" w:rsidRDefault="00E4269C" w:rsidP="00E4269C">
      <w:pPr>
        <w:rPr>
          <w:del w:id="483" w:author="David Conklin" w:date="2020-06-28T15:31:00Z"/>
          <w:rFonts w:ascii="Times New Roman" w:eastAsia="Times New Roman" w:hAnsi="Times New Roman" w:cs="Times New Roman"/>
          <w:sz w:val="20"/>
          <w:szCs w:val="20"/>
        </w:rPr>
      </w:pPr>
      <w:del w:id="484" w:author="David Conklin" w:date="2020-06-28T15:31:00Z">
        <w:r w:rsidRPr="00E4269C" w:rsidDel="00F20635">
          <w:rPr>
            <w:rFonts w:ascii="Times New Roman" w:eastAsia="Times New Roman" w:hAnsi="Times New Roman" w:cs="Times New Roman"/>
            <w:sz w:val="20"/>
            <w:szCs w:val="20"/>
          </w:rPr>
          <w:delText> </w:delText>
        </w:r>
      </w:del>
    </w:p>
    <w:p w14:paraId="4EA0355D" w14:textId="43CCF8C7" w:rsidR="00E4269C" w:rsidRPr="00E4269C" w:rsidDel="00F20635" w:rsidRDefault="00E4269C" w:rsidP="00E4269C">
      <w:pPr>
        <w:rPr>
          <w:del w:id="485" w:author="David Conklin" w:date="2020-06-28T15:31:00Z"/>
          <w:rFonts w:ascii="Times New Roman" w:eastAsia="Times New Roman" w:hAnsi="Times New Roman" w:cs="Times New Roman"/>
          <w:sz w:val="20"/>
          <w:szCs w:val="20"/>
        </w:rPr>
      </w:pPr>
      <w:del w:id="486" w:author="David Conklin" w:date="2020-06-28T15:31:00Z">
        <w:r w:rsidRPr="00E4269C" w:rsidDel="00F20635">
          <w:rPr>
            <w:rFonts w:ascii="Times New Roman" w:eastAsia="Times New Roman" w:hAnsi="Times New Roman" w:cs="Times New Roman"/>
            <w:sz w:val="20"/>
            <w:szCs w:val="20"/>
          </w:rPr>
          <w:delText>Thank you and kind regards,</w:delText>
        </w:r>
      </w:del>
    </w:p>
    <w:p w14:paraId="732C0BF8" w14:textId="6857648B" w:rsidR="00E4269C" w:rsidRPr="00E4269C" w:rsidDel="00F20635" w:rsidRDefault="00E4269C" w:rsidP="00E4269C">
      <w:pPr>
        <w:rPr>
          <w:del w:id="487" w:author="David Conklin" w:date="2020-06-28T15:31:00Z"/>
          <w:rFonts w:ascii="Times New Roman" w:eastAsia="Times New Roman" w:hAnsi="Times New Roman" w:cs="Times New Roman"/>
          <w:sz w:val="20"/>
          <w:szCs w:val="20"/>
        </w:rPr>
      </w:pPr>
      <w:del w:id="488" w:author="David Conklin" w:date="2020-06-28T15:31:00Z">
        <w:r w:rsidRPr="00E4269C" w:rsidDel="00F20635">
          <w:rPr>
            <w:rFonts w:ascii="Times New Roman" w:eastAsia="Times New Roman" w:hAnsi="Times New Roman" w:cs="Times New Roman"/>
            <w:sz w:val="20"/>
            <w:szCs w:val="20"/>
          </w:rPr>
          <w:delText>Anne</w:delText>
        </w:r>
      </w:del>
    </w:p>
    <w:p w14:paraId="7BD42B77" w14:textId="7A1A17E2" w:rsidR="00E4269C" w:rsidRPr="00E4269C" w:rsidDel="00F20635" w:rsidRDefault="00E4269C" w:rsidP="00E4269C">
      <w:pPr>
        <w:rPr>
          <w:del w:id="489" w:author="David Conklin" w:date="2020-06-28T15:31:00Z"/>
          <w:rFonts w:ascii="Times New Roman" w:eastAsia="Times New Roman" w:hAnsi="Times New Roman" w:cs="Times New Roman"/>
          <w:sz w:val="20"/>
          <w:szCs w:val="20"/>
        </w:rPr>
      </w:pPr>
      <w:del w:id="490" w:author="David Conklin" w:date="2020-06-28T15:31:00Z">
        <w:r w:rsidRPr="00E4269C"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br/>
          <w:delText>Anne Nolin</w:delText>
        </w:r>
        <w:r w:rsidRPr="00E4269C" w:rsidDel="00F20635">
          <w:rPr>
            <w:rFonts w:ascii="Times New Roman" w:eastAsia="Times New Roman" w:hAnsi="Times New Roman" w:cs="Times New Roman"/>
            <w:sz w:val="20"/>
            <w:szCs w:val="20"/>
          </w:rPr>
          <w:br/>
          <w:delText>Director, Graduate Program of Hydrologic Sciences and</w:delText>
        </w:r>
        <w:r w:rsidRPr="00E4269C" w:rsidDel="00F20635">
          <w:rPr>
            <w:rFonts w:ascii="Times New Roman" w:eastAsia="Times New Roman" w:hAnsi="Times New Roman" w:cs="Times New Roman"/>
            <w:sz w:val="20"/>
            <w:szCs w:val="20"/>
          </w:rPr>
          <w:br/>
          <w:delText>Professor, Department of Geography</w:delText>
        </w:r>
        <w:r w:rsidRPr="00E4269C" w:rsidDel="00F20635">
          <w:rPr>
            <w:rFonts w:ascii="Times New Roman" w:eastAsia="Times New Roman" w:hAnsi="Times New Roman" w:cs="Times New Roman"/>
            <w:sz w:val="20"/>
            <w:szCs w:val="20"/>
          </w:rPr>
          <w:br/>
          <w:delText>University of Nevada-Reno</w:delText>
        </w:r>
        <w:r w:rsidRPr="00E4269C" w:rsidDel="00F20635">
          <w:rPr>
            <w:rFonts w:ascii="Times New Roman" w:eastAsia="Times New Roman" w:hAnsi="Times New Roman" w:cs="Times New Roman"/>
            <w:sz w:val="20"/>
            <w:szCs w:val="20"/>
          </w:rPr>
          <w:br/>
          <w:delText>Skype: AnneNolin</w:delText>
        </w:r>
        <w:r w:rsidRPr="00E4269C" w:rsidDel="00F20635">
          <w:rPr>
            <w:rFonts w:ascii="Times New Roman" w:eastAsia="Times New Roman" w:hAnsi="Times New Roman" w:cs="Times New Roman"/>
            <w:sz w:val="20"/>
            <w:szCs w:val="20"/>
          </w:rPr>
          <w:br/>
          <w:delText>*************************************</w:delText>
        </w:r>
      </w:del>
    </w:p>
    <w:p w14:paraId="15947689" w14:textId="5613243F" w:rsidR="00E4269C" w:rsidDel="00F20635" w:rsidRDefault="00E4269C" w:rsidP="00E4269C">
      <w:pPr>
        <w:rPr>
          <w:del w:id="491" w:author="David Conklin" w:date="2020-06-28T15:31:00Z"/>
          <w:rFonts w:eastAsia="Times New Roman"/>
        </w:rPr>
      </w:pPr>
    </w:p>
    <w:p w14:paraId="7B941472" w14:textId="66910DB1" w:rsidR="00E4269C" w:rsidRPr="00C34EBD" w:rsidDel="00F20635" w:rsidRDefault="00E4269C" w:rsidP="00C34EBD">
      <w:pPr>
        <w:pStyle w:val="Body"/>
        <w:rPr>
          <w:del w:id="492" w:author="David Conklin" w:date="2020-06-28T15:31:00Z"/>
          <w:sz w:val="20"/>
          <w:szCs w:val="20"/>
        </w:rPr>
      </w:pPr>
      <w:del w:id="493" w:author="David Conklin" w:date="2020-06-28T15:31:00Z">
        <w:r w:rsidRPr="00C34EBD" w:rsidDel="00F20635">
          <w:rPr>
            <w:b/>
            <w:bCs/>
            <w:sz w:val="20"/>
            <w:szCs w:val="20"/>
          </w:rPr>
          <w:delText xml:space="preserve">From: </w:delText>
        </w:r>
        <w:r w:rsidRPr="00C34EBD" w:rsidDel="00F20635">
          <w:rPr>
            <w:sz w:val="20"/>
            <w:szCs w:val="20"/>
          </w:rPr>
          <w:delText>"Haggerty, Roy" &lt;</w:delText>
        </w:r>
        <w:r w:rsidR="008E6C13" w:rsidDel="00F20635">
          <w:fldChar w:fldCharType="begin"/>
        </w:r>
        <w:r w:rsidR="008E6C13" w:rsidDel="00F20635">
          <w:delInstrText xml:space="preserve"> HYPERLINK "mailto:Roy.Haggerty@oregonstate.edu" </w:delInstrText>
        </w:r>
        <w:r w:rsidR="008E6C13" w:rsidDel="00F20635">
          <w:fldChar w:fldCharType="separate"/>
        </w:r>
        <w:r w:rsidRPr="00C34EBD" w:rsidDel="00F20635">
          <w:rPr>
            <w:rStyle w:val="Hyperlink"/>
            <w:rFonts w:eastAsia="Times New Roman" w:cs="Times New Roman"/>
            <w:sz w:val="20"/>
            <w:szCs w:val="20"/>
          </w:rPr>
          <w:delText>Roy.Haggerty@oregonstate.edu</w:delText>
        </w:r>
        <w:r w:rsidR="008E6C13" w:rsidDel="00F20635">
          <w:rPr>
            <w:rStyle w:val="Hyperlink"/>
            <w:rFonts w:eastAsia="Times New Roman" w:cs="Times New Roman"/>
            <w:sz w:val="20"/>
            <w:szCs w:val="20"/>
          </w:rPr>
          <w:fldChar w:fldCharType="end"/>
        </w:r>
        <w:r w:rsidRPr="00C34EBD" w:rsidDel="00F20635">
          <w:rPr>
            <w:sz w:val="20"/>
            <w:szCs w:val="20"/>
          </w:rPr>
          <w:delText>&gt;</w:delText>
        </w:r>
      </w:del>
    </w:p>
    <w:p w14:paraId="7AE15FD5" w14:textId="26049EBF" w:rsidR="00E4269C" w:rsidRPr="00E4269C" w:rsidDel="00F20635" w:rsidRDefault="00E4269C" w:rsidP="00E4269C">
      <w:pPr>
        <w:rPr>
          <w:del w:id="494" w:author="David Conklin" w:date="2020-06-28T15:31:00Z"/>
          <w:rFonts w:ascii="Times New Roman" w:eastAsia="Times New Roman" w:hAnsi="Times New Roman" w:cs="Times New Roman"/>
          <w:sz w:val="20"/>
          <w:szCs w:val="20"/>
        </w:rPr>
      </w:pPr>
      <w:del w:id="495" w:author="David Conklin" w:date="2020-06-28T15:31:00Z">
        <w:r w:rsidRPr="00E4269C" w:rsidDel="00F20635">
          <w:rPr>
            <w:rFonts w:ascii="Times New Roman" w:eastAsia="Times New Roman" w:hAnsi="Times New Roman" w:cs="Times New Roman"/>
            <w:b/>
            <w:bCs/>
            <w:sz w:val="20"/>
            <w:szCs w:val="20"/>
          </w:rPr>
          <w:delText>Subject: Re: request for your opinion on transitioning Willamette Envision to a Community model</w:delText>
        </w:r>
      </w:del>
    </w:p>
    <w:p w14:paraId="3326697D" w14:textId="729F9EC5" w:rsidR="00E4269C" w:rsidRPr="00E4269C" w:rsidDel="00F20635" w:rsidRDefault="00E4269C" w:rsidP="00E4269C">
      <w:pPr>
        <w:rPr>
          <w:del w:id="496" w:author="David Conklin" w:date="2020-06-28T15:31:00Z"/>
          <w:rFonts w:ascii="Times New Roman" w:eastAsia="Times New Roman" w:hAnsi="Times New Roman" w:cs="Times New Roman"/>
          <w:sz w:val="20"/>
          <w:szCs w:val="20"/>
        </w:rPr>
      </w:pPr>
      <w:del w:id="497" w:author="David Conklin" w:date="2020-06-28T15:31:00Z">
        <w:r w:rsidRPr="00E4269C" w:rsidDel="00F20635">
          <w:rPr>
            <w:rFonts w:ascii="Times New Roman" w:eastAsia="Times New Roman" w:hAnsi="Times New Roman" w:cs="Times New Roman"/>
            <w:b/>
            <w:bCs/>
            <w:sz w:val="20"/>
            <w:szCs w:val="20"/>
          </w:rPr>
          <w:delText xml:space="preserve">Date: </w:delText>
        </w:r>
        <w:r w:rsidRPr="00E4269C" w:rsidDel="00F20635">
          <w:rPr>
            <w:rFonts w:ascii="Times New Roman" w:eastAsia="Times New Roman" w:hAnsi="Times New Roman" w:cs="Times New Roman"/>
            <w:sz w:val="20"/>
            <w:szCs w:val="20"/>
          </w:rPr>
          <w:delText>November 26, 2018 at 5:18:50 AM PST</w:delText>
        </w:r>
      </w:del>
    </w:p>
    <w:p w14:paraId="63A9A4AB" w14:textId="3143C09C" w:rsidR="00E4269C" w:rsidRPr="00E4269C" w:rsidDel="00F20635" w:rsidRDefault="00E4269C" w:rsidP="00E4269C">
      <w:pPr>
        <w:rPr>
          <w:del w:id="498" w:author="David Conklin" w:date="2020-06-28T15:31:00Z"/>
          <w:rFonts w:ascii="Times New Roman" w:eastAsia="Times New Roman" w:hAnsi="Times New Roman" w:cs="Times New Roman"/>
          <w:sz w:val="20"/>
          <w:szCs w:val="20"/>
        </w:rPr>
      </w:pPr>
      <w:del w:id="499" w:author="David Conklin" w:date="2020-06-28T15:31:00Z">
        <w:r w:rsidRPr="00E4269C" w:rsidDel="00F20635">
          <w:rPr>
            <w:rFonts w:ascii="Times New Roman" w:eastAsia="Times New Roman" w:hAnsi="Times New Roman" w:cs="Times New Roman"/>
            <w:b/>
            <w:bCs/>
            <w:sz w:val="20"/>
            <w:szCs w:val="20"/>
          </w:rPr>
          <w:delText xml:space="preserve">To: </w:delText>
        </w:r>
        <w:r w:rsidRPr="00E4269C" w:rsidDel="00F20635">
          <w:rPr>
            <w:rFonts w:ascii="Times New Roman" w:eastAsia="Times New Roman" w:hAnsi="Times New Roman" w:cs="Times New Roman"/>
            <w:sz w:val="20"/>
            <w:szCs w:val="20"/>
          </w:rPr>
          <w:delText>Anne Nolin &lt;</w:delText>
        </w:r>
        <w:r w:rsidR="008E6C13" w:rsidDel="00F20635">
          <w:fldChar w:fldCharType="begin"/>
        </w:r>
        <w:r w:rsidR="008E6C13" w:rsidDel="00F20635">
          <w:delInstrText xml:space="preserve"> HYPERLINK "mailto:anne.nolin@gmail.com" </w:delInstrText>
        </w:r>
        <w:r w:rsidR="008E6C13" w:rsidDel="00F20635">
          <w:fldChar w:fldCharType="separate"/>
        </w:r>
        <w:r w:rsidRPr="00E4269C" w:rsidDel="00F20635">
          <w:rPr>
            <w:rStyle w:val="Hyperlink"/>
            <w:rFonts w:ascii="Times New Roman" w:eastAsia="Times New Roman" w:hAnsi="Times New Roman" w:cs="Times New Roman"/>
            <w:sz w:val="20"/>
            <w:szCs w:val="20"/>
          </w:rPr>
          <w:delText>anne.nolin@gmail.com</w:delText>
        </w:r>
        <w:r w:rsidR="008E6C13" w:rsidDel="00F20635">
          <w:rPr>
            <w:rStyle w:val="Hyperlink"/>
            <w:rFonts w:ascii="Times New Roman" w:eastAsia="Times New Roman" w:hAnsi="Times New Roman" w:cs="Times New Roman"/>
            <w:sz w:val="20"/>
            <w:szCs w:val="20"/>
          </w:rPr>
          <w:fldChar w:fldCharType="end"/>
        </w:r>
        <w:r w:rsidRPr="00E4269C" w:rsidDel="00F20635">
          <w:rPr>
            <w:rFonts w:ascii="Times New Roman" w:eastAsia="Times New Roman" w:hAnsi="Times New Roman" w:cs="Times New Roman"/>
            <w:sz w:val="20"/>
            <w:szCs w:val="20"/>
          </w:rPr>
          <w:delText>&gt;</w:delText>
        </w:r>
      </w:del>
    </w:p>
    <w:p w14:paraId="7E1F202A" w14:textId="0F40E8C2" w:rsidR="00E4269C" w:rsidRPr="00E4269C" w:rsidDel="00F20635" w:rsidRDefault="00E4269C" w:rsidP="00E4269C">
      <w:pPr>
        <w:rPr>
          <w:del w:id="500" w:author="David Conklin" w:date="2020-06-28T15:31:00Z"/>
          <w:rFonts w:ascii="Times New Roman" w:eastAsia="Times New Roman" w:hAnsi="Times New Roman" w:cs="Times New Roman"/>
          <w:sz w:val="20"/>
          <w:szCs w:val="20"/>
        </w:rPr>
      </w:pPr>
    </w:p>
    <w:p w14:paraId="0B21E89E" w14:textId="1D54CC4F" w:rsidR="00E4269C" w:rsidDel="00F20635" w:rsidRDefault="00E4269C" w:rsidP="00E4269C">
      <w:pPr>
        <w:rPr>
          <w:del w:id="501" w:author="David Conklin" w:date="2020-06-28T15:31:00Z"/>
          <w:rFonts w:ascii="Times New Roman" w:eastAsia="Times New Roman" w:hAnsi="Times New Roman" w:cs="Times New Roman"/>
          <w:sz w:val="20"/>
          <w:szCs w:val="20"/>
        </w:rPr>
      </w:pPr>
      <w:del w:id="502" w:author="David Conklin" w:date="2020-06-28T15:31:00Z">
        <w:r w:rsidRPr="00E4269C" w:rsidDel="00F20635">
          <w:rPr>
            <w:rFonts w:ascii="Times New Roman" w:eastAsia="Times New Roman" w:hAnsi="Times New Roman" w:cs="Times New Roman"/>
            <w:sz w:val="20"/>
            <w:szCs w:val="20"/>
          </w:rPr>
          <w:delText xml:space="preserve">Hi, Anne – Really nice to see your email in my inbox.  </w:delText>
        </w:r>
        <w:r w:rsidDel="00F20635">
          <w:rPr>
            <w:rFonts w:ascii="Times New Roman" w:eastAsia="Times New Roman" w:hAnsi="Times New Roman" w:cs="Times New Roman"/>
            <w:sz w:val="20"/>
            <w:szCs w:val="20"/>
          </w:rPr>
          <w:delText>…</w:delText>
        </w:r>
        <w:r w:rsidRPr="00E4269C" w:rsidDel="00F20635">
          <w:rPr>
            <w:rFonts w:ascii="Times New Roman" w:eastAsia="Times New Roman" w:hAnsi="Times New Roman" w:cs="Times New Roman"/>
            <w:sz w:val="20"/>
            <w:szCs w:val="20"/>
          </w:rPr>
          <w:delText>I’m certainly supportive of Willamette Envision being more widely used – I think that would be good for everyone.  Its unique approach would be a welcome complement to other models. I imagine that a grant or funding source would be needed to pay for writing necessary documentation and get things started.  I’m not sure if this amounts to a well-informed opinion about how W.E. could become a community model, but it would be good to see it more widely used.</w:delText>
        </w:r>
        <w:r w:rsidDel="00F20635">
          <w:rPr>
            <w:rFonts w:ascii="Times New Roman" w:eastAsia="Times New Roman" w:hAnsi="Times New Roman" w:cs="Times New Roman"/>
            <w:sz w:val="20"/>
            <w:szCs w:val="20"/>
          </w:rPr>
          <w:delText xml:space="preserve"> …</w:delText>
        </w:r>
      </w:del>
    </w:p>
    <w:p w14:paraId="2EE5A488" w14:textId="711F362F" w:rsidR="00E4269C" w:rsidRPr="00E4269C" w:rsidDel="00F20635" w:rsidRDefault="00E4269C" w:rsidP="00E4269C">
      <w:pPr>
        <w:rPr>
          <w:del w:id="503" w:author="David Conklin" w:date="2020-06-28T15:31:00Z"/>
          <w:rFonts w:ascii="Times New Roman" w:eastAsia="Times New Roman" w:hAnsi="Times New Roman" w:cs="Times New Roman"/>
          <w:sz w:val="20"/>
          <w:szCs w:val="20"/>
        </w:rPr>
      </w:pPr>
      <w:del w:id="504" w:author="David Conklin" w:date="2020-06-28T15:31:00Z">
        <w:r w:rsidRPr="00E4269C" w:rsidDel="00F20635">
          <w:rPr>
            <w:rFonts w:ascii="Times New Roman" w:eastAsia="Times New Roman" w:hAnsi="Times New Roman" w:cs="Times New Roman"/>
            <w:sz w:val="20"/>
            <w:szCs w:val="20"/>
          </w:rPr>
          <w:delText> </w:delText>
        </w:r>
      </w:del>
    </w:p>
    <w:p w14:paraId="3AE5B28C" w14:textId="10D12102" w:rsidR="00E4269C" w:rsidRPr="00E4269C" w:rsidDel="00F20635" w:rsidRDefault="00E4269C" w:rsidP="00E4269C">
      <w:pPr>
        <w:rPr>
          <w:del w:id="505" w:author="David Conklin" w:date="2020-06-28T15:31:00Z"/>
          <w:rFonts w:ascii="Times New Roman" w:eastAsia="Times New Roman" w:hAnsi="Times New Roman" w:cs="Times New Roman"/>
          <w:sz w:val="20"/>
          <w:szCs w:val="20"/>
        </w:rPr>
      </w:pPr>
      <w:del w:id="506" w:author="David Conklin" w:date="2020-06-28T15:31:00Z">
        <w:r w:rsidRPr="00E4269C" w:rsidDel="00F20635">
          <w:rPr>
            <w:rFonts w:ascii="Times New Roman" w:eastAsia="Times New Roman" w:hAnsi="Times New Roman" w:cs="Times New Roman"/>
            <w:sz w:val="20"/>
            <w:szCs w:val="20"/>
          </w:rPr>
          <w:delText>Roy</w:delText>
        </w:r>
      </w:del>
    </w:p>
    <w:p w14:paraId="18FF8718" w14:textId="1879C1BE" w:rsidR="00E4269C" w:rsidDel="00F20635" w:rsidRDefault="00E4269C" w:rsidP="00C70B81">
      <w:pPr>
        <w:rPr>
          <w:del w:id="507" w:author="David Conklin" w:date="2020-06-28T15:31:00Z"/>
          <w:rFonts w:ascii="Times New Roman" w:hAnsi="Times New Roman" w:cs="Times New Roman"/>
          <w:sz w:val="20"/>
          <w:szCs w:val="20"/>
        </w:rPr>
      </w:pPr>
      <w:del w:id="508" w:author="David Conklin" w:date="2020-06-28T15:31:00Z">
        <w:r w:rsidDel="00F20635">
          <w:rPr>
            <w:rFonts w:ascii="Times New Roman" w:hAnsi="Times New Roman" w:cs="Times New Roman"/>
            <w:sz w:val="20"/>
            <w:szCs w:val="20"/>
          </w:rPr>
          <w:delText>Dean of the College of Science</w:delText>
        </w:r>
      </w:del>
    </w:p>
    <w:p w14:paraId="1DEE5C38" w14:textId="310895C9" w:rsidR="00E4269C" w:rsidRPr="00E4269C" w:rsidDel="00F20635" w:rsidRDefault="00E4269C" w:rsidP="00C70B81">
      <w:pPr>
        <w:rPr>
          <w:del w:id="509" w:author="David Conklin" w:date="2020-06-28T15:31:00Z"/>
          <w:rFonts w:ascii="Times New Roman" w:hAnsi="Times New Roman" w:cs="Times New Roman"/>
          <w:sz w:val="20"/>
          <w:szCs w:val="20"/>
        </w:rPr>
      </w:pPr>
      <w:del w:id="510" w:author="David Conklin" w:date="2020-06-28T15:31:00Z">
        <w:r w:rsidDel="00F20635">
          <w:rPr>
            <w:rFonts w:ascii="Times New Roman" w:hAnsi="Times New Roman" w:cs="Times New Roman"/>
            <w:sz w:val="20"/>
            <w:szCs w:val="20"/>
          </w:rPr>
          <w:delText>Oregon State University</w:delText>
        </w:r>
      </w:del>
    </w:p>
    <w:p w14:paraId="5C54822B" w14:textId="56C5F33A" w:rsidR="00EC7B8F" w:rsidDel="00F20635" w:rsidRDefault="00EC7B8F" w:rsidP="00EC7B8F">
      <w:pPr>
        <w:rPr>
          <w:del w:id="511" w:author="David Conklin" w:date="2020-06-28T15:31:00Z"/>
        </w:rPr>
      </w:pPr>
      <w:del w:id="512" w:author="David Conklin" w:date="2020-06-28T15:31:00Z">
        <w:r w:rsidDel="00F20635">
          <w:rPr>
            <w:rFonts w:eastAsia="Times New Roman"/>
          </w:rPr>
          <w:delText> </w:delText>
        </w:r>
      </w:del>
    </w:p>
    <w:p w14:paraId="3112A3CF" w14:textId="77777777" w:rsidR="00867943" w:rsidRDefault="00D37681" w:rsidP="00D37681">
      <w:pPr>
        <w:pStyle w:val="Heading1"/>
      </w:pPr>
      <w:bookmarkStart w:id="513" w:name="_Toc44245843"/>
      <w:bookmarkEnd w:id="456"/>
      <w:r>
        <w:t>Study areas</w:t>
      </w:r>
      <w:bookmarkEnd w:id="513"/>
    </w:p>
    <w:p w14:paraId="3322FD2A" w14:textId="359DF161" w:rsidR="00D37681" w:rsidRDefault="00D37681" w:rsidP="00D37681">
      <w:r>
        <w:tab/>
        <w:t xml:space="preserve">As of </w:t>
      </w:r>
      <w:del w:id="514" w:author="David Conklin" w:date="2020-06-28T15:38:00Z">
        <w:r w:rsidR="00527425" w:rsidDel="00014226">
          <w:delText>11/17/18</w:delText>
        </w:r>
      </w:del>
      <w:ins w:id="515" w:author="David Conklin" w:date="2020-06-28T15:38:00Z">
        <w:r w:rsidR="00014226">
          <w:t>mid-2020</w:t>
        </w:r>
      </w:ins>
      <w:r>
        <w:t xml:space="preserve">, CW3M simulations can be executed for </w:t>
      </w:r>
      <w:r w:rsidR="003F360E">
        <w:t>13</w:t>
      </w:r>
      <w:r>
        <w:t xml:space="preserve"> </w:t>
      </w:r>
      <w:r w:rsidR="003F360E">
        <w:t>watersheds</w:t>
      </w:r>
      <w:r>
        <w:t xml:space="preserve">: </w:t>
      </w:r>
    </w:p>
    <w:p w14:paraId="6056FA3D" w14:textId="30CADABD"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8E6C13">
        <w:t xml:space="preserve">Figure </w:t>
      </w:r>
      <w:r w:rsidR="008E6C13">
        <w:rPr>
          <w:noProof/>
        </w:rPr>
        <w:t>1</w:t>
      </w:r>
      <w:r w:rsidR="00064E77">
        <w:fldChar w:fldCharType="end"/>
      </w:r>
      <w:r w:rsidR="00064E77">
        <w:t>)</w:t>
      </w:r>
    </w:p>
    <w:p w14:paraId="03CAE907" w14:textId="3C1532AE" w:rsidR="00D37681" w:rsidRDefault="00D37681" w:rsidP="00D37681">
      <w:r>
        <w:lastRenderedPageBreak/>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8E6C13">
        <w:t xml:space="preserve">Figure </w:t>
      </w:r>
      <w:r w:rsidR="008E6C13">
        <w:rPr>
          <w:noProof/>
        </w:rPr>
        <w:t>2</w:t>
      </w:r>
      <w:r w:rsidR="00064E77">
        <w:fldChar w:fldCharType="end"/>
      </w:r>
      <w:r w:rsidR="00064E77">
        <w:t>)</w:t>
      </w:r>
    </w:p>
    <w:p w14:paraId="1A5A767B" w14:textId="2AC9B04B"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8E6C13">
        <w:t xml:space="preserve">Figure </w:t>
      </w:r>
      <w:r w:rsidR="008E6C13">
        <w:rPr>
          <w:noProof/>
        </w:rPr>
        <w:t>5</w:t>
      </w:r>
      <w:r w:rsidR="00893F4B">
        <w:fldChar w:fldCharType="end"/>
      </w:r>
      <w:r>
        <w:t>)</w:t>
      </w:r>
    </w:p>
    <w:p w14:paraId="1B80045C" w14:textId="14C2902E"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8E6C13">
        <w:t xml:space="preserve">Figure </w:t>
      </w:r>
      <w:r w:rsidR="008E6C13">
        <w:rPr>
          <w:noProof/>
        </w:rPr>
        <w:t>3</w:t>
      </w:r>
      <w:r w:rsidR="00064E77">
        <w:fldChar w:fldCharType="end"/>
      </w:r>
      <w:r w:rsidR="00064E77">
        <w:t>)</w:t>
      </w:r>
    </w:p>
    <w:p w14:paraId="1933EF54" w14:textId="5087880E"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8E6C13">
        <w:t xml:space="preserve">Figure </w:t>
      </w:r>
      <w:r w:rsidR="008E6C13">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516" w:name="_Toc44245844"/>
      <w:r>
        <w:t>Data</w:t>
      </w:r>
      <w:r w:rsidR="00A92F06">
        <w:t>CW3M</w:t>
      </w:r>
      <w:r>
        <w:t xml:space="preserve"> directory structure</w:t>
      </w:r>
      <w:bookmarkEnd w:id="516"/>
    </w:p>
    <w:p w14:paraId="3BB7EB3D" w14:textId="5407CC52" w:rsidR="00403174" w:rsidRDefault="00A57AB6" w:rsidP="00A57AB6">
      <w:r>
        <w:tab/>
        <w:t xml:space="preserve">Installation of CW3M using a turnkey installer package such as </w:t>
      </w:r>
      <w:r w:rsidRPr="00A57AB6">
        <w:t>CW3M_0.1.</w:t>
      </w:r>
      <w:ins w:id="517" w:author="David Conklin" w:date="2020-06-28T15:41:00Z">
        <w:r w:rsidR="001051D3">
          <w:t>4</w:t>
        </w:r>
      </w:ins>
      <w:del w:id="518" w:author="David Conklin" w:date="2020-06-28T15:41:00Z">
        <w:r w:rsidRPr="00A57AB6" w:rsidDel="001051D3">
          <w:delText>3</w:delText>
        </w:r>
      </w:del>
      <w:r w:rsidRPr="00A57AB6">
        <w:t>_Installer</w:t>
      </w:r>
      <w:r>
        <w:t>.exe will result in the creation of a folder</w:t>
      </w:r>
      <w:r w:rsidR="00403174">
        <w:t>, e.g. “C:\DataCW3M_0.1.4”,</w:t>
      </w:r>
      <w:r>
        <w:t xml:space="preserve"> containing the data files necessary for execution of the “Demo” scenario by the model.</w:t>
      </w:r>
      <w:r w:rsidR="00403174">
        <w:t xml:space="preserve">  The data folder contains the ENVX files for all the study areas, a subdirectory for each study area, and in addition some other files and folders common to all the study areas.  </w:t>
      </w:r>
    </w:p>
    <w:p w14:paraId="19C86578" w14:textId="77777777" w:rsidR="00A57AB6" w:rsidRDefault="00403174" w:rsidP="00403174">
      <w:pPr>
        <w:ind w:firstLine="720"/>
      </w:pPr>
      <w:r>
        <w:t>Within the data directory, for each study area there is an ENVX file which specifies how to carry out the simulation of the particular study area, and a folder containing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rPr>
          <w:ins w:id="519" w:author="David Conklin" w:date="2020-06-28T15:42:00Z"/>
        </w:rPr>
      </w:pPr>
      <w:r>
        <w:t>Folders</w:t>
      </w:r>
    </w:p>
    <w:p w14:paraId="2227A7A4" w14:textId="51FFE139" w:rsidR="001051D3" w:rsidRDefault="001051D3" w:rsidP="00403174">
      <w:pPr>
        <w:ind w:firstLine="720"/>
        <w:rPr>
          <w:ins w:id="520" w:author="David Conklin" w:date="2020-06-28T15:43:00Z"/>
        </w:rPr>
      </w:pPr>
      <w:ins w:id="521" w:author="David Conklin" w:date="2020-06-28T15:42:00Z">
        <w:r>
          <w:tab/>
          <w:t>Calapooia</w:t>
        </w:r>
      </w:ins>
    </w:p>
    <w:p w14:paraId="60703780" w14:textId="42AB27CC" w:rsidR="001051D3" w:rsidRDefault="001051D3" w:rsidP="00403174">
      <w:pPr>
        <w:ind w:firstLine="720"/>
        <w:rPr>
          <w:ins w:id="522" w:author="David Conklin" w:date="2020-06-28T15:43:00Z"/>
        </w:rPr>
      </w:pPr>
      <w:ins w:id="523" w:author="David Conklin" w:date="2020-06-28T15:43:00Z">
        <w:r>
          <w:tab/>
          <w:t>ChickenCreek</w:t>
        </w:r>
      </w:ins>
    </w:p>
    <w:p w14:paraId="3B2292E7" w14:textId="0391F70C" w:rsidR="001051D3" w:rsidRDefault="001051D3" w:rsidP="00403174">
      <w:pPr>
        <w:ind w:firstLine="720"/>
      </w:pPr>
      <w:ins w:id="524" w:author="David Conklin" w:date="2020-06-28T15:43:00Z">
        <w:r>
          <w:tab/>
          <w:t>Clackamas</w:t>
        </w:r>
      </w:ins>
    </w:p>
    <w:p w14:paraId="10E34F86" w14:textId="77777777" w:rsidR="00906CF9" w:rsidDel="001051D3" w:rsidRDefault="00906CF9" w:rsidP="00403174">
      <w:pPr>
        <w:ind w:firstLine="720"/>
        <w:rPr>
          <w:del w:id="525" w:author="David Conklin" w:date="2020-06-28T15:43:00Z"/>
        </w:rPr>
      </w:pPr>
      <w:r>
        <w:tab/>
        <w:t>CW3MdigitalHandbook</w:t>
      </w:r>
    </w:p>
    <w:p w14:paraId="7B6E7382" w14:textId="0AE18507" w:rsidR="00906CF9" w:rsidDel="001051D3" w:rsidRDefault="00906CF9">
      <w:pPr>
        <w:rPr>
          <w:del w:id="526" w:author="David Conklin" w:date="2020-06-28T15:43:00Z"/>
        </w:rPr>
        <w:pPrChange w:id="527" w:author="David Conklin" w:date="2020-06-28T15:43:00Z">
          <w:pPr>
            <w:ind w:firstLine="720"/>
          </w:pPr>
        </w:pPrChange>
      </w:pPr>
      <w:del w:id="528" w:author="David Conklin" w:date="2020-06-28T15:43:00Z">
        <w:r w:rsidDel="001051D3">
          <w:tab/>
          <w:delText>DataCalapooia</w:delText>
        </w:r>
      </w:del>
    </w:p>
    <w:p w14:paraId="57524C65" w14:textId="411EE3D9" w:rsidR="00906CF9" w:rsidDel="001051D3" w:rsidRDefault="00906CF9">
      <w:pPr>
        <w:rPr>
          <w:del w:id="529" w:author="David Conklin" w:date="2020-06-28T15:43:00Z"/>
        </w:rPr>
        <w:pPrChange w:id="530" w:author="David Conklin" w:date="2020-06-28T15:43:00Z">
          <w:pPr>
            <w:ind w:left="720" w:firstLine="720"/>
          </w:pPr>
        </w:pPrChange>
      </w:pPr>
      <w:del w:id="531" w:author="David Conklin" w:date="2020-06-28T15:43:00Z">
        <w:r w:rsidDel="001051D3">
          <w:delText>DataChickenCreek</w:delText>
        </w:r>
      </w:del>
    </w:p>
    <w:p w14:paraId="0B499670" w14:textId="019E0279" w:rsidR="00906CF9" w:rsidDel="001051D3" w:rsidRDefault="00906CF9">
      <w:pPr>
        <w:rPr>
          <w:del w:id="532" w:author="David Conklin" w:date="2020-06-28T15:43:00Z"/>
        </w:rPr>
        <w:pPrChange w:id="533" w:author="David Conklin" w:date="2020-06-28T15:43:00Z">
          <w:pPr>
            <w:ind w:left="720" w:firstLine="720"/>
          </w:pPr>
        </w:pPrChange>
      </w:pPr>
      <w:del w:id="534" w:author="David Conklin" w:date="2020-06-28T15:43:00Z">
        <w:r w:rsidDel="001051D3">
          <w:delText>DataClackamas</w:delText>
        </w:r>
      </w:del>
    </w:p>
    <w:p w14:paraId="211CEEB4" w14:textId="71E0395C" w:rsidR="00906CF9" w:rsidDel="001051D3" w:rsidRDefault="00906CF9">
      <w:pPr>
        <w:rPr>
          <w:del w:id="535" w:author="David Conklin" w:date="2020-06-28T15:43:00Z"/>
        </w:rPr>
        <w:pPrChange w:id="536" w:author="David Conklin" w:date="2020-06-28T15:43:00Z">
          <w:pPr>
            <w:ind w:left="720" w:firstLine="720"/>
          </w:pPr>
        </w:pPrChange>
      </w:pPr>
      <w:del w:id="537" w:author="David Conklin" w:date="2020-06-28T15:43:00Z">
        <w:r w:rsidDel="001051D3">
          <w:delText>DataLongTom</w:delText>
        </w:r>
      </w:del>
    </w:p>
    <w:p w14:paraId="6DFE22B7" w14:textId="6535803C" w:rsidR="00906CF9" w:rsidDel="001051D3" w:rsidRDefault="00906CF9">
      <w:pPr>
        <w:rPr>
          <w:del w:id="538" w:author="David Conklin" w:date="2020-06-28T15:43:00Z"/>
        </w:rPr>
        <w:pPrChange w:id="539" w:author="David Conklin" w:date="2020-06-28T15:43:00Z">
          <w:pPr>
            <w:ind w:left="720" w:firstLine="720"/>
          </w:pPr>
        </w:pPrChange>
      </w:pPr>
      <w:del w:id="540" w:author="David Conklin" w:date="2020-06-28T15:43:00Z">
        <w:r w:rsidDel="001051D3">
          <w:delText>DataLuckiamute</w:delText>
        </w:r>
      </w:del>
    </w:p>
    <w:p w14:paraId="4986B094" w14:textId="2917DC04" w:rsidR="00906CF9" w:rsidDel="001051D3" w:rsidRDefault="00906CF9">
      <w:pPr>
        <w:rPr>
          <w:del w:id="541" w:author="David Conklin" w:date="2020-06-28T15:43:00Z"/>
        </w:rPr>
        <w:pPrChange w:id="542" w:author="David Conklin" w:date="2020-06-28T15:43:00Z">
          <w:pPr>
            <w:ind w:left="720" w:firstLine="720"/>
          </w:pPr>
        </w:pPrChange>
      </w:pPr>
      <w:del w:id="543" w:author="David Conklin" w:date="2020-06-28T15:43:00Z">
        <w:r w:rsidDel="001051D3">
          <w:delText>DataMarys</w:delText>
        </w:r>
      </w:del>
    </w:p>
    <w:p w14:paraId="4F30FF66" w14:textId="6E74A89F" w:rsidR="00906CF9" w:rsidDel="001051D3" w:rsidRDefault="00906CF9">
      <w:pPr>
        <w:rPr>
          <w:del w:id="544" w:author="David Conklin" w:date="2020-06-28T15:43:00Z"/>
        </w:rPr>
        <w:pPrChange w:id="545" w:author="David Conklin" w:date="2020-06-28T15:43:00Z">
          <w:pPr>
            <w:ind w:left="720" w:firstLine="720"/>
          </w:pPr>
        </w:pPrChange>
      </w:pPr>
      <w:del w:id="546" w:author="David Conklin" w:date="2020-06-28T15:43:00Z">
        <w:r w:rsidDel="001051D3">
          <w:delText>DataMcKenzie</w:delText>
        </w:r>
      </w:del>
    </w:p>
    <w:p w14:paraId="25C2B988" w14:textId="1D3A2A72" w:rsidR="00906CF9" w:rsidDel="001051D3" w:rsidRDefault="00906CF9">
      <w:pPr>
        <w:rPr>
          <w:del w:id="547" w:author="David Conklin" w:date="2020-06-28T15:43:00Z"/>
        </w:rPr>
        <w:pPrChange w:id="548" w:author="David Conklin" w:date="2020-06-28T15:43:00Z">
          <w:pPr>
            <w:ind w:left="720" w:firstLine="720"/>
          </w:pPr>
        </w:pPrChange>
      </w:pPr>
      <w:del w:id="549" w:author="David Conklin" w:date="2020-06-28T15:43:00Z">
        <w:r w:rsidDel="001051D3">
          <w:delText>DataMolalla</w:delText>
        </w:r>
      </w:del>
    </w:p>
    <w:p w14:paraId="3A546934" w14:textId="1F1D87CC" w:rsidR="00906CF9" w:rsidDel="001051D3" w:rsidRDefault="00906CF9">
      <w:pPr>
        <w:rPr>
          <w:del w:id="550" w:author="David Conklin" w:date="2020-06-28T15:43:00Z"/>
        </w:rPr>
        <w:pPrChange w:id="551" w:author="David Conklin" w:date="2020-06-28T15:43:00Z">
          <w:pPr>
            <w:ind w:left="720" w:firstLine="720"/>
          </w:pPr>
        </w:pPrChange>
      </w:pPr>
      <w:del w:id="552" w:author="David Conklin" w:date="2020-06-28T15:43:00Z">
        <w:r w:rsidDel="001051D3">
          <w:delText>DataNSantiam</w:delText>
        </w:r>
      </w:del>
    </w:p>
    <w:p w14:paraId="5354BEB7" w14:textId="5D1B17D2" w:rsidR="00906CF9" w:rsidDel="001051D3" w:rsidRDefault="00906CF9">
      <w:pPr>
        <w:rPr>
          <w:del w:id="553" w:author="David Conklin" w:date="2020-06-28T15:43:00Z"/>
        </w:rPr>
        <w:pPrChange w:id="554" w:author="David Conklin" w:date="2020-06-28T15:43:00Z">
          <w:pPr>
            <w:ind w:left="720" w:firstLine="720"/>
          </w:pPr>
        </w:pPrChange>
      </w:pPr>
      <w:del w:id="555" w:author="David Conklin" w:date="2020-06-28T15:43:00Z">
        <w:r w:rsidDel="001051D3">
          <w:delText>DataPudding</w:delText>
        </w:r>
      </w:del>
    </w:p>
    <w:p w14:paraId="75254F9D" w14:textId="56350782" w:rsidR="00906CF9" w:rsidDel="001051D3" w:rsidRDefault="00906CF9">
      <w:pPr>
        <w:rPr>
          <w:del w:id="556" w:author="David Conklin" w:date="2020-06-28T15:43:00Z"/>
        </w:rPr>
        <w:pPrChange w:id="557" w:author="David Conklin" w:date="2020-06-28T15:43:00Z">
          <w:pPr>
            <w:ind w:left="720" w:firstLine="720"/>
          </w:pPr>
        </w:pPrChange>
      </w:pPr>
      <w:del w:id="558" w:author="David Conklin" w:date="2020-06-28T15:43:00Z">
        <w:r w:rsidDel="001051D3">
          <w:delText>DataTualatin</w:delText>
        </w:r>
      </w:del>
    </w:p>
    <w:p w14:paraId="336C31C6" w14:textId="504E0874" w:rsidR="00906CF9" w:rsidDel="001051D3" w:rsidRDefault="00906CF9">
      <w:pPr>
        <w:rPr>
          <w:del w:id="559" w:author="David Conklin" w:date="2020-06-28T15:43:00Z"/>
        </w:rPr>
        <w:pPrChange w:id="560" w:author="David Conklin" w:date="2020-06-28T15:43:00Z">
          <w:pPr>
            <w:ind w:left="720" w:firstLine="720"/>
          </w:pPr>
        </w:pPrChange>
      </w:pPr>
      <w:del w:id="561" w:author="David Conklin" w:date="2020-06-28T15:43:00Z">
        <w:r w:rsidDel="001051D3">
          <w:delText>DataUpperWRB</w:delText>
        </w:r>
      </w:del>
    </w:p>
    <w:p w14:paraId="58BE3698" w14:textId="5CA71C30" w:rsidR="00906CF9" w:rsidRDefault="00906CF9">
      <w:pPr>
        <w:ind w:firstLine="720"/>
        <w:pPrChange w:id="562" w:author="David Conklin" w:date="2020-06-28T15:43:00Z">
          <w:pPr>
            <w:ind w:left="720" w:firstLine="720"/>
          </w:pPr>
        </w:pPrChange>
      </w:pPr>
      <w:del w:id="563" w:author="David Conklin" w:date="2020-06-28T15:43:00Z">
        <w:r w:rsidDel="001051D3">
          <w:delText>DataWRB</w:delText>
        </w:r>
      </w:del>
    </w:p>
    <w:p w14:paraId="144151DE" w14:textId="39E255FE" w:rsidR="00906CF9" w:rsidRDefault="00906CF9" w:rsidP="00906CF9">
      <w:pPr>
        <w:ind w:left="720" w:firstLine="720"/>
        <w:rPr>
          <w:ins w:id="564" w:author="David Conklin" w:date="2020-06-28T15:43:00Z"/>
        </w:rPr>
      </w:pPr>
      <w:r>
        <w:t>GriddedRecentWeather</w:t>
      </w:r>
    </w:p>
    <w:p w14:paraId="3B09D24E" w14:textId="08616C9D" w:rsidR="001051D3" w:rsidRDefault="001051D3" w:rsidP="00906CF9">
      <w:pPr>
        <w:ind w:left="720" w:firstLine="720"/>
        <w:rPr>
          <w:ins w:id="565" w:author="David Conklin" w:date="2020-06-28T15:44:00Z"/>
        </w:rPr>
      </w:pPr>
      <w:ins w:id="566" w:author="David Conklin" w:date="2020-06-28T15:43:00Z">
        <w:r>
          <w:t>LongTom</w:t>
        </w:r>
      </w:ins>
    </w:p>
    <w:p w14:paraId="1C9083A0" w14:textId="2EB7D675" w:rsidR="001051D3" w:rsidRDefault="001051D3" w:rsidP="00906CF9">
      <w:pPr>
        <w:ind w:left="720" w:firstLine="720"/>
        <w:rPr>
          <w:ins w:id="567" w:author="David Conklin" w:date="2020-06-28T15:44:00Z"/>
        </w:rPr>
      </w:pPr>
      <w:ins w:id="568" w:author="David Conklin" w:date="2020-06-28T15:44:00Z">
        <w:r>
          <w:t>Luckiamute</w:t>
        </w:r>
      </w:ins>
    </w:p>
    <w:p w14:paraId="5DAB02D2" w14:textId="5B98F3FB" w:rsidR="001051D3" w:rsidRDefault="001051D3" w:rsidP="00906CF9">
      <w:pPr>
        <w:ind w:left="720" w:firstLine="720"/>
        <w:rPr>
          <w:ins w:id="569" w:author="David Conklin" w:date="2020-06-28T15:44:00Z"/>
        </w:rPr>
      </w:pPr>
      <w:ins w:id="570" w:author="David Conklin" w:date="2020-06-28T15:44:00Z">
        <w:r>
          <w:t>Marys</w:t>
        </w:r>
      </w:ins>
    </w:p>
    <w:p w14:paraId="15D4D8ED" w14:textId="5276A53C" w:rsidR="001051D3" w:rsidRDefault="001051D3" w:rsidP="00906CF9">
      <w:pPr>
        <w:ind w:left="720" w:firstLine="720"/>
        <w:rPr>
          <w:ins w:id="571" w:author="David Conklin" w:date="2020-06-28T15:44:00Z"/>
        </w:rPr>
      </w:pPr>
      <w:ins w:id="572" w:author="David Conklin" w:date="2020-06-28T15:44:00Z">
        <w:r>
          <w:t>McKenzie</w:t>
        </w:r>
      </w:ins>
    </w:p>
    <w:p w14:paraId="2CADDBE5" w14:textId="1B8D2D0E" w:rsidR="001051D3" w:rsidRDefault="001051D3" w:rsidP="00906CF9">
      <w:pPr>
        <w:ind w:left="720" w:firstLine="720"/>
        <w:rPr>
          <w:ins w:id="573" w:author="David Conklin" w:date="2020-06-28T15:44:00Z"/>
        </w:rPr>
      </w:pPr>
      <w:ins w:id="574" w:author="David Conklin" w:date="2020-06-28T15:44:00Z">
        <w:r>
          <w:t>Molalla</w:t>
        </w:r>
      </w:ins>
    </w:p>
    <w:p w14:paraId="12063A65" w14:textId="678B6FC8" w:rsidR="001051D3" w:rsidRDefault="001051D3" w:rsidP="00906CF9">
      <w:pPr>
        <w:ind w:left="720" w:firstLine="720"/>
      </w:pPr>
      <w:ins w:id="575" w:author="David Conklin" w:date="2020-06-28T15:44:00Z">
        <w:r>
          <w:t>NSantiam</w:t>
        </w:r>
      </w:ins>
    </w:p>
    <w:p w14:paraId="28EE73A9" w14:textId="77777777" w:rsidR="00906CF9" w:rsidRDefault="00906CF9" w:rsidP="00906CF9">
      <w:pPr>
        <w:ind w:left="720" w:firstLine="720"/>
      </w:pPr>
      <w:r>
        <w:t>Observations</w:t>
      </w:r>
    </w:p>
    <w:p w14:paraId="43751563" w14:textId="77777777" w:rsidR="001051D3" w:rsidRDefault="001051D3" w:rsidP="00906CF9">
      <w:pPr>
        <w:ind w:left="720" w:firstLine="720"/>
        <w:rPr>
          <w:ins w:id="576" w:author="David Conklin" w:date="2020-06-28T15:44:00Z"/>
        </w:rPr>
      </w:pPr>
      <w:ins w:id="577" w:author="David Conklin" w:date="2020-06-28T15:44:00Z">
        <w:r>
          <w:t>Pudding</w:t>
        </w:r>
      </w:ins>
    </w:p>
    <w:p w14:paraId="5ED7F535" w14:textId="762D5078" w:rsidR="00906CF9" w:rsidRDefault="00906CF9" w:rsidP="00906CF9">
      <w:pPr>
        <w:ind w:left="720" w:firstLine="720"/>
      </w:pPr>
      <w:r>
        <w:t>Reservoirs</w:t>
      </w:r>
    </w:p>
    <w:p w14:paraId="1DE6D1CA" w14:textId="7DC2524D" w:rsidR="00906CF9" w:rsidRDefault="00906CF9" w:rsidP="00906CF9">
      <w:pPr>
        <w:ind w:left="720" w:firstLine="720"/>
        <w:rPr>
          <w:ins w:id="578" w:author="David Conklin" w:date="2020-06-28T15:45:00Z"/>
        </w:rPr>
      </w:pPr>
      <w:r>
        <w:t>ScenarioData</w:t>
      </w:r>
    </w:p>
    <w:p w14:paraId="22DC3DEC" w14:textId="5743194D" w:rsidR="001051D3" w:rsidRDefault="001051D3" w:rsidP="00906CF9">
      <w:pPr>
        <w:ind w:left="720" w:firstLine="720"/>
        <w:rPr>
          <w:ins w:id="579" w:author="David Conklin" w:date="2020-06-28T15:45:00Z"/>
        </w:rPr>
      </w:pPr>
      <w:ins w:id="580" w:author="David Conklin" w:date="2020-06-28T15:45:00Z">
        <w:r>
          <w:t>Tualatin</w:t>
        </w:r>
      </w:ins>
    </w:p>
    <w:p w14:paraId="442E8207" w14:textId="6A26A85E" w:rsidR="001051D3" w:rsidRDefault="001051D3" w:rsidP="00906CF9">
      <w:pPr>
        <w:ind w:left="720" w:firstLine="720"/>
      </w:pPr>
      <w:ins w:id="581" w:author="David Conklin" w:date="2020-06-28T15:45:00Z">
        <w:r>
          <w:t>UpperWRB</w:t>
        </w:r>
      </w:ins>
    </w:p>
    <w:p w14:paraId="3B0AFC90" w14:textId="77777777" w:rsidR="00906CF9" w:rsidRDefault="00906CF9" w:rsidP="00906CF9">
      <w:r>
        <w:tab/>
        <w:t>Files</w:t>
      </w:r>
    </w:p>
    <w:p w14:paraId="318C0BE8" w14:textId="6D58ECEA" w:rsidR="001051D3" w:rsidDel="001051D3" w:rsidRDefault="00906CF9" w:rsidP="00906CF9">
      <w:pPr>
        <w:rPr>
          <w:del w:id="582" w:author="David Conklin" w:date="2020-06-28T15:48:00Z"/>
        </w:rPr>
      </w:pPr>
      <w:del w:id="583" w:author="David Conklin" w:date="2020-06-28T15:48:00Z">
        <w:r w:rsidDel="001051D3">
          <w:tab/>
        </w:r>
        <w:r w:rsidDel="001051D3">
          <w:tab/>
        </w:r>
        <w:r w:rsidR="00AB4A43" w:rsidDel="001051D3">
          <w:delText>cooling_cost.csv</w:delText>
        </w:r>
      </w:del>
    </w:p>
    <w:p w14:paraId="0D91C77C" w14:textId="14EDF446" w:rsidR="00AB4A43" w:rsidDel="001051D3" w:rsidRDefault="00AB4A43" w:rsidP="00906CF9">
      <w:pPr>
        <w:rPr>
          <w:del w:id="584" w:author="David Conklin" w:date="2020-06-28T15:48:00Z"/>
        </w:rPr>
      </w:pPr>
      <w:del w:id="585" w:author="David Conklin" w:date="2020-06-28T15:48:00Z">
        <w:r w:rsidDel="001051D3">
          <w:tab/>
        </w:r>
        <w:r w:rsidDel="001051D3">
          <w:tab/>
        </w:r>
      </w:del>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7777777" w:rsidR="00906CF9" w:rsidRDefault="00906CF9" w:rsidP="00906CF9">
      <w:r>
        <w:tab/>
      </w:r>
      <w:r>
        <w:tab/>
        <w:t>…</w:t>
      </w:r>
    </w:p>
    <w:p w14:paraId="3381A988" w14:textId="77777777" w:rsidR="00906CF9" w:rsidRDefault="00906CF9" w:rsidP="00906CF9">
      <w:r>
        <w:tab/>
      </w:r>
      <w:r>
        <w:tab/>
        <w:t>CW3M_WRB.envx</w:t>
      </w:r>
    </w:p>
    <w:p w14:paraId="10519828" w14:textId="77777777" w:rsidR="00906CF9" w:rsidRDefault="00906CF9" w:rsidP="00906CF9"/>
    <w:p w14:paraId="2546F087" w14:textId="77777777" w:rsidR="00AD22DC" w:rsidRDefault="00AD22DC" w:rsidP="00A06758">
      <w:pPr>
        <w:pStyle w:val="Heading2"/>
      </w:pPr>
      <w:bookmarkStart w:id="586" w:name="_Toc44245845"/>
      <w:r>
        <w:lastRenderedPageBreak/>
        <w:t>DataCW3M\ScenarioData directory structure</w:t>
      </w:r>
      <w:bookmarkEnd w:id="586"/>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587" w:name="_Toc44245846"/>
      <w:r>
        <w:t>DataCW3M\ScenarioData\&lt;scenario&gt; folder contents</w:t>
      </w:r>
      <w:bookmarkEnd w:id="587"/>
    </w:p>
    <w:p w14:paraId="5B6E51A5" w14:textId="77777777" w:rsidR="009C1707" w:rsidRDefault="009C1707">
      <w:pPr>
        <w:pPrChange w:id="588" w:author="David Conklin" w:date="2020-06-28T15:49:00Z">
          <w:pPr>
            <w:pStyle w:val="Body"/>
          </w:pPr>
        </w:pPrChange>
      </w:pPr>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589" w:name="_Toc44245847"/>
      <w:r>
        <w:t>DataCW3M\&lt;study area&gt; folder contents</w:t>
      </w:r>
      <w:bookmarkEnd w:id="589"/>
    </w:p>
    <w:p w14:paraId="6902875A" w14:textId="77777777" w:rsidR="009C1707" w:rsidRDefault="009C1707">
      <w:pPr>
        <w:pPrChange w:id="590" w:author="David Conklin" w:date="2020-06-28T15:49:00Z">
          <w:pPr>
            <w:pStyle w:val="Body"/>
          </w:pPr>
        </w:pPrChange>
      </w:pPr>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8">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7DE00841" w:rsidR="00D37681" w:rsidRDefault="00D37681" w:rsidP="00D37681">
      <w:pPr>
        <w:pStyle w:val="Caption"/>
      </w:pPr>
      <w:bookmarkStart w:id="591" w:name="_Ref529607484"/>
      <w:bookmarkStart w:id="592" w:name="_Toc10873622"/>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1</w:t>
      </w:r>
      <w:r w:rsidR="006C64CF">
        <w:rPr>
          <w:noProof/>
        </w:rPr>
        <w:fldChar w:fldCharType="end"/>
      </w:r>
      <w:bookmarkEnd w:id="591"/>
      <w:r>
        <w:t xml:space="preserve">. Willamette River basin study area; embedded study areas are </w:t>
      </w:r>
      <w:r w:rsidR="0005603B">
        <w:t>colored</w:t>
      </w:r>
      <w:r w:rsidR="0097392C">
        <w:t xml:space="preserve"> other than gray.  The 2 lighter blues together make up the upper Willamette basin study area.</w:t>
      </w:r>
      <w:bookmarkEnd w:id="59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9">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35253A58" w:rsidR="00D37681" w:rsidRDefault="00D37681" w:rsidP="00D37681">
      <w:pPr>
        <w:pStyle w:val="Caption"/>
      </w:pPr>
      <w:bookmarkStart w:id="593" w:name="_Ref529607514"/>
      <w:bookmarkStart w:id="594" w:name="_Toc1087362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2</w:t>
      </w:r>
      <w:r w:rsidR="006C64CF">
        <w:rPr>
          <w:noProof/>
        </w:rPr>
        <w:fldChar w:fldCharType="end"/>
      </w:r>
      <w:bookmarkEnd w:id="593"/>
      <w:r>
        <w:t>. Tualatin basin study area; Chicken Creek watershed is highlighted.</w:t>
      </w:r>
      <w:bookmarkEnd w:id="59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02E19A5A" w:rsidR="00D37681" w:rsidRDefault="00064E77" w:rsidP="00064E77">
      <w:pPr>
        <w:pStyle w:val="Caption"/>
      </w:pPr>
      <w:bookmarkStart w:id="595" w:name="_Ref529607587"/>
      <w:bookmarkStart w:id="596" w:name="_Toc1087362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3</w:t>
      </w:r>
      <w:r w:rsidR="006C64CF">
        <w:rPr>
          <w:noProof/>
        </w:rPr>
        <w:fldChar w:fldCharType="end"/>
      </w:r>
      <w:bookmarkEnd w:id="595"/>
      <w:r>
        <w:t>. North Santiam watershed study area.</w:t>
      </w:r>
      <w:bookmarkEnd w:id="59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7530EA99" w:rsidR="00C70B81" w:rsidRDefault="00064E77" w:rsidP="00064E77">
      <w:pPr>
        <w:pStyle w:val="Caption"/>
      </w:pPr>
      <w:bookmarkStart w:id="597" w:name="_Ref529607628"/>
      <w:bookmarkStart w:id="598" w:name="_Toc1087362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4</w:t>
      </w:r>
      <w:r w:rsidR="006C64CF">
        <w:rPr>
          <w:noProof/>
        </w:rPr>
        <w:fldChar w:fldCharType="end"/>
      </w:r>
      <w:bookmarkEnd w:id="597"/>
      <w:r>
        <w:t>. Upper Willamette study area.</w:t>
      </w:r>
      <w:bookmarkEnd w:id="59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400446E4" w:rsidR="00E66BC2" w:rsidRDefault="006F30D2" w:rsidP="006F30D2">
      <w:pPr>
        <w:pStyle w:val="Caption"/>
      </w:pPr>
      <w:bookmarkStart w:id="599" w:name="_Ref529611388"/>
      <w:bookmarkStart w:id="600" w:name="_Toc1087362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8E6C13">
        <w:rPr>
          <w:noProof/>
        </w:rPr>
        <w:t>5</w:t>
      </w:r>
      <w:r w:rsidR="006C64CF">
        <w:rPr>
          <w:noProof/>
        </w:rPr>
        <w:fldChar w:fldCharType="end"/>
      </w:r>
      <w:bookmarkEnd w:id="599"/>
      <w:r>
        <w:t>. Chicken Creek watershed study area.</w:t>
      </w:r>
      <w:bookmarkEnd w:id="60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601" w:name="_Toc44245848"/>
      <w:r>
        <w:t>Calendar conventions</w:t>
      </w:r>
      <w:bookmarkEnd w:id="60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602" w:name="_Toc44245849"/>
      <w:r>
        <w:t>Water years</w:t>
      </w:r>
      <w:bookmarkEnd w:id="60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603" w:name="_Toc44245850"/>
      <w:r>
        <w:t>Climate data</w:t>
      </w:r>
      <w:bookmarkEnd w:id="603"/>
    </w:p>
    <w:p w14:paraId="4E201698" w14:textId="77777777" w:rsidR="00CB152A" w:rsidRPr="00A06758" w:rsidRDefault="00CB152A" w:rsidP="00A06758"/>
    <w:p w14:paraId="400F9551" w14:textId="77777777" w:rsidR="00CB152A" w:rsidRDefault="00CB152A" w:rsidP="00CB152A">
      <w:pPr>
        <w:pStyle w:val="Heading2"/>
      </w:pPr>
      <w:bookmarkStart w:id="604" w:name="_Toc2858729"/>
      <w:bookmarkStart w:id="605" w:name="_Toc44245851"/>
      <w:r>
        <w:t>Numbered climate scenarios in the model</w:t>
      </w:r>
      <w:bookmarkEnd w:id="604"/>
      <w:bookmarkEnd w:id="605"/>
    </w:p>
    <w:p w14:paraId="30E024EF" w14:textId="77777777" w:rsidR="00823D41" w:rsidRDefault="00823D41" w:rsidP="00823D41">
      <w:pPr>
        <w:pStyle w:val="Body"/>
      </w:pPr>
    </w:p>
    <w:p w14:paraId="21F5BCDE" w14:textId="24F0BEF0" w:rsidR="00823D41" w:rsidRDefault="00823D41" w:rsidP="00823D41">
      <w:pPr>
        <w:pStyle w:val="Body"/>
      </w:pPr>
      <w:r>
        <w:t xml:space="preserve">The Flow.xml file contains a numbered list of climate datasets available within the model.  As of April 2019, the list has 9 entries which are consistent with the corresponding lists in the WW2100, OUWIN, and CW3M projects.  </w:t>
      </w:r>
      <w:r>
        <w:fldChar w:fldCharType="begin"/>
      </w:r>
      <w:r>
        <w:instrText xml:space="preserve"> REF _Ref6032062 \h </w:instrText>
      </w:r>
      <w:r>
        <w:fldChar w:fldCharType="separate"/>
      </w:r>
      <w:ins w:id="606" w:author="David Conklin" w:date="2020-06-28T07:28:00Z">
        <w:r w:rsidR="008E6C13">
          <w:t xml:space="preserve">Table </w:t>
        </w:r>
      </w:ins>
      <w:del w:id="607" w:author="David Conklin" w:date="2020-06-28T07:26:00Z">
        <w:r w:rsidDel="008E6C13">
          <w:delText xml:space="preserve">Table </w:delText>
        </w:r>
        <w:r w:rsidDel="008E6C13">
          <w:rPr>
            <w:noProof/>
          </w:rPr>
          <w:delText>2</w:delText>
        </w:r>
      </w:del>
      <w:r>
        <w:fldChar w:fldCharType="end"/>
      </w:r>
      <w:r>
        <w:t xml:space="preserve"> identifies the numbered climate scenarios.</w:t>
      </w:r>
    </w:p>
    <w:p w14:paraId="6B5B5488" w14:textId="75BA5822" w:rsidR="00823D41" w:rsidRDefault="00823D41" w:rsidP="00823D41">
      <w:pPr>
        <w:pStyle w:val="Body"/>
      </w:pPr>
      <w:r>
        <w:t xml:space="preserve">We expect to add additional climate datasets to the list, drawn from </w:t>
      </w:r>
      <w:r>
        <w:fldChar w:fldCharType="begin"/>
      </w:r>
      <w:r>
        <w:instrText xml:space="preserve"> REF _Ref520784144 \h </w:instrText>
      </w:r>
      <w:r>
        <w:fldChar w:fldCharType="separate"/>
      </w:r>
      <w:ins w:id="608" w:author="David Conklin" w:date="2020-06-28T07:28:00Z">
        <w:r w:rsidR="008E6C13">
          <w:rPr>
            <w:b/>
            <w:bCs/>
          </w:rPr>
          <w:t>Error! Reference source not found.</w:t>
        </w:r>
      </w:ins>
      <w:del w:id="609" w:author="David Conklin" w:date="2020-06-28T07:26:00Z">
        <w:r w:rsidDel="008E6C13">
          <w:delText xml:space="preserve">Table </w:delText>
        </w:r>
        <w:r w:rsidDel="008E6C13">
          <w:rPr>
            <w:noProof/>
          </w:rPr>
          <w:delText>1</w:delText>
        </w:r>
      </w:del>
      <w:r>
        <w:fldChar w:fldCharType="end"/>
      </w:r>
      <w:r>
        <w:t>, when the data has been converted from gridded form to the IDU-centric form preferred in the INFEWS model.</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610" w:name="_Ref6032062"/>
      <w:bookmarkStart w:id="611" w:name="_Ref6033311"/>
      <w:bookmarkStart w:id="612" w:name="_Toc6121576"/>
      <w:r>
        <w:t xml:space="preserve">Table </w:t>
      </w:r>
      <w:bookmarkEnd w:id="610"/>
      <w:r>
        <w:t>1. Numbered climate scenarios</w:t>
      </w:r>
      <w:bookmarkEnd w:id="611"/>
      <w:bookmarkEnd w:id="612"/>
    </w:p>
    <w:tbl>
      <w:tblPr>
        <w:tblStyle w:val="TableGrid"/>
        <w:tblW w:w="0" w:type="auto"/>
        <w:tblLook w:val="04A0" w:firstRow="1" w:lastRow="0" w:firstColumn="1" w:lastColumn="0" w:noHBand="0" w:noVBand="1"/>
      </w:tblPr>
      <w:tblGrid>
        <w:gridCol w:w="1016"/>
        <w:gridCol w:w="1375"/>
        <w:gridCol w:w="4449"/>
        <w:gridCol w:w="2510"/>
      </w:tblGrid>
      <w:tr w:rsidR="00823D41" w14:paraId="67993156" w14:textId="77777777" w:rsidTr="00A06758">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409"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500"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425"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A06758">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409"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425"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A06758">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409"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425"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A06758">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409"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500"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425"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A06758">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409"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500"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425"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A06758">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409"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500"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425"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A06758">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409"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425"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A06758">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409"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500"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425"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A06758">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409"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500" w:type="dxa"/>
          </w:tcPr>
          <w:p w14:paraId="730AEE0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GriddedRecentWeatherForDemos; subset of BaselineGrid</w:t>
            </w:r>
          </w:p>
        </w:tc>
        <w:tc>
          <w:tcPr>
            <w:tcW w:w="2425"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23D41" w14:paraId="472C4954" w14:textId="77777777" w:rsidTr="00A06758">
        <w:tc>
          <w:tcPr>
            <w:tcW w:w="1016" w:type="dxa"/>
          </w:tcPr>
          <w:p w14:paraId="6484869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409" w:type="dxa"/>
          </w:tcPr>
          <w:p w14:paraId="4B2C17C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500" w:type="dxa"/>
          </w:tcPr>
          <w:p w14:paraId="75986390" w14:textId="358351C6" w:rsidR="00823D41" w:rsidRPr="00060C7A"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060C7A">
              <w:rPr>
                <w:rFonts w:cs="Times New Roman"/>
                <w:color w:val="auto"/>
                <w:szCs w:val="24"/>
              </w:rPr>
              <w:t>BaselineGridMultiyearFiles</w:t>
            </w:r>
            <w:r>
              <w:rPr>
                <w:rFonts w:cs="Times New Roman"/>
                <w:color w:val="auto"/>
                <w:szCs w:val="24"/>
              </w:rPr>
              <w:t xml:space="preserve">; </w:t>
            </w:r>
            <w:r w:rsidR="006F5915">
              <w:rPr>
                <w:rFonts w:cs="Times New Roman"/>
                <w:color w:val="auto"/>
                <w:szCs w:val="24"/>
              </w:rPr>
              <w:t xml:space="preserve">gridMET </w:t>
            </w:r>
          </w:p>
        </w:tc>
        <w:tc>
          <w:tcPr>
            <w:tcW w:w="2425" w:type="dxa"/>
          </w:tcPr>
          <w:p w14:paraId="72306F5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p>
        </w:tc>
      </w:tr>
      <w:tr w:rsidR="00867B2E" w14:paraId="780CC855" w14:textId="77777777" w:rsidTr="00A06758">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409"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425"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67B2E">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409"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425"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67B2E">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409"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500"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425"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67B2E">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409"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500"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425"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613" w:name="_Toc7759621"/>
      <w:bookmarkStart w:id="614" w:name="_Toc44245852"/>
      <w:r>
        <w:t>Monthly and seasonal weather data</w:t>
      </w:r>
      <w:bookmarkEnd w:id="613"/>
      <w:bookmarkEnd w:id="614"/>
    </w:p>
    <w:p w14:paraId="60396A9B" w14:textId="77777777" w:rsidR="00823D41" w:rsidRDefault="00823D41" w:rsidP="00823D41">
      <w:pPr>
        <w:pStyle w:val="Body"/>
      </w:pPr>
    </w:p>
    <w:p w14:paraId="15BBACC7" w14:textId="77777777" w:rsidR="00823D41" w:rsidRDefault="00823D41" w:rsidP="00823D41">
      <w:pPr>
        <w:pStyle w:val="Body"/>
      </w:pPr>
      <w:r>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lastRenderedPageBreak/>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615" w:name="_Toc44245853"/>
      <w:r>
        <w:t>Climate data grid</w:t>
      </w:r>
      <w:r w:rsidR="009F132A">
        <w:t>s</w:t>
      </w:r>
      <w:bookmarkEnd w:id="615"/>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77777777"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616" w:name="_Toc44245854"/>
      <w:r>
        <w:t>The WW2100 climate grid</w:t>
      </w:r>
      <w:bookmarkEnd w:id="616"/>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lastRenderedPageBreak/>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617" w:name="_Toc44245855"/>
      <w:r>
        <w:t>The v2 climate grid</w:t>
      </w:r>
      <w:bookmarkEnd w:id="617"/>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618" w:name="_Toc44245856"/>
      <w:r>
        <w:t>How climate data is looked up</w:t>
      </w:r>
      <w:bookmarkEnd w:id="618"/>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77777777" w:rsidR="0004200C" w:rsidRDefault="00DB520F" w:rsidP="00E0306D">
      <w:pPr>
        <w:pStyle w:val="Body"/>
      </w:pPr>
      <w:r>
        <w:t>FlowModel::InitClimateMeanValues(), called in InitRun(), but only when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619" w:name="_Toc44245857"/>
      <w:r>
        <w:t>What is in a climate dataset</w:t>
      </w:r>
      <w:bookmarkEnd w:id="619"/>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lastRenderedPageBreak/>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77777777" w:rsidR="00D51F6E" w:rsidRDefault="00D51F6E" w:rsidP="00D717A3">
      <w:pPr>
        <w:pStyle w:val="Body"/>
      </w:pPr>
      <w:r>
        <w:t>Daily mean temperature may either be supplied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620" w:name="_Toc44245858"/>
      <w:r>
        <w:t>Water rights</w:t>
      </w:r>
      <w:bookmarkEnd w:id="620"/>
    </w:p>
    <w:p w14:paraId="7ECEE8A5" w14:textId="77777777" w:rsidR="00D35AF7" w:rsidRDefault="00D35AF7" w:rsidP="00D35AF7">
      <w:pPr>
        <w:pStyle w:val="Heading2"/>
      </w:pPr>
      <w:bookmarkStart w:id="621" w:name="_Toc44245859"/>
      <w:r>
        <w:t>Water rights data</w:t>
      </w:r>
      <w:bookmarkEnd w:id="621"/>
    </w:p>
    <w:p w14:paraId="62BFF195" w14:textId="77777777" w:rsidR="00D35AF7" w:rsidRDefault="00D35AF7" w:rsidP="00D35AF7"/>
    <w:p w14:paraId="78A3D3D7" w14:textId="77777777" w:rsidR="00D35AF7" w:rsidRDefault="00D35AF7" w:rsidP="006A06E4">
      <w:pPr>
        <w:ind w:firstLine="720"/>
      </w:pPr>
      <w:r>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622" w:name="_Toc44245860"/>
      <w:r>
        <w:lastRenderedPageBreak/>
        <w:t>The wr_pods.csv file</w:t>
      </w:r>
      <w:bookmarkEnd w:id="622"/>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623" w:name="_Toc44245861"/>
      <w:r>
        <w:t>The wr_pous.csv file</w:t>
      </w:r>
      <w:bookmarkEnd w:id="623"/>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624" w:name="_Toc44245862"/>
      <w:r>
        <w:t>Adding a water right</w:t>
      </w:r>
      <w:bookmarkEnd w:id="624"/>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COMID should be set to the reach at the upstream end of the water right; LENGTH_OR_COMID should be set either to the length along the stream in feet to which the right applies or to the COMID of 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7777777"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107B9E01" w14:textId="77777777" w:rsidR="002D2159" w:rsidRDefault="002D2159" w:rsidP="00EB66B0"/>
    <w:p w14:paraId="71693C51" w14:textId="77777777" w:rsidR="002D2159" w:rsidRDefault="002D2159" w:rsidP="002D2159">
      <w:pPr>
        <w:pStyle w:val="Heading1"/>
      </w:pPr>
      <w:bookmarkStart w:id="625" w:name="_Toc44245863"/>
      <w:r>
        <w:lastRenderedPageBreak/>
        <w:t>Water parcels</w:t>
      </w:r>
      <w:bookmarkEnd w:id="625"/>
    </w:p>
    <w:p w14:paraId="6D3BD2DA" w14:textId="77777777" w:rsidR="002D2159" w:rsidRDefault="002D2159" w:rsidP="002D2159">
      <w:r>
        <w:tab/>
        <w:t>Water flows continuously.  Digital computers use discrete quantities to represent, approximately, the continuous elements and properties of the real world.  CW3M accounts for the water on a landscape as “parcels”</w:t>
      </w:r>
      <w:r w:rsidR="00173147">
        <w:t>, represented in the C++ code as objects of the class WaterParcel.  The properties of a water parcel, represented in C++ as members of the WaterParcel class, are</w:t>
      </w:r>
    </w:p>
    <w:p w14:paraId="2B14F6E6" w14:textId="77777777" w:rsidR="00173147" w:rsidRDefault="00173147" w:rsidP="002D2159">
      <w:r>
        <w:tab/>
      </w:r>
      <w:r>
        <w:tab/>
        <w:t>volume, expressed in units of cubic meters</w:t>
      </w:r>
    </w:p>
    <w:p w14:paraId="5E509937" w14:textId="77777777" w:rsidR="00173147" w:rsidRPr="002D2159" w:rsidRDefault="00173147">
      <w:r>
        <w:tab/>
      </w:r>
      <w:r>
        <w:tab/>
      </w:r>
      <w:r w:rsidR="00906BBF">
        <w:t xml:space="preserve">thermal </w:t>
      </w:r>
      <w:r>
        <w:t>energy, expressed in units of kJ</w:t>
      </w:r>
      <w:r w:rsidR="00906BBF">
        <w:t>, relative to 0 at the freezing point</w:t>
      </w:r>
    </w:p>
    <w:p w14:paraId="5512ADA5" w14:textId="77777777" w:rsidR="00906BBF" w:rsidRDefault="00173147" w:rsidP="00A06758">
      <w:r>
        <w:t>The volume property is used as a surrogate for mass, at a constant density of 998.2 kg per cubic meter.  This approximation reflects the fact that observational data for water is always in units of volume, and the convenient reality that the density of liquid water is relatively constant over the range of temperatures encountered in natural environments.</w:t>
      </w:r>
      <w:r w:rsidR="00906BBF">
        <w:t xml:space="preserve">  The WaterParcel class can be extended to include other properties, such as sediment load and dissolved pollutants, but as of May 2019 those quantities are not modeled.</w:t>
      </w:r>
    </w:p>
    <w:p w14:paraId="489C648A" w14:textId="77777777" w:rsidR="00906BBF" w:rsidRDefault="00906BBF" w:rsidP="00A06758">
      <w:r>
        <w:tab/>
        <w:t xml:space="preserve">In CW3M, spatial units have water parcels associated with them.  Each subreach in the stream network has a parcel of water in it, whose properties change from one daily timestep to the next.  </w:t>
      </w:r>
      <w:r w:rsidR="009123A7">
        <w:t>The</w:t>
      </w:r>
      <w:r>
        <w:t xml:space="preserve"> total volume of a reach is the sum of the subreach volumes, and the total thermal energy</w:t>
      </w:r>
      <w:r w:rsidR="002971E8">
        <w:t xml:space="preserve"> is the sum of the subreach thermal energies.  </w:t>
      </w:r>
      <w:r>
        <w:t>Landscape polygons (“IDUs”) and bodies of water also have associated water parcels.</w:t>
      </w:r>
    </w:p>
    <w:p w14:paraId="32C9D48E" w14:textId="77777777" w:rsidR="002971E8" w:rsidRDefault="002971E8" w:rsidP="004F2098">
      <w:pPr>
        <w:pStyle w:val="Body"/>
      </w:pPr>
    </w:p>
    <w:p w14:paraId="03EC1DF0" w14:textId="77777777" w:rsidR="00B20483" w:rsidRDefault="002971E8" w:rsidP="00A06758">
      <w:pPr>
        <w:pStyle w:val="Heading1"/>
      </w:pPr>
      <w:bookmarkStart w:id="626" w:name="_Toc44245864"/>
      <w:r>
        <w:t>Daily water mass and energy balance</w:t>
      </w:r>
      <w:bookmarkEnd w:id="626"/>
    </w:p>
    <w:p w14:paraId="14452534" w14:textId="77777777" w:rsidR="00B20483" w:rsidRDefault="00B20483">
      <w:pPr>
        <w:ind w:firstLine="720"/>
      </w:pPr>
      <w:r>
        <w:t>As of May 2019, this description of thermal energy calculation and tracking is aspirational; this functionality has not yet been fully implemented and tested.  Inspiration and technical information for the thermal energy code is from the 204-page manual for Heat Source Model Version 7.0, prepared by Matthew Boyd and Brian Kasper in 2003 and 2007 for the Oregon Department of Environmental Quality (Boyd &amp; Kasper 2003).</w:t>
      </w:r>
    </w:p>
    <w:p w14:paraId="3BB10B64" w14:textId="77777777" w:rsidR="00B20483" w:rsidRPr="00A06758" w:rsidRDefault="00B20483" w:rsidP="00A06758"/>
    <w:p w14:paraId="120ECA75" w14:textId="77777777" w:rsidR="002971E8" w:rsidRDefault="002971E8" w:rsidP="002971E8">
      <w:r>
        <w:tab/>
        <w:t>CW3M estimates the properties of water parcels at a daily timestep.</w:t>
      </w:r>
      <w:r w:rsidR="00382B0B">
        <w:t xml:space="preserve">  The basic equation for </w:t>
      </w:r>
      <w:r w:rsidR="009123A7">
        <w:t xml:space="preserve">daily </w:t>
      </w:r>
      <w:r w:rsidR="00382B0B">
        <w:t>subreach volume is straightforward</w:t>
      </w:r>
    </w:p>
    <w:p w14:paraId="5C7996C9" w14:textId="77777777" w:rsidR="00382B0B" w:rsidRPr="00A06758" w:rsidRDefault="00382B0B" w:rsidP="002971E8">
      <w:pPr>
        <w:rPr>
          <w:rFonts w:ascii="Times New Roman" w:hAnsi="Times New Roman" w:cs="Times New Roman"/>
          <w:sz w:val="24"/>
          <w:szCs w:val="24"/>
          <w:vertAlign w:val="subscript"/>
        </w:rPr>
      </w:pPr>
      <w:r w:rsidRPr="00A06758">
        <w:rPr>
          <w:rFonts w:ascii="Times New Roman" w:hAnsi="Times New Roman" w:cs="Times New Roman"/>
          <w:sz w:val="24"/>
          <w:szCs w:val="24"/>
        </w:rPr>
        <w:tab/>
      </w:r>
      <w:r w:rsidRPr="00A06758">
        <w:rPr>
          <w:rFonts w:ascii="Times New Roman" w:hAnsi="Times New Roman" w:cs="Times New Roman"/>
          <w:sz w:val="24"/>
          <w:szCs w:val="24"/>
        </w:rPr>
        <w:tab/>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w:t>
      </w:r>
      <w:r w:rsidRPr="00A06758">
        <w:rPr>
          <w:rFonts w:ascii="Times New Roman" w:hAnsi="Times New Roman" w:cs="Times New Roman"/>
          <w:sz w:val="24"/>
          <w:szCs w:val="24"/>
          <w:vertAlign w:val="subscript"/>
        </w:rPr>
        <w:t>down</w:t>
      </w:r>
      <w:r w:rsidR="007E51F7">
        <w:rPr>
          <w:rFonts w:ascii="Times New Roman" w:hAnsi="Times New Roman" w:cs="Times New Roman"/>
          <w:sz w:val="24"/>
          <w:szCs w:val="24"/>
        </w:rPr>
        <w:t xml:space="preserve"> - V</w:t>
      </w:r>
      <w:r w:rsidR="007E51F7">
        <w:rPr>
          <w:rFonts w:ascii="Times New Roman" w:hAnsi="Times New Roman" w:cs="Times New Roman"/>
          <w:sz w:val="24"/>
          <w:szCs w:val="24"/>
          <w:vertAlign w:val="subscript"/>
        </w:rPr>
        <w:t>evap</w:t>
      </w:r>
    </w:p>
    <w:p w14:paraId="3F9A8445" w14:textId="77777777" w:rsidR="00382B0B" w:rsidRPr="009123A7" w:rsidRDefault="00382B0B" w:rsidP="002971E8">
      <w:r>
        <w:t>where</w:t>
      </w:r>
      <w:r w:rsidR="009123A7">
        <w:t xml:space="preserve"> (all quantities in m</w:t>
      </w:r>
      <w:r w:rsidR="009123A7">
        <w:rPr>
          <w:vertAlign w:val="superscript"/>
        </w:rPr>
        <w:t>3</w:t>
      </w:r>
      <w:r w:rsidR="009123A7">
        <w:t>)</w:t>
      </w:r>
    </w:p>
    <w:p w14:paraId="25D13072"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w:t>
      </w:r>
      <w:r w:rsidRPr="00A06758">
        <w:rPr>
          <w:rFonts w:ascii="Times New Roman" w:hAnsi="Times New Roman" w:cs="Times New Roman"/>
          <w:sz w:val="24"/>
          <w:szCs w:val="24"/>
        </w:rPr>
        <w:t xml:space="preserve"> = volume in day t</w:t>
      </w:r>
    </w:p>
    <w:p w14:paraId="653C5609"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t-1</w:t>
      </w:r>
      <w:r w:rsidRPr="00A06758">
        <w:rPr>
          <w:rFonts w:ascii="Times New Roman" w:hAnsi="Times New Roman" w:cs="Times New Roman"/>
          <w:sz w:val="24"/>
          <w:szCs w:val="24"/>
        </w:rPr>
        <w:t xml:space="preserve"> = volume in the </w:t>
      </w:r>
      <w:r w:rsidR="009123A7" w:rsidRPr="00A06758">
        <w:rPr>
          <w:rFonts w:ascii="Times New Roman" w:hAnsi="Times New Roman" w:cs="Times New Roman"/>
          <w:sz w:val="24"/>
          <w:szCs w:val="24"/>
        </w:rPr>
        <w:t>previous day</w:t>
      </w:r>
    </w:p>
    <w:p w14:paraId="56BD8231" w14:textId="77777777" w:rsidR="00382B0B" w:rsidRPr="00A06758" w:rsidRDefault="00382B0B" w:rsidP="002971E8">
      <w:pPr>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up</w:t>
      </w:r>
      <w:r w:rsidRPr="00A06758">
        <w:rPr>
          <w:rFonts w:ascii="Times New Roman" w:hAnsi="Times New Roman" w:cs="Times New Roman"/>
          <w:sz w:val="24"/>
          <w:szCs w:val="24"/>
        </w:rPr>
        <w:t xml:space="preserve"> = volume flowing in from upstream</w:t>
      </w:r>
    </w:p>
    <w:p w14:paraId="3F38735C" w14:textId="77777777" w:rsidR="00382B0B" w:rsidRPr="00A06758"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lateral</w:t>
      </w:r>
      <w:r w:rsidRPr="00A06758">
        <w:rPr>
          <w:rFonts w:ascii="Times New Roman" w:hAnsi="Times New Roman" w:cs="Times New Roman"/>
          <w:sz w:val="24"/>
          <w:szCs w:val="24"/>
        </w:rPr>
        <w:t xml:space="preserve"> = volume entering (+) or leaving (-) the subreach through the stream banks or streambed, or from withdrawals for irrigation or municipal use, or discharges from municipal points of central discharge</w:t>
      </w:r>
    </w:p>
    <w:p w14:paraId="73AE56ED" w14:textId="77777777" w:rsidR="00382B0B" w:rsidRDefault="00382B0B" w:rsidP="00382B0B">
      <w:pPr>
        <w:ind w:left="720" w:hanging="720"/>
        <w:rPr>
          <w:rFonts w:ascii="Times New Roman" w:hAnsi="Times New Roman" w:cs="Times New Roman"/>
          <w:sz w:val="24"/>
          <w:szCs w:val="24"/>
        </w:rPr>
      </w:pPr>
      <w:r w:rsidRPr="00A06758">
        <w:rPr>
          <w:rFonts w:ascii="Times New Roman" w:hAnsi="Times New Roman" w:cs="Times New Roman"/>
          <w:sz w:val="24"/>
          <w:szCs w:val="24"/>
        </w:rPr>
        <w:t>V</w:t>
      </w:r>
      <w:r w:rsidRPr="00A06758">
        <w:rPr>
          <w:rFonts w:ascii="Times New Roman" w:hAnsi="Times New Roman" w:cs="Times New Roman"/>
          <w:sz w:val="24"/>
          <w:szCs w:val="24"/>
          <w:vertAlign w:val="subscript"/>
        </w:rPr>
        <w:t>down</w:t>
      </w:r>
      <w:r w:rsidR="009123A7" w:rsidRPr="00A06758">
        <w:rPr>
          <w:rFonts w:ascii="Times New Roman" w:hAnsi="Times New Roman" w:cs="Times New Roman"/>
          <w:sz w:val="24"/>
          <w:szCs w:val="24"/>
        </w:rPr>
        <w:t xml:space="preserve"> = volume flowing out to downstream</w:t>
      </w:r>
    </w:p>
    <w:p w14:paraId="0249BF62" w14:textId="77777777" w:rsidR="007E51F7" w:rsidRPr="00A06758" w:rsidRDefault="007E51F7" w:rsidP="00382B0B">
      <w:pPr>
        <w:ind w:left="720" w:hanging="7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vertAlign w:val="subscript"/>
        </w:rPr>
        <w:t>evap</w:t>
      </w:r>
      <w:r>
        <w:rPr>
          <w:rFonts w:ascii="Times New Roman" w:hAnsi="Times New Roman" w:cs="Times New Roman"/>
          <w:sz w:val="24"/>
          <w:szCs w:val="24"/>
        </w:rPr>
        <w:t xml:space="preserve"> = volume lost to evaporation</w:t>
      </w:r>
    </w:p>
    <w:p w14:paraId="623FBAB0" w14:textId="77777777" w:rsidR="009123A7" w:rsidRDefault="009123A7" w:rsidP="00382B0B">
      <w:pPr>
        <w:ind w:left="720" w:hanging="720"/>
      </w:pPr>
    </w:p>
    <w:p w14:paraId="41E9D299" w14:textId="77777777" w:rsidR="009123A7" w:rsidRPr="00A06758" w:rsidRDefault="009123A7" w:rsidP="00A06758">
      <w:pPr>
        <w:ind w:left="720" w:hanging="720"/>
      </w:pPr>
      <w:r>
        <w:tab/>
        <w:t>The equation for subreach thermal energy has additional terms</w:t>
      </w:r>
    </w:p>
    <w:p w14:paraId="42410E33" w14:textId="77777777" w:rsidR="00485E18" w:rsidRDefault="00485E18" w:rsidP="00A06758">
      <w:pPr>
        <w:pStyle w:val="Body"/>
      </w:pPr>
      <w:r>
        <w:tab/>
      </w:r>
      <w:r>
        <w:tab/>
      </w:r>
      <w:r w:rsidR="004C2384">
        <w:t>E</w:t>
      </w:r>
      <w:r w:rsidR="004C2384">
        <w:rPr>
          <w:vertAlign w:val="subscript"/>
        </w:rPr>
        <w:t>t</w:t>
      </w:r>
      <w:r>
        <w:t xml:space="preserve"> = </w:t>
      </w:r>
      <w:r w:rsidR="004C2384">
        <w:t>E</w:t>
      </w:r>
      <w:r w:rsidR="004C2384">
        <w:rPr>
          <w:vertAlign w:val="subscript"/>
        </w:rPr>
        <w:t>t-1</w:t>
      </w:r>
      <w:r>
        <w:t xml:space="preserve"> + </w:t>
      </w:r>
      <w:r w:rsidR="004C2384">
        <w:t>E</w:t>
      </w:r>
      <w:r w:rsidR="004C2384">
        <w:rPr>
          <w:vertAlign w:val="subscript"/>
        </w:rPr>
        <w:t>up</w:t>
      </w:r>
      <w:r w:rsidR="004C2384">
        <w:t xml:space="preserve"> + E</w:t>
      </w:r>
      <w:r w:rsidR="004C2384">
        <w:rPr>
          <w:vertAlign w:val="subscript"/>
        </w:rPr>
        <w:t>lateral</w:t>
      </w:r>
      <w:r w:rsidR="004C2384">
        <w:t xml:space="preserve"> – E</w:t>
      </w:r>
      <w:r w:rsidR="004C2384">
        <w:rPr>
          <w:vertAlign w:val="subscript"/>
        </w:rPr>
        <w:t>down</w:t>
      </w:r>
      <w:r w:rsidR="004C2384">
        <w:t xml:space="preserve"> + E</w:t>
      </w:r>
      <w:r w:rsidR="004C2384">
        <w:rPr>
          <w:vertAlign w:val="subscript"/>
        </w:rPr>
        <w:t>SW</w:t>
      </w:r>
      <w:r w:rsidR="004C2384">
        <w:t xml:space="preserve"> – E</w:t>
      </w:r>
      <w:r w:rsidR="004C2384">
        <w:rPr>
          <w:vertAlign w:val="subscript"/>
        </w:rPr>
        <w:t>LW</w:t>
      </w:r>
      <w:r w:rsidR="004C2384">
        <w:t xml:space="preserve"> - E</w:t>
      </w:r>
      <w:r w:rsidR="004C2384">
        <w:rPr>
          <w:vertAlign w:val="subscript"/>
        </w:rPr>
        <w:t>evap</w:t>
      </w:r>
    </w:p>
    <w:p w14:paraId="54CA9377" w14:textId="77777777" w:rsidR="004C2384" w:rsidRDefault="004C2384" w:rsidP="00485E18">
      <w:r>
        <w:t>where</w:t>
      </w:r>
      <w:r w:rsidR="009123A7">
        <w:t xml:space="preserve"> (all quantities in kJ)</w:t>
      </w:r>
    </w:p>
    <w:p w14:paraId="7A882D5E" w14:textId="77777777" w:rsidR="009123A7" w:rsidRDefault="004C2384">
      <w:pPr>
        <w:pStyle w:val="Body"/>
      </w:pPr>
      <w:r>
        <w:t>E</w:t>
      </w:r>
      <w:r>
        <w:rPr>
          <w:vertAlign w:val="subscript"/>
        </w:rPr>
        <w:t>t</w:t>
      </w:r>
      <w:r>
        <w:t xml:space="preserve"> = thermal energy </w:t>
      </w:r>
      <w:r w:rsidR="009123A7">
        <w:t>in day t</w:t>
      </w:r>
    </w:p>
    <w:p w14:paraId="554179FD" w14:textId="77777777" w:rsidR="004C2384" w:rsidRDefault="004C2384">
      <w:pPr>
        <w:pStyle w:val="Body"/>
      </w:pPr>
      <w:r>
        <w:t>E</w:t>
      </w:r>
      <w:r>
        <w:rPr>
          <w:vertAlign w:val="subscript"/>
        </w:rPr>
        <w:t>t-1</w:t>
      </w:r>
      <w:r>
        <w:t xml:space="preserve"> = thermal energy </w:t>
      </w:r>
      <w:r w:rsidR="009123A7">
        <w:t>in the previous day</w:t>
      </w:r>
    </w:p>
    <w:p w14:paraId="4BF1CF14" w14:textId="77777777" w:rsidR="00967B0D" w:rsidRDefault="00967B0D">
      <w:pPr>
        <w:pStyle w:val="Body"/>
      </w:pPr>
      <w:r>
        <w:t>E</w:t>
      </w:r>
      <w:r>
        <w:rPr>
          <w:vertAlign w:val="subscript"/>
        </w:rPr>
        <w:t>up</w:t>
      </w:r>
      <w:r>
        <w:t xml:space="preserve"> = thermal energy in the water flowing </w:t>
      </w:r>
      <w:r w:rsidR="009123A7">
        <w:t xml:space="preserve">in </w:t>
      </w:r>
      <w:r>
        <w:t xml:space="preserve">from upstream </w:t>
      </w:r>
    </w:p>
    <w:p w14:paraId="16A208E3" w14:textId="77777777" w:rsidR="00E675D5" w:rsidRPr="00967B0D" w:rsidRDefault="00967B0D" w:rsidP="00A06758">
      <w:pPr>
        <w:pStyle w:val="Body"/>
        <w:ind w:left="720" w:hanging="720"/>
      </w:pPr>
      <w:r>
        <w:lastRenderedPageBreak/>
        <w:t>E</w:t>
      </w:r>
      <w:r>
        <w:rPr>
          <w:vertAlign w:val="subscript"/>
        </w:rPr>
        <w:t>lateral</w:t>
      </w:r>
      <w:r>
        <w:t xml:space="preserve"> = thermal energy entering or leaving</w:t>
      </w:r>
      <w:r w:rsidR="00E675D5">
        <w:t xml:space="preserve"> in water from stream banks, withdrawals for</w:t>
      </w:r>
      <w:r w:rsidR="007E51F7">
        <w:t xml:space="preserve"> </w:t>
      </w:r>
      <w:r w:rsidR="00E675D5">
        <w:t xml:space="preserve">irrigation or municipal use, groundwater exchange, etc. </w:t>
      </w:r>
    </w:p>
    <w:p w14:paraId="613B9F0A" w14:textId="77777777" w:rsidR="00967B0D" w:rsidRDefault="00967B0D">
      <w:pPr>
        <w:pStyle w:val="Body"/>
      </w:pPr>
      <w:r>
        <w:t>E</w:t>
      </w:r>
      <w:r>
        <w:rPr>
          <w:vertAlign w:val="subscript"/>
        </w:rPr>
        <w:t>down</w:t>
      </w:r>
      <w:r>
        <w:t xml:space="preserve"> = thermal energy leaving in water flowing out of the reach</w:t>
      </w:r>
    </w:p>
    <w:p w14:paraId="475133C6" w14:textId="77777777" w:rsidR="00967B0D" w:rsidRDefault="00967B0D">
      <w:pPr>
        <w:pStyle w:val="Body"/>
      </w:pPr>
      <w:r>
        <w:t>E</w:t>
      </w:r>
      <w:r>
        <w:rPr>
          <w:vertAlign w:val="subscript"/>
        </w:rPr>
        <w:t>SW</w:t>
      </w:r>
      <w:r>
        <w:t xml:space="preserve"> = incoming shortwave solar radiation </w:t>
      </w:r>
    </w:p>
    <w:p w14:paraId="113C1769" w14:textId="77777777" w:rsidR="00967B0D" w:rsidRDefault="00967B0D">
      <w:pPr>
        <w:pStyle w:val="Body"/>
      </w:pPr>
      <w:r>
        <w:t>E</w:t>
      </w:r>
      <w:r>
        <w:rPr>
          <w:vertAlign w:val="subscript"/>
        </w:rPr>
        <w:t>LW</w:t>
      </w:r>
      <w:r>
        <w:t xml:space="preserve"> = outgoing longwave radiation </w:t>
      </w:r>
    </w:p>
    <w:p w14:paraId="495AE0E0" w14:textId="77777777" w:rsidR="00967B0D" w:rsidRDefault="00967B0D">
      <w:pPr>
        <w:pStyle w:val="Body"/>
      </w:pPr>
      <w:r>
        <w:t>E</w:t>
      </w:r>
      <w:r>
        <w:rPr>
          <w:vertAlign w:val="subscript"/>
        </w:rPr>
        <w:t>evap</w:t>
      </w:r>
      <w:r>
        <w:t xml:space="preserve"> = energy carried away from the reach through evaporation </w:t>
      </w:r>
    </w:p>
    <w:p w14:paraId="3E71C106" w14:textId="77777777" w:rsidR="007E51F7" w:rsidRDefault="007E51F7" w:rsidP="004C2384">
      <w:pPr>
        <w:pStyle w:val="Body"/>
      </w:pPr>
    </w:p>
    <w:p w14:paraId="2D06E03E" w14:textId="77777777" w:rsidR="00967B0D" w:rsidRDefault="00D139AA" w:rsidP="00A06758">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7BD574ED" w14:textId="77777777" w:rsidR="00F30940" w:rsidRDefault="00F30940" w:rsidP="00684B5F"/>
    <w:p w14:paraId="46F39019" w14:textId="77777777" w:rsidR="007E51F7" w:rsidRDefault="007E51F7" w:rsidP="00A06758">
      <w:r>
        <w:tab/>
        <w:t>Thermal energy density (i.e. temperature) affects the rate of evaporation and the outgoing longwave radiation.  As a result, the mass and energy balance calculations are interrelated;</w:t>
      </w:r>
    </w:p>
    <w:p w14:paraId="08EBED6C" w14:textId="77777777" w:rsidR="00F30940" w:rsidRDefault="00F30940" w:rsidP="00684B5F">
      <w:r>
        <w:t>The estimate of thermal energy is made in the same subroutine which calculates the flow in the reach, so that the flow to downstream can be corrected for the loss of water to the atmosphere by evaporation.</w:t>
      </w:r>
    </w:p>
    <w:p w14:paraId="5DFFEFA5" w14:textId="77777777" w:rsidR="00B20483" w:rsidRDefault="00B20483" w:rsidP="00684B5F"/>
    <w:p w14:paraId="3E997B9C" w14:textId="77777777" w:rsidR="009123A7" w:rsidRDefault="009123A7" w:rsidP="009123A7">
      <w:pPr>
        <w:pStyle w:val="Heading1"/>
      </w:pPr>
      <w:bookmarkStart w:id="627" w:name="_Toc44245865"/>
      <w:r>
        <w:t>Water temperature from thermal energy</w:t>
      </w:r>
      <w:bookmarkEnd w:id="627"/>
    </w:p>
    <w:p w14:paraId="2127F461" w14:textId="77777777" w:rsidR="009123A7" w:rsidRDefault="009123A7" w:rsidP="009123A7">
      <w:pPr>
        <w:ind w:firstLine="720"/>
      </w:pPr>
      <w:r>
        <w:t>The amount of thermal energy in the water in a reach or reservoir, referenced to zero energy at the freezing point of water, is estimated and tracked within CW3M’s Flow model.  The average temperature of the water in a reach can then be calculated for output purposes from the thermal energy per unit volume</w:t>
      </w:r>
    </w:p>
    <w:p w14:paraId="14D6E583"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r>
      <w:r w:rsidRPr="00732C7F">
        <w:rPr>
          <w:rFonts w:ascii="Times New Roman" w:hAnsi="Times New Roman" w:cs="Times New Roman"/>
          <w:sz w:val="24"/>
          <w:szCs w:val="24"/>
        </w:rPr>
        <w:tab/>
        <w:t>temperature = thermal energy / (volume *water density  * specific heat of water)</w:t>
      </w:r>
    </w:p>
    <w:p w14:paraId="132F95E1" w14:textId="77777777" w:rsidR="009123A7" w:rsidRDefault="009123A7" w:rsidP="009123A7">
      <w:r>
        <w:t>where</w:t>
      </w:r>
    </w:p>
    <w:p w14:paraId="23959090"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temperature = average temperature of the water in the reach (degC)</w:t>
      </w:r>
    </w:p>
    <w:p w14:paraId="3BD7A42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thermal energy = the thermal energy of the water in the reach, rel to the freezing p</w:t>
      </w:r>
      <w:r>
        <w:rPr>
          <w:rFonts w:ascii="Times New Roman" w:hAnsi="Times New Roman" w:cs="Times New Roman"/>
          <w:sz w:val="24"/>
          <w:szCs w:val="24"/>
        </w:rPr>
        <w:t>t.</w:t>
      </w:r>
      <w:r w:rsidRPr="00732C7F">
        <w:rPr>
          <w:rFonts w:ascii="Times New Roman" w:hAnsi="Times New Roman" w:cs="Times New Roman"/>
          <w:sz w:val="24"/>
          <w:szCs w:val="24"/>
        </w:rPr>
        <w:t xml:space="preserve"> (KJ)</w:t>
      </w:r>
    </w:p>
    <w:p w14:paraId="5AC13CB7"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volume = volume of water (m</w:t>
      </w:r>
      <w:r w:rsidRPr="00732C7F">
        <w:rPr>
          <w:rFonts w:ascii="Times New Roman" w:hAnsi="Times New Roman" w:cs="Times New Roman"/>
          <w:sz w:val="24"/>
          <w:szCs w:val="24"/>
          <w:vertAlign w:val="superscript"/>
        </w:rPr>
        <w:t>3</w:t>
      </w:r>
      <w:r w:rsidRPr="00732C7F">
        <w:rPr>
          <w:rFonts w:ascii="Times New Roman" w:hAnsi="Times New Roman" w:cs="Times New Roman"/>
          <w:sz w:val="24"/>
          <w:szCs w:val="24"/>
        </w:rPr>
        <w:t>)</w:t>
      </w:r>
    </w:p>
    <w:p w14:paraId="42431C6F" w14:textId="77777777" w:rsidR="009123A7" w:rsidRPr="00732C7F"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water density = 998.2 kg/m</w:t>
      </w:r>
      <w:r w:rsidRPr="00732C7F">
        <w:rPr>
          <w:rFonts w:ascii="Times New Roman" w:hAnsi="Times New Roman" w:cs="Times New Roman"/>
          <w:sz w:val="24"/>
          <w:szCs w:val="24"/>
          <w:vertAlign w:val="superscript"/>
        </w:rPr>
        <w:t>3</w:t>
      </w:r>
    </w:p>
    <w:p w14:paraId="23A6B401" w14:textId="77777777" w:rsidR="009123A7" w:rsidRDefault="009123A7" w:rsidP="009123A7">
      <w:pPr>
        <w:rPr>
          <w:rFonts w:ascii="Times New Roman" w:hAnsi="Times New Roman" w:cs="Times New Roman"/>
          <w:sz w:val="24"/>
          <w:szCs w:val="24"/>
        </w:rPr>
      </w:pPr>
      <w:r w:rsidRPr="00732C7F">
        <w:rPr>
          <w:rFonts w:ascii="Times New Roman" w:hAnsi="Times New Roman" w:cs="Times New Roman"/>
          <w:sz w:val="24"/>
          <w:szCs w:val="24"/>
        </w:rPr>
        <w:tab/>
        <w:t xml:space="preserve">specific heat of water = 4.187 kJ/(kg degC)            </w:t>
      </w:r>
    </w:p>
    <w:p w14:paraId="4D54507F" w14:textId="518DD00F" w:rsidR="00DB423F" w:rsidRDefault="00DB423F" w:rsidP="009123A7">
      <w:pPr>
        <w:rPr>
          <w:rFonts w:ascii="Times New Roman" w:hAnsi="Times New Roman" w:cs="Times New Roman"/>
          <w:sz w:val="24"/>
          <w:szCs w:val="24"/>
        </w:rPr>
      </w:pPr>
    </w:p>
    <w:p w14:paraId="4873A026" w14:textId="4CF50FC3" w:rsidR="002C16CA" w:rsidRDefault="002C16CA" w:rsidP="002C16CA">
      <w:pPr>
        <w:pStyle w:val="Heading1"/>
      </w:pPr>
      <w:bookmarkStart w:id="628" w:name="_Toc44245866"/>
      <w:r>
        <w:t>Estimating the rate of flow in a stream reach</w:t>
      </w:r>
      <w:bookmarkEnd w:id="628"/>
    </w:p>
    <w:p w14:paraId="1F5313E2" w14:textId="1C7F1E8C" w:rsidR="002C16CA" w:rsidRDefault="002C16CA" w:rsidP="005F7F6C">
      <w:pPr>
        <w:ind w:firstLine="720"/>
      </w:pPr>
      <w:r>
        <w:t xml:space="preserve">CW3M uses a kinematic wave algorithm to estimate the average daily flow rate in each subreach and reach.  Each reach is represented as an ordered set of </w:t>
      </w:r>
      <w:r w:rsidR="00327CA3">
        <w:t xml:space="preserve">equal length subreaches.  The maximum subnode length is specified in meters in the Flow XML file in the </w:t>
      </w:r>
      <w:r w:rsidR="00327CA3" w:rsidRPr="00A06758">
        <w:rPr>
          <w:i/>
          <w:iCs/>
        </w:rPr>
        <w:t>subnode_length</w:t>
      </w:r>
      <w:r w:rsidR="00327CA3">
        <w:t xml:space="preserve"> field of the &lt;streams&gt; block.  Reaches shorter than the specified subnode</w:t>
      </w:r>
      <w:r w:rsidR="00DF1805">
        <w:t xml:space="preserve"> </w:t>
      </w:r>
      <w:r w:rsidR="00327CA3">
        <w:t>length consist of a single subreach.  Reaches longer than the specified subnode</w:t>
      </w:r>
      <w:r w:rsidR="00DF1805">
        <w:t xml:space="preserve"> </w:t>
      </w:r>
      <w:r w:rsidR="00327CA3">
        <w:t>length are divided into subreaches of equal length, where the number of subreaches is chosen so as to make it as small as possible while keeping the subreach length</w:t>
      </w:r>
      <w:r w:rsidR="005F7F6C">
        <w:t xml:space="preserve"> less than or equal to the specified value of subnode</w:t>
      </w:r>
      <w:r w:rsidR="00DF1805">
        <w:t xml:space="preserve"> </w:t>
      </w:r>
      <w:r w:rsidR="005F7F6C">
        <w:t>length.</w:t>
      </w:r>
    </w:p>
    <w:p w14:paraId="0D3B5D2E" w14:textId="434EDF71" w:rsidR="005F7F6C" w:rsidRDefault="005F7F6C" w:rsidP="005F7F6C">
      <w:pPr>
        <w:ind w:firstLine="720"/>
      </w:pPr>
      <w:r>
        <w:t>The kinematic wave algorithm is used to estimate the average daily outflow from each subreach.  The daily flow rate for the reach is taken as the average daily flow rate of the most downstream subreach of the reach.</w:t>
      </w:r>
    </w:p>
    <w:p w14:paraId="2811887E" w14:textId="632E786E" w:rsidR="007A1AB6" w:rsidRDefault="005F7F6C">
      <w:pPr>
        <w:ind w:firstLine="720"/>
      </w:pPr>
      <w:r>
        <w:t xml:space="preserve">The daily outflow from a subreach is a function of </w:t>
      </w:r>
      <w:r w:rsidR="0088329B">
        <w:t>the length and average slope, the amount of water in the reach, yesterday’s outflow, today’s inflow from upstream, and today’s inflow from the seepage into the stream from the banks of the stream</w:t>
      </w:r>
      <w:r w:rsidR="009A327B">
        <w:t xml:space="preserve"> (a.k.a. lateral flow)</w:t>
      </w:r>
      <w:r w:rsidR="0088329B">
        <w:t xml:space="preserve">.  </w:t>
      </w:r>
      <w:r w:rsidR="00DF1805">
        <w:t xml:space="preserve">The subreach slope, </w:t>
      </w:r>
      <w:r w:rsidR="00F66D95">
        <w:t xml:space="preserve">the </w:t>
      </w:r>
      <w:r w:rsidR="00F66D95">
        <w:lastRenderedPageBreak/>
        <w:t xml:space="preserve">parameters </w:t>
      </w:r>
      <w:r w:rsidR="00F66D95" w:rsidRPr="00F66D95">
        <w:rPr>
          <w:i/>
          <w:iCs/>
        </w:rPr>
        <w:t>n</w:t>
      </w:r>
      <w:r w:rsidR="00F66D95">
        <w:t xml:space="preserve"> and </w:t>
      </w:r>
      <w:r w:rsidR="00F66D95" w:rsidRPr="00A06758">
        <w:rPr>
          <w:i/>
          <w:iCs/>
        </w:rPr>
        <w:t>wd_ratio</w:t>
      </w:r>
      <w:r w:rsidR="00F66D95">
        <w:t>, and y</w:t>
      </w:r>
      <w:r w:rsidR="007A1AB6" w:rsidRPr="00F66D95">
        <w:t>esterday’s</w:t>
      </w:r>
      <w:r w:rsidR="007A1AB6">
        <w:t xml:space="preserve"> outflow </w:t>
      </w:r>
      <w:r w:rsidR="00F66D95">
        <w:t>are</w:t>
      </w:r>
      <w:r w:rsidR="006764F3">
        <w:t xml:space="preserve"> used to calculate the width and depth of the channel, with the assumption that the channel is rectangular and that its width-to-depth ratio is parameterized, with a default value of </w:t>
      </w:r>
      <w:r w:rsidR="00DF1805">
        <w:t xml:space="preserve">10.  </w:t>
      </w:r>
      <w:r w:rsidR="00DF1805">
        <w:rPr>
          <w:i/>
          <w:iCs/>
        </w:rPr>
        <w:t>wd_ratio</w:t>
      </w:r>
      <w:r w:rsidR="00DF1805">
        <w:t xml:space="preserve"> is an optional field in the &lt;streams&gt; block of the Flow XML file.</w:t>
      </w:r>
    </w:p>
    <w:p w14:paraId="1CE6124F" w14:textId="25F0F5C7" w:rsidR="009A327B" w:rsidRPr="009A327B" w:rsidRDefault="0088329B">
      <w:pPr>
        <w:ind w:firstLine="720"/>
      </w:pPr>
      <w:r>
        <w:t xml:space="preserve">The kinematic wave algorithm itself is parameterized with a value for </w:t>
      </w:r>
      <w:r>
        <w:rPr>
          <w:i/>
          <w:iCs/>
        </w:rPr>
        <w:t>n</w:t>
      </w:r>
      <w:r w:rsidR="009A327B">
        <w:t xml:space="preserve"> = 0.3.  As implemented, the algorithm makes the rate of flow out of a subreach more immediately responsive to the inflow from upstream than to the lateral flow.  In the original WW2100 implementation, this characteristic led to unrealistic accumulation of water in headwater reaches, since by definition</w:t>
      </w:r>
      <w:r w:rsidR="0034623E">
        <w:t xml:space="preserve">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0A467A2E" w14:textId="77777777" w:rsidR="005F7F6C" w:rsidRPr="002C16CA" w:rsidRDefault="005F7F6C" w:rsidP="00A06758">
      <w:pPr>
        <w:ind w:firstLine="720"/>
      </w:pPr>
    </w:p>
    <w:p w14:paraId="36A0F293" w14:textId="77777777" w:rsidR="00DB423F" w:rsidRDefault="00DB423F" w:rsidP="00DB423F">
      <w:pPr>
        <w:pStyle w:val="Heading1"/>
      </w:pPr>
      <w:bookmarkStart w:id="629" w:name="_Toc44245867"/>
      <w:r>
        <w:t>Initial conditions for Flow</w:t>
      </w:r>
      <w:bookmarkEnd w:id="629"/>
    </w:p>
    <w:p w14:paraId="5786D475" w14:textId="77777777" w:rsidR="00DB423F" w:rsidRDefault="00DB423F" w:rsidP="00DB423F"/>
    <w:p w14:paraId="6A916B49" w14:textId="77777777" w:rsidR="001426A7" w:rsidRDefault="001426A7" w:rsidP="001426A7">
      <w:pPr>
        <w:pStyle w:val="Body"/>
      </w:pPr>
      <w:r>
        <w:tab/>
        <w:t xml:space="preserve">The Flow model has the ability to read initial values for the water in the stream network from an IC file.  The name and location of the IC file are specified in the </w:t>
      </w:r>
      <w:r>
        <w:rPr>
          <w:rFonts w:ascii="Consolas" w:hAnsi="Consolas" w:cs="Consolas"/>
          <w:color w:val="auto"/>
          <w:sz w:val="19"/>
          <w:szCs w:val="19"/>
        </w:rPr>
        <w:t>initial_conditions</w:t>
      </w:r>
      <w:r>
        <w:rPr>
          <w:color w:val="auto"/>
        </w:rPr>
        <w:t xml:space="preserve"> </w:t>
      </w:r>
      <w:r>
        <w:t xml:space="preserve">field of the </w:t>
      </w:r>
      <w:r>
        <w:rPr>
          <w:rFonts w:ascii="Consolas" w:hAnsi="Consolas" w:cs="Consolas"/>
          <w:color w:val="auto"/>
          <w:sz w:val="19"/>
          <w:szCs w:val="19"/>
        </w:rPr>
        <w:t>&lt;flow_model&gt;</w:t>
      </w:r>
      <w:r>
        <w:rPr>
          <w:color w:val="auto"/>
        </w:rPr>
        <w:t xml:space="preserve"> </w:t>
      </w:r>
      <w:r>
        <w:t xml:space="preserve">block of the Flow XML file.  The Flow XML file itself is specified in the ENVX file.  When the IC file is not specified or cannot be accessed, 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suffixed with “.ic&lt;year&gt;” (e.g. “.ic2006”), where “year” is the calendar year following the final year of the simulation run. </w:t>
      </w:r>
    </w:p>
    <w:p w14:paraId="67CDC71A" w14:textId="77777777" w:rsidR="001426A7" w:rsidRDefault="001426A7" w:rsidP="001426A7"/>
    <w:p w14:paraId="5C5C2CC0" w14:textId="77777777" w:rsidR="00F30940" w:rsidRPr="00967B0D" w:rsidRDefault="00F30940" w:rsidP="004C2384">
      <w:pPr>
        <w:pStyle w:val="Body"/>
      </w:pPr>
    </w:p>
    <w:p w14:paraId="572DA8B3" w14:textId="77777777" w:rsidR="00C70B81" w:rsidRDefault="00C70B81" w:rsidP="00A55502">
      <w:pPr>
        <w:pStyle w:val="Heading1"/>
      </w:pPr>
      <w:bookmarkStart w:id="630" w:name="_Toc44245868"/>
      <w:r>
        <w:t>Creating a new study area</w:t>
      </w:r>
      <w:r w:rsidR="00A55502">
        <w:t xml:space="preserve"> from a watershed within the WRB</w:t>
      </w:r>
      <w:bookmarkEnd w:id="63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77777777" w:rsidR="00691D6A" w:rsidRDefault="00691D6A" w:rsidP="00C70B81">
      <w:r>
        <w:tab/>
        <w:t xml:space="preserve">Tools/Analysis/Extract/Select is used to produce the IDU file for the target area from the WRB IDU file.  Selections may be made on the SUB_AREA attribute or the HBVCALIB attribute.  The 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lastRenderedPageBreak/>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2C84D03C"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8E6C13">
        <w:t xml:space="preserve">Figure </w:t>
      </w:r>
      <w:r w:rsidR="008E6C13">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77777777"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054B41">
        <w:t>originally identifed for us</w:t>
      </w:r>
      <w:r w:rsidR="00971FD7">
        <w:t>e</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77777777" w:rsidR="00C70B81" w:rsidRDefault="00C70B81" w:rsidP="00F666D4">
      <w:pPr>
        <w:ind w:firstLine="720"/>
      </w:pPr>
      <w:r>
        <w:t>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For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6E7F7628" w14:textId="77777777" w:rsidR="00C70B81" w:rsidRPr="00782688" w:rsidRDefault="00C70B81" w:rsidP="00C70B81">
      <w:pPr>
        <w:pStyle w:val="Body"/>
        <w:rPr>
          <w:rFonts w:cs="Times New Roman"/>
          <w:color w:val="auto"/>
          <w:szCs w:val="24"/>
        </w:rPr>
      </w:pPr>
    </w:p>
    <w:p w14:paraId="2AE4C176" w14:textId="77777777" w:rsidR="00C70B81" w:rsidRDefault="000C5A18" w:rsidP="0033601E">
      <w:pPr>
        <w:pStyle w:val="Heading1"/>
      </w:pPr>
      <w:bookmarkStart w:id="631" w:name="_Toc44245869"/>
      <w:r>
        <w:t>North Santiam study area</w:t>
      </w:r>
      <w:bookmarkEnd w:id="631"/>
    </w:p>
    <w:p w14:paraId="24DE991F" w14:textId="77777777" w:rsidR="000C5A18" w:rsidRDefault="000C5A18" w:rsidP="000C5A18"/>
    <w:p w14:paraId="0AA4F828" w14:textId="7EE0EE6C"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8E6C13">
        <w:t xml:space="preserve">Figure </w:t>
      </w:r>
      <w:r w:rsidR="008E6C13">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632" w:name="_Toc44245870"/>
      <w:r>
        <w:rPr>
          <w:rFonts w:eastAsia="Times New Roman"/>
        </w:rPr>
        <w:t>Instream water rights</w:t>
      </w:r>
      <w:bookmarkEnd w:id="632"/>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w:t>
      </w:r>
      <w:r w:rsidR="000F3107">
        <w:lastRenderedPageBreak/>
        <w:t>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lastRenderedPageBreak/>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4505"/>
                    </a:xfrm>
                    <a:prstGeom prst="rect">
                      <a:avLst/>
                    </a:prstGeom>
                  </pic:spPr>
                </pic:pic>
              </a:graphicData>
            </a:graphic>
          </wp:inline>
        </w:drawing>
      </w:r>
    </w:p>
    <w:p w14:paraId="60AAB458" w14:textId="47F49957" w:rsidR="00AE364B" w:rsidRDefault="005C1A69" w:rsidP="005C1A69">
      <w:pPr>
        <w:pStyle w:val="Caption"/>
      </w:pPr>
      <w:bookmarkStart w:id="633" w:name="_Toc10873627"/>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8E6C13">
        <w:rPr>
          <w:noProof/>
        </w:rPr>
        <w:t>6</w:t>
      </w:r>
      <w:r w:rsidR="000B183E">
        <w:rPr>
          <w:noProof/>
        </w:rPr>
        <w:fldChar w:fldCharType="end"/>
      </w:r>
      <w:r>
        <w:t xml:space="preserve">. Instream water rights in </w:t>
      </w:r>
      <w:r w:rsidR="00077987">
        <w:t>the North Santiam watershed</w:t>
      </w:r>
      <w:bookmarkEnd w:id="633"/>
    </w:p>
    <w:p w14:paraId="0FD5899C" w14:textId="77777777" w:rsidR="0092040E" w:rsidRDefault="0092040E" w:rsidP="0092040E"/>
    <w:p w14:paraId="0E0CDFE5" w14:textId="77777777" w:rsidR="00B91F45" w:rsidRDefault="00B47486" w:rsidP="00B91F45">
      <w:pPr>
        <w:pStyle w:val="Heading2"/>
      </w:pPr>
      <w:bookmarkStart w:id="634" w:name="_Toc44245871"/>
      <w:r>
        <w:t xml:space="preserve">Municipal </w:t>
      </w:r>
      <w:r w:rsidR="00057A5D">
        <w:t>w</w:t>
      </w:r>
      <w:r>
        <w:t xml:space="preserve">ater </w:t>
      </w:r>
      <w:r w:rsidR="00D97755">
        <w:t>r</w:t>
      </w:r>
      <w:r>
        <w:t>ights</w:t>
      </w:r>
      <w:bookmarkEnd w:id="634"/>
    </w:p>
    <w:p w14:paraId="1EF60CD7" w14:textId="77777777" w:rsidR="00B47486" w:rsidRDefault="00B47486" w:rsidP="00B47486"/>
    <w:p w14:paraId="605753DE" w14:textId="77777777" w:rsidR="00B47486" w:rsidRDefault="00B47486" w:rsidP="00B47486">
      <w:r>
        <w:t xml:space="preserve">The W3CM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35884FF8" w:rsidR="003410F4" w:rsidRDefault="008E6C13" w:rsidP="008E6C13">
      <w:pPr>
        <w:pStyle w:val="Heading1"/>
        <w:rPr>
          <w:ins w:id="635" w:author="David Conklin" w:date="2020-06-28T13:56:00Z"/>
        </w:rPr>
      </w:pPr>
      <w:bookmarkStart w:id="636" w:name="_Toc44245872"/>
      <w:ins w:id="637" w:author="David Conklin" w:date="2020-06-28T13:55:00Z">
        <w:r>
          <w:t>McKenzie</w:t>
        </w:r>
      </w:ins>
      <w:ins w:id="638" w:author="David Conklin" w:date="2020-06-28T13:56:00Z">
        <w:r>
          <w:t xml:space="preserve"> Basin Wetlands Study</w:t>
        </w:r>
        <w:bookmarkEnd w:id="636"/>
      </w:ins>
    </w:p>
    <w:p w14:paraId="2403DDA0" w14:textId="77777777" w:rsidR="00275338" w:rsidRDefault="00275338" w:rsidP="00275338">
      <w:pPr>
        <w:rPr>
          <w:ins w:id="639" w:author="David Conklin" w:date="2020-06-28T14:06:00Z"/>
        </w:rPr>
      </w:pPr>
    </w:p>
    <w:p w14:paraId="6C66CC56" w14:textId="44EFB285" w:rsidR="002C303A" w:rsidRDefault="008E6C13" w:rsidP="00275338">
      <w:pPr>
        <w:rPr>
          <w:ins w:id="640" w:author="David Conklin" w:date="2020-07-02T12:42:00Z"/>
        </w:rPr>
      </w:pPr>
      <w:ins w:id="641" w:author="David Conklin" w:date="2020-06-28T13:56:00Z">
        <w:r>
          <w:t>The EPA has funde</w:t>
        </w:r>
      </w:ins>
      <w:ins w:id="642" w:author="David Conklin" w:date="2020-06-28T13:57:00Z">
        <w:r>
          <w:t xml:space="preserve">d the Lane Council of Governments </w:t>
        </w:r>
      </w:ins>
      <w:ins w:id="643" w:author="David Conklin" w:date="2020-06-28T13:59:00Z">
        <w:r>
          <w:t xml:space="preserve">(LCOG) </w:t>
        </w:r>
      </w:ins>
      <w:ins w:id="644" w:author="David Conklin" w:date="2020-06-28T13:57:00Z">
        <w:r>
          <w:t>to carry out a study</w:t>
        </w:r>
      </w:ins>
      <w:ins w:id="645" w:author="David Conklin" w:date="2020-06-28T13:58:00Z">
        <w:r>
          <w:t xml:space="preserve"> which includes use of CW3M to simulate the McKenzie River basin.</w:t>
        </w:r>
      </w:ins>
      <w:ins w:id="646" w:author="David Conklin" w:date="2020-06-28T13:59:00Z">
        <w:r>
          <w:t xml:space="preserve">  </w:t>
        </w:r>
      </w:ins>
      <w:ins w:id="647" w:author="David Conklin" w:date="2020-07-02T12:41:00Z">
        <w:r w:rsidR="002C303A">
          <w:t xml:space="preserve">The purpose of using CW3M in the </w:t>
        </w:r>
        <w:r w:rsidR="002C303A">
          <w:t>this</w:t>
        </w:r>
        <w:r w:rsidR="002C303A">
          <w:t xml:space="preserve"> study is to simulate changes in the extent of McKenzie basin wetlands and changes in their nature, over the next five decades as climate changes.</w:t>
        </w:r>
      </w:ins>
      <w:ins w:id="648" w:author="David Conklin" w:date="2020-07-02T13:31:00Z">
        <w:r w:rsidR="006B6EE1">
          <w:t xml:space="preserve">  </w:t>
        </w:r>
      </w:ins>
      <w:ins w:id="649" w:author="David Conklin" w:date="2020-07-02T13:32:00Z">
        <w:r w:rsidR="006B6EE1">
          <w:t xml:space="preserve">One effect of wetlands which is of particular interest is on the temperature </w:t>
        </w:r>
      </w:ins>
      <w:ins w:id="650" w:author="David Conklin" w:date="2020-07-02T13:33:00Z">
        <w:r w:rsidR="006B6EE1">
          <w:t xml:space="preserve">of </w:t>
        </w:r>
        <w:r w:rsidR="00031F81">
          <w:t>water returning to the st</w:t>
        </w:r>
      </w:ins>
      <w:ins w:id="651" w:author="David Conklin" w:date="2020-07-02T13:34:00Z">
        <w:r w:rsidR="00031F81">
          <w:t>ream network f</w:t>
        </w:r>
      </w:ins>
      <w:ins w:id="652" w:author="David Conklin" w:date="2020-07-02T13:38:00Z">
        <w:r w:rsidR="00031F81">
          <w:t>S</w:t>
        </w:r>
      </w:ins>
      <w:ins w:id="653" w:author="David Conklin" w:date="2020-07-02T13:34:00Z">
        <w:r w:rsidR="00031F81">
          <w:t xml:space="preserve">rom the downstream end of the wetlands.  </w:t>
        </w:r>
      </w:ins>
      <w:ins w:id="654" w:author="David Conklin" w:date="2020-07-02T13:35:00Z">
        <w:r w:rsidR="00031F81">
          <w:t xml:space="preserve">As of the beginning of the project, CW3M does not have a functional stream </w:t>
        </w:r>
      </w:ins>
      <w:ins w:id="655" w:author="David Conklin" w:date="2020-07-02T13:36:00Z">
        <w:r w:rsidR="00031F81">
          <w:t xml:space="preserve">temperature model.  The project scope includes </w:t>
        </w:r>
      </w:ins>
      <w:ins w:id="656" w:author="David Conklin" w:date="2020-07-02T13:38:00Z">
        <w:r w:rsidR="00031F81">
          <w:t>re-</w:t>
        </w:r>
      </w:ins>
      <w:ins w:id="657" w:author="David Conklin" w:date="2020-07-02T13:37:00Z">
        <w:r w:rsidR="00031F81">
          <w:t>implementing</w:t>
        </w:r>
      </w:ins>
      <w:ins w:id="658" w:author="David Conklin" w:date="2020-07-02T13:38:00Z">
        <w:r w:rsidR="00031F81">
          <w:t xml:space="preserve"> </w:t>
        </w:r>
      </w:ins>
      <w:ins w:id="659" w:author="David Conklin" w:date="2020-07-02T13:40:00Z">
        <w:r w:rsidR="00031F81">
          <w:t xml:space="preserve">in CW3M </w:t>
        </w:r>
      </w:ins>
      <w:ins w:id="660" w:author="David Conklin" w:date="2020-07-02T13:38:00Z">
        <w:r w:rsidR="00031F81">
          <w:t>some of the Heat Source</w:t>
        </w:r>
      </w:ins>
      <w:ins w:id="661" w:author="David Conklin" w:date="2020-07-02T13:39:00Z">
        <w:r w:rsidR="00031F81">
          <w:t xml:space="preserve"> model (</w:t>
        </w:r>
        <w:r w:rsidR="00031F81" w:rsidRPr="005F3D22">
          <w:t>Boyd</w:t>
        </w:r>
        <w:r w:rsidR="00031F81">
          <w:t xml:space="preserve"> &amp; </w:t>
        </w:r>
        <w:r w:rsidR="00031F81" w:rsidRPr="005F3D22">
          <w:t>Kasper 2003</w:t>
        </w:r>
        <w:r w:rsidR="00031F81">
          <w:t>) used by</w:t>
        </w:r>
      </w:ins>
      <w:ins w:id="662" w:author="David Conklin" w:date="2020-07-02T13:40:00Z">
        <w:r w:rsidR="00031F81">
          <w:t xml:space="preserve"> the Oregon Water Resources Department, to</w:t>
        </w:r>
      </w:ins>
      <w:ins w:id="663" w:author="David Conklin" w:date="2020-07-02T13:41:00Z">
        <w:r w:rsidR="00031F81">
          <w:t xml:space="preserve"> provide simulations of daily stream temperatures</w:t>
        </w:r>
      </w:ins>
      <w:ins w:id="664" w:author="David Conklin" w:date="2020-07-02T13:42:00Z">
        <w:r w:rsidR="00031F81">
          <w:t xml:space="preserve"> along with daily flows.</w:t>
        </w:r>
      </w:ins>
    </w:p>
    <w:p w14:paraId="7F39395D" w14:textId="77777777" w:rsidR="002C303A" w:rsidRDefault="002C303A" w:rsidP="00275338">
      <w:pPr>
        <w:rPr>
          <w:ins w:id="665" w:author="David Conklin" w:date="2020-07-02T12:42:00Z"/>
        </w:rPr>
      </w:pPr>
    </w:p>
    <w:p w14:paraId="1C08767D" w14:textId="0C28CC77" w:rsidR="00275338" w:rsidRDefault="008E6C13" w:rsidP="00275338">
      <w:pPr>
        <w:rPr>
          <w:ins w:id="666" w:author="David Conklin" w:date="2020-06-28T14:14:00Z"/>
        </w:rPr>
      </w:pPr>
      <w:ins w:id="667" w:author="David Conklin" w:date="2020-06-28T13:59:00Z">
        <w:r>
          <w:t>LCOG has subcontracted the work to Land Craft</w:t>
        </w:r>
      </w:ins>
      <w:ins w:id="668" w:author="David Conklin" w:date="2020-06-28T14:00:00Z">
        <w:r>
          <w:t xml:space="preserve">, LLC, which is </w:t>
        </w:r>
      </w:ins>
      <w:ins w:id="669" w:author="David Conklin" w:date="2020-06-28T14:01:00Z">
        <w:r>
          <w:t xml:space="preserve">operated by </w:t>
        </w:r>
      </w:ins>
      <w:ins w:id="670" w:author="David Conklin" w:date="2020-06-28T14:00:00Z">
        <w:r>
          <w:t>David Richey</w:t>
        </w:r>
      </w:ins>
      <w:ins w:id="671" w:author="David Conklin" w:date="2020-06-28T14:01:00Z">
        <w:r>
          <w:t>.</w:t>
        </w:r>
      </w:ins>
      <w:ins w:id="672" w:author="David Conklin" w:date="2020-06-28T14:02:00Z">
        <w:r>
          <w:t xml:space="preserve">  Oregon Freshwater</w:t>
        </w:r>
      </w:ins>
      <w:ins w:id="673" w:author="David Conklin" w:date="2020-06-28T14:03:00Z">
        <w:r>
          <w:t xml:space="preserve"> is a subcontractor to Land Craft.</w:t>
        </w:r>
      </w:ins>
      <w:ins w:id="674" w:author="David Conklin" w:date="2020-07-02T12:42:00Z">
        <w:r w:rsidR="002C303A">
          <w:t xml:space="preserve">  David Conkl</w:t>
        </w:r>
      </w:ins>
      <w:ins w:id="675" w:author="David Conklin" w:date="2020-07-02T12:43:00Z">
        <w:r w:rsidR="002C303A">
          <w:t>in will do most of the work for Fr</w:t>
        </w:r>
      </w:ins>
      <w:ins w:id="676" w:author="David Conklin" w:date="2020-07-02T12:44:00Z">
        <w:r w:rsidR="002C303A">
          <w:t>eshwater.</w:t>
        </w:r>
      </w:ins>
      <w:ins w:id="677" w:author="David Conklin" w:date="2020-06-28T14:03:00Z">
        <w:r>
          <w:t xml:space="preserve">  The Freshwater-Land</w:t>
        </w:r>
      </w:ins>
      <w:ins w:id="678" w:author="David Conklin" w:date="2020-06-28T14:04:00Z">
        <w:r>
          <w:t xml:space="preserve"> Craft contract stipulates that the additions and refinements to CW3M wh</w:t>
        </w:r>
      </w:ins>
      <w:ins w:id="679" w:author="David Conklin" w:date="2020-06-28T14:05:00Z">
        <w:r>
          <w:t>ich Freshwater develops for this study</w:t>
        </w:r>
        <w:r w:rsidR="00275338">
          <w:t xml:space="preserve"> will be placed in the public domain as part of CW3M</w:t>
        </w:r>
      </w:ins>
      <w:ins w:id="680" w:author="David Conklin" w:date="2020-06-28T14:06:00Z">
        <w:r w:rsidR="00275338">
          <w:t>.</w:t>
        </w:r>
      </w:ins>
      <w:ins w:id="681" w:author="David Conklin" w:date="2020-06-28T14:14:00Z">
        <w:r w:rsidR="00275338">
          <w:t xml:space="preserve">  </w:t>
        </w:r>
      </w:ins>
      <w:ins w:id="682" w:author="David Conklin" w:date="2020-06-28T14:12:00Z">
        <w:r w:rsidR="00275338">
          <w:t xml:space="preserve">As of late June 2020, the McKenzie wetlands study is just getting underway.  </w:t>
        </w:r>
      </w:ins>
    </w:p>
    <w:p w14:paraId="7A97BCE2" w14:textId="2A36164D" w:rsidR="00275338" w:rsidRDefault="00275338" w:rsidP="00275338">
      <w:pPr>
        <w:rPr>
          <w:ins w:id="683" w:author="David Conklin" w:date="2020-06-28T14:14:00Z"/>
        </w:rPr>
      </w:pPr>
    </w:p>
    <w:p w14:paraId="78024689" w14:textId="04C8EE04" w:rsidR="00275338" w:rsidRDefault="00275338" w:rsidP="00275338">
      <w:pPr>
        <w:rPr>
          <w:ins w:id="684" w:author="David Conklin" w:date="2020-06-28T14:17:00Z"/>
        </w:rPr>
      </w:pPr>
      <w:ins w:id="685" w:author="David Conklin" w:date="2020-06-28T14:14:00Z">
        <w:r>
          <w:t>2010</w:t>
        </w:r>
      </w:ins>
      <w:ins w:id="686" w:author="David Conklin" w:date="2020-06-28T14:15:00Z">
        <w:r>
          <w:t>-18 will be used as a calibration period.</w:t>
        </w:r>
        <w:r w:rsidR="009F16B9">
          <w:t xml:space="preserve">  Future simulations </w:t>
        </w:r>
      </w:ins>
      <w:ins w:id="687" w:author="David Conklin" w:date="2020-06-28T14:16:00Z">
        <w:r w:rsidR="009F16B9">
          <w:t>will be made for 2019-2060.  If actual data for 2019 is available, we may cho</w:t>
        </w:r>
      </w:ins>
      <w:ins w:id="688" w:author="David Conklin" w:date="2020-07-02T12:32:00Z">
        <w:r w:rsidR="00C551F9">
          <w:t>o</w:t>
        </w:r>
      </w:ins>
      <w:ins w:id="689" w:author="David Conklin" w:date="2020-06-28T14:16:00Z">
        <w:r w:rsidR="009F16B9">
          <w:t>se to ex</w:t>
        </w:r>
      </w:ins>
      <w:ins w:id="690" w:author="David Conklin" w:date="2020-06-28T14:17:00Z">
        <w:r w:rsidR="009F16B9">
          <w:t>tend the calibration period through 2019 and begin future simulations in 2020.</w:t>
        </w:r>
      </w:ins>
    </w:p>
    <w:p w14:paraId="264A3AC4" w14:textId="08BD46B3" w:rsidR="009F16B9" w:rsidRDefault="009F16B9" w:rsidP="00275338">
      <w:pPr>
        <w:rPr>
          <w:ins w:id="691" w:author="David Conklin" w:date="2020-06-28T14:17:00Z"/>
        </w:rPr>
      </w:pPr>
    </w:p>
    <w:p w14:paraId="604DFE2B" w14:textId="446F25A6" w:rsidR="009F16B9" w:rsidRDefault="009F16B9" w:rsidP="00275338">
      <w:pPr>
        <w:rPr>
          <w:ins w:id="692" w:author="David Conklin" w:date="2020-06-28T14:37:00Z"/>
        </w:rPr>
      </w:pPr>
      <w:ins w:id="693" w:author="David Conklin" w:date="2020-06-28T14:17:00Z">
        <w:r>
          <w:t>CW3M’s IDU layer for the McKenzie basin</w:t>
        </w:r>
      </w:ins>
      <w:ins w:id="694" w:author="David Conklin" w:date="2020-06-28T14:18:00Z">
        <w:r>
          <w:t xml:space="preserve"> currently has </w:t>
        </w:r>
      </w:ins>
      <w:ins w:id="695" w:author="David Conklin" w:date="2020-06-28T14:21:00Z">
        <w:r>
          <w:t>16,883 polygons</w:t>
        </w:r>
      </w:ins>
      <w:ins w:id="696" w:author="David Conklin" w:date="2020-06-28T14:22:00Z">
        <w:r>
          <w:t xml:space="preserve"> with a total area of 330,7</w:t>
        </w:r>
      </w:ins>
      <w:ins w:id="697" w:author="David Conklin" w:date="2020-06-28T14:23:00Z">
        <w:r>
          <w:t>08</w:t>
        </w:r>
      </w:ins>
      <w:ins w:id="698" w:author="David Conklin" w:date="2020-06-28T14:22:00Z">
        <w:r>
          <w:t xml:space="preserve"> hectares.</w:t>
        </w:r>
      </w:ins>
      <w:ins w:id="699" w:author="David Conklin" w:date="2020-06-28T14:23:00Z">
        <w:r>
          <w:t xml:space="preserve">  Its </w:t>
        </w:r>
      </w:ins>
      <w:ins w:id="700" w:author="David Conklin" w:date="2020-06-28T14:36:00Z">
        <w:r w:rsidR="00885D48">
          <w:t>r</w:t>
        </w:r>
      </w:ins>
      <w:ins w:id="701" w:author="David Conklin" w:date="2020-06-28T14:24:00Z">
        <w:r>
          <w:t>each layer has</w:t>
        </w:r>
      </w:ins>
      <w:ins w:id="702" w:author="David Conklin" w:date="2020-06-28T14:28:00Z">
        <w:r w:rsidR="00672FFF">
          <w:t xml:space="preserve"> 1047 re</w:t>
        </w:r>
      </w:ins>
      <w:ins w:id="703" w:author="David Conklin" w:date="2020-06-28T14:29:00Z">
        <w:r w:rsidR="00672FFF">
          <w:t>aches.</w:t>
        </w:r>
      </w:ins>
      <w:ins w:id="704" w:author="David Conklin" w:date="2020-06-28T14:30:00Z">
        <w:r w:rsidR="00672FFF">
          <w:t xml:space="preserve">  There are 954 HRUs</w:t>
        </w:r>
      </w:ins>
      <w:ins w:id="705" w:author="David Conklin" w:date="2020-06-28T14:31:00Z">
        <w:r w:rsidR="00672FFF">
          <w:t>, representing</w:t>
        </w:r>
      </w:ins>
      <w:ins w:id="706" w:author="David Conklin" w:date="2020-06-28T14:32:00Z">
        <w:r w:rsidR="00672FFF">
          <w:t xml:space="preserve"> contiguous smaller areas which drain to a single reach.  HRUs are </w:t>
        </w:r>
      </w:ins>
      <w:ins w:id="707" w:author="David Conklin" w:date="2020-06-28T14:33:00Z">
        <w:r w:rsidR="00672FFF">
          <w:t>ma</w:t>
        </w:r>
      </w:ins>
      <w:ins w:id="708" w:author="David Conklin" w:date="2020-06-28T14:34:00Z">
        <w:r w:rsidR="00672FFF">
          <w:t>de up</w:t>
        </w:r>
      </w:ins>
      <w:ins w:id="709" w:author="David Conklin" w:date="2020-06-28T14:32:00Z">
        <w:r w:rsidR="00672FFF">
          <w:t xml:space="preserve"> of ID</w:t>
        </w:r>
      </w:ins>
      <w:ins w:id="710" w:author="David Conklin" w:date="2020-06-28T14:33:00Z">
        <w:r w:rsidR="00672FFF">
          <w:t>Us; HRU boundaries are coincident with some of the boundaries of the IDUs of which they are composed.</w:t>
        </w:r>
      </w:ins>
      <w:ins w:id="711" w:author="David Conklin" w:date="2020-06-28T14:34:00Z">
        <w:r w:rsidR="00672FFF">
          <w:t xml:space="preserve">  Zero, one, or se</w:t>
        </w:r>
      </w:ins>
      <w:ins w:id="712" w:author="David Conklin" w:date="2020-06-28T14:35:00Z">
        <w:r w:rsidR="00672FFF">
          <w:t xml:space="preserve">veral HRUs may drain to a single reach.  </w:t>
        </w:r>
      </w:ins>
    </w:p>
    <w:p w14:paraId="11EB93A3" w14:textId="158B9136" w:rsidR="00885D48" w:rsidRDefault="00885D48" w:rsidP="00275338">
      <w:pPr>
        <w:rPr>
          <w:ins w:id="713" w:author="David Conklin" w:date="2020-06-28T14:37:00Z"/>
        </w:rPr>
      </w:pPr>
    </w:p>
    <w:p w14:paraId="264E728D" w14:textId="695CC29C" w:rsidR="00885D48" w:rsidRDefault="00885D48" w:rsidP="00275338">
      <w:pPr>
        <w:rPr>
          <w:ins w:id="714" w:author="David Conklin" w:date="2020-06-28T14:57:00Z"/>
        </w:rPr>
      </w:pPr>
      <w:ins w:id="715" w:author="David Conklin" w:date="2020-06-28T14:37:00Z">
        <w:r>
          <w:t>The amount of wall clock time that it takes to ex</w:t>
        </w:r>
      </w:ins>
      <w:ins w:id="716" w:author="David Conklin" w:date="2020-06-28T14:38:00Z">
        <w:r>
          <w:t>ecute CW3M is roughly proportional to the numbers of IDUs and reaches in the study area</w:t>
        </w:r>
      </w:ins>
      <w:ins w:id="717" w:author="David Conklin" w:date="2020-06-28T14:40:00Z">
        <w:r>
          <w:t>.  At the current size</w:t>
        </w:r>
      </w:ins>
      <w:ins w:id="718" w:author="David Conklin" w:date="2020-06-28T14:41:00Z">
        <w:r>
          <w:t xml:space="preserve">s, simulation of the McKenzie basin for 2010-60 takes about </w:t>
        </w:r>
      </w:ins>
      <w:ins w:id="719" w:author="David Conklin" w:date="2020-06-28T14:42:00Z">
        <w:r>
          <w:t>four and a half hours on a moderately fast desktop PC.</w:t>
        </w:r>
      </w:ins>
      <w:ins w:id="720" w:author="David Conklin" w:date="2020-06-28T14:43:00Z">
        <w:r>
          <w:t xml:space="preserve">  </w:t>
        </w:r>
      </w:ins>
    </w:p>
    <w:p w14:paraId="26A2BA22" w14:textId="4BCB6D90" w:rsidR="00130043" w:rsidRDefault="00130043" w:rsidP="00275338">
      <w:pPr>
        <w:rPr>
          <w:ins w:id="721" w:author="David Conklin" w:date="2020-06-28T14:58:00Z"/>
        </w:rPr>
      </w:pPr>
    </w:p>
    <w:p w14:paraId="56370487" w14:textId="2B5FB691" w:rsidR="00130043" w:rsidRDefault="00130043">
      <w:pPr>
        <w:rPr>
          <w:ins w:id="722" w:author="David Conklin" w:date="2020-07-02T12:33:00Z"/>
        </w:rPr>
      </w:pPr>
      <w:ins w:id="723" w:author="David Conklin" w:date="2020-06-28T14:58:00Z">
        <w:r>
          <w:t>We anticipate that new, more detailed IDU, reach, and HRU layers will be constructed during the course of the project.  If the new reach layer were based on the most det</w:t>
        </w:r>
      </w:ins>
      <w:ins w:id="724" w:author="David Conklin" w:date="2020-06-28T14:59:00Z">
        <w:r>
          <w:t>ailed version of the National Hydro</w:t>
        </w:r>
      </w:ins>
      <w:ins w:id="725" w:author="David Conklin" w:date="2020-06-28T15:00:00Z">
        <w:r>
          <w:t>graphy</w:t>
        </w:r>
      </w:ins>
      <w:ins w:id="726" w:author="David Conklin" w:date="2020-06-28T14:59:00Z">
        <w:r>
          <w:t xml:space="preserve"> Data</w:t>
        </w:r>
      </w:ins>
      <w:ins w:id="727" w:author="David Conklin" w:date="2020-06-28T15:00:00Z">
        <w:r>
          <w:t xml:space="preserve">set (NHD), </w:t>
        </w:r>
      </w:ins>
      <w:ins w:id="728" w:author="David Conklin" w:date="2020-06-28T15:01:00Z">
        <w:r>
          <w:t>it would contain about 13,000 reaches.  We expect to identify hundreds to thou</w:t>
        </w:r>
      </w:ins>
      <w:ins w:id="729" w:author="David Conklin" w:date="2020-06-28T15:02:00Z">
        <w:r>
          <w:t xml:space="preserve">sands of wetlands in the McKenzie basin.  We think the </w:t>
        </w:r>
      </w:ins>
      <w:ins w:id="730" w:author="David Conklin" w:date="2020-06-28T15:03:00Z">
        <w:r>
          <w:t>new IDU layer will have less than 100,000 polygons.  For comparison, the WW2100 IDU layer ha</w:t>
        </w:r>
      </w:ins>
      <w:ins w:id="731" w:author="David Conklin" w:date="2020-06-28T15:04:00Z">
        <w:r>
          <w:t>d 180,000 polygons, and each full length simulation of a single WW2100 scenario took several days to execute.</w:t>
        </w:r>
      </w:ins>
    </w:p>
    <w:p w14:paraId="11EBAB7A" w14:textId="191E0FC9" w:rsidR="00C551F9" w:rsidRDefault="00C551F9">
      <w:pPr>
        <w:rPr>
          <w:ins w:id="732" w:author="David Conklin" w:date="2020-07-02T12:33:00Z"/>
        </w:rPr>
      </w:pPr>
    </w:p>
    <w:p w14:paraId="67078559" w14:textId="77777777" w:rsidR="003B5FA8" w:rsidRDefault="002C303A">
      <w:pPr>
        <w:rPr>
          <w:ins w:id="733" w:author="David Conklin" w:date="2020-07-02T13:11:00Z"/>
        </w:rPr>
      </w:pPr>
      <w:ins w:id="734" w:author="David Conklin" w:date="2020-07-02T12:47:00Z">
        <w:r>
          <w:t>CW3M has a 3-layer land use</w:t>
        </w:r>
      </w:ins>
      <w:ins w:id="735" w:author="David Conklin" w:date="2020-07-02T12:48:00Z">
        <w:r>
          <w:t>/land cover (LULC) hierarchy.</w:t>
        </w:r>
      </w:ins>
      <w:ins w:id="736" w:author="David Conklin" w:date="2020-07-02T12:50:00Z">
        <w:r>
          <w:t xml:space="preserve">  The top level has just 8 categories (</w:t>
        </w:r>
      </w:ins>
      <w:ins w:id="737" w:author="David Conklin" w:date="2020-07-02T12:51:00Z">
        <w:r w:rsidR="00CA564C">
          <w:t>Unknown/Developed/Agriculture/Other veg./Forest/Barren/Wetlands/Water snow</w:t>
        </w:r>
      </w:ins>
      <w:ins w:id="738" w:author="David Conklin" w:date="2020-07-02T12:52:00Z">
        <w:r w:rsidR="00CA564C">
          <w:t xml:space="preserve"> ice).</w:t>
        </w:r>
      </w:ins>
      <w:ins w:id="739" w:author="David Conklin" w:date="2020-07-02T12:57:00Z">
        <w:r w:rsidR="00CA564C">
          <w:t xml:space="preserve">  As of 7/2/20, th</w:t>
        </w:r>
      </w:ins>
      <w:ins w:id="740" w:author="David Conklin" w:date="2020-07-02T12:58:00Z">
        <w:r w:rsidR="00CA564C">
          <w:t>e top and middle levels in the hierarchy each have only a single Wetlands category</w:t>
        </w:r>
      </w:ins>
      <w:ins w:id="741" w:author="David Conklin" w:date="2020-07-02T12:59:00Z">
        <w:r w:rsidR="00CA564C">
          <w:t xml:space="preserve"> (LULC_A = 6 and LULC_B = 6</w:t>
        </w:r>
      </w:ins>
      <w:ins w:id="742" w:author="David Conklin" w:date="2020-07-02T13:00:00Z">
        <w:r w:rsidR="00CA564C">
          <w:t>1</w:t>
        </w:r>
      </w:ins>
      <w:ins w:id="743" w:author="David Conklin" w:date="2020-07-02T12:59:00Z">
        <w:r w:rsidR="00CA564C">
          <w:t xml:space="preserve">), and the bottom level has </w:t>
        </w:r>
      </w:ins>
      <w:ins w:id="744" w:author="David Conklin" w:date="2020-07-02T13:00:00Z">
        <w:r w:rsidR="00CA564C">
          <w:t xml:space="preserve">just two, </w:t>
        </w:r>
      </w:ins>
      <w:ins w:id="745" w:author="David Conklin" w:date="2020-07-02T13:01:00Z">
        <w:r w:rsidR="00954D4B">
          <w:t>Woody Wetlands (VEGCLASS = 190) and Herbaceous Wetlands (VEGCLASS = 195).</w:t>
        </w:r>
      </w:ins>
      <w:ins w:id="746" w:author="David Conklin" w:date="2020-07-02T13:04:00Z">
        <w:r w:rsidR="00954D4B">
          <w:t xml:space="preserve">  Sixty-five IDUs totaling 51</w:t>
        </w:r>
      </w:ins>
      <w:ins w:id="747" w:author="David Conklin" w:date="2020-07-02T13:05:00Z">
        <w:r w:rsidR="00954D4B">
          <w:t>9 hectares are classified as wetlands.</w:t>
        </w:r>
      </w:ins>
      <w:ins w:id="748" w:author="David Conklin" w:date="2020-07-02T13:06:00Z">
        <w:r w:rsidR="00954D4B">
          <w:t xml:space="preserve">  All but four of the </w:t>
        </w:r>
      </w:ins>
      <w:ins w:id="749" w:author="David Conklin" w:date="2020-07-02T13:07:00Z">
        <w:r w:rsidR="00954D4B">
          <w:t xml:space="preserve">wetland </w:t>
        </w:r>
      </w:ins>
      <w:ins w:id="750" w:author="David Conklin" w:date="2020-07-02T13:06:00Z">
        <w:r w:rsidR="00954D4B">
          <w:t>I</w:t>
        </w:r>
      </w:ins>
      <w:ins w:id="751" w:author="David Conklin" w:date="2020-07-02T13:07:00Z">
        <w:r w:rsidR="00954D4B">
          <w:t>DUs are classified as woody wetlands; those total 500 hec</w:t>
        </w:r>
      </w:ins>
      <w:ins w:id="752" w:author="David Conklin" w:date="2020-07-02T13:08:00Z">
        <w:r w:rsidR="00954D4B">
          <w:t>tares.  The</w:t>
        </w:r>
      </w:ins>
      <w:ins w:id="753" w:author="David Conklin" w:date="2020-07-02T13:09:00Z">
        <w:r w:rsidR="00954D4B">
          <w:t xml:space="preserve"> other four IDUs, classified as herbaceous wetlands, are near the point where the M</w:t>
        </w:r>
      </w:ins>
      <w:ins w:id="754" w:author="David Conklin" w:date="2020-07-02T13:10:00Z">
        <w:r w:rsidR="00954D4B">
          <w:t>cKenzie flows into the Willamette.</w:t>
        </w:r>
      </w:ins>
    </w:p>
    <w:p w14:paraId="057E7343" w14:textId="77777777" w:rsidR="003B5FA8" w:rsidRDefault="003B5FA8">
      <w:pPr>
        <w:rPr>
          <w:ins w:id="755" w:author="David Conklin" w:date="2020-07-02T13:11:00Z"/>
        </w:rPr>
      </w:pPr>
    </w:p>
    <w:p w14:paraId="5895FCFC" w14:textId="34929C5F" w:rsidR="00C551F9" w:rsidRDefault="003B5FA8">
      <w:pPr>
        <w:rPr>
          <w:ins w:id="756" w:author="David Conklin" w:date="2020-06-28T14:06:00Z"/>
        </w:rPr>
      </w:pPr>
      <w:ins w:id="757" w:author="David Conklin" w:date="2020-07-02T13:11:00Z">
        <w:r>
          <w:t xml:space="preserve">We expect to add many more </w:t>
        </w:r>
      </w:ins>
      <w:ins w:id="758" w:author="David Conklin" w:date="2020-07-02T13:16:00Z">
        <w:r>
          <w:t xml:space="preserve">(a few dozen?) </w:t>
        </w:r>
      </w:ins>
      <w:ins w:id="759" w:author="David Conklin" w:date="2020-07-02T13:11:00Z">
        <w:r>
          <w:t>wetland categories</w:t>
        </w:r>
      </w:ins>
      <w:ins w:id="760" w:author="David Conklin" w:date="2020-07-02T13:12:00Z">
        <w:r>
          <w:t xml:space="preserve"> to the bottom level of the LULC hierarchy</w:t>
        </w:r>
      </w:ins>
      <w:ins w:id="761" w:author="David Conklin" w:date="2020-07-02T13:14:00Z">
        <w:r>
          <w:t xml:space="preserve"> (</w:t>
        </w:r>
      </w:ins>
      <w:ins w:id="762" w:author="David Conklin" w:date="2020-07-02T13:30:00Z">
        <w:r w:rsidR="006B6EE1">
          <w:t>Cowardin categories</w:t>
        </w:r>
      </w:ins>
      <w:ins w:id="763" w:author="David Conklin" w:date="2020-07-02T13:31:00Z">
        <w:r w:rsidR="006B6EE1">
          <w:t xml:space="preserve">?; </w:t>
        </w:r>
      </w:ins>
      <w:ins w:id="764" w:author="David Conklin" w:date="2020-07-02T13:14:00Z">
        <w:r>
          <w:t xml:space="preserve">Cowardin </w:t>
        </w:r>
      </w:ins>
      <w:ins w:id="765" w:author="David Conklin" w:date="2020-07-02T13:30:00Z">
        <w:r w:rsidR="006B6EE1">
          <w:t>&amp; Golet 1995)</w:t>
        </w:r>
      </w:ins>
      <w:ins w:id="766" w:author="David Conklin" w:date="2020-07-02T13:13:00Z">
        <w:r>
          <w:t xml:space="preserve"> and possibly some to the middle level as well</w:t>
        </w:r>
      </w:ins>
      <w:ins w:id="767" w:author="David Conklin" w:date="2020-07-02T13:07:00Z">
        <w:r w:rsidR="00954D4B">
          <w:t xml:space="preserve"> </w:t>
        </w:r>
      </w:ins>
      <w:ins w:id="768" w:author="David Conklin" w:date="2020-07-02T13:14:00Z">
        <w:r>
          <w:t xml:space="preserve">(flood plain wetlands, </w:t>
        </w:r>
      </w:ins>
      <w:ins w:id="769" w:author="David Conklin" w:date="2020-07-02T13:15:00Z">
        <w:r>
          <w:t>upland rain-fed wetlands?).</w:t>
        </w:r>
      </w:ins>
    </w:p>
    <w:p w14:paraId="763E6E04" w14:textId="77777777" w:rsidR="00275338" w:rsidRPr="008E6C13" w:rsidRDefault="00275338"/>
    <w:p w14:paraId="00806AC5" w14:textId="77777777" w:rsidR="008567FC" w:rsidRDefault="008567FC" w:rsidP="003410F4">
      <w:pPr>
        <w:pStyle w:val="Heading1"/>
      </w:pPr>
      <w:bookmarkStart w:id="770" w:name="_Toc44245873"/>
      <w:r>
        <w:t>Directory structure and file names</w:t>
      </w:r>
      <w:bookmarkEnd w:id="770"/>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lastRenderedPageBreak/>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771" w:name="_Toc44245874"/>
      <w:r>
        <w:t xml:space="preserve">Release </w:t>
      </w:r>
      <w:r w:rsidR="00E735F4">
        <w:t>Log</w:t>
      </w:r>
      <w:bookmarkEnd w:id="771"/>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w:t>
      </w:r>
      <w:r w:rsidR="00E42C86">
        <w:lastRenderedPageBreak/>
        <w:t>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CW3M_Installer_0.2.6.exe 6/3/19 from CW3M ver. 182. Fix bugs in IGet(), GetTimeIndex(), and GetDailyWeatherfield(). Get the MIROC5 and HadGEM-ES scenarios working. Add the 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6EEAE0BF" w14:textId="55EB8687" w:rsidR="00DE1B0B" w:rsidRDefault="00DE1B0B" w:rsidP="000756EF">
      <w:pPr>
        <w:pStyle w:val="Body"/>
        <w:rPr>
          <w:rFonts w:cs="Times New Roman"/>
          <w:szCs w:val="24"/>
        </w:rPr>
      </w:pPr>
      <w:r>
        <w:t>CW3M_Installer_0.3.1.exe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7777777" w:rsidR="00DE1B0B" w:rsidRDefault="00DE1B0B" w:rsidP="000756EF">
      <w:pPr>
        <w:pStyle w:val="Body"/>
      </w:pPr>
    </w:p>
    <w:p w14:paraId="7840B9A7" w14:textId="77777777" w:rsidR="005F3D22" w:rsidRDefault="005F3D22" w:rsidP="005F3D22">
      <w:pPr>
        <w:pStyle w:val="Heading1"/>
      </w:pPr>
      <w:bookmarkStart w:id="772" w:name="_Toc44245875"/>
      <w:r>
        <w:t>References</w:t>
      </w:r>
      <w:bookmarkEnd w:id="772"/>
    </w:p>
    <w:p w14:paraId="661F2AEF" w14:textId="77777777" w:rsidR="005F3D22" w:rsidRDefault="005F3D22" w:rsidP="005F3D22"/>
    <w:p w14:paraId="54BF08FC" w14:textId="1DA283AE" w:rsidR="005F3D22" w:rsidRDefault="005F3D22">
      <w:r w:rsidRPr="005F3D22">
        <w:t>Boyd, M., and Kasper, B. 2003. Analytical methods for dynamic open channel</w:t>
      </w:r>
      <w:r>
        <w:t xml:space="preserve"> </w:t>
      </w:r>
      <w:r w:rsidRPr="005F3D22">
        <w:t>heat and mass transfer: Methodology for heat source model Version 7.0.</w:t>
      </w:r>
      <w:r>
        <w:t xml:space="preserve"> </w:t>
      </w:r>
      <w:hyperlink r:id="rId14" w:history="1">
        <w:r w:rsidRPr="007A4A6E">
          <w:rPr>
            <w:rStyle w:val="Hyperlink"/>
          </w:rPr>
          <w:t>https://www.oregon.gov/deq/FilterDocs/heatsourcemanual.pdf</w:t>
        </w:r>
      </w:hyperlink>
      <w:r>
        <w:t xml:space="preserve"> </w:t>
      </w:r>
    </w:p>
    <w:p w14:paraId="7EA27044" w14:textId="38B9DA8A" w:rsidR="006F5915" w:rsidRDefault="006F5915"/>
    <w:p w14:paraId="240485A0" w14:textId="6304D663" w:rsidR="006B6EE1" w:rsidRDefault="006B6EE1" w:rsidP="006B6EE1">
      <w:pPr>
        <w:autoSpaceDE w:val="0"/>
        <w:autoSpaceDN w:val="0"/>
        <w:adjustRightInd w:val="0"/>
        <w:rPr>
          <w:ins w:id="773" w:author="David Conklin" w:date="2020-07-02T13:28:00Z"/>
          <w:rFonts w:cstheme="minorHAnsi"/>
          <w:color w:val="000000"/>
        </w:rPr>
      </w:pPr>
      <w:ins w:id="774" w:author="David Conklin" w:date="2020-07-02T13:23:00Z">
        <w:r w:rsidRPr="006B6EE1">
          <w:rPr>
            <w:rFonts w:cstheme="minorHAnsi"/>
            <w:color w:val="000000"/>
            <w:rPrChange w:id="775" w:author="David Conklin" w:date="2020-07-02T13:24:00Z">
              <w:rPr>
                <w:rFonts w:ascii="ArnoPro" w:hAnsi="ArnoPro" w:cs="ArnoPro"/>
                <w:color w:val="000000"/>
                <w:sz w:val="18"/>
                <w:szCs w:val="18"/>
              </w:rPr>
            </w:rPrChange>
          </w:rPr>
          <w:t xml:space="preserve">Cowardin, L.M. &amp; Golet, F.C. </w:t>
        </w:r>
      </w:ins>
      <w:ins w:id="776" w:author="David Conklin" w:date="2020-07-02T13:25:00Z">
        <w:r>
          <w:rPr>
            <w:rFonts w:cstheme="minorHAnsi"/>
            <w:color w:val="000000"/>
          </w:rPr>
          <w:t xml:space="preserve">US Fish and Wildlife Service 1979 </w:t>
        </w:r>
      </w:ins>
      <w:ins w:id="777" w:author="David Conklin" w:date="2020-07-02T13:26:00Z">
        <w:r>
          <w:rPr>
            <w:rFonts w:cstheme="minorHAnsi"/>
            <w:color w:val="000000"/>
          </w:rPr>
          <w:t xml:space="preserve">wetland classification: A review. </w:t>
        </w:r>
      </w:ins>
      <w:ins w:id="778" w:author="David Conklin" w:date="2020-07-02T13:23:00Z">
        <w:r w:rsidRPr="006B6EE1">
          <w:rPr>
            <w:rFonts w:cstheme="minorHAnsi"/>
            <w:color w:val="000000"/>
            <w:rPrChange w:id="779" w:author="David Conklin" w:date="2020-07-02T13:24:00Z">
              <w:rPr>
                <w:rFonts w:ascii="ArnoPro" w:hAnsi="ArnoPro" w:cs="ArnoPro"/>
                <w:color w:val="000000"/>
                <w:sz w:val="18"/>
                <w:szCs w:val="18"/>
              </w:rPr>
            </w:rPrChange>
          </w:rPr>
          <w:t xml:space="preserve">Vegetatio (1995) 118: 139. </w:t>
        </w:r>
      </w:ins>
      <w:ins w:id="780" w:author="David Conklin" w:date="2020-07-02T13:28:00Z">
        <w:r>
          <w:rPr>
            <w:rFonts w:cstheme="minorHAnsi"/>
            <w:color w:val="000000"/>
          </w:rPr>
          <w:fldChar w:fldCharType="begin"/>
        </w:r>
        <w:r>
          <w:rPr>
            <w:rFonts w:cstheme="minorHAnsi"/>
            <w:color w:val="000000"/>
          </w:rPr>
          <w:instrText xml:space="preserve"> HYPERLINK "</w:instrText>
        </w:r>
      </w:ins>
      <w:ins w:id="781" w:author="David Conklin" w:date="2020-07-02T13:23:00Z">
        <w:r w:rsidRPr="006B6EE1">
          <w:rPr>
            <w:rFonts w:cstheme="minorHAnsi"/>
            <w:color w:val="000000"/>
            <w:rPrChange w:id="782" w:author="David Conklin" w:date="2020-07-02T13:24:00Z">
              <w:rPr>
                <w:rFonts w:ascii="ArnoPro" w:hAnsi="ArnoPro" w:cs="ArnoPro"/>
                <w:color w:val="000000"/>
                <w:sz w:val="18"/>
                <w:szCs w:val="18"/>
              </w:rPr>
            </w:rPrChange>
          </w:rPr>
          <w:instrText>https://doi.org/10.1007/BF00045196</w:instrText>
        </w:r>
      </w:ins>
      <w:ins w:id="783" w:author="David Conklin" w:date="2020-07-02T13:28:00Z">
        <w:r>
          <w:rPr>
            <w:rFonts w:cstheme="minorHAnsi"/>
            <w:color w:val="000000"/>
          </w:rPr>
          <w:instrText xml:space="preserve">" </w:instrText>
        </w:r>
        <w:r>
          <w:rPr>
            <w:rFonts w:cstheme="minorHAnsi"/>
            <w:color w:val="000000"/>
          </w:rPr>
          <w:fldChar w:fldCharType="separate"/>
        </w:r>
      </w:ins>
      <w:ins w:id="784" w:author="David Conklin" w:date="2020-07-02T13:23:00Z">
        <w:r w:rsidRPr="00F444DE">
          <w:rPr>
            <w:rStyle w:val="Hyperlink"/>
            <w:rFonts w:cstheme="minorHAnsi"/>
            <w:rPrChange w:id="785" w:author="David Conklin" w:date="2020-07-02T13:24:00Z">
              <w:rPr>
                <w:rFonts w:ascii="ArnoPro" w:hAnsi="ArnoPro" w:cs="ArnoPro"/>
                <w:color w:val="000000"/>
                <w:sz w:val="18"/>
                <w:szCs w:val="18"/>
              </w:rPr>
            </w:rPrChange>
          </w:rPr>
          <w:t>https://doi.org/10.1007/BF00045196</w:t>
        </w:r>
      </w:ins>
      <w:ins w:id="786" w:author="David Conklin" w:date="2020-07-02T13:28:00Z">
        <w:r>
          <w:rPr>
            <w:rFonts w:cstheme="minorHAnsi"/>
            <w:color w:val="000000"/>
          </w:rPr>
          <w:fldChar w:fldCharType="end"/>
        </w:r>
      </w:ins>
    </w:p>
    <w:p w14:paraId="241660FA" w14:textId="77777777" w:rsidR="006B6EE1" w:rsidRPr="006B6EE1" w:rsidRDefault="006B6EE1" w:rsidP="006B6EE1">
      <w:pPr>
        <w:autoSpaceDE w:val="0"/>
        <w:autoSpaceDN w:val="0"/>
        <w:adjustRightInd w:val="0"/>
        <w:rPr>
          <w:ins w:id="787" w:author="David Conklin" w:date="2020-07-02T13:23:00Z"/>
          <w:rFonts w:cstheme="minorHAnsi"/>
          <w:color w:val="000000"/>
          <w:rPrChange w:id="788" w:author="David Conklin" w:date="2020-07-02T13:24:00Z">
            <w:rPr>
              <w:ins w:id="789" w:author="David Conklin" w:date="2020-07-02T13:23:00Z"/>
              <w:rFonts w:ascii="ArnoPro" w:hAnsi="ArnoPro" w:cs="ArnoPro"/>
              <w:color w:val="000000"/>
              <w:sz w:val="18"/>
              <w:szCs w:val="18"/>
            </w:rPr>
          </w:rPrChange>
        </w:rPr>
      </w:pPr>
    </w:p>
    <w:p w14:paraId="4D01A118" w14:textId="489E96BF" w:rsidR="006F5915" w:rsidRPr="006B6EE1" w:rsidDel="006B6EE1" w:rsidRDefault="006F5915" w:rsidP="006B6EE1">
      <w:pPr>
        <w:rPr>
          <w:del w:id="790" w:author="David Conklin" w:date="2020-07-02T13:27:00Z"/>
          <w:rFonts w:cstheme="minorHAnsi"/>
          <w:rPrChange w:id="791" w:author="David Conklin" w:date="2020-07-02T13:24:00Z">
            <w:rPr>
              <w:del w:id="792" w:author="David Conklin" w:date="2020-07-02T13:27:00Z"/>
            </w:rPr>
          </w:rPrChange>
        </w:rPr>
      </w:pPr>
    </w:p>
    <w:p w14:paraId="2CF212AE" w14:textId="181D5A87" w:rsidR="006F5915" w:rsidRDefault="006F5915" w:rsidP="006F5915">
      <w:pPr>
        <w:pStyle w:val="Heading1"/>
        <w:rPr>
          <w:rFonts w:eastAsiaTheme="minorHAnsi"/>
        </w:rPr>
      </w:pPr>
      <w:bookmarkStart w:id="793" w:name="_Toc44245876"/>
      <w:r>
        <w:rPr>
          <w:rFonts w:eastAsiaTheme="minorHAnsi"/>
        </w:rPr>
        <w:t>Acronyms</w:t>
      </w:r>
      <w:bookmarkEnd w:id="793"/>
    </w:p>
    <w:p w14:paraId="3926A59D" w14:textId="5BCDF27D" w:rsidR="006F5915" w:rsidRDefault="006F5915" w:rsidP="006F5915">
      <w:pPr>
        <w:rPr>
          <w:ins w:id="794" w:author="David Conklin" w:date="2020-06-28T14:27:00Z"/>
        </w:rPr>
      </w:pPr>
    </w:p>
    <w:p w14:paraId="06DC79A2" w14:textId="6C04426F" w:rsidR="00672FFF" w:rsidRDefault="00672FFF" w:rsidP="006F5915">
      <w:pPr>
        <w:rPr>
          <w:ins w:id="795" w:author="David Conklin" w:date="2020-06-28T14:27:00Z"/>
        </w:rPr>
      </w:pPr>
      <w:ins w:id="796" w:author="David Conklin" w:date="2020-06-28T14:27:00Z">
        <w:r>
          <w:rPr>
            <w:b/>
            <w:bCs/>
          </w:rPr>
          <w:t>CW3M</w:t>
        </w:r>
        <w:r>
          <w:t xml:space="preserve"> – Community Willamette Whole Watershed Model</w:t>
        </w:r>
      </w:ins>
    </w:p>
    <w:p w14:paraId="7A757BEE" w14:textId="77777777" w:rsidR="00672FFF" w:rsidRPr="00672FFF" w:rsidRDefault="00672FFF" w:rsidP="006F5915">
      <w:pPr>
        <w:rPr>
          <w:ins w:id="797" w:author="David Conklin" w:date="2020-06-28T14:07:00Z"/>
        </w:rPr>
      </w:pPr>
    </w:p>
    <w:p w14:paraId="02435274" w14:textId="68DFD479" w:rsidR="00275338" w:rsidRDefault="00275338" w:rsidP="006F5915">
      <w:pPr>
        <w:rPr>
          <w:ins w:id="798" w:author="David Conklin" w:date="2020-06-28T14:24:00Z"/>
        </w:rPr>
      </w:pPr>
      <w:ins w:id="799" w:author="David Conklin" w:date="2020-06-28T14:07:00Z">
        <w:r>
          <w:rPr>
            <w:b/>
            <w:bCs/>
          </w:rPr>
          <w:t>EPA</w:t>
        </w:r>
      </w:ins>
      <w:ins w:id="800" w:author="David Conklin" w:date="2020-06-28T14:08:00Z">
        <w:r>
          <w:t xml:space="preserve"> – Environmental Protection Agency</w:t>
        </w:r>
      </w:ins>
    </w:p>
    <w:p w14:paraId="6DE72808" w14:textId="57F7A155" w:rsidR="009F16B9" w:rsidRDefault="009F16B9" w:rsidP="006F5915">
      <w:pPr>
        <w:rPr>
          <w:ins w:id="801" w:author="David Conklin" w:date="2020-06-28T14:24:00Z"/>
        </w:rPr>
      </w:pPr>
    </w:p>
    <w:p w14:paraId="51F51F68" w14:textId="528BE49B" w:rsidR="009F16B9" w:rsidRPr="009F16B9" w:rsidRDefault="009F16B9" w:rsidP="006F5915">
      <w:pPr>
        <w:rPr>
          <w:ins w:id="802" w:author="David Conklin" w:date="2020-06-28T14:08:00Z"/>
        </w:rPr>
      </w:pPr>
      <w:ins w:id="803" w:author="David Conklin" w:date="2020-06-28T14:24:00Z">
        <w:r>
          <w:rPr>
            <w:b/>
            <w:bCs/>
          </w:rPr>
          <w:t>IDU</w:t>
        </w:r>
      </w:ins>
      <w:ins w:id="804" w:author="David Conklin" w:date="2020-06-28T14:25:00Z">
        <w:r>
          <w:t xml:space="preserve"> – Integrated Decision Unit, </w:t>
        </w:r>
      </w:ins>
      <w:ins w:id="805" w:author="David Conklin" w:date="2020-06-28T14:26:00Z">
        <w:r w:rsidR="00672FFF">
          <w:t>CW3M’s</w:t>
        </w:r>
      </w:ins>
      <w:ins w:id="806" w:author="David Conklin" w:date="2020-06-28T14:25:00Z">
        <w:r>
          <w:t xml:space="preserve"> smallest </w:t>
        </w:r>
      </w:ins>
      <w:ins w:id="807" w:author="David Conklin" w:date="2020-06-28T14:26:00Z">
        <w:r w:rsidR="00672FFF">
          <w:t xml:space="preserve">2-dimensial </w:t>
        </w:r>
      </w:ins>
      <w:ins w:id="808" w:author="David Conklin" w:date="2020-06-28T14:25:00Z">
        <w:r w:rsidR="00672FFF">
          <w:t>spatial unit</w:t>
        </w:r>
      </w:ins>
      <w:ins w:id="809" w:author="David Conklin" w:date="2020-06-28T14:26:00Z">
        <w:r w:rsidR="00672FFF">
          <w:t xml:space="preserve"> of computation.  IDU pol</w:t>
        </w:r>
      </w:ins>
      <w:ins w:id="810" w:author="David Conklin" w:date="2020-06-28T14:27:00Z">
        <w:r w:rsidR="00672FFF">
          <w:t>ygons tile the study area.</w:t>
        </w:r>
      </w:ins>
    </w:p>
    <w:p w14:paraId="55E5E1CD" w14:textId="77777777" w:rsidR="00275338" w:rsidRPr="00275338" w:rsidRDefault="00275338" w:rsidP="006F5915"/>
    <w:p w14:paraId="6099E6DD" w14:textId="5E809698" w:rsidR="006F5915" w:rsidRDefault="006F5915" w:rsidP="00A06758">
      <w:pPr>
        <w:rPr>
          <w:ins w:id="811" w:author="David Conklin" w:date="2020-06-28T14:07:00Z"/>
        </w:rPr>
      </w:pPr>
      <w:r w:rsidRPr="00A06758">
        <w:rPr>
          <w:b/>
          <w:bCs/>
        </w:rPr>
        <w:lastRenderedPageBreak/>
        <w:t>gridMET</w:t>
      </w:r>
      <w:r>
        <w:t xml:space="preserve"> – “</w:t>
      </w:r>
      <w:r>
        <w:rPr>
          <w:rFonts w:ascii="Muli" w:hAnsi="Muli"/>
          <w:color w:val="666666"/>
        </w:rPr>
        <w:t xml:space="preserve">gridMET is a dataset of daily high-spatial resolution (~4-km, 1/24th degree) surface meteorological data covering the contiguous US from 1979-yesterday” </w:t>
      </w:r>
      <w:ins w:id="812" w:author="David Conklin" w:date="2020-06-28T14:07:00Z">
        <w:r w:rsidR="00275338">
          <w:fldChar w:fldCharType="begin"/>
        </w:r>
        <w:r w:rsidR="00275338">
          <w:instrText xml:space="preserve"> HYPERLINK "</w:instrText>
        </w:r>
      </w:ins>
      <w:r w:rsidR="00275338" w:rsidRPr="006F5915">
        <w:instrText>http://www.climatologylab.org/gridmet.html</w:instrText>
      </w:r>
      <w:ins w:id="813" w:author="David Conklin" w:date="2020-06-28T14:07:00Z">
        <w:r w:rsidR="00275338">
          <w:instrText xml:space="preserve">" </w:instrText>
        </w:r>
        <w:r w:rsidR="00275338">
          <w:fldChar w:fldCharType="separate"/>
        </w:r>
      </w:ins>
      <w:r w:rsidR="00275338" w:rsidRPr="00F444DE">
        <w:rPr>
          <w:rStyle w:val="Hyperlink"/>
        </w:rPr>
        <w:t>http://www.climatologylab.org/gridmet.html</w:t>
      </w:r>
      <w:ins w:id="814" w:author="David Conklin" w:date="2020-06-28T14:07:00Z">
        <w:r w:rsidR="00275338">
          <w:fldChar w:fldCharType="end"/>
        </w:r>
      </w:ins>
    </w:p>
    <w:p w14:paraId="6FDA26A5" w14:textId="79B65A7B" w:rsidR="00275338" w:rsidRDefault="00275338" w:rsidP="00A06758">
      <w:pPr>
        <w:rPr>
          <w:ins w:id="815" w:author="David Conklin" w:date="2020-06-28T14:07:00Z"/>
        </w:rPr>
      </w:pPr>
    </w:p>
    <w:p w14:paraId="3E04093F" w14:textId="5C58EDAF" w:rsidR="00672FFF" w:rsidRDefault="00672FFF" w:rsidP="00A06758">
      <w:pPr>
        <w:rPr>
          <w:ins w:id="816" w:author="David Conklin" w:date="2020-06-28T14:31:00Z"/>
        </w:rPr>
      </w:pPr>
      <w:ins w:id="817" w:author="David Conklin" w:date="2020-06-28T14:31:00Z">
        <w:r>
          <w:rPr>
            <w:b/>
            <w:bCs/>
          </w:rPr>
          <w:t xml:space="preserve">HRU </w:t>
        </w:r>
        <w:r>
          <w:t>– Hydrologic Resource Unit</w:t>
        </w:r>
      </w:ins>
    </w:p>
    <w:p w14:paraId="5AA32B96" w14:textId="77777777" w:rsidR="00672FFF" w:rsidRPr="00672FFF" w:rsidRDefault="00672FFF" w:rsidP="00A06758">
      <w:pPr>
        <w:rPr>
          <w:ins w:id="818" w:author="David Conklin" w:date="2020-06-28T14:31:00Z"/>
          <w:rPrChange w:id="819" w:author="David Conklin" w:date="2020-06-28T14:31:00Z">
            <w:rPr>
              <w:ins w:id="820" w:author="David Conklin" w:date="2020-06-28T14:31:00Z"/>
              <w:b/>
              <w:bCs/>
            </w:rPr>
          </w:rPrChange>
        </w:rPr>
      </w:pPr>
    </w:p>
    <w:p w14:paraId="63BA2694" w14:textId="73D48FBC" w:rsidR="00275338" w:rsidRDefault="00275338" w:rsidP="00A06758">
      <w:pPr>
        <w:rPr>
          <w:ins w:id="821" w:author="David Conklin" w:date="2020-06-28T15:26:00Z"/>
        </w:rPr>
      </w:pPr>
      <w:ins w:id="822" w:author="David Conklin" w:date="2020-06-28T14:07:00Z">
        <w:r>
          <w:rPr>
            <w:b/>
            <w:bCs/>
          </w:rPr>
          <w:t>LCOG</w:t>
        </w:r>
        <w:r>
          <w:t xml:space="preserve"> – Lane Council of Governments</w:t>
        </w:r>
      </w:ins>
    </w:p>
    <w:p w14:paraId="3C9B0E57" w14:textId="4B16C592" w:rsidR="004F54A5" w:rsidRDefault="004F54A5" w:rsidP="00A06758">
      <w:pPr>
        <w:rPr>
          <w:ins w:id="823" w:author="David Conklin" w:date="2020-07-02T12:48:00Z"/>
        </w:rPr>
      </w:pPr>
    </w:p>
    <w:p w14:paraId="43A65206" w14:textId="0846B729" w:rsidR="002C303A" w:rsidRDefault="002C303A" w:rsidP="00A06758">
      <w:pPr>
        <w:rPr>
          <w:ins w:id="824" w:author="David Conklin" w:date="2020-07-02T12:49:00Z"/>
        </w:rPr>
      </w:pPr>
      <w:ins w:id="825" w:author="David Conklin" w:date="2020-07-02T12:49:00Z">
        <w:r>
          <w:rPr>
            <w:b/>
            <w:bCs/>
          </w:rPr>
          <w:t>LULC</w:t>
        </w:r>
        <w:r>
          <w:t xml:space="preserve"> – land use land cover</w:t>
        </w:r>
      </w:ins>
    </w:p>
    <w:p w14:paraId="1BED67FB" w14:textId="77777777" w:rsidR="002C303A" w:rsidRPr="002C303A" w:rsidRDefault="002C303A" w:rsidP="00A06758">
      <w:pPr>
        <w:rPr>
          <w:ins w:id="826" w:author="David Conklin" w:date="2020-06-28T15:26:00Z"/>
          <w:rPrChange w:id="827" w:author="David Conklin" w:date="2020-07-02T12:49:00Z">
            <w:rPr>
              <w:ins w:id="828" w:author="David Conklin" w:date="2020-06-28T15:26:00Z"/>
            </w:rPr>
          </w:rPrChange>
        </w:rPr>
      </w:pPr>
    </w:p>
    <w:p w14:paraId="4D6ACF27" w14:textId="32799BD5" w:rsidR="004F54A5" w:rsidRPr="004F54A5" w:rsidRDefault="004F54A5" w:rsidP="00A06758">
      <w:ins w:id="829" w:author="David Conklin" w:date="2020-06-28T15:26:00Z">
        <w:r>
          <w:rPr>
            <w:b/>
            <w:bCs/>
          </w:rPr>
          <w:t>MOU</w:t>
        </w:r>
        <w:r>
          <w:t xml:space="preserve"> – Memorandum of Understanding</w:t>
        </w:r>
      </w:ins>
    </w:p>
    <w:sectPr w:rsidR="004F54A5" w:rsidRPr="004F54A5">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6D3203" w14:textId="77777777" w:rsidR="00274872" w:rsidRDefault="00274872" w:rsidP="00064E77">
      <w:r>
        <w:separator/>
      </w:r>
    </w:p>
  </w:endnote>
  <w:endnote w:type="continuationSeparator" w:id="0">
    <w:p w14:paraId="7B8A2F7C" w14:textId="77777777" w:rsidR="00274872" w:rsidRDefault="00274872"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noPro">
    <w:altName w:val="Calibri"/>
    <w:panose1 w:val="00000000000000000000"/>
    <w:charset w:val="00"/>
    <w:family w:val="auto"/>
    <w:notTrueType/>
    <w:pitch w:val="default"/>
    <w:sig w:usb0="00000003" w:usb1="00000000" w:usb2="00000000" w:usb3="00000000" w:csb0="00000001"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94761279"/>
      <w:docPartObj>
        <w:docPartGallery w:val="Page Numbers (Bottom of Page)"/>
        <w:docPartUnique/>
      </w:docPartObj>
    </w:sdtPr>
    <w:sdtEndPr>
      <w:rPr>
        <w:noProof/>
      </w:rPr>
    </w:sdtEndPr>
    <w:sdtContent>
      <w:p w14:paraId="6E2FBDF9" w14:textId="77777777" w:rsidR="00C551F9" w:rsidRDefault="00C551F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C551F9" w:rsidRDefault="00C551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13C14F" w14:textId="77777777" w:rsidR="00274872" w:rsidRDefault="00274872" w:rsidP="00064E77">
      <w:r>
        <w:separator/>
      </w:r>
    </w:p>
  </w:footnote>
  <w:footnote w:type="continuationSeparator" w:id="0">
    <w:p w14:paraId="022B9E84" w14:textId="77777777" w:rsidR="00274872" w:rsidRDefault="00274872" w:rsidP="00064E77">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2AB9"/>
    <w:rsid w:val="00006331"/>
    <w:rsid w:val="000079BB"/>
    <w:rsid w:val="00014226"/>
    <w:rsid w:val="000167D7"/>
    <w:rsid w:val="000266FC"/>
    <w:rsid w:val="00031F81"/>
    <w:rsid w:val="00033F57"/>
    <w:rsid w:val="0003534E"/>
    <w:rsid w:val="0004200C"/>
    <w:rsid w:val="000433C1"/>
    <w:rsid w:val="000462BF"/>
    <w:rsid w:val="0005085B"/>
    <w:rsid w:val="00054B41"/>
    <w:rsid w:val="00054BDD"/>
    <w:rsid w:val="00054FCC"/>
    <w:rsid w:val="0005603B"/>
    <w:rsid w:val="00057A5D"/>
    <w:rsid w:val="00061D96"/>
    <w:rsid w:val="00064E77"/>
    <w:rsid w:val="000756EF"/>
    <w:rsid w:val="00077987"/>
    <w:rsid w:val="00084A31"/>
    <w:rsid w:val="00097361"/>
    <w:rsid w:val="000A28C2"/>
    <w:rsid w:val="000A466E"/>
    <w:rsid w:val="000B183E"/>
    <w:rsid w:val="000C3E29"/>
    <w:rsid w:val="000C5A18"/>
    <w:rsid w:val="000C5B61"/>
    <w:rsid w:val="000D6396"/>
    <w:rsid w:val="000E342D"/>
    <w:rsid w:val="000F3107"/>
    <w:rsid w:val="001051D3"/>
    <w:rsid w:val="00130043"/>
    <w:rsid w:val="00140959"/>
    <w:rsid w:val="00141BA9"/>
    <w:rsid w:val="001426A7"/>
    <w:rsid w:val="00154AFB"/>
    <w:rsid w:val="00165835"/>
    <w:rsid w:val="00173147"/>
    <w:rsid w:val="00192A0B"/>
    <w:rsid w:val="00195906"/>
    <w:rsid w:val="001B6B33"/>
    <w:rsid w:val="001C227C"/>
    <w:rsid w:val="00201EB4"/>
    <w:rsid w:val="00213464"/>
    <w:rsid w:val="00221F0F"/>
    <w:rsid w:val="00223E80"/>
    <w:rsid w:val="00224E69"/>
    <w:rsid w:val="00230BDE"/>
    <w:rsid w:val="00232699"/>
    <w:rsid w:val="00232CB2"/>
    <w:rsid w:val="00234CF9"/>
    <w:rsid w:val="00255861"/>
    <w:rsid w:val="00267FD4"/>
    <w:rsid w:val="00272344"/>
    <w:rsid w:val="00274872"/>
    <w:rsid w:val="00275338"/>
    <w:rsid w:val="002770CE"/>
    <w:rsid w:val="00287358"/>
    <w:rsid w:val="002971E8"/>
    <w:rsid w:val="002B7117"/>
    <w:rsid w:val="002C16CA"/>
    <w:rsid w:val="002C303A"/>
    <w:rsid w:val="002C3E17"/>
    <w:rsid w:val="002C4C7A"/>
    <w:rsid w:val="002D2159"/>
    <w:rsid w:val="002D6657"/>
    <w:rsid w:val="002E1CD4"/>
    <w:rsid w:val="002E747C"/>
    <w:rsid w:val="002F13AD"/>
    <w:rsid w:val="002F5005"/>
    <w:rsid w:val="00304172"/>
    <w:rsid w:val="00312039"/>
    <w:rsid w:val="00312BD4"/>
    <w:rsid w:val="00312D50"/>
    <w:rsid w:val="00314F62"/>
    <w:rsid w:val="003271F0"/>
    <w:rsid w:val="00327CA3"/>
    <w:rsid w:val="00334BEF"/>
    <w:rsid w:val="0033601E"/>
    <w:rsid w:val="003410F4"/>
    <w:rsid w:val="003426E9"/>
    <w:rsid w:val="0034623E"/>
    <w:rsid w:val="003500F7"/>
    <w:rsid w:val="00382B0B"/>
    <w:rsid w:val="00390417"/>
    <w:rsid w:val="00393586"/>
    <w:rsid w:val="003A7CFD"/>
    <w:rsid w:val="003B3B98"/>
    <w:rsid w:val="003B5FA8"/>
    <w:rsid w:val="003D56B3"/>
    <w:rsid w:val="003F21D3"/>
    <w:rsid w:val="003F360E"/>
    <w:rsid w:val="00403174"/>
    <w:rsid w:val="004111AF"/>
    <w:rsid w:val="00411AA2"/>
    <w:rsid w:val="00415923"/>
    <w:rsid w:val="004168B8"/>
    <w:rsid w:val="00451A73"/>
    <w:rsid w:val="004604E0"/>
    <w:rsid w:val="004613B3"/>
    <w:rsid w:val="004650FC"/>
    <w:rsid w:val="00485E18"/>
    <w:rsid w:val="004966FD"/>
    <w:rsid w:val="004C14AB"/>
    <w:rsid w:val="004C20CD"/>
    <w:rsid w:val="004C2384"/>
    <w:rsid w:val="004C3A29"/>
    <w:rsid w:val="004D53D7"/>
    <w:rsid w:val="004E5E65"/>
    <w:rsid w:val="004F2098"/>
    <w:rsid w:val="004F54A5"/>
    <w:rsid w:val="0050511E"/>
    <w:rsid w:val="005107A7"/>
    <w:rsid w:val="00527425"/>
    <w:rsid w:val="00531AC5"/>
    <w:rsid w:val="005343D4"/>
    <w:rsid w:val="0054028D"/>
    <w:rsid w:val="0055476E"/>
    <w:rsid w:val="00581BEB"/>
    <w:rsid w:val="00585C7E"/>
    <w:rsid w:val="00593C5F"/>
    <w:rsid w:val="00595105"/>
    <w:rsid w:val="005B4DD9"/>
    <w:rsid w:val="005C01BD"/>
    <w:rsid w:val="005C1A69"/>
    <w:rsid w:val="005C2F4A"/>
    <w:rsid w:val="005F3D22"/>
    <w:rsid w:val="005F46C8"/>
    <w:rsid w:val="005F7F6C"/>
    <w:rsid w:val="006076FE"/>
    <w:rsid w:val="006313A1"/>
    <w:rsid w:val="00647F96"/>
    <w:rsid w:val="006569CE"/>
    <w:rsid w:val="00672FFF"/>
    <w:rsid w:val="006764F3"/>
    <w:rsid w:val="00683502"/>
    <w:rsid w:val="00684B5F"/>
    <w:rsid w:val="00691D6A"/>
    <w:rsid w:val="006A06E4"/>
    <w:rsid w:val="006A1CF2"/>
    <w:rsid w:val="006B20AF"/>
    <w:rsid w:val="006B6EE1"/>
    <w:rsid w:val="006C64CF"/>
    <w:rsid w:val="006D28E9"/>
    <w:rsid w:val="006D4FDF"/>
    <w:rsid w:val="006F30D2"/>
    <w:rsid w:val="006F5915"/>
    <w:rsid w:val="007063C8"/>
    <w:rsid w:val="00722BBC"/>
    <w:rsid w:val="007257C6"/>
    <w:rsid w:val="00732C63"/>
    <w:rsid w:val="00742BBC"/>
    <w:rsid w:val="007441D2"/>
    <w:rsid w:val="00751211"/>
    <w:rsid w:val="007534AF"/>
    <w:rsid w:val="00767641"/>
    <w:rsid w:val="007861B3"/>
    <w:rsid w:val="00791547"/>
    <w:rsid w:val="007A07CC"/>
    <w:rsid w:val="007A1AB6"/>
    <w:rsid w:val="007B2879"/>
    <w:rsid w:val="007D47B3"/>
    <w:rsid w:val="007D6672"/>
    <w:rsid w:val="007D6B56"/>
    <w:rsid w:val="007D6ECA"/>
    <w:rsid w:val="007E3B3F"/>
    <w:rsid w:val="007E3C93"/>
    <w:rsid w:val="007E51F7"/>
    <w:rsid w:val="007F4C1F"/>
    <w:rsid w:val="008009EB"/>
    <w:rsid w:val="008026E7"/>
    <w:rsid w:val="00810296"/>
    <w:rsid w:val="00822953"/>
    <w:rsid w:val="00823D41"/>
    <w:rsid w:val="0082582D"/>
    <w:rsid w:val="00826A6C"/>
    <w:rsid w:val="00827338"/>
    <w:rsid w:val="00834EE4"/>
    <w:rsid w:val="00842485"/>
    <w:rsid w:val="0084628D"/>
    <w:rsid w:val="008567FC"/>
    <w:rsid w:val="008575BA"/>
    <w:rsid w:val="00867943"/>
    <w:rsid w:val="00867B2E"/>
    <w:rsid w:val="008770E3"/>
    <w:rsid w:val="00881DF0"/>
    <w:rsid w:val="00882C17"/>
    <w:rsid w:val="0088329B"/>
    <w:rsid w:val="00885D48"/>
    <w:rsid w:val="00885DEF"/>
    <w:rsid w:val="008920B1"/>
    <w:rsid w:val="00893F4B"/>
    <w:rsid w:val="00894992"/>
    <w:rsid w:val="008A2C49"/>
    <w:rsid w:val="008A493C"/>
    <w:rsid w:val="008B095E"/>
    <w:rsid w:val="008C0B03"/>
    <w:rsid w:val="008E4511"/>
    <w:rsid w:val="008E6C13"/>
    <w:rsid w:val="008E7929"/>
    <w:rsid w:val="008F7342"/>
    <w:rsid w:val="0090110A"/>
    <w:rsid w:val="00906BBF"/>
    <w:rsid w:val="00906CF9"/>
    <w:rsid w:val="00906F5B"/>
    <w:rsid w:val="009123A7"/>
    <w:rsid w:val="00916DC9"/>
    <w:rsid w:val="0092040E"/>
    <w:rsid w:val="009265EA"/>
    <w:rsid w:val="00940A74"/>
    <w:rsid w:val="00950F74"/>
    <w:rsid w:val="00953D2B"/>
    <w:rsid w:val="00954D4B"/>
    <w:rsid w:val="0095647E"/>
    <w:rsid w:val="00967B0D"/>
    <w:rsid w:val="00971FD7"/>
    <w:rsid w:val="0097392C"/>
    <w:rsid w:val="00980016"/>
    <w:rsid w:val="0098253A"/>
    <w:rsid w:val="00990AF3"/>
    <w:rsid w:val="00993602"/>
    <w:rsid w:val="009A1DC8"/>
    <w:rsid w:val="009A327B"/>
    <w:rsid w:val="009C1707"/>
    <w:rsid w:val="009D0358"/>
    <w:rsid w:val="009F0E39"/>
    <w:rsid w:val="009F132A"/>
    <w:rsid w:val="009F16B9"/>
    <w:rsid w:val="00A06758"/>
    <w:rsid w:val="00A0759A"/>
    <w:rsid w:val="00A20B4A"/>
    <w:rsid w:val="00A20FF9"/>
    <w:rsid w:val="00A24D01"/>
    <w:rsid w:val="00A35AEA"/>
    <w:rsid w:val="00A43D30"/>
    <w:rsid w:val="00A51BEA"/>
    <w:rsid w:val="00A5284D"/>
    <w:rsid w:val="00A55502"/>
    <w:rsid w:val="00A57AB6"/>
    <w:rsid w:val="00A63C5B"/>
    <w:rsid w:val="00A63DAE"/>
    <w:rsid w:val="00A72932"/>
    <w:rsid w:val="00A827C4"/>
    <w:rsid w:val="00A92F06"/>
    <w:rsid w:val="00AA220A"/>
    <w:rsid w:val="00AB1E51"/>
    <w:rsid w:val="00AB4A43"/>
    <w:rsid w:val="00AC6CF6"/>
    <w:rsid w:val="00AD22DC"/>
    <w:rsid w:val="00AE355A"/>
    <w:rsid w:val="00AE364B"/>
    <w:rsid w:val="00B0089C"/>
    <w:rsid w:val="00B01693"/>
    <w:rsid w:val="00B10B8F"/>
    <w:rsid w:val="00B20483"/>
    <w:rsid w:val="00B273FF"/>
    <w:rsid w:val="00B37892"/>
    <w:rsid w:val="00B47486"/>
    <w:rsid w:val="00B5577C"/>
    <w:rsid w:val="00B62984"/>
    <w:rsid w:val="00B65B7C"/>
    <w:rsid w:val="00B764D6"/>
    <w:rsid w:val="00B879F8"/>
    <w:rsid w:val="00B91F45"/>
    <w:rsid w:val="00B939DE"/>
    <w:rsid w:val="00BA7163"/>
    <w:rsid w:val="00BB1179"/>
    <w:rsid w:val="00BD0A05"/>
    <w:rsid w:val="00BD0F8C"/>
    <w:rsid w:val="00BD5610"/>
    <w:rsid w:val="00C13229"/>
    <w:rsid w:val="00C163DA"/>
    <w:rsid w:val="00C34EBD"/>
    <w:rsid w:val="00C364E7"/>
    <w:rsid w:val="00C4199C"/>
    <w:rsid w:val="00C46F0A"/>
    <w:rsid w:val="00C551F9"/>
    <w:rsid w:val="00C66A50"/>
    <w:rsid w:val="00C70B81"/>
    <w:rsid w:val="00C76427"/>
    <w:rsid w:val="00C77A33"/>
    <w:rsid w:val="00C91B08"/>
    <w:rsid w:val="00C93662"/>
    <w:rsid w:val="00CA564C"/>
    <w:rsid w:val="00CA57D5"/>
    <w:rsid w:val="00CB152A"/>
    <w:rsid w:val="00CB4C46"/>
    <w:rsid w:val="00D07292"/>
    <w:rsid w:val="00D139AA"/>
    <w:rsid w:val="00D23CD9"/>
    <w:rsid w:val="00D35AF7"/>
    <w:rsid w:val="00D35D53"/>
    <w:rsid w:val="00D37681"/>
    <w:rsid w:val="00D4091B"/>
    <w:rsid w:val="00D42CAC"/>
    <w:rsid w:val="00D51F6E"/>
    <w:rsid w:val="00D5623E"/>
    <w:rsid w:val="00D62A8A"/>
    <w:rsid w:val="00D717A3"/>
    <w:rsid w:val="00D74473"/>
    <w:rsid w:val="00D81BAE"/>
    <w:rsid w:val="00D824EC"/>
    <w:rsid w:val="00D95F90"/>
    <w:rsid w:val="00D97755"/>
    <w:rsid w:val="00DA2F14"/>
    <w:rsid w:val="00DA6D1B"/>
    <w:rsid w:val="00DB423F"/>
    <w:rsid w:val="00DB520F"/>
    <w:rsid w:val="00DB7E71"/>
    <w:rsid w:val="00DC2EF1"/>
    <w:rsid w:val="00DD2AF6"/>
    <w:rsid w:val="00DD61F9"/>
    <w:rsid w:val="00DD71D6"/>
    <w:rsid w:val="00DE1B0B"/>
    <w:rsid w:val="00DE5480"/>
    <w:rsid w:val="00DF1805"/>
    <w:rsid w:val="00DF2362"/>
    <w:rsid w:val="00DF5ECA"/>
    <w:rsid w:val="00E0306D"/>
    <w:rsid w:val="00E11E6C"/>
    <w:rsid w:val="00E148C3"/>
    <w:rsid w:val="00E3424C"/>
    <w:rsid w:val="00E40F75"/>
    <w:rsid w:val="00E4269C"/>
    <w:rsid w:val="00E42C86"/>
    <w:rsid w:val="00E44C5F"/>
    <w:rsid w:val="00E5024C"/>
    <w:rsid w:val="00E66595"/>
    <w:rsid w:val="00E66BC2"/>
    <w:rsid w:val="00E675D5"/>
    <w:rsid w:val="00E72638"/>
    <w:rsid w:val="00E735F4"/>
    <w:rsid w:val="00E7709F"/>
    <w:rsid w:val="00E85A4D"/>
    <w:rsid w:val="00E91BC9"/>
    <w:rsid w:val="00E965AC"/>
    <w:rsid w:val="00EA30D9"/>
    <w:rsid w:val="00EB66B0"/>
    <w:rsid w:val="00EC2225"/>
    <w:rsid w:val="00EC7B8F"/>
    <w:rsid w:val="00ED2ABA"/>
    <w:rsid w:val="00ED5EB4"/>
    <w:rsid w:val="00ED6238"/>
    <w:rsid w:val="00EE1735"/>
    <w:rsid w:val="00EE44D6"/>
    <w:rsid w:val="00F11A3C"/>
    <w:rsid w:val="00F11AF0"/>
    <w:rsid w:val="00F20635"/>
    <w:rsid w:val="00F30940"/>
    <w:rsid w:val="00F31665"/>
    <w:rsid w:val="00F47B71"/>
    <w:rsid w:val="00F666D4"/>
    <w:rsid w:val="00F66D95"/>
    <w:rsid w:val="00F77810"/>
    <w:rsid w:val="00F80218"/>
    <w:rsid w:val="00F8477A"/>
    <w:rsid w:val="00F9474B"/>
    <w:rsid w:val="00F94E7F"/>
    <w:rsid w:val="00F95AB4"/>
    <w:rsid w:val="00FB2FA9"/>
    <w:rsid w:val="00FB5588"/>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cw3m@freshwatersim.com" TargetMode="External"/><Relationship Id="rId12" Type="http://schemas.openxmlformats.org/officeDocument/2006/relationships/image" Target="media/image5.JP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hyperlink" Target="https://www.oregon.gov/deq/FilterDocs/heatsourcemanual.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39943</TotalTime>
  <Pages>29</Pages>
  <Words>10333</Words>
  <Characters>58903</Characters>
  <Application>Microsoft Office Word</Application>
  <DocSecurity>0</DocSecurity>
  <Lines>490</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139</cp:revision>
  <cp:lastPrinted>2020-06-28T14:28:00Z</cp:lastPrinted>
  <dcterms:created xsi:type="dcterms:W3CDTF">2018-11-09T13:56:00Z</dcterms:created>
  <dcterms:modified xsi:type="dcterms:W3CDTF">2020-07-02T20:42:00Z</dcterms:modified>
</cp:coreProperties>
</file>