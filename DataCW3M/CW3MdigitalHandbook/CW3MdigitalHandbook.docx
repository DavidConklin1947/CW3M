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13AF1205" w:rsidR="00581BEB" w:rsidRDefault="00581BEB" w:rsidP="00A8214A">
      <w:pPr>
        <w:pStyle w:val="Subtitle"/>
        <w:tabs>
          <w:tab w:val="right" w:pos="9360"/>
        </w:tabs>
      </w:pPr>
      <w:r>
        <w:t>Information about the Community Willamette Whole Watershed Model</w:t>
      </w:r>
      <w:r w:rsidR="00C97C9B">
        <w:tab/>
      </w:r>
    </w:p>
    <w:p w14:paraId="542B86E8" w14:textId="08A70C8D" w:rsidR="00064E77" w:rsidRPr="00064E77" w:rsidRDefault="007B1928" w:rsidP="00064E77">
      <w:pPr>
        <w:pStyle w:val="Subtitle"/>
      </w:pPr>
      <w:ins w:id="0" w:author="David Conklin" w:date="2020-10-10T09:42:00Z">
        <w:r>
          <w:t>10/10</w:t>
        </w:r>
      </w:ins>
      <w:del w:id="1" w:author="David Conklin" w:date="2020-10-10T09:42:00Z">
        <w:r w:rsidR="007512E5" w:rsidDel="007B1928">
          <w:delText>9/1</w:delText>
        </w:r>
        <w:r w:rsidR="004A0118" w:rsidDel="007B1928">
          <w:delText>2</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330869AD"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2" w:author="David Conklin" w:date="2020-10-10T09:41:00Z">
        <w:r w:rsidR="007B1928">
          <w:rPr>
            <w:rStyle w:val="Hyperlink"/>
            <w:color w:val="auto"/>
          </w:rPr>
          <w:t>9/12</w:t>
        </w:r>
      </w:ins>
      <w:del w:id="3" w:author="David Conklin" w:date="2020-10-10T09:41:00Z">
        <w:r w:rsidR="00717D5B" w:rsidDel="007B1928">
          <w:rPr>
            <w:rStyle w:val="Hyperlink"/>
            <w:color w:val="auto"/>
          </w:rPr>
          <w:delText>8/1</w:delText>
        </w:r>
        <w:r w:rsidR="00037790" w:rsidDel="007B1928">
          <w:rPr>
            <w:rStyle w:val="Hyperlink"/>
            <w:color w:val="auto"/>
          </w:rPr>
          <w:delText>4</w:delText>
        </w:r>
      </w:del>
      <w:r w:rsidR="00176FFA">
        <w:rPr>
          <w:rStyle w:val="Hyperlink"/>
          <w:color w:val="auto"/>
        </w:rPr>
        <w:t>/20</w:t>
      </w:r>
      <w:r w:rsidRPr="00DE1B0B">
        <w:rPr>
          <w:rStyle w:val="Hyperlink"/>
          <w:color w:val="auto"/>
        </w:rPr>
        <w:t xml:space="preserve"> version</w:t>
      </w:r>
    </w:p>
    <w:p w14:paraId="6D3E9522" w14:textId="0CF2280E" w:rsidR="00717D5B" w:rsidDel="007B1928" w:rsidRDefault="00A928D9" w:rsidP="007B1928">
      <w:pPr>
        <w:rPr>
          <w:del w:id="4" w:author="David Conklin" w:date="2020-10-10T09:41:00Z"/>
          <w:rStyle w:val="Hyperlink"/>
          <w:color w:val="auto"/>
          <w:u w:val="none"/>
        </w:rPr>
        <w:pPrChange w:id="5" w:author="David Conklin" w:date="2020-10-10T09:41:00Z">
          <w:pPr/>
        </w:pPrChange>
      </w:pPr>
      <w:r w:rsidRPr="00A8214A">
        <w:rPr>
          <w:rStyle w:val="Hyperlink"/>
          <w:color w:val="auto"/>
          <w:u w:val="none"/>
        </w:rPr>
        <w:t xml:space="preserve">- </w:t>
      </w:r>
      <w:ins w:id="6" w:author="David Conklin" w:date="2020-10-10T10:53:00Z">
        <w:r w:rsidR="006A13B7">
          <w:rPr>
            <w:rStyle w:val="Hyperlink"/>
            <w:color w:val="auto"/>
            <w:u w:val="none"/>
          </w:rPr>
          <w:t>Added detail to the “</w:t>
        </w:r>
      </w:ins>
      <w:ins w:id="7" w:author="David Conklin" w:date="2020-10-10T10:54:00Z">
        <w:r w:rsidR="006A13B7">
          <w:rPr>
            <w:rStyle w:val="Hyperlink"/>
            <w:color w:val="auto"/>
            <w:u w:val="none"/>
          </w:rPr>
          <w:t>Estimating the rate of flow in a stream reach” section, and renamed it as “Estimating the rate of flow a</w:t>
        </w:r>
      </w:ins>
      <w:ins w:id="8" w:author="David Conklin" w:date="2020-10-10T10:55:00Z">
        <w:r w:rsidR="006A13B7">
          <w:rPr>
            <w:rStyle w:val="Hyperlink"/>
            <w:color w:val="auto"/>
            <w:u w:val="none"/>
          </w:rPr>
          <w:t>nd surface area of a stream reach”.</w:t>
        </w:r>
      </w:ins>
      <w:del w:id="9" w:author="David Conklin" w:date="2020-10-10T09:41:00Z">
        <w:r w:rsidR="00933943" w:rsidDel="007B1928">
          <w:rPr>
            <w:rStyle w:val="Hyperlink"/>
            <w:color w:val="auto"/>
            <w:u w:val="none"/>
          </w:rPr>
          <w:delText xml:space="preserve">Collect the information about the representation of stream flow and stream temperature into a single </w:delText>
        </w:r>
        <w:r w:rsidR="004A0118" w:rsidDel="007B1928">
          <w:rPr>
            <w:rStyle w:val="Hyperlink"/>
            <w:color w:val="auto"/>
            <w:u w:val="none"/>
          </w:rPr>
          <w:delText>chapter called “Stream flow and stream temperature”</w:delText>
        </w:r>
      </w:del>
    </w:p>
    <w:p w14:paraId="55598FF5" w14:textId="51CDB3E3" w:rsidR="0009281D" w:rsidDel="007B1928" w:rsidRDefault="00933943" w:rsidP="007B1928">
      <w:pPr>
        <w:rPr>
          <w:del w:id="10" w:author="David Conklin" w:date="2020-10-10T09:41:00Z"/>
          <w:rStyle w:val="Hyperlink"/>
          <w:color w:val="auto"/>
          <w:u w:val="none"/>
        </w:rPr>
        <w:pPrChange w:id="11" w:author="David Conklin" w:date="2020-10-10T09:41:00Z">
          <w:pPr/>
        </w:pPrChange>
      </w:pPr>
      <w:del w:id="12" w:author="David Conklin" w:date="2020-10-10T09:41:00Z">
        <w:r w:rsidDel="007B1928">
          <w:rPr>
            <w:rStyle w:val="Hyperlink"/>
            <w:color w:val="auto"/>
            <w:u w:val="none"/>
          </w:rPr>
          <w:delText xml:space="preserve">- </w:delText>
        </w:r>
        <w:r w:rsidR="004A0118" w:rsidDel="007B1928">
          <w:rPr>
            <w:rStyle w:val="Hyperlink"/>
            <w:color w:val="auto"/>
            <w:u w:val="none"/>
          </w:rPr>
          <w:delText>In the “Stream flow…” chapter, a</w:delText>
        </w:r>
        <w:r w:rsidDel="007B1928">
          <w:rPr>
            <w:rStyle w:val="Hyperlink"/>
            <w:color w:val="auto"/>
            <w:u w:val="none"/>
          </w:rPr>
          <w:delText>dd section</w:delText>
        </w:r>
        <w:r w:rsidR="004A0118" w:rsidDel="007B1928">
          <w:rPr>
            <w:rStyle w:val="Hyperlink"/>
            <w:color w:val="auto"/>
            <w:u w:val="none"/>
          </w:rPr>
          <w:delText>s</w:delText>
        </w:r>
        <w:r w:rsidDel="007B1928">
          <w:rPr>
            <w:rStyle w:val="Hyperlink"/>
            <w:color w:val="auto"/>
            <w:u w:val="none"/>
          </w:rPr>
          <w:delText xml:space="preserve"> “Boundary conditions for stream water temperature”</w:delText>
        </w:r>
        <w:r w:rsidR="004A0118" w:rsidDel="007B1928">
          <w:rPr>
            <w:rStyle w:val="Hyperlink"/>
            <w:color w:val="auto"/>
            <w:u w:val="none"/>
          </w:rPr>
          <w:delText xml:space="preserve">, </w:delText>
        </w:r>
        <w:r w:rsidDel="007B1928">
          <w:rPr>
            <w:rStyle w:val="Hyperlink"/>
            <w:color w:val="auto"/>
            <w:u w:val="none"/>
          </w:rPr>
          <w:delText xml:space="preserve"> “Thermal loading”</w:delText>
        </w:r>
        <w:r w:rsidR="004A0118" w:rsidDel="007B1928">
          <w:rPr>
            <w:rStyle w:val="Hyperlink"/>
            <w:color w:val="auto"/>
            <w:u w:val="none"/>
          </w:rPr>
          <w:delText>, and</w:delText>
        </w:r>
        <w:r w:rsidR="0009281D" w:rsidDel="007B1928">
          <w:rPr>
            <w:rStyle w:val="Hyperlink"/>
            <w:color w:val="auto"/>
            <w:u w:val="none"/>
          </w:rPr>
          <w:delText xml:space="preserve"> “Thermal stratification in reservoirs”</w:delText>
        </w:r>
      </w:del>
    </w:p>
    <w:p w14:paraId="2D6C9C08" w14:textId="3701F09E" w:rsidR="004A0118" w:rsidRPr="00A8214A" w:rsidRDefault="004A0118" w:rsidP="007B1928">
      <w:pPr>
        <w:rPr>
          <w:rStyle w:val="Hyperlink"/>
          <w:color w:val="auto"/>
          <w:u w:val="none"/>
        </w:rPr>
        <w:pPrChange w:id="13" w:author="David Conklin" w:date="2020-10-10T09:41:00Z">
          <w:pPr/>
        </w:pPrChange>
      </w:pPr>
      <w:del w:id="14" w:author="David Conklin" w:date="2020-10-10T09:41:00Z">
        <w:r w:rsidDel="007B1928">
          <w:rPr>
            <w:rStyle w:val="Hyperlink"/>
            <w:color w:val="auto"/>
            <w:u w:val="none"/>
          </w:rPr>
          <w:delText>- In the “McKenzie Basin…” chapter, add subsection “Data changes for better representation of wetlands”</w:delText>
        </w:r>
      </w:del>
    </w:p>
    <w:p w14:paraId="422453E4" w14:textId="77777777" w:rsidR="00717D5B" w:rsidRPr="00DE1B0B" w:rsidRDefault="00717D5B" w:rsidP="00581BEB">
      <w:pPr>
        <w:rPr>
          <w:rStyle w:val="Hyperlink"/>
          <w:color w:val="auto"/>
        </w:rPr>
      </w:pPr>
    </w:p>
    <w:sdt>
      <w:sdtPr>
        <w:rPr>
          <w:rFonts w:asciiTheme="minorHAnsi" w:eastAsiaTheme="minorHAnsi" w:hAnsiTheme="minorHAnsi" w:cstheme="minorBidi"/>
          <w:color w:val="0563C1" w:themeColor="hyperlink"/>
          <w:sz w:val="22"/>
          <w:szCs w:val="22"/>
          <w:u w:val="single"/>
        </w:rPr>
        <w:id w:val="-295758329"/>
        <w:docPartObj>
          <w:docPartGallery w:val="Table of Contents"/>
          <w:docPartUnique/>
        </w:docPartObj>
      </w:sdtPr>
      <w:sdtEndPr>
        <w:rPr>
          <w:b/>
          <w:bCs/>
          <w:noProof/>
          <w:color w:val="auto"/>
          <w:u w:val="none"/>
        </w:rPr>
      </w:sdtEndPr>
      <w:sdtContent>
        <w:p w14:paraId="75C6D09A" w14:textId="4674500F" w:rsidR="005B5E46" w:rsidRDefault="005B5E46">
          <w:pPr>
            <w:pStyle w:val="TOCHeading"/>
          </w:pPr>
          <w:r>
            <w:t>Contents</w:t>
          </w:r>
        </w:p>
        <w:p w14:paraId="76C233B1" w14:textId="263D2F09" w:rsidR="006A13B7" w:rsidRDefault="005B5E46">
          <w:pPr>
            <w:pStyle w:val="TOC1"/>
            <w:tabs>
              <w:tab w:val="right" w:leader="dot" w:pos="9350"/>
            </w:tabs>
            <w:rPr>
              <w:ins w:id="15" w:author="David Conklin" w:date="2020-10-10T10:55:00Z"/>
              <w:rFonts w:eastAsiaTheme="minorEastAsia"/>
              <w:noProof/>
            </w:rPr>
          </w:pPr>
          <w:r>
            <w:fldChar w:fldCharType="begin"/>
          </w:r>
          <w:r>
            <w:instrText xml:space="preserve"> TOC \o "1-3" \h \z \u </w:instrText>
          </w:r>
          <w:r>
            <w:fldChar w:fldCharType="separate"/>
          </w:r>
          <w:ins w:id="16" w:author="David Conklin" w:date="2020-10-10T10:55:00Z">
            <w:r w:rsidR="006A13B7" w:rsidRPr="00885EEF">
              <w:rPr>
                <w:rStyle w:val="Hyperlink"/>
                <w:noProof/>
              </w:rPr>
              <w:fldChar w:fldCharType="begin"/>
            </w:r>
            <w:r w:rsidR="006A13B7" w:rsidRPr="00885EEF">
              <w:rPr>
                <w:rStyle w:val="Hyperlink"/>
                <w:noProof/>
              </w:rPr>
              <w:instrText xml:space="preserve"> </w:instrText>
            </w:r>
            <w:r w:rsidR="006A13B7">
              <w:rPr>
                <w:noProof/>
              </w:rPr>
              <w:instrText>HYPERLINK \l "_Toc53219774"</w:instrText>
            </w:r>
            <w:r w:rsidR="006A13B7" w:rsidRPr="00885EEF">
              <w:rPr>
                <w:rStyle w:val="Hyperlink"/>
                <w:noProof/>
              </w:rPr>
              <w:instrText xml:space="preserve"> </w:instrText>
            </w:r>
            <w:r w:rsidR="006A13B7" w:rsidRPr="00885EEF">
              <w:rPr>
                <w:rStyle w:val="Hyperlink"/>
                <w:noProof/>
              </w:rPr>
            </w:r>
            <w:r w:rsidR="006A13B7" w:rsidRPr="00885EEF">
              <w:rPr>
                <w:rStyle w:val="Hyperlink"/>
                <w:noProof/>
              </w:rPr>
              <w:fldChar w:fldCharType="separate"/>
            </w:r>
            <w:r w:rsidR="006A13B7" w:rsidRPr="00885EEF">
              <w:rPr>
                <w:rStyle w:val="Hyperlink"/>
                <w:noProof/>
              </w:rPr>
              <w:t>What is a digital handbook?</w:t>
            </w:r>
            <w:r w:rsidR="006A13B7">
              <w:rPr>
                <w:noProof/>
                <w:webHidden/>
              </w:rPr>
              <w:tab/>
            </w:r>
            <w:r w:rsidR="006A13B7">
              <w:rPr>
                <w:noProof/>
                <w:webHidden/>
              </w:rPr>
              <w:fldChar w:fldCharType="begin"/>
            </w:r>
            <w:r w:rsidR="006A13B7">
              <w:rPr>
                <w:noProof/>
                <w:webHidden/>
              </w:rPr>
              <w:instrText xml:space="preserve"> PAGEREF _Toc53219774 \h </w:instrText>
            </w:r>
            <w:r w:rsidR="006A13B7">
              <w:rPr>
                <w:noProof/>
                <w:webHidden/>
              </w:rPr>
            </w:r>
          </w:ins>
          <w:r w:rsidR="006A13B7">
            <w:rPr>
              <w:noProof/>
              <w:webHidden/>
            </w:rPr>
            <w:fldChar w:fldCharType="separate"/>
          </w:r>
          <w:ins w:id="17" w:author="David Conklin" w:date="2020-10-10T10:55:00Z">
            <w:r w:rsidR="006A13B7">
              <w:rPr>
                <w:noProof/>
                <w:webHidden/>
              </w:rPr>
              <w:t>4</w:t>
            </w:r>
            <w:r w:rsidR="006A13B7">
              <w:rPr>
                <w:noProof/>
                <w:webHidden/>
              </w:rPr>
              <w:fldChar w:fldCharType="end"/>
            </w:r>
            <w:r w:rsidR="006A13B7" w:rsidRPr="00885EEF">
              <w:rPr>
                <w:rStyle w:val="Hyperlink"/>
                <w:noProof/>
              </w:rPr>
              <w:fldChar w:fldCharType="end"/>
            </w:r>
          </w:ins>
        </w:p>
        <w:p w14:paraId="1345F202" w14:textId="25009AB7" w:rsidR="006A13B7" w:rsidRDefault="006A13B7">
          <w:pPr>
            <w:pStyle w:val="TOC1"/>
            <w:tabs>
              <w:tab w:val="right" w:leader="dot" w:pos="9350"/>
            </w:tabs>
            <w:rPr>
              <w:ins w:id="18" w:author="David Conklin" w:date="2020-10-10T10:55:00Z"/>
              <w:rFonts w:eastAsiaTheme="minorEastAsia"/>
              <w:noProof/>
            </w:rPr>
          </w:pPr>
          <w:ins w:id="19"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"_Toc53219775"</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CW3M concept</w:t>
            </w:r>
            <w:r>
              <w:rPr>
                <w:noProof/>
                <w:webHidden/>
              </w:rPr>
              <w:tab/>
            </w:r>
            <w:r>
              <w:rPr>
                <w:noProof/>
                <w:webHidden/>
              </w:rPr>
              <w:fldChar w:fldCharType="begin"/>
            </w:r>
            <w:r>
              <w:rPr>
                <w:noProof/>
                <w:webHidden/>
              </w:rPr>
              <w:instrText xml:space="preserve"> PAGEREF _Toc53219775 \h </w:instrText>
            </w:r>
            <w:r>
              <w:rPr>
                <w:noProof/>
                <w:webHidden/>
              </w:rPr>
            </w:r>
          </w:ins>
          <w:r>
            <w:rPr>
              <w:noProof/>
              <w:webHidden/>
            </w:rPr>
            <w:fldChar w:fldCharType="separate"/>
          </w:r>
          <w:ins w:id="20" w:author="David Conklin" w:date="2020-10-10T10:55:00Z">
            <w:r>
              <w:rPr>
                <w:noProof/>
                <w:webHidden/>
              </w:rPr>
              <w:t>4</w:t>
            </w:r>
            <w:r>
              <w:rPr>
                <w:noProof/>
                <w:webHidden/>
              </w:rPr>
              <w:fldChar w:fldCharType="end"/>
            </w:r>
            <w:r w:rsidRPr="00885EEF">
              <w:rPr>
                <w:rStyle w:val="Hyperlink"/>
                <w:noProof/>
              </w:rPr>
              <w:fldChar w:fldCharType="end"/>
            </w:r>
          </w:ins>
        </w:p>
        <w:p w14:paraId="7D61EEFF" w14:textId="0D0431F9" w:rsidR="006A13B7" w:rsidRDefault="006A13B7">
          <w:pPr>
            <w:pStyle w:val="TOC2"/>
            <w:tabs>
              <w:tab w:val="right" w:leader="dot" w:pos="9350"/>
            </w:tabs>
            <w:rPr>
              <w:ins w:id="21" w:author="David Conklin" w:date="2020-10-10T10:55:00Z"/>
              <w:rFonts w:eastAsiaTheme="minorEastAsia"/>
              <w:noProof/>
            </w:rPr>
          </w:pPr>
          <w:ins w:id="22"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"_Toc53219776"</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A different kind of community model</w:t>
            </w:r>
            <w:r>
              <w:rPr>
                <w:noProof/>
                <w:webHidden/>
              </w:rPr>
              <w:tab/>
            </w:r>
            <w:r>
              <w:rPr>
                <w:noProof/>
                <w:webHidden/>
              </w:rPr>
              <w:fldChar w:fldCharType="begin"/>
            </w:r>
            <w:r>
              <w:rPr>
                <w:noProof/>
                <w:webHidden/>
              </w:rPr>
              <w:instrText xml:space="preserve"> PAGEREF _Toc53219776 \h </w:instrText>
            </w:r>
            <w:r>
              <w:rPr>
                <w:noProof/>
                <w:webHidden/>
              </w:rPr>
            </w:r>
          </w:ins>
          <w:r>
            <w:rPr>
              <w:noProof/>
              <w:webHidden/>
            </w:rPr>
            <w:fldChar w:fldCharType="separate"/>
          </w:r>
          <w:ins w:id="23" w:author="David Conklin" w:date="2020-10-10T10:55:00Z">
            <w:r>
              <w:rPr>
                <w:noProof/>
                <w:webHidden/>
              </w:rPr>
              <w:t>4</w:t>
            </w:r>
            <w:r>
              <w:rPr>
                <w:noProof/>
                <w:webHidden/>
              </w:rPr>
              <w:fldChar w:fldCharType="end"/>
            </w:r>
            <w:r w:rsidRPr="00885EEF">
              <w:rPr>
                <w:rStyle w:val="Hyperlink"/>
                <w:noProof/>
              </w:rPr>
              <w:fldChar w:fldCharType="end"/>
            </w:r>
          </w:ins>
        </w:p>
        <w:p w14:paraId="311A9649" w14:textId="0630921E" w:rsidR="006A13B7" w:rsidRDefault="006A13B7">
          <w:pPr>
            <w:pStyle w:val="TOC2"/>
            <w:tabs>
              <w:tab w:val="right" w:leader="dot" w:pos="9350"/>
            </w:tabs>
            <w:rPr>
              <w:ins w:id="24" w:author="David Conklin" w:date="2020-10-10T10:55:00Z"/>
              <w:rFonts w:eastAsiaTheme="minorEastAsia"/>
              <w:noProof/>
            </w:rPr>
          </w:pPr>
          <w:ins w:id="25"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"_Toc53219777"</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What CW3M is for</w:t>
            </w:r>
            <w:r>
              <w:rPr>
                <w:noProof/>
                <w:webHidden/>
              </w:rPr>
              <w:tab/>
            </w:r>
            <w:r>
              <w:rPr>
                <w:noProof/>
                <w:webHidden/>
              </w:rPr>
              <w:fldChar w:fldCharType="begin"/>
            </w:r>
            <w:r>
              <w:rPr>
                <w:noProof/>
                <w:webHidden/>
              </w:rPr>
              <w:instrText xml:space="preserve"> PAGEREF _Toc53219777 \h </w:instrText>
            </w:r>
            <w:r>
              <w:rPr>
                <w:noProof/>
                <w:webHidden/>
              </w:rPr>
            </w:r>
          </w:ins>
          <w:r>
            <w:rPr>
              <w:noProof/>
              <w:webHidden/>
            </w:rPr>
            <w:fldChar w:fldCharType="separate"/>
          </w:r>
          <w:ins w:id="26" w:author="David Conklin" w:date="2020-10-10T10:55:00Z">
            <w:r>
              <w:rPr>
                <w:noProof/>
                <w:webHidden/>
              </w:rPr>
              <w:t>4</w:t>
            </w:r>
            <w:r>
              <w:rPr>
                <w:noProof/>
                <w:webHidden/>
              </w:rPr>
              <w:fldChar w:fldCharType="end"/>
            </w:r>
            <w:r w:rsidRPr="00885EEF">
              <w:rPr>
                <w:rStyle w:val="Hyperlink"/>
                <w:noProof/>
              </w:rPr>
              <w:fldChar w:fldCharType="end"/>
            </w:r>
          </w:ins>
        </w:p>
        <w:p w14:paraId="64044CDA" w14:textId="09AB7625" w:rsidR="006A13B7" w:rsidRDefault="006A13B7">
          <w:pPr>
            <w:pStyle w:val="TOC2"/>
            <w:tabs>
              <w:tab w:val="right" w:leader="dot" w:pos="9350"/>
            </w:tabs>
            <w:rPr>
              <w:ins w:id="27" w:author="David Conklin" w:date="2020-10-10T10:55:00Z"/>
              <w:rFonts w:eastAsiaTheme="minorEastAsia"/>
              <w:noProof/>
            </w:rPr>
          </w:pPr>
          <w:ins w:id="28"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"_Toc53219778"</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Management and maintenance</w:t>
            </w:r>
            <w:r>
              <w:rPr>
                <w:noProof/>
                <w:webHidden/>
              </w:rPr>
              <w:tab/>
            </w:r>
            <w:r>
              <w:rPr>
                <w:noProof/>
                <w:webHidden/>
              </w:rPr>
              <w:fldChar w:fldCharType="begin"/>
            </w:r>
            <w:r>
              <w:rPr>
                <w:noProof/>
                <w:webHidden/>
              </w:rPr>
              <w:instrText xml:space="preserve"> PAGEREF _Toc53219778 \h </w:instrText>
            </w:r>
            <w:r>
              <w:rPr>
                <w:noProof/>
                <w:webHidden/>
              </w:rPr>
            </w:r>
          </w:ins>
          <w:r>
            <w:rPr>
              <w:noProof/>
              <w:webHidden/>
            </w:rPr>
            <w:fldChar w:fldCharType="separate"/>
          </w:r>
          <w:ins w:id="29" w:author="David Conklin" w:date="2020-10-10T10:55:00Z">
            <w:r>
              <w:rPr>
                <w:noProof/>
                <w:webHidden/>
              </w:rPr>
              <w:t>5</w:t>
            </w:r>
            <w:r>
              <w:rPr>
                <w:noProof/>
                <w:webHidden/>
              </w:rPr>
              <w:fldChar w:fldCharType="end"/>
            </w:r>
            <w:r w:rsidRPr="00885EEF">
              <w:rPr>
                <w:rStyle w:val="Hyperlink"/>
                <w:noProof/>
              </w:rPr>
              <w:fldChar w:fldCharType="end"/>
            </w:r>
          </w:ins>
        </w:p>
        <w:p w14:paraId="14053B56" w14:textId="75D0C5CF" w:rsidR="006A13B7" w:rsidRDefault="006A13B7">
          <w:pPr>
            <w:pStyle w:val="TOC1"/>
            <w:tabs>
              <w:tab w:val="right" w:leader="dot" w:pos="9350"/>
            </w:tabs>
            <w:rPr>
              <w:ins w:id="30" w:author="David Conklin" w:date="2020-10-10T10:55:00Z"/>
              <w:rFonts w:eastAsiaTheme="minorEastAsia"/>
              <w:noProof/>
            </w:rPr>
          </w:pPr>
          <w:ins w:id="31"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"_Toc53219779"</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Study areas</w:t>
            </w:r>
            <w:r>
              <w:rPr>
                <w:noProof/>
                <w:webHidden/>
              </w:rPr>
              <w:tab/>
            </w:r>
            <w:r>
              <w:rPr>
                <w:noProof/>
                <w:webHidden/>
              </w:rPr>
              <w:fldChar w:fldCharType="begin"/>
            </w:r>
            <w:r>
              <w:rPr>
                <w:noProof/>
                <w:webHidden/>
              </w:rPr>
              <w:instrText xml:space="preserve"> PAGEREF _Toc53219779 \h </w:instrText>
            </w:r>
            <w:r>
              <w:rPr>
                <w:noProof/>
                <w:webHidden/>
              </w:rPr>
            </w:r>
          </w:ins>
          <w:r>
            <w:rPr>
              <w:noProof/>
              <w:webHidden/>
            </w:rPr>
            <w:fldChar w:fldCharType="separate"/>
          </w:r>
          <w:ins w:id="32" w:author="David Conklin" w:date="2020-10-10T10:55:00Z">
            <w:r>
              <w:rPr>
                <w:noProof/>
                <w:webHidden/>
              </w:rPr>
              <w:t>5</w:t>
            </w:r>
            <w:r>
              <w:rPr>
                <w:noProof/>
                <w:webHidden/>
              </w:rPr>
              <w:fldChar w:fldCharType="end"/>
            </w:r>
            <w:r w:rsidRPr="00885EEF">
              <w:rPr>
                <w:rStyle w:val="Hyperlink"/>
                <w:noProof/>
              </w:rPr>
              <w:fldChar w:fldCharType="end"/>
            </w:r>
          </w:ins>
        </w:p>
        <w:p w14:paraId="27C21A8D" w14:textId="6C532795" w:rsidR="006A13B7" w:rsidRDefault="006A13B7">
          <w:pPr>
            <w:pStyle w:val="TOC2"/>
            <w:tabs>
              <w:tab w:val="right" w:leader="dot" w:pos="9350"/>
            </w:tabs>
            <w:rPr>
              <w:ins w:id="33" w:author="David Conklin" w:date="2020-10-10T10:55:00Z"/>
              <w:rFonts w:eastAsiaTheme="minorEastAsia"/>
              <w:noProof/>
            </w:rPr>
          </w:pPr>
          <w:ins w:id="34"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"_Toc53219780"</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DataCW3M directory structure</w:t>
            </w:r>
            <w:r>
              <w:rPr>
                <w:noProof/>
                <w:webHidden/>
              </w:rPr>
              <w:tab/>
            </w:r>
            <w:r>
              <w:rPr>
                <w:noProof/>
                <w:webHidden/>
              </w:rPr>
              <w:fldChar w:fldCharType="begin"/>
            </w:r>
            <w:r>
              <w:rPr>
                <w:noProof/>
                <w:webHidden/>
              </w:rPr>
              <w:instrText xml:space="preserve"> PAGEREF _Toc53219780 \h </w:instrText>
            </w:r>
            <w:r>
              <w:rPr>
                <w:noProof/>
                <w:webHidden/>
              </w:rPr>
            </w:r>
          </w:ins>
          <w:r>
            <w:rPr>
              <w:noProof/>
              <w:webHidden/>
            </w:rPr>
            <w:fldChar w:fldCharType="separate"/>
          </w:r>
          <w:ins w:id="35" w:author="David Conklin" w:date="2020-10-10T10:55:00Z">
            <w:r>
              <w:rPr>
                <w:noProof/>
                <w:webHidden/>
              </w:rPr>
              <w:t>5</w:t>
            </w:r>
            <w:r>
              <w:rPr>
                <w:noProof/>
                <w:webHidden/>
              </w:rPr>
              <w:fldChar w:fldCharType="end"/>
            </w:r>
            <w:r w:rsidRPr="00885EEF">
              <w:rPr>
                <w:rStyle w:val="Hyperlink"/>
                <w:noProof/>
              </w:rPr>
              <w:fldChar w:fldCharType="end"/>
            </w:r>
          </w:ins>
        </w:p>
        <w:p w14:paraId="5C815190" w14:textId="5891FBB4" w:rsidR="006A13B7" w:rsidRDefault="006A13B7">
          <w:pPr>
            <w:pStyle w:val="TOC2"/>
            <w:tabs>
              <w:tab w:val="right" w:leader="dot" w:pos="9350"/>
            </w:tabs>
            <w:rPr>
              <w:ins w:id="36" w:author="David Conklin" w:date="2020-10-10T10:55:00Z"/>
              <w:rFonts w:eastAsiaTheme="minorEastAsia"/>
              <w:noProof/>
            </w:rPr>
          </w:pPr>
          <w:ins w:id="37"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"_Toc53219781"</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DataCW3M\ScenarioData directory structure</w:t>
            </w:r>
            <w:r>
              <w:rPr>
                <w:noProof/>
                <w:webHidden/>
              </w:rPr>
              <w:tab/>
            </w:r>
            <w:r>
              <w:rPr>
                <w:noProof/>
                <w:webHidden/>
              </w:rPr>
              <w:fldChar w:fldCharType="begin"/>
            </w:r>
            <w:r>
              <w:rPr>
                <w:noProof/>
                <w:webHidden/>
              </w:rPr>
              <w:instrText xml:space="preserve"> PAGEREF _Toc53219781 \h </w:instrText>
            </w:r>
            <w:r>
              <w:rPr>
                <w:noProof/>
                <w:webHidden/>
              </w:rPr>
            </w:r>
          </w:ins>
          <w:r>
            <w:rPr>
              <w:noProof/>
              <w:webHidden/>
            </w:rPr>
            <w:fldChar w:fldCharType="separate"/>
          </w:r>
          <w:ins w:id="38" w:author="David Conklin" w:date="2020-10-10T10:55:00Z">
            <w:r>
              <w:rPr>
                <w:noProof/>
                <w:webHidden/>
              </w:rPr>
              <w:t>6</w:t>
            </w:r>
            <w:r>
              <w:rPr>
                <w:noProof/>
                <w:webHidden/>
              </w:rPr>
              <w:fldChar w:fldCharType="end"/>
            </w:r>
            <w:r w:rsidRPr="00885EEF">
              <w:rPr>
                <w:rStyle w:val="Hyperlink"/>
                <w:noProof/>
              </w:rPr>
              <w:fldChar w:fldCharType="end"/>
            </w:r>
          </w:ins>
        </w:p>
        <w:p w14:paraId="6822DFF2" w14:textId="5AEC6E5B" w:rsidR="006A13B7" w:rsidRDefault="006A13B7">
          <w:pPr>
            <w:pStyle w:val="TOC2"/>
            <w:tabs>
              <w:tab w:val="right" w:leader="dot" w:pos="9350"/>
            </w:tabs>
            <w:rPr>
              <w:ins w:id="39" w:author="David Conklin" w:date="2020-10-10T10:55:00Z"/>
              <w:rFonts w:eastAsiaTheme="minorEastAsia"/>
              <w:noProof/>
            </w:rPr>
          </w:pPr>
          <w:ins w:id="40"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"_Toc53219782"</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DataCW3M\ScenarioData\&lt;scenario&gt; folder contents</w:t>
            </w:r>
            <w:r>
              <w:rPr>
                <w:noProof/>
                <w:webHidden/>
              </w:rPr>
              <w:tab/>
            </w:r>
            <w:r>
              <w:rPr>
                <w:noProof/>
                <w:webHidden/>
              </w:rPr>
              <w:fldChar w:fldCharType="begin"/>
            </w:r>
            <w:r>
              <w:rPr>
                <w:noProof/>
                <w:webHidden/>
              </w:rPr>
              <w:instrText xml:space="preserve"> PAGEREF _Toc53219782 \h </w:instrText>
            </w:r>
            <w:r>
              <w:rPr>
                <w:noProof/>
                <w:webHidden/>
              </w:rPr>
            </w:r>
          </w:ins>
          <w:r>
            <w:rPr>
              <w:noProof/>
              <w:webHidden/>
            </w:rPr>
            <w:fldChar w:fldCharType="separate"/>
          </w:r>
          <w:ins w:id="41" w:author="David Conklin" w:date="2020-10-10T10:55:00Z">
            <w:r>
              <w:rPr>
                <w:noProof/>
                <w:webHidden/>
              </w:rPr>
              <w:t>7</w:t>
            </w:r>
            <w:r>
              <w:rPr>
                <w:noProof/>
                <w:webHidden/>
              </w:rPr>
              <w:fldChar w:fldCharType="end"/>
            </w:r>
            <w:r w:rsidRPr="00885EEF">
              <w:rPr>
                <w:rStyle w:val="Hyperlink"/>
                <w:noProof/>
              </w:rPr>
              <w:fldChar w:fldCharType="end"/>
            </w:r>
          </w:ins>
        </w:p>
        <w:p w14:paraId="1CF63091" w14:textId="243118A3" w:rsidR="006A13B7" w:rsidRDefault="006A13B7">
          <w:pPr>
            <w:pStyle w:val="TOC2"/>
            <w:tabs>
              <w:tab w:val="right" w:leader="dot" w:pos="9350"/>
            </w:tabs>
            <w:rPr>
              <w:ins w:id="42" w:author="David Conklin" w:date="2020-10-10T10:55:00Z"/>
              <w:rFonts w:eastAsiaTheme="minorEastAsia"/>
              <w:noProof/>
            </w:rPr>
          </w:pPr>
          <w:ins w:id="43"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"_Toc53219783"</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DataCW3M\&lt;study area&gt; folder contents</w:t>
            </w:r>
            <w:r>
              <w:rPr>
                <w:noProof/>
                <w:webHidden/>
              </w:rPr>
              <w:tab/>
            </w:r>
            <w:r>
              <w:rPr>
                <w:noProof/>
                <w:webHidden/>
              </w:rPr>
              <w:fldChar w:fldCharType="begin"/>
            </w:r>
            <w:r>
              <w:rPr>
                <w:noProof/>
                <w:webHidden/>
              </w:rPr>
              <w:instrText xml:space="preserve"> PAGEREF _Toc53219783 \h </w:instrText>
            </w:r>
            <w:r>
              <w:rPr>
                <w:noProof/>
                <w:webHidden/>
              </w:rPr>
            </w:r>
          </w:ins>
          <w:r>
            <w:rPr>
              <w:noProof/>
              <w:webHidden/>
            </w:rPr>
            <w:fldChar w:fldCharType="separate"/>
          </w:r>
          <w:ins w:id="44" w:author="David Conklin" w:date="2020-10-10T10:55:00Z">
            <w:r>
              <w:rPr>
                <w:noProof/>
                <w:webHidden/>
              </w:rPr>
              <w:t>7</w:t>
            </w:r>
            <w:r>
              <w:rPr>
                <w:noProof/>
                <w:webHidden/>
              </w:rPr>
              <w:fldChar w:fldCharType="end"/>
            </w:r>
            <w:r w:rsidRPr="00885EEF">
              <w:rPr>
                <w:rStyle w:val="Hyperlink"/>
                <w:noProof/>
              </w:rPr>
              <w:fldChar w:fldCharType="end"/>
            </w:r>
          </w:ins>
        </w:p>
        <w:p w14:paraId="2BB1E280" w14:textId="261F4593" w:rsidR="006A13B7" w:rsidRDefault="006A13B7">
          <w:pPr>
            <w:pStyle w:val="TOC1"/>
            <w:tabs>
              <w:tab w:val="right" w:leader="dot" w:pos="9350"/>
            </w:tabs>
            <w:rPr>
              <w:ins w:id="45" w:author="David Conklin" w:date="2020-10-10T10:55:00Z"/>
              <w:rFonts w:eastAsiaTheme="minorEastAsia"/>
              <w:noProof/>
            </w:rPr>
          </w:pPr>
          <w:ins w:id="46"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"_Toc53219784"</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Calendar conventions</w:t>
            </w:r>
            <w:r>
              <w:rPr>
                <w:noProof/>
                <w:webHidden/>
              </w:rPr>
              <w:tab/>
            </w:r>
            <w:r>
              <w:rPr>
                <w:noProof/>
                <w:webHidden/>
              </w:rPr>
              <w:fldChar w:fldCharType="begin"/>
            </w:r>
            <w:r>
              <w:rPr>
                <w:noProof/>
                <w:webHidden/>
              </w:rPr>
              <w:instrText xml:space="preserve"> PAGEREF _Toc53219784 \h </w:instrText>
            </w:r>
            <w:r>
              <w:rPr>
                <w:noProof/>
                <w:webHidden/>
              </w:rPr>
            </w:r>
          </w:ins>
          <w:r>
            <w:rPr>
              <w:noProof/>
              <w:webHidden/>
            </w:rPr>
            <w:fldChar w:fldCharType="separate"/>
          </w:r>
          <w:ins w:id="47" w:author="David Conklin" w:date="2020-10-10T10:55:00Z">
            <w:r>
              <w:rPr>
                <w:noProof/>
                <w:webHidden/>
              </w:rPr>
              <w:t>13</w:t>
            </w:r>
            <w:r>
              <w:rPr>
                <w:noProof/>
                <w:webHidden/>
              </w:rPr>
              <w:fldChar w:fldCharType="end"/>
            </w:r>
            <w:r w:rsidRPr="00885EEF">
              <w:rPr>
                <w:rStyle w:val="Hyperlink"/>
                <w:noProof/>
              </w:rPr>
              <w:fldChar w:fldCharType="end"/>
            </w:r>
          </w:ins>
        </w:p>
        <w:p w14:paraId="624B0856" w14:textId="25CA0794" w:rsidR="006A13B7" w:rsidRDefault="006A13B7">
          <w:pPr>
            <w:pStyle w:val="TOC2"/>
            <w:tabs>
              <w:tab w:val="right" w:leader="dot" w:pos="9350"/>
            </w:tabs>
            <w:rPr>
              <w:ins w:id="48" w:author="David Conklin" w:date="2020-10-10T10:55:00Z"/>
              <w:rFonts w:eastAsiaTheme="minorEastAsia"/>
              <w:noProof/>
            </w:rPr>
          </w:pPr>
          <w:ins w:id="49"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"_Toc53219785"</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Water years</w:t>
            </w:r>
            <w:r>
              <w:rPr>
                <w:noProof/>
                <w:webHidden/>
              </w:rPr>
              <w:tab/>
            </w:r>
            <w:r>
              <w:rPr>
                <w:noProof/>
                <w:webHidden/>
              </w:rPr>
              <w:fldChar w:fldCharType="begin"/>
            </w:r>
            <w:r>
              <w:rPr>
                <w:noProof/>
                <w:webHidden/>
              </w:rPr>
              <w:instrText xml:space="preserve"> PAGEREF _Toc53219785 \h </w:instrText>
            </w:r>
            <w:r>
              <w:rPr>
                <w:noProof/>
                <w:webHidden/>
              </w:rPr>
            </w:r>
          </w:ins>
          <w:r>
            <w:rPr>
              <w:noProof/>
              <w:webHidden/>
            </w:rPr>
            <w:fldChar w:fldCharType="separate"/>
          </w:r>
          <w:ins w:id="50" w:author="David Conklin" w:date="2020-10-10T10:55:00Z">
            <w:r>
              <w:rPr>
                <w:noProof/>
                <w:webHidden/>
              </w:rPr>
              <w:t>13</w:t>
            </w:r>
            <w:r>
              <w:rPr>
                <w:noProof/>
                <w:webHidden/>
              </w:rPr>
              <w:fldChar w:fldCharType="end"/>
            </w:r>
            <w:r w:rsidRPr="00885EEF">
              <w:rPr>
                <w:rStyle w:val="Hyperlink"/>
                <w:noProof/>
              </w:rPr>
              <w:fldChar w:fldCharType="end"/>
            </w:r>
          </w:ins>
        </w:p>
        <w:p w14:paraId="738BC227" w14:textId="686C0242" w:rsidR="006A13B7" w:rsidRDefault="006A13B7">
          <w:pPr>
            <w:pStyle w:val="TOC1"/>
            <w:tabs>
              <w:tab w:val="right" w:leader="dot" w:pos="9350"/>
            </w:tabs>
            <w:rPr>
              <w:ins w:id="51" w:author="David Conklin" w:date="2020-10-10T10:55:00Z"/>
              <w:rFonts w:eastAsiaTheme="minorEastAsia"/>
              <w:noProof/>
            </w:rPr>
          </w:pPr>
          <w:ins w:id="52"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"_Toc53219786"</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Climate data</w:t>
            </w:r>
            <w:r>
              <w:rPr>
                <w:noProof/>
                <w:webHidden/>
              </w:rPr>
              <w:tab/>
            </w:r>
            <w:r>
              <w:rPr>
                <w:noProof/>
                <w:webHidden/>
              </w:rPr>
              <w:fldChar w:fldCharType="begin"/>
            </w:r>
            <w:r>
              <w:rPr>
                <w:noProof/>
                <w:webHidden/>
              </w:rPr>
              <w:instrText xml:space="preserve"> PAGEREF _Toc53219786 \h </w:instrText>
            </w:r>
            <w:r>
              <w:rPr>
                <w:noProof/>
                <w:webHidden/>
              </w:rPr>
            </w:r>
          </w:ins>
          <w:r>
            <w:rPr>
              <w:noProof/>
              <w:webHidden/>
            </w:rPr>
            <w:fldChar w:fldCharType="separate"/>
          </w:r>
          <w:ins w:id="53" w:author="David Conklin" w:date="2020-10-10T10:55:00Z">
            <w:r>
              <w:rPr>
                <w:noProof/>
                <w:webHidden/>
              </w:rPr>
              <w:t>13</w:t>
            </w:r>
            <w:r>
              <w:rPr>
                <w:noProof/>
                <w:webHidden/>
              </w:rPr>
              <w:fldChar w:fldCharType="end"/>
            </w:r>
            <w:r w:rsidRPr="00885EEF">
              <w:rPr>
                <w:rStyle w:val="Hyperlink"/>
                <w:noProof/>
              </w:rPr>
              <w:fldChar w:fldCharType="end"/>
            </w:r>
          </w:ins>
        </w:p>
        <w:p w14:paraId="53A4361F" w14:textId="5339EFAC" w:rsidR="006A13B7" w:rsidRDefault="006A13B7">
          <w:pPr>
            <w:pStyle w:val="TOC2"/>
            <w:tabs>
              <w:tab w:val="right" w:leader="dot" w:pos="9350"/>
            </w:tabs>
            <w:rPr>
              <w:ins w:id="54" w:author="David Conklin" w:date="2020-10-10T10:55:00Z"/>
              <w:rFonts w:eastAsiaTheme="minorEastAsia"/>
              <w:noProof/>
            </w:rPr>
          </w:pPr>
          <w:ins w:id="55"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"_Toc53219787"</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Numbered climate scenarios in the model</w:t>
            </w:r>
            <w:r>
              <w:rPr>
                <w:noProof/>
                <w:webHidden/>
              </w:rPr>
              <w:tab/>
            </w:r>
            <w:r>
              <w:rPr>
                <w:noProof/>
                <w:webHidden/>
              </w:rPr>
              <w:fldChar w:fldCharType="begin"/>
            </w:r>
            <w:r>
              <w:rPr>
                <w:noProof/>
                <w:webHidden/>
              </w:rPr>
              <w:instrText xml:space="preserve"> PAGEREF _Toc53219787 \h </w:instrText>
            </w:r>
            <w:r>
              <w:rPr>
                <w:noProof/>
                <w:webHidden/>
              </w:rPr>
            </w:r>
          </w:ins>
          <w:r>
            <w:rPr>
              <w:noProof/>
              <w:webHidden/>
            </w:rPr>
            <w:fldChar w:fldCharType="separate"/>
          </w:r>
          <w:ins w:id="56" w:author="David Conklin" w:date="2020-10-10T10:55:00Z">
            <w:r>
              <w:rPr>
                <w:noProof/>
                <w:webHidden/>
              </w:rPr>
              <w:t>13</w:t>
            </w:r>
            <w:r>
              <w:rPr>
                <w:noProof/>
                <w:webHidden/>
              </w:rPr>
              <w:fldChar w:fldCharType="end"/>
            </w:r>
            <w:r w:rsidRPr="00885EEF">
              <w:rPr>
                <w:rStyle w:val="Hyperlink"/>
                <w:noProof/>
              </w:rPr>
              <w:fldChar w:fldCharType="end"/>
            </w:r>
          </w:ins>
        </w:p>
        <w:p w14:paraId="5DBD2916" w14:textId="67910805" w:rsidR="006A13B7" w:rsidRDefault="006A13B7">
          <w:pPr>
            <w:pStyle w:val="TOC2"/>
            <w:tabs>
              <w:tab w:val="right" w:leader="dot" w:pos="9350"/>
            </w:tabs>
            <w:rPr>
              <w:ins w:id="57" w:author="David Conklin" w:date="2020-10-10T10:55:00Z"/>
              <w:rFonts w:eastAsiaTheme="minorEastAsia"/>
              <w:noProof/>
            </w:rPr>
          </w:pPr>
          <w:ins w:id="58"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"_Toc53219788"</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Monthly and seasonal weather data</w:t>
            </w:r>
            <w:r>
              <w:rPr>
                <w:noProof/>
                <w:webHidden/>
              </w:rPr>
              <w:tab/>
            </w:r>
            <w:r>
              <w:rPr>
                <w:noProof/>
                <w:webHidden/>
              </w:rPr>
              <w:fldChar w:fldCharType="begin"/>
            </w:r>
            <w:r>
              <w:rPr>
                <w:noProof/>
                <w:webHidden/>
              </w:rPr>
              <w:instrText xml:space="preserve"> PAGEREF _Toc53219788 \h </w:instrText>
            </w:r>
            <w:r>
              <w:rPr>
                <w:noProof/>
                <w:webHidden/>
              </w:rPr>
            </w:r>
          </w:ins>
          <w:r>
            <w:rPr>
              <w:noProof/>
              <w:webHidden/>
            </w:rPr>
            <w:fldChar w:fldCharType="separate"/>
          </w:r>
          <w:ins w:id="59" w:author="David Conklin" w:date="2020-10-10T10:55:00Z">
            <w:r>
              <w:rPr>
                <w:noProof/>
                <w:webHidden/>
              </w:rPr>
              <w:t>14</w:t>
            </w:r>
            <w:r>
              <w:rPr>
                <w:noProof/>
                <w:webHidden/>
              </w:rPr>
              <w:fldChar w:fldCharType="end"/>
            </w:r>
            <w:r w:rsidRPr="00885EEF">
              <w:rPr>
                <w:rStyle w:val="Hyperlink"/>
                <w:noProof/>
              </w:rPr>
              <w:fldChar w:fldCharType="end"/>
            </w:r>
          </w:ins>
        </w:p>
        <w:p w14:paraId="3CDE2B6D" w14:textId="153098B8" w:rsidR="006A13B7" w:rsidRDefault="006A13B7">
          <w:pPr>
            <w:pStyle w:val="TOC2"/>
            <w:tabs>
              <w:tab w:val="right" w:leader="dot" w:pos="9350"/>
            </w:tabs>
            <w:rPr>
              <w:ins w:id="60" w:author="David Conklin" w:date="2020-10-10T10:55:00Z"/>
              <w:rFonts w:eastAsiaTheme="minorEastAsia"/>
              <w:noProof/>
            </w:rPr>
          </w:pPr>
          <w:ins w:id="61"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"_Toc53219789"</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Climate data grids</w:t>
            </w:r>
            <w:r>
              <w:rPr>
                <w:noProof/>
                <w:webHidden/>
              </w:rPr>
              <w:tab/>
            </w:r>
            <w:r>
              <w:rPr>
                <w:noProof/>
                <w:webHidden/>
              </w:rPr>
              <w:fldChar w:fldCharType="begin"/>
            </w:r>
            <w:r>
              <w:rPr>
                <w:noProof/>
                <w:webHidden/>
              </w:rPr>
              <w:instrText xml:space="preserve"> PAGEREF _Toc53219789 \h </w:instrText>
            </w:r>
            <w:r>
              <w:rPr>
                <w:noProof/>
                <w:webHidden/>
              </w:rPr>
            </w:r>
          </w:ins>
          <w:r>
            <w:rPr>
              <w:noProof/>
              <w:webHidden/>
            </w:rPr>
            <w:fldChar w:fldCharType="separate"/>
          </w:r>
          <w:ins w:id="62" w:author="David Conklin" w:date="2020-10-10T10:55:00Z">
            <w:r>
              <w:rPr>
                <w:noProof/>
                <w:webHidden/>
              </w:rPr>
              <w:t>15</w:t>
            </w:r>
            <w:r>
              <w:rPr>
                <w:noProof/>
                <w:webHidden/>
              </w:rPr>
              <w:fldChar w:fldCharType="end"/>
            </w:r>
            <w:r w:rsidRPr="00885EEF">
              <w:rPr>
                <w:rStyle w:val="Hyperlink"/>
                <w:noProof/>
              </w:rPr>
              <w:fldChar w:fldCharType="end"/>
            </w:r>
          </w:ins>
        </w:p>
        <w:p w14:paraId="3234C6CC" w14:textId="6654D415" w:rsidR="006A13B7" w:rsidRDefault="006A13B7">
          <w:pPr>
            <w:pStyle w:val="TOC3"/>
            <w:tabs>
              <w:tab w:val="right" w:leader="dot" w:pos="9350"/>
            </w:tabs>
            <w:rPr>
              <w:ins w:id="63" w:author="David Conklin" w:date="2020-10-10T10:55:00Z"/>
              <w:rFonts w:eastAsiaTheme="minorEastAsia"/>
              <w:noProof/>
            </w:rPr>
          </w:pPr>
          <w:ins w:id="64"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"_Toc53219790"</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The WW2100 climate grid</w:t>
            </w:r>
            <w:r>
              <w:rPr>
                <w:noProof/>
                <w:webHidden/>
              </w:rPr>
              <w:tab/>
            </w:r>
            <w:r>
              <w:rPr>
                <w:noProof/>
                <w:webHidden/>
              </w:rPr>
              <w:fldChar w:fldCharType="begin"/>
            </w:r>
            <w:r>
              <w:rPr>
                <w:noProof/>
                <w:webHidden/>
              </w:rPr>
              <w:instrText xml:space="preserve"> PAGEREF _Toc53219790 \h </w:instrText>
            </w:r>
            <w:r>
              <w:rPr>
                <w:noProof/>
                <w:webHidden/>
              </w:rPr>
            </w:r>
          </w:ins>
          <w:r>
            <w:rPr>
              <w:noProof/>
              <w:webHidden/>
            </w:rPr>
            <w:fldChar w:fldCharType="separate"/>
          </w:r>
          <w:ins w:id="65" w:author="David Conklin" w:date="2020-10-10T10:55:00Z">
            <w:r>
              <w:rPr>
                <w:noProof/>
                <w:webHidden/>
              </w:rPr>
              <w:t>15</w:t>
            </w:r>
            <w:r>
              <w:rPr>
                <w:noProof/>
                <w:webHidden/>
              </w:rPr>
              <w:fldChar w:fldCharType="end"/>
            </w:r>
            <w:r w:rsidRPr="00885EEF">
              <w:rPr>
                <w:rStyle w:val="Hyperlink"/>
                <w:noProof/>
              </w:rPr>
              <w:fldChar w:fldCharType="end"/>
            </w:r>
          </w:ins>
        </w:p>
        <w:p w14:paraId="2DBB3D8D" w14:textId="79F79218" w:rsidR="006A13B7" w:rsidRDefault="006A13B7">
          <w:pPr>
            <w:pStyle w:val="TOC3"/>
            <w:tabs>
              <w:tab w:val="right" w:leader="dot" w:pos="9350"/>
            </w:tabs>
            <w:rPr>
              <w:ins w:id="66" w:author="David Conklin" w:date="2020-10-10T10:55:00Z"/>
              <w:rFonts w:eastAsiaTheme="minorEastAsia"/>
              <w:noProof/>
            </w:rPr>
          </w:pPr>
          <w:ins w:id="67"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"_Toc53219791"</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The v2 climate grid</w:t>
            </w:r>
            <w:r>
              <w:rPr>
                <w:noProof/>
                <w:webHidden/>
              </w:rPr>
              <w:tab/>
            </w:r>
            <w:r>
              <w:rPr>
                <w:noProof/>
                <w:webHidden/>
              </w:rPr>
              <w:fldChar w:fldCharType="begin"/>
            </w:r>
            <w:r>
              <w:rPr>
                <w:noProof/>
                <w:webHidden/>
              </w:rPr>
              <w:instrText xml:space="preserve"> PAGEREF _Toc53219791 \h </w:instrText>
            </w:r>
            <w:r>
              <w:rPr>
                <w:noProof/>
                <w:webHidden/>
              </w:rPr>
            </w:r>
          </w:ins>
          <w:r>
            <w:rPr>
              <w:noProof/>
              <w:webHidden/>
            </w:rPr>
            <w:fldChar w:fldCharType="separate"/>
          </w:r>
          <w:ins w:id="68" w:author="David Conklin" w:date="2020-10-10T10:55:00Z">
            <w:r>
              <w:rPr>
                <w:noProof/>
                <w:webHidden/>
              </w:rPr>
              <w:t>16</w:t>
            </w:r>
            <w:r>
              <w:rPr>
                <w:noProof/>
                <w:webHidden/>
              </w:rPr>
              <w:fldChar w:fldCharType="end"/>
            </w:r>
            <w:r w:rsidRPr="00885EEF">
              <w:rPr>
                <w:rStyle w:val="Hyperlink"/>
                <w:noProof/>
              </w:rPr>
              <w:fldChar w:fldCharType="end"/>
            </w:r>
          </w:ins>
        </w:p>
        <w:p w14:paraId="033521F8" w14:textId="6485885F" w:rsidR="006A13B7" w:rsidRDefault="006A13B7">
          <w:pPr>
            <w:pStyle w:val="TOC2"/>
            <w:tabs>
              <w:tab w:val="right" w:leader="dot" w:pos="9350"/>
            </w:tabs>
            <w:rPr>
              <w:ins w:id="69" w:author="David Conklin" w:date="2020-10-10T10:55:00Z"/>
              <w:rFonts w:eastAsiaTheme="minorEastAsia"/>
              <w:noProof/>
            </w:rPr>
          </w:pPr>
          <w:ins w:id="70"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"_Toc53219792"</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How climate data is looked up</w:t>
            </w:r>
            <w:r>
              <w:rPr>
                <w:noProof/>
                <w:webHidden/>
              </w:rPr>
              <w:tab/>
            </w:r>
            <w:r>
              <w:rPr>
                <w:noProof/>
                <w:webHidden/>
              </w:rPr>
              <w:fldChar w:fldCharType="begin"/>
            </w:r>
            <w:r>
              <w:rPr>
                <w:noProof/>
                <w:webHidden/>
              </w:rPr>
              <w:instrText xml:space="preserve"> PAGEREF _Toc53219792 \h </w:instrText>
            </w:r>
            <w:r>
              <w:rPr>
                <w:noProof/>
                <w:webHidden/>
              </w:rPr>
            </w:r>
          </w:ins>
          <w:r>
            <w:rPr>
              <w:noProof/>
              <w:webHidden/>
            </w:rPr>
            <w:fldChar w:fldCharType="separate"/>
          </w:r>
          <w:ins w:id="71" w:author="David Conklin" w:date="2020-10-10T10:55:00Z">
            <w:r>
              <w:rPr>
                <w:noProof/>
                <w:webHidden/>
              </w:rPr>
              <w:t>16</w:t>
            </w:r>
            <w:r>
              <w:rPr>
                <w:noProof/>
                <w:webHidden/>
              </w:rPr>
              <w:fldChar w:fldCharType="end"/>
            </w:r>
            <w:r w:rsidRPr="00885EEF">
              <w:rPr>
                <w:rStyle w:val="Hyperlink"/>
                <w:noProof/>
              </w:rPr>
              <w:fldChar w:fldCharType="end"/>
            </w:r>
          </w:ins>
        </w:p>
        <w:p w14:paraId="2864CF1B" w14:textId="23F43785" w:rsidR="006A13B7" w:rsidRDefault="006A13B7">
          <w:pPr>
            <w:pStyle w:val="TOC2"/>
            <w:tabs>
              <w:tab w:val="right" w:leader="dot" w:pos="9350"/>
            </w:tabs>
            <w:rPr>
              <w:ins w:id="72" w:author="David Conklin" w:date="2020-10-10T10:55:00Z"/>
              <w:rFonts w:eastAsiaTheme="minorEastAsia"/>
              <w:noProof/>
            </w:rPr>
          </w:pPr>
          <w:ins w:id="73"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"_Toc53219793"</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What is in a climate dataset</w:t>
            </w:r>
            <w:r>
              <w:rPr>
                <w:noProof/>
                <w:webHidden/>
              </w:rPr>
              <w:tab/>
            </w:r>
            <w:r>
              <w:rPr>
                <w:noProof/>
                <w:webHidden/>
              </w:rPr>
              <w:fldChar w:fldCharType="begin"/>
            </w:r>
            <w:r>
              <w:rPr>
                <w:noProof/>
                <w:webHidden/>
              </w:rPr>
              <w:instrText xml:space="preserve"> PAGEREF _Toc53219793 \h </w:instrText>
            </w:r>
            <w:r>
              <w:rPr>
                <w:noProof/>
                <w:webHidden/>
              </w:rPr>
            </w:r>
          </w:ins>
          <w:r>
            <w:rPr>
              <w:noProof/>
              <w:webHidden/>
            </w:rPr>
            <w:fldChar w:fldCharType="separate"/>
          </w:r>
          <w:ins w:id="74" w:author="David Conklin" w:date="2020-10-10T10:55:00Z">
            <w:r>
              <w:rPr>
                <w:noProof/>
                <w:webHidden/>
              </w:rPr>
              <w:t>16</w:t>
            </w:r>
            <w:r>
              <w:rPr>
                <w:noProof/>
                <w:webHidden/>
              </w:rPr>
              <w:fldChar w:fldCharType="end"/>
            </w:r>
            <w:r w:rsidRPr="00885EEF">
              <w:rPr>
                <w:rStyle w:val="Hyperlink"/>
                <w:noProof/>
              </w:rPr>
              <w:fldChar w:fldCharType="end"/>
            </w:r>
          </w:ins>
        </w:p>
        <w:p w14:paraId="3E6A1880" w14:textId="3CAC5BD8" w:rsidR="006A13B7" w:rsidRDefault="006A13B7">
          <w:pPr>
            <w:pStyle w:val="TOC1"/>
            <w:tabs>
              <w:tab w:val="right" w:leader="dot" w:pos="9350"/>
            </w:tabs>
            <w:rPr>
              <w:ins w:id="75" w:author="David Conklin" w:date="2020-10-10T10:55:00Z"/>
              <w:rFonts w:eastAsiaTheme="minorEastAsia"/>
              <w:noProof/>
            </w:rPr>
          </w:pPr>
          <w:ins w:id="76"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"_Toc53219794"</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Water rights</w:t>
            </w:r>
            <w:r>
              <w:rPr>
                <w:noProof/>
                <w:webHidden/>
              </w:rPr>
              <w:tab/>
            </w:r>
            <w:r>
              <w:rPr>
                <w:noProof/>
                <w:webHidden/>
              </w:rPr>
              <w:fldChar w:fldCharType="begin"/>
            </w:r>
            <w:r>
              <w:rPr>
                <w:noProof/>
                <w:webHidden/>
              </w:rPr>
              <w:instrText xml:space="preserve"> PAGEREF _Toc53219794 \h </w:instrText>
            </w:r>
            <w:r>
              <w:rPr>
                <w:noProof/>
                <w:webHidden/>
              </w:rPr>
            </w:r>
          </w:ins>
          <w:r>
            <w:rPr>
              <w:noProof/>
              <w:webHidden/>
            </w:rPr>
            <w:fldChar w:fldCharType="separate"/>
          </w:r>
          <w:ins w:id="77" w:author="David Conklin" w:date="2020-10-10T10:55:00Z">
            <w:r>
              <w:rPr>
                <w:noProof/>
                <w:webHidden/>
              </w:rPr>
              <w:t>17</w:t>
            </w:r>
            <w:r>
              <w:rPr>
                <w:noProof/>
                <w:webHidden/>
              </w:rPr>
              <w:fldChar w:fldCharType="end"/>
            </w:r>
            <w:r w:rsidRPr="00885EEF">
              <w:rPr>
                <w:rStyle w:val="Hyperlink"/>
                <w:noProof/>
              </w:rPr>
              <w:fldChar w:fldCharType="end"/>
            </w:r>
          </w:ins>
        </w:p>
        <w:p w14:paraId="073AC13E" w14:textId="70A543B8" w:rsidR="006A13B7" w:rsidRDefault="006A13B7">
          <w:pPr>
            <w:pStyle w:val="TOC2"/>
            <w:tabs>
              <w:tab w:val="right" w:leader="dot" w:pos="9350"/>
            </w:tabs>
            <w:rPr>
              <w:ins w:id="78" w:author="David Conklin" w:date="2020-10-10T10:55:00Z"/>
              <w:rFonts w:eastAsiaTheme="minorEastAsia"/>
              <w:noProof/>
            </w:rPr>
          </w:pPr>
          <w:ins w:id="79"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"_Toc53219795"</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Water rights data</w:t>
            </w:r>
            <w:r>
              <w:rPr>
                <w:noProof/>
                <w:webHidden/>
              </w:rPr>
              <w:tab/>
            </w:r>
            <w:r>
              <w:rPr>
                <w:noProof/>
                <w:webHidden/>
              </w:rPr>
              <w:fldChar w:fldCharType="begin"/>
            </w:r>
            <w:r>
              <w:rPr>
                <w:noProof/>
                <w:webHidden/>
              </w:rPr>
              <w:instrText xml:space="preserve"> PAGEREF _Toc53219795 \h </w:instrText>
            </w:r>
            <w:r>
              <w:rPr>
                <w:noProof/>
                <w:webHidden/>
              </w:rPr>
            </w:r>
          </w:ins>
          <w:r>
            <w:rPr>
              <w:noProof/>
              <w:webHidden/>
            </w:rPr>
            <w:fldChar w:fldCharType="separate"/>
          </w:r>
          <w:ins w:id="80" w:author="David Conklin" w:date="2020-10-10T10:55:00Z">
            <w:r>
              <w:rPr>
                <w:noProof/>
                <w:webHidden/>
              </w:rPr>
              <w:t>17</w:t>
            </w:r>
            <w:r>
              <w:rPr>
                <w:noProof/>
                <w:webHidden/>
              </w:rPr>
              <w:fldChar w:fldCharType="end"/>
            </w:r>
            <w:r w:rsidRPr="00885EEF">
              <w:rPr>
                <w:rStyle w:val="Hyperlink"/>
                <w:noProof/>
              </w:rPr>
              <w:fldChar w:fldCharType="end"/>
            </w:r>
          </w:ins>
        </w:p>
        <w:p w14:paraId="741419B9" w14:textId="420BF7EF" w:rsidR="006A13B7" w:rsidRDefault="006A13B7">
          <w:pPr>
            <w:pStyle w:val="TOC2"/>
            <w:tabs>
              <w:tab w:val="right" w:leader="dot" w:pos="9350"/>
            </w:tabs>
            <w:rPr>
              <w:ins w:id="81" w:author="David Conklin" w:date="2020-10-10T10:55:00Z"/>
              <w:rFonts w:eastAsiaTheme="minorEastAsia"/>
              <w:noProof/>
            </w:rPr>
          </w:pPr>
          <w:ins w:id="82"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"_Toc53219796"</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The wr_pods.csv file</w:t>
            </w:r>
            <w:r>
              <w:rPr>
                <w:noProof/>
                <w:webHidden/>
              </w:rPr>
              <w:tab/>
            </w:r>
            <w:r>
              <w:rPr>
                <w:noProof/>
                <w:webHidden/>
              </w:rPr>
              <w:fldChar w:fldCharType="begin"/>
            </w:r>
            <w:r>
              <w:rPr>
                <w:noProof/>
                <w:webHidden/>
              </w:rPr>
              <w:instrText xml:space="preserve"> PAGEREF _Toc53219796 \h </w:instrText>
            </w:r>
            <w:r>
              <w:rPr>
                <w:noProof/>
                <w:webHidden/>
              </w:rPr>
            </w:r>
          </w:ins>
          <w:r>
            <w:rPr>
              <w:noProof/>
              <w:webHidden/>
            </w:rPr>
            <w:fldChar w:fldCharType="separate"/>
          </w:r>
          <w:ins w:id="83" w:author="David Conklin" w:date="2020-10-10T10:55:00Z">
            <w:r>
              <w:rPr>
                <w:noProof/>
                <w:webHidden/>
              </w:rPr>
              <w:t>18</w:t>
            </w:r>
            <w:r>
              <w:rPr>
                <w:noProof/>
                <w:webHidden/>
              </w:rPr>
              <w:fldChar w:fldCharType="end"/>
            </w:r>
            <w:r w:rsidRPr="00885EEF">
              <w:rPr>
                <w:rStyle w:val="Hyperlink"/>
                <w:noProof/>
              </w:rPr>
              <w:fldChar w:fldCharType="end"/>
            </w:r>
          </w:ins>
        </w:p>
        <w:p w14:paraId="422BC2DF" w14:textId="369BF4CE" w:rsidR="006A13B7" w:rsidRDefault="006A13B7">
          <w:pPr>
            <w:pStyle w:val="TOC2"/>
            <w:tabs>
              <w:tab w:val="right" w:leader="dot" w:pos="9350"/>
            </w:tabs>
            <w:rPr>
              <w:ins w:id="84" w:author="David Conklin" w:date="2020-10-10T10:55:00Z"/>
              <w:rFonts w:eastAsiaTheme="minorEastAsia"/>
              <w:noProof/>
            </w:rPr>
          </w:pPr>
          <w:ins w:id="85"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"_Toc53219797"</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The wr_pous.csv file</w:t>
            </w:r>
            <w:r>
              <w:rPr>
                <w:noProof/>
                <w:webHidden/>
              </w:rPr>
              <w:tab/>
            </w:r>
            <w:r>
              <w:rPr>
                <w:noProof/>
                <w:webHidden/>
              </w:rPr>
              <w:fldChar w:fldCharType="begin"/>
            </w:r>
            <w:r>
              <w:rPr>
                <w:noProof/>
                <w:webHidden/>
              </w:rPr>
              <w:instrText xml:space="preserve"> PAGEREF _Toc53219797 \h </w:instrText>
            </w:r>
            <w:r>
              <w:rPr>
                <w:noProof/>
                <w:webHidden/>
              </w:rPr>
            </w:r>
          </w:ins>
          <w:r>
            <w:rPr>
              <w:noProof/>
              <w:webHidden/>
            </w:rPr>
            <w:fldChar w:fldCharType="separate"/>
          </w:r>
          <w:ins w:id="86" w:author="David Conklin" w:date="2020-10-10T10:55:00Z">
            <w:r>
              <w:rPr>
                <w:noProof/>
                <w:webHidden/>
              </w:rPr>
              <w:t>18</w:t>
            </w:r>
            <w:r>
              <w:rPr>
                <w:noProof/>
                <w:webHidden/>
              </w:rPr>
              <w:fldChar w:fldCharType="end"/>
            </w:r>
            <w:r w:rsidRPr="00885EEF">
              <w:rPr>
                <w:rStyle w:val="Hyperlink"/>
                <w:noProof/>
              </w:rPr>
              <w:fldChar w:fldCharType="end"/>
            </w:r>
          </w:ins>
        </w:p>
        <w:p w14:paraId="23DFB7CF" w14:textId="348DBC23" w:rsidR="006A13B7" w:rsidRDefault="006A13B7">
          <w:pPr>
            <w:pStyle w:val="TOC2"/>
            <w:tabs>
              <w:tab w:val="right" w:leader="dot" w:pos="9350"/>
            </w:tabs>
            <w:rPr>
              <w:ins w:id="87" w:author="David Conklin" w:date="2020-10-10T10:55:00Z"/>
              <w:rFonts w:eastAsiaTheme="minorEastAsia"/>
              <w:noProof/>
            </w:rPr>
          </w:pPr>
          <w:ins w:id="88" w:author="David Conklin" w:date="2020-10-10T10:55:00Z">
            <w:r w:rsidRPr="00885EEF">
              <w:rPr>
                <w:rStyle w:val="Hyperlink"/>
                <w:noProof/>
              </w:rPr>
              <w:lastRenderedPageBreak/>
              <w:fldChar w:fldCharType="begin"/>
            </w:r>
            <w:r w:rsidRPr="00885EEF">
              <w:rPr>
                <w:rStyle w:val="Hyperlink"/>
                <w:noProof/>
              </w:rPr>
              <w:instrText xml:space="preserve"> </w:instrText>
            </w:r>
            <w:r>
              <w:rPr>
                <w:noProof/>
              </w:rPr>
              <w:instrText>HYPERLINK \l "_Toc53219798"</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Adding a water right</w:t>
            </w:r>
            <w:r>
              <w:rPr>
                <w:noProof/>
                <w:webHidden/>
              </w:rPr>
              <w:tab/>
            </w:r>
            <w:r>
              <w:rPr>
                <w:noProof/>
                <w:webHidden/>
              </w:rPr>
              <w:fldChar w:fldCharType="begin"/>
            </w:r>
            <w:r>
              <w:rPr>
                <w:noProof/>
                <w:webHidden/>
              </w:rPr>
              <w:instrText xml:space="preserve"> PAGEREF _Toc53219798 \h </w:instrText>
            </w:r>
            <w:r>
              <w:rPr>
                <w:noProof/>
                <w:webHidden/>
              </w:rPr>
            </w:r>
          </w:ins>
          <w:r>
            <w:rPr>
              <w:noProof/>
              <w:webHidden/>
            </w:rPr>
            <w:fldChar w:fldCharType="separate"/>
          </w:r>
          <w:ins w:id="89" w:author="David Conklin" w:date="2020-10-10T10:55:00Z">
            <w:r>
              <w:rPr>
                <w:noProof/>
                <w:webHidden/>
              </w:rPr>
              <w:t>19</w:t>
            </w:r>
            <w:r>
              <w:rPr>
                <w:noProof/>
                <w:webHidden/>
              </w:rPr>
              <w:fldChar w:fldCharType="end"/>
            </w:r>
            <w:r w:rsidRPr="00885EEF">
              <w:rPr>
                <w:rStyle w:val="Hyperlink"/>
                <w:noProof/>
              </w:rPr>
              <w:fldChar w:fldCharType="end"/>
            </w:r>
          </w:ins>
        </w:p>
        <w:p w14:paraId="589B4F06" w14:textId="7799677A" w:rsidR="006A13B7" w:rsidRDefault="006A13B7">
          <w:pPr>
            <w:pStyle w:val="TOC1"/>
            <w:tabs>
              <w:tab w:val="right" w:leader="dot" w:pos="9350"/>
            </w:tabs>
            <w:rPr>
              <w:ins w:id="90" w:author="David Conklin" w:date="2020-10-10T10:55:00Z"/>
              <w:rFonts w:eastAsiaTheme="minorEastAsia"/>
              <w:noProof/>
            </w:rPr>
          </w:pPr>
          <w:ins w:id="91"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"_Toc53219799"</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Stream flow and stream temperature</w:t>
            </w:r>
            <w:r>
              <w:rPr>
                <w:noProof/>
                <w:webHidden/>
              </w:rPr>
              <w:tab/>
            </w:r>
            <w:r>
              <w:rPr>
                <w:noProof/>
                <w:webHidden/>
              </w:rPr>
              <w:fldChar w:fldCharType="begin"/>
            </w:r>
            <w:r>
              <w:rPr>
                <w:noProof/>
                <w:webHidden/>
              </w:rPr>
              <w:instrText xml:space="preserve"> PAGEREF _Toc53219799 \h </w:instrText>
            </w:r>
            <w:r>
              <w:rPr>
                <w:noProof/>
                <w:webHidden/>
              </w:rPr>
            </w:r>
          </w:ins>
          <w:r>
            <w:rPr>
              <w:noProof/>
              <w:webHidden/>
            </w:rPr>
            <w:fldChar w:fldCharType="separate"/>
          </w:r>
          <w:ins w:id="92" w:author="David Conklin" w:date="2020-10-10T10:55:00Z">
            <w:r>
              <w:rPr>
                <w:noProof/>
                <w:webHidden/>
              </w:rPr>
              <w:t>20</w:t>
            </w:r>
            <w:r>
              <w:rPr>
                <w:noProof/>
                <w:webHidden/>
              </w:rPr>
              <w:fldChar w:fldCharType="end"/>
            </w:r>
            <w:r w:rsidRPr="00885EEF">
              <w:rPr>
                <w:rStyle w:val="Hyperlink"/>
                <w:noProof/>
              </w:rPr>
              <w:fldChar w:fldCharType="end"/>
            </w:r>
          </w:ins>
        </w:p>
        <w:p w14:paraId="59337650" w14:textId="2111DCBA" w:rsidR="006A13B7" w:rsidRDefault="006A13B7">
          <w:pPr>
            <w:pStyle w:val="TOC2"/>
            <w:tabs>
              <w:tab w:val="right" w:leader="dot" w:pos="9350"/>
            </w:tabs>
            <w:rPr>
              <w:ins w:id="93" w:author="David Conklin" w:date="2020-10-10T10:55:00Z"/>
              <w:rFonts w:eastAsiaTheme="minorEastAsia"/>
              <w:noProof/>
            </w:rPr>
          </w:pPr>
          <w:ins w:id="94"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"_Toc53219800"</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Water parcels</w:t>
            </w:r>
            <w:r>
              <w:rPr>
                <w:noProof/>
                <w:webHidden/>
              </w:rPr>
              <w:tab/>
            </w:r>
            <w:r>
              <w:rPr>
                <w:noProof/>
                <w:webHidden/>
              </w:rPr>
              <w:fldChar w:fldCharType="begin"/>
            </w:r>
            <w:r>
              <w:rPr>
                <w:noProof/>
                <w:webHidden/>
              </w:rPr>
              <w:instrText xml:space="preserve"> PAGEREF _Toc53219800 \h </w:instrText>
            </w:r>
            <w:r>
              <w:rPr>
                <w:noProof/>
                <w:webHidden/>
              </w:rPr>
            </w:r>
          </w:ins>
          <w:r>
            <w:rPr>
              <w:noProof/>
              <w:webHidden/>
            </w:rPr>
            <w:fldChar w:fldCharType="separate"/>
          </w:r>
          <w:ins w:id="95" w:author="David Conklin" w:date="2020-10-10T10:55:00Z">
            <w:r>
              <w:rPr>
                <w:noProof/>
                <w:webHidden/>
              </w:rPr>
              <w:t>20</w:t>
            </w:r>
            <w:r>
              <w:rPr>
                <w:noProof/>
                <w:webHidden/>
              </w:rPr>
              <w:fldChar w:fldCharType="end"/>
            </w:r>
            <w:r w:rsidRPr="00885EEF">
              <w:rPr>
                <w:rStyle w:val="Hyperlink"/>
                <w:noProof/>
              </w:rPr>
              <w:fldChar w:fldCharType="end"/>
            </w:r>
          </w:ins>
        </w:p>
        <w:p w14:paraId="264ED2CD" w14:textId="3530208B" w:rsidR="006A13B7" w:rsidRDefault="006A13B7">
          <w:pPr>
            <w:pStyle w:val="TOC2"/>
            <w:tabs>
              <w:tab w:val="right" w:leader="dot" w:pos="9350"/>
            </w:tabs>
            <w:rPr>
              <w:ins w:id="96" w:author="David Conklin" w:date="2020-10-10T10:55:00Z"/>
              <w:rFonts w:eastAsiaTheme="minorEastAsia"/>
              <w:noProof/>
            </w:rPr>
          </w:pPr>
          <w:ins w:id="97"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"_Toc53219801"</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Daily water mass and energy balance</w:t>
            </w:r>
            <w:r>
              <w:rPr>
                <w:noProof/>
                <w:webHidden/>
              </w:rPr>
              <w:tab/>
            </w:r>
            <w:r>
              <w:rPr>
                <w:noProof/>
                <w:webHidden/>
              </w:rPr>
              <w:fldChar w:fldCharType="begin"/>
            </w:r>
            <w:r>
              <w:rPr>
                <w:noProof/>
                <w:webHidden/>
              </w:rPr>
              <w:instrText xml:space="preserve"> PAGEREF _Toc53219801 \h </w:instrText>
            </w:r>
            <w:r>
              <w:rPr>
                <w:noProof/>
                <w:webHidden/>
              </w:rPr>
            </w:r>
          </w:ins>
          <w:r>
            <w:rPr>
              <w:noProof/>
              <w:webHidden/>
            </w:rPr>
            <w:fldChar w:fldCharType="separate"/>
          </w:r>
          <w:ins w:id="98" w:author="David Conklin" w:date="2020-10-10T10:55:00Z">
            <w:r>
              <w:rPr>
                <w:noProof/>
                <w:webHidden/>
              </w:rPr>
              <w:t>20</w:t>
            </w:r>
            <w:r>
              <w:rPr>
                <w:noProof/>
                <w:webHidden/>
              </w:rPr>
              <w:fldChar w:fldCharType="end"/>
            </w:r>
            <w:r w:rsidRPr="00885EEF">
              <w:rPr>
                <w:rStyle w:val="Hyperlink"/>
                <w:noProof/>
              </w:rPr>
              <w:fldChar w:fldCharType="end"/>
            </w:r>
          </w:ins>
        </w:p>
        <w:p w14:paraId="38F9BFFD" w14:textId="540A19BB" w:rsidR="006A13B7" w:rsidRDefault="006A13B7">
          <w:pPr>
            <w:pStyle w:val="TOC2"/>
            <w:tabs>
              <w:tab w:val="right" w:leader="dot" w:pos="9350"/>
            </w:tabs>
            <w:rPr>
              <w:ins w:id="99" w:author="David Conklin" w:date="2020-10-10T10:55:00Z"/>
              <w:rFonts w:eastAsiaTheme="minorEastAsia"/>
              <w:noProof/>
            </w:rPr>
          </w:pPr>
          <w:ins w:id="100"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"_Toc53219802"</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Estimating the rate of flow and surface area in a stream reach</w:t>
            </w:r>
            <w:r>
              <w:rPr>
                <w:noProof/>
                <w:webHidden/>
              </w:rPr>
              <w:tab/>
            </w:r>
            <w:r>
              <w:rPr>
                <w:noProof/>
                <w:webHidden/>
              </w:rPr>
              <w:fldChar w:fldCharType="begin"/>
            </w:r>
            <w:r>
              <w:rPr>
                <w:noProof/>
                <w:webHidden/>
              </w:rPr>
              <w:instrText xml:space="preserve"> PAGEREF _Toc53219802 \h </w:instrText>
            </w:r>
            <w:r>
              <w:rPr>
                <w:noProof/>
                <w:webHidden/>
              </w:rPr>
            </w:r>
          </w:ins>
          <w:r>
            <w:rPr>
              <w:noProof/>
              <w:webHidden/>
            </w:rPr>
            <w:fldChar w:fldCharType="separate"/>
          </w:r>
          <w:ins w:id="101" w:author="David Conklin" w:date="2020-10-10T10:55:00Z">
            <w:r>
              <w:rPr>
                <w:noProof/>
                <w:webHidden/>
              </w:rPr>
              <w:t>21</w:t>
            </w:r>
            <w:r>
              <w:rPr>
                <w:noProof/>
                <w:webHidden/>
              </w:rPr>
              <w:fldChar w:fldCharType="end"/>
            </w:r>
            <w:r w:rsidRPr="00885EEF">
              <w:rPr>
                <w:rStyle w:val="Hyperlink"/>
                <w:noProof/>
              </w:rPr>
              <w:fldChar w:fldCharType="end"/>
            </w:r>
          </w:ins>
        </w:p>
        <w:p w14:paraId="60472B9E" w14:textId="310D48FB" w:rsidR="006A13B7" w:rsidRDefault="006A13B7">
          <w:pPr>
            <w:pStyle w:val="TOC2"/>
            <w:tabs>
              <w:tab w:val="right" w:leader="dot" w:pos="9350"/>
            </w:tabs>
            <w:rPr>
              <w:ins w:id="102" w:author="David Conklin" w:date="2020-10-10T10:55:00Z"/>
              <w:rFonts w:eastAsiaTheme="minorEastAsia"/>
              <w:noProof/>
            </w:rPr>
          </w:pPr>
          <w:ins w:id="103"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"_Toc53219803"</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Water temperature from thermal energy</w:t>
            </w:r>
            <w:r>
              <w:rPr>
                <w:noProof/>
                <w:webHidden/>
              </w:rPr>
              <w:tab/>
            </w:r>
            <w:r>
              <w:rPr>
                <w:noProof/>
                <w:webHidden/>
              </w:rPr>
              <w:fldChar w:fldCharType="begin"/>
            </w:r>
            <w:r>
              <w:rPr>
                <w:noProof/>
                <w:webHidden/>
              </w:rPr>
              <w:instrText xml:space="preserve"> PAGEREF _Toc53219803 \h </w:instrText>
            </w:r>
            <w:r>
              <w:rPr>
                <w:noProof/>
                <w:webHidden/>
              </w:rPr>
            </w:r>
          </w:ins>
          <w:r>
            <w:rPr>
              <w:noProof/>
              <w:webHidden/>
            </w:rPr>
            <w:fldChar w:fldCharType="separate"/>
          </w:r>
          <w:ins w:id="104" w:author="David Conklin" w:date="2020-10-10T10:55:00Z">
            <w:r>
              <w:rPr>
                <w:noProof/>
                <w:webHidden/>
              </w:rPr>
              <w:t>22</w:t>
            </w:r>
            <w:r>
              <w:rPr>
                <w:noProof/>
                <w:webHidden/>
              </w:rPr>
              <w:fldChar w:fldCharType="end"/>
            </w:r>
            <w:r w:rsidRPr="00885EEF">
              <w:rPr>
                <w:rStyle w:val="Hyperlink"/>
                <w:noProof/>
              </w:rPr>
              <w:fldChar w:fldCharType="end"/>
            </w:r>
          </w:ins>
        </w:p>
        <w:p w14:paraId="25613D05" w14:textId="318510C9" w:rsidR="006A13B7" w:rsidRDefault="006A13B7">
          <w:pPr>
            <w:pStyle w:val="TOC2"/>
            <w:tabs>
              <w:tab w:val="right" w:leader="dot" w:pos="9350"/>
            </w:tabs>
            <w:rPr>
              <w:ins w:id="105" w:author="David Conklin" w:date="2020-10-10T10:55:00Z"/>
              <w:rFonts w:eastAsiaTheme="minorEastAsia"/>
              <w:noProof/>
            </w:rPr>
          </w:pPr>
          <w:ins w:id="106"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"_Toc53219804"</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Initial conditions for Flow: the IC file</w:t>
            </w:r>
            <w:r>
              <w:rPr>
                <w:noProof/>
                <w:webHidden/>
              </w:rPr>
              <w:tab/>
            </w:r>
            <w:r>
              <w:rPr>
                <w:noProof/>
                <w:webHidden/>
              </w:rPr>
              <w:fldChar w:fldCharType="begin"/>
            </w:r>
            <w:r>
              <w:rPr>
                <w:noProof/>
                <w:webHidden/>
              </w:rPr>
              <w:instrText xml:space="preserve"> PAGEREF _Toc53219804 \h </w:instrText>
            </w:r>
            <w:r>
              <w:rPr>
                <w:noProof/>
                <w:webHidden/>
              </w:rPr>
            </w:r>
          </w:ins>
          <w:r>
            <w:rPr>
              <w:noProof/>
              <w:webHidden/>
            </w:rPr>
            <w:fldChar w:fldCharType="separate"/>
          </w:r>
          <w:ins w:id="107" w:author="David Conklin" w:date="2020-10-10T10:55:00Z">
            <w:r>
              <w:rPr>
                <w:noProof/>
                <w:webHidden/>
              </w:rPr>
              <w:t>22</w:t>
            </w:r>
            <w:r>
              <w:rPr>
                <w:noProof/>
                <w:webHidden/>
              </w:rPr>
              <w:fldChar w:fldCharType="end"/>
            </w:r>
            <w:r w:rsidRPr="00885EEF">
              <w:rPr>
                <w:rStyle w:val="Hyperlink"/>
                <w:noProof/>
              </w:rPr>
              <w:fldChar w:fldCharType="end"/>
            </w:r>
          </w:ins>
        </w:p>
        <w:p w14:paraId="1E6E9C85" w14:textId="07B3F2B5" w:rsidR="006A13B7" w:rsidRDefault="006A13B7">
          <w:pPr>
            <w:pStyle w:val="TOC2"/>
            <w:tabs>
              <w:tab w:val="right" w:leader="dot" w:pos="9350"/>
            </w:tabs>
            <w:rPr>
              <w:ins w:id="108" w:author="David Conklin" w:date="2020-10-10T10:55:00Z"/>
              <w:rFonts w:eastAsiaTheme="minorEastAsia"/>
              <w:noProof/>
            </w:rPr>
          </w:pPr>
          <w:ins w:id="109"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"_Toc53219805"</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Boundary conditions for stream water temperature</w:t>
            </w:r>
            <w:r>
              <w:rPr>
                <w:noProof/>
                <w:webHidden/>
              </w:rPr>
              <w:tab/>
            </w:r>
            <w:r>
              <w:rPr>
                <w:noProof/>
                <w:webHidden/>
              </w:rPr>
              <w:fldChar w:fldCharType="begin"/>
            </w:r>
            <w:r>
              <w:rPr>
                <w:noProof/>
                <w:webHidden/>
              </w:rPr>
              <w:instrText xml:space="preserve"> PAGEREF _Toc53219805 \h </w:instrText>
            </w:r>
            <w:r>
              <w:rPr>
                <w:noProof/>
                <w:webHidden/>
              </w:rPr>
            </w:r>
          </w:ins>
          <w:r>
            <w:rPr>
              <w:noProof/>
              <w:webHidden/>
            </w:rPr>
            <w:fldChar w:fldCharType="separate"/>
          </w:r>
          <w:ins w:id="110" w:author="David Conklin" w:date="2020-10-10T10:55:00Z">
            <w:r>
              <w:rPr>
                <w:noProof/>
                <w:webHidden/>
              </w:rPr>
              <w:t>22</w:t>
            </w:r>
            <w:r>
              <w:rPr>
                <w:noProof/>
                <w:webHidden/>
              </w:rPr>
              <w:fldChar w:fldCharType="end"/>
            </w:r>
            <w:r w:rsidRPr="00885EEF">
              <w:rPr>
                <w:rStyle w:val="Hyperlink"/>
                <w:noProof/>
              </w:rPr>
              <w:fldChar w:fldCharType="end"/>
            </w:r>
          </w:ins>
        </w:p>
        <w:p w14:paraId="14775A88" w14:textId="187116B5" w:rsidR="006A13B7" w:rsidRDefault="006A13B7">
          <w:pPr>
            <w:pStyle w:val="TOC2"/>
            <w:tabs>
              <w:tab w:val="right" w:leader="dot" w:pos="9350"/>
            </w:tabs>
            <w:rPr>
              <w:ins w:id="111" w:author="David Conklin" w:date="2020-10-10T10:55:00Z"/>
              <w:rFonts w:eastAsiaTheme="minorEastAsia"/>
              <w:noProof/>
            </w:rPr>
          </w:pPr>
          <w:ins w:id="112"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"_Toc53219806"</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Thermal stratification in reservoirs</w:t>
            </w:r>
            <w:r>
              <w:rPr>
                <w:noProof/>
                <w:webHidden/>
              </w:rPr>
              <w:tab/>
            </w:r>
            <w:r>
              <w:rPr>
                <w:noProof/>
                <w:webHidden/>
              </w:rPr>
              <w:fldChar w:fldCharType="begin"/>
            </w:r>
            <w:r>
              <w:rPr>
                <w:noProof/>
                <w:webHidden/>
              </w:rPr>
              <w:instrText xml:space="preserve"> PAGEREF _Toc53219806 \h </w:instrText>
            </w:r>
            <w:r>
              <w:rPr>
                <w:noProof/>
                <w:webHidden/>
              </w:rPr>
            </w:r>
          </w:ins>
          <w:r>
            <w:rPr>
              <w:noProof/>
              <w:webHidden/>
            </w:rPr>
            <w:fldChar w:fldCharType="separate"/>
          </w:r>
          <w:ins w:id="113" w:author="David Conklin" w:date="2020-10-10T10:55:00Z">
            <w:r>
              <w:rPr>
                <w:noProof/>
                <w:webHidden/>
              </w:rPr>
              <w:t>23</w:t>
            </w:r>
            <w:r>
              <w:rPr>
                <w:noProof/>
                <w:webHidden/>
              </w:rPr>
              <w:fldChar w:fldCharType="end"/>
            </w:r>
            <w:r w:rsidRPr="00885EEF">
              <w:rPr>
                <w:rStyle w:val="Hyperlink"/>
                <w:noProof/>
              </w:rPr>
              <w:fldChar w:fldCharType="end"/>
            </w:r>
          </w:ins>
        </w:p>
        <w:p w14:paraId="41D8E06F" w14:textId="262A3BA3" w:rsidR="006A13B7" w:rsidRDefault="006A13B7">
          <w:pPr>
            <w:pStyle w:val="TOC2"/>
            <w:tabs>
              <w:tab w:val="right" w:leader="dot" w:pos="9350"/>
            </w:tabs>
            <w:rPr>
              <w:ins w:id="114" w:author="David Conklin" w:date="2020-10-10T10:55:00Z"/>
              <w:rFonts w:eastAsiaTheme="minorEastAsia"/>
              <w:noProof/>
            </w:rPr>
          </w:pPr>
          <w:ins w:id="115"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"_Toc53219807"</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Thermal loading</w:t>
            </w:r>
            <w:r>
              <w:rPr>
                <w:noProof/>
                <w:webHidden/>
              </w:rPr>
              <w:tab/>
            </w:r>
            <w:r>
              <w:rPr>
                <w:noProof/>
                <w:webHidden/>
              </w:rPr>
              <w:fldChar w:fldCharType="begin"/>
            </w:r>
            <w:r>
              <w:rPr>
                <w:noProof/>
                <w:webHidden/>
              </w:rPr>
              <w:instrText xml:space="preserve"> PAGEREF _Toc53219807 \h </w:instrText>
            </w:r>
            <w:r>
              <w:rPr>
                <w:noProof/>
                <w:webHidden/>
              </w:rPr>
            </w:r>
          </w:ins>
          <w:r>
            <w:rPr>
              <w:noProof/>
              <w:webHidden/>
            </w:rPr>
            <w:fldChar w:fldCharType="separate"/>
          </w:r>
          <w:ins w:id="116" w:author="David Conklin" w:date="2020-10-10T10:55:00Z">
            <w:r>
              <w:rPr>
                <w:noProof/>
                <w:webHidden/>
              </w:rPr>
              <w:t>23</w:t>
            </w:r>
            <w:r>
              <w:rPr>
                <w:noProof/>
                <w:webHidden/>
              </w:rPr>
              <w:fldChar w:fldCharType="end"/>
            </w:r>
            <w:r w:rsidRPr="00885EEF">
              <w:rPr>
                <w:rStyle w:val="Hyperlink"/>
                <w:noProof/>
              </w:rPr>
              <w:fldChar w:fldCharType="end"/>
            </w:r>
          </w:ins>
        </w:p>
        <w:p w14:paraId="3826D1AD" w14:textId="53625D48" w:rsidR="006A13B7" w:rsidRDefault="006A13B7">
          <w:pPr>
            <w:pStyle w:val="TOC1"/>
            <w:tabs>
              <w:tab w:val="right" w:leader="dot" w:pos="9350"/>
            </w:tabs>
            <w:rPr>
              <w:ins w:id="117" w:author="David Conklin" w:date="2020-10-10T10:55:00Z"/>
              <w:rFonts w:eastAsiaTheme="minorEastAsia"/>
              <w:noProof/>
            </w:rPr>
          </w:pPr>
          <w:ins w:id="118"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"_Toc53219808"</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_Toc53219808 \h </w:instrText>
            </w:r>
            <w:r>
              <w:rPr>
                <w:noProof/>
                <w:webHidden/>
              </w:rPr>
            </w:r>
          </w:ins>
          <w:r>
            <w:rPr>
              <w:noProof/>
              <w:webHidden/>
            </w:rPr>
            <w:fldChar w:fldCharType="separate"/>
          </w:r>
          <w:ins w:id="119" w:author="David Conklin" w:date="2020-10-10T10:55:00Z">
            <w:r>
              <w:rPr>
                <w:noProof/>
                <w:webHidden/>
              </w:rPr>
              <w:t>24</w:t>
            </w:r>
            <w:r>
              <w:rPr>
                <w:noProof/>
                <w:webHidden/>
              </w:rPr>
              <w:fldChar w:fldCharType="end"/>
            </w:r>
            <w:r w:rsidRPr="00885EEF">
              <w:rPr>
                <w:rStyle w:val="Hyperlink"/>
                <w:noProof/>
              </w:rPr>
              <w:fldChar w:fldCharType="end"/>
            </w:r>
          </w:ins>
        </w:p>
        <w:p w14:paraId="44469B09" w14:textId="19A76B02" w:rsidR="006A13B7" w:rsidRDefault="006A13B7">
          <w:pPr>
            <w:pStyle w:val="TOC1"/>
            <w:tabs>
              <w:tab w:val="right" w:leader="dot" w:pos="9350"/>
            </w:tabs>
            <w:rPr>
              <w:ins w:id="120" w:author="David Conklin" w:date="2020-10-10T10:55:00Z"/>
              <w:rFonts w:eastAsiaTheme="minorEastAsia"/>
              <w:noProof/>
            </w:rPr>
          </w:pPr>
          <w:ins w:id="121"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"_Toc53219809"</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North Santiam study area</w:t>
            </w:r>
            <w:r>
              <w:rPr>
                <w:noProof/>
                <w:webHidden/>
              </w:rPr>
              <w:tab/>
            </w:r>
            <w:r>
              <w:rPr>
                <w:noProof/>
                <w:webHidden/>
              </w:rPr>
              <w:fldChar w:fldCharType="begin"/>
            </w:r>
            <w:r>
              <w:rPr>
                <w:noProof/>
                <w:webHidden/>
              </w:rPr>
              <w:instrText xml:space="preserve"> PAGEREF _Toc53219809 \h </w:instrText>
            </w:r>
            <w:r>
              <w:rPr>
                <w:noProof/>
                <w:webHidden/>
              </w:rPr>
            </w:r>
          </w:ins>
          <w:r>
            <w:rPr>
              <w:noProof/>
              <w:webHidden/>
            </w:rPr>
            <w:fldChar w:fldCharType="separate"/>
          </w:r>
          <w:ins w:id="122" w:author="David Conklin" w:date="2020-10-10T10:55:00Z">
            <w:r>
              <w:rPr>
                <w:noProof/>
                <w:webHidden/>
              </w:rPr>
              <w:t>26</w:t>
            </w:r>
            <w:r>
              <w:rPr>
                <w:noProof/>
                <w:webHidden/>
              </w:rPr>
              <w:fldChar w:fldCharType="end"/>
            </w:r>
            <w:r w:rsidRPr="00885EEF">
              <w:rPr>
                <w:rStyle w:val="Hyperlink"/>
                <w:noProof/>
              </w:rPr>
              <w:fldChar w:fldCharType="end"/>
            </w:r>
          </w:ins>
        </w:p>
        <w:p w14:paraId="63B68328" w14:textId="497B2C21" w:rsidR="006A13B7" w:rsidRDefault="006A13B7">
          <w:pPr>
            <w:pStyle w:val="TOC2"/>
            <w:tabs>
              <w:tab w:val="right" w:leader="dot" w:pos="9350"/>
            </w:tabs>
            <w:rPr>
              <w:ins w:id="123" w:author="David Conklin" w:date="2020-10-10T10:55:00Z"/>
              <w:rFonts w:eastAsiaTheme="minorEastAsia"/>
              <w:noProof/>
            </w:rPr>
          </w:pPr>
          <w:ins w:id="124"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"_Toc53219810"</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_Toc53219810 \h </w:instrText>
            </w:r>
            <w:r>
              <w:rPr>
                <w:noProof/>
                <w:webHidden/>
              </w:rPr>
            </w:r>
          </w:ins>
          <w:r>
            <w:rPr>
              <w:noProof/>
              <w:webHidden/>
            </w:rPr>
            <w:fldChar w:fldCharType="separate"/>
          </w:r>
          <w:ins w:id="125" w:author="David Conklin" w:date="2020-10-10T10:55:00Z">
            <w:r>
              <w:rPr>
                <w:noProof/>
                <w:webHidden/>
              </w:rPr>
              <w:t>26</w:t>
            </w:r>
            <w:r>
              <w:rPr>
                <w:noProof/>
                <w:webHidden/>
              </w:rPr>
              <w:fldChar w:fldCharType="end"/>
            </w:r>
            <w:r w:rsidRPr="00885EEF">
              <w:rPr>
                <w:rStyle w:val="Hyperlink"/>
                <w:noProof/>
              </w:rPr>
              <w:fldChar w:fldCharType="end"/>
            </w:r>
          </w:ins>
        </w:p>
        <w:p w14:paraId="6BD27C08" w14:textId="6944B38C" w:rsidR="006A13B7" w:rsidRDefault="006A13B7">
          <w:pPr>
            <w:pStyle w:val="TOC2"/>
            <w:tabs>
              <w:tab w:val="right" w:leader="dot" w:pos="9350"/>
            </w:tabs>
            <w:rPr>
              <w:ins w:id="126" w:author="David Conklin" w:date="2020-10-10T10:55:00Z"/>
              <w:rFonts w:eastAsiaTheme="minorEastAsia"/>
              <w:noProof/>
            </w:rPr>
          </w:pPr>
          <w:ins w:id="127"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"_Toc53219811"</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Municipal water rights</w:t>
            </w:r>
            <w:r>
              <w:rPr>
                <w:noProof/>
                <w:webHidden/>
              </w:rPr>
              <w:tab/>
            </w:r>
            <w:r>
              <w:rPr>
                <w:noProof/>
                <w:webHidden/>
              </w:rPr>
              <w:fldChar w:fldCharType="begin"/>
            </w:r>
            <w:r>
              <w:rPr>
                <w:noProof/>
                <w:webHidden/>
              </w:rPr>
              <w:instrText xml:space="preserve"> PAGEREF _Toc53219811 \h </w:instrText>
            </w:r>
            <w:r>
              <w:rPr>
                <w:noProof/>
                <w:webHidden/>
              </w:rPr>
            </w:r>
          </w:ins>
          <w:r>
            <w:rPr>
              <w:noProof/>
              <w:webHidden/>
            </w:rPr>
            <w:fldChar w:fldCharType="separate"/>
          </w:r>
          <w:ins w:id="128" w:author="David Conklin" w:date="2020-10-10T10:55:00Z">
            <w:r>
              <w:rPr>
                <w:noProof/>
                <w:webHidden/>
              </w:rPr>
              <w:t>28</w:t>
            </w:r>
            <w:r>
              <w:rPr>
                <w:noProof/>
                <w:webHidden/>
              </w:rPr>
              <w:fldChar w:fldCharType="end"/>
            </w:r>
            <w:r w:rsidRPr="00885EEF">
              <w:rPr>
                <w:rStyle w:val="Hyperlink"/>
                <w:noProof/>
              </w:rPr>
              <w:fldChar w:fldCharType="end"/>
            </w:r>
          </w:ins>
        </w:p>
        <w:p w14:paraId="04ED2B55" w14:textId="7613FB74" w:rsidR="006A13B7" w:rsidRDefault="006A13B7">
          <w:pPr>
            <w:pStyle w:val="TOC1"/>
            <w:tabs>
              <w:tab w:val="right" w:leader="dot" w:pos="9350"/>
            </w:tabs>
            <w:rPr>
              <w:ins w:id="129" w:author="David Conklin" w:date="2020-10-10T10:55:00Z"/>
              <w:rFonts w:eastAsiaTheme="minorEastAsia"/>
              <w:noProof/>
            </w:rPr>
          </w:pPr>
          <w:ins w:id="130"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"_Toc53219812"</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McKenzie Basin Wetlands Study</w:t>
            </w:r>
            <w:r>
              <w:rPr>
                <w:noProof/>
                <w:webHidden/>
              </w:rPr>
              <w:tab/>
            </w:r>
            <w:r>
              <w:rPr>
                <w:noProof/>
                <w:webHidden/>
              </w:rPr>
              <w:fldChar w:fldCharType="begin"/>
            </w:r>
            <w:r>
              <w:rPr>
                <w:noProof/>
                <w:webHidden/>
              </w:rPr>
              <w:instrText xml:space="preserve"> PAGEREF _Toc53219812 \h </w:instrText>
            </w:r>
            <w:r>
              <w:rPr>
                <w:noProof/>
                <w:webHidden/>
              </w:rPr>
            </w:r>
          </w:ins>
          <w:r>
            <w:rPr>
              <w:noProof/>
              <w:webHidden/>
            </w:rPr>
            <w:fldChar w:fldCharType="separate"/>
          </w:r>
          <w:ins w:id="131" w:author="David Conklin" w:date="2020-10-10T10:55:00Z">
            <w:r>
              <w:rPr>
                <w:noProof/>
                <w:webHidden/>
              </w:rPr>
              <w:t>28</w:t>
            </w:r>
            <w:r>
              <w:rPr>
                <w:noProof/>
                <w:webHidden/>
              </w:rPr>
              <w:fldChar w:fldCharType="end"/>
            </w:r>
            <w:r w:rsidRPr="00885EEF">
              <w:rPr>
                <w:rStyle w:val="Hyperlink"/>
                <w:noProof/>
              </w:rPr>
              <w:fldChar w:fldCharType="end"/>
            </w:r>
          </w:ins>
        </w:p>
        <w:p w14:paraId="19A40910" w14:textId="1F4234FF" w:rsidR="006A13B7" w:rsidRDefault="006A13B7">
          <w:pPr>
            <w:pStyle w:val="TOC2"/>
            <w:tabs>
              <w:tab w:val="right" w:leader="dot" w:pos="9350"/>
            </w:tabs>
            <w:rPr>
              <w:ins w:id="132" w:author="David Conklin" w:date="2020-10-10T10:55:00Z"/>
              <w:rFonts w:eastAsiaTheme="minorEastAsia"/>
              <w:noProof/>
            </w:rPr>
          </w:pPr>
          <w:ins w:id="133"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"_Toc53219813"</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Project Overview</w:t>
            </w:r>
            <w:r>
              <w:rPr>
                <w:noProof/>
                <w:webHidden/>
              </w:rPr>
              <w:tab/>
            </w:r>
            <w:r>
              <w:rPr>
                <w:noProof/>
                <w:webHidden/>
              </w:rPr>
              <w:fldChar w:fldCharType="begin"/>
            </w:r>
            <w:r>
              <w:rPr>
                <w:noProof/>
                <w:webHidden/>
              </w:rPr>
              <w:instrText xml:space="preserve"> PAGEREF _Toc53219813 \h </w:instrText>
            </w:r>
            <w:r>
              <w:rPr>
                <w:noProof/>
                <w:webHidden/>
              </w:rPr>
            </w:r>
          </w:ins>
          <w:r>
            <w:rPr>
              <w:noProof/>
              <w:webHidden/>
            </w:rPr>
            <w:fldChar w:fldCharType="separate"/>
          </w:r>
          <w:ins w:id="134" w:author="David Conklin" w:date="2020-10-10T10:55:00Z">
            <w:r>
              <w:rPr>
                <w:noProof/>
                <w:webHidden/>
              </w:rPr>
              <w:t>28</w:t>
            </w:r>
            <w:r>
              <w:rPr>
                <w:noProof/>
                <w:webHidden/>
              </w:rPr>
              <w:fldChar w:fldCharType="end"/>
            </w:r>
            <w:r w:rsidRPr="00885EEF">
              <w:rPr>
                <w:rStyle w:val="Hyperlink"/>
                <w:noProof/>
              </w:rPr>
              <w:fldChar w:fldCharType="end"/>
            </w:r>
          </w:ins>
        </w:p>
        <w:p w14:paraId="44FC7298" w14:textId="401206C9" w:rsidR="006A13B7" w:rsidRDefault="006A13B7">
          <w:pPr>
            <w:pStyle w:val="TOC2"/>
            <w:tabs>
              <w:tab w:val="right" w:leader="dot" w:pos="9350"/>
            </w:tabs>
            <w:rPr>
              <w:ins w:id="135" w:author="David Conklin" w:date="2020-10-10T10:55:00Z"/>
              <w:rFonts w:eastAsiaTheme="minorEastAsia"/>
              <w:noProof/>
            </w:rPr>
          </w:pPr>
          <w:ins w:id="136"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"_Toc53219814"</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Model and Simulation Overview</w:t>
            </w:r>
            <w:r>
              <w:rPr>
                <w:noProof/>
                <w:webHidden/>
              </w:rPr>
              <w:tab/>
            </w:r>
            <w:r>
              <w:rPr>
                <w:noProof/>
                <w:webHidden/>
              </w:rPr>
              <w:fldChar w:fldCharType="begin"/>
            </w:r>
            <w:r>
              <w:rPr>
                <w:noProof/>
                <w:webHidden/>
              </w:rPr>
              <w:instrText xml:space="preserve"> PAGEREF _Toc53219814 \h </w:instrText>
            </w:r>
            <w:r>
              <w:rPr>
                <w:noProof/>
                <w:webHidden/>
              </w:rPr>
            </w:r>
          </w:ins>
          <w:r>
            <w:rPr>
              <w:noProof/>
              <w:webHidden/>
            </w:rPr>
            <w:fldChar w:fldCharType="separate"/>
          </w:r>
          <w:ins w:id="137" w:author="David Conklin" w:date="2020-10-10T10:55:00Z">
            <w:r>
              <w:rPr>
                <w:noProof/>
                <w:webHidden/>
              </w:rPr>
              <w:t>30</w:t>
            </w:r>
            <w:r>
              <w:rPr>
                <w:noProof/>
                <w:webHidden/>
              </w:rPr>
              <w:fldChar w:fldCharType="end"/>
            </w:r>
            <w:r w:rsidRPr="00885EEF">
              <w:rPr>
                <w:rStyle w:val="Hyperlink"/>
                <w:noProof/>
              </w:rPr>
              <w:fldChar w:fldCharType="end"/>
            </w:r>
          </w:ins>
        </w:p>
        <w:p w14:paraId="23C50B82" w14:textId="1D9D9151" w:rsidR="006A13B7" w:rsidRDefault="006A13B7">
          <w:pPr>
            <w:pStyle w:val="TOC2"/>
            <w:tabs>
              <w:tab w:val="right" w:leader="dot" w:pos="9350"/>
            </w:tabs>
            <w:rPr>
              <w:ins w:id="138" w:author="David Conklin" w:date="2020-10-10T10:55:00Z"/>
              <w:rFonts w:eastAsiaTheme="minorEastAsia"/>
              <w:noProof/>
            </w:rPr>
          </w:pPr>
          <w:ins w:id="139"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"_Toc53219815"</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_Toc53219815 \h </w:instrText>
            </w:r>
            <w:r>
              <w:rPr>
                <w:noProof/>
                <w:webHidden/>
              </w:rPr>
            </w:r>
          </w:ins>
          <w:r>
            <w:rPr>
              <w:noProof/>
              <w:webHidden/>
            </w:rPr>
            <w:fldChar w:fldCharType="separate"/>
          </w:r>
          <w:ins w:id="140" w:author="David Conklin" w:date="2020-10-10T10:55:00Z">
            <w:r>
              <w:rPr>
                <w:noProof/>
                <w:webHidden/>
              </w:rPr>
              <w:t>31</w:t>
            </w:r>
            <w:r>
              <w:rPr>
                <w:noProof/>
                <w:webHidden/>
              </w:rPr>
              <w:fldChar w:fldCharType="end"/>
            </w:r>
            <w:r w:rsidRPr="00885EEF">
              <w:rPr>
                <w:rStyle w:val="Hyperlink"/>
                <w:noProof/>
              </w:rPr>
              <w:fldChar w:fldCharType="end"/>
            </w:r>
          </w:ins>
        </w:p>
        <w:p w14:paraId="59574F58" w14:textId="621EB2B6" w:rsidR="006A13B7" w:rsidRDefault="006A13B7">
          <w:pPr>
            <w:pStyle w:val="TOC2"/>
            <w:tabs>
              <w:tab w:val="right" w:leader="dot" w:pos="9350"/>
            </w:tabs>
            <w:rPr>
              <w:ins w:id="141" w:author="David Conklin" w:date="2020-10-10T10:55:00Z"/>
              <w:rFonts w:eastAsiaTheme="minorEastAsia"/>
              <w:noProof/>
            </w:rPr>
          </w:pPr>
          <w:ins w:id="142"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"_Toc53219816"</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Data changes for better representation of wetlands</w:t>
            </w:r>
            <w:r>
              <w:rPr>
                <w:noProof/>
                <w:webHidden/>
              </w:rPr>
              <w:tab/>
            </w:r>
            <w:r>
              <w:rPr>
                <w:noProof/>
                <w:webHidden/>
              </w:rPr>
              <w:fldChar w:fldCharType="begin"/>
            </w:r>
            <w:r>
              <w:rPr>
                <w:noProof/>
                <w:webHidden/>
              </w:rPr>
              <w:instrText xml:space="preserve"> PAGEREF _Toc53219816 \h </w:instrText>
            </w:r>
            <w:r>
              <w:rPr>
                <w:noProof/>
                <w:webHidden/>
              </w:rPr>
            </w:r>
          </w:ins>
          <w:r>
            <w:rPr>
              <w:noProof/>
              <w:webHidden/>
            </w:rPr>
            <w:fldChar w:fldCharType="separate"/>
          </w:r>
          <w:ins w:id="143" w:author="David Conklin" w:date="2020-10-10T10:55:00Z">
            <w:r>
              <w:rPr>
                <w:noProof/>
                <w:webHidden/>
              </w:rPr>
              <w:t>31</w:t>
            </w:r>
            <w:r>
              <w:rPr>
                <w:noProof/>
                <w:webHidden/>
              </w:rPr>
              <w:fldChar w:fldCharType="end"/>
            </w:r>
            <w:r w:rsidRPr="00885EEF">
              <w:rPr>
                <w:rStyle w:val="Hyperlink"/>
                <w:noProof/>
              </w:rPr>
              <w:fldChar w:fldCharType="end"/>
            </w:r>
          </w:ins>
        </w:p>
        <w:p w14:paraId="058BCA00" w14:textId="41B5921C" w:rsidR="006A13B7" w:rsidRDefault="006A13B7">
          <w:pPr>
            <w:pStyle w:val="TOC2"/>
            <w:tabs>
              <w:tab w:val="right" w:leader="dot" w:pos="9350"/>
            </w:tabs>
            <w:rPr>
              <w:ins w:id="144" w:author="David Conklin" w:date="2020-10-10T10:55:00Z"/>
              <w:rFonts w:eastAsiaTheme="minorEastAsia"/>
              <w:noProof/>
            </w:rPr>
          </w:pPr>
          <w:ins w:id="145"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"_Toc53219817"</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Projection, Calendar, and Units</w:t>
            </w:r>
            <w:r>
              <w:rPr>
                <w:noProof/>
                <w:webHidden/>
              </w:rPr>
              <w:tab/>
            </w:r>
            <w:r>
              <w:rPr>
                <w:noProof/>
                <w:webHidden/>
              </w:rPr>
              <w:fldChar w:fldCharType="begin"/>
            </w:r>
            <w:r>
              <w:rPr>
                <w:noProof/>
                <w:webHidden/>
              </w:rPr>
              <w:instrText xml:space="preserve"> PAGEREF _Toc53219817 \h </w:instrText>
            </w:r>
            <w:r>
              <w:rPr>
                <w:noProof/>
                <w:webHidden/>
              </w:rPr>
            </w:r>
          </w:ins>
          <w:r>
            <w:rPr>
              <w:noProof/>
              <w:webHidden/>
            </w:rPr>
            <w:fldChar w:fldCharType="separate"/>
          </w:r>
          <w:ins w:id="146" w:author="David Conklin" w:date="2020-10-10T10:55:00Z">
            <w:r>
              <w:rPr>
                <w:noProof/>
                <w:webHidden/>
              </w:rPr>
              <w:t>32</w:t>
            </w:r>
            <w:r>
              <w:rPr>
                <w:noProof/>
                <w:webHidden/>
              </w:rPr>
              <w:fldChar w:fldCharType="end"/>
            </w:r>
            <w:r w:rsidRPr="00885EEF">
              <w:rPr>
                <w:rStyle w:val="Hyperlink"/>
                <w:noProof/>
              </w:rPr>
              <w:fldChar w:fldCharType="end"/>
            </w:r>
          </w:ins>
        </w:p>
        <w:p w14:paraId="5ED10C1C" w14:textId="2FFF8FD9" w:rsidR="006A13B7" w:rsidRDefault="006A13B7">
          <w:pPr>
            <w:pStyle w:val="TOC2"/>
            <w:tabs>
              <w:tab w:val="right" w:leader="dot" w:pos="9350"/>
            </w:tabs>
            <w:rPr>
              <w:ins w:id="147" w:author="David Conklin" w:date="2020-10-10T10:55:00Z"/>
              <w:rFonts w:eastAsiaTheme="minorEastAsia"/>
              <w:noProof/>
            </w:rPr>
          </w:pPr>
          <w:ins w:id="148"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"_Toc53219818"</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Simulation of changes in wetlands over time</w:t>
            </w:r>
            <w:r>
              <w:rPr>
                <w:noProof/>
                <w:webHidden/>
              </w:rPr>
              <w:tab/>
            </w:r>
            <w:r>
              <w:rPr>
                <w:noProof/>
                <w:webHidden/>
              </w:rPr>
              <w:fldChar w:fldCharType="begin"/>
            </w:r>
            <w:r>
              <w:rPr>
                <w:noProof/>
                <w:webHidden/>
              </w:rPr>
              <w:instrText xml:space="preserve"> PAGEREF _Toc53219818 \h </w:instrText>
            </w:r>
            <w:r>
              <w:rPr>
                <w:noProof/>
                <w:webHidden/>
              </w:rPr>
            </w:r>
          </w:ins>
          <w:r>
            <w:rPr>
              <w:noProof/>
              <w:webHidden/>
            </w:rPr>
            <w:fldChar w:fldCharType="separate"/>
          </w:r>
          <w:ins w:id="149" w:author="David Conklin" w:date="2020-10-10T10:55:00Z">
            <w:r>
              <w:rPr>
                <w:noProof/>
                <w:webHidden/>
              </w:rPr>
              <w:t>32</w:t>
            </w:r>
            <w:r>
              <w:rPr>
                <w:noProof/>
                <w:webHidden/>
              </w:rPr>
              <w:fldChar w:fldCharType="end"/>
            </w:r>
            <w:r w:rsidRPr="00885EEF">
              <w:rPr>
                <w:rStyle w:val="Hyperlink"/>
                <w:noProof/>
              </w:rPr>
              <w:fldChar w:fldCharType="end"/>
            </w:r>
          </w:ins>
        </w:p>
        <w:p w14:paraId="14CA6B29" w14:textId="7FA112EA" w:rsidR="006A13B7" w:rsidRDefault="006A13B7">
          <w:pPr>
            <w:pStyle w:val="TOC2"/>
            <w:tabs>
              <w:tab w:val="right" w:leader="dot" w:pos="9350"/>
            </w:tabs>
            <w:rPr>
              <w:ins w:id="150" w:author="David Conklin" w:date="2020-10-10T10:55:00Z"/>
              <w:rFonts w:eastAsiaTheme="minorEastAsia"/>
              <w:noProof/>
            </w:rPr>
          </w:pPr>
          <w:ins w:id="151"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"_Toc53219819"</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How wetlands are represented in the model</w:t>
            </w:r>
            <w:r>
              <w:rPr>
                <w:noProof/>
                <w:webHidden/>
              </w:rPr>
              <w:tab/>
            </w:r>
            <w:r>
              <w:rPr>
                <w:noProof/>
                <w:webHidden/>
              </w:rPr>
              <w:fldChar w:fldCharType="begin"/>
            </w:r>
            <w:r>
              <w:rPr>
                <w:noProof/>
                <w:webHidden/>
              </w:rPr>
              <w:instrText xml:space="preserve"> PAGEREF _Toc53219819 \h </w:instrText>
            </w:r>
            <w:r>
              <w:rPr>
                <w:noProof/>
                <w:webHidden/>
              </w:rPr>
            </w:r>
          </w:ins>
          <w:r>
            <w:rPr>
              <w:noProof/>
              <w:webHidden/>
            </w:rPr>
            <w:fldChar w:fldCharType="separate"/>
          </w:r>
          <w:ins w:id="152" w:author="David Conklin" w:date="2020-10-10T10:55:00Z">
            <w:r>
              <w:rPr>
                <w:noProof/>
                <w:webHidden/>
              </w:rPr>
              <w:t>32</w:t>
            </w:r>
            <w:r>
              <w:rPr>
                <w:noProof/>
                <w:webHidden/>
              </w:rPr>
              <w:fldChar w:fldCharType="end"/>
            </w:r>
            <w:r w:rsidRPr="00885EEF">
              <w:rPr>
                <w:rStyle w:val="Hyperlink"/>
                <w:noProof/>
              </w:rPr>
              <w:fldChar w:fldCharType="end"/>
            </w:r>
          </w:ins>
        </w:p>
        <w:p w14:paraId="347DC755" w14:textId="7D759494" w:rsidR="006A13B7" w:rsidRDefault="006A13B7">
          <w:pPr>
            <w:pStyle w:val="TOC2"/>
            <w:tabs>
              <w:tab w:val="right" w:leader="dot" w:pos="9350"/>
            </w:tabs>
            <w:rPr>
              <w:ins w:id="153" w:author="David Conklin" w:date="2020-10-10T10:55:00Z"/>
              <w:rFonts w:eastAsiaTheme="minorEastAsia"/>
              <w:noProof/>
            </w:rPr>
          </w:pPr>
          <w:ins w:id="154"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"_Toc53219820"</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Attributes of interest in the wetlands study</w:t>
            </w:r>
            <w:r>
              <w:rPr>
                <w:noProof/>
                <w:webHidden/>
              </w:rPr>
              <w:tab/>
            </w:r>
            <w:r>
              <w:rPr>
                <w:noProof/>
                <w:webHidden/>
              </w:rPr>
              <w:fldChar w:fldCharType="begin"/>
            </w:r>
            <w:r>
              <w:rPr>
                <w:noProof/>
                <w:webHidden/>
              </w:rPr>
              <w:instrText xml:space="preserve"> PAGEREF _Toc53219820 \h </w:instrText>
            </w:r>
            <w:r>
              <w:rPr>
                <w:noProof/>
                <w:webHidden/>
              </w:rPr>
            </w:r>
          </w:ins>
          <w:r>
            <w:rPr>
              <w:noProof/>
              <w:webHidden/>
            </w:rPr>
            <w:fldChar w:fldCharType="separate"/>
          </w:r>
          <w:ins w:id="155" w:author="David Conklin" w:date="2020-10-10T10:55:00Z">
            <w:r>
              <w:rPr>
                <w:noProof/>
                <w:webHidden/>
              </w:rPr>
              <w:t>34</w:t>
            </w:r>
            <w:r>
              <w:rPr>
                <w:noProof/>
                <w:webHidden/>
              </w:rPr>
              <w:fldChar w:fldCharType="end"/>
            </w:r>
            <w:r w:rsidRPr="00885EEF">
              <w:rPr>
                <w:rStyle w:val="Hyperlink"/>
                <w:noProof/>
              </w:rPr>
              <w:fldChar w:fldCharType="end"/>
            </w:r>
          </w:ins>
        </w:p>
        <w:p w14:paraId="5854CDA3" w14:textId="6319C881" w:rsidR="006A13B7" w:rsidRDefault="006A13B7">
          <w:pPr>
            <w:pStyle w:val="TOC2"/>
            <w:tabs>
              <w:tab w:val="right" w:leader="dot" w:pos="9350"/>
            </w:tabs>
            <w:rPr>
              <w:ins w:id="156" w:author="David Conklin" w:date="2020-10-10T10:55:00Z"/>
              <w:rFonts w:eastAsiaTheme="minorEastAsia"/>
              <w:noProof/>
            </w:rPr>
          </w:pPr>
          <w:ins w:id="157"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"_Toc53219821"</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A WETNESS attribute</w:t>
            </w:r>
            <w:r>
              <w:rPr>
                <w:noProof/>
                <w:webHidden/>
              </w:rPr>
              <w:tab/>
            </w:r>
            <w:r>
              <w:rPr>
                <w:noProof/>
                <w:webHidden/>
              </w:rPr>
              <w:fldChar w:fldCharType="begin"/>
            </w:r>
            <w:r>
              <w:rPr>
                <w:noProof/>
                <w:webHidden/>
              </w:rPr>
              <w:instrText xml:space="preserve"> PAGEREF _Toc53219821 \h </w:instrText>
            </w:r>
            <w:r>
              <w:rPr>
                <w:noProof/>
                <w:webHidden/>
              </w:rPr>
            </w:r>
          </w:ins>
          <w:r>
            <w:rPr>
              <w:noProof/>
              <w:webHidden/>
            </w:rPr>
            <w:fldChar w:fldCharType="separate"/>
          </w:r>
          <w:ins w:id="158" w:author="David Conklin" w:date="2020-10-10T10:55:00Z">
            <w:r>
              <w:rPr>
                <w:noProof/>
                <w:webHidden/>
              </w:rPr>
              <w:t>34</w:t>
            </w:r>
            <w:r>
              <w:rPr>
                <w:noProof/>
                <w:webHidden/>
              </w:rPr>
              <w:fldChar w:fldCharType="end"/>
            </w:r>
            <w:r w:rsidRPr="00885EEF">
              <w:rPr>
                <w:rStyle w:val="Hyperlink"/>
                <w:noProof/>
              </w:rPr>
              <w:fldChar w:fldCharType="end"/>
            </w:r>
          </w:ins>
        </w:p>
        <w:p w14:paraId="4861C42D" w14:textId="748755F4" w:rsidR="006A13B7" w:rsidRDefault="006A13B7">
          <w:pPr>
            <w:pStyle w:val="TOC2"/>
            <w:tabs>
              <w:tab w:val="right" w:leader="dot" w:pos="9350"/>
            </w:tabs>
            <w:rPr>
              <w:ins w:id="159" w:author="David Conklin" w:date="2020-10-10T10:55:00Z"/>
              <w:rFonts w:eastAsiaTheme="minorEastAsia"/>
              <w:noProof/>
            </w:rPr>
          </w:pPr>
          <w:ins w:id="160"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"_Toc53219822"</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_Toc53219822 \h </w:instrText>
            </w:r>
            <w:r>
              <w:rPr>
                <w:noProof/>
                <w:webHidden/>
              </w:rPr>
            </w:r>
          </w:ins>
          <w:r>
            <w:rPr>
              <w:noProof/>
              <w:webHidden/>
            </w:rPr>
            <w:fldChar w:fldCharType="separate"/>
          </w:r>
          <w:ins w:id="161" w:author="David Conklin" w:date="2020-10-10T10:55:00Z">
            <w:r>
              <w:rPr>
                <w:noProof/>
                <w:webHidden/>
              </w:rPr>
              <w:t>35</w:t>
            </w:r>
            <w:r>
              <w:rPr>
                <w:noProof/>
                <w:webHidden/>
              </w:rPr>
              <w:fldChar w:fldCharType="end"/>
            </w:r>
            <w:r w:rsidRPr="00885EEF">
              <w:rPr>
                <w:rStyle w:val="Hyperlink"/>
                <w:noProof/>
              </w:rPr>
              <w:fldChar w:fldCharType="end"/>
            </w:r>
          </w:ins>
        </w:p>
        <w:p w14:paraId="69AFC3A5" w14:textId="42869C13" w:rsidR="006A13B7" w:rsidRDefault="006A13B7">
          <w:pPr>
            <w:pStyle w:val="TOC3"/>
            <w:tabs>
              <w:tab w:val="right" w:leader="dot" w:pos="9350"/>
            </w:tabs>
            <w:rPr>
              <w:ins w:id="162" w:author="David Conklin" w:date="2020-10-10T10:55:00Z"/>
              <w:rFonts w:eastAsiaTheme="minorEastAsia"/>
              <w:noProof/>
            </w:rPr>
          </w:pPr>
          <w:ins w:id="163"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"_Toc53219823"</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Wetland IDU parameters</w:t>
            </w:r>
            <w:r>
              <w:rPr>
                <w:noProof/>
                <w:webHidden/>
              </w:rPr>
              <w:tab/>
            </w:r>
            <w:r>
              <w:rPr>
                <w:noProof/>
                <w:webHidden/>
              </w:rPr>
              <w:fldChar w:fldCharType="begin"/>
            </w:r>
            <w:r>
              <w:rPr>
                <w:noProof/>
                <w:webHidden/>
              </w:rPr>
              <w:instrText xml:space="preserve"> PAGEREF _Toc53219823 \h </w:instrText>
            </w:r>
            <w:r>
              <w:rPr>
                <w:noProof/>
                <w:webHidden/>
              </w:rPr>
            </w:r>
          </w:ins>
          <w:r>
            <w:rPr>
              <w:noProof/>
              <w:webHidden/>
            </w:rPr>
            <w:fldChar w:fldCharType="separate"/>
          </w:r>
          <w:ins w:id="164" w:author="David Conklin" w:date="2020-10-10T10:55:00Z">
            <w:r>
              <w:rPr>
                <w:noProof/>
                <w:webHidden/>
              </w:rPr>
              <w:t>35</w:t>
            </w:r>
            <w:r>
              <w:rPr>
                <w:noProof/>
                <w:webHidden/>
              </w:rPr>
              <w:fldChar w:fldCharType="end"/>
            </w:r>
            <w:r w:rsidRPr="00885EEF">
              <w:rPr>
                <w:rStyle w:val="Hyperlink"/>
                <w:noProof/>
              </w:rPr>
              <w:fldChar w:fldCharType="end"/>
            </w:r>
          </w:ins>
        </w:p>
        <w:p w14:paraId="16F16DDB" w14:textId="60C84233" w:rsidR="006A13B7" w:rsidRDefault="006A13B7">
          <w:pPr>
            <w:pStyle w:val="TOC3"/>
            <w:tabs>
              <w:tab w:val="right" w:leader="dot" w:pos="9350"/>
            </w:tabs>
            <w:rPr>
              <w:ins w:id="165" w:author="David Conklin" w:date="2020-10-10T10:55:00Z"/>
              <w:rFonts w:eastAsiaTheme="minorEastAsia"/>
              <w:noProof/>
            </w:rPr>
          </w:pPr>
          <w:ins w:id="166"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"_Toc53219824"</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Reach parameters</w:t>
            </w:r>
            <w:r>
              <w:rPr>
                <w:noProof/>
                <w:webHidden/>
              </w:rPr>
              <w:tab/>
            </w:r>
            <w:r>
              <w:rPr>
                <w:noProof/>
                <w:webHidden/>
              </w:rPr>
              <w:fldChar w:fldCharType="begin"/>
            </w:r>
            <w:r>
              <w:rPr>
                <w:noProof/>
                <w:webHidden/>
              </w:rPr>
              <w:instrText xml:space="preserve"> PAGEREF _Toc53219824 \h </w:instrText>
            </w:r>
            <w:r>
              <w:rPr>
                <w:noProof/>
                <w:webHidden/>
              </w:rPr>
            </w:r>
          </w:ins>
          <w:r>
            <w:rPr>
              <w:noProof/>
              <w:webHidden/>
            </w:rPr>
            <w:fldChar w:fldCharType="separate"/>
          </w:r>
          <w:ins w:id="167" w:author="David Conklin" w:date="2020-10-10T10:55:00Z">
            <w:r>
              <w:rPr>
                <w:noProof/>
                <w:webHidden/>
              </w:rPr>
              <w:t>35</w:t>
            </w:r>
            <w:r>
              <w:rPr>
                <w:noProof/>
                <w:webHidden/>
              </w:rPr>
              <w:fldChar w:fldCharType="end"/>
            </w:r>
            <w:r w:rsidRPr="00885EEF">
              <w:rPr>
                <w:rStyle w:val="Hyperlink"/>
                <w:noProof/>
              </w:rPr>
              <w:fldChar w:fldCharType="end"/>
            </w:r>
          </w:ins>
        </w:p>
        <w:p w14:paraId="47102707" w14:textId="4F130BD4" w:rsidR="006A13B7" w:rsidRDefault="006A13B7">
          <w:pPr>
            <w:pStyle w:val="TOC2"/>
            <w:tabs>
              <w:tab w:val="right" w:leader="dot" w:pos="9350"/>
            </w:tabs>
            <w:rPr>
              <w:ins w:id="168" w:author="David Conklin" w:date="2020-10-10T10:55:00Z"/>
              <w:rFonts w:eastAsiaTheme="minorEastAsia"/>
              <w:noProof/>
            </w:rPr>
          </w:pPr>
          <w:ins w:id="169"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"_Toc53219825"</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Loss (or gain) of wetlands</w:t>
            </w:r>
            <w:r>
              <w:rPr>
                <w:noProof/>
                <w:webHidden/>
              </w:rPr>
              <w:tab/>
            </w:r>
            <w:r>
              <w:rPr>
                <w:noProof/>
                <w:webHidden/>
              </w:rPr>
              <w:fldChar w:fldCharType="begin"/>
            </w:r>
            <w:r>
              <w:rPr>
                <w:noProof/>
                <w:webHidden/>
              </w:rPr>
              <w:instrText xml:space="preserve"> PAGEREF _Toc53219825 \h </w:instrText>
            </w:r>
            <w:r>
              <w:rPr>
                <w:noProof/>
                <w:webHidden/>
              </w:rPr>
            </w:r>
          </w:ins>
          <w:r>
            <w:rPr>
              <w:noProof/>
              <w:webHidden/>
            </w:rPr>
            <w:fldChar w:fldCharType="separate"/>
          </w:r>
          <w:ins w:id="170" w:author="David Conklin" w:date="2020-10-10T10:55:00Z">
            <w:r>
              <w:rPr>
                <w:noProof/>
                <w:webHidden/>
              </w:rPr>
              <w:t>36</w:t>
            </w:r>
            <w:r>
              <w:rPr>
                <w:noProof/>
                <w:webHidden/>
              </w:rPr>
              <w:fldChar w:fldCharType="end"/>
            </w:r>
            <w:r w:rsidRPr="00885EEF">
              <w:rPr>
                <w:rStyle w:val="Hyperlink"/>
                <w:noProof/>
              </w:rPr>
              <w:fldChar w:fldCharType="end"/>
            </w:r>
          </w:ins>
        </w:p>
        <w:p w14:paraId="51B6016C" w14:textId="4E27F28F" w:rsidR="006A13B7" w:rsidRDefault="006A13B7">
          <w:pPr>
            <w:pStyle w:val="TOC2"/>
            <w:tabs>
              <w:tab w:val="right" w:leader="dot" w:pos="9350"/>
            </w:tabs>
            <w:rPr>
              <w:ins w:id="171" w:author="David Conklin" w:date="2020-10-10T10:55:00Z"/>
              <w:rFonts w:eastAsiaTheme="minorEastAsia"/>
              <w:noProof/>
            </w:rPr>
          </w:pPr>
          <w:ins w:id="172"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"_Toc53219826"</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Reality check</w:t>
            </w:r>
            <w:r>
              <w:rPr>
                <w:noProof/>
                <w:webHidden/>
              </w:rPr>
              <w:tab/>
            </w:r>
            <w:r>
              <w:rPr>
                <w:noProof/>
                <w:webHidden/>
              </w:rPr>
              <w:fldChar w:fldCharType="begin"/>
            </w:r>
            <w:r>
              <w:rPr>
                <w:noProof/>
                <w:webHidden/>
              </w:rPr>
              <w:instrText xml:space="preserve"> PAGEREF _Toc53219826 \h </w:instrText>
            </w:r>
            <w:r>
              <w:rPr>
                <w:noProof/>
                <w:webHidden/>
              </w:rPr>
            </w:r>
          </w:ins>
          <w:r>
            <w:rPr>
              <w:noProof/>
              <w:webHidden/>
            </w:rPr>
            <w:fldChar w:fldCharType="separate"/>
          </w:r>
          <w:ins w:id="173" w:author="David Conklin" w:date="2020-10-10T10:55:00Z">
            <w:r>
              <w:rPr>
                <w:noProof/>
                <w:webHidden/>
              </w:rPr>
              <w:t>36</w:t>
            </w:r>
            <w:r>
              <w:rPr>
                <w:noProof/>
                <w:webHidden/>
              </w:rPr>
              <w:fldChar w:fldCharType="end"/>
            </w:r>
            <w:r w:rsidRPr="00885EEF">
              <w:rPr>
                <w:rStyle w:val="Hyperlink"/>
                <w:noProof/>
              </w:rPr>
              <w:fldChar w:fldCharType="end"/>
            </w:r>
          </w:ins>
        </w:p>
        <w:p w14:paraId="4E6169D2" w14:textId="2AEAE923" w:rsidR="006A13B7" w:rsidRDefault="006A13B7">
          <w:pPr>
            <w:pStyle w:val="TOC2"/>
            <w:tabs>
              <w:tab w:val="right" w:leader="dot" w:pos="9350"/>
            </w:tabs>
            <w:rPr>
              <w:ins w:id="174" w:author="David Conklin" w:date="2020-10-10T10:55:00Z"/>
              <w:rFonts w:eastAsiaTheme="minorEastAsia"/>
              <w:noProof/>
            </w:rPr>
          </w:pPr>
          <w:ins w:id="175"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"_Toc53219827"</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Clackamas wetlands v. McKenzie wetlands</w:t>
            </w:r>
            <w:r>
              <w:rPr>
                <w:noProof/>
                <w:webHidden/>
              </w:rPr>
              <w:tab/>
            </w:r>
            <w:r>
              <w:rPr>
                <w:noProof/>
                <w:webHidden/>
              </w:rPr>
              <w:fldChar w:fldCharType="begin"/>
            </w:r>
            <w:r>
              <w:rPr>
                <w:noProof/>
                <w:webHidden/>
              </w:rPr>
              <w:instrText xml:space="preserve"> PAGEREF _Toc53219827 \h </w:instrText>
            </w:r>
            <w:r>
              <w:rPr>
                <w:noProof/>
                <w:webHidden/>
              </w:rPr>
            </w:r>
          </w:ins>
          <w:r>
            <w:rPr>
              <w:noProof/>
              <w:webHidden/>
            </w:rPr>
            <w:fldChar w:fldCharType="separate"/>
          </w:r>
          <w:ins w:id="176" w:author="David Conklin" w:date="2020-10-10T10:55:00Z">
            <w:r>
              <w:rPr>
                <w:noProof/>
                <w:webHidden/>
              </w:rPr>
              <w:t>36</w:t>
            </w:r>
            <w:r>
              <w:rPr>
                <w:noProof/>
                <w:webHidden/>
              </w:rPr>
              <w:fldChar w:fldCharType="end"/>
            </w:r>
            <w:r w:rsidRPr="00885EEF">
              <w:rPr>
                <w:rStyle w:val="Hyperlink"/>
                <w:noProof/>
              </w:rPr>
              <w:fldChar w:fldCharType="end"/>
            </w:r>
          </w:ins>
        </w:p>
        <w:p w14:paraId="0A25721D" w14:textId="5E4E33E3" w:rsidR="006A13B7" w:rsidRDefault="006A13B7">
          <w:pPr>
            <w:pStyle w:val="TOC1"/>
            <w:tabs>
              <w:tab w:val="right" w:leader="dot" w:pos="9350"/>
            </w:tabs>
            <w:rPr>
              <w:ins w:id="177" w:author="David Conklin" w:date="2020-10-10T10:55:00Z"/>
              <w:rFonts w:eastAsiaTheme="minorEastAsia"/>
              <w:noProof/>
            </w:rPr>
          </w:pPr>
          <w:ins w:id="178"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"_Toc53219828"</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The Clackamas Basin</w:t>
            </w:r>
            <w:r>
              <w:rPr>
                <w:noProof/>
                <w:webHidden/>
              </w:rPr>
              <w:tab/>
            </w:r>
            <w:r>
              <w:rPr>
                <w:noProof/>
                <w:webHidden/>
              </w:rPr>
              <w:fldChar w:fldCharType="begin"/>
            </w:r>
            <w:r>
              <w:rPr>
                <w:noProof/>
                <w:webHidden/>
              </w:rPr>
              <w:instrText xml:space="preserve"> PAGEREF _Toc53219828 \h </w:instrText>
            </w:r>
            <w:r>
              <w:rPr>
                <w:noProof/>
                <w:webHidden/>
              </w:rPr>
            </w:r>
          </w:ins>
          <w:r>
            <w:rPr>
              <w:noProof/>
              <w:webHidden/>
            </w:rPr>
            <w:fldChar w:fldCharType="separate"/>
          </w:r>
          <w:ins w:id="179" w:author="David Conklin" w:date="2020-10-10T10:55:00Z">
            <w:r>
              <w:rPr>
                <w:noProof/>
                <w:webHidden/>
              </w:rPr>
              <w:t>37</w:t>
            </w:r>
            <w:r>
              <w:rPr>
                <w:noProof/>
                <w:webHidden/>
              </w:rPr>
              <w:fldChar w:fldCharType="end"/>
            </w:r>
            <w:r w:rsidRPr="00885EEF">
              <w:rPr>
                <w:rStyle w:val="Hyperlink"/>
                <w:noProof/>
              </w:rPr>
              <w:fldChar w:fldCharType="end"/>
            </w:r>
          </w:ins>
        </w:p>
        <w:p w14:paraId="59976753" w14:textId="27FA3238" w:rsidR="006A13B7" w:rsidRDefault="006A13B7">
          <w:pPr>
            <w:pStyle w:val="TOC1"/>
            <w:tabs>
              <w:tab w:val="right" w:leader="dot" w:pos="9350"/>
            </w:tabs>
            <w:rPr>
              <w:ins w:id="180" w:author="David Conklin" w:date="2020-10-10T10:55:00Z"/>
              <w:rFonts w:eastAsiaTheme="minorEastAsia"/>
              <w:noProof/>
            </w:rPr>
          </w:pPr>
          <w:ins w:id="181"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"_Toc53219829"</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Directory structure and file names</w:t>
            </w:r>
            <w:r>
              <w:rPr>
                <w:noProof/>
                <w:webHidden/>
              </w:rPr>
              <w:tab/>
            </w:r>
            <w:r>
              <w:rPr>
                <w:noProof/>
                <w:webHidden/>
              </w:rPr>
              <w:fldChar w:fldCharType="begin"/>
            </w:r>
            <w:r>
              <w:rPr>
                <w:noProof/>
                <w:webHidden/>
              </w:rPr>
              <w:instrText xml:space="preserve"> PAGEREF _Toc53219829 \h </w:instrText>
            </w:r>
            <w:r>
              <w:rPr>
                <w:noProof/>
                <w:webHidden/>
              </w:rPr>
            </w:r>
          </w:ins>
          <w:r>
            <w:rPr>
              <w:noProof/>
              <w:webHidden/>
            </w:rPr>
            <w:fldChar w:fldCharType="separate"/>
          </w:r>
          <w:ins w:id="182" w:author="David Conklin" w:date="2020-10-10T10:55:00Z">
            <w:r>
              <w:rPr>
                <w:noProof/>
                <w:webHidden/>
              </w:rPr>
              <w:t>38</w:t>
            </w:r>
            <w:r>
              <w:rPr>
                <w:noProof/>
                <w:webHidden/>
              </w:rPr>
              <w:fldChar w:fldCharType="end"/>
            </w:r>
            <w:r w:rsidRPr="00885EEF">
              <w:rPr>
                <w:rStyle w:val="Hyperlink"/>
                <w:noProof/>
              </w:rPr>
              <w:fldChar w:fldCharType="end"/>
            </w:r>
          </w:ins>
        </w:p>
        <w:p w14:paraId="2063BC1D" w14:textId="3AB1401B" w:rsidR="006A13B7" w:rsidRDefault="006A13B7">
          <w:pPr>
            <w:pStyle w:val="TOC1"/>
            <w:tabs>
              <w:tab w:val="right" w:leader="dot" w:pos="9350"/>
            </w:tabs>
            <w:rPr>
              <w:ins w:id="183" w:author="David Conklin" w:date="2020-10-10T10:55:00Z"/>
              <w:rFonts w:eastAsiaTheme="minorEastAsia"/>
              <w:noProof/>
            </w:rPr>
          </w:pPr>
          <w:ins w:id="184"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"_Toc53219830"</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Release Log</w:t>
            </w:r>
            <w:r>
              <w:rPr>
                <w:noProof/>
                <w:webHidden/>
              </w:rPr>
              <w:tab/>
            </w:r>
            <w:r>
              <w:rPr>
                <w:noProof/>
                <w:webHidden/>
              </w:rPr>
              <w:fldChar w:fldCharType="begin"/>
            </w:r>
            <w:r>
              <w:rPr>
                <w:noProof/>
                <w:webHidden/>
              </w:rPr>
              <w:instrText xml:space="preserve"> PAGEREF _Toc53219830 \h </w:instrText>
            </w:r>
            <w:r>
              <w:rPr>
                <w:noProof/>
                <w:webHidden/>
              </w:rPr>
            </w:r>
          </w:ins>
          <w:r>
            <w:rPr>
              <w:noProof/>
              <w:webHidden/>
            </w:rPr>
            <w:fldChar w:fldCharType="separate"/>
          </w:r>
          <w:ins w:id="185" w:author="David Conklin" w:date="2020-10-10T10:55:00Z">
            <w:r>
              <w:rPr>
                <w:noProof/>
                <w:webHidden/>
              </w:rPr>
              <w:t>39</w:t>
            </w:r>
            <w:r>
              <w:rPr>
                <w:noProof/>
                <w:webHidden/>
              </w:rPr>
              <w:fldChar w:fldCharType="end"/>
            </w:r>
            <w:r w:rsidRPr="00885EEF">
              <w:rPr>
                <w:rStyle w:val="Hyperlink"/>
                <w:noProof/>
              </w:rPr>
              <w:fldChar w:fldCharType="end"/>
            </w:r>
          </w:ins>
        </w:p>
        <w:p w14:paraId="2D3459A9" w14:textId="6E58B90C" w:rsidR="006A13B7" w:rsidRDefault="006A13B7">
          <w:pPr>
            <w:pStyle w:val="TOC1"/>
            <w:tabs>
              <w:tab w:val="right" w:leader="dot" w:pos="9350"/>
            </w:tabs>
            <w:rPr>
              <w:ins w:id="186" w:author="David Conklin" w:date="2020-10-10T10:55:00Z"/>
              <w:rFonts w:eastAsiaTheme="minorEastAsia"/>
              <w:noProof/>
            </w:rPr>
          </w:pPr>
          <w:ins w:id="187"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"_Toc53219831"</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References</w:t>
            </w:r>
            <w:r>
              <w:rPr>
                <w:noProof/>
                <w:webHidden/>
              </w:rPr>
              <w:tab/>
            </w:r>
            <w:r>
              <w:rPr>
                <w:noProof/>
                <w:webHidden/>
              </w:rPr>
              <w:fldChar w:fldCharType="begin"/>
            </w:r>
            <w:r>
              <w:rPr>
                <w:noProof/>
                <w:webHidden/>
              </w:rPr>
              <w:instrText xml:space="preserve"> PAGEREF _Toc53219831 \h </w:instrText>
            </w:r>
            <w:r>
              <w:rPr>
                <w:noProof/>
                <w:webHidden/>
              </w:rPr>
            </w:r>
          </w:ins>
          <w:r>
            <w:rPr>
              <w:noProof/>
              <w:webHidden/>
            </w:rPr>
            <w:fldChar w:fldCharType="separate"/>
          </w:r>
          <w:ins w:id="188" w:author="David Conklin" w:date="2020-10-10T10:55:00Z">
            <w:r>
              <w:rPr>
                <w:noProof/>
                <w:webHidden/>
              </w:rPr>
              <w:t>41</w:t>
            </w:r>
            <w:r>
              <w:rPr>
                <w:noProof/>
                <w:webHidden/>
              </w:rPr>
              <w:fldChar w:fldCharType="end"/>
            </w:r>
            <w:r w:rsidRPr="00885EEF">
              <w:rPr>
                <w:rStyle w:val="Hyperlink"/>
                <w:noProof/>
              </w:rPr>
              <w:fldChar w:fldCharType="end"/>
            </w:r>
          </w:ins>
        </w:p>
        <w:p w14:paraId="4C6079EB" w14:textId="1EE83016" w:rsidR="006A13B7" w:rsidRDefault="006A13B7">
          <w:pPr>
            <w:pStyle w:val="TOC1"/>
            <w:tabs>
              <w:tab w:val="right" w:leader="dot" w:pos="9350"/>
            </w:tabs>
            <w:rPr>
              <w:ins w:id="189" w:author="David Conklin" w:date="2020-10-10T10:55:00Z"/>
              <w:rFonts w:eastAsiaTheme="minorEastAsia"/>
              <w:noProof/>
            </w:rPr>
          </w:pPr>
          <w:ins w:id="190" w:author="David Conklin" w:date="2020-10-10T10:55:00Z">
            <w:r w:rsidRPr="00885EEF">
              <w:rPr>
                <w:rStyle w:val="Hyperlink"/>
                <w:noProof/>
              </w:rPr>
              <w:fldChar w:fldCharType="begin"/>
            </w:r>
            <w:r w:rsidRPr="00885EEF">
              <w:rPr>
                <w:rStyle w:val="Hyperlink"/>
                <w:noProof/>
              </w:rPr>
              <w:instrText xml:space="preserve"> </w:instrText>
            </w:r>
            <w:r>
              <w:rPr>
                <w:noProof/>
              </w:rPr>
              <w:instrText>HYPERLINK \l "_Toc53219832"</w:instrText>
            </w:r>
            <w:r w:rsidRPr="00885EEF">
              <w:rPr>
                <w:rStyle w:val="Hyperlink"/>
                <w:noProof/>
              </w:rPr>
              <w:instrText xml:space="preserve"> </w:instrText>
            </w:r>
            <w:r w:rsidRPr="00885EEF">
              <w:rPr>
                <w:rStyle w:val="Hyperlink"/>
                <w:noProof/>
              </w:rPr>
            </w:r>
            <w:r w:rsidRPr="00885EEF">
              <w:rPr>
                <w:rStyle w:val="Hyperlink"/>
                <w:noProof/>
              </w:rPr>
              <w:fldChar w:fldCharType="separate"/>
            </w:r>
            <w:r w:rsidRPr="00885EEF">
              <w:rPr>
                <w:rStyle w:val="Hyperlink"/>
                <w:noProof/>
              </w:rPr>
              <w:t>Acronyms and Abbreviations</w:t>
            </w:r>
            <w:r>
              <w:rPr>
                <w:noProof/>
                <w:webHidden/>
              </w:rPr>
              <w:tab/>
            </w:r>
            <w:r>
              <w:rPr>
                <w:noProof/>
                <w:webHidden/>
              </w:rPr>
              <w:fldChar w:fldCharType="begin"/>
            </w:r>
            <w:r>
              <w:rPr>
                <w:noProof/>
                <w:webHidden/>
              </w:rPr>
              <w:instrText xml:space="preserve"> PAGEREF _Toc53219832 \h </w:instrText>
            </w:r>
            <w:r>
              <w:rPr>
                <w:noProof/>
                <w:webHidden/>
              </w:rPr>
            </w:r>
          </w:ins>
          <w:r>
            <w:rPr>
              <w:noProof/>
              <w:webHidden/>
            </w:rPr>
            <w:fldChar w:fldCharType="separate"/>
          </w:r>
          <w:ins w:id="191" w:author="David Conklin" w:date="2020-10-10T10:55:00Z">
            <w:r>
              <w:rPr>
                <w:noProof/>
                <w:webHidden/>
              </w:rPr>
              <w:t>41</w:t>
            </w:r>
            <w:r>
              <w:rPr>
                <w:noProof/>
                <w:webHidden/>
              </w:rPr>
              <w:fldChar w:fldCharType="end"/>
            </w:r>
            <w:r w:rsidRPr="00885EEF">
              <w:rPr>
                <w:rStyle w:val="Hyperlink"/>
                <w:noProof/>
              </w:rPr>
              <w:fldChar w:fldCharType="end"/>
            </w:r>
          </w:ins>
        </w:p>
        <w:p w14:paraId="5A86CB83" w14:textId="52A53C50" w:rsidR="00AD0B00" w:rsidDel="006A13B7" w:rsidRDefault="00AD0B00">
          <w:pPr>
            <w:pStyle w:val="TOC1"/>
            <w:tabs>
              <w:tab w:val="right" w:leader="dot" w:pos="9350"/>
            </w:tabs>
            <w:rPr>
              <w:del w:id="192" w:author="David Conklin" w:date="2020-10-10T10:55:00Z"/>
              <w:rFonts w:eastAsiaTheme="minorEastAsia"/>
              <w:noProof/>
            </w:rPr>
          </w:pPr>
          <w:del w:id="193" w:author="David Conklin" w:date="2020-10-10T10:55:00Z">
            <w:r w:rsidRPr="00A90C20" w:rsidDel="006A13B7">
              <w:rPr>
                <w:rStyle w:val="Hyperlink"/>
                <w:noProof/>
              </w:rPr>
              <w:lastRenderedPageBreak/>
              <w:fldChar w:fldCharType="begin"/>
            </w:r>
            <w:r w:rsidRPr="00A90C20" w:rsidDel="006A13B7">
              <w:rPr>
                <w:rStyle w:val="Hyperlink"/>
                <w:noProof/>
              </w:rPr>
              <w:delInstrText xml:space="preserve"> </w:delInstrText>
            </w:r>
            <w:r w:rsidDel="006A13B7">
              <w:rPr>
                <w:noProof/>
              </w:rPr>
              <w:delInstrText>HYPERLINK \l "_Toc50800477"</w:delInstrText>
            </w:r>
            <w:r w:rsidRPr="00A90C20" w:rsidDel="006A13B7">
              <w:rPr>
                <w:rStyle w:val="Hyperlink"/>
                <w:noProof/>
              </w:rPr>
              <w:delInstrText xml:space="preserve"> </w:delInstrText>
            </w:r>
            <w:r w:rsidRPr="00A90C20" w:rsidDel="006A13B7">
              <w:rPr>
                <w:rStyle w:val="Hyperlink"/>
                <w:noProof/>
              </w:rPr>
              <w:fldChar w:fldCharType="separate"/>
            </w:r>
          </w:del>
          <w:ins w:id="194" w:author="David Conklin" w:date="2020-10-10T10:55:00Z">
            <w:r w:rsidR="006A13B7">
              <w:rPr>
                <w:rStyle w:val="Hyperlink"/>
                <w:b/>
                <w:bCs/>
                <w:noProof/>
              </w:rPr>
              <w:t>Error! Hyperlink reference not valid.</w:t>
            </w:r>
          </w:ins>
          <w:del w:id="195" w:author="David Conklin" w:date="2020-10-10T10:55:00Z">
            <w:r w:rsidRPr="00A90C20" w:rsidDel="006A13B7">
              <w:rPr>
                <w:rStyle w:val="Hyperlink"/>
                <w:noProof/>
              </w:rPr>
              <w:delText>What is a digital handbook?</w:delText>
            </w:r>
            <w:r w:rsidDel="006A13B7">
              <w:rPr>
                <w:noProof/>
                <w:webHidden/>
              </w:rPr>
              <w:tab/>
            </w:r>
            <w:r w:rsidDel="006A13B7">
              <w:rPr>
                <w:noProof/>
                <w:webHidden/>
              </w:rPr>
              <w:fldChar w:fldCharType="begin"/>
            </w:r>
            <w:r w:rsidDel="006A13B7">
              <w:rPr>
                <w:noProof/>
                <w:webHidden/>
              </w:rPr>
              <w:delInstrText xml:space="preserve"> PAGEREF _Toc50800477 \h </w:delInstrText>
            </w:r>
            <w:r w:rsidDel="006A13B7">
              <w:rPr>
                <w:noProof/>
                <w:webHidden/>
              </w:rPr>
            </w:r>
            <w:r w:rsidDel="006A13B7">
              <w:rPr>
                <w:noProof/>
                <w:webHidden/>
              </w:rPr>
              <w:fldChar w:fldCharType="separate"/>
            </w:r>
            <w:r w:rsidDel="006A13B7">
              <w:rPr>
                <w:noProof/>
                <w:webHidden/>
              </w:rPr>
              <w:delText>4</w:delText>
            </w:r>
            <w:r w:rsidDel="006A13B7">
              <w:rPr>
                <w:noProof/>
                <w:webHidden/>
              </w:rPr>
              <w:fldChar w:fldCharType="end"/>
            </w:r>
            <w:r w:rsidRPr="00A90C20" w:rsidDel="006A13B7">
              <w:rPr>
                <w:rStyle w:val="Hyperlink"/>
                <w:noProof/>
              </w:rPr>
              <w:fldChar w:fldCharType="end"/>
            </w:r>
          </w:del>
        </w:p>
        <w:p w14:paraId="003A5A21" w14:textId="48B94150" w:rsidR="00AD0B00" w:rsidDel="006A13B7" w:rsidRDefault="00AD0B00">
          <w:pPr>
            <w:pStyle w:val="TOC1"/>
            <w:tabs>
              <w:tab w:val="right" w:leader="dot" w:pos="9350"/>
            </w:tabs>
            <w:rPr>
              <w:del w:id="196" w:author="David Conklin" w:date="2020-10-10T10:55:00Z"/>
              <w:rFonts w:eastAsiaTheme="minorEastAsia"/>
              <w:noProof/>
            </w:rPr>
          </w:pPr>
          <w:del w:id="19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"_Toc50800478"</w:delInstrText>
            </w:r>
            <w:r w:rsidRPr="00A90C20" w:rsidDel="006A13B7">
              <w:rPr>
                <w:rStyle w:val="Hyperlink"/>
                <w:noProof/>
              </w:rPr>
              <w:delInstrText xml:space="preserve"> </w:delInstrText>
            </w:r>
            <w:r w:rsidRPr="00A90C20" w:rsidDel="006A13B7">
              <w:rPr>
                <w:rStyle w:val="Hyperlink"/>
                <w:noProof/>
              </w:rPr>
              <w:fldChar w:fldCharType="separate"/>
            </w:r>
          </w:del>
          <w:ins w:id="198" w:author="David Conklin" w:date="2020-10-10T10:55:00Z">
            <w:r w:rsidR="006A13B7">
              <w:rPr>
                <w:rStyle w:val="Hyperlink"/>
                <w:b/>
                <w:bCs/>
                <w:noProof/>
              </w:rPr>
              <w:t>Error! Hyperlink reference not valid.</w:t>
            </w:r>
          </w:ins>
          <w:del w:id="199" w:author="David Conklin" w:date="2020-10-10T10:55:00Z">
            <w:r w:rsidRPr="00A90C20" w:rsidDel="006A13B7">
              <w:rPr>
                <w:rStyle w:val="Hyperlink"/>
                <w:noProof/>
              </w:rPr>
              <w:delText>CW3M concept</w:delText>
            </w:r>
            <w:r w:rsidDel="006A13B7">
              <w:rPr>
                <w:noProof/>
                <w:webHidden/>
              </w:rPr>
              <w:tab/>
            </w:r>
            <w:r w:rsidDel="006A13B7">
              <w:rPr>
                <w:noProof/>
                <w:webHidden/>
              </w:rPr>
              <w:fldChar w:fldCharType="begin"/>
            </w:r>
            <w:r w:rsidDel="006A13B7">
              <w:rPr>
                <w:noProof/>
                <w:webHidden/>
              </w:rPr>
              <w:delInstrText xml:space="preserve"> PAGEREF _Toc50800478 \h </w:delInstrText>
            </w:r>
            <w:r w:rsidDel="006A13B7">
              <w:rPr>
                <w:noProof/>
                <w:webHidden/>
              </w:rPr>
            </w:r>
            <w:r w:rsidDel="006A13B7">
              <w:rPr>
                <w:noProof/>
                <w:webHidden/>
              </w:rPr>
              <w:fldChar w:fldCharType="separate"/>
            </w:r>
            <w:r w:rsidDel="006A13B7">
              <w:rPr>
                <w:noProof/>
                <w:webHidden/>
              </w:rPr>
              <w:delText>4</w:delText>
            </w:r>
            <w:r w:rsidDel="006A13B7">
              <w:rPr>
                <w:noProof/>
                <w:webHidden/>
              </w:rPr>
              <w:fldChar w:fldCharType="end"/>
            </w:r>
            <w:r w:rsidRPr="00A90C20" w:rsidDel="006A13B7">
              <w:rPr>
                <w:rStyle w:val="Hyperlink"/>
                <w:noProof/>
              </w:rPr>
              <w:fldChar w:fldCharType="end"/>
            </w:r>
          </w:del>
        </w:p>
        <w:p w14:paraId="59A048ED" w14:textId="0110EF18" w:rsidR="00AD0B00" w:rsidDel="006A13B7" w:rsidRDefault="00AD0B00">
          <w:pPr>
            <w:pStyle w:val="TOC2"/>
            <w:tabs>
              <w:tab w:val="right" w:leader="dot" w:pos="9350"/>
            </w:tabs>
            <w:rPr>
              <w:del w:id="200" w:author="David Conklin" w:date="2020-10-10T10:55:00Z"/>
              <w:rFonts w:eastAsiaTheme="minorEastAsia"/>
              <w:noProof/>
            </w:rPr>
          </w:pPr>
          <w:del w:id="20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"_Toc50800479"</w:delInstrText>
            </w:r>
            <w:r w:rsidRPr="00A90C20" w:rsidDel="006A13B7">
              <w:rPr>
                <w:rStyle w:val="Hyperlink"/>
                <w:noProof/>
              </w:rPr>
              <w:delInstrText xml:space="preserve"> </w:delInstrText>
            </w:r>
            <w:r w:rsidRPr="00A90C20" w:rsidDel="006A13B7">
              <w:rPr>
                <w:rStyle w:val="Hyperlink"/>
                <w:noProof/>
              </w:rPr>
              <w:fldChar w:fldCharType="separate"/>
            </w:r>
          </w:del>
          <w:ins w:id="202" w:author="David Conklin" w:date="2020-10-10T10:55:00Z">
            <w:r w:rsidR="006A13B7">
              <w:rPr>
                <w:rStyle w:val="Hyperlink"/>
                <w:b/>
                <w:bCs/>
                <w:noProof/>
              </w:rPr>
              <w:t>Error! Hyperlink reference not valid.</w:t>
            </w:r>
          </w:ins>
          <w:del w:id="203" w:author="David Conklin" w:date="2020-10-10T10:55:00Z">
            <w:r w:rsidRPr="00A90C20" w:rsidDel="006A13B7">
              <w:rPr>
                <w:rStyle w:val="Hyperlink"/>
                <w:noProof/>
              </w:rPr>
              <w:delText>A different kind of community model</w:delText>
            </w:r>
            <w:r w:rsidDel="006A13B7">
              <w:rPr>
                <w:noProof/>
                <w:webHidden/>
              </w:rPr>
              <w:tab/>
            </w:r>
            <w:r w:rsidDel="006A13B7">
              <w:rPr>
                <w:noProof/>
                <w:webHidden/>
              </w:rPr>
              <w:fldChar w:fldCharType="begin"/>
            </w:r>
            <w:r w:rsidDel="006A13B7">
              <w:rPr>
                <w:noProof/>
                <w:webHidden/>
              </w:rPr>
              <w:delInstrText xml:space="preserve"> PAGEREF _Toc50800479 \h </w:delInstrText>
            </w:r>
            <w:r w:rsidDel="006A13B7">
              <w:rPr>
                <w:noProof/>
                <w:webHidden/>
              </w:rPr>
            </w:r>
            <w:r w:rsidDel="006A13B7">
              <w:rPr>
                <w:noProof/>
                <w:webHidden/>
              </w:rPr>
              <w:fldChar w:fldCharType="separate"/>
            </w:r>
            <w:r w:rsidDel="006A13B7">
              <w:rPr>
                <w:noProof/>
                <w:webHidden/>
              </w:rPr>
              <w:delText>4</w:delText>
            </w:r>
            <w:r w:rsidDel="006A13B7">
              <w:rPr>
                <w:noProof/>
                <w:webHidden/>
              </w:rPr>
              <w:fldChar w:fldCharType="end"/>
            </w:r>
            <w:r w:rsidRPr="00A90C20" w:rsidDel="006A13B7">
              <w:rPr>
                <w:rStyle w:val="Hyperlink"/>
                <w:noProof/>
              </w:rPr>
              <w:fldChar w:fldCharType="end"/>
            </w:r>
          </w:del>
        </w:p>
        <w:p w14:paraId="751A9AFD" w14:textId="01A222E1" w:rsidR="00AD0B00" w:rsidDel="006A13B7" w:rsidRDefault="00AD0B00">
          <w:pPr>
            <w:pStyle w:val="TOC2"/>
            <w:tabs>
              <w:tab w:val="right" w:leader="dot" w:pos="9350"/>
            </w:tabs>
            <w:rPr>
              <w:del w:id="204" w:author="David Conklin" w:date="2020-10-10T10:55:00Z"/>
              <w:rFonts w:eastAsiaTheme="minorEastAsia"/>
              <w:noProof/>
            </w:rPr>
          </w:pPr>
          <w:del w:id="20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"_Toc50800480"</w:delInstrText>
            </w:r>
            <w:r w:rsidRPr="00A90C20" w:rsidDel="006A13B7">
              <w:rPr>
                <w:rStyle w:val="Hyperlink"/>
                <w:noProof/>
              </w:rPr>
              <w:delInstrText xml:space="preserve"> </w:delInstrText>
            </w:r>
            <w:r w:rsidRPr="00A90C20" w:rsidDel="006A13B7">
              <w:rPr>
                <w:rStyle w:val="Hyperlink"/>
                <w:noProof/>
              </w:rPr>
              <w:fldChar w:fldCharType="separate"/>
            </w:r>
          </w:del>
          <w:ins w:id="206" w:author="David Conklin" w:date="2020-10-10T10:55:00Z">
            <w:r w:rsidR="006A13B7">
              <w:rPr>
                <w:rStyle w:val="Hyperlink"/>
                <w:b/>
                <w:bCs/>
                <w:noProof/>
              </w:rPr>
              <w:t>Error! Hyperlink reference not valid.</w:t>
            </w:r>
          </w:ins>
          <w:del w:id="207" w:author="David Conklin" w:date="2020-10-10T10:55:00Z">
            <w:r w:rsidRPr="00A90C20" w:rsidDel="006A13B7">
              <w:rPr>
                <w:rStyle w:val="Hyperlink"/>
                <w:noProof/>
              </w:rPr>
              <w:delText>What CW3M is for</w:delText>
            </w:r>
            <w:r w:rsidDel="006A13B7">
              <w:rPr>
                <w:noProof/>
                <w:webHidden/>
              </w:rPr>
              <w:tab/>
            </w:r>
            <w:r w:rsidDel="006A13B7">
              <w:rPr>
                <w:noProof/>
                <w:webHidden/>
              </w:rPr>
              <w:fldChar w:fldCharType="begin"/>
            </w:r>
            <w:r w:rsidDel="006A13B7">
              <w:rPr>
                <w:noProof/>
                <w:webHidden/>
              </w:rPr>
              <w:delInstrText xml:space="preserve"> PAGEREF _Toc50800480 \h </w:delInstrText>
            </w:r>
            <w:r w:rsidDel="006A13B7">
              <w:rPr>
                <w:noProof/>
                <w:webHidden/>
              </w:rPr>
            </w:r>
            <w:r w:rsidDel="006A13B7">
              <w:rPr>
                <w:noProof/>
                <w:webHidden/>
              </w:rPr>
              <w:fldChar w:fldCharType="separate"/>
            </w:r>
            <w:r w:rsidDel="006A13B7">
              <w:rPr>
                <w:noProof/>
                <w:webHidden/>
              </w:rPr>
              <w:delText>4</w:delText>
            </w:r>
            <w:r w:rsidDel="006A13B7">
              <w:rPr>
                <w:noProof/>
                <w:webHidden/>
              </w:rPr>
              <w:fldChar w:fldCharType="end"/>
            </w:r>
            <w:r w:rsidRPr="00A90C20" w:rsidDel="006A13B7">
              <w:rPr>
                <w:rStyle w:val="Hyperlink"/>
                <w:noProof/>
              </w:rPr>
              <w:fldChar w:fldCharType="end"/>
            </w:r>
          </w:del>
        </w:p>
        <w:p w14:paraId="18B8E3E8" w14:textId="35FA3397" w:rsidR="00AD0B00" w:rsidDel="006A13B7" w:rsidRDefault="00AD0B00">
          <w:pPr>
            <w:pStyle w:val="TOC2"/>
            <w:tabs>
              <w:tab w:val="right" w:leader="dot" w:pos="9350"/>
            </w:tabs>
            <w:rPr>
              <w:del w:id="208" w:author="David Conklin" w:date="2020-10-10T10:55:00Z"/>
              <w:rFonts w:eastAsiaTheme="minorEastAsia"/>
              <w:noProof/>
            </w:rPr>
          </w:pPr>
          <w:del w:id="20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"_Toc50800481"</w:delInstrText>
            </w:r>
            <w:r w:rsidRPr="00A90C20" w:rsidDel="006A13B7">
              <w:rPr>
                <w:rStyle w:val="Hyperlink"/>
                <w:noProof/>
              </w:rPr>
              <w:delInstrText xml:space="preserve"> </w:delInstrText>
            </w:r>
            <w:r w:rsidRPr="00A90C20" w:rsidDel="006A13B7">
              <w:rPr>
                <w:rStyle w:val="Hyperlink"/>
                <w:noProof/>
              </w:rPr>
              <w:fldChar w:fldCharType="separate"/>
            </w:r>
          </w:del>
          <w:ins w:id="210" w:author="David Conklin" w:date="2020-10-10T10:55:00Z">
            <w:r w:rsidR="006A13B7">
              <w:rPr>
                <w:rStyle w:val="Hyperlink"/>
                <w:b/>
                <w:bCs/>
                <w:noProof/>
              </w:rPr>
              <w:t>Error! Hyperlink reference not valid.</w:t>
            </w:r>
          </w:ins>
          <w:del w:id="211" w:author="David Conklin" w:date="2020-10-10T10:55:00Z">
            <w:r w:rsidRPr="00A90C20" w:rsidDel="006A13B7">
              <w:rPr>
                <w:rStyle w:val="Hyperlink"/>
                <w:noProof/>
              </w:rPr>
              <w:delText>Management and maintenance</w:delText>
            </w:r>
            <w:r w:rsidDel="006A13B7">
              <w:rPr>
                <w:noProof/>
                <w:webHidden/>
              </w:rPr>
              <w:tab/>
            </w:r>
            <w:r w:rsidDel="006A13B7">
              <w:rPr>
                <w:noProof/>
                <w:webHidden/>
              </w:rPr>
              <w:fldChar w:fldCharType="begin"/>
            </w:r>
            <w:r w:rsidDel="006A13B7">
              <w:rPr>
                <w:noProof/>
                <w:webHidden/>
              </w:rPr>
              <w:delInstrText xml:space="preserve"> PAGEREF _Toc50800481 \h </w:delInstrText>
            </w:r>
            <w:r w:rsidDel="006A13B7">
              <w:rPr>
                <w:noProof/>
                <w:webHidden/>
              </w:rPr>
            </w:r>
            <w:r w:rsidDel="006A13B7">
              <w:rPr>
                <w:noProof/>
                <w:webHidden/>
              </w:rPr>
              <w:fldChar w:fldCharType="separate"/>
            </w:r>
            <w:r w:rsidDel="006A13B7">
              <w:rPr>
                <w:noProof/>
                <w:webHidden/>
              </w:rPr>
              <w:delText>5</w:delText>
            </w:r>
            <w:r w:rsidDel="006A13B7">
              <w:rPr>
                <w:noProof/>
                <w:webHidden/>
              </w:rPr>
              <w:fldChar w:fldCharType="end"/>
            </w:r>
            <w:r w:rsidRPr="00A90C20" w:rsidDel="006A13B7">
              <w:rPr>
                <w:rStyle w:val="Hyperlink"/>
                <w:noProof/>
              </w:rPr>
              <w:fldChar w:fldCharType="end"/>
            </w:r>
          </w:del>
        </w:p>
        <w:p w14:paraId="080C08D6" w14:textId="5D93E5A0" w:rsidR="00AD0B00" w:rsidDel="006A13B7" w:rsidRDefault="00AD0B00">
          <w:pPr>
            <w:pStyle w:val="TOC1"/>
            <w:tabs>
              <w:tab w:val="right" w:leader="dot" w:pos="9350"/>
            </w:tabs>
            <w:rPr>
              <w:del w:id="212" w:author="David Conklin" w:date="2020-10-10T10:55:00Z"/>
              <w:rFonts w:eastAsiaTheme="minorEastAsia"/>
              <w:noProof/>
            </w:rPr>
          </w:pPr>
          <w:del w:id="21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"_Toc50800482"</w:delInstrText>
            </w:r>
            <w:r w:rsidRPr="00A90C20" w:rsidDel="006A13B7">
              <w:rPr>
                <w:rStyle w:val="Hyperlink"/>
                <w:noProof/>
              </w:rPr>
              <w:delInstrText xml:space="preserve"> </w:delInstrText>
            </w:r>
            <w:r w:rsidRPr="00A90C20" w:rsidDel="006A13B7">
              <w:rPr>
                <w:rStyle w:val="Hyperlink"/>
                <w:noProof/>
              </w:rPr>
              <w:fldChar w:fldCharType="separate"/>
            </w:r>
          </w:del>
          <w:ins w:id="214" w:author="David Conklin" w:date="2020-10-10T10:55:00Z">
            <w:r w:rsidR="006A13B7">
              <w:rPr>
                <w:rStyle w:val="Hyperlink"/>
                <w:b/>
                <w:bCs/>
                <w:noProof/>
              </w:rPr>
              <w:t>Error! Hyperlink reference not valid.</w:t>
            </w:r>
          </w:ins>
          <w:del w:id="215" w:author="David Conklin" w:date="2020-10-10T10:55:00Z">
            <w:r w:rsidRPr="00A90C20" w:rsidDel="006A13B7">
              <w:rPr>
                <w:rStyle w:val="Hyperlink"/>
                <w:noProof/>
              </w:rPr>
              <w:delText>Study areas</w:delText>
            </w:r>
            <w:r w:rsidDel="006A13B7">
              <w:rPr>
                <w:noProof/>
                <w:webHidden/>
              </w:rPr>
              <w:tab/>
            </w:r>
            <w:r w:rsidDel="006A13B7">
              <w:rPr>
                <w:noProof/>
                <w:webHidden/>
              </w:rPr>
              <w:fldChar w:fldCharType="begin"/>
            </w:r>
            <w:r w:rsidDel="006A13B7">
              <w:rPr>
                <w:noProof/>
                <w:webHidden/>
              </w:rPr>
              <w:delInstrText xml:space="preserve"> PAGEREF _Toc50800482 \h </w:delInstrText>
            </w:r>
            <w:r w:rsidDel="006A13B7">
              <w:rPr>
                <w:noProof/>
                <w:webHidden/>
              </w:rPr>
            </w:r>
            <w:r w:rsidDel="006A13B7">
              <w:rPr>
                <w:noProof/>
                <w:webHidden/>
              </w:rPr>
              <w:fldChar w:fldCharType="separate"/>
            </w:r>
            <w:r w:rsidDel="006A13B7">
              <w:rPr>
                <w:noProof/>
                <w:webHidden/>
              </w:rPr>
              <w:delText>5</w:delText>
            </w:r>
            <w:r w:rsidDel="006A13B7">
              <w:rPr>
                <w:noProof/>
                <w:webHidden/>
              </w:rPr>
              <w:fldChar w:fldCharType="end"/>
            </w:r>
            <w:r w:rsidRPr="00A90C20" w:rsidDel="006A13B7">
              <w:rPr>
                <w:rStyle w:val="Hyperlink"/>
                <w:noProof/>
              </w:rPr>
              <w:fldChar w:fldCharType="end"/>
            </w:r>
          </w:del>
        </w:p>
        <w:p w14:paraId="50BBAD24" w14:textId="73BDE1C5" w:rsidR="00AD0B00" w:rsidDel="006A13B7" w:rsidRDefault="00AD0B00">
          <w:pPr>
            <w:pStyle w:val="TOC2"/>
            <w:tabs>
              <w:tab w:val="right" w:leader="dot" w:pos="9350"/>
            </w:tabs>
            <w:rPr>
              <w:del w:id="216" w:author="David Conklin" w:date="2020-10-10T10:55:00Z"/>
              <w:rFonts w:eastAsiaTheme="minorEastAsia"/>
              <w:noProof/>
            </w:rPr>
          </w:pPr>
          <w:del w:id="21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"_Toc50800483"</w:delInstrText>
            </w:r>
            <w:r w:rsidRPr="00A90C20" w:rsidDel="006A13B7">
              <w:rPr>
                <w:rStyle w:val="Hyperlink"/>
                <w:noProof/>
              </w:rPr>
              <w:delInstrText xml:space="preserve"> </w:delInstrText>
            </w:r>
            <w:r w:rsidRPr="00A90C20" w:rsidDel="006A13B7">
              <w:rPr>
                <w:rStyle w:val="Hyperlink"/>
                <w:noProof/>
              </w:rPr>
              <w:fldChar w:fldCharType="separate"/>
            </w:r>
          </w:del>
          <w:ins w:id="218" w:author="David Conklin" w:date="2020-10-10T10:55:00Z">
            <w:r w:rsidR="006A13B7">
              <w:rPr>
                <w:rStyle w:val="Hyperlink"/>
                <w:b/>
                <w:bCs/>
                <w:noProof/>
              </w:rPr>
              <w:t>Error! Hyperlink reference not valid.</w:t>
            </w:r>
          </w:ins>
          <w:del w:id="219" w:author="David Conklin" w:date="2020-10-10T10:55:00Z">
            <w:r w:rsidRPr="00A90C20" w:rsidDel="006A13B7">
              <w:rPr>
                <w:rStyle w:val="Hyperlink"/>
                <w:noProof/>
              </w:rPr>
              <w:delText>DataCW3M directory structure</w:delText>
            </w:r>
            <w:r w:rsidDel="006A13B7">
              <w:rPr>
                <w:noProof/>
                <w:webHidden/>
              </w:rPr>
              <w:tab/>
            </w:r>
            <w:r w:rsidDel="006A13B7">
              <w:rPr>
                <w:noProof/>
                <w:webHidden/>
              </w:rPr>
              <w:fldChar w:fldCharType="begin"/>
            </w:r>
            <w:r w:rsidDel="006A13B7">
              <w:rPr>
                <w:noProof/>
                <w:webHidden/>
              </w:rPr>
              <w:delInstrText xml:space="preserve"> PAGEREF _Toc50800483 \h </w:delInstrText>
            </w:r>
            <w:r w:rsidDel="006A13B7">
              <w:rPr>
                <w:noProof/>
                <w:webHidden/>
              </w:rPr>
            </w:r>
            <w:r w:rsidDel="006A13B7">
              <w:rPr>
                <w:noProof/>
                <w:webHidden/>
              </w:rPr>
              <w:fldChar w:fldCharType="separate"/>
            </w:r>
            <w:r w:rsidDel="006A13B7">
              <w:rPr>
                <w:noProof/>
                <w:webHidden/>
              </w:rPr>
              <w:delText>5</w:delText>
            </w:r>
            <w:r w:rsidDel="006A13B7">
              <w:rPr>
                <w:noProof/>
                <w:webHidden/>
              </w:rPr>
              <w:fldChar w:fldCharType="end"/>
            </w:r>
            <w:r w:rsidRPr="00A90C20" w:rsidDel="006A13B7">
              <w:rPr>
                <w:rStyle w:val="Hyperlink"/>
                <w:noProof/>
              </w:rPr>
              <w:fldChar w:fldCharType="end"/>
            </w:r>
          </w:del>
        </w:p>
        <w:p w14:paraId="4AEE2F25" w14:textId="358AC863" w:rsidR="00AD0B00" w:rsidDel="006A13B7" w:rsidRDefault="00AD0B00">
          <w:pPr>
            <w:pStyle w:val="TOC2"/>
            <w:tabs>
              <w:tab w:val="right" w:leader="dot" w:pos="9350"/>
            </w:tabs>
            <w:rPr>
              <w:del w:id="220" w:author="David Conklin" w:date="2020-10-10T10:55:00Z"/>
              <w:rFonts w:eastAsiaTheme="minorEastAsia"/>
              <w:noProof/>
            </w:rPr>
          </w:pPr>
          <w:del w:id="22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"_Toc50800484"</w:delInstrText>
            </w:r>
            <w:r w:rsidRPr="00A90C20" w:rsidDel="006A13B7">
              <w:rPr>
                <w:rStyle w:val="Hyperlink"/>
                <w:noProof/>
              </w:rPr>
              <w:delInstrText xml:space="preserve"> </w:delInstrText>
            </w:r>
            <w:r w:rsidRPr="00A90C20" w:rsidDel="006A13B7">
              <w:rPr>
                <w:rStyle w:val="Hyperlink"/>
                <w:noProof/>
              </w:rPr>
              <w:fldChar w:fldCharType="separate"/>
            </w:r>
          </w:del>
          <w:ins w:id="222" w:author="David Conklin" w:date="2020-10-10T10:55:00Z">
            <w:r w:rsidR="006A13B7">
              <w:rPr>
                <w:rStyle w:val="Hyperlink"/>
                <w:b/>
                <w:bCs/>
                <w:noProof/>
              </w:rPr>
              <w:t>Error! Hyperlink reference not valid.</w:t>
            </w:r>
          </w:ins>
          <w:del w:id="223" w:author="David Conklin" w:date="2020-10-10T10:55:00Z">
            <w:r w:rsidRPr="00A90C20" w:rsidDel="006A13B7">
              <w:rPr>
                <w:rStyle w:val="Hyperlink"/>
                <w:noProof/>
              </w:rPr>
              <w:delText>DataCW3M\ScenarioData directory structure</w:delText>
            </w:r>
            <w:r w:rsidDel="006A13B7">
              <w:rPr>
                <w:noProof/>
                <w:webHidden/>
              </w:rPr>
              <w:tab/>
            </w:r>
            <w:r w:rsidDel="006A13B7">
              <w:rPr>
                <w:noProof/>
                <w:webHidden/>
              </w:rPr>
              <w:fldChar w:fldCharType="begin"/>
            </w:r>
            <w:r w:rsidDel="006A13B7">
              <w:rPr>
                <w:noProof/>
                <w:webHidden/>
              </w:rPr>
              <w:delInstrText xml:space="preserve"> PAGEREF _Toc50800484 \h </w:delInstrText>
            </w:r>
            <w:r w:rsidDel="006A13B7">
              <w:rPr>
                <w:noProof/>
                <w:webHidden/>
              </w:rPr>
            </w:r>
            <w:r w:rsidDel="006A13B7">
              <w:rPr>
                <w:noProof/>
                <w:webHidden/>
              </w:rPr>
              <w:fldChar w:fldCharType="separate"/>
            </w:r>
            <w:r w:rsidDel="006A13B7">
              <w:rPr>
                <w:noProof/>
                <w:webHidden/>
              </w:rPr>
              <w:delText>6</w:delText>
            </w:r>
            <w:r w:rsidDel="006A13B7">
              <w:rPr>
                <w:noProof/>
                <w:webHidden/>
              </w:rPr>
              <w:fldChar w:fldCharType="end"/>
            </w:r>
            <w:r w:rsidRPr="00A90C20" w:rsidDel="006A13B7">
              <w:rPr>
                <w:rStyle w:val="Hyperlink"/>
                <w:noProof/>
              </w:rPr>
              <w:fldChar w:fldCharType="end"/>
            </w:r>
          </w:del>
        </w:p>
        <w:p w14:paraId="2E937BF4" w14:textId="49125D27" w:rsidR="00AD0B00" w:rsidDel="006A13B7" w:rsidRDefault="00AD0B00">
          <w:pPr>
            <w:pStyle w:val="TOC2"/>
            <w:tabs>
              <w:tab w:val="right" w:leader="dot" w:pos="9350"/>
            </w:tabs>
            <w:rPr>
              <w:del w:id="224" w:author="David Conklin" w:date="2020-10-10T10:55:00Z"/>
              <w:rFonts w:eastAsiaTheme="minorEastAsia"/>
              <w:noProof/>
            </w:rPr>
          </w:pPr>
          <w:del w:id="22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"_Toc50800485"</w:delInstrText>
            </w:r>
            <w:r w:rsidRPr="00A90C20" w:rsidDel="006A13B7">
              <w:rPr>
                <w:rStyle w:val="Hyperlink"/>
                <w:noProof/>
              </w:rPr>
              <w:delInstrText xml:space="preserve"> </w:delInstrText>
            </w:r>
            <w:r w:rsidRPr="00A90C20" w:rsidDel="006A13B7">
              <w:rPr>
                <w:rStyle w:val="Hyperlink"/>
                <w:noProof/>
              </w:rPr>
              <w:fldChar w:fldCharType="separate"/>
            </w:r>
          </w:del>
          <w:ins w:id="226" w:author="David Conklin" w:date="2020-10-10T10:55:00Z">
            <w:r w:rsidR="006A13B7">
              <w:rPr>
                <w:rStyle w:val="Hyperlink"/>
                <w:b/>
                <w:bCs/>
                <w:noProof/>
              </w:rPr>
              <w:t>Error! Hyperlink reference not valid.</w:t>
            </w:r>
          </w:ins>
          <w:del w:id="227" w:author="David Conklin" w:date="2020-10-10T10:55:00Z">
            <w:r w:rsidRPr="00A90C20" w:rsidDel="006A13B7">
              <w:rPr>
                <w:rStyle w:val="Hyperlink"/>
                <w:noProof/>
              </w:rPr>
              <w:delText>DataCW3M\ScenarioData\&lt;scenario&gt; folder contents</w:delText>
            </w:r>
            <w:r w:rsidDel="006A13B7">
              <w:rPr>
                <w:noProof/>
                <w:webHidden/>
              </w:rPr>
              <w:tab/>
            </w:r>
            <w:r w:rsidDel="006A13B7">
              <w:rPr>
                <w:noProof/>
                <w:webHidden/>
              </w:rPr>
              <w:fldChar w:fldCharType="begin"/>
            </w:r>
            <w:r w:rsidDel="006A13B7">
              <w:rPr>
                <w:noProof/>
                <w:webHidden/>
              </w:rPr>
              <w:delInstrText xml:space="preserve"> PAGEREF _Toc50800485 \h </w:delInstrText>
            </w:r>
            <w:r w:rsidDel="006A13B7">
              <w:rPr>
                <w:noProof/>
                <w:webHidden/>
              </w:rPr>
            </w:r>
            <w:r w:rsidDel="006A13B7">
              <w:rPr>
                <w:noProof/>
                <w:webHidden/>
              </w:rPr>
              <w:fldChar w:fldCharType="separate"/>
            </w:r>
            <w:r w:rsidDel="006A13B7">
              <w:rPr>
                <w:noProof/>
                <w:webHidden/>
              </w:rPr>
              <w:delText>7</w:delText>
            </w:r>
            <w:r w:rsidDel="006A13B7">
              <w:rPr>
                <w:noProof/>
                <w:webHidden/>
              </w:rPr>
              <w:fldChar w:fldCharType="end"/>
            </w:r>
            <w:r w:rsidRPr="00A90C20" w:rsidDel="006A13B7">
              <w:rPr>
                <w:rStyle w:val="Hyperlink"/>
                <w:noProof/>
              </w:rPr>
              <w:fldChar w:fldCharType="end"/>
            </w:r>
          </w:del>
        </w:p>
        <w:p w14:paraId="6B070D7D" w14:textId="08B6A922" w:rsidR="00AD0B00" w:rsidDel="006A13B7" w:rsidRDefault="00AD0B00">
          <w:pPr>
            <w:pStyle w:val="TOC2"/>
            <w:tabs>
              <w:tab w:val="right" w:leader="dot" w:pos="9350"/>
            </w:tabs>
            <w:rPr>
              <w:del w:id="228" w:author="David Conklin" w:date="2020-10-10T10:55:00Z"/>
              <w:rFonts w:eastAsiaTheme="minorEastAsia"/>
              <w:noProof/>
            </w:rPr>
          </w:pPr>
          <w:del w:id="22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"_Toc50800486"</w:delInstrText>
            </w:r>
            <w:r w:rsidRPr="00A90C20" w:rsidDel="006A13B7">
              <w:rPr>
                <w:rStyle w:val="Hyperlink"/>
                <w:noProof/>
              </w:rPr>
              <w:delInstrText xml:space="preserve"> </w:delInstrText>
            </w:r>
            <w:r w:rsidRPr="00A90C20" w:rsidDel="006A13B7">
              <w:rPr>
                <w:rStyle w:val="Hyperlink"/>
                <w:noProof/>
              </w:rPr>
              <w:fldChar w:fldCharType="separate"/>
            </w:r>
          </w:del>
          <w:ins w:id="230" w:author="David Conklin" w:date="2020-10-10T10:55:00Z">
            <w:r w:rsidR="006A13B7">
              <w:rPr>
                <w:rStyle w:val="Hyperlink"/>
                <w:b/>
                <w:bCs/>
                <w:noProof/>
              </w:rPr>
              <w:t>Error! Hyperlink reference not valid.</w:t>
            </w:r>
          </w:ins>
          <w:del w:id="231" w:author="David Conklin" w:date="2020-10-10T10:55:00Z">
            <w:r w:rsidRPr="00A90C20" w:rsidDel="006A13B7">
              <w:rPr>
                <w:rStyle w:val="Hyperlink"/>
                <w:noProof/>
              </w:rPr>
              <w:delText>DataCW3M\&lt;study area&gt; folder contents</w:delText>
            </w:r>
            <w:r w:rsidDel="006A13B7">
              <w:rPr>
                <w:noProof/>
                <w:webHidden/>
              </w:rPr>
              <w:tab/>
            </w:r>
            <w:r w:rsidDel="006A13B7">
              <w:rPr>
                <w:noProof/>
                <w:webHidden/>
              </w:rPr>
              <w:fldChar w:fldCharType="begin"/>
            </w:r>
            <w:r w:rsidDel="006A13B7">
              <w:rPr>
                <w:noProof/>
                <w:webHidden/>
              </w:rPr>
              <w:delInstrText xml:space="preserve"> PAGEREF _Toc50800486 \h </w:delInstrText>
            </w:r>
            <w:r w:rsidDel="006A13B7">
              <w:rPr>
                <w:noProof/>
                <w:webHidden/>
              </w:rPr>
            </w:r>
            <w:r w:rsidDel="006A13B7">
              <w:rPr>
                <w:noProof/>
                <w:webHidden/>
              </w:rPr>
              <w:fldChar w:fldCharType="separate"/>
            </w:r>
            <w:r w:rsidDel="006A13B7">
              <w:rPr>
                <w:noProof/>
                <w:webHidden/>
              </w:rPr>
              <w:delText>7</w:delText>
            </w:r>
            <w:r w:rsidDel="006A13B7">
              <w:rPr>
                <w:noProof/>
                <w:webHidden/>
              </w:rPr>
              <w:fldChar w:fldCharType="end"/>
            </w:r>
            <w:r w:rsidRPr="00A90C20" w:rsidDel="006A13B7">
              <w:rPr>
                <w:rStyle w:val="Hyperlink"/>
                <w:noProof/>
              </w:rPr>
              <w:fldChar w:fldCharType="end"/>
            </w:r>
          </w:del>
        </w:p>
        <w:p w14:paraId="089D6A0D" w14:textId="60818954" w:rsidR="00AD0B00" w:rsidDel="006A13B7" w:rsidRDefault="00AD0B00">
          <w:pPr>
            <w:pStyle w:val="TOC1"/>
            <w:tabs>
              <w:tab w:val="right" w:leader="dot" w:pos="9350"/>
            </w:tabs>
            <w:rPr>
              <w:del w:id="232" w:author="David Conklin" w:date="2020-10-10T10:55:00Z"/>
              <w:rFonts w:eastAsiaTheme="minorEastAsia"/>
              <w:noProof/>
            </w:rPr>
          </w:pPr>
          <w:del w:id="23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"_Toc50800487"</w:delInstrText>
            </w:r>
            <w:r w:rsidRPr="00A90C20" w:rsidDel="006A13B7">
              <w:rPr>
                <w:rStyle w:val="Hyperlink"/>
                <w:noProof/>
              </w:rPr>
              <w:delInstrText xml:space="preserve"> </w:delInstrText>
            </w:r>
            <w:r w:rsidRPr="00A90C20" w:rsidDel="006A13B7">
              <w:rPr>
                <w:rStyle w:val="Hyperlink"/>
                <w:noProof/>
              </w:rPr>
              <w:fldChar w:fldCharType="separate"/>
            </w:r>
          </w:del>
          <w:ins w:id="234" w:author="David Conklin" w:date="2020-10-10T10:55:00Z">
            <w:r w:rsidR="006A13B7">
              <w:rPr>
                <w:rStyle w:val="Hyperlink"/>
                <w:b/>
                <w:bCs/>
                <w:noProof/>
              </w:rPr>
              <w:t>Error! Hyperlink reference not valid.</w:t>
            </w:r>
          </w:ins>
          <w:del w:id="235" w:author="David Conklin" w:date="2020-10-10T10:55:00Z">
            <w:r w:rsidRPr="00A90C20" w:rsidDel="006A13B7">
              <w:rPr>
                <w:rStyle w:val="Hyperlink"/>
                <w:noProof/>
              </w:rPr>
              <w:delText>Calendar conventions</w:delText>
            </w:r>
            <w:r w:rsidDel="006A13B7">
              <w:rPr>
                <w:noProof/>
                <w:webHidden/>
              </w:rPr>
              <w:tab/>
            </w:r>
            <w:r w:rsidDel="006A13B7">
              <w:rPr>
                <w:noProof/>
                <w:webHidden/>
              </w:rPr>
              <w:fldChar w:fldCharType="begin"/>
            </w:r>
            <w:r w:rsidDel="006A13B7">
              <w:rPr>
                <w:noProof/>
                <w:webHidden/>
              </w:rPr>
              <w:delInstrText xml:space="preserve"> PAGEREF _Toc50800487 \h </w:delInstrText>
            </w:r>
            <w:r w:rsidDel="006A13B7">
              <w:rPr>
                <w:noProof/>
                <w:webHidden/>
              </w:rPr>
            </w:r>
            <w:r w:rsidDel="006A13B7">
              <w:rPr>
                <w:noProof/>
                <w:webHidden/>
              </w:rPr>
              <w:fldChar w:fldCharType="separate"/>
            </w:r>
            <w:r w:rsidDel="006A13B7">
              <w:rPr>
                <w:noProof/>
                <w:webHidden/>
              </w:rPr>
              <w:delText>13</w:delText>
            </w:r>
            <w:r w:rsidDel="006A13B7">
              <w:rPr>
                <w:noProof/>
                <w:webHidden/>
              </w:rPr>
              <w:fldChar w:fldCharType="end"/>
            </w:r>
            <w:r w:rsidRPr="00A90C20" w:rsidDel="006A13B7">
              <w:rPr>
                <w:rStyle w:val="Hyperlink"/>
                <w:noProof/>
              </w:rPr>
              <w:fldChar w:fldCharType="end"/>
            </w:r>
          </w:del>
        </w:p>
        <w:p w14:paraId="19FA2F18" w14:textId="5C49EDC4" w:rsidR="00AD0B00" w:rsidDel="006A13B7" w:rsidRDefault="00AD0B00">
          <w:pPr>
            <w:pStyle w:val="TOC2"/>
            <w:tabs>
              <w:tab w:val="right" w:leader="dot" w:pos="9350"/>
            </w:tabs>
            <w:rPr>
              <w:del w:id="236" w:author="David Conklin" w:date="2020-10-10T10:55:00Z"/>
              <w:rFonts w:eastAsiaTheme="minorEastAsia"/>
              <w:noProof/>
            </w:rPr>
          </w:pPr>
          <w:del w:id="23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"_Toc50800488"</w:delInstrText>
            </w:r>
            <w:r w:rsidRPr="00A90C20" w:rsidDel="006A13B7">
              <w:rPr>
                <w:rStyle w:val="Hyperlink"/>
                <w:noProof/>
              </w:rPr>
              <w:delInstrText xml:space="preserve"> </w:delInstrText>
            </w:r>
            <w:r w:rsidRPr="00A90C20" w:rsidDel="006A13B7">
              <w:rPr>
                <w:rStyle w:val="Hyperlink"/>
                <w:noProof/>
              </w:rPr>
              <w:fldChar w:fldCharType="separate"/>
            </w:r>
          </w:del>
          <w:ins w:id="238" w:author="David Conklin" w:date="2020-10-10T10:55:00Z">
            <w:r w:rsidR="006A13B7">
              <w:rPr>
                <w:rStyle w:val="Hyperlink"/>
                <w:b/>
                <w:bCs/>
                <w:noProof/>
              </w:rPr>
              <w:t>Error! Hyperlink reference not valid.</w:t>
            </w:r>
          </w:ins>
          <w:del w:id="239" w:author="David Conklin" w:date="2020-10-10T10:55:00Z">
            <w:r w:rsidRPr="00A90C20" w:rsidDel="006A13B7">
              <w:rPr>
                <w:rStyle w:val="Hyperlink"/>
                <w:noProof/>
              </w:rPr>
              <w:delText>Water years</w:delText>
            </w:r>
            <w:r w:rsidDel="006A13B7">
              <w:rPr>
                <w:noProof/>
                <w:webHidden/>
              </w:rPr>
              <w:tab/>
            </w:r>
            <w:r w:rsidDel="006A13B7">
              <w:rPr>
                <w:noProof/>
                <w:webHidden/>
              </w:rPr>
              <w:fldChar w:fldCharType="begin"/>
            </w:r>
            <w:r w:rsidDel="006A13B7">
              <w:rPr>
                <w:noProof/>
                <w:webHidden/>
              </w:rPr>
              <w:delInstrText xml:space="preserve"> PAGEREF _Toc50800488 \h </w:delInstrText>
            </w:r>
            <w:r w:rsidDel="006A13B7">
              <w:rPr>
                <w:noProof/>
                <w:webHidden/>
              </w:rPr>
            </w:r>
            <w:r w:rsidDel="006A13B7">
              <w:rPr>
                <w:noProof/>
                <w:webHidden/>
              </w:rPr>
              <w:fldChar w:fldCharType="separate"/>
            </w:r>
            <w:r w:rsidDel="006A13B7">
              <w:rPr>
                <w:noProof/>
                <w:webHidden/>
              </w:rPr>
              <w:delText>13</w:delText>
            </w:r>
            <w:r w:rsidDel="006A13B7">
              <w:rPr>
                <w:noProof/>
                <w:webHidden/>
              </w:rPr>
              <w:fldChar w:fldCharType="end"/>
            </w:r>
            <w:r w:rsidRPr="00A90C20" w:rsidDel="006A13B7">
              <w:rPr>
                <w:rStyle w:val="Hyperlink"/>
                <w:noProof/>
              </w:rPr>
              <w:fldChar w:fldCharType="end"/>
            </w:r>
          </w:del>
        </w:p>
        <w:p w14:paraId="2DED724D" w14:textId="1F712D09" w:rsidR="00AD0B00" w:rsidDel="006A13B7" w:rsidRDefault="00AD0B00">
          <w:pPr>
            <w:pStyle w:val="TOC1"/>
            <w:tabs>
              <w:tab w:val="right" w:leader="dot" w:pos="9350"/>
            </w:tabs>
            <w:rPr>
              <w:del w:id="240" w:author="David Conklin" w:date="2020-10-10T10:55:00Z"/>
              <w:rFonts w:eastAsiaTheme="minorEastAsia"/>
              <w:noProof/>
            </w:rPr>
          </w:pPr>
          <w:del w:id="24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"_Toc50800489"</w:delInstrText>
            </w:r>
            <w:r w:rsidRPr="00A90C20" w:rsidDel="006A13B7">
              <w:rPr>
                <w:rStyle w:val="Hyperlink"/>
                <w:noProof/>
              </w:rPr>
              <w:delInstrText xml:space="preserve"> </w:delInstrText>
            </w:r>
            <w:r w:rsidRPr="00A90C20" w:rsidDel="006A13B7">
              <w:rPr>
                <w:rStyle w:val="Hyperlink"/>
                <w:noProof/>
              </w:rPr>
              <w:fldChar w:fldCharType="separate"/>
            </w:r>
          </w:del>
          <w:ins w:id="242" w:author="David Conklin" w:date="2020-10-10T10:55:00Z">
            <w:r w:rsidR="006A13B7">
              <w:rPr>
                <w:rStyle w:val="Hyperlink"/>
                <w:b/>
                <w:bCs/>
                <w:noProof/>
              </w:rPr>
              <w:t>Error! Hyperlink reference not valid.</w:t>
            </w:r>
          </w:ins>
          <w:del w:id="243" w:author="David Conklin" w:date="2020-10-10T10:55:00Z">
            <w:r w:rsidRPr="00A90C20" w:rsidDel="006A13B7">
              <w:rPr>
                <w:rStyle w:val="Hyperlink"/>
                <w:noProof/>
              </w:rPr>
              <w:delText>Climate data</w:delText>
            </w:r>
            <w:r w:rsidDel="006A13B7">
              <w:rPr>
                <w:noProof/>
                <w:webHidden/>
              </w:rPr>
              <w:tab/>
            </w:r>
            <w:r w:rsidDel="006A13B7">
              <w:rPr>
                <w:noProof/>
                <w:webHidden/>
              </w:rPr>
              <w:fldChar w:fldCharType="begin"/>
            </w:r>
            <w:r w:rsidDel="006A13B7">
              <w:rPr>
                <w:noProof/>
                <w:webHidden/>
              </w:rPr>
              <w:delInstrText xml:space="preserve"> PAGEREF _Toc50800489 \h </w:delInstrText>
            </w:r>
            <w:r w:rsidDel="006A13B7">
              <w:rPr>
                <w:noProof/>
                <w:webHidden/>
              </w:rPr>
            </w:r>
            <w:r w:rsidDel="006A13B7">
              <w:rPr>
                <w:noProof/>
                <w:webHidden/>
              </w:rPr>
              <w:fldChar w:fldCharType="separate"/>
            </w:r>
            <w:r w:rsidDel="006A13B7">
              <w:rPr>
                <w:noProof/>
                <w:webHidden/>
              </w:rPr>
              <w:delText>13</w:delText>
            </w:r>
            <w:r w:rsidDel="006A13B7">
              <w:rPr>
                <w:noProof/>
                <w:webHidden/>
              </w:rPr>
              <w:fldChar w:fldCharType="end"/>
            </w:r>
            <w:r w:rsidRPr="00A90C20" w:rsidDel="006A13B7">
              <w:rPr>
                <w:rStyle w:val="Hyperlink"/>
                <w:noProof/>
              </w:rPr>
              <w:fldChar w:fldCharType="end"/>
            </w:r>
          </w:del>
        </w:p>
        <w:p w14:paraId="0946D1DD" w14:textId="57AAF057" w:rsidR="00AD0B00" w:rsidDel="006A13B7" w:rsidRDefault="00AD0B00">
          <w:pPr>
            <w:pStyle w:val="TOC2"/>
            <w:tabs>
              <w:tab w:val="right" w:leader="dot" w:pos="9350"/>
            </w:tabs>
            <w:rPr>
              <w:del w:id="244" w:author="David Conklin" w:date="2020-10-10T10:55:00Z"/>
              <w:rFonts w:eastAsiaTheme="minorEastAsia"/>
              <w:noProof/>
            </w:rPr>
          </w:pPr>
          <w:del w:id="24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"_Toc50800490"</w:delInstrText>
            </w:r>
            <w:r w:rsidRPr="00A90C20" w:rsidDel="006A13B7">
              <w:rPr>
                <w:rStyle w:val="Hyperlink"/>
                <w:noProof/>
              </w:rPr>
              <w:delInstrText xml:space="preserve"> </w:delInstrText>
            </w:r>
            <w:r w:rsidRPr="00A90C20" w:rsidDel="006A13B7">
              <w:rPr>
                <w:rStyle w:val="Hyperlink"/>
                <w:noProof/>
              </w:rPr>
              <w:fldChar w:fldCharType="separate"/>
            </w:r>
          </w:del>
          <w:ins w:id="246" w:author="David Conklin" w:date="2020-10-10T10:55:00Z">
            <w:r w:rsidR="006A13B7">
              <w:rPr>
                <w:rStyle w:val="Hyperlink"/>
                <w:b/>
                <w:bCs/>
                <w:noProof/>
              </w:rPr>
              <w:t>Error! Hyperlink reference not valid.</w:t>
            </w:r>
          </w:ins>
          <w:del w:id="247" w:author="David Conklin" w:date="2020-10-10T10:55:00Z">
            <w:r w:rsidRPr="00A90C20" w:rsidDel="006A13B7">
              <w:rPr>
                <w:rStyle w:val="Hyperlink"/>
                <w:noProof/>
              </w:rPr>
              <w:delText>Numbered climate scenarios in the model</w:delText>
            </w:r>
            <w:r w:rsidDel="006A13B7">
              <w:rPr>
                <w:noProof/>
                <w:webHidden/>
              </w:rPr>
              <w:tab/>
            </w:r>
            <w:r w:rsidDel="006A13B7">
              <w:rPr>
                <w:noProof/>
                <w:webHidden/>
              </w:rPr>
              <w:fldChar w:fldCharType="begin"/>
            </w:r>
            <w:r w:rsidDel="006A13B7">
              <w:rPr>
                <w:noProof/>
                <w:webHidden/>
              </w:rPr>
              <w:delInstrText xml:space="preserve"> PAGEREF _Toc50800490 \h </w:delInstrText>
            </w:r>
            <w:r w:rsidDel="006A13B7">
              <w:rPr>
                <w:noProof/>
                <w:webHidden/>
              </w:rPr>
            </w:r>
            <w:r w:rsidDel="006A13B7">
              <w:rPr>
                <w:noProof/>
                <w:webHidden/>
              </w:rPr>
              <w:fldChar w:fldCharType="separate"/>
            </w:r>
            <w:r w:rsidDel="006A13B7">
              <w:rPr>
                <w:noProof/>
                <w:webHidden/>
              </w:rPr>
              <w:delText>13</w:delText>
            </w:r>
            <w:r w:rsidDel="006A13B7">
              <w:rPr>
                <w:noProof/>
                <w:webHidden/>
              </w:rPr>
              <w:fldChar w:fldCharType="end"/>
            </w:r>
            <w:r w:rsidRPr="00A90C20" w:rsidDel="006A13B7">
              <w:rPr>
                <w:rStyle w:val="Hyperlink"/>
                <w:noProof/>
              </w:rPr>
              <w:fldChar w:fldCharType="end"/>
            </w:r>
          </w:del>
        </w:p>
        <w:p w14:paraId="7CEDAF3F" w14:textId="652D5C1C" w:rsidR="00AD0B00" w:rsidDel="006A13B7" w:rsidRDefault="00AD0B00">
          <w:pPr>
            <w:pStyle w:val="TOC2"/>
            <w:tabs>
              <w:tab w:val="right" w:leader="dot" w:pos="9350"/>
            </w:tabs>
            <w:rPr>
              <w:del w:id="248" w:author="David Conklin" w:date="2020-10-10T10:55:00Z"/>
              <w:rFonts w:eastAsiaTheme="minorEastAsia"/>
              <w:noProof/>
            </w:rPr>
          </w:pPr>
          <w:del w:id="24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"_Toc50800491"</w:delInstrText>
            </w:r>
            <w:r w:rsidRPr="00A90C20" w:rsidDel="006A13B7">
              <w:rPr>
                <w:rStyle w:val="Hyperlink"/>
                <w:noProof/>
              </w:rPr>
              <w:delInstrText xml:space="preserve"> </w:delInstrText>
            </w:r>
            <w:r w:rsidRPr="00A90C20" w:rsidDel="006A13B7">
              <w:rPr>
                <w:rStyle w:val="Hyperlink"/>
                <w:noProof/>
              </w:rPr>
              <w:fldChar w:fldCharType="separate"/>
            </w:r>
          </w:del>
          <w:ins w:id="250" w:author="David Conklin" w:date="2020-10-10T10:55:00Z">
            <w:r w:rsidR="006A13B7">
              <w:rPr>
                <w:rStyle w:val="Hyperlink"/>
                <w:b/>
                <w:bCs/>
                <w:noProof/>
              </w:rPr>
              <w:t>Error! Hyperlink reference not valid.</w:t>
            </w:r>
          </w:ins>
          <w:del w:id="251" w:author="David Conklin" w:date="2020-10-10T10:55:00Z">
            <w:r w:rsidRPr="00A90C20" w:rsidDel="006A13B7">
              <w:rPr>
                <w:rStyle w:val="Hyperlink"/>
                <w:noProof/>
              </w:rPr>
              <w:delText>Monthly and seasonal weather data</w:delText>
            </w:r>
            <w:r w:rsidDel="006A13B7">
              <w:rPr>
                <w:noProof/>
                <w:webHidden/>
              </w:rPr>
              <w:tab/>
            </w:r>
            <w:r w:rsidDel="006A13B7">
              <w:rPr>
                <w:noProof/>
                <w:webHidden/>
              </w:rPr>
              <w:fldChar w:fldCharType="begin"/>
            </w:r>
            <w:r w:rsidDel="006A13B7">
              <w:rPr>
                <w:noProof/>
                <w:webHidden/>
              </w:rPr>
              <w:delInstrText xml:space="preserve"> PAGEREF _Toc50800491 \h </w:delInstrText>
            </w:r>
            <w:r w:rsidDel="006A13B7">
              <w:rPr>
                <w:noProof/>
                <w:webHidden/>
              </w:rPr>
            </w:r>
            <w:r w:rsidDel="006A13B7">
              <w:rPr>
                <w:noProof/>
                <w:webHidden/>
              </w:rPr>
              <w:fldChar w:fldCharType="separate"/>
            </w:r>
            <w:r w:rsidDel="006A13B7">
              <w:rPr>
                <w:noProof/>
                <w:webHidden/>
              </w:rPr>
              <w:delText>14</w:delText>
            </w:r>
            <w:r w:rsidDel="006A13B7">
              <w:rPr>
                <w:noProof/>
                <w:webHidden/>
              </w:rPr>
              <w:fldChar w:fldCharType="end"/>
            </w:r>
            <w:r w:rsidRPr="00A90C20" w:rsidDel="006A13B7">
              <w:rPr>
                <w:rStyle w:val="Hyperlink"/>
                <w:noProof/>
              </w:rPr>
              <w:fldChar w:fldCharType="end"/>
            </w:r>
          </w:del>
        </w:p>
        <w:p w14:paraId="45690B48" w14:textId="09E33904" w:rsidR="00AD0B00" w:rsidDel="006A13B7" w:rsidRDefault="00AD0B00">
          <w:pPr>
            <w:pStyle w:val="TOC2"/>
            <w:tabs>
              <w:tab w:val="right" w:leader="dot" w:pos="9350"/>
            </w:tabs>
            <w:rPr>
              <w:del w:id="252" w:author="David Conklin" w:date="2020-10-10T10:55:00Z"/>
              <w:rFonts w:eastAsiaTheme="minorEastAsia"/>
              <w:noProof/>
            </w:rPr>
          </w:pPr>
          <w:del w:id="25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"_Toc50800492"</w:delInstrText>
            </w:r>
            <w:r w:rsidRPr="00A90C20" w:rsidDel="006A13B7">
              <w:rPr>
                <w:rStyle w:val="Hyperlink"/>
                <w:noProof/>
              </w:rPr>
              <w:delInstrText xml:space="preserve"> </w:delInstrText>
            </w:r>
            <w:r w:rsidRPr="00A90C20" w:rsidDel="006A13B7">
              <w:rPr>
                <w:rStyle w:val="Hyperlink"/>
                <w:noProof/>
              </w:rPr>
              <w:fldChar w:fldCharType="separate"/>
            </w:r>
          </w:del>
          <w:ins w:id="254" w:author="David Conklin" w:date="2020-10-10T10:55:00Z">
            <w:r w:rsidR="006A13B7">
              <w:rPr>
                <w:rStyle w:val="Hyperlink"/>
                <w:b/>
                <w:bCs/>
                <w:noProof/>
              </w:rPr>
              <w:t>Error! Hyperlink reference not valid.</w:t>
            </w:r>
          </w:ins>
          <w:del w:id="255" w:author="David Conklin" w:date="2020-10-10T10:55:00Z">
            <w:r w:rsidRPr="00A90C20" w:rsidDel="006A13B7">
              <w:rPr>
                <w:rStyle w:val="Hyperlink"/>
                <w:noProof/>
              </w:rPr>
              <w:delText>Climate data grids</w:delText>
            </w:r>
            <w:r w:rsidDel="006A13B7">
              <w:rPr>
                <w:noProof/>
                <w:webHidden/>
              </w:rPr>
              <w:tab/>
            </w:r>
            <w:r w:rsidDel="006A13B7">
              <w:rPr>
                <w:noProof/>
                <w:webHidden/>
              </w:rPr>
              <w:fldChar w:fldCharType="begin"/>
            </w:r>
            <w:r w:rsidDel="006A13B7">
              <w:rPr>
                <w:noProof/>
                <w:webHidden/>
              </w:rPr>
              <w:delInstrText xml:space="preserve"> PAGEREF _Toc50800492 \h </w:delInstrText>
            </w:r>
            <w:r w:rsidDel="006A13B7">
              <w:rPr>
                <w:noProof/>
                <w:webHidden/>
              </w:rPr>
            </w:r>
            <w:r w:rsidDel="006A13B7">
              <w:rPr>
                <w:noProof/>
                <w:webHidden/>
              </w:rPr>
              <w:fldChar w:fldCharType="separate"/>
            </w:r>
            <w:r w:rsidDel="006A13B7">
              <w:rPr>
                <w:noProof/>
                <w:webHidden/>
              </w:rPr>
              <w:delText>15</w:delText>
            </w:r>
            <w:r w:rsidDel="006A13B7">
              <w:rPr>
                <w:noProof/>
                <w:webHidden/>
              </w:rPr>
              <w:fldChar w:fldCharType="end"/>
            </w:r>
            <w:r w:rsidRPr="00A90C20" w:rsidDel="006A13B7">
              <w:rPr>
                <w:rStyle w:val="Hyperlink"/>
                <w:noProof/>
              </w:rPr>
              <w:fldChar w:fldCharType="end"/>
            </w:r>
          </w:del>
        </w:p>
        <w:p w14:paraId="69E2ABAF" w14:textId="730F0189" w:rsidR="00AD0B00" w:rsidDel="006A13B7" w:rsidRDefault="00AD0B00">
          <w:pPr>
            <w:pStyle w:val="TOC3"/>
            <w:tabs>
              <w:tab w:val="right" w:leader="dot" w:pos="9350"/>
            </w:tabs>
            <w:rPr>
              <w:del w:id="256" w:author="David Conklin" w:date="2020-10-10T10:55:00Z"/>
              <w:rFonts w:eastAsiaTheme="minorEastAsia"/>
              <w:noProof/>
            </w:rPr>
          </w:pPr>
          <w:del w:id="25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"_Toc50800493"</w:delInstrText>
            </w:r>
            <w:r w:rsidRPr="00A90C20" w:rsidDel="006A13B7">
              <w:rPr>
                <w:rStyle w:val="Hyperlink"/>
                <w:noProof/>
              </w:rPr>
              <w:delInstrText xml:space="preserve"> </w:delInstrText>
            </w:r>
            <w:r w:rsidRPr="00A90C20" w:rsidDel="006A13B7">
              <w:rPr>
                <w:rStyle w:val="Hyperlink"/>
                <w:noProof/>
              </w:rPr>
              <w:fldChar w:fldCharType="separate"/>
            </w:r>
          </w:del>
          <w:ins w:id="258" w:author="David Conklin" w:date="2020-10-10T10:55:00Z">
            <w:r w:rsidR="006A13B7">
              <w:rPr>
                <w:rStyle w:val="Hyperlink"/>
                <w:b/>
                <w:bCs/>
                <w:noProof/>
              </w:rPr>
              <w:t>Error! Hyperlink reference not valid.</w:t>
            </w:r>
          </w:ins>
          <w:del w:id="259" w:author="David Conklin" w:date="2020-10-10T10:55:00Z">
            <w:r w:rsidRPr="00A90C20" w:rsidDel="006A13B7">
              <w:rPr>
                <w:rStyle w:val="Hyperlink"/>
                <w:noProof/>
              </w:rPr>
              <w:delText>The WW2100 climate grid</w:delText>
            </w:r>
            <w:r w:rsidDel="006A13B7">
              <w:rPr>
                <w:noProof/>
                <w:webHidden/>
              </w:rPr>
              <w:tab/>
            </w:r>
            <w:r w:rsidDel="006A13B7">
              <w:rPr>
                <w:noProof/>
                <w:webHidden/>
              </w:rPr>
              <w:fldChar w:fldCharType="begin"/>
            </w:r>
            <w:r w:rsidDel="006A13B7">
              <w:rPr>
                <w:noProof/>
                <w:webHidden/>
              </w:rPr>
              <w:delInstrText xml:space="preserve"> PAGEREF _Toc50800493 \h </w:delInstrText>
            </w:r>
            <w:r w:rsidDel="006A13B7">
              <w:rPr>
                <w:noProof/>
                <w:webHidden/>
              </w:rPr>
            </w:r>
            <w:r w:rsidDel="006A13B7">
              <w:rPr>
                <w:noProof/>
                <w:webHidden/>
              </w:rPr>
              <w:fldChar w:fldCharType="separate"/>
            </w:r>
            <w:r w:rsidDel="006A13B7">
              <w:rPr>
                <w:noProof/>
                <w:webHidden/>
              </w:rPr>
              <w:delText>15</w:delText>
            </w:r>
            <w:r w:rsidDel="006A13B7">
              <w:rPr>
                <w:noProof/>
                <w:webHidden/>
              </w:rPr>
              <w:fldChar w:fldCharType="end"/>
            </w:r>
            <w:r w:rsidRPr="00A90C20" w:rsidDel="006A13B7">
              <w:rPr>
                <w:rStyle w:val="Hyperlink"/>
                <w:noProof/>
              </w:rPr>
              <w:fldChar w:fldCharType="end"/>
            </w:r>
          </w:del>
        </w:p>
        <w:p w14:paraId="37E1534F" w14:textId="19C6B804" w:rsidR="00AD0B00" w:rsidDel="006A13B7" w:rsidRDefault="00AD0B00">
          <w:pPr>
            <w:pStyle w:val="TOC3"/>
            <w:tabs>
              <w:tab w:val="right" w:leader="dot" w:pos="9350"/>
            </w:tabs>
            <w:rPr>
              <w:del w:id="260" w:author="David Conklin" w:date="2020-10-10T10:55:00Z"/>
              <w:rFonts w:eastAsiaTheme="minorEastAsia"/>
              <w:noProof/>
            </w:rPr>
          </w:pPr>
          <w:del w:id="26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"_Toc50800494"</w:delInstrText>
            </w:r>
            <w:r w:rsidRPr="00A90C20" w:rsidDel="006A13B7">
              <w:rPr>
                <w:rStyle w:val="Hyperlink"/>
                <w:noProof/>
              </w:rPr>
              <w:delInstrText xml:space="preserve"> </w:delInstrText>
            </w:r>
            <w:r w:rsidRPr="00A90C20" w:rsidDel="006A13B7">
              <w:rPr>
                <w:rStyle w:val="Hyperlink"/>
                <w:noProof/>
              </w:rPr>
              <w:fldChar w:fldCharType="separate"/>
            </w:r>
          </w:del>
          <w:ins w:id="262" w:author="David Conklin" w:date="2020-10-10T10:55:00Z">
            <w:r w:rsidR="006A13B7">
              <w:rPr>
                <w:rStyle w:val="Hyperlink"/>
                <w:b/>
                <w:bCs/>
                <w:noProof/>
              </w:rPr>
              <w:t>Error! Hyperlink reference not valid.</w:t>
            </w:r>
          </w:ins>
          <w:del w:id="263" w:author="David Conklin" w:date="2020-10-10T10:55:00Z">
            <w:r w:rsidRPr="00A90C20" w:rsidDel="006A13B7">
              <w:rPr>
                <w:rStyle w:val="Hyperlink"/>
                <w:noProof/>
              </w:rPr>
              <w:delText>The v2 climate grid</w:delText>
            </w:r>
            <w:r w:rsidDel="006A13B7">
              <w:rPr>
                <w:noProof/>
                <w:webHidden/>
              </w:rPr>
              <w:tab/>
            </w:r>
            <w:r w:rsidDel="006A13B7">
              <w:rPr>
                <w:noProof/>
                <w:webHidden/>
              </w:rPr>
              <w:fldChar w:fldCharType="begin"/>
            </w:r>
            <w:r w:rsidDel="006A13B7">
              <w:rPr>
                <w:noProof/>
                <w:webHidden/>
              </w:rPr>
              <w:delInstrText xml:space="preserve"> PAGEREF _Toc50800494 \h </w:delInstrText>
            </w:r>
            <w:r w:rsidDel="006A13B7">
              <w:rPr>
                <w:noProof/>
                <w:webHidden/>
              </w:rPr>
            </w:r>
            <w:r w:rsidDel="006A13B7">
              <w:rPr>
                <w:noProof/>
                <w:webHidden/>
              </w:rPr>
              <w:fldChar w:fldCharType="separate"/>
            </w:r>
            <w:r w:rsidDel="006A13B7">
              <w:rPr>
                <w:noProof/>
                <w:webHidden/>
              </w:rPr>
              <w:delText>16</w:delText>
            </w:r>
            <w:r w:rsidDel="006A13B7">
              <w:rPr>
                <w:noProof/>
                <w:webHidden/>
              </w:rPr>
              <w:fldChar w:fldCharType="end"/>
            </w:r>
            <w:r w:rsidRPr="00A90C20" w:rsidDel="006A13B7">
              <w:rPr>
                <w:rStyle w:val="Hyperlink"/>
                <w:noProof/>
              </w:rPr>
              <w:fldChar w:fldCharType="end"/>
            </w:r>
          </w:del>
        </w:p>
        <w:p w14:paraId="5A45C568" w14:textId="270B4384" w:rsidR="00AD0B00" w:rsidDel="006A13B7" w:rsidRDefault="00AD0B00">
          <w:pPr>
            <w:pStyle w:val="TOC2"/>
            <w:tabs>
              <w:tab w:val="right" w:leader="dot" w:pos="9350"/>
            </w:tabs>
            <w:rPr>
              <w:del w:id="264" w:author="David Conklin" w:date="2020-10-10T10:55:00Z"/>
              <w:rFonts w:eastAsiaTheme="minorEastAsia"/>
              <w:noProof/>
            </w:rPr>
          </w:pPr>
          <w:del w:id="26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"_Toc50800495"</w:delInstrText>
            </w:r>
            <w:r w:rsidRPr="00A90C20" w:rsidDel="006A13B7">
              <w:rPr>
                <w:rStyle w:val="Hyperlink"/>
                <w:noProof/>
              </w:rPr>
              <w:delInstrText xml:space="preserve"> </w:delInstrText>
            </w:r>
            <w:r w:rsidRPr="00A90C20" w:rsidDel="006A13B7">
              <w:rPr>
                <w:rStyle w:val="Hyperlink"/>
                <w:noProof/>
              </w:rPr>
              <w:fldChar w:fldCharType="separate"/>
            </w:r>
          </w:del>
          <w:ins w:id="266" w:author="David Conklin" w:date="2020-10-10T10:55:00Z">
            <w:r w:rsidR="006A13B7">
              <w:rPr>
                <w:rStyle w:val="Hyperlink"/>
                <w:b/>
                <w:bCs/>
                <w:noProof/>
              </w:rPr>
              <w:t>Error! Hyperlink reference not valid.</w:t>
            </w:r>
          </w:ins>
          <w:del w:id="267" w:author="David Conklin" w:date="2020-10-10T10:55:00Z">
            <w:r w:rsidRPr="00A90C20" w:rsidDel="006A13B7">
              <w:rPr>
                <w:rStyle w:val="Hyperlink"/>
                <w:noProof/>
              </w:rPr>
              <w:delText>How climate data is looked up</w:delText>
            </w:r>
            <w:r w:rsidDel="006A13B7">
              <w:rPr>
                <w:noProof/>
                <w:webHidden/>
              </w:rPr>
              <w:tab/>
            </w:r>
            <w:r w:rsidDel="006A13B7">
              <w:rPr>
                <w:noProof/>
                <w:webHidden/>
              </w:rPr>
              <w:fldChar w:fldCharType="begin"/>
            </w:r>
            <w:r w:rsidDel="006A13B7">
              <w:rPr>
                <w:noProof/>
                <w:webHidden/>
              </w:rPr>
              <w:delInstrText xml:space="preserve"> PAGEREF _Toc50800495 \h </w:delInstrText>
            </w:r>
            <w:r w:rsidDel="006A13B7">
              <w:rPr>
                <w:noProof/>
                <w:webHidden/>
              </w:rPr>
            </w:r>
            <w:r w:rsidDel="006A13B7">
              <w:rPr>
                <w:noProof/>
                <w:webHidden/>
              </w:rPr>
              <w:fldChar w:fldCharType="separate"/>
            </w:r>
            <w:r w:rsidDel="006A13B7">
              <w:rPr>
                <w:noProof/>
                <w:webHidden/>
              </w:rPr>
              <w:delText>16</w:delText>
            </w:r>
            <w:r w:rsidDel="006A13B7">
              <w:rPr>
                <w:noProof/>
                <w:webHidden/>
              </w:rPr>
              <w:fldChar w:fldCharType="end"/>
            </w:r>
            <w:r w:rsidRPr="00A90C20" w:rsidDel="006A13B7">
              <w:rPr>
                <w:rStyle w:val="Hyperlink"/>
                <w:noProof/>
              </w:rPr>
              <w:fldChar w:fldCharType="end"/>
            </w:r>
          </w:del>
        </w:p>
        <w:p w14:paraId="41B2FA1A" w14:textId="42D2DA13" w:rsidR="00AD0B00" w:rsidDel="006A13B7" w:rsidRDefault="00AD0B00">
          <w:pPr>
            <w:pStyle w:val="TOC2"/>
            <w:tabs>
              <w:tab w:val="right" w:leader="dot" w:pos="9350"/>
            </w:tabs>
            <w:rPr>
              <w:del w:id="268" w:author="David Conklin" w:date="2020-10-10T10:55:00Z"/>
              <w:rFonts w:eastAsiaTheme="minorEastAsia"/>
              <w:noProof/>
            </w:rPr>
          </w:pPr>
          <w:del w:id="26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"_Toc50800496"</w:delInstrText>
            </w:r>
            <w:r w:rsidRPr="00A90C20" w:rsidDel="006A13B7">
              <w:rPr>
                <w:rStyle w:val="Hyperlink"/>
                <w:noProof/>
              </w:rPr>
              <w:delInstrText xml:space="preserve"> </w:delInstrText>
            </w:r>
            <w:r w:rsidRPr="00A90C20" w:rsidDel="006A13B7">
              <w:rPr>
                <w:rStyle w:val="Hyperlink"/>
                <w:noProof/>
              </w:rPr>
              <w:fldChar w:fldCharType="separate"/>
            </w:r>
          </w:del>
          <w:ins w:id="270" w:author="David Conklin" w:date="2020-10-10T10:55:00Z">
            <w:r w:rsidR="006A13B7">
              <w:rPr>
                <w:rStyle w:val="Hyperlink"/>
                <w:b/>
                <w:bCs/>
                <w:noProof/>
              </w:rPr>
              <w:t>Error! Hyperlink reference not valid.</w:t>
            </w:r>
          </w:ins>
          <w:del w:id="271" w:author="David Conklin" w:date="2020-10-10T10:55:00Z">
            <w:r w:rsidRPr="00A90C20" w:rsidDel="006A13B7">
              <w:rPr>
                <w:rStyle w:val="Hyperlink"/>
                <w:noProof/>
              </w:rPr>
              <w:delText>What is in a climate dataset</w:delText>
            </w:r>
            <w:r w:rsidDel="006A13B7">
              <w:rPr>
                <w:noProof/>
                <w:webHidden/>
              </w:rPr>
              <w:tab/>
            </w:r>
            <w:r w:rsidDel="006A13B7">
              <w:rPr>
                <w:noProof/>
                <w:webHidden/>
              </w:rPr>
              <w:fldChar w:fldCharType="begin"/>
            </w:r>
            <w:r w:rsidDel="006A13B7">
              <w:rPr>
                <w:noProof/>
                <w:webHidden/>
              </w:rPr>
              <w:delInstrText xml:space="preserve"> PAGEREF _Toc50800496 \h </w:delInstrText>
            </w:r>
            <w:r w:rsidDel="006A13B7">
              <w:rPr>
                <w:noProof/>
                <w:webHidden/>
              </w:rPr>
            </w:r>
            <w:r w:rsidDel="006A13B7">
              <w:rPr>
                <w:noProof/>
                <w:webHidden/>
              </w:rPr>
              <w:fldChar w:fldCharType="separate"/>
            </w:r>
            <w:r w:rsidDel="006A13B7">
              <w:rPr>
                <w:noProof/>
                <w:webHidden/>
              </w:rPr>
              <w:delText>16</w:delText>
            </w:r>
            <w:r w:rsidDel="006A13B7">
              <w:rPr>
                <w:noProof/>
                <w:webHidden/>
              </w:rPr>
              <w:fldChar w:fldCharType="end"/>
            </w:r>
            <w:r w:rsidRPr="00A90C20" w:rsidDel="006A13B7">
              <w:rPr>
                <w:rStyle w:val="Hyperlink"/>
                <w:noProof/>
              </w:rPr>
              <w:fldChar w:fldCharType="end"/>
            </w:r>
          </w:del>
        </w:p>
        <w:p w14:paraId="0A3190B0" w14:textId="0BF92803" w:rsidR="00AD0B00" w:rsidDel="006A13B7" w:rsidRDefault="00AD0B00">
          <w:pPr>
            <w:pStyle w:val="TOC1"/>
            <w:tabs>
              <w:tab w:val="right" w:leader="dot" w:pos="9350"/>
            </w:tabs>
            <w:rPr>
              <w:del w:id="272" w:author="David Conklin" w:date="2020-10-10T10:55:00Z"/>
              <w:rFonts w:eastAsiaTheme="minorEastAsia"/>
              <w:noProof/>
            </w:rPr>
          </w:pPr>
          <w:del w:id="27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"_Toc50800497"</w:delInstrText>
            </w:r>
            <w:r w:rsidRPr="00A90C20" w:rsidDel="006A13B7">
              <w:rPr>
                <w:rStyle w:val="Hyperlink"/>
                <w:noProof/>
              </w:rPr>
              <w:delInstrText xml:space="preserve"> </w:delInstrText>
            </w:r>
            <w:r w:rsidRPr="00A90C20" w:rsidDel="006A13B7">
              <w:rPr>
                <w:rStyle w:val="Hyperlink"/>
                <w:noProof/>
              </w:rPr>
              <w:fldChar w:fldCharType="separate"/>
            </w:r>
          </w:del>
          <w:ins w:id="274" w:author="David Conklin" w:date="2020-10-10T10:55:00Z">
            <w:r w:rsidR="006A13B7">
              <w:rPr>
                <w:rStyle w:val="Hyperlink"/>
                <w:b/>
                <w:bCs/>
                <w:noProof/>
              </w:rPr>
              <w:t>Error! Hyperlink reference not valid.</w:t>
            </w:r>
          </w:ins>
          <w:del w:id="275" w:author="David Conklin" w:date="2020-10-10T10:55:00Z">
            <w:r w:rsidRPr="00A90C20" w:rsidDel="006A13B7">
              <w:rPr>
                <w:rStyle w:val="Hyperlink"/>
                <w:noProof/>
              </w:rPr>
              <w:delText>Water rights</w:delText>
            </w:r>
            <w:r w:rsidDel="006A13B7">
              <w:rPr>
                <w:noProof/>
                <w:webHidden/>
              </w:rPr>
              <w:tab/>
            </w:r>
            <w:r w:rsidDel="006A13B7">
              <w:rPr>
                <w:noProof/>
                <w:webHidden/>
              </w:rPr>
              <w:fldChar w:fldCharType="begin"/>
            </w:r>
            <w:r w:rsidDel="006A13B7">
              <w:rPr>
                <w:noProof/>
                <w:webHidden/>
              </w:rPr>
              <w:delInstrText xml:space="preserve"> PAGEREF _Toc50800497 \h </w:delInstrText>
            </w:r>
            <w:r w:rsidDel="006A13B7">
              <w:rPr>
                <w:noProof/>
                <w:webHidden/>
              </w:rPr>
            </w:r>
            <w:r w:rsidDel="006A13B7">
              <w:rPr>
                <w:noProof/>
                <w:webHidden/>
              </w:rPr>
              <w:fldChar w:fldCharType="separate"/>
            </w:r>
            <w:r w:rsidDel="006A13B7">
              <w:rPr>
                <w:noProof/>
                <w:webHidden/>
              </w:rPr>
              <w:delText>17</w:delText>
            </w:r>
            <w:r w:rsidDel="006A13B7">
              <w:rPr>
                <w:noProof/>
                <w:webHidden/>
              </w:rPr>
              <w:fldChar w:fldCharType="end"/>
            </w:r>
            <w:r w:rsidRPr="00A90C20" w:rsidDel="006A13B7">
              <w:rPr>
                <w:rStyle w:val="Hyperlink"/>
                <w:noProof/>
              </w:rPr>
              <w:fldChar w:fldCharType="end"/>
            </w:r>
          </w:del>
        </w:p>
        <w:p w14:paraId="2A88703A" w14:textId="121D94B7" w:rsidR="00AD0B00" w:rsidDel="006A13B7" w:rsidRDefault="00AD0B00">
          <w:pPr>
            <w:pStyle w:val="TOC2"/>
            <w:tabs>
              <w:tab w:val="right" w:leader="dot" w:pos="9350"/>
            </w:tabs>
            <w:rPr>
              <w:del w:id="276" w:author="David Conklin" w:date="2020-10-10T10:55:00Z"/>
              <w:rFonts w:eastAsiaTheme="minorEastAsia"/>
              <w:noProof/>
            </w:rPr>
          </w:pPr>
          <w:del w:id="27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"_Toc50800498"</w:delInstrText>
            </w:r>
            <w:r w:rsidRPr="00A90C20" w:rsidDel="006A13B7">
              <w:rPr>
                <w:rStyle w:val="Hyperlink"/>
                <w:noProof/>
              </w:rPr>
              <w:delInstrText xml:space="preserve"> </w:delInstrText>
            </w:r>
            <w:r w:rsidRPr="00A90C20" w:rsidDel="006A13B7">
              <w:rPr>
                <w:rStyle w:val="Hyperlink"/>
                <w:noProof/>
              </w:rPr>
              <w:fldChar w:fldCharType="separate"/>
            </w:r>
          </w:del>
          <w:ins w:id="278" w:author="David Conklin" w:date="2020-10-10T10:55:00Z">
            <w:r w:rsidR="006A13B7">
              <w:rPr>
                <w:rStyle w:val="Hyperlink"/>
                <w:b/>
                <w:bCs/>
                <w:noProof/>
              </w:rPr>
              <w:t>Error! Hyperlink reference not valid.</w:t>
            </w:r>
          </w:ins>
          <w:del w:id="279" w:author="David Conklin" w:date="2020-10-10T10:55:00Z">
            <w:r w:rsidRPr="00A90C20" w:rsidDel="006A13B7">
              <w:rPr>
                <w:rStyle w:val="Hyperlink"/>
                <w:noProof/>
              </w:rPr>
              <w:delText>Water rights data</w:delText>
            </w:r>
            <w:r w:rsidDel="006A13B7">
              <w:rPr>
                <w:noProof/>
                <w:webHidden/>
              </w:rPr>
              <w:tab/>
            </w:r>
            <w:r w:rsidDel="006A13B7">
              <w:rPr>
                <w:noProof/>
                <w:webHidden/>
              </w:rPr>
              <w:fldChar w:fldCharType="begin"/>
            </w:r>
            <w:r w:rsidDel="006A13B7">
              <w:rPr>
                <w:noProof/>
                <w:webHidden/>
              </w:rPr>
              <w:delInstrText xml:space="preserve"> PAGEREF _Toc50800498 \h </w:delInstrText>
            </w:r>
            <w:r w:rsidDel="006A13B7">
              <w:rPr>
                <w:noProof/>
                <w:webHidden/>
              </w:rPr>
            </w:r>
            <w:r w:rsidDel="006A13B7">
              <w:rPr>
                <w:noProof/>
                <w:webHidden/>
              </w:rPr>
              <w:fldChar w:fldCharType="separate"/>
            </w:r>
            <w:r w:rsidDel="006A13B7">
              <w:rPr>
                <w:noProof/>
                <w:webHidden/>
              </w:rPr>
              <w:delText>17</w:delText>
            </w:r>
            <w:r w:rsidDel="006A13B7">
              <w:rPr>
                <w:noProof/>
                <w:webHidden/>
              </w:rPr>
              <w:fldChar w:fldCharType="end"/>
            </w:r>
            <w:r w:rsidRPr="00A90C20" w:rsidDel="006A13B7">
              <w:rPr>
                <w:rStyle w:val="Hyperlink"/>
                <w:noProof/>
              </w:rPr>
              <w:fldChar w:fldCharType="end"/>
            </w:r>
          </w:del>
        </w:p>
        <w:p w14:paraId="4F463510" w14:textId="6A406FA3" w:rsidR="00AD0B00" w:rsidDel="006A13B7" w:rsidRDefault="00AD0B00">
          <w:pPr>
            <w:pStyle w:val="TOC2"/>
            <w:tabs>
              <w:tab w:val="right" w:leader="dot" w:pos="9350"/>
            </w:tabs>
            <w:rPr>
              <w:del w:id="280" w:author="David Conklin" w:date="2020-10-10T10:55:00Z"/>
              <w:rFonts w:eastAsiaTheme="minorEastAsia"/>
              <w:noProof/>
            </w:rPr>
          </w:pPr>
          <w:del w:id="28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"_Toc50800499"</w:delInstrText>
            </w:r>
            <w:r w:rsidRPr="00A90C20" w:rsidDel="006A13B7">
              <w:rPr>
                <w:rStyle w:val="Hyperlink"/>
                <w:noProof/>
              </w:rPr>
              <w:delInstrText xml:space="preserve"> </w:delInstrText>
            </w:r>
            <w:r w:rsidRPr="00A90C20" w:rsidDel="006A13B7">
              <w:rPr>
                <w:rStyle w:val="Hyperlink"/>
                <w:noProof/>
              </w:rPr>
              <w:fldChar w:fldCharType="separate"/>
            </w:r>
          </w:del>
          <w:ins w:id="282" w:author="David Conklin" w:date="2020-10-10T10:55:00Z">
            <w:r w:rsidR="006A13B7">
              <w:rPr>
                <w:rStyle w:val="Hyperlink"/>
                <w:b/>
                <w:bCs/>
                <w:noProof/>
              </w:rPr>
              <w:t>Error! Hyperlink reference not valid.</w:t>
            </w:r>
          </w:ins>
          <w:del w:id="283" w:author="David Conklin" w:date="2020-10-10T10:55:00Z">
            <w:r w:rsidRPr="00A90C20" w:rsidDel="006A13B7">
              <w:rPr>
                <w:rStyle w:val="Hyperlink"/>
                <w:noProof/>
              </w:rPr>
              <w:delText>The wr_pods.csv file</w:delText>
            </w:r>
            <w:r w:rsidDel="006A13B7">
              <w:rPr>
                <w:noProof/>
                <w:webHidden/>
              </w:rPr>
              <w:tab/>
            </w:r>
            <w:r w:rsidDel="006A13B7">
              <w:rPr>
                <w:noProof/>
                <w:webHidden/>
              </w:rPr>
              <w:fldChar w:fldCharType="begin"/>
            </w:r>
            <w:r w:rsidDel="006A13B7">
              <w:rPr>
                <w:noProof/>
                <w:webHidden/>
              </w:rPr>
              <w:delInstrText xml:space="preserve"> PAGEREF _Toc50800499 \h </w:delInstrText>
            </w:r>
            <w:r w:rsidDel="006A13B7">
              <w:rPr>
                <w:noProof/>
                <w:webHidden/>
              </w:rPr>
            </w:r>
            <w:r w:rsidDel="006A13B7">
              <w:rPr>
                <w:noProof/>
                <w:webHidden/>
              </w:rPr>
              <w:fldChar w:fldCharType="separate"/>
            </w:r>
            <w:r w:rsidDel="006A13B7">
              <w:rPr>
                <w:noProof/>
                <w:webHidden/>
              </w:rPr>
              <w:delText>18</w:delText>
            </w:r>
            <w:r w:rsidDel="006A13B7">
              <w:rPr>
                <w:noProof/>
                <w:webHidden/>
              </w:rPr>
              <w:fldChar w:fldCharType="end"/>
            </w:r>
            <w:r w:rsidRPr="00A90C20" w:rsidDel="006A13B7">
              <w:rPr>
                <w:rStyle w:val="Hyperlink"/>
                <w:noProof/>
              </w:rPr>
              <w:fldChar w:fldCharType="end"/>
            </w:r>
          </w:del>
        </w:p>
        <w:p w14:paraId="536E9867" w14:textId="5384F087" w:rsidR="00AD0B00" w:rsidDel="006A13B7" w:rsidRDefault="00AD0B00">
          <w:pPr>
            <w:pStyle w:val="TOC2"/>
            <w:tabs>
              <w:tab w:val="right" w:leader="dot" w:pos="9350"/>
            </w:tabs>
            <w:rPr>
              <w:del w:id="284" w:author="David Conklin" w:date="2020-10-10T10:55:00Z"/>
              <w:rFonts w:eastAsiaTheme="minorEastAsia"/>
              <w:noProof/>
            </w:rPr>
          </w:pPr>
          <w:del w:id="28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"_Toc50800500"</w:delInstrText>
            </w:r>
            <w:r w:rsidRPr="00A90C20" w:rsidDel="006A13B7">
              <w:rPr>
                <w:rStyle w:val="Hyperlink"/>
                <w:noProof/>
              </w:rPr>
              <w:delInstrText xml:space="preserve"> </w:delInstrText>
            </w:r>
            <w:r w:rsidRPr="00A90C20" w:rsidDel="006A13B7">
              <w:rPr>
                <w:rStyle w:val="Hyperlink"/>
                <w:noProof/>
              </w:rPr>
              <w:fldChar w:fldCharType="separate"/>
            </w:r>
          </w:del>
          <w:ins w:id="286" w:author="David Conklin" w:date="2020-10-10T10:55:00Z">
            <w:r w:rsidR="006A13B7">
              <w:rPr>
                <w:rStyle w:val="Hyperlink"/>
                <w:b/>
                <w:bCs/>
                <w:noProof/>
              </w:rPr>
              <w:t>Error! Hyperlink reference not valid.</w:t>
            </w:r>
          </w:ins>
          <w:del w:id="287" w:author="David Conklin" w:date="2020-10-10T10:55:00Z">
            <w:r w:rsidRPr="00A90C20" w:rsidDel="006A13B7">
              <w:rPr>
                <w:rStyle w:val="Hyperlink"/>
                <w:noProof/>
              </w:rPr>
              <w:delText>The wr_pous.csv file</w:delText>
            </w:r>
            <w:r w:rsidDel="006A13B7">
              <w:rPr>
                <w:noProof/>
                <w:webHidden/>
              </w:rPr>
              <w:tab/>
            </w:r>
            <w:r w:rsidDel="006A13B7">
              <w:rPr>
                <w:noProof/>
                <w:webHidden/>
              </w:rPr>
              <w:fldChar w:fldCharType="begin"/>
            </w:r>
            <w:r w:rsidDel="006A13B7">
              <w:rPr>
                <w:noProof/>
                <w:webHidden/>
              </w:rPr>
              <w:delInstrText xml:space="preserve"> PAGEREF _Toc50800500 \h </w:delInstrText>
            </w:r>
            <w:r w:rsidDel="006A13B7">
              <w:rPr>
                <w:noProof/>
                <w:webHidden/>
              </w:rPr>
            </w:r>
            <w:r w:rsidDel="006A13B7">
              <w:rPr>
                <w:noProof/>
                <w:webHidden/>
              </w:rPr>
              <w:fldChar w:fldCharType="separate"/>
            </w:r>
            <w:r w:rsidDel="006A13B7">
              <w:rPr>
                <w:noProof/>
                <w:webHidden/>
              </w:rPr>
              <w:delText>18</w:delText>
            </w:r>
            <w:r w:rsidDel="006A13B7">
              <w:rPr>
                <w:noProof/>
                <w:webHidden/>
              </w:rPr>
              <w:fldChar w:fldCharType="end"/>
            </w:r>
            <w:r w:rsidRPr="00A90C20" w:rsidDel="006A13B7">
              <w:rPr>
                <w:rStyle w:val="Hyperlink"/>
                <w:noProof/>
              </w:rPr>
              <w:fldChar w:fldCharType="end"/>
            </w:r>
          </w:del>
        </w:p>
        <w:p w14:paraId="54D98F58" w14:textId="292B5339" w:rsidR="00AD0B00" w:rsidDel="006A13B7" w:rsidRDefault="00AD0B00">
          <w:pPr>
            <w:pStyle w:val="TOC2"/>
            <w:tabs>
              <w:tab w:val="right" w:leader="dot" w:pos="9350"/>
            </w:tabs>
            <w:rPr>
              <w:del w:id="288" w:author="David Conklin" w:date="2020-10-10T10:55:00Z"/>
              <w:rFonts w:eastAsiaTheme="minorEastAsia"/>
              <w:noProof/>
            </w:rPr>
          </w:pPr>
          <w:del w:id="28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"_Toc50800501"</w:delInstrText>
            </w:r>
            <w:r w:rsidRPr="00A90C20" w:rsidDel="006A13B7">
              <w:rPr>
                <w:rStyle w:val="Hyperlink"/>
                <w:noProof/>
              </w:rPr>
              <w:delInstrText xml:space="preserve"> </w:delInstrText>
            </w:r>
            <w:r w:rsidRPr="00A90C20" w:rsidDel="006A13B7">
              <w:rPr>
                <w:rStyle w:val="Hyperlink"/>
                <w:noProof/>
              </w:rPr>
              <w:fldChar w:fldCharType="separate"/>
            </w:r>
          </w:del>
          <w:ins w:id="290" w:author="David Conklin" w:date="2020-10-10T10:55:00Z">
            <w:r w:rsidR="006A13B7">
              <w:rPr>
                <w:rStyle w:val="Hyperlink"/>
                <w:b/>
                <w:bCs/>
                <w:noProof/>
              </w:rPr>
              <w:t>Error! Hyperlink reference not valid.</w:t>
            </w:r>
          </w:ins>
          <w:del w:id="291" w:author="David Conklin" w:date="2020-10-10T10:55:00Z">
            <w:r w:rsidRPr="00A90C20" w:rsidDel="006A13B7">
              <w:rPr>
                <w:rStyle w:val="Hyperlink"/>
                <w:noProof/>
              </w:rPr>
              <w:delText>Adding a water right</w:delText>
            </w:r>
            <w:r w:rsidDel="006A13B7">
              <w:rPr>
                <w:noProof/>
                <w:webHidden/>
              </w:rPr>
              <w:tab/>
            </w:r>
            <w:r w:rsidDel="006A13B7">
              <w:rPr>
                <w:noProof/>
                <w:webHidden/>
              </w:rPr>
              <w:fldChar w:fldCharType="begin"/>
            </w:r>
            <w:r w:rsidDel="006A13B7">
              <w:rPr>
                <w:noProof/>
                <w:webHidden/>
              </w:rPr>
              <w:delInstrText xml:space="preserve"> PAGEREF _Toc50800501 \h </w:delInstrText>
            </w:r>
            <w:r w:rsidDel="006A13B7">
              <w:rPr>
                <w:noProof/>
                <w:webHidden/>
              </w:rPr>
            </w:r>
            <w:r w:rsidDel="006A13B7">
              <w:rPr>
                <w:noProof/>
                <w:webHidden/>
              </w:rPr>
              <w:fldChar w:fldCharType="separate"/>
            </w:r>
            <w:r w:rsidDel="006A13B7">
              <w:rPr>
                <w:noProof/>
                <w:webHidden/>
              </w:rPr>
              <w:delText>19</w:delText>
            </w:r>
            <w:r w:rsidDel="006A13B7">
              <w:rPr>
                <w:noProof/>
                <w:webHidden/>
              </w:rPr>
              <w:fldChar w:fldCharType="end"/>
            </w:r>
            <w:r w:rsidRPr="00A90C20" w:rsidDel="006A13B7">
              <w:rPr>
                <w:rStyle w:val="Hyperlink"/>
                <w:noProof/>
              </w:rPr>
              <w:fldChar w:fldCharType="end"/>
            </w:r>
          </w:del>
        </w:p>
        <w:p w14:paraId="395CFA56" w14:textId="56A93DF8" w:rsidR="00AD0B00" w:rsidDel="006A13B7" w:rsidRDefault="00AD0B00">
          <w:pPr>
            <w:pStyle w:val="TOC1"/>
            <w:tabs>
              <w:tab w:val="right" w:leader="dot" w:pos="9350"/>
            </w:tabs>
            <w:rPr>
              <w:del w:id="292" w:author="David Conklin" w:date="2020-10-10T10:55:00Z"/>
              <w:rFonts w:eastAsiaTheme="minorEastAsia"/>
              <w:noProof/>
            </w:rPr>
          </w:pPr>
          <w:del w:id="29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"_Toc50800502"</w:delInstrText>
            </w:r>
            <w:r w:rsidRPr="00A90C20" w:rsidDel="006A13B7">
              <w:rPr>
                <w:rStyle w:val="Hyperlink"/>
                <w:noProof/>
              </w:rPr>
              <w:delInstrText xml:space="preserve"> </w:delInstrText>
            </w:r>
            <w:r w:rsidRPr="00A90C20" w:rsidDel="006A13B7">
              <w:rPr>
                <w:rStyle w:val="Hyperlink"/>
                <w:noProof/>
              </w:rPr>
              <w:fldChar w:fldCharType="separate"/>
            </w:r>
          </w:del>
          <w:ins w:id="294" w:author="David Conklin" w:date="2020-10-10T10:55:00Z">
            <w:r w:rsidR="006A13B7">
              <w:rPr>
                <w:rStyle w:val="Hyperlink"/>
                <w:b/>
                <w:bCs/>
                <w:noProof/>
              </w:rPr>
              <w:t>Error! Hyperlink reference not valid.</w:t>
            </w:r>
          </w:ins>
          <w:del w:id="295" w:author="David Conklin" w:date="2020-10-10T10:55:00Z">
            <w:r w:rsidRPr="00A90C20" w:rsidDel="006A13B7">
              <w:rPr>
                <w:rStyle w:val="Hyperlink"/>
                <w:noProof/>
              </w:rPr>
              <w:delText>Stream flow and stream temperature</w:delText>
            </w:r>
            <w:r w:rsidDel="006A13B7">
              <w:rPr>
                <w:noProof/>
                <w:webHidden/>
              </w:rPr>
              <w:tab/>
            </w:r>
            <w:r w:rsidDel="006A13B7">
              <w:rPr>
                <w:noProof/>
                <w:webHidden/>
              </w:rPr>
              <w:fldChar w:fldCharType="begin"/>
            </w:r>
            <w:r w:rsidDel="006A13B7">
              <w:rPr>
                <w:noProof/>
                <w:webHidden/>
              </w:rPr>
              <w:delInstrText xml:space="preserve"> PAGEREF _Toc50800502 \h </w:delInstrText>
            </w:r>
            <w:r w:rsidDel="006A13B7">
              <w:rPr>
                <w:noProof/>
                <w:webHidden/>
              </w:rPr>
            </w:r>
            <w:r w:rsidDel="006A13B7">
              <w:rPr>
                <w:noProof/>
                <w:webHidden/>
              </w:rPr>
              <w:fldChar w:fldCharType="separate"/>
            </w:r>
            <w:r w:rsidDel="006A13B7">
              <w:rPr>
                <w:noProof/>
                <w:webHidden/>
              </w:rPr>
              <w:delText>20</w:delText>
            </w:r>
            <w:r w:rsidDel="006A13B7">
              <w:rPr>
                <w:noProof/>
                <w:webHidden/>
              </w:rPr>
              <w:fldChar w:fldCharType="end"/>
            </w:r>
            <w:r w:rsidRPr="00A90C20" w:rsidDel="006A13B7">
              <w:rPr>
                <w:rStyle w:val="Hyperlink"/>
                <w:noProof/>
              </w:rPr>
              <w:fldChar w:fldCharType="end"/>
            </w:r>
          </w:del>
        </w:p>
        <w:p w14:paraId="3EFC8724" w14:textId="680B2641" w:rsidR="00AD0B00" w:rsidDel="006A13B7" w:rsidRDefault="00AD0B00">
          <w:pPr>
            <w:pStyle w:val="TOC2"/>
            <w:tabs>
              <w:tab w:val="right" w:leader="dot" w:pos="9350"/>
            </w:tabs>
            <w:rPr>
              <w:del w:id="296" w:author="David Conklin" w:date="2020-10-10T10:55:00Z"/>
              <w:rFonts w:eastAsiaTheme="minorEastAsia"/>
              <w:noProof/>
            </w:rPr>
          </w:pPr>
          <w:del w:id="29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"_Toc50800503"</w:delInstrText>
            </w:r>
            <w:r w:rsidRPr="00A90C20" w:rsidDel="006A13B7">
              <w:rPr>
                <w:rStyle w:val="Hyperlink"/>
                <w:noProof/>
              </w:rPr>
              <w:delInstrText xml:space="preserve"> </w:delInstrText>
            </w:r>
            <w:r w:rsidRPr="00A90C20" w:rsidDel="006A13B7">
              <w:rPr>
                <w:rStyle w:val="Hyperlink"/>
                <w:noProof/>
              </w:rPr>
              <w:fldChar w:fldCharType="separate"/>
            </w:r>
          </w:del>
          <w:ins w:id="298" w:author="David Conklin" w:date="2020-10-10T10:55:00Z">
            <w:r w:rsidR="006A13B7">
              <w:rPr>
                <w:rStyle w:val="Hyperlink"/>
                <w:b/>
                <w:bCs/>
                <w:noProof/>
              </w:rPr>
              <w:t>Error! Hyperlink reference not valid.</w:t>
            </w:r>
          </w:ins>
          <w:del w:id="299" w:author="David Conklin" w:date="2020-10-10T10:55:00Z">
            <w:r w:rsidRPr="00A90C20" w:rsidDel="006A13B7">
              <w:rPr>
                <w:rStyle w:val="Hyperlink"/>
                <w:noProof/>
              </w:rPr>
              <w:delText>Water parcels</w:delText>
            </w:r>
            <w:r w:rsidDel="006A13B7">
              <w:rPr>
                <w:noProof/>
                <w:webHidden/>
              </w:rPr>
              <w:tab/>
            </w:r>
            <w:r w:rsidDel="006A13B7">
              <w:rPr>
                <w:noProof/>
                <w:webHidden/>
              </w:rPr>
              <w:fldChar w:fldCharType="begin"/>
            </w:r>
            <w:r w:rsidDel="006A13B7">
              <w:rPr>
                <w:noProof/>
                <w:webHidden/>
              </w:rPr>
              <w:delInstrText xml:space="preserve"> PAGEREF _Toc50800503 \h </w:delInstrText>
            </w:r>
            <w:r w:rsidDel="006A13B7">
              <w:rPr>
                <w:noProof/>
                <w:webHidden/>
              </w:rPr>
            </w:r>
            <w:r w:rsidDel="006A13B7">
              <w:rPr>
                <w:noProof/>
                <w:webHidden/>
              </w:rPr>
              <w:fldChar w:fldCharType="separate"/>
            </w:r>
            <w:r w:rsidDel="006A13B7">
              <w:rPr>
                <w:noProof/>
                <w:webHidden/>
              </w:rPr>
              <w:delText>20</w:delText>
            </w:r>
            <w:r w:rsidDel="006A13B7">
              <w:rPr>
                <w:noProof/>
                <w:webHidden/>
              </w:rPr>
              <w:fldChar w:fldCharType="end"/>
            </w:r>
            <w:r w:rsidRPr="00A90C20" w:rsidDel="006A13B7">
              <w:rPr>
                <w:rStyle w:val="Hyperlink"/>
                <w:noProof/>
              </w:rPr>
              <w:fldChar w:fldCharType="end"/>
            </w:r>
          </w:del>
        </w:p>
        <w:p w14:paraId="78D93802" w14:textId="150A081B" w:rsidR="00AD0B00" w:rsidDel="006A13B7" w:rsidRDefault="00AD0B00">
          <w:pPr>
            <w:pStyle w:val="TOC2"/>
            <w:tabs>
              <w:tab w:val="right" w:leader="dot" w:pos="9350"/>
            </w:tabs>
            <w:rPr>
              <w:del w:id="300" w:author="David Conklin" w:date="2020-10-10T10:55:00Z"/>
              <w:rFonts w:eastAsiaTheme="minorEastAsia"/>
              <w:noProof/>
            </w:rPr>
          </w:pPr>
          <w:del w:id="30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"_Toc50800504"</w:delInstrText>
            </w:r>
            <w:r w:rsidRPr="00A90C20" w:rsidDel="006A13B7">
              <w:rPr>
                <w:rStyle w:val="Hyperlink"/>
                <w:noProof/>
              </w:rPr>
              <w:delInstrText xml:space="preserve"> </w:delInstrText>
            </w:r>
            <w:r w:rsidRPr="00A90C20" w:rsidDel="006A13B7">
              <w:rPr>
                <w:rStyle w:val="Hyperlink"/>
                <w:noProof/>
              </w:rPr>
              <w:fldChar w:fldCharType="separate"/>
            </w:r>
          </w:del>
          <w:ins w:id="302" w:author="David Conklin" w:date="2020-10-10T10:55:00Z">
            <w:r w:rsidR="006A13B7">
              <w:rPr>
                <w:rStyle w:val="Hyperlink"/>
                <w:b/>
                <w:bCs/>
                <w:noProof/>
              </w:rPr>
              <w:t>Error! Hyperlink reference not valid.</w:t>
            </w:r>
          </w:ins>
          <w:del w:id="303" w:author="David Conklin" w:date="2020-10-10T10:55:00Z">
            <w:r w:rsidRPr="00A90C20" w:rsidDel="006A13B7">
              <w:rPr>
                <w:rStyle w:val="Hyperlink"/>
                <w:noProof/>
              </w:rPr>
              <w:delText>Daily water mass and energy balance</w:delText>
            </w:r>
            <w:r w:rsidDel="006A13B7">
              <w:rPr>
                <w:noProof/>
                <w:webHidden/>
              </w:rPr>
              <w:tab/>
            </w:r>
            <w:r w:rsidDel="006A13B7">
              <w:rPr>
                <w:noProof/>
                <w:webHidden/>
              </w:rPr>
              <w:fldChar w:fldCharType="begin"/>
            </w:r>
            <w:r w:rsidDel="006A13B7">
              <w:rPr>
                <w:noProof/>
                <w:webHidden/>
              </w:rPr>
              <w:delInstrText xml:space="preserve"> PAGEREF _Toc50800504 \h </w:delInstrText>
            </w:r>
            <w:r w:rsidDel="006A13B7">
              <w:rPr>
                <w:noProof/>
                <w:webHidden/>
              </w:rPr>
            </w:r>
            <w:r w:rsidDel="006A13B7">
              <w:rPr>
                <w:noProof/>
                <w:webHidden/>
              </w:rPr>
              <w:fldChar w:fldCharType="separate"/>
            </w:r>
            <w:r w:rsidDel="006A13B7">
              <w:rPr>
                <w:noProof/>
                <w:webHidden/>
              </w:rPr>
              <w:delText>20</w:delText>
            </w:r>
            <w:r w:rsidDel="006A13B7">
              <w:rPr>
                <w:noProof/>
                <w:webHidden/>
              </w:rPr>
              <w:fldChar w:fldCharType="end"/>
            </w:r>
            <w:r w:rsidRPr="00A90C20" w:rsidDel="006A13B7">
              <w:rPr>
                <w:rStyle w:val="Hyperlink"/>
                <w:noProof/>
              </w:rPr>
              <w:fldChar w:fldCharType="end"/>
            </w:r>
          </w:del>
        </w:p>
        <w:p w14:paraId="40468CF4" w14:textId="521E63E1" w:rsidR="00AD0B00" w:rsidDel="006A13B7" w:rsidRDefault="00AD0B00">
          <w:pPr>
            <w:pStyle w:val="TOC2"/>
            <w:tabs>
              <w:tab w:val="right" w:leader="dot" w:pos="9350"/>
            </w:tabs>
            <w:rPr>
              <w:del w:id="304" w:author="David Conklin" w:date="2020-10-10T10:55:00Z"/>
              <w:rFonts w:eastAsiaTheme="minorEastAsia"/>
              <w:noProof/>
            </w:rPr>
          </w:pPr>
          <w:del w:id="30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"_Toc50800505"</w:delInstrText>
            </w:r>
            <w:r w:rsidRPr="00A90C20" w:rsidDel="006A13B7">
              <w:rPr>
                <w:rStyle w:val="Hyperlink"/>
                <w:noProof/>
              </w:rPr>
              <w:delInstrText xml:space="preserve"> </w:delInstrText>
            </w:r>
            <w:r w:rsidRPr="00A90C20" w:rsidDel="006A13B7">
              <w:rPr>
                <w:rStyle w:val="Hyperlink"/>
                <w:noProof/>
              </w:rPr>
              <w:fldChar w:fldCharType="separate"/>
            </w:r>
          </w:del>
          <w:ins w:id="306" w:author="David Conklin" w:date="2020-10-10T10:55:00Z">
            <w:r w:rsidR="006A13B7">
              <w:rPr>
                <w:rStyle w:val="Hyperlink"/>
                <w:b/>
                <w:bCs/>
                <w:noProof/>
              </w:rPr>
              <w:t>Error! Hyperlink reference not valid.</w:t>
            </w:r>
          </w:ins>
          <w:del w:id="307" w:author="David Conklin" w:date="2020-10-10T10:55:00Z">
            <w:r w:rsidRPr="00A90C20" w:rsidDel="006A13B7">
              <w:rPr>
                <w:rStyle w:val="Hyperlink"/>
                <w:noProof/>
              </w:rPr>
              <w:delText>Estimating the rate of flow in a stream reach</w:delText>
            </w:r>
            <w:r w:rsidDel="006A13B7">
              <w:rPr>
                <w:noProof/>
                <w:webHidden/>
              </w:rPr>
              <w:tab/>
            </w:r>
            <w:r w:rsidDel="006A13B7">
              <w:rPr>
                <w:noProof/>
                <w:webHidden/>
              </w:rPr>
              <w:fldChar w:fldCharType="begin"/>
            </w:r>
            <w:r w:rsidDel="006A13B7">
              <w:rPr>
                <w:noProof/>
                <w:webHidden/>
              </w:rPr>
              <w:delInstrText xml:space="preserve"> PAGEREF _Toc50800505 \h </w:delInstrText>
            </w:r>
            <w:r w:rsidDel="006A13B7">
              <w:rPr>
                <w:noProof/>
                <w:webHidden/>
              </w:rPr>
            </w:r>
            <w:r w:rsidDel="006A13B7">
              <w:rPr>
                <w:noProof/>
                <w:webHidden/>
              </w:rPr>
              <w:fldChar w:fldCharType="separate"/>
            </w:r>
            <w:r w:rsidDel="006A13B7">
              <w:rPr>
                <w:noProof/>
                <w:webHidden/>
              </w:rPr>
              <w:delText>2</w:delText>
            </w:r>
            <w:r w:rsidDel="006A13B7">
              <w:rPr>
                <w:noProof/>
                <w:webHidden/>
              </w:rPr>
              <w:delText>1</w:delText>
            </w:r>
            <w:r w:rsidDel="006A13B7">
              <w:rPr>
                <w:noProof/>
                <w:webHidden/>
              </w:rPr>
              <w:fldChar w:fldCharType="end"/>
            </w:r>
            <w:r w:rsidRPr="00A90C20" w:rsidDel="006A13B7">
              <w:rPr>
                <w:rStyle w:val="Hyperlink"/>
                <w:noProof/>
              </w:rPr>
              <w:fldChar w:fldCharType="end"/>
            </w:r>
          </w:del>
        </w:p>
        <w:p w14:paraId="6D9A3997" w14:textId="2BFC16A0" w:rsidR="00AD0B00" w:rsidDel="006A13B7" w:rsidRDefault="00AD0B00">
          <w:pPr>
            <w:pStyle w:val="TOC2"/>
            <w:tabs>
              <w:tab w:val="right" w:leader="dot" w:pos="9350"/>
            </w:tabs>
            <w:rPr>
              <w:del w:id="308" w:author="David Conklin" w:date="2020-10-10T10:55:00Z"/>
              <w:rFonts w:eastAsiaTheme="minorEastAsia"/>
              <w:noProof/>
            </w:rPr>
          </w:pPr>
          <w:del w:id="30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"_Toc50800506"</w:delInstrText>
            </w:r>
            <w:r w:rsidRPr="00A90C20" w:rsidDel="006A13B7">
              <w:rPr>
                <w:rStyle w:val="Hyperlink"/>
                <w:noProof/>
              </w:rPr>
              <w:delInstrText xml:space="preserve"> </w:delInstrText>
            </w:r>
            <w:r w:rsidRPr="00A90C20" w:rsidDel="006A13B7">
              <w:rPr>
                <w:rStyle w:val="Hyperlink"/>
                <w:noProof/>
              </w:rPr>
              <w:fldChar w:fldCharType="separate"/>
            </w:r>
          </w:del>
          <w:ins w:id="310" w:author="David Conklin" w:date="2020-10-10T10:55:00Z">
            <w:r w:rsidR="006A13B7">
              <w:rPr>
                <w:rStyle w:val="Hyperlink"/>
                <w:b/>
                <w:bCs/>
                <w:noProof/>
              </w:rPr>
              <w:t>Error! Hyperlink reference not valid.</w:t>
            </w:r>
          </w:ins>
          <w:del w:id="311" w:author="David Conklin" w:date="2020-10-10T10:55:00Z">
            <w:r w:rsidRPr="00A90C20" w:rsidDel="006A13B7">
              <w:rPr>
                <w:rStyle w:val="Hyperlink"/>
                <w:noProof/>
              </w:rPr>
              <w:delText>Water temperature from thermal energy</w:delText>
            </w:r>
            <w:r w:rsidDel="006A13B7">
              <w:rPr>
                <w:noProof/>
                <w:webHidden/>
              </w:rPr>
              <w:tab/>
            </w:r>
            <w:r w:rsidDel="006A13B7">
              <w:rPr>
                <w:noProof/>
                <w:webHidden/>
              </w:rPr>
              <w:fldChar w:fldCharType="begin"/>
            </w:r>
            <w:r w:rsidDel="006A13B7">
              <w:rPr>
                <w:noProof/>
                <w:webHidden/>
              </w:rPr>
              <w:delInstrText xml:space="preserve"> PAGEREF _Toc50800506 \h </w:delInstrText>
            </w:r>
            <w:r w:rsidDel="006A13B7">
              <w:rPr>
                <w:noProof/>
                <w:webHidden/>
              </w:rPr>
            </w:r>
            <w:r w:rsidDel="006A13B7">
              <w:rPr>
                <w:noProof/>
                <w:webHidden/>
              </w:rPr>
              <w:fldChar w:fldCharType="separate"/>
            </w:r>
            <w:r w:rsidDel="006A13B7">
              <w:rPr>
                <w:noProof/>
                <w:webHidden/>
              </w:rPr>
              <w:delText>21</w:delText>
            </w:r>
            <w:r w:rsidDel="006A13B7">
              <w:rPr>
                <w:noProof/>
                <w:webHidden/>
              </w:rPr>
              <w:fldChar w:fldCharType="end"/>
            </w:r>
            <w:r w:rsidRPr="00A90C20" w:rsidDel="006A13B7">
              <w:rPr>
                <w:rStyle w:val="Hyperlink"/>
                <w:noProof/>
              </w:rPr>
              <w:fldChar w:fldCharType="end"/>
            </w:r>
          </w:del>
        </w:p>
        <w:p w14:paraId="50A04499" w14:textId="7E3240D9" w:rsidR="00AD0B00" w:rsidDel="006A13B7" w:rsidRDefault="00AD0B00">
          <w:pPr>
            <w:pStyle w:val="TOC2"/>
            <w:tabs>
              <w:tab w:val="right" w:leader="dot" w:pos="9350"/>
            </w:tabs>
            <w:rPr>
              <w:del w:id="312" w:author="David Conklin" w:date="2020-10-10T10:55:00Z"/>
              <w:rFonts w:eastAsiaTheme="minorEastAsia"/>
              <w:noProof/>
            </w:rPr>
          </w:pPr>
          <w:del w:id="31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"_Toc50800507"</w:delInstrText>
            </w:r>
            <w:r w:rsidRPr="00A90C20" w:rsidDel="006A13B7">
              <w:rPr>
                <w:rStyle w:val="Hyperlink"/>
                <w:noProof/>
              </w:rPr>
              <w:delInstrText xml:space="preserve"> </w:delInstrText>
            </w:r>
            <w:r w:rsidRPr="00A90C20" w:rsidDel="006A13B7">
              <w:rPr>
                <w:rStyle w:val="Hyperlink"/>
                <w:noProof/>
              </w:rPr>
              <w:fldChar w:fldCharType="separate"/>
            </w:r>
          </w:del>
          <w:ins w:id="314" w:author="David Conklin" w:date="2020-10-10T10:55:00Z">
            <w:r w:rsidR="006A13B7">
              <w:rPr>
                <w:rStyle w:val="Hyperlink"/>
                <w:b/>
                <w:bCs/>
                <w:noProof/>
              </w:rPr>
              <w:t>Error! Hyperlink reference not valid.</w:t>
            </w:r>
          </w:ins>
          <w:del w:id="315" w:author="David Conklin" w:date="2020-10-10T10:55:00Z">
            <w:r w:rsidRPr="00A90C20" w:rsidDel="006A13B7">
              <w:rPr>
                <w:rStyle w:val="Hyperlink"/>
                <w:noProof/>
              </w:rPr>
              <w:delText>Initial conditions for Flow: the IC file</w:delText>
            </w:r>
            <w:r w:rsidDel="006A13B7">
              <w:rPr>
                <w:noProof/>
                <w:webHidden/>
              </w:rPr>
              <w:tab/>
            </w:r>
            <w:r w:rsidDel="006A13B7">
              <w:rPr>
                <w:noProof/>
                <w:webHidden/>
              </w:rPr>
              <w:fldChar w:fldCharType="begin"/>
            </w:r>
            <w:r w:rsidDel="006A13B7">
              <w:rPr>
                <w:noProof/>
                <w:webHidden/>
              </w:rPr>
              <w:delInstrText xml:space="preserve"> PAGEREF _Toc50800507 \h </w:delInstrText>
            </w:r>
            <w:r w:rsidDel="006A13B7">
              <w:rPr>
                <w:noProof/>
                <w:webHidden/>
              </w:rPr>
            </w:r>
            <w:r w:rsidDel="006A13B7">
              <w:rPr>
                <w:noProof/>
                <w:webHidden/>
              </w:rPr>
              <w:fldChar w:fldCharType="separate"/>
            </w:r>
            <w:r w:rsidDel="006A13B7">
              <w:rPr>
                <w:noProof/>
                <w:webHidden/>
              </w:rPr>
              <w:delText>22</w:delText>
            </w:r>
            <w:r w:rsidDel="006A13B7">
              <w:rPr>
                <w:noProof/>
                <w:webHidden/>
              </w:rPr>
              <w:fldChar w:fldCharType="end"/>
            </w:r>
            <w:r w:rsidRPr="00A90C20" w:rsidDel="006A13B7">
              <w:rPr>
                <w:rStyle w:val="Hyperlink"/>
                <w:noProof/>
              </w:rPr>
              <w:fldChar w:fldCharType="end"/>
            </w:r>
          </w:del>
        </w:p>
        <w:p w14:paraId="2F748D68" w14:textId="294F1B79" w:rsidR="00AD0B00" w:rsidDel="006A13B7" w:rsidRDefault="00AD0B00">
          <w:pPr>
            <w:pStyle w:val="TOC2"/>
            <w:tabs>
              <w:tab w:val="right" w:leader="dot" w:pos="9350"/>
            </w:tabs>
            <w:rPr>
              <w:del w:id="316" w:author="David Conklin" w:date="2020-10-10T10:55:00Z"/>
              <w:rFonts w:eastAsiaTheme="minorEastAsia"/>
              <w:noProof/>
            </w:rPr>
          </w:pPr>
          <w:del w:id="31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"_Toc50800508"</w:delInstrText>
            </w:r>
            <w:r w:rsidRPr="00A90C20" w:rsidDel="006A13B7">
              <w:rPr>
                <w:rStyle w:val="Hyperlink"/>
                <w:noProof/>
              </w:rPr>
              <w:delInstrText xml:space="preserve"> </w:delInstrText>
            </w:r>
            <w:r w:rsidRPr="00A90C20" w:rsidDel="006A13B7">
              <w:rPr>
                <w:rStyle w:val="Hyperlink"/>
                <w:noProof/>
              </w:rPr>
              <w:fldChar w:fldCharType="separate"/>
            </w:r>
          </w:del>
          <w:ins w:id="318" w:author="David Conklin" w:date="2020-10-10T10:55:00Z">
            <w:r w:rsidR="006A13B7">
              <w:rPr>
                <w:rStyle w:val="Hyperlink"/>
                <w:b/>
                <w:bCs/>
                <w:noProof/>
              </w:rPr>
              <w:t>Error! Hyperlink reference not valid.</w:t>
            </w:r>
          </w:ins>
          <w:del w:id="319" w:author="David Conklin" w:date="2020-10-10T10:55:00Z">
            <w:r w:rsidRPr="00A90C20" w:rsidDel="006A13B7">
              <w:rPr>
                <w:rStyle w:val="Hyperlink"/>
                <w:noProof/>
              </w:rPr>
              <w:delText>Boundary conditions for stream water temperature</w:delText>
            </w:r>
            <w:r w:rsidDel="006A13B7">
              <w:rPr>
                <w:noProof/>
                <w:webHidden/>
              </w:rPr>
              <w:tab/>
            </w:r>
            <w:r w:rsidDel="006A13B7">
              <w:rPr>
                <w:noProof/>
                <w:webHidden/>
              </w:rPr>
              <w:fldChar w:fldCharType="begin"/>
            </w:r>
            <w:r w:rsidDel="006A13B7">
              <w:rPr>
                <w:noProof/>
                <w:webHidden/>
              </w:rPr>
              <w:delInstrText xml:space="preserve"> PAGEREF _Toc50800508 \h </w:delInstrText>
            </w:r>
            <w:r w:rsidDel="006A13B7">
              <w:rPr>
                <w:noProof/>
                <w:webHidden/>
              </w:rPr>
            </w:r>
            <w:r w:rsidDel="006A13B7">
              <w:rPr>
                <w:noProof/>
                <w:webHidden/>
              </w:rPr>
              <w:fldChar w:fldCharType="separate"/>
            </w:r>
            <w:r w:rsidDel="006A13B7">
              <w:rPr>
                <w:noProof/>
                <w:webHidden/>
              </w:rPr>
              <w:delText>22</w:delText>
            </w:r>
            <w:r w:rsidDel="006A13B7">
              <w:rPr>
                <w:noProof/>
                <w:webHidden/>
              </w:rPr>
              <w:fldChar w:fldCharType="end"/>
            </w:r>
            <w:r w:rsidRPr="00A90C20" w:rsidDel="006A13B7">
              <w:rPr>
                <w:rStyle w:val="Hyperlink"/>
                <w:noProof/>
              </w:rPr>
              <w:fldChar w:fldCharType="end"/>
            </w:r>
          </w:del>
        </w:p>
        <w:p w14:paraId="256190DF" w14:textId="07EAFA9B" w:rsidR="00AD0B00" w:rsidDel="006A13B7" w:rsidRDefault="00AD0B00">
          <w:pPr>
            <w:pStyle w:val="TOC2"/>
            <w:tabs>
              <w:tab w:val="right" w:leader="dot" w:pos="9350"/>
            </w:tabs>
            <w:rPr>
              <w:del w:id="320" w:author="David Conklin" w:date="2020-10-10T10:55:00Z"/>
              <w:rFonts w:eastAsiaTheme="minorEastAsia"/>
              <w:noProof/>
            </w:rPr>
          </w:pPr>
          <w:del w:id="32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"_Toc50800509"</w:delInstrText>
            </w:r>
            <w:r w:rsidRPr="00A90C20" w:rsidDel="006A13B7">
              <w:rPr>
                <w:rStyle w:val="Hyperlink"/>
                <w:noProof/>
              </w:rPr>
              <w:delInstrText xml:space="preserve"> </w:delInstrText>
            </w:r>
            <w:r w:rsidRPr="00A90C20" w:rsidDel="006A13B7">
              <w:rPr>
                <w:rStyle w:val="Hyperlink"/>
                <w:noProof/>
              </w:rPr>
              <w:fldChar w:fldCharType="separate"/>
            </w:r>
          </w:del>
          <w:ins w:id="322" w:author="David Conklin" w:date="2020-10-10T10:55:00Z">
            <w:r w:rsidR="006A13B7">
              <w:rPr>
                <w:rStyle w:val="Hyperlink"/>
                <w:b/>
                <w:bCs/>
                <w:noProof/>
              </w:rPr>
              <w:t>Error! Hyperlink reference not valid.</w:t>
            </w:r>
          </w:ins>
          <w:del w:id="323" w:author="David Conklin" w:date="2020-10-10T10:55:00Z">
            <w:r w:rsidRPr="00A90C20" w:rsidDel="006A13B7">
              <w:rPr>
                <w:rStyle w:val="Hyperlink"/>
                <w:noProof/>
              </w:rPr>
              <w:delText>Thermal stratification in reservoirs</w:delText>
            </w:r>
            <w:r w:rsidDel="006A13B7">
              <w:rPr>
                <w:noProof/>
                <w:webHidden/>
              </w:rPr>
              <w:tab/>
            </w:r>
            <w:r w:rsidDel="006A13B7">
              <w:rPr>
                <w:noProof/>
                <w:webHidden/>
              </w:rPr>
              <w:fldChar w:fldCharType="begin"/>
            </w:r>
            <w:r w:rsidDel="006A13B7">
              <w:rPr>
                <w:noProof/>
                <w:webHidden/>
              </w:rPr>
              <w:delInstrText xml:space="preserve"> PAGEREF _Toc50800509 \h </w:delInstrText>
            </w:r>
            <w:r w:rsidDel="006A13B7">
              <w:rPr>
                <w:noProof/>
                <w:webHidden/>
              </w:rPr>
            </w:r>
            <w:r w:rsidDel="006A13B7">
              <w:rPr>
                <w:noProof/>
                <w:webHidden/>
              </w:rPr>
              <w:fldChar w:fldCharType="separate"/>
            </w:r>
            <w:r w:rsidDel="006A13B7">
              <w:rPr>
                <w:noProof/>
                <w:webHidden/>
              </w:rPr>
              <w:delText>22</w:delText>
            </w:r>
            <w:r w:rsidDel="006A13B7">
              <w:rPr>
                <w:noProof/>
                <w:webHidden/>
              </w:rPr>
              <w:fldChar w:fldCharType="end"/>
            </w:r>
            <w:r w:rsidRPr="00A90C20" w:rsidDel="006A13B7">
              <w:rPr>
                <w:rStyle w:val="Hyperlink"/>
                <w:noProof/>
              </w:rPr>
              <w:fldChar w:fldCharType="end"/>
            </w:r>
          </w:del>
        </w:p>
        <w:p w14:paraId="2AFF766E" w14:textId="061720F1" w:rsidR="00AD0B00" w:rsidDel="006A13B7" w:rsidRDefault="00AD0B00">
          <w:pPr>
            <w:pStyle w:val="TOC2"/>
            <w:tabs>
              <w:tab w:val="right" w:leader="dot" w:pos="9350"/>
            </w:tabs>
            <w:rPr>
              <w:del w:id="324" w:author="David Conklin" w:date="2020-10-10T10:55:00Z"/>
              <w:rFonts w:eastAsiaTheme="minorEastAsia"/>
              <w:noProof/>
            </w:rPr>
          </w:pPr>
          <w:del w:id="32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"_Toc50800510"</w:delInstrText>
            </w:r>
            <w:r w:rsidRPr="00A90C20" w:rsidDel="006A13B7">
              <w:rPr>
                <w:rStyle w:val="Hyperlink"/>
                <w:noProof/>
              </w:rPr>
              <w:delInstrText xml:space="preserve"> </w:delInstrText>
            </w:r>
            <w:r w:rsidRPr="00A90C20" w:rsidDel="006A13B7">
              <w:rPr>
                <w:rStyle w:val="Hyperlink"/>
                <w:noProof/>
              </w:rPr>
              <w:fldChar w:fldCharType="separate"/>
            </w:r>
          </w:del>
          <w:ins w:id="326" w:author="David Conklin" w:date="2020-10-10T10:55:00Z">
            <w:r w:rsidR="006A13B7">
              <w:rPr>
                <w:rStyle w:val="Hyperlink"/>
                <w:b/>
                <w:bCs/>
                <w:noProof/>
              </w:rPr>
              <w:t>Error! Hyperlink reference not valid.</w:t>
            </w:r>
          </w:ins>
          <w:del w:id="327" w:author="David Conklin" w:date="2020-10-10T10:55:00Z">
            <w:r w:rsidRPr="00A90C20" w:rsidDel="006A13B7">
              <w:rPr>
                <w:rStyle w:val="Hyperlink"/>
                <w:noProof/>
              </w:rPr>
              <w:delText>Thermal loading</w:delText>
            </w:r>
            <w:r w:rsidDel="006A13B7">
              <w:rPr>
                <w:noProof/>
                <w:webHidden/>
              </w:rPr>
              <w:tab/>
            </w:r>
            <w:r w:rsidDel="006A13B7">
              <w:rPr>
                <w:noProof/>
                <w:webHidden/>
              </w:rPr>
              <w:fldChar w:fldCharType="begin"/>
            </w:r>
            <w:r w:rsidDel="006A13B7">
              <w:rPr>
                <w:noProof/>
                <w:webHidden/>
              </w:rPr>
              <w:delInstrText xml:space="preserve"> PAGEREF _Toc50800510 \h </w:delInstrText>
            </w:r>
            <w:r w:rsidDel="006A13B7">
              <w:rPr>
                <w:noProof/>
                <w:webHidden/>
              </w:rPr>
            </w:r>
            <w:r w:rsidDel="006A13B7">
              <w:rPr>
                <w:noProof/>
                <w:webHidden/>
              </w:rPr>
              <w:fldChar w:fldCharType="separate"/>
            </w:r>
            <w:r w:rsidDel="006A13B7">
              <w:rPr>
                <w:noProof/>
                <w:webHidden/>
              </w:rPr>
              <w:delText>22</w:delText>
            </w:r>
            <w:r w:rsidDel="006A13B7">
              <w:rPr>
                <w:noProof/>
                <w:webHidden/>
              </w:rPr>
              <w:fldChar w:fldCharType="end"/>
            </w:r>
            <w:r w:rsidRPr="00A90C20" w:rsidDel="006A13B7">
              <w:rPr>
                <w:rStyle w:val="Hyperlink"/>
                <w:noProof/>
              </w:rPr>
              <w:fldChar w:fldCharType="end"/>
            </w:r>
          </w:del>
        </w:p>
        <w:p w14:paraId="256F3560" w14:textId="77F66FED" w:rsidR="00AD0B00" w:rsidDel="006A13B7" w:rsidRDefault="00AD0B00">
          <w:pPr>
            <w:pStyle w:val="TOC1"/>
            <w:tabs>
              <w:tab w:val="right" w:leader="dot" w:pos="9350"/>
            </w:tabs>
            <w:rPr>
              <w:del w:id="328" w:author="David Conklin" w:date="2020-10-10T10:55:00Z"/>
              <w:rFonts w:eastAsiaTheme="minorEastAsia"/>
              <w:noProof/>
            </w:rPr>
          </w:pPr>
          <w:del w:id="32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"_Toc50800511"</w:delInstrText>
            </w:r>
            <w:r w:rsidRPr="00A90C20" w:rsidDel="006A13B7">
              <w:rPr>
                <w:rStyle w:val="Hyperlink"/>
                <w:noProof/>
              </w:rPr>
              <w:delInstrText xml:space="preserve"> </w:delInstrText>
            </w:r>
            <w:r w:rsidRPr="00A90C20" w:rsidDel="006A13B7">
              <w:rPr>
                <w:rStyle w:val="Hyperlink"/>
                <w:noProof/>
              </w:rPr>
              <w:fldChar w:fldCharType="separate"/>
            </w:r>
          </w:del>
          <w:ins w:id="330" w:author="David Conklin" w:date="2020-10-10T10:55:00Z">
            <w:r w:rsidR="006A13B7">
              <w:rPr>
                <w:rStyle w:val="Hyperlink"/>
                <w:b/>
                <w:bCs/>
                <w:noProof/>
              </w:rPr>
              <w:t>Error! Hyperlink reference not valid.</w:t>
            </w:r>
          </w:ins>
          <w:del w:id="331" w:author="David Conklin" w:date="2020-10-10T10:55:00Z">
            <w:r w:rsidRPr="00A90C20" w:rsidDel="006A13B7">
              <w:rPr>
                <w:rStyle w:val="Hyperlink"/>
                <w:noProof/>
              </w:rPr>
              <w:delText>Creating a new study area from a watershed within the WRB</w:delText>
            </w:r>
            <w:r w:rsidDel="006A13B7">
              <w:rPr>
                <w:noProof/>
                <w:webHidden/>
              </w:rPr>
              <w:tab/>
            </w:r>
            <w:r w:rsidDel="006A13B7">
              <w:rPr>
                <w:noProof/>
                <w:webHidden/>
              </w:rPr>
              <w:fldChar w:fldCharType="begin"/>
            </w:r>
            <w:r w:rsidDel="006A13B7">
              <w:rPr>
                <w:noProof/>
                <w:webHidden/>
              </w:rPr>
              <w:delInstrText xml:space="preserve"> PAGEREF _Toc50800511 \h </w:delInstrText>
            </w:r>
            <w:r w:rsidDel="006A13B7">
              <w:rPr>
                <w:noProof/>
                <w:webHidden/>
              </w:rPr>
            </w:r>
            <w:r w:rsidDel="006A13B7">
              <w:rPr>
                <w:noProof/>
                <w:webHidden/>
              </w:rPr>
              <w:fldChar w:fldCharType="separate"/>
            </w:r>
            <w:r w:rsidDel="006A13B7">
              <w:rPr>
                <w:noProof/>
                <w:webHidden/>
              </w:rPr>
              <w:delText>24</w:delText>
            </w:r>
            <w:r w:rsidDel="006A13B7">
              <w:rPr>
                <w:noProof/>
                <w:webHidden/>
              </w:rPr>
              <w:fldChar w:fldCharType="end"/>
            </w:r>
            <w:r w:rsidRPr="00A90C20" w:rsidDel="006A13B7">
              <w:rPr>
                <w:rStyle w:val="Hyperlink"/>
                <w:noProof/>
              </w:rPr>
              <w:fldChar w:fldCharType="end"/>
            </w:r>
          </w:del>
        </w:p>
        <w:p w14:paraId="365F6E6E" w14:textId="1CDB0386" w:rsidR="00AD0B00" w:rsidDel="006A13B7" w:rsidRDefault="00AD0B00">
          <w:pPr>
            <w:pStyle w:val="TOC1"/>
            <w:tabs>
              <w:tab w:val="right" w:leader="dot" w:pos="9350"/>
            </w:tabs>
            <w:rPr>
              <w:del w:id="332" w:author="David Conklin" w:date="2020-10-10T10:55:00Z"/>
              <w:rFonts w:eastAsiaTheme="minorEastAsia"/>
              <w:noProof/>
            </w:rPr>
          </w:pPr>
          <w:del w:id="33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"_Toc50800512"</w:delInstrText>
            </w:r>
            <w:r w:rsidRPr="00A90C20" w:rsidDel="006A13B7">
              <w:rPr>
                <w:rStyle w:val="Hyperlink"/>
                <w:noProof/>
              </w:rPr>
              <w:delInstrText xml:space="preserve"> </w:delInstrText>
            </w:r>
            <w:r w:rsidRPr="00A90C20" w:rsidDel="006A13B7">
              <w:rPr>
                <w:rStyle w:val="Hyperlink"/>
                <w:noProof/>
              </w:rPr>
              <w:fldChar w:fldCharType="separate"/>
            </w:r>
          </w:del>
          <w:ins w:id="334" w:author="David Conklin" w:date="2020-10-10T10:55:00Z">
            <w:r w:rsidR="006A13B7">
              <w:rPr>
                <w:rStyle w:val="Hyperlink"/>
                <w:b/>
                <w:bCs/>
                <w:noProof/>
              </w:rPr>
              <w:t>Error! Hyperlink reference not valid.</w:t>
            </w:r>
          </w:ins>
          <w:del w:id="335" w:author="David Conklin" w:date="2020-10-10T10:55:00Z">
            <w:r w:rsidRPr="00A90C20" w:rsidDel="006A13B7">
              <w:rPr>
                <w:rStyle w:val="Hyperlink"/>
                <w:noProof/>
              </w:rPr>
              <w:delText>North Santiam study area</w:delText>
            </w:r>
            <w:r w:rsidDel="006A13B7">
              <w:rPr>
                <w:noProof/>
                <w:webHidden/>
              </w:rPr>
              <w:tab/>
            </w:r>
            <w:r w:rsidDel="006A13B7">
              <w:rPr>
                <w:noProof/>
                <w:webHidden/>
              </w:rPr>
              <w:fldChar w:fldCharType="begin"/>
            </w:r>
            <w:r w:rsidDel="006A13B7">
              <w:rPr>
                <w:noProof/>
                <w:webHidden/>
              </w:rPr>
              <w:delInstrText xml:space="preserve"> PAGEREF _Toc50800512 \h </w:delInstrText>
            </w:r>
            <w:r w:rsidDel="006A13B7">
              <w:rPr>
                <w:noProof/>
                <w:webHidden/>
              </w:rPr>
            </w:r>
            <w:r w:rsidDel="006A13B7">
              <w:rPr>
                <w:noProof/>
                <w:webHidden/>
              </w:rPr>
              <w:fldChar w:fldCharType="separate"/>
            </w:r>
            <w:r w:rsidDel="006A13B7">
              <w:rPr>
                <w:noProof/>
                <w:webHidden/>
              </w:rPr>
              <w:delText>26</w:delText>
            </w:r>
            <w:r w:rsidDel="006A13B7">
              <w:rPr>
                <w:noProof/>
                <w:webHidden/>
              </w:rPr>
              <w:fldChar w:fldCharType="end"/>
            </w:r>
            <w:r w:rsidRPr="00A90C20" w:rsidDel="006A13B7">
              <w:rPr>
                <w:rStyle w:val="Hyperlink"/>
                <w:noProof/>
              </w:rPr>
              <w:fldChar w:fldCharType="end"/>
            </w:r>
          </w:del>
        </w:p>
        <w:p w14:paraId="061C418A" w14:textId="6B5BE1BE" w:rsidR="00AD0B00" w:rsidDel="006A13B7" w:rsidRDefault="00AD0B00">
          <w:pPr>
            <w:pStyle w:val="TOC2"/>
            <w:tabs>
              <w:tab w:val="right" w:leader="dot" w:pos="9350"/>
            </w:tabs>
            <w:rPr>
              <w:del w:id="336" w:author="David Conklin" w:date="2020-10-10T10:55:00Z"/>
              <w:rFonts w:eastAsiaTheme="minorEastAsia"/>
              <w:noProof/>
            </w:rPr>
          </w:pPr>
          <w:del w:id="33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"_Toc50800513"</w:delInstrText>
            </w:r>
            <w:r w:rsidRPr="00A90C20" w:rsidDel="006A13B7">
              <w:rPr>
                <w:rStyle w:val="Hyperlink"/>
                <w:noProof/>
              </w:rPr>
              <w:delInstrText xml:space="preserve"> </w:delInstrText>
            </w:r>
            <w:r w:rsidRPr="00A90C20" w:rsidDel="006A13B7">
              <w:rPr>
                <w:rStyle w:val="Hyperlink"/>
                <w:noProof/>
              </w:rPr>
              <w:fldChar w:fldCharType="separate"/>
            </w:r>
          </w:del>
          <w:ins w:id="338" w:author="David Conklin" w:date="2020-10-10T10:55:00Z">
            <w:r w:rsidR="006A13B7">
              <w:rPr>
                <w:rStyle w:val="Hyperlink"/>
                <w:b/>
                <w:bCs/>
                <w:noProof/>
              </w:rPr>
              <w:t>Error! Hyperlink reference not valid.</w:t>
            </w:r>
          </w:ins>
          <w:del w:id="339" w:author="David Conklin" w:date="2020-10-10T10:55:00Z">
            <w:r w:rsidRPr="00A90C20" w:rsidDel="006A13B7">
              <w:rPr>
                <w:rStyle w:val="Hyperlink"/>
                <w:rFonts w:eastAsia="Times New Roman"/>
                <w:noProof/>
              </w:rPr>
              <w:delText>Instream water rights</w:delText>
            </w:r>
            <w:r w:rsidDel="006A13B7">
              <w:rPr>
                <w:noProof/>
                <w:webHidden/>
              </w:rPr>
              <w:tab/>
            </w:r>
            <w:r w:rsidDel="006A13B7">
              <w:rPr>
                <w:noProof/>
                <w:webHidden/>
              </w:rPr>
              <w:fldChar w:fldCharType="begin"/>
            </w:r>
            <w:r w:rsidDel="006A13B7">
              <w:rPr>
                <w:noProof/>
                <w:webHidden/>
              </w:rPr>
              <w:delInstrText xml:space="preserve"> PAGEREF _Toc50800513 \h </w:delInstrText>
            </w:r>
            <w:r w:rsidDel="006A13B7">
              <w:rPr>
                <w:noProof/>
                <w:webHidden/>
              </w:rPr>
            </w:r>
            <w:r w:rsidDel="006A13B7">
              <w:rPr>
                <w:noProof/>
                <w:webHidden/>
              </w:rPr>
              <w:fldChar w:fldCharType="separate"/>
            </w:r>
            <w:r w:rsidDel="006A13B7">
              <w:rPr>
                <w:noProof/>
                <w:webHidden/>
              </w:rPr>
              <w:delText>26</w:delText>
            </w:r>
            <w:r w:rsidDel="006A13B7">
              <w:rPr>
                <w:noProof/>
                <w:webHidden/>
              </w:rPr>
              <w:fldChar w:fldCharType="end"/>
            </w:r>
            <w:r w:rsidRPr="00A90C20" w:rsidDel="006A13B7">
              <w:rPr>
                <w:rStyle w:val="Hyperlink"/>
                <w:noProof/>
              </w:rPr>
              <w:fldChar w:fldCharType="end"/>
            </w:r>
          </w:del>
        </w:p>
        <w:p w14:paraId="050AFADE" w14:textId="1D6922C2" w:rsidR="00AD0B00" w:rsidDel="006A13B7" w:rsidRDefault="00AD0B00">
          <w:pPr>
            <w:pStyle w:val="TOC2"/>
            <w:tabs>
              <w:tab w:val="right" w:leader="dot" w:pos="9350"/>
            </w:tabs>
            <w:rPr>
              <w:del w:id="340" w:author="David Conklin" w:date="2020-10-10T10:55:00Z"/>
              <w:rFonts w:eastAsiaTheme="minorEastAsia"/>
              <w:noProof/>
            </w:rPr>
          </w:pPr>
          <w:del w:id="34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"_Toc50800514"</w:delInstrText>
            </w:r>
            <w:r w:rsidRPr="00A90C20" w:rsidDel="006A13B7">
              <w:rPr>
                <w:rStyle w:val="Hyperlink"/>
                <w:noProof/>
              </w:rPr>
              <w:delInstrText xml:space="preserve"> </w:delInstrText>
            </w:r>
            <w:r w:rsidRPr="00A90C20" w:rsidDel="006A13B7">
              <w:rPr>
                <w:rStyle w:val="Hyperlink"/>
                <w:noProof/>
              </w:rPr>
              <w:fldChar w:fldCharType="separate"/>
            </w:r>
          </w:del>
          <w:ins w:id="342" w:author="David Conklin" w:date="2020-10-10T10:55:00Z">
            <w:r w:rsidR="006A13B7">
              <w:rPr>
                <w:rStyle w:val="Hyperlink"/>
                <w:b/>
                <w:bCs/>
                <w:noProof/>
              </w:rPr>
              <w:t>Error! Hyperlink reference not valid.</w:t>
            </w:r>
          </w:ins>
          <w:del w:id="343" w:author="David Conklin" w:date="2020-10-10T10:55:00Z">
            <w:r w:rsidRPr="00A90C20" w:rsidDel="006A13B7">
              <w:rPr>
                <w:rStyle w:val="Hyperlink"/>
                <w:noProof/>
              </w:rPr>
              <w:delText>Municipal water rights</w:delText>
            </w:r>
            <w:r w:rsidDel="006A13B7">
              <w:rPr>
                <w:noProof/>
                <w:webHidden/>
              </w:rPr>
              <w:tab/>
            </w:r>
            <w:r w:rsidDel="006A13B7">
              <w:rPr>
                <w:noProof/>
                <w:webHidden/>
              </w:rPr>
              <w:fldChar w:fldCharType="begin"/>
            </w:r>
            <w:r w:rsidDel="006A13B7">
              <w:rPr>
                <w:noProof/>
                <w:webHidden/>
              </w:rPr>
              <w:delInstrText xml:space="preserve"> PAGEREF _Toc50800514 \h </w:delInstrText>
            </w:r>
            <w:r w:rsidDel="006A13B7">
              <w:rPr>
                <w:noProof/>
                <w:webHidden/>
              </w:rPr>
            </w:r>
            <w:r w:rsidDel="006A13B7">
              <w:rPr>
                <w:noProof/>
                <w:webHidden/>
              </w:rPr>
              <w:fldChar w:fldCharType="separate"/>
            </w:r>
            <w:r w:rsidDel="006A13B7">
              <w:rPr>
                <w:noProof/>
                <w:webHidden/>
              </w:rPr>
              <w:delText>27</w:delText>
            </w:r>
            <w:r w:rsidDel="006A13B7">
              <w:rPr>
                <w:noProof/>
                <w:webHidden/>
              </w:rPr>
              <w:fldChar w:fldCharType="end"/>
            </w:r>
            <w:r w:rsidRPr="00A90C20" w:rsidDel="006A13B7">
              <w:rPr>
                <w:rStyle w:val="Hyperlink"/>
                <w:noProof/>
              </w:rPr>
              <w:fldChar w:fldCharType="end"/>
            </w:r>
          </w:del>
        </w:p>
        <w:p w14:paraId="1146BED0" w14:textId="41A33568" w:rsidR="00AD0B00" w:rsidDel="006A13B7" w:rsidRDefault="00AD0B00">
          <w:pPr>
            <w:pStyle w:val="TOC1"/>
            <w:tabs>
              <w:tab w:val="right" w:leader="dot" w:pos="9350"/>
            </w:tabs>
            <w:rPr>
              <w:del w:id="344" w:author="David Conklin" w:date="2020-10-10T10:55:00Z"/>
              <w:rFonts w:eastAsiaTheme="minorEastAsia"/>
              <w:noProof/>
            </w:rPr>
          </w:pPr>
          <w:del w:id="34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"_Toc50800515"</w:delInstrText>
            </w:r>
            <w:r w:rsidRPr="00A90C20" w:rsidDel="006A13B7">
              <w:rPr>
                <w:rStyle w:val="Hyperlink"/>
                <w:noProof/>
              </w:rPr>
              <w:delInstrText xml:space="preserve"> </w:delInstrText>
            </w:r>
            <w:r w:rsidRPr="00A90C20" w:rsidDel="006A13B7">
              <w:rPr>
                <w:rStyle w:val="Hyperlink"/>
                <w:noProof/>
              </w:rPr>
              <w:fldChar w:fldCharType="separate"/>
            </w:r>
          </w:del>
          <w:ins w:id="346" w:author="David Conklin" w:date="2020-10-10T10:55:00Z">
            <w:r w:rsidR="006A13B7">
              <w:rPr>
                <w:rStyle w:val="Hyperlink"/>
                <w:b/>
                <w:bCs/>
                <w:noProof/>
              </w:rPr>
              <w:t>Error! Hyperlink reference not valid.</w:t>
            </w:r>
          </w:ins>
          <w:del w:id="347" w:author="David Conklin" w:date="2020-10-10T10:55:00Z">
            <w:r w:rsidRPr="00A90C20" w:rsidDel="006A13B7">
              <w:rPr>
                <w:rStyle w:val="Hyperlink"/>
                <w:noProof/>
              </w:rPr>
              <w:delText>McKenzie Basin Wetlands Study</w:delText>
            </w:r>
            <w:r w:rsidDel="006A13B7">
              <w:rPr>
                <w:noProof/>
                <w:webHidden/>
              </w:rPr>
              <w:tab/>
            </w:r>
            <w:r w:rsidDel="006A13B7">
              <w:rPr>
                <w:noProof/>
                <w:webHidden/>
              </w:rPr>
              <w:fldChar w:fldCharType="begin"/>
            </w:r>
            <w:r w:rsidDel="006A13B7">
              <w:rPr>
                <w:noProof/>
                <w:webHidden/>
              </w:rPr>
              <w:delInstrText xml:space="preserve"> PAGEREF _Toc50800515 \h </w:delInstrText>
            </w:r>
            <w:r w:rsidDel="006A13B7">
              <w:rPr>
                <w:noProof/>
                <w:webHidden/>
              </w:rPr>
            </w:r>
            <w:r w:rsidDel="006A13B7">
              <w:rPr>
                <w:noProof/>
                <w:webHidden/>
              </w:rPr>
              <w:fldChar w:fldCharType="separate"/>
            </w:r>
            <w:r w:rsidDel="006A13B7">
              <w:rPr>
                <w:noProof/>
                <w:webHidden/>
              </w:rPr>
              <w:delText>28</w:delText>
            </w:r>
            <w:r w:rsidDel="006A13B7">
              <w:rPr>
                <w:noProof/>
                <w:webHidden/>
              </w:rPr>
              <w:fldChar w:fldCharType="end"/>
            </w:r>
            <w:r w:rsidRPr="00A90C20" w:rsidDel="006A13B7">
              <w:rPr>
                <w:rStyle w:val="Hyperlink"/>
                <w:noProof/>
              </w:rPr>
              <w:fldChar w:fldCharType="end"/>
            </w:r>
          </w:del>
        </w:p>
        <w:p w14:paraId="6212F2D3" w14:textId="3DEE044E" w:rsidR="00AD0B00" w:rsidDel="006A13B7" w:rsidRDefault="00AD0B00">
          <w:pPr>
            <w:pStyle w:val="TOC2"/>
            <w:tabs>
              <w:tab w:val="right" w:leader="dot" w:pos="9350"/>
            </w:tabs>
            <w:rPr>
              <w:del w:id="348" w:author="David Conklin" w:date="2020-10-10T10:55:00Z"/>
              <w:rFonts w:eastAsiaTheme="minorEastAsia"/>
              <w:noProof/>
            </w:rPr>
          </w:pPr>
          <w:del w:id="34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"_Toc50800516"</w:delInstrText>
            </w:r>
            <w:r w:rsidRPr="00A90C20" w:rsidDel="006A13B7">
              <w:rPr>
                <w:rStyle w:val="Hyperlink"/>
                <w:noProof/>
              </w:rPr>
              <w:delInstrText xml:space="preserve"> </w:delInstrText>
            </w:r>
            <w:r w:rsidRPr="00A90C20" w:rsidDel="006A13B7">
              <w:rPr>
                <w:rStyle w:val="Hyperlink"/>
                <w:noProof/>
              </w:rPr>
              <w:fldChar w:fldCharType="separate"/>
            </w:r>
          </w:del>
          <w:ins w:id="350" w:author="David Conklin" w:date="2020-10-10T10:55:00Z">
            <w:r w:rsidR="006A13B7">
              <w:rPr>
                <w:rStyle w:val="Hyperlink"/>
                <w:b/>
                <w:bCs/>
                <w:noProof/>
              </w:rPr>
              <w:t>Error! Hyperlink reference not valid.</w:t>
            </w:r>
          </w:ins>
          <w:del w:id="351" w:author="David Conklin" w:date="2020-10-10T10:55:00Z">
            <w:r w:rsidRPr="00A90C20" w:rsidDel="006A13B7">
              <w:rPr>
                <w:rStyle w:val="Hyperlink"/>
                <w:noProof/>
              </w:rPr>
              <w:delText>Project Overview</w:delText>
            </w:r>
            <w:r w:rsidDel="006A13B7">
              <w:rPr>
                <w:noProof/>
                <w:webHidden/>
              </w:rPr>
              <w:tab/>
            </w:r>
            <w:r w:rsidDel="006A13B7">
              <w:rPr>
                <w:noProof/>
                <w:webHidden/>
              </w:rPr>
              <w:fldChar w:fldCharType="begin"/>
            </w:r>
            <w:r w:rsidDel="006A13B7">
              <w:rPr>
                <w:noProof/>
                <w:webHidden/>
              </w:rPr>
              <w:delInstrText xml:space="preserve"> PAGEREF _Toc50800516 \h </w:delInstrText>
            </w:r>
            <w:r w:rsidDel="006A13B7">
              <w:rPr>
                <w:noProof/>
                <w:webHidden/>
              </w:rPr>
            </w:r>
            <w:r w:rsidDel="006A13B7">
              <w:rPr>
                <w:noProof/>
                <w:webHidden/>
              </w:rPr>
              <w:fldChar w:fldCharType="separate"/>
            </w:r>
            <w:r w:rsidDel="006A13B7">
              <w:rPr>
                <w:noProof/>
                <w:webHidden/>
              </w:rPr>
              <w:delText>28</w:delText>
            </w:r>
            <w:r w:rsidDel="006A13B7">
              <w:rPr>
                <w:noProof/>
                <w:webHidden/>
              </w:rPr>
              <w:fldChar w:fldCharType="end"/>
            </w:r>
            <w:r w:rsidRPr="00A90C20" w:rsidDel="006A13B7">
              <w:rPr>
                <w:rStyle w:val="Hyperlink"/>
                <w:noProof/>
              </w:rPr>
              <w:fldChar w:fldCharType="end"/>
            </w:r>
          </w:del>
        </w:p>
        <w:p w14:paraId="0BFA6A83" w14:textId="6E45DF63" w:rsidR="00AD0B00" w:rsidDel="006A13B7" w:rsidRDefault="00AD0B00">
          <w:pPr>
            <w:pStyle w:val="TOC2"/>
            <w:tabs>
              <w:tab w:val="right" w:leader="dot" w:pos="9350"/>
            </w:tabs>
            <w:rPr>
              <w:del w:id="352" w:author="David Conklin" w:date="2020-10-10T10:55:00Z"/>
              <w:rFonts w:eastAsiaTheme="minorEastAsia"/>
              <w:noProof/>
            </w:rPr>
          </w:pPr>
          <w:del w:id="35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"_Toc50800517"</w:delInstrText>
            </w:r>
            <w:r w:rsidRPr="00A90C20" w:rsidDel="006A13B7">
              <w:rPr>
                <w:rStyle w:val="Hyperlink"/>
                <w:noProof/>
              </w:rPr>
              <w:delInstrText xml:space="preserve"> </w:delInstrText>
            </w:r>
            <w:r w:rsidRPr="00A90C20" w:rsidDel="006A13B7">
              <w:rPr>
                <w:rStyle w:val="Hyperlink"/>
                <w:noProof/>
              </w:rPr>
              <w:fldChar w:fldCharType="separate"/>
            </w:r>
          </w:del>
          <w:ins w:id="354" w:author="David Conklin" w:date="2020-10-10T10:55:00Z">
            <w:r w:rsidR="006A13B7">
              <w:rPr>
                <w:rStyle w:val="Hyperlink"/>
                <w:b/>
                <w:bCs/>
                <w:noProof/>
              </w:rPr>
              <w:t>Error! Hyperlink reference not valid.</w:t>
            </w:r>
          </w:ins>
          <w:del w:id="355" w:author="David Conklin" w:date="2020-10-10T10:55:00Z">
            <w:r w:rsidRPr="00A90C20" w:rsidDel="006A13B7">
              <w:rPr>
                <w:rStyle w:val="Hyperlink"/>
                <w:noProof/>
              </w:rPr>
              <w:delText>Model and Simulation Overview</w:delText>
            </w:r>
            <w:r w:rsidDel="006A13B7">
              <w:rPr>
                <w:noProof/>
                <w:webHidden/>
              </w:rPr>
              <w:tab/>
            </w:r>
            <w:r w:rsidDel="006A13B7">
              <w:rPr>
                <w:noProof/>
                <w:webHidden/>
              </w:rPr>
              <w:fldChar w:fldCharType="begin"/>
            </w:r>
            <w:r w:rsidDel="006A13B7">
              <w:rPr>
                <w:noProof/>
                <w:webHidden/>
              </w:rPr>
              <w:delInstrText xml:space="preserve"> PAGEREF _Toc50800517 \h </w:delInstrText>
            </w:r>
            <w:r w:rsidDel="006A13B7">
              <w:rPr>
                <w:noProof/>
                <w:webHidden/>
              </w:rPr>
            </w:r>
            <w:r w:rsidDel="006A13B7">
              <w:rPr>
                <w:noProof/>
                <w:webHidden/>
              </w:rPr>
              <w:fldChar w:fldCharType="separate"/>
            </w:r>
            <w:r w:rsidDel="006A13B7">
              <w:rPr>
                <w:noProof/>
                <w:webHidden/>
              </w:rPr>
              <w:delText>30</w:delText>
            </w:r>
            <w:r w:rsidDel="006A13B7">
              <w:rPr>
                <w:noProof/>
                <w:webHidden/>
              </w:rPr>
              <w:fldChar w:fldCharType="end"/>
            </w:r>
            <w:r w:rsidRPr="00A90C20" w:rsidDel="006A13B7">
              <w:rPr>
                <w:rStyle w:val="Hyperlink"/>
                <w:noProof/>
              </w:rPr>
              <w:fldChar w:fldCharType="end"/>
            </w:r>
          </w:del>
        </w:p>
        <w:p w14:paraId="20D4DF9C" w14:textId="1CCD0DE9" w:rsidR="00AD0B00" w:rsidDel="006A13B7" w:rsidRDefault="00AD0B00">
          <w:pPr>
            <w:pStyle w:val="TOC2"/>
            <w:tabs>
              <w:tab w:val="right" w:leader="dot" w:pos="9350"/>
            </w:tabs>
            <w:rPr>
              <w:del w:id="356" w:author="David Conklin" w:date="2020-10-10T10:55:00Z"/>
              <w:rFonts w:eastAsiaTheme="minorEastAsia"/>
              <w:noProof/>
            </w:rPr>
          </w:pPr>
          <w:del w:id="35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"_Toc50800518"</w:delInstrText>
            </w:r>
            <w:r w:rsidRPr="00A90C20" w:rsidDel="006A13B7">
              <w:rPr>
                <w:rStyle w:val="Hyperlink"/>
                <w:noProof/>
              </w:rPr>
              <w:delInstrText xml:space="preserve"> </w:delInstrText>
            </w:r>
            <w:r w:rsidRPr="00A90C20" w:rsidDel="006A13B7">
              <w:rPr>
                <w:rStyle w:val="Hyperlink"/>
                <w:noProof/>
              </w:rPr>
              <w:fldChar w:fldCharType="separate"/>
            </w:r>
          </w:del>
          <w:ins w:id="358" w:author="David Conklin" w:date="2020-10-10T10:55:00Z">
            <w:r w:rsidR="006A13B7">
              <w:rPr>
                <w:rStyle w:val="Hyperlink"/>
                <w:b/>
                <w:bCs/>
                <w:noProof/>
              </w:rPr>
              <w:t>Error! Hyperlink reference not valid.</w:t>
            </w:r>
          </w:ins>
          <w:del w:id="359" w:author="David Conklin" w:date="2020-10-10T10:55:00Z">
            <w:r w:rsidRPr="00A90C20" w:rsidDel="006A13B7">
              <w:rPr>
                <w:rStyle w:val="Hyperlink"/>
                <w:noProof/>
              </w:rPr>
              <w:delText>McKenzie wetlands in the initial versions of the IDU, HRU, and Reach data layers</w:delText>
            </w:r>
            <w:r w:rsidDel="006A13B7">
              <w:rPr>
                <w:noProof/>
                <w:webHidden/>
              </w:rPr>
              <w:tab/>
            </w:r>
            <w:r w:rsidDel="006A13B7">
              <w:rPr>
                <w:noProof/>
                <w:webHidden/>
              </w:rPr>
              <w:fldChar w:fldCharType="begin"/>
            </w:r>
            <w:r w:rsidDel="006A13B7">
              <w:rPr>
                <w:noProof/>
                <w:webHidden/>
              </w:rPr>
              <w:delInstrText xml:space="preserve"> PAGEREF _Toc50800518 \h </w:delInstrText>
            </w:r>
            <w:r w:rsidDel="006A13B7">
              <w:rPr>
                <w:noProof/>
                <w:webHidden/>
              </w:rPr>
            </w:r>
            <w:r w:rsidDel="006A13B7">
              <w:rPr>
                <w:noProof/>
                <w:webHidden/>
              </w:rPr>
              <w:fldChar w:fldCharType="separate"/>
            </w:r>
            <w:r w:rsidDel="006A13B7">
              <w:rPr>
                <w:noProof/>
                <w:webHidden/>
              </w:rPr>
              <w:delText>31</w:delText>
            </w:r>
            <w:r w:rsidDel="006A13B7">
              <w:rPr>
                <w:noProof/>
                <w:webHidden/>
              </w:rPr>
              <w:fldChar w:fldCharType="end"/>
            </w:r>
            <w:r w:rsidRPr="00A90C20" w:rsidDel="006A13B7">
              <w:rPr>
                <w:rStyle w:val="Hyperlink"/>
                <w:noProof/>
              </w:rPr>
              <w:fldChar w:fldCharType="end"/>
            </w:r>
          </w:del>
        </w:p>
        <w:p w14:paraId="21932A1B" w14:textId="431BC763" w:rsidR="00AD0B00" w:rsidDel="006A13B7" w:rsidRDefault="00AD0B00">
          <w:pPr>
            <w:pStyle w:val="TOC2"/>
            <w:tabs>
              <w:tab w:val="right" w:leader="dot" w:pos="9350"/>
            </w:tabs>
            <w:rPr>
              <w:del w:id="360" w:author="David Conklin" w:date="2020-10-10T10:55:00Z"/>
              <w:rFonts w:eastAsiaTheme="minorEastAsia"/>
              <w:noProof/>
            </w:rPr>
          </w:pPr>
          <w:del w:id="36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"_Toc50800519"</w:delInstrText>
            </w:r>
            <w:r w:rsidRPr="00A90C20" w:rsidDel="006A13B7">
              <w:rPr>
                <w:rStyle w:val="Hyperlink"/>
                <w:noProof/>
              </w:rPr>
              <w:delInstrText xml:space="preserve"> </w:delInstrText>
            </w:r>
            <w:r w:rsidRPr="00A90C20" w:rsidDel="006A13B7">
              <w:rPr>
                <w:rStyle w:val="Hyperlink"/>
                <w:noProof/>
              </w:rPr>
              <w:fldChar w:fldCharType="separate"/>
            </w:r>
          </w:del>
          <w:ins w:id="362" w:author="David Conklin" w:date="2020-10-10T10:55:00Z">
            <w:r w:rsidR="006A13B7">
              <w:rPr>
                <w:rStyle w:val="Hyperlink"/>
                <w:b/>
                <w:bCs/>
                <w:noProof/>
              </w:rPr>
              <w:t>Error! Hyperlink reference not valid.</w:t>
            </w:r>
          </w:ins>
          <w:del w:id="363" w:author="David Conklin" w:date="2020-10-10T10:55:00Z">
            <w:r w:rsidRPr="00A90C20" w:rsidDel="006A13B7">
              <w:rPr>
                <w:rStyle w:val="Hyperlink"/>
                <w:noProof/>
              </w:rPr>
              <w:delText>Data changes for better representation of wetlands</w:delText>
            </w:r>
            <w:r w:rsidDel="006A13B7">
              <w:rPr>
                <w:noProof/>
                <w:webHidden/>
              </w:rPr>
              <w:tab/>
            </w:r>
            <w:r w:rsidDel="006A13B7">
              <w:rPr>
                <w:noProof/>
                <w:webHidden/>
              </w:rPr>
              <w:fldChar w:fldCharType="begin"/>
            </w:r>
            <w:r w:rsidDel="006A13B7">
              <w:rPr>
                <w:noProof/>
                <w:webHidden/>
              </w:rPr>
              <w:delInstrText xml:space="preserve"> PAGEREF _Toc50800519 \h </w:delInstrText>
            </w:r>
            <w:r w:rsidDel="006A13B7">
              <w:rPr>
                <w:noProof/>
                <w:webHidden/>
              </w:rPr>
            </w:r>
            <w:r w:rsidDel="006A13B7">
              <w:rPr>
                <w:noProof/>
                <w:webHidden/>
              </w:rPr>
              <w:fldChar w:fldCharType="separate"/>
            </w:r>
            <w:r w:rsidDel="006A13B7">
              <w:rPr>
                <w:noProof/>
                <w:webHidden/>
              </w:rPr>
              <w:delText>31</w:delText>
            </w:r>
            <w:r w:rsidDel="006A13B7">
              <w:rPr>
                <w:noProof/>
                <w:webHidden/>
              </w:rPr>
              <w:fldChar w:fldCharType="end"/>
            </w:r>
            <w:r w:rsidRPr="00A90C20" w:rsidDel="006A13B7">
              <w:rPr>
                <w:rStyle w:val="Hyperlink"/>
                <w:noProof/>
              </w:rPr>
              <w:fldChar w:fldCharType="end"/>
            </w:r>
          </w:del>
        </w:p>
        <w:p w14:paraId="25C31DC2" w14:textId="39E64561" w:rsidR="00AD0B00" w:rsidDel="006A13B7" w:rsidRDefault="00AD0B00">
          <w:pPr>
            <w:pStyle w:val="TOC2"/>
            <w:tabs>
              <w:tab w:val="right" w:leader="dot" w:pos="9350"/>
            </w:tabs>
            <w:rPr>
              <w:del w:id="364" w:author="David Conklin" w:date="2020-10-10T10:55:00Z"/>
              <w:rFonts w:eastAsiaTheme="minorEastAsia"/>
              <w:noProof/>
            </w:rPr>
          </w:pPr>
          <w:del w:id="36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"_Toc50800520"</w:delInstrText>
            </w:r>
            <w:r w:rsidRPr="00A90C20" w:rsidDel="006A13B7">
              <w:rPr>
                <w:rStyle w:val="Hyperlink"/>
                <w:noProof/>
              </w:rPr>
              <w:delInstrText xml:space="preserve"> </w:delInstrText>
            </w:r>
            <w:r w:rsidRPr="00A90C20" w:rsidDel="006A13B7">
              <w:rPr>
                <w:rStyle w:val="Hyperlink"/>
                <w:noProof/>
              </w:rPr>
              <w:fldChar w:fldCharType="separate"/>
            </w:r>
          </w:del>
          <w:ins w:id="366" w:author="David Conklin" w:date="2020-10-10T10:55:00Z">
            <w:r w:rsidR="006A13B7">
              <w:rPr>
                <w:rStyle w:val="Hyperlink"/>
                <w:b/>
                <w:bCs/>
                <w:noProof/>
              </w:rPr>
              <w:t>Error! Hyperlink reference not valid.</w:t>
            </w:r>
          </w:ins>
          <w:del w:id="367" w:author="David Conklin" w:date="2020-10-10T10:55:00Z">
            <w:r w:rsidRPr="00A90C20" w:rsidDel="006A13B7">
              <w:rPr>
                <w:rStyle w:val="Hyperlink"/>
                <w:noProof/>
              </w:rPr>
              <w:delText>Projection, Calendar, and Units</w:delText>
            </w:r>
            <w:r w:rsidDel="006A13B7">
              <w:rPr>
                <w:noProof/>
                <w:webHidden/>
              </w:rPr>
              <w:tab/>
            </w:r>
            <w:r w:rsidDel="006A13B7">
              <w:rPr>
                <w:noProof/>
                <w:webHidden/>
              </w:rPr>
              <w:fldChar w:fldCharType="begin"/>
            </w:r>
            <w:r w:rsidDel="006A13B7">
              <w:rPr>
                <w:noProof/>
                <w:webHidden/>
              </w:rPr>
              <w:delInstrText xml:space="preserve"> PAGEREF _Toc50800520 \h </w:delInstrText>
            </w:r>
            <w:r w:rsidDel="006A13B7">
              <w:rPr>
                <w:noProof/>
                <w:webHidden/>
              </w:rPr>
            </w:r>
            <w:r w:rsidDel="006A13B7">
              <w:rPr>
                <w:noProof/>
                <w:webHidden/>
              </w:rPr>
              <w:fldChar w:fldCharType="separate"/>
            </w:r>
            <w:r w:rsidDel="006A13B7">
              <w:rPr>
                <w:noProof/>
                <w:webHidden/>
              </w:rPr>
              <w:delText>32</w:delText>
            </w:r>
            <w:r w:rsidDel="006A13B7">
              <w:rPr>
                <w:noProof/>
                <w:webHidden/>
              </w:rPr>
              <w:fldChar w:fldCharType="end"/>
            </w:r>
            <w:r w:rsidRPr="00A90C20" w:rsidDel="006A13B7">
              <w:rPr>
                <w:rStyle w:val="Hyperlink"/>
                <w:noProof/>
              </w:rPr>
              <w:fldChar w:fldCharType="end"/>
            </w:r>
          </w:del>
        </w:p>
        <w:p w14:paraId="49596E0C" w14:textId="77B9A631" w:rsidR="00AD0B00" w:rsidDel="006A13B7" w:rsidRDefault="00AD0B00">
          <w:pPr>
            <w:pStyle w:val="TOC2"/>
            <w:tabs>
              <w:tab w:val="right" w:leader="dot" w:pos="9350"/>
            </w:tabs>
            <w:rPr>
              <w:del w:id="368" w:author="David Conklin" w:date="2020-10-10T10:55:00Z"/>
              <w:rFonts w:eastAsiaTheme="minorEastAsia"/>
              <w:noProof/>
            </w:rPr>
          </w:pPr>
          <w:del w:id="36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"_Toc50800521"</w:delInstrText>
            </w:r>
            <w:r w:rsidRPr="00A90C20" w:rsidDel="006A13B7">
              <w:rPr>
                <w:rStyle w:val="Hyperlink"/>
                <w:noProof/>
              </w:rPr>
              <w:delInstrText xml:space="preserve"> </w:delInstrText>
            </w:r>
            <w:r w:rsidRPr="00A90C20" w:rsidDel="006A13B7">
              <w:rPr>
                <w:rStyle w:val="Hyperlink"/>
                <w:noProof/>
              </w:rPr>
              <w:fldChar w:fldCharType="separate"/>
            </w:r>
          </w:del>
          <w:ins w:id="370" w:author="David Conklin" w:date="2020-10-10T10:55:00Z">
            <w:r w:rsidR="006A13B7">
              <w:rPr>
                <w:rStyle w:val="Hyperlink"/>
                <w:b/>
                <w:bCs/>
                <w:noProof/>
              </w:rPr>
              <w:t>Error! Hyperlink reference not valid.</w:t>
            </w:r>
          </w:ins>
          <w:del w:id="371" w:author="David Conklin" w:date="2020-10-10T10:55:00Z">
            <w:r w:rsidRPr="00A90C20" w:rsidDel="006A13B7">
              <w:rPr>
                <w:rStyle w:val="Hyperlink"/>
                <w:noProof/>
              </w:rPr>
              <w:delText>Simulation of changes in wetlands over time</w:delText>
            </w:r>
            <w:r w:rsidDel="006A13B7">
              <w:rPr>
                <w:noProof/>
                <w:webHidden/>
              </w:rPr>
              <w:tab/>
            </w:r>
            <w:r w:rsidDel="006A13B7">
              <w:rPr>
                <w:noProof/>
                <w:webHidden/>
              </w:rPr>
              <w:fldChar w:fldCharType="begin"/>
            </w:r>
            <w:r w:rsidDel="006A13B7">
              <w:rPr>
                <w:noProof/>
                <w:webHidden/>
              </w:rPr>
              <w:delInstrText xml:space="preserve"> PAGEREF _Toc50800521 \h </w:delInstrText>
            </w:r>
            <w:r w:rsidDel="006A13B7">
              <w:rPr>
                <w:noProof/>
                <w:webHidden/>
              </w:rPr>
            </w:r>
            <w:r w:rsidDel="006A13B7">
              <w:rPr>
                <w:noProof/>
                <w:webHidden/>
              </w:rPr>
              <w:fldChar w:fldCharType="separate"/>
            </w:r>
            <w:r w:rsidDel="006A13B7">
              <w:rPr>
                <w:noProof/>
                <w:webHidden/>
              </w:rPr>
              <w:delText>32</w:delText>
            </w:r>
            <w:r w:rsidDel="006A13B7">
              <w:rPr>
                <w:noProof/>
                <w:webHidden/>
              </w:rPr>
              <w:fldChar w:fldCharType="end"/>
            </w:r>
            <w:r w:rsidRPr="00A90C20" w:rsidDel="006A13B7">
              <w:rPr>
                <w:rStyle w:val="Hyperlink"/>
                <w:noProof/>
              </w:rPr>
              <w:fldChar w:fldCharType="end"/>
            </w:r>
          </w:del>
        </w:p>
        <w:p w14:paraId="06DFA2A5" w14:textId="5F56D72E" w:rsidR="00AD0B00" w:rsidDel="006A13B7" w:rsidRDefault="00AD0B00">
          <w:pPr>
            <w:pStyle w:val="TOC2"/>
            <w:tabs>
              <w:tab w:val="right" w:leader="dot" w:pos="9350"/>
            </w:tabs>
            <w:rPr>
              <w:del w:id="372" w:author="David Conklin" w:date="2020-10-10T10:55:00Z"/>
              <w:rFonts w:eastAsiaTheme="minorEastAsia"/>
              <w:noProof/>
            </w:rPr>
          </w:pPr>
          <w:del w:id="37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"_Toc50800522"</w:delInstrText>
            </w:r>
            <w:r w:rsidRPr="00A90C20" w:rsidDel="006A13B7">
              <w:rPr>
                <w:rStyle w:val="Hyperlink"/>
                <w:noProof/>
              </w:rPr>
              <w:delInstrText xml:space="preserve"> </w:delInstrText>
            </w:r>
            <w:r w:rsidRPr="00A90C20" w:rsidDel="006A13B7">
              <w:rPr>
                <w:rStyle w:val="Hyperlink"/>
                <w:noProof/>
              </w:rPr>
              <w:fldChar w:fldCharType="separate"/>
            </w:r>
          </w:del>
          <w:ins w:id="374" w:author="David Conklin" w:date="2020-10-10T10:55:00Z">
            <w:r w:rsidR="006A13B7">
              <w:rPr>
                <w:rStyle w:val="Hyperlink"/>
                <w:b/>
                <w:bCs/>
                <w:noProof/>
              </w:rPr>
              <w:t>Error! Hyperlink reference not valid.</w:t>
            </w:r>
          </w:ins>
          <w:del w:id="375" w:author="David Conklin" w:date="2020-10-10T10:55:00Z">
            <w:r w:rsidRPr="00A90C20" w:rsidDel="006A13B7">
              <w:rPr>
                <w:rStyle w:val="Hyperlink"/>
                <w:noProof/>
              </w:rPr>
              <w:delText>How wetlands are represented in the model</w:delText>
            </w:r>
            <w:r w:rsidDel="006A13B7">
              <w:rPr>
                <w:noProof/>
                <w:webHidden/>
              </w:rPr>
              <w:tab/>
            </w:r>
            <w:r w:rsidDel="006A13B7">
              <w:rPr>
                <w:noProof/>
                <w:webHidden/>
              </w:rPr>
              <w:fldChar w:fldCharType="begin"/>
            </w:r>
            <w:r w:rsidDel="006A13B7">
              <w:rPr>
                <w:noProof/>
                <w:webHidden/>
              </w:rPr>
              <w:delInstrText xml:space="preserve"> PAGEREF _Toc50800522 \h </w:delInstrText>
            </w:r>
            <w:r w:rsidDel="006A13B7">
              <w:rPr>
                <w:noProof/>
                <w:webHidden/>
              </w:rPr>
            </w:r>
            <w:r w:rsidDel="006A13B7">
              <w:rPr>
                <w:noProof/>
                <w:webHidden/>
              </w:rPr>
              <w:fldChar w:fldCharType="separate"/>
            </w:r>
            <w:r w:rsidDel="006A13B7">
              <w:rPr>
                <w:noProof/>
                <w:webHidden/>
              </w:rPr>
              <w:delText>32</w:delText>
            </w:r>
            <w:r w:rsidDel="006A13B7">
              <w:rPr>
                <w:noProof/>
                <w:webHidden/>
              </w:rPr>
              <w:fldChar w:fldCharType="end"/>
            </w:r>
            <w:r w:rsidRPr="00A90C20" w:rsidDel="006A13B7">
              <w:rPr>
                <w:rStyle w:val="Hyperlink"/>
                <w:noProof/>
              </w:rPr>
              <w:fldChar w:fldCharType="end"/>
            </w:r>
          </w:del>
        </w:p>
        <w:p w14:paraId="4C6F5714" w14:textId="426E50BF" w:rsidR="00AD0B00" w:rsidDel="006A13B7" w:rsidRDefault="00AD0B00">
          <w:pPr>
            <w:pStyle w:val="TOC2"/>
            <w:tabs>
              <w:tab w:val="right" w:leader="dot" w:pos="9350"/>
            </w:tabs>
            <w:rPr>
              <w:del w:id="376" w:author="David Conklin" w:date="2020-10-10T10:55:00Z"/>
              <w:rFonts w:eastAsiaTheme="minorEastAsia"/>
              <w:noProof/>
            </w:rPr>
          </w:pPr>
          <w:del w:id="37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"_Toc50800523"</w:delInstrText>
            </w:r>
            <w:r w:rsidRPr="00A90C20" w:rsidDel="006A13B7">
              <w:rPr>
                <w:rStyle w:val="Hyperlink"/>
                <w:noProof/>
              </w:rPr>
              <w:delInstrText xml:space="preserve"> </w:delInstrText>
            </w:r>
            <w:r w:rsidRPr="00A90C20" w:rsidDel="006A13B7">
              <w:rPr>
                <w:rStyle w:val="Hyperlink"/>
                <w:noProof/>
              </w:rPr>
              <w:fldChar w:fldCharType="separate"/>
            </w:r>
          </w:del>
          <w:ins w:id="378" w:author="David Conklin" w:date="2020-10-10T10:55:00Z">
            <w:r w:rsidR="006A13B7">
              <w:rPr>
                <w:rStyle w:val="Hyperlink"/>
                <w:b/>
                <w:bCs/>
                <w:noProof/>
              </w:rPr>
              <w:t>Error! Hyperlink reference not valid.</w:t>
            </w:r>
          </w:ins>
          <w:del w:id="379" w:author="David Conklin" w:date="2020-10-10T10:55:00Z">
            <w:r w:rsidRPr="00A90C20" w:rsidDel="006A13B7">
              <w:rPr>
                <w:rStyle w:val="Hyperlink"/>
                <w:noProof/>
              </w:rPr>
              <w:delText>Attributes of interest in the wetlands study</w:delText>
            </w:r>
            <w:r w:rsidDel="006A13B7">
              <w:rPr>
                <w:noProof/>
                <w:webHidden/>
              </w:rPr>
              <w:tab/>
            </w:r>
            <w:r w:rsidDel="006A13B7">
              <w:rPr>
                <w:noProof/>
                <w:webHidden/>
              </w:rPr>
              <w:fldChar w:fldCharType="begin"/>
            </w:r>
            <w:r w:rsidDel="006A13B7">
              <w:rPr>
                <w:noProof/>
                <w:webHidden/>
              </w:rPr>
              <w:delInstrText xml:space="preserve"> PAGEREF _Toc50800523 \h </w:delInstrText>
            </w:r>
            <w:r w:rsidDel="006A13B7">
              <w:rPr>
                <w:noProof/>
                <w:webHidden/>
              </w:rPr>
            </w:r>
            <w:r w:rsidDel="006A13B7">
              <w:rPr>
                <w:noProof/>
                <w:webHidden/>
              </w:rPr>
              <w:fldChar w:fldCharType="separate"/>
            </w:r>
            <w:r w:rsidDel="006A13B7">
              <w:rPr>
                <w:noProof/>
                <w:webHidden/>
              </w:rPr>
              <w:delText>34</w:delText>
            </w:r>
            <w:r w:rsidDel="006A13B7">
              <w:rPr>
                <w:noProof/>
                <w:webHidden/>
              </w:rPr>
              <w:fldChar w:fldCharType="end"/>
            </w:r>
            <w:r w:rsidRPr="00A90C20" w:rsidDel="006A13B7">
              <w:rPr>
                <w:rStyle w:val="Hyperlink"/>
                <w:noProof/>
              </w:rPr>
              <w:fldChar w:fldCharType="end"/>
            </w:r>
          </w:del>
        </w:p>
        <w:p w14:paraId="666C6A83" w14:textId="6967B7A6" w:rsidR="00AD0B00" w:rsidDel="006A13B7" w:rsidRDefault="00AD0B00">
          <w:pPr>
            <w:pStyle w:val="TOC2"/>
            <w:tabs>
              <w:tab w:val="right" w:leader="dot" w:pos="9350"/>
            </w:tabs>
            <w:rPr>
              <w:del w:id="380" w:author="David Conklin" w:date="2020-10-10T10:55:00Z"/>
              <w:rFonts w:eastAsiaTheme="minorEastAsia"/>
              <w:noProof/>
            </w:rPr>
          </w:pPr>
          <w:del w:id="38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"_Toc50800524"</w:delInstrText>
            </w:r>
            <w:r w:rsidRPr="00A90C20" w:rsidDel="006A13B7">
              <w:rPr>
                <w:rStyle w:val="Hyperlink"/>
                <w:noProof/>
              </w:rPr>
              <w:delInstrText xml:space="preserve"> </w:delInstrText>
            </w:r>
            <w:r w:rsidRPr="00A90C20" w:rsidDel="006A13B7">
              <w:rPr>
                <w:rStyle w:val="Hyperlink"/>
                <w:noProof/>
              </w:rPr>
              <w:fldChar w:fldCharType="separate"/>
            </w:r>
          </w:del>
          <w:ins w:id="382" w:author="David Conklin" w:date="2020-10-10T10:55:00Z">
            <w:r w:rsidR="006A13B7">
              <w:rPr>
                <w:rStyle w:val="Hyperlink"/>
                <w:b/>
                <w:bCs/>
                <w:noProof/>
              </w:rPr>
              <w:t>Error! Hyperlink reference not valid.</w:t>
            </w:r>
          </w:ins>
          <w:del w:id="383" w:author="David Conklin" w:date="2020-10-10T10:55:00Z">
            <w:r w:rsidRPr="00A90C20" w:rsidDel="006A13B7">
              <w:rPr>
                <w:rStyle w:val="Hyperlink"/>
                <w:noProof/>
              </w:rPr>
              <w:delText>A WETNESS attribute</w:delText>
            </w:r>
            <w:r w:rsidDel="006A13B7">
              <w:rPr>
                <w:noProof/>
                <w:webHidden/>
              </w:rPr>
              <w:tab/>
            </w:r>
            <w:r w:rsidDel="006A13B7">
              <w:rPr>
                <w:noProof/>
                <w:webHidden/>
              </w:rPr>
              <w:fldChar w:fldCharType="begin"/>
            </w:r>
            <w:r w:rsidDel="006A13B7">
              <w:rPr>
                <w:noProof/>
                <w:webHidden/>
              </w:rPr>
              <w:delInstrText xml:space="preserve"> PAGEREF _Toc50800524 \h </w:delInstrText>
            </w:r>
            <w:r w:rsidDel="006A13B7">
              <w:rPr>
                <w:noProof/>
                <w:webHidden/>
              </w:rPr>
            </w:r>
            <w:r w:rsidDel="006A13B7">
              <w:rPr>
                <w:noProof/>
                <w:webHidden/>
              </w:rPr>
              <w:fldChar w:fldCharType="separate"/>
            </w:r>
            <w:r w:rsidDel="006A13B7">
              <w:rPr>
                <w:noProof/>
                <w:webHidden/>
              </w:rPr>
              <w:delText>34</w:delText>
            </w:r>
            <w:r w:rsidDel="006A13B7">
              <w:rPr>
                <w:noProof/>
                <w:webHidden/>
              </w:rPr>
              <w:fldChar w:fldCharType="end"/>
            </w:r>
            <w:r w:rsidRPr="00A90C20" w:rsidDel="006A13B7">
              <w:rPr>
                <w:rStyle w:val="Hyperlink"/>
                <w:noProof/>
              </w:rPr>
              <w:fldChar w:fldCharType="end"/>
            </w:r>
          </w:del>
        </w:p>
        <w:p w14:paraId="683F1208" w14:textId="7014B0CA" w:rsidR="00AD0B00" w:rsidDel="006A13B7" w:rsidRDefault="00AD0B00">
          <w:pPr>
            <w:pStyle w:val="TOC2"/>
            <w:tabs>
              <w:tab w:val="right" w:leader="dot" w:pos="9350"/>
            </w:tabs>
            <w:rPr>
              <w:del w:id="384" w:author="David Conklin" w:date="2020-10-10T10:55:00Z"/>
              <w:rFonts w:eastAsiaTheme="minorEastAsia"/>
              <w:noProof/>
            </w:rPr>
          </w:pPr>
          <w:del w:id="38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"_Toc50800525"</w:delInstrText>
            </w:r>
            <w:r w:rsidRPr="00A90C20" w:rsidDel="006A13B7">
              <w:rPr>
                <w:rStyle w:val="Hyperlink"/>
                <w:noProof/>
              </w:rPr>
              <w:delInstrText xml:space="preserve"> </w:delInstrText>
            </w:r>
            <w:r w:rsidRPr="00A90C20" w:rsidDel="006A13B7">
              <w:rPr>
                <w:rStyle w:val="Hyperlink"/>
                <w:noProof/>
              </w:rPr>
              <w:fldChar w:fldCharType="separate"/>
            </w:r>
          </w:del>
          <w:ins w:id="386" w:author="David Conklin" w:date="2020-10-10T10:55:00Z">
            <w:r w:rsidR="006A13B7">
              <w:rPr>
                <w:rStyle w:val="Hyperlink"/>
                <w:b/>
                <w:bCs/>
                <w:noProof/>
              </w:rPr>
              <w:t>Error! Hyperlink reference not valid.</w:t>
            </w:r>
          </w:ins>
          <w:del w:id="387" w:author="David Conklin" w:date="2020-10-10T10:55:00Z">
            <w:r w:rsidRPr="00A90C20" w:rsidDel="006A13B7">
              <w:rPr>
                <w:rStyle w:val="Hyperlink"/>
                <w:noProof/>
              </w:rPr>
              <w:delText>Calculating the exchange of water between the wetland and the reach</w:delText>
            </w:r>
            <w:r w:rsidDel="006A13B7">
              <w:rPr>
                <w:noProof/>
                <w:webHidden/>
              </w:rPr>
              <w:tab/>
            </w:r>
            <w:r w:rsidDel="006A13B7">
              <w:rPr>
                <w:noProof/>
                <w:webHidden/>
              </w:rPr>
              <w:fldChar w:fldCharType="begin"/>
            </w:r>
            <w:r w:rsidDel="006A13B7">
              <w:rPr>
                <w:noProof/>
                <w:webHidden/>
              </w:rPr>
              <w:delInstrText xml:space="preserve"> PAGEREF _Toc50800525 \h </w:delInstrText>
            </w:r>
            <w:r w:rsidDel="006A13B7">
              <w:rPr>
                <w:noProof/>
                <w:webHidden/>
              </w:rPr>
            </w:r>
            <w:r w:rsidDel="006A13B7">
              <w:rPr>
                <w:noProof/>
                <w:webHidden/>
              </w:rPr>
              <w:fldChar w:fldCharType="separate"/>
            </w:r>
            <w:r w:rsidDel="006A13B7">
              <w:rPr>
                <w:noProof/>
                <w:webHidden/>
              </w:rPr>
              <w:delText>35</w:delText>
            </w:r>
            <w:r w:rsidDel="006A13B7">
              <w:rPr>
                <w:noProof/>
                <w:webHidden/>
              </w:rPr>
              <w:fldChar w:fldCharType="end"/>
            </w:r>
            <w:r w:rsidRPr="00A90C20" w:rsidDel="006A13B7">
              <w:rPr>
                <w:rStyle w:val="Hyperlink"/>
                <w:noProof/>
              </w:rPr>
              <w:fldChar w:fldCharType="end"/>
            </w:r>
          </w:del>
        </w:p>
        <w:p w14:paraId="56A3B311" w14:textId="7BD77234" w:rsidR="00AD0B00" w:rsidDel="006A13B7" w:rsidRDefault="00AD0B00">
          <w:pPr>
            <w:pStyle w:val="TOC3"/>
            <w:tabs>
              <w:tab w:val="right" w:leader="dot" w:pos="9350"/>
            </w:tabs>
            <w:rPr>
              <w:del w:id="388" w:author="David Conklin" w:date="2020-10-10T10:55:00Z"/>
              <w:rFonts w:eastAsiaTheme="minorEastAsia"/>
              <w:noProof/>
            </w:rPr>
          </w:pPr>
          <w:del w:id="38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"_Toc50800526"</w:delInstrText>
            </w:r>
            <w:r w:rsidRPr="00A90C20" w:rsidDel="006A13B7">
              <w:rPr>
                <w:rStyle w:val="Hyperlink"/>
                <w:noProof/>
              </w:rPr>
              <w:delInstrText xml:space="preserve"> </w:delInstrText>
            </w:r>
            <w:r w:rsidRPr="00A90C20" w:rsidDel="006A13B7">
              <w:rPr>
                <w:rStyle w:val="Hyperlink"/>
                <w:noProof/>
              </w:rPr>
              <w:fldChar w:fldCharType="separate"/>
            </w:r>
          </w:del>
          <w:ins w:id="390" w:author="David Conklin" w:date="2020-10-10T10:55:00Z">
            <w:r w:rsidR="006A13B7">
              <w:rPr>
                <w:rStyle w:val="Hyperlink"/>
                <w:b/>
                <w:bCs/>
                <w:noProof/>
              </w:rPr>
              <w:t>Error! Hyperlink reference not valid.</w:t>
            </w:r>
          </w:ins>
          <w:del w:id="391" w:author="David Conklin" w:date="2020-10-10T10:55:00Z">
            <w:r w:rsidRPr="00A90C20" w:rsidDel="006A13B7">
              <w:rPr>
                <w:rStyle w:val="Hyperlink"/>
                <w:noProof/>
              </w:rPr>
              <w:delText>Wetland IDU parameters</w:delText>
            </w:r>
            <w:r w:rsidDel="006A13B7">
              <w:rPr>
                <w:noProof/>
                <w:webHidden/>
              </w:rPr>
              <w:tab/>
            </w:r>
            <w:r w:rsidDel="006A13B7">
              <w:rPr>
                <w:noProof/>
                <w:webHidden/>
              </w:rPr>
              <w:fldChar w:fldCharType="begin"/>
            </w:r>
            <w:r w:rsidDel="006A13B7">
              <w:rPr>
                <w:noProof/>
                <w:webHidden/>
              </w:rPr>
              <w:delInstrText xml:space="preserve"> PAGEREF _Toc50800526 \h </w:delInstrText>
            </w:r>
            <w:r w:rsidDel="006A13B7">
              <w:rPr>
                <w:noProof/>
                <w:webHidden/>
              </w:rPr>
            </w:r>
            <w:r w:rsidDel="006A13B7">
              <w:rPr>
                <w:noProof/>
                <w:webHidden/>
              </w:rPr>
              <w:fldChar w:fldCharType="separate"/>
            </w:r>
            <w:r w:rsidDel="006A13B7">
              <w:rPr>
                <w:noProof/>
                <w:webHidden/>
              </w:rPr>
              <w:delText>35</w:delText>
            </w:r>
            <w:r w:rsidDel="006A13B7">
              <w:rPr>
                <w:noProof/>
                <w:webHidden/>
              </w:rPr>
              <w:fldChar w:fldCharType="end"/>
            </w:r>
            <w:r w:rsidRPr="00A90C20" w:rsidDel="006A13B7">
              <w:rPr>
                <w:rStyle w:val="Hyperlink"/>
                <w:noProof/>
              </w:rPr>
              <w:fldChar w:fldCharType="end"/>
            </w:r>
          </w:del>
        </w:p>
        <w:p w14:paraId="61197E2C" w14:textId="62183FC5" w:rsidR="00AD0B00" w:rsidDel="006A13B7" w:rsidRDefault="00AD0B00">
          <w:pPr>
            <w:pStyle w:val="TOC3"/>
            <w:tabs>
              <w:tab w:val="right" w:leader="dot" w:pos="9350"/>
            </w:tabs>
            <w:rPr>
              <w:del w:id="392" w:author="David Conklin" w:date="2020-10-10T10:55:00Z"/>
              <w:rFonts w:eastAsiaTheme="minorEastAsia"/>
              <w:noProof/>
            </w:rPr>
          </w:pPr>
          <w:del w:id="39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"_Toc50800527"</w:delInstrText>
            </w:r>
            <w:r w:rsidRPr="00A90C20" w:rsidDel="006A13B7">
              <w:rPr>
                <w:rStyle w:val="Hyperlink"/>
                <w:noProof/>
              </w:rPr>
              <w:delInstrText xml:space="preserve"> </w:delInstrText>
            </w:r>
            <w:r w:rsidRPr="00A90C20" w:rsidDel="006A13B7">
              <w:rPr>
                <w:rStyle w:val="Hyperlink"/>
                <w:noProof/>
              </w:rPr>
              <w:fldChar w:fldCharType="separate"/>
            </w:r>
          </w:del>
          <w:ins w:id="394" w:author="David Conklin" w:date="2020-10-10T10:55:00Z">
            <w:r w:rsidR="006A13B7">
              <w:rPr>
                <w:rStyle w:val="Hyperlink"/>
                <w:b/>
                <w:bCs/>
                <w:noProof/>
              </w:rPr>
              <w:t>Error! Hyperlink reference not valid.</w:t>
            </w:r>
          </w:ins>
          <w:del w:id="395" w:author="David Conklin" w:date="2020-10-10T10:55:00Z">
            <w:r w:rsidRPr="00A90C20" w:rsidDel="006A13B7">
              <w:rPr>
                <w:rStyle w:val="Hyperlink"/>
                <w:noProof/>
              </w:rPr>
              <w:delText>Reach parameters</w:delText>
            </w:r>
            <w:r w:rsidDel="006A13B7">
              <w:rPr>
                <w:noProof/>
                <w:webHidden/>
              </w:rPr>
              <w:tab/>
            </w:r>
            <w:r w:rsidDel="006A13B7">
              <w:rPr>
                <w:noProof/>
                <w:webHidden/>
              </w:rPr>
              <w:fldChar w:fldCharType="begin"/>
            </w:r>
            <w:r w:rsidDel="006A13B7">
              <w:rPr>
                <w:noProof/>
                <w:webHidden/>
              </w:rPr>
              <w:delInstrText xml:space="preserve"> PAGEREF _Toc50800527 \h </w:delInstrText>
            </w:r>
            <w:r w:rsidDel="006A13B7">
              <w:rPr>
                <w:noProof/>
                <w:webHidden/>
              </w:rPr>
            </w:r>
            <w:r w:rsidDel="006A13B7">
              <w:rPr>
                <w:noProof/>
                <w:webHidden/>
              </w:rPr>
              <w:fldChar w:fldCharType="separate"/>
            </w:r>
            <w:r w:rsidDel="006A13B7">
              <w:rPr>
                <w:noProof/>
                <w:webHidden/>
              </w:rPr>
              <w:delText>35</w:delText>
            </w:r>
            <w:r w:rsidDel="006A13B7">
              <w:rPr>
                <w:noProof/>
                <w:webHidden/>
              </w:rPr>
              <w:fldChar w:fldCharType="end"/>
            </w:r>
            <w:r w:rsidRPr="00A90C20" w:rsidDel="006A13B7">
              <w:rPr>
                <w:rStyle w:val="Hyperlink"/>
                <w:noProof/>
              </w:rPr>
              <w:fldChar w:fldCharType="end"/>
            </w:r>
          </w:del>
        </w:p>
        <w:p w14:paraId="2A0A4683" w14:textId="33775B4E" w:rsidR="00AD0B00" w:rsidDel="006A13B7" w:rsidRDefault="00AD0B00">
          <w:pPr>
            <w:pStyle w:val="TOC2"/>
            <w:tabs>
              <w:tab w:val="right" w:leader="dot" w:pos="9350"/>
            </w:tabs>
            <w:rPr>
              <w:del w:id="396" w:author="David Conklin" w:date="2020-10-10T10:55:00Z"/>
              <w:rFonts w:eastAsiaTheme="minorEastAsia"/>
              <w:noProof/>
            </w:rPr>
          </w:pPr>
          <w:del w:id="39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"_Toc50800528"</w:delInstrText>
            </w:r>
            <w:r w:rsidRPr="00A90C20" w:rsidDel="006A13B7">
              <w:rPr>
                <w:rStyle w:val="Hyperlink"/>
                <w:noProof/>
              </w:rPr>
              <w:delInstrText xml:space="preserve"> </w:delInstrText>
            </w:r>
            <w:r w:rsidRPr="00A90C20" w:rsidDel="006A13B7">
              <w:rPr>
                <w:rStyle w:val="Hyperlink"/>
                <w:noProof/>
              </w:rPr>
              <w:fldChar w:fldCharType="separate"/>
            </w:r>
          </w:del>
          <w:ins w:id="398" w:author="David Conklin" w:date="2020-10-10T10:55:00Z">
            <w:r w:rsidR="006A13B7">
              <w:rPr>
                <w:rStyle w:val="Hyperlink"/>
                <w:b/>
                <w:bCs/>
                <w:noProof/>
              </w:rPr>
              <w:t>Error! Hyperlink reference not valid.</w:t>
            </w:r>
          </w:ins>
          <w:del w:id="399" w:author="David Conklin" w:date="2020-10-10T10:55:00Z">
            <w:r w:rsidRPr="00A90C20" w:rsidDel="006A13B7">
              <w:rPr>
                <w:rStyle w:val="Hyperlink"/>
                <w:noProof/>
              </w:rPr>
              <w:delText>Loss (or gain) of wetlands</w:delText>
            </w:r>
            <w:r w:rsidDel="006A13B7">
              <w:rPr>
                <w:noProof/>
                <w:webHidden/>
              </w:rPr>
              <w:tab/>
            </w:r>
            <w:r w:rsidDel="006A13B7">
              <w:rPr>
                <w:noProof/>
                <w:webHidden/>
              </w:rPr>
              <w:fldChar w:fldCharType="begin"/>
            </w:r>
            <w:r w:rsidDel="006A13B7">
              <w:rPr>
                <w:noProof/>
                <w:webHidden/>
              </w:rPr>
              <w:delInstrText xml:space="preserve"> PAGEREF _Toc50800528 \h </w:delInstrText>
            </w:r>
            <w:r w:rsidDel="006A13B7">
              <w:rPr>
                <w:noProof/>
                <w:webHidden/>
              </w:rPr>
            </w:r>
            <w:r w:rsidDel="006A13B7">
              <w:rPr>
                <w:noProof/>
                <w:webHidden/>
              </w:rPr>
              <w:fldChar w:fldCharType="separate"/>
            </w:r>
            <w:r w:rsidDel="006A13B7">
              <w:rPr>
                <w:noProof/>
                <w:webHidden/>
              </w:rPr>
              <w:delText>36</w:delText>
            </w:r>
            <w:r w:rsidDel="006A13B7">
              <w:rPr>
                <w:noProof/>
                <w:webHidden/>
              </w:rPr>
              <w:fldChar w:fldCharType="end"/>
            </w:r>
            <w:r w:rsidRPr="00A90C20" w:rsidDel="006A13B7">
              <w:rPr>
                <w:rStyle w:val="Hyperlink"/>
                <w:noProof/>
              </w:rPr>
              <w:fldChar w:fldCharType="end"/>
            </w:r>
          </w:del>
        </w:p>
        <w:p w14:paraId="673FD1F9" w14:textId="7F573372" w:rsidR="00AD0B00" w:rsidDel="006A13B7" w:rsidRDefault="00AD0B00">
          <w:pPr>
            <w:pStyle w:val="TOC2"/>
            <w:tabs>
              <w:tab w:val="right" w:leader="dot" w:pos="9350"/>
            </w:tabs>
            <w:rPr>
              <w:del w:id="400" w:author="David Conklin" w:date="2020-10-10T10:55:00Z"/>
              <w:rFonts w:eastAsiaTheme="minorEastAsia"/>
              <w:noProof/>
            </w:rPr>
          </w:pPr>
          <w:del w:id="40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"_Toc50800529"</w:delInstrText>
            </w:r>
            <w:r w:rsidRPr="00A90C20" w:rsidDel="006A13B7">
              <w:rPr>
                <w:rStyle w:val="Hyperlink"/>
                <w:noProof/>
              </w:rPr>
              <w:delInstrText xml:space="preserve"> </w:delInstrText>
            </w:r>
            <w:r w:rsidRPr="00A90C20" w:rsidDel="006A13B7">
              <w:rPr>
                <w:rStyle w:val="Hyperlink"/>
                <w:noProof/>
              </w:rPr>
              <w:fldChar w:fldCharType="separate"/>
            </w:r>
          </w:del>
          <w:ins w:id="402" w:author="David Conklin" w:date="2020-10-10T10:55:00Z">
            <w:r w:rsidR="006A13B7">
              <w:rPr>
                <w:rStyle w:val="Hyperlink"/>
                <w:b/>
                <w:bCs/>
                <w:noProof/>
              </w:rPr>
              <w:t>Error! Hyperlink reference not valid.</w:t>
            </w:r>
          </w:ins>
          <w:del w:id="403" w:author="David Conklin" w:date="2020-10-10T10:55:00Z">
            <w:r w:rsidRPr="00A90C20" w:rsidDel="006A13B7">
              <w:rPr>
                <w:rStyle w:val="Hyperlink"/>
                <w:noProof/>
              </w:rPr>
              <w:delText>Reality check</w:delText>
            </w:r>
            <w:r w:rsidDel="006A13B7">
              <w:rPr>
                <w:noProof/>
                <w:webHidden/>
              </w:rPr>
              <w:tab/>
            </w:r>
            <w:r w:rsidDel="006A13B7">
              <w:rPr>
                <w:noProof/>
                <w:webHidden/>
              </w:rPr>
              <w:fldChar w:fldCharType="begin"/>
            </w:r>
            <w:r w:rsidDel="006A13B7">
              <w:rPr>
                <w:noProof/>
                <w:webHidden/>
              </w:rPr>
              <w:delInstrText xml:space="preserve"> PAGEREF _Toc50800529 \h </w:delInstrText>
            </w:r>
            <w:r w:rsidDel="006A13B7">
              <w:rPr>
                <w:noProof/>
                <w:webHidden/>
              </w:rPr>
            </w:r>
            <w:r w:rsidDel="006A13B7">
              <w:rPr>
                <w:noProof/>
                <w:webHidden/>
              </w:rPr>
              <w:fldChar w:fldCharType="separate"/>
            </w:r>
            <w:r w:rsidDel="006A13B7">
              <w:rPr>
                <w:noProof/>
                <w:webHidden/>
              </w:rPr>
              <w:delText>36</w:delText>
            </w:r>
            <w:r w:rsidDel="006A13B7">
              <w:rPr>
                <w:noProof/>
                <w:webHidden/>
              </w:rPr>
              <w:fldChar w:fldCharType="end"/>
            </w:r>
            <w:r w:rsidRPr="00A90C20" w:rsidDel="006A13B7">
              <w:rPr>
                <w:rStyle w:val="Hyperlink"/>
                <w:noProof/>
              </w:rPr>
              <w:fldChar w:fldCharType="end"/>
            </w:r>
          </w:del>
        </w:p>
        <w:p w14:paraId="16673B1D" w14:textId="52BBE8D6" w:rsidR="00AD0B00" w:rsidDel="006A13B7" w:rsidRDefault="00AD0B00">
          <w:pPr>
            <w:pStyle w:val="TOC2"/>
            <w:tabs>
              <w:tab w:val="right" w:leader="dot" w:pos="9350"/>
            </w:tabs>
            <w:rPr>
              <w:del w:id="404" w:author="David Conklin" w:date="2020-10-10T10:55:00Z"/>
              <w:rFonts w:eastAsiaTheme="minorEastAsia"/>
              <w:noProof/>
            </w:rPr>
          </w:pPr>
          <w:del w:id="40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"_Toc50800530"</w:delInstrText>
            </w:r>
            <w:r w:rsidRPr="00A90C20" w:rsidDel="006A13B7">
              <w:rPr>
                <w:rStyle w:val="Hyperlink"/>
                <w:noProof/>
              </w:rPr>
              <w:delInstrText xml:space="preserve"> </w:delInstrText>
            </w:r>
            <w:r w:rsidRPr="00A90C20" w:rsidDel="006A13B7">
              <w:rPr>
                <w:rStyle w:val="Hyperlink"/>
                <w:noProof/>
              </w:rPr>
              <w:fldChar w:fldCharType="separate"/>
            </w:r>
          </w:del>
          <w:ins w:id="406" w:author="David Conklin" w:date="2020-10-10T10:55:00Z">
            <w:r w:rsidR="006A13B7">
              <w:rPr>
                <w:rStyle w:val="Hyperlink"/>
                <w:b/>
                <w:bCs/>
                <w:noProof/>
              </w:rPr>
              <w:t>Error! Hyperlink reference not valid.</w:t>
            </w:r>
          </w:ins>
          <w:del w:id="407" w:author="David Conklin" w:date="2020-10-10T10:55:00Z">
            <w:r w:rsidRPr="00A90C20" w:rsidDel="006A13B7">
              <w:rPr>
                <w:rStyle w:val="Hyperlink"/>
                <w:noProof/>
              </w:rPr>
              <w:delText>Clackamas wetlands v. McKenzie wetlands</w:delText>
            </w:r>
            <w:r w:rsidDel="006A13B7">
              <w:rPr>
                <w:noProof/>
                <w:webHidden/>
              </w:rPr>
              <w:tab/>
            </w:r>
            <w:r w:rsidDel="006A13B7">
              <w:rPr>
                <w:noProof/>
                <w:webHidden/>
              </w:rPr>
              <w:fldChar w:fldCharType="begin"/>
            </w:r>
            <w:r w:rsidDel="006A13B7">
              <w:rPr>
                <w:noProof/>
                <w:webHidden/>
              </w:rPr>
              <w:delInstrText xml:space="preserve"> PAGEREF _Toc50800530 \h </w:delInstrText>
            </w:r>
            <w:r w:rsidDel="006A13B7">
              <w:rPr>
                <w:noProof/>
                <w:webHidden/>
              </w:rPr>
            </w:r>
            <w:r w:rsidDel="006A13B7">
              <w:rPr>
                <w:noProof/>
                <w:webHidden/>
              </w:rPr>
              <w:fldChar w:fldCharType="separate"/>
            </w:r>
            <w:r w:rsidDel="006A13B7">
              <w:rPr>
                <w:noProof/>
                <w:webHidden/>
              </w:rPr>
              <w:delText>36</w:delText>
            </w:r>
            <w:r w:rsidDel="006A13B7">
              <w:rPr>
                <w:noProof/>
                <w:webHidden/>
              </w:rPr>
              <w:fldChar w:fldCharType="end"/>
            </w:r>
            <w:r w:rsidRPr="00A90C20" w:rsidDel="006A13B7">
              <w:rPr>
                <w:rStyle w:val="Hyperlink"/>
                <w:noProof/>
              </w:rPr>
              <w:fldChar w:fldCharType="end"/>
            </w:r>
          </w:del>
        </w:p>
        <w:p w14:paraId="11539277" w14:textId="6CDFD008" w:rsidR="00AD0B00" w:rsidDel="006A13B7" w:rsidRDefault="00AD0B00">
          <w:pPr>
            <w:pStyle w:val="TOC1"/>
            <w:tabs>
              <w:tab w:val="right" w:leader="dot" w:pos="9350"/>
            </w:tabs>
            <w:rPr>
              <w:del w:id="408" w:author="David Conklin" w:date="2020-10-10T10:55:00Z"/>
              <w:rFonts w:eastAsiaTheme="minorEastAsia"/>
              <w:noProof/>
            </w:rPr>
          </w:pPr>
          <w:del w:id="409"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"_Toc50800531"</w:delInstrText>
            </w:r>
            <w:r w:rsidRPr="00A90C20" w:rsidDel="006A13B7">
              <w:rPr>
                <w:rStyle w:val="Hyperlink"/>
                <w:noProof/>
              </w:rPr>
              <w:delInstrText xml:space="preserve"> </w:delInstrText>
            </w:r>
            <w:r w:rsidRPr="00A90C20" w:rsidDel="006A13B7">
              <w:rPr>
                <w:rStyle w:val="Hyperlink"/>
                <w:noProof/>
              </w:rPr>
              <w:fldChar w:fldCharType="separate"/>
            </w:r>
          </w:del>
          <w:ins w:id="410" w:author="David Conklin" w:date="2020-10-10T10:55:00Z">
            <w:r w:rsidR="006A13B7">
              <w:rPr>
                <w:rStyle w:val="Hyperlink"/>
                <w:b/>
                <w:bCs/>
                <w:noProof/>
              </w:rPr>
              <w:t>Error! Hyperlink reference not valid.</w:t>
            </w:r>
          </w:ins>
          <w:del w:id="411" w:author="David Conklin" w:date="2020-10-10T10:55:00Z">
            <w:r w:rsidRPr="00A90C20" w:rsidDel="006A13B7">
              <w:rPr>
                <w:rStyle w:val="Hyperlink"/>
                <w:noProof/>
              </w:rPr>
              <w:delText>The Clackamas Basin</w:delText>
            </w:r>
            <w:r w:rsidDel="006A13B7">
              <w:rPr>
                <w:noProof/>
                <w:webHidden/>
              </w:rPr>
              <w:tab/>
            </w:r>
            <w:r w:rsidDel="006A13B7">
              <w:rPr>
                <w:noProof/>
                <w:webHidden/>
              </w:rPr>
              <w:fldChar w:fldCharType="begin"/>
            </w:r>
            <w:r w:rsidDel="006A13B7">
              <w:rPr>
                <w:noProof/>
                <w:webHidden/>
              </w:rPr>
              <w:delInstrText xml:space="preserve"> PAGEREF _Toc50800531 \h </w:delInstrText>
            </w:r>
            <w:r w:rsidDel="006A13B7">
              <w:rPr>
                <w:noProof/>
                <w:webHidden/>
              </w:rPr>
            </w:r>
            <w:r w:rsidDel="006A13B7">
              <w:rPr>
                <w:noProof/>
                <w:webHidden/>
              </w:rPr>
              <w:fldChar w:fldCharType="separate"/>
            </w:r>
            <w:r w:rsidDel="006A13B7">
              <w:rPr>
                <w:noProof/>
                <w:webHidden/>
              </w:rPr>
              <w:delText>37</w:delText>
            </w:r>
            <w:r w:rsidDel="006A13B7">
              <w:rPr>
                <w:noProof/>
                <w:webHidden/>
              </w:rPr>
              <w:fldChar w:fldCharType="end"/>
            </w:r>
            <w:r w:rsidRPr="00A90C20" w:rsidDel="006A13B7">
              <w:rPr>
                <w:rStyle w:val="Hyperlink"/>
                <w:noProof/>
              </w:rPr>
              <w:fldChar w:fldCharType="end"/>
            </w:r>
          </w:del>
        </w:p>
        <w:p w14:paraId="4E26AB48" w14:textId="7135D070" w:rsidR="00AD0B00" w:rsidDel="006A13B7" w:rsidRDefault="00AD0B00">
          <w:pPr>
            <w:pStyle w:val="TOC1"/>
            <w:tabs>
              <w:tab w:val="right" w:leader="dot" w:pos="9350"/>
            </w:tabs>
            <w:rPr>
              <w:del w:id="412" w:author="David Conklin" w:date="2020-10-10T10:55:00Z"/>
              <w:rFonts w:eastAsiaTheme="minorEastAsia"/>
              <w:noProof/>
            </w:rPr>
          </w:pPr>
          <w:del w:id="413"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"_Toc50800532"</w:delInstrText>
            </w:r>
            <w:r w:rsidRPr="00A90C20" w:rsidDel="006A13B7">
              <w:rPr>
                <w:rStyle w:val="Hyperlink"/>
                <w:noProof/>
              </w:rPr>
              <w:delInstrText xml:space="preserve"> </w:delInstrText>
            </w:r>
            <w:r w:rsidRPr="00A90C20" w:rsidDel="006A13B7">
              <w:rPr>
                <w:rStyle w:val="Hyperlink"/>
                <w:noProof/>
              </w:rPr>
              <w:fldChar w:fldCharType="separate"/>
            </w:r>
          </w:del>
          <w:ins w:id="414" w:author="David Conklin" w:date="2020-10-10T10:55:00Z">
            <w:r w:rsidR="006A13B7">
              <w:rPr>
                <w:rStyle w:val="Hyperlink"/>
                <w:b/>
                <w:bCs/>
                <w:noProof/>
              </w:rPr>
              <w:t>Error! Hyperlink reference not valid.</w:t>
            </w:r>
          </w:ins>
          <w:del w:id="415" w:author="David Conklin" w:date="2020-10-10T10:55:00Z">
            <w:r w:rsidRPr="00A90C20" w:rsidDel="006A13B7">
              <w:rPr>
                <w:rStyle w:val="Hyperlink"/>
                <w:noProof/>
              </w:rPr>
              <w:delText>Directory structure and file names</w:delText>
            </w:r>
            <w:r w:rsidDel="006A13B7">
              <w:rPr>
                <w:noProof/>
                <w:webHidden/>
              </w:rPr>
              <w:tab/>
            </w:r>
            <w:r w:rsidDel="006A13B7">
              <w:rPr>
                <w:noProof/>
                <w:webHidden/>
              </w:rPr>
              <w:fldChar w:fldCharType="begin"/>
            </w:r>
            <w:r w:rsidDel="006A13B7">
              <w:rPr>
                <w:noProof/>
                <w:webHidden/>
              </w:rPr>
              <w:delInstrText xml:space="preserve"> PAGEREF _Toc50800532 \h </w:delInstrText>
            </w:r>
            <w:r w:rsidDel="006A13B7">
              <w:rPr>
                <w:noProof/>
                <w:webHidden/>
              </w:rPr>
            </w:r>
            <w:r w:rsidDel="006A13B7">
              <w:rPr>
                <w:noProof/>
                <w:webHidden/>
              </w:rPr>
              <w:fldChar w:fldCharType="separate"/>
            </w:r>
            <w:r w:rsidDel="006A13B7">
              <w:rPr>
                <w:noProof/>
                <w:webHidden/>
              </w:rPr>
              <w:delText>38</w:delText>
            </w:r>
            <w:r w:rsidDel="006A13B7">
              <w:rPr>
                <w:noProof/>
                <w:webHidden/>
              </w:rPr>
              <w:fldChar w:fldCharType="end"/>
            </w:r>
            <w:r w:rsidRPr="00A90C20" w:rsidDel="006A13B7">
              <w:rPr>
                <w:rStyle w:val="Hyperlink"/>
                <w:noProof/>
              </w:rPr>
              <w:fldChar w:fldCharType="end"/>
            </w:r>
          </w:del>
        </w:p>
        <w:p w14:paraId="3C85D102" w14:textId="2E169970" w:rsidR="00AD0B00" w:rsidDel="006A13B7" w:rsidRDefault="00AD0B00">
          <w:pPr>
            <w:pStyle w:val="TOC1"/>
            <w:tabs>
              <w:tab w:val="right" w:leader="dot" w:pos="9350"/>
            </w:tabs>
            <w:rPr>
              <w:del w:id="416" w:author="David Conklin" w:date="2020-10-10T10:55:00Z"/>
              <w:rFonts w:eastAsiaTheme="minorEastAsia"/>
              <w:noProof/>
            </w:rPr>
          </w:pPr>
          <w:del w:id="417"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"_Toc50800533"</w:delInstrText>
            </w:r>
            <w:r w:rsidRPr="00A90C20" w:rsidDel="006A13B7">
              <w:rPr>
                <w:rStyle w:val="Hyperlink"/>
                <w:noProof/>
              </w:rPr>
              <w:delInstrText xml:space="preserve"> </w:delInstrText>
            </w:r>
            <w:r w:rsidRPr="00A90C20" w:rsidDel="006A13B7">
              <w:rPr>
                <w:rStyle w:val="Hyperlink"/>
                <w:noProof/>
              </w:rPr>
              <w:fldChar w:fldCharType="separate"/>
            </w:r>
          </w:del>
          <w:ins w:id="418" w:author="David Conklin" w:date="2020-10-10T10:55:00Z">
            <w:r w:rsidR="006A13B7">
              <w:rPr>
                <w:rStyle w:val="Hyperlink"/>
                <w:b/>
                <w:bCs/>
                <w:noProof/>
              </w:rPr>
              <w:t>Error! Hyperlink reference not valid.</w:t>
            </w:r>
          </w:ins>
          <w:del w:id="419" w:author="David Conklin" w:date="2020-10-10T10:55:00Z">
            <w:r w:rsidRPr="00A90C20" w:rsidDel="006A13B7">
              <w:rPr>
                <w:rStyle w:val="Hyperlink"/>
                <w:noProof/>
              </w:rPr>
              <w:delText>Release Log</w:delText>
            </w:r>
            <w:r w:rsidDel="006A13B7">
              <w:rPr>
                <w:noProof/>
                <w:webHidden/>
              </w:rPr>
              <w:tab/>
            </w:r>
            <w:r w:rsidDel="006A13B7">
              <w:rPr>
                <w:noProof/>
                <w:webHidden/>
              </w:rPr>
              <w:fldChar w:fldCharType="begin"/>
            </w:r>
            <w:r w:rsidDel="006A13B7">
              <w:rPr>
                <w:noProof/>
                <w:webHidden/>
              </w:rPr>
              <w:delInstrText xml:space="preserve"> PAGEREF _Toc50800533 \h </w:delInstrText>
            </w:r>
            <w:r w:rsidDel="006A13B7">
              <w:rPr>
                <w:noProof/>
                <w:webHidden/>
              </w:rPr>
            </w:r>
            <w:r w:rsidDel="006A13B7">
              <w:rPr>
                <w:noProof/>
                <w:webHidden/>
              </w:rPr>
              <w:fldChar w:fldCharType="separate"/>
            </w:r>
            <w:r w:rsidDel="006A13B7">
              <w:rPr>
                <w:noProof/>
                <w:webHidden/>
              </w:rPr>
              <w:delText>39</w:delText>
            </w:r>
            <w:r w:rsidDel="006A13B7">
              <w:rPr>
                <w:noProof/>
                <w:webHidden/>
              </w:rPr>
              <w:fldChar w:fldCharType="end"/>
            </w:r>
            <w:r w:rsidRPr="00A90C20" w:rsidDel="006A13B7">
              <w:rPr>
                <w:rStyle w:val="Hyperlink"/>
                <w:noProof/>
              </w:rPr>
              <w:fldChar w:fldCharType="end"/>
            </w:r>
          </w:del>
        </w:p>
        <w:p w14:paraId="74B00A1F" w14:textId="5CC45455" w:rsidR="00AD0B00" w:rsidDel="006A13B7" w:rsidRDefault="00AD0B00">
          <w:pPr>
            <w:pStyle w:val="TOC1"/>
            <w:tabs>
              <w:tab w:val="right" w:leader="dot" w:pos="9350"/>
            </w:tabs>
            <w:rPr>
              <w:del w:id="420" w:author="David Conklin" w:date="2020-10-10T10:55:00Z"/>
              <w:rFonts w:eastAsiaTheme="minorEastAsia"/>
              <w:noProof/>
            </w:rPr>
          </w:pPr>
          <w:del w:id="421"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"_Toc50800534"</w:delInstrText>
            </w:r>
            <w:r w:rsidRPr="00A90C20" w:rsidDel="006A13B7">
              <w:rPr>
                <w:rStyle w:val="Hyperlink"/>
                <w:noProof/>
              </w:rPr>
              <w:delInstrText xml:space="preserve"> </w:delInstrText>
            </w:r>
            <w:r w:rsidRPr="00A90C20" w:rsidDel="006A13B7">
              <w:rPr>
                <w:rStyle w:val="Hyperlink"/>
                <w:noProof/>
              </w:rPr>
              <w:fldChar w:fldCharType="separate"/>
            </w:r>
          </w:del>
          <w:ins w:id="422" w:author="David Conklin" w:date="2020-10-10T10:55:00Z">
            <w:r w:rsidR="006A13B7">
              <w:rPr>
                <w:rStyle w:val="Hyperlink"/>
                <w:b/>
                <w:bCs/>
                <w:noProof/>
              </w:rPr>
              <w:t>Error! Hyperlink reference not valid.</w:t>
            </w:r>
          </w:ins>
          <w:del w:id="423" w:author="David Conklin" w:date="2020-10-10T10:55:00Z">
            <w:r w:rsidRPr="00A90C20" w:rsidDel="006A13B7">
              <w:rPr>
                <w:rStyle w:val="Hyperlink"/>
                <w:noProof/>
              </w:rPr>
              <w:delText>References</w:delText>
            </w:r>
            <w:r w:rsidDel="006A13B7">
              <w:rPr>
                <w:noProof/>
                <w:webHidden/>
              </w:rPr>
              <w:tab/>
            </w:r>
            <w:r w:rsidDel="006A13B7">
              <w:rPr>
                <w:noProof/>
                <w:webHidden/>
              </w:rPr>
              <w:fldChar w:fldCharType="begin"/>
            </w:r>
            <w:r w:rsidDel="006A13B7">
              <w:rPr>
                <w:noProof/>
                <w:webHidden/>
              </w:rPr>
              <w:delInstrText xml:space="preserve"> PAGEREF _Toc50800534 \h </w:delInstrText>
            </w:r>
            <w:r w:rsidDel="006A13B7">
              <w:rPr>
                <w:noProof/>
                <w:webHidden/>
              </w:rPr>
            </w:r>
            <w:r w:rsidDel="006A13B7">
              <w:rPr>
                <w:noProof/>
                <w:webHidden/>
              </w:rPr>
              <w:fldChar w:fldCharType="separate"/>
            </w:r>
            <w:r w:rsidDel="006A13B7">
              <w:rPr>
                <w:noProof/>
                <w:webHidden/>
              </w:rPr>
              <w:delText>41</w:delText>
            </w:r>
            <w:r w:rsidDel="006A13B7">
              <w:rPr>
                <w:noProof/>
                <w:webHidden/>
              </w:rPr>
              <w:fldChar w:fldCharType="end"/>
            </w:r>
            <w:r w:rsidRPr="00A90C20" w:rsidDel="006A13B7">
              <w:rPr>
                <w:rStyle w:val="Hyperlink"/>
                <w:noProof/>
              </w:rPr>
              <w:fldChar w:fldCharType="end"/>
            </w:r>
          </w:del>
        </w:p>
        <w:p w14:paraId="208143A5" w14:textId="3429B349" w:rsidR="00AD0B00" w:rsidDel="006A13B7" w:rsidRDefault="00AD0B00">
          <w:pPr>
            <w:pStyle w:val="TOC1"/>
            <w:tabs>
              <w:tab w:val="right" w:leader="dot" w:pos="9350"/>
            </w:tabs>
            <w:rPr>
              <w:del w:id="424" w:author="David Conklin" w:date="2020-10-10T10:55:00Z"/>
              <w:rFonts w:eastAsiaTheme="minorEastAsia"/>
              <w:noProof/>
            </w:rPr>
          </w:pPr>
          <w:del w:id="425" w:author="David Conklin" w:date="2020-10-10T10:55:00Z">
            <w:r w:rsidRPr="00A90C20" w:rsidDel="006A13B7">
              <w:rPr>
                <w:rStyle w:val="Hyperlink"/>
                <w:noProof/>
              </w:rPr>
              <w:fldChar w:fldCharType="begin"/>
            </w:r>
            <w:r w:rsidRPr="00A90C20" w:rsidDel="006A13B7">
              <w:rPr>
                <w:rStyle w:val="Hyperlink"/>
                <w:noProof/>
              </w:rPr>
              <w:delInstrText xml:space="preserve"> </w:delInstrText>
            </w:r>
            <w:r w:rsidDel="006A13B7">
              <w:rPr>
                <w:noProof/>
              </w:rPr>
              <w:delInstrText>HYPERLINK \l "_Toc50800535"</w:delInstrText>
            </w:r>
            <w:r w:rsidRPr="00A90C20" w:rsidDel="006A13B7">
              <w:rPr>
                <w:rStyle w:val="Hyperlink"/>
                <w:noProof/>
              </w:rPr>
              <w:delInstrText xml:space="preserve"> </w:delInstrText>
            </w:r>
            <w:r w:rsidRPr="00A90C20" w:rsidDel="006A13B7">
              <w:rPr>
                <w:rStyle w:val="Hyperlink"/>
                <w:noProof/>
              </w:rPr>
              <w:fldChar w:fldCharType="separate"/>
            </w:r>
          </w:del>
          <w:ins w:id="426" w:author="David Conklin" w:date="2020-10-10T10:55:00Z">
            <w:r w:rsidR="006A13B7">
              <w:rPr>
                <w:rStyle w:val="Hyperlink"/>
                <w:b/>
                <w:bCs/>
                <w:noProof/>
              </w:rPr>
              <w:t>Error! Hyperlink reference not valid.</w:t>
            </w:r>
          </w:ins>
          <w:del w:id="427" w:author="David Conklin" w:date="2020-10-10T10:55:00Z">
            <w:r w:rsidRPr="00A90C20" w:rsidDel="006A13B7">
              <w:rPr>
                <w:rStyle w:val="Hyperlink"/>
                <w:noProof/>
              </w:rPr>
              <w:delText>Acronyms and Abbreviations</w:delText>
            </w:r>
            <w:r w:rsidDel="006A13B7">
              <w:rPr>
                <w:noProof/>
                <w:webHidden/>
              </w:rPr>
              <w:tab/>
            </w:r>
            <w:r w:rsidDel="006A13B7">
              <w:rPr>
                <w:noProof/>
                <w:webHidden/>
              </w:rPr>
              <w:fldChar w:fldCharType="begin"/>
            </w:r>
            <w:r w:rsidDel="006A13B7">
              <w:rPr>
                <w:noProof/>
                <w:webHidden/>
              </w:rPr>
              <w:delInstrText xml:space="preserve"> PAGEREF _Toc50800535 \h </w:delInstrText>
            </w:r>
            <w:r w:rsidDel="006A13B7">
              <w:rPr>
                <w:noProof/>
                <w:webHidden/>
              </w:rPr>
            </w:r>
            <w:r w:rsidDel="006A13B7">
              <w:rPr>
                <w:noProof/>
                <w:webHidden/>
              </w:rPr>
              <w:fldChar w:fldCharType="separate"/>
            </w:r>
            <w:r w:rsidDel="006A13B7">
              <w:rPr>
                <w:noProof/>
                <w:webHidden/>
              </w:rPr>
              <w:delText>41</w:delText>
            </w:r>
            <w:r w:rsidDel="006A13B7">
              <w:rPr>
                <w:noProof/>
                <w:webHidden/>
              </w:rPr>
              <w:fldChar w:fldCharType="end"/>
            </w:r>
            <w:r w:rsidRPr="00A90C20" w:rsidDel="006A13B7">
              <w:rPr>
                <w:rStyle w:val="Hyperlink"/>
                <w:noProof/>
              </w:rPr>
              <w:fldChar w:fldCharType="end"/>
            </w:r>
          </w:del>
        </w:p>
        <w:p w14:paraId="11128E90" w14:textId="77777777" w:rsidR="007B1928" w:rsidRDefault="005B5E46">
          <w:pPr>
            <w:rPr>
              <w:b/>
              <w:bCs/>
              <w:noProof/>
            </w:rPr>
          </w:pPr>
          <w:r>
            <w:rPr>
              <w:b/>
              <w:bCs/>
              <w:noProof/>
            </w:rPr>
            <w:fldChar w:fldCharType="end"/>
          </w:r>
        </w:p>
      </w:sdtContent>
    </w:sdt>
    <w:p w14:paraId="3285C167" w14:textId="2B7A621C" w:rsidR="00054B65" w:rsidRDefault="00054B65">
      <w:del w:id="428" w:author="David Conklin" w:date="2020-10-10T10:56:00Z">
        <w:r w:rsidDel="006A13B7">
          <w:br w:type="page"/>
        </w:r>
      </w:del>
    </w:p>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111D5C8" w:rsidR="006A13B7" w:rsidRDefault="002C3E17">
      <w:pPr>
        <w:pStyle w:val="TableofFigures"/>
        <w:tabs>
          <w:tab w:val="right" w:leader="dot" w:pos="9350"/>
        </w:tabs>
        <w:rPr>
          <w:ins w:id="429" w:author="David Conklin" w:date="2020-10-10T10:56:00Z"/>
          <w:rFonts w:eastAsiaTheme="minorEastAsia"/>
          <w:noProof/>
        </w:rPr>
      </w:pPr>
      <w:r>
        <w:fldChar w:fldCharType="begin"/>
      </w:r>
      <w:r>
        <w:instrText xml:space="preserve"> TOC \h \z \c "Figure" </w:instrText>
      </w:r>
      <w:r>
        <w:fldChar w:fldCharType="separate"/>
      </w:r>
      <w:ins w:id="430" w:author="David Conklin" w:date="2020-10-10T10:56:00Z">
        <w:r w:rsidR="006A13B7" w:rsidRPr="0096697D">
          <w:rPr>
            <w:rStyle w:val="Hyperlink"/>
            <w:noProof/>
          </w:rPr>
          <w:fldChar w:fldCharType="begin"/>
        </w:r>
        <w:r w:rsidR="006A13B7" w:rsidRPr="0096697D">
          <w:rPr>
            <w:rStyle w:val="Hyperlink"/>
            <w:noProof/>
          </w:rPr>
          <w:instrText xml:space="preserve"> </w:instrText>
        </w:r>
        <w:r w:rsidR="006A13B7">
          <w:rPr>
            <w:noProof/>
          </w:rPr>
          <w:instrText>HYPERLINK \l "_Toc53219833"</w:instrText>
        </w:r>
        <w:r w:rsidR="006A13B7" w:rsidRPr="0096697D">
          <w:rPr>
            <w:rStyle w:val="Hyperlink"/>
            <w:noProof/>
          </w:rPr>
          <w:instrText xml:space="preserve"> </w:instrText>
        </w:r>
        <w:r w:rsidR="006A13B7" w:rsidRPr="0096697D">
          <w:rPr>
            <w:rStyle w:val="Hyperlink"/>
            <w:noProof/>
          </w:rPr>
        </w:r>
        <w:r w:rsidR="006A13B7" w:rsidRPr="0096697D">
          <w:rPr>
            <w:rStyle w:val="Hyperlink"/>
            <w:noProof/>
          </w:rPr>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ins>
      <w:r w:rsidR="006A13B7">
        <w:rPr>
          <w:noProof/>
          <w:webHidden/>
        </w:rPr>
        <w:fldChar w:fldCharType="separate"/>
      </w:r>
      <w:ins w:id="431" w:author="David Conklin" w:date="2020-10-10T10:56:00Z">
        <w:r w:rsidR="006A13B7">
          <w:rPr>
            <w:noProof/>
            <w:webHidden/>
          </w:rPr>
          <w:t>7</w:t>
        </w:r>
        <w:r w:rsidR="006A13B7">
          <w:rPr>
            <w:noProof/>
            <w:webHidden/>
          </w:rPr>
          <w:fldChar w:fldCharType="end"/>
        </w:r>
        <w:r w:rsidR="006A13B7" w:rsidRPr="0096697D">
          <w:rPr>
            <w:rStyle w:val="Hyperlink"/>
            <w:noProof/>
          </w:rPr>
          <w:fldChar w:fldCharType="end"/>
        </w:r>
      </w:ins>
    </w:p>
    <w:p w14:paraId="4268C92E" w14:textId="7C0BF082" w:rsidR="006A13B7" w:rsidRDefault="006A13B7">
      <w:pPr>
        <w:pStyle w:val="TableofFigures"/>
        <w:tabs>
          <w:tab w:val="right" w:leader="dot" w:pos="9350"/>
        </w:tabs>
        <w:rPr>
          <w:ins w:id="432" w:author="David Conklin" w:date="2020-10-10T10:56:00Z"/>
          <w:rFonts w:eastAsiaTheme="minorEastAsia"/>
          <w:noProof/>
        </w:rPr>
      </w:pPr>
      <w:ins w:id="433" w:author="David Conklin" w:date="2020-10-10T10:56:00Z">
        <w:r w:rsidRPr="0096697D">
          <w:rPr>
            <w:rStyle w:val="Hyperlink"/>
            <w:noProof/>
          </w:rPr>
          <w:fldChar w:fldCharType="begin"/>
        </w:r>
        <w:r w:rsidRPr="0096697D">
          <w:rPr>
            <w:rStyle w:val="Hyperlink"/>
            <w:noProof/>
          </w:rPr>
          <w:instrText xml:space="preserve"> </w:instrText>
        </w:r>
        <w:r>
          <w:rPr>
            <w:noProof/>
          </w:rPr>
          <w:instrText>HYPERLINK \l "_Toc53219834"</w:instrText>
        </w:r>
        <w:r w:rsidRPr="0096697D">
          <w:rPr>
            <w:rStyle w:val="Hyperlink"/>
            <w:noProof/>
          </w:rPr>
          <w:instrText xml:space="preserve"> </w:instrText>
        </w:r>
        <w:r w:rsidRPr="0096697D">
          <w:rPr>
            <w:rStyle w:val="Hyperlink"/>
            <w:noProof/>
          </w:rPr>
        </w:r>
        <w:r w:rsidRPr="0096697D">
          <w:rPr>
            <w:rStyle w:val="Hyperlink"/>
            <w:noProof/>
          </w:rPr>
          <w:fldChar w:fldCharType="separate"/>
        </w:r>
        <w:r w:rsidRPr="0096697D">
          <w:rPr>
            <w:rStyle w:val="Hyperlink"/>
            <w:noProof/>
          </w:rPr>
          <w:t>Figure 2. Tualatin basin study area; Chicken Creek watershed is highlighted.</w:t>
        </w:r>
        <w:r>
          <w:rPr>
            <w:noProof/>
            <w:webHidden/>
          </w:rPr>
          <w:tab/>
        </w:r>
        <w:r>
          <w:rPr>
            <w:noProof/>
            <w:webHidden/>
          </w:rPr>
          <w:fldChar w:fldCharType="begin"/>
        </w:r>
        <w:r>
          <w:rPr>
            <w:noProof/>
            <w:webHidden/>
          </w:rPr>
          <w:instrText xml:space="preserve"> PAGEREF _Toc53219834 \h </w:instrText>
        </w:r>
        <w:r>
          <w:rPr>
            <w:noProof/>
            <w:webHidden/>
          </w:rPr>
        </w:r>
      </w:ins>
      <w:r>
        <w:rPr>
          <w:noProof/>
          <w:webHidden/>
        </w:rPr>
        <w:fldChar w:fldCharType="separate"/>
      </w:r>
      <w:ins w:id="434" w:author="David Conklin" w:date="2020-10-10T10:56:00Z">
        <w:r>
          <w:rPr>
            <w:noProof/>
            <w:webHidden/>
          </w:rPr>
          <w:t>8</w:t>
        </w:r>
        <w:r>
          <w:rPr>
            <w:noProof/>
            <w:webHidden/>
          </w:rPr>
          <w:fldChar w:fldCharType="end"/>
        </w:r>
        <w:r w:rsidRPr="0096697D">
          <w:rPr>
            <w:rStyle w:val="Hyperlink"/>
            <w:noProof/>
          </w:rPr>
          <w:fldChar w:fldCharType="end"/>
        </w:r>
      </w:ins>
    </w:p>
    <w:p w14:paraId="48FAB7CA" w14:textId="65FD5B6C" w:rsidR="006A13B7" w:rsidRDefault="006A13B7">
      <w:pPr>
        <w:pStyle w:val="TableofFigures"/>
        <w:tabs>
          <w:tab w:val="right" w:leader="dot" w:pos="9350"/>
        </w:tabs>
        <w:rPr>
          <w:ins w:id="435" w:author="David Conklin" w:date="2020-10-10T10:56:00Z"/>
          <w:rFonts w:eastAsiaTheme="minorEastAsia"/>
          <w:noProof/>
        </w:rPr>
      </w:pPr>
      <w:ins w:id="436" w:author="David Conklin" w:date="2020-10-10T10:56:00Z">
        <w:r w:rsidRPr="0096697D">
          <w:rPr>
            <w:rStyle w:val="Hyperlink"/>
            <w:noProof/>
          </w:rPr>
          <w:fldChar w:fldCharType="begin"/>
        </w:r>
        <w:r w:rsidRPr="0096697D">
          <w:rPr>
            <w:rStyle w:val="Hyperlink"/>
            <w:noProof/>
          </w:rPr>
          <w:instrText xml:space="preserve"> </w:instrText>
        </w:r>
        <w:r>
          <w:rPr>
            <w:noProof/>
          </w:rPr>
          <w:instrText>HYPERLINK \l "_Toc53219835"</w:instrText>
        </w:r>
        <w:r w:rsidRPr="0096697D">
          <w:rPr>
            <w:rStyle w:val="Hyperlink"/>
            <w:noProof/>
          </w:rPr>
          <w:instrText xml:space="preserve"> </w:instrText>
        </w:r>
        <w:r w:rsidRPr="0096697D">
          <w:rPr>
            <w:rStyle w:val="Hyperlink"/>
            <w:noProof/>
          </w:rPr>
        </w:r>
        <w:r w:rsidRPr="0096697D">
          <w:rPr>
            <w:rStyle w:val="Hyperlink"/>
            <w:noProof/>
          </w:rPr>
          <w:fldChar w:fldCharType="separate"/>
        </w:r>
        <w:r w:rsidRPr="0096697D">
          <w:rPr>
            <w:rStyle w:val="Hyperlink"/>
            <w:noProof/>
          </w:rPr>
          <w:t>Figure 3. North Santiam watershed study area.</w:t>
        </w:r>
        <w:r>
          <w:rPr>
            <w:noProof/>
            <w:webHidden/>
          </w:rPr>
          <w:tab/>
        </w:r>
        <w:r>
          <w:rPr>
            <w:noProof/>
            <w:webHidden/>
          </w:rPr>
          <w:fldChar w:fldCharType="begin"/>
        </w:r>
        <w:r>
          <w:rPr>
            <w:noProof/>
            <w:webHidden/>
          </w:rPr>
          <w:instrText xml:space="preserve"> PAGEREF _Toc53219835 \h </w:instrText>
        </w:r>
        <w:r>
          <w:rPr>
            <w:noProof/>
            <w:webHidden/>
          </w:rPr>
        </w:r>
      </w:ins>
      <w:r>
        <w:rPr>
          <w:noProof/>
          <w:webHidden/>
        </w:rPr>
        <w:fldChar w:fldCharType="separate"/>
      </w:r>
      <w:ins w:id="437" w:author="David Conklin" w:date="2020-10-10T10:56:00Z">
        <w:r>
          <w:rPr>
            <w:noProof/>
            <w:webHidden/>
          </w:rPr>
          <w:t>9</w:t>
        </w:r>
        <w:r>
          <w:rPr>
            <w:noProof/>
            <w:webHidden/>
          </w:rPr>
          <w:fldChar w:fldCharType="end"/>
        </w:r>
        <w:r w:rsidRPr="0096697D">
          <w:rPr>
            <w:rStyle w:val="Hyperlink"/>
            <w:noProof/>
          </w:rPr>
          <w:fldChar w:fldCharType="end"/>
        </w:r>
      </w:ins>
    </w:p>
    <w:p w14:paraId="556989A9" w14:textId="4A23E4BD" w:rsidR="006A13B7" w:rsidRDefault="006A13B7">
      <w:pPr>
        <w:pStyle w:val="TableofFigures"/>
        <w:tabs>
          <w:tab w:val="right" w:leader="dot" w:pos="9350"/>
        </w:tabs>
        <w:rPr>
          <w:ins w:id="438" w:author="David Conklin" w:date="2020-10-10T10:56:00Z"/>
          <w:rFonts w:eastAsiaTheme="minorEastAsia"/>
          <w:noProof/>
        </w:rPr>
      </w:pPr>
      <w:ins w:id="439" w:author="David Conklin" w:date="2020-10-10T10:56:00Z">
        <w:r w:rsidRPr="0096697D">
          <w:rPr>
            <w:rStyle w:val="Hyperlink"/>
            <w:noProof/>
          </w:rPr>
          <w:fldChar w:fldCharType="begin"/>
        </w:r>
        <w:r w:rsidRPr="0096697D">
          <w:rPr>
            <w:rStyle w:val="Hyperlink"/>
            <w:noProof/>
          </w:rPr>
          <w:instrText xml:space="preserve"> </w:instrText>
        </w:r>
        <w:r>
          <w:rPr>
            <w:noProof/>
          </w:rPr>
          <w:instrText>HYPERLINK \l "_Toc53219836"</w:instrText>
        </w:r>
        <w:r w:rsidRPr="0096697D">
          <w:rPr>
            <w:rStyle w:val="Hyperlink"/>
            <w:noProof/>
          </w:rPr>
          <w:instrText xml:space="preserve"> </w:instrText>
        </w:r>
        <w:r w:rsidRPr="0096697D">
          <w:rPr>
            <w:rStyle w:val="Hyperlink"/>
            <w:noProof/>
          </w:rPr>
        </w:r>
        <w:r w:rsidRPr="0096697D">
          <w:rPr>
            <w:rStyle w:val="Hyperlink"/>
            <w:noProof/>
          </w:rPr>
          <w:fldChar w:fldCharType="separate"/>
        </w:r>
        <w:r w:rsidRPr="0096697D">
          <w:rPr>
            <w:rStyle w:val="Hyperlink"/>
            <w:noProof/>
          </w:rPr>
          <w:t>Figure 4. Upper Willamette study area.</w:t>
        </w:r>
        <w:r>
          <w:rPr>
            <w:noProof/>
            <w:webHidden/>
          </w:rPr>
          <w:tab/>
        </w:r>
        <w:r>
          <w:rPr>
            <w:noProof/>
            <w:webHidden/>
          </w:rPr>
          <w:fldChar w:fldCharType="begin"/>
        </w:r>
        <w:r>
          <w:rPr>
            <w:noProof/>
            <w:webHidden/>
          </w:rPr>
          <w:instrText xml:space="preserve"> PAGEREF _Toc53219836 \h </w:instrText>
        </w:r>
        <w:r>
          <w:rPr>
            <w:noProof/>
            <w:webHidden/>
          </w:rPr>
        </w:r>
      </w:ins>
      <w:r>
        <w:rPr>
          <w:noProof/>
          <w:webHidden/>
        </w:rPr>
        <w:fldChar w:fldCharType="separate"/>
      </w:r>
      <w:ins w:id="440" w:author="David Conklin" w:date="2020-10-10T10:56:00Z">
        <w:r>
          <w:rPr>
            <w:noProof/>
            <w:webHidden/>
          </w:rPr>
          <w:t>10</w:t>
        </w:r>
        <w:r>
          <w:rPr>
            <w:noProof/>
            <w:webHidden/>
          </w:rPr>
          <w:fldChar w:fldCharType="end"/>
        </w:r>
        <w:r w:rsidRPr="0096697D">
          <w:rPr>
            <w:rStyle w:val="Hyperlink"/>
            <w:noProof/>
          </w:rPr>
          <w:fldChar w:fldCharType="end"/>
        </w:r>
      </w:ins>
    </w:p>
    <w:p w14:paraId="4CD30AF6" w14:textId="4E0B7105" w:rsidR="006A13B7" w:rsidRDefault="006A13B7">
      <w:pPr>
        <w:pStyle w:val="TableofFigures"/>
        <w:tabs>
          <w:tab w:val="right" w:leader="dot" w:pos="9350"/>
        </w:tabs>
        <w:rPr>
          <w:ins w:id="441" w:author="David Conklin" w:date="2020-10-10T10:56:00Z"/>
          <w:rFonts w:eastAsiaTheme="minorEastAsia"/>
          <w:noProof/>
        </w:rPr>
      </w:pPr>
      <w:ins w:id="442" w:author="David Conklin" w:date="2020-10-10T10:56:00Z">
        <w:r w:rsidRPr="0096697D">
          <w:rPr>
            <w:rStyle w:val="Hyperlink"/>
            <w:noProof/>
          </w:rPr>
          <w:fldChar w:fldCharType="begin"/>
        </w:r>
        <w:r w:rsidRPr="0096697D">
          <w:rPr>
            <w:rStyle w:val="Hyperlink"/>
            <w:noProof/>
          </w:rPr>
          <w:instrText xml:space="preserve"> </w:instrText>
        </w:r>
        <w:r>
          <w:rPr>
            <w:noProof/>
          </w:rPr>
          <w:instrText>HYPERLINK \l "_Toc53219837"</w:instrText>
        </w:r>
        <w:r w:rsidRPr="0096697D">
          <w:rPr>
            <w:rStyle w:val="Hyperlink"/>
            <w:noProof/>
          </w:rPr>
          <w:instrText xml:space="preserve"> </w:instrText>
        </w:r>
        <w:r w:rsidRPr="0096697D">
          <w:rPr>
            <w:rStyle w:val="Hyperlink"/>
            <w:noProof/>
          </w:rPr>
        </w:r>
        <w:r w:rsidRPr="0096697D">
          <w:rPr>
            <w:rStyle w:val="Hyperlink"/>
            <w:noProof/>
          </w:rPr>
          <w:fldChar w:fldCharType="separate"/>
        </w:r>
        <w:r w:rsidRPr="0096697D">
          <w:rPr>
            <w:rStyle w:val="Hyperlink"/>
            <w:noProof/>
          </w:rPr>
          <w:t>Figure 5. Chicken Creek watershed study area.</w:t>
        </w:r>
        <w:r>
          <w:rPr>
            <w:noProof/>
            <w:webHidden/>
          </w:rPr>
          <w:tab/>
        </w:r>
        <w:r>
          <w:rPr>
            <w:noProof/>
            <w:webHidden/>
          </w:rPr>
          <w:fldChar w:fldCharType="begin"/>
        </w:r>
        <w:r>
          <w:rPr>
            <w:noProof/>
            <w:webHidden/>
          </w:rPr>
          <w:instrText xml:space="preserve"> PAGEREF _Toc53219837 \h </w:instrText>
        </w:r>
        <w:r>
          <w:rPr>
            <w:noProof/>
            <w:webHidden/>
          </w:rPr>
        </w:r>
      </w:ins>
      <w:r>
        <w:rPr>
          <w:noProof/>
          <w:webHidden/>
        </w:rPr>
        <w:fldChar w:fldCharType="separate"/>
      </w:r>
      <w:ins w:id="443" w:author="David Conklin" w:date="2020-10-10T10:56:00Z">
        <w:r>
          <w:rPr>
            <w:noProof/>
            <w:webHidden/>
          </w:rPr>
          <w:t>11</w:t>
        </w:r>
        <w:r>
          <w:rPr>
            <w:noProof/>
            <w:webHidden/>
          </w:rPr>
          <w:fldChar w:fldCharType="end"/>
        </w:r>
        <w:r w:rsidRPr="0096697D">
          <w:rPr>
            <w:rStyle w:val="Hyperlink"/>
            <w:noProof/>
          </w:rPr>
          <w:fldChar w:fldCharType="end"/>
        </w:r>
      </w:ins>
    </w:p>
    <w:p w14:paraId="57584ECA" w14:textId="5DA76C23" w:rsidR="006A13B7" w:rsidRDefault="006A13B7">
      <w:pPr>
        <w:pStyle w:val="TableofFigures"/>
        <w:tabs>
          <w:tab w:val="right" w:leader="dot" w:pos="9350"/>
        </w:tabs>
        <w:rPr>
          <w:ins w:id="444" w:author="David Conklin" w:date="2020-10-10T10:56:00Z"/>
          <w:rFonts w:eastAsiaTheme="minorEastAsia"/>
          <w:noProof/>
        </w:rPr>
      </w:pPr>
      <w:ins w:id="445" w:author="David Conklin" w:date="2020-10-10T10:56:00Z">
        <w:r w:rsidRPr="0096697D">
          <w:rPr>
            <w:rStyle w:val="Hyperlink"/>
            <w:noProof/>
          </w:rPr>
          <w:fldChar w:fldCharType="begin"/>
        </w:r>
        <w:r w:rsidRPr="0096697D">
          <w:rPr>
            <w:rStyle w:val="Hyperlink"/>
            <w:noProof/>
          </w:rPr>
          <w:instrText xml:space="preserve"> </w:instrText>
        </w:r>
        <w:r>
          <w:rPr>
            <w:noProof/>
          </w:rPr>
          <w:instrText>HYPERLINK \l "_Toc53219838"</w:instrText>
        </w:r>
        <w:r w:rsidRPr="0096697D">
          <w:rPr>
            <w:rStyle w:val="Hyperlink"/>
            <w:noProof/>
          </w:rPr>
          <w:instrText xml:space="preserve"> </w:instrText>
        </w:r>
        <w:r w:rsidRPr="0096697D">
          <w:rPr>
            <w:rStyle w:val="Hyperlink"/>
            <w:noProof/>
          </w:rPr>
        </w:r>
        <w:r w:rsidRPr="0096697D">
          <w:rPr>
            <w:rStyle w:val="Hyperlink"/>
            <w:noProof/>
          </w:rPr>
          <w:fldChar w:fldCharType="separate"/>
        </w:r>
        <w:r w:rsidRPr="0096697D">
          <w:rPr>
            <w:rStyle w:val="Hyperlink"/>
            <w:noProof/>
          </w:rPr>
          <w:t>Figure 6. Instream water rights in the North Santiam watershed</w:t>
        </w:r>
        <w:r>
          <w:rPr>
            <w:noProof/>
            <w:webHidden/>
          </w:rPr>
          <w:tab/>
        </w:r>
        <w:r>
          <w:rPr>
            <w:noProof/>
            <w:webHidden/>
          </w:rPr>
          <w:fldChar w:fldCharType="begin"/>
        </w:r>
        <w:r>
          <w:rPr>
            <w:noProof/>
            <w:webHidden/>
          </w:rPr>
          <w:instrText xml:space="preserve"> PAGEREF _Toc53219838 \h </w:instrText>
        </w:r>
        <w:r>
          <w:rPr>
            <w:noProof/>
            <w:webHidden/>
          </w:rPr>
        </w:r>
      </w:ins>
      <w:r>
        <w:rPr>
          <w:noProof/>
          <w:webHidden/>
        </w:rPr>
        <w:fldChar w:fldCharType="separate"/>
      </w:r>
      <w:ins w:id="446" w:author="David Conklin" w:date="2020-10-10T10:56:00Z">
        <w:r>
          <w:rPr>
            <w:noProof/>
            <w:webHidden/>
          </w:rPr>
          <w:t>27</w:t>
        </w:r>
        <w:r>
          <w:rPr>
            <w:noProof/>
            <w:webHidden/>
          </w:rPr>
          <w:fldChar w:fldCharType="end"/>
        </w:r>
        <w:r w:rsidRPr="0096697D">
          <w:rPr>
            <w:rStyle w:val="Hyperlink"/>
            <w:noProof/>
          </w:rPr>
          <w:fldChar w:fldCharType="end"/>
        </w:r>
      </w:ins>
    </w:p>
    <w:p w14:paraId="71D389E6" w14:textId="7D008EBE" w:rsidR="006A13B7" w:rsidRDefault="006A13B7">
      <w:pPr>
        <w:pStyle w:val="TableofFigures"/>
        <w:tabs>
          <w:tab w:val="right" w:leader="dot" w:pos="9350"/>
        </w:tabs>
        <w:rPr>
          <w:ins w:id="447" w:author="David Conklin" w:date="2020-10-10T10:56:00Z"/>
          <w:rFonts w:eastAsiaTheme="minorEastAsia"/>
          <w:noProof/>
        </w:rPr>
      </w:pPr>
      <w:ins w:id="448" w:author="David Conklin" w:date="2020-10-10T10:56:00Z">
        <w:r w:rsidRPr="0096697D">
          <w:rPr>
            <w:rStyle w:val="Hyperlink"/>
            <w:noProof/>
          </w:rPr>
          <w:fldChar w:fldCharType="begin"/>
        </w:r>
        <w:r w:rsidRPr="0096697D">
          <w:rPr>
            <w:rStyle w:val="Hyperlink"/>
            <w:noProof/>
          </w:rPr>
          <w:instrText xml:space="preserve"> </w:instrText>
        </w:r>
        <w:r>
          <w:rPr>
            <w:noProof/>
          </w:rPr>
          <w:instrText>HYPERLINK \l "_Toc53219839"</w:instrText>
        </w:r>
        <w:r w:rsidRPr="0096697D">
          <w:rPr>
            <w:rStyle w:val="Hyperlink"/>
            <w:noProof/>
          </w:rPr>
          <w:instrText xml:space="preserve"> </w:instrText>
        </w:r>
        <w:r w:rsidRPr="0096697D">
          <w:rPr>
            <w:rStyle w:val="Hyperlink"/>
            <w:noProof/>
          </w:rPr>
        </w:r>
        <w:r w:rsidRPr="0096697D">
          <w:rPr>
            <w:rStyle w:val="Hyperlink"/>
            <w:noProof/>
          </w:rPr>
          <w:fldChar w:fldCharType="separate"/>
        </w:r>
        <w:r w:rsidRPr="0096697D">
          <w:rPr>
            <w:rStyle w:val="Hyperlink"/>
            <w:noProof/>
          </w:rPr>
          <w:t>Figure 7. McKenzie basin in CW3M screen capture</w:t>
        </w:r>
        <w:r>
          <w:rPr>
            <w:noProof/>
            <w:webHidden/>
          </w:rPr>
          <w:tab/>
        </w:r>
        <w:r>
          <w:rPr>
            <w:noProof/>
            <w:webHidden/>
          </w:rPr>
          <w:fldChar w:fldCharType="begin"/>
        </w:r>
        <w:r>
          <w:rPr>
            <w:noProof/>
            <w:webHidden/>
          </w:rPr>
          <w:instrText xml:space="preserve"> PAGEREF _Toc53219839 \h </w:instrText>
        </w:r>
        <w:r>
          <w:rPr>
            <w:noProof/>
            <w:webHidden/>
          </w:rPr>
        </w:r>
      </w:ins>
      <w:r>
        <w:rPr>
          <w:noProof/>
          <w:webHidden/>
        </w:rPr>
        <w:fldChar w:fldCharType="separate"/>
      </w:r>
      <w:ins w:id="449" w:author="David Conklin" w:date="2020-10-10T10:56:00Z">
        <w:r>
          <w:rPr>
            <w:noProof/>
            <w:webHidden/>
          </w:rPr>
          <w:t>29</w:t>
        </w:r>
        <w:r>
          <w:rPr>
            <w:noProof/>
            <w:webHidden/>
          </w:rPr>
          <w:fldChar w:fldCharType="end"/>
        </w:r>
        <w:r w:rsidRPr="0096697D">
          <w:rPr>
            <w:rStyle w:val="Hyperlink"/>
            <w:noProof/>
          </w:rPr>
          <w:fldChar w:fldCharType="end"/>
        </w:r>
      </w:ins>
    </w:p>
    <w:p w14:paraId="5B5E39AF" w14:textId="658DED07" w:rsidR="006A13B7" w:rsidRDefault="006A13B7">
      <w:pPr>
        <w:pStyle w:val="TableofFigures"/>
        <w:tabs>
          <w:tab w:val="right" w:leader="dot" w:pos="9350"/>
        </w:tabs>
        <w:rPr>
          <w:ins w:id="450" w:author="David Conklin" w:date="2020-10-10T10:56:00Z"/>
          <w:rFonts w:eastAsiaTheme="minorEastAsia"/>
          <w:noProof/>
        </w:rPr>
      </w:pPr>
      <w:ins w:id="451" w:author="David Conklin" w:date="2020-10-10T10:56:00Z">
        <w:r w:rsidRPr="0096697D">
          <w:rPr>
            <w:rStyle w:val="Hyperlink"/>
            <w:noProof/>
          </w:rPr>
          <w:fldChar w:fldCharType="begin"/>
        </w:r>
        <w:r w:rsidRPr="0096697D">
          <w:rPr>
            <w:rStyle w:val="Hyperlink"/>
            <w:noProof/>
          </w:rPr>
          <w:instrText xml:space="preserve"> </w:instrText>
        </w:r>
        <w:r>
          <w:rPr>
            <w:noProof/>
          </w:rPr>
          <w:instrText>HYPERLINK \l "_Toc53219840"</w:instrText>
        </w:r>
        <w:r w:rsidRPr="0096697D">
          <w:rPr>
            <w:rStyle w:val="Hyperlink"/>
            <w:noProof/>
          </w:rPr>
          <w:instrText xml:space="preserve"> </w:instrText>
        </w:r>
        <w:r w:rsidRPr="0096697D">
          <w:rPr>
            <w:rStyle w:val="Hyperlink"/>
            <w:noProof/>
          </w:rPr>
        </w:r>
        <w:r w:rsidRPr="0096697D">
          <w:rPr>
            <w:rStyle w:val="Hyperlink"/>
            <w:noProof/>
          </w:rPr>
          <w:fldChar w:fldCharType="separate"/>
        </w:r>
        <w:r w:rsidRPr="0096697D">
          <w:rPr>
            <w:rStyle w:val="Hyperlink"/>
            <w:noProof/>
          </w:rPr>
          <w:t>Figure 8. Wetlands in the lower McKenzie basin, with their WETL_ID attribute values</w:t>
        </w:r>
        <w:r>
          <w:rPr>
            <w:noProof/>
            <w:webHidden/>
          </w:rPr>
          <w:tab/>
        </w:r>
        <w:r>
          <w:rPr>
            <w:noProof/>
            <w:webHidden/>
          </w:rPr>
          <w:fldChar w:fldCharType="begin"/>
        </w:r>
        <w:r>
          <w:rPr>
            <w:noProof/>
            <w:webHidden/>
          </w:rPr>
          <w:instrText xml:space="preserve"> PAGEREF _Toc53219840 \h </w:instrText>
        </w:r>
        <w:r>
          <w:rPr>
            <w:noProof/>
            <w:webHidden/>
          </w:rPr>
        </w:r>
      </w:ins>
      <w:r>
        <w:rPr>
          <w:noProof/>
          <w:webHidden/>
        </w:rPr>
        <w:fldChar w:fldCharType="separate"/>
      </w:r>
      <w:ins w:id="452" w:author="David Conklin" w:date="2020-10-10T10:56:00Z">
        <w:r>
          <w:rPr>
            <w:noProof/>
            <w:webHidden/>
          </w:rPr>
          <w:t>29</w:t>
        </w:r>
        <w:r>
          <w:rPr>
            <w:noProof/>
            <w:webHidden/>
          </w:rPr>
          <w:fldChar w:fldCharType="end"/>
        </w:r>
        <w:r w:rsidRPr="0096697D">
          <w:rPr>
            <w:rStyle w:val="Hyperlink"/>
            <w:noProof/>
          </w:rPr>
          <w:fldChar w:fldCharType="end"/>
        </w:r>
      </w:ins>
    </w:p>
    <w:p w14:paraId="48D7D59A" w14:textId="6C55C6CA" w:rsidR="006A13B7" w:rsidRDefault="006A13B7">
      <w:pPr>
        <w:pStyle w:val="TableofFigures"/>
        <w:tabs>
          <w:tab w:val="right" w:leader="dot" w:pos="9350"/>
        </w:tabs>
        <w:rPr>
          <w:ins w:id="453" w:author="David Conklin" w:date="2020-10-10T10:56:00Z"/>
          <w:rFonts w:eastAsiaTheme="minorEastAsia"/>
          <w:noProof/>
        </w:rPr>
      </w:pPr>
      <w:ins w:id="454" w:author="David Conklin" w:date="2020-10-10T10:56:00Z">
        <w:r w:rsidRPr="0096697D">
          <w:rPr>
            <w:rStyle w:val="Hyperlink"/>
            <w:noProof/>
          </w:rPr>
          <w:fldChar w:fldCharType="begin"/>
        </w:r>
        <w:r w:rsidRPr="0096697D">
          <w:rPr>
            <w:rStyle w:val="Hyperlink"/>
            <w:noProof/>
          </w:rPr>
          <w:instrText xml:space="preserve"> </w:instrText>
        </w:r>
        <w:r>
          <w:rPr>
            <w:noProof/>
          </w:rPr>
          <w:instrText>HYPERLINK \l "_Toc53219841"</w:instrText>
        </w:r>
        <w:r w:rsidRPr="0096697D">
          <w:rPr>
            <w:rStyle w:val="Hyperlink"/>
            <w:noProof/>
          </w:rPr>
          <w:instrText xml:space="preserve"> </w:instrText>
        </w:r>
        <w:r w:rsidRPr="0096697D">
          <w:rPr>
            <w:rStyle w:val="Hyperlink"/>
            <w:noProof/>
          </w:rPr>
        </w:r>
        <w:r w:rsidRPr="0096697D">
          <w:rPr>
            <w:rStyle w:val="Hyperlink"/>
            <w:noProof/>
          </w:rPr>
          <w:fldChar w:fldCharType="separate"/>
        </w:r>
        <w:r w:rsidRPr="0096697D">
          <w:rPr>
            <w:rStyle w:val="Hyperlink"/>
            <w:noProof/>
          </w:rPr>
          <w:t>Figure 9. Clackamas basin in CW3M screen capture</w:t>
        </w:r>
        <w:r>
          <w:rPr>
            <w:noProof/>
            <w:webHidden/>
          </w:rPr>
          <w:tab/>
        </w:r>
        <w:r>
          <w:rPr>
            <w:noProof/>
            <w:webHidden/>
          </w:rPr>
          <w:fldChar w:fldCharType="begin"/>
        </w:r>
        <w:r>
          <w:rPr>
            <w:noProof/>
            <w:webHidden/>
          </w:rPr>
          <w:instrText xml:space="preserve"> PAGEREF _Toc53219841 \h </w:instrText>
        </w:r>
        <w:r>
          <w:rPr>
            <w:noProof/>
            <w:webHidden/>
          </w:rPr>
        </w:r>
      </w:ins>
      <w:r>
        <w:rPr>
          <w:noProof/>
          <w:webHidden/>
        </w:rPr>
        <w:fldChar w:fldCharType="separate"/>
      </w:r>
      <w:ins w:id="455" w:author="David Conklin" w:date="2020-10-10T10:56:00Z">
        <w:r>
          <w:rPr>
            <w:noProof/>
            <w:webHidden/>
          </w:rPr>
          <w:t>36</w:t>
        </w:r>
        <w:r>
          <w:rPr>
            <w:noProof/>
            <w:webHidden/>
          </w:rPr>
          <w:fldChar w:fldCharType="end"/>
        </w:r>
        <w:r w:rsidRPr="0096697D">
          <w:rPr>
            <w:rStyle w:val="Hyperlink"/>
            <w:noProof/>
          </w:rPr>
          <w:fldChar w:fldCharType="end"/>
        </w:r>
      </w:ins>
    </w:p>
    <w:p w14:paraId="209C22E7" w14:textId="7DE8898D" w:rsidR="005B5E46" w:rsidDel="006A13B7" w:rsidRDefault="00FD7EFE">
      <w:pPr>
        <w:pStyle w:val="TableofFigures"/>
        <w:tabs>
          <w:tab w:val="right" w:leader="dot" w:pos="9350"/>
        </w:tabs>
        <w:rPr>
          <w:del w:id="456" w:author="David Conklin" w:date="2020-10-10T10:56:00Z"/>
          <w:rFonts w:eastAsiaTheme="minorEastAsia"/>
          <w:noProof/>
        </w:rPr>
      </w:pPr>
      <w:del w:id="457" w:author="David Conklin" w:date="2020-10-10T10:56:00Z">
        <w:r w:rsidDel="006A13B7">
          <w:rPr>
            <w:noProof/>
          </w:rPr>
          <w:fldChar w:fldCharType="begin"/>
        </w:r>
        <w:r w:rsidDel="006A13B7">
          <w:rPr>
            <w:noProof/>
          </w:rPr>
          <w:delInstrText xml:space="preserve"> HYPERLINK \l "_Toc48289340" </w:delInstrText>
        </w:r>
        <w:r w:rsidDel="006A13B7">
          <w:rPr>
            <w:noProof/>
          </w:rPr>
          <w:fldChar w:fldCharType="separate"/>
        </w:r>
      </w:del>
      <w:ins w:id="458" w:author="David Conklin" w:date="2020-10-10T10:56:00Z">
        <w:r w:rsidR="006A13B7">
          <w:rPr>
            <w:b/>
            <w:bCs/>
            <w:noProof/>
          </w:rPr>
          <w:t>Error! Hyperlink reference not valid.</w:t>
        </w:r>
      </w:ins>
      <w:del w:id="459" w:author="David Conklin" w:date="2020-10-10T10:56:00Z">
        <w:r w:rsidR="005B5E46" w:rsidRPr="007E1B43" w:rsidDel="006A13B7">
          <w:rPr>
            <w:rStyle w:val="Hyperlink"/>
            <w:noProof/>
          </w:rPr>
          <w:delText>Figure 1. Willamette River basin study area; embedded study areas are colored other than gray.  The 2 lighter blues together make up the upper Willamette basin study area.</w:delText>
        </w:r>
        <w:r w:rsidR="005B5E46" w:rsidDel="006A13B7">
          <w:rPr>
            <w:noProof/>
            <w:webHidden/>
          </w:rPr>
          <w:tab/>
        </w:r>
        <w:r w:rsidR="005B5E46" w:rsidDel="006A13B7">
          <w:rPr>
            <w:noProof/>
            <w:webHidden/>
          </w:rPr>
          <w:fldChar w:fldCharType="begin"/>
        </w:r>
        <w:r w:rsidR="005B5E46" w:rsidDel="006A13B7">
          <w:rPr>
            <w:noProof/>
            <w:webHidden/>
          </w:rPr>
          <w:delInstrText xml:space="preserve"> PAGEREF _Toc48289340 \h </w:delInstrText>
        </w:r>
        <w:r w:rsidR="005B5E46" w:rsidDel="006A13B7">
          <w:rPr>
            <w:noProof/>
            <w:webHidden/>
          </w:rPr>
        </w:r>
        <w:r w:rsidR="005B5E46" w:rsidDel="006A13B7">
          <w:rPr>
            <w:noProof/>
            <w:webHidden/>
          </w:rPr>
          <w:fldChar w:fldCharType="separate"/>
        </w:r>
        <w:r w:rsidR="00933943" w:rsidDel="006A13B7">
          <w:rPr>
            <w:noProof/>
            <w:webHidden/>
          </w:rPr>
          <w:delText>7</w:delText>
        </w:r>
        <w:r w:rsidR="005B5E46" w:rsidDel="006A13B7">
          <w:rPr>
            <w:noProof/>
            <w:webHidden/>
          </w:rPr>
          <w:fldChar w:fldCharType="end"/>
        </w:r>
        <w:r w:rsidDel="006A13B7">
          <w:rPr>
            <w:noProof/>
          </w:rPr>
          <w:fldChar w:fldCharType="end"/>
        </w:r>
      </w:del>
    </w:p>
    <w:p w14:paraId="20F3CA1E" w14:textId="48C84269" w:rsidR="005B5E46" w:rsidDel="006A13B7" w:rsidRDefault="00FD7EFE">
      <w:pPr>
        <w:pStyle w:val="TableofFigures"/>
        <w:tabs>
          <w:tab w:val="right" w:leader="dot" w:pos="9350"/>
        </w:tabs>
        <w:rPr>
          <w:del w:id="460" w:author="David Conklin" w:date="2020-10-10T10:56:00Z"/>
          <w:rFonts w:eastAsiaTheme="minorEastAsia"/>
          <w:noProof/>
        </w:rPr>
      </w:pPr>
      <w:del w:id="461" w:author="David Conklin" w:date="2020-10-10T10:56:00Z">
        <w:r w:rsidDel="006A13B7">
          <w:rPr>
            <w:noProof/>
          </w:rPr>
          <w:fldChar w:fldCharType="begin"/>
        </w:r>
        <w:r w:rsidDel="006A13B7">
          <w:rPr>
            <w:noProof/>
          </w:rPr>
          <w:delInstrText xml:space="preserve"> HYPERLINK \l "_Toc48289341" </w:delInstrText>
        </w:r>
        <w:r w:rsidDel="006A13B7">
          <w:rPr>
            <w:noProof/>
          </w:rPr>
          <w:fldChar w:fldCharType="separate"/>
        </w:r>
      </w:del>
      <w:ins w:id="462" w:author="David Conklin" w:date="2020-10-10T10:56:00Z">
        <w:r w:rsidR="006A13B7">
          <w:rPr>
            <w:b/>
            <w:bCs/>
            <w:noProof/>
          </w:rPr>
          <w:t>Error! Hyperlink reference not valid.</w:t>
        </w:r>
      </w:ins>
      <w:del w:id="463" w:author="David Conklin" w:date="2020-10-10T10:56:00Z">
        <w:r w:rsidR="005B5E46" w:rsidRPr="007E1B43" w:rsidDel="006A13B7">
          <w:rPr>
            <w:rStyle w:val="Hyperlink"/>
            <w:noProof/>
          </w:rPr>
          <w:delText>Figure 2. Tualatin basin study area; Chicken Creek watershed is highlighted.</w:delText>
        </w:r>
        <w:r w:rsidR="005B5E46" w:rsidDel="006A13B7">
          <w:rPr>
            <w:noProof/>
            <w:webHidden/>
          </w:rPr>
          <w:tab/>
        </w:r>
        <w:r w:rsidR="005B5E46" w:rsidDel="006A13B7">
          <w:rPr>
            <w:noProof/>
            <w:webHidden/>
          </w:rPr>
          <w:fldChar w:fldCharType="begin"/>
        </w:r>
        <w:r w:rsidR="005B5E46" w:rsidDel="006A13B7">
          <w:rPr>
            <w:noProof/>
            <w:webHidden/>
          </w:rPr>
          <w:delInstrText xml:space="preserve"> PAGEREF _Toc48289341 \h </w:delInstrText>
        </w:r>
        <w:r w:rsidR="005B5E46" w:rsidDel="006A13B7">
          <w:rPr>
            <w:noProof/>
            <w:webHidden/>
          </w:rPr>
        </w:r>
        <w:r w:rsidR="005B5E46" w:rsidDel="006A13B7">
          <w:rPr>
            <w:noProof/>
            <w:webHidden/>
          </w:rPr>
          <w:fldChar w:fldCharType="separate"/>
        </w:r>
        <w:r w:rsidR="00933943" w:rsidDel="006A13B7">
          <w:rPr>
            <w:noProof/>
            <w:webHidden/>
          </w:rPr>
          <w:delText>8</w:delText>
        </w:r>
        <w:r w:rsidR="005B5E46" w:rsidDel="006A13B7">
          <w:rPr>
            <w:noProof/>
            <w:webHidden/>
          </w:rPr>
          <w:fldChar w:fldCharType="end"/>
        </w:r>
        <w:r w:rsidDel="006A13B7">
          <w:rPr>
            <w:noProof/>
          </w:rPr>
          <w:fldChar w:fldCharType="end"/>
        </w:r>
      </w:del>
    </w:p>
    <w:p w14:paraId="439D9E57" w14:textId="6C21C551" w:rsidR="005B5E46" w:rsidDel="006A13B7" w:rsidRDefault="00FD7EFE">
      <w:pPr>
        <w:pStyle w:val="TableofFigures"/>
        <w:tabs>
          <w:tab w:val="right" w:leader="dot" w:pos="9350"/>
        </w:tabs>
        <w:rPr>
          <w:del w:id="464" w:author="David Conklin" w:date="2020-10-10T10:56:00Z"/>
          <w:rFonts w:eastAsiaTheme="minorEastAsia"/>
          <w:noProof/>
        </w:rPr>
      </w:pPr>
      <w:del w:id="465" w:author="David Conklin" w:date="2020-10-10T10:56:00Z">
        <w:r w:rsidDel="006A13B7">
          <w:rPr>
            <w:noProof/>
          </w:rPr>
          <w:fldChar w:fldCharType="begin"/>
        </w:r>
        <w:r w:rsidDel="006A13B7">
          <w:rPr>
            <w:noProof/>
          </w:rPr>
          <w:delInstrText xml:space="preserve"> HYPERLINK \l "_Toc48289342" </w:delInstrText>
        </w:r>
        <w:r w:rsidDel="006A13B7">
          <w:rPr>
            <w:noProof/>
          </w:rPr>
          <w:fldChar w:fldCharType="separate"/>
        </w:r>
      </w:del>
      <w:ins w:id="466" w:author="David Conklin" w:date="2020-10-10T10:56:00Z">
        <w:r w:rsidR="006A13B7">
          <w:rPr>
            <w:b/>
            <w:bCs/>
            <w:noProof/>
          </w:rPr>
          <w:t>Error! Hyperlink reference not valid.</w:t>
        </w:r>
      </w:ins>
      <w:del w:id="467" w:author="David Conklin" w:date="2020-10-10T10:56:00Z">
        <w:r w:rsidR="005B5E46" w:rsidRPr="007E1B43" w:rsidDel="006A13B7">
          <w:rPr>
            <w:rStyle w:val="Hyperlink"/>
            <w:noProof/>
          </w:rPr>
          <w:delText>Figure 3. North Santiam watershed study area.</w:delText>
        </w:r>
        <w:r w:rsidR="005B5E46" w:rsidDel="006A13B7">
          <w:rPr>
            <w:noProof/>
            <w:webHidden/>
          </w:rPr>
          <w:tab/>
        </w:r>
        <w:r w:rsidR="005B5E46" w:rsidDel="006A13B7">
          <w:rPr>
            <w:noProof/>
            <w:webHidden/>
          </w:rPr>
          <w:fldChar w:fldCharType="begin"/>
        </w:r>
        <w:r w:rsidR="005B5E46" w:rsidDel="006A13B7">
          <w:rPr>
            <w:noProof/>
            <w:webHidden/>
          </w:rPr>
          <w:delInstrText xml:space="preserve"> PAGEREF _Toc48289342 \h </w:delInstrText>
        </w:r>
        <w:r w:rsidR="005B5E46" w:rsidDel="006A13B7">
          <w:rPr>
            <w:noProof/>
            <w:webHidden/>
          </w:rPr>
        </w:r>
        <w:r w:rsidR="005B5E46" w:rsidDel="006A13B7">
          <w:rPr>
            <w:noProof/>
            <w:webHidden/>
          </w:rPr>
          <w:fldChar w:fldCharType="separate"/>
        </w:r>
        <w:r w:rsidR="00933943" w:rsidDel="006A13B7">
          <w:rPr>
            <w:noProof/>
            <w:webHidden/>
          </w:rPr>
          <w:delText>9</w:delText>
        </w:r>
        <w:r w:rsidR="005B5E46" w:rsidDel="006A13B7">
          <w:rPr>
            <w:noProof/>
            <w:webHidden/>
          </w:rPr>
          <w:fldChar w:fldCharType="end"/>
        </w:r>
        <w:r w:rsidDel="006A13B7">
          <w:rPr>
            <w:noProof/>
          </w:rPr>
          <w:fldChar w:fldCharType="end"/>
        </w:r>
      </w:del>
    </w:p>
    <w:p w14:paraId="10D0475A" w14:textId="79966DE5" w:rsidR="005B5E46" w:rsidDel="006A13B7" w:rsidRDefault="00FD7EFE">
      <w:pPr>
        <w:pStyle w:val="TableofFigures"/>
        <w:tabs>
          <w:tab w:val="right" w:leader="dot" w:pos="9350"/>
        </w:tabs>
        <w:rPr>
          <w:del w:id="468" w:author="David Conklin" w:date="2020-10-10T10:56:00Z"/>
          <w:rFonts w:eastAsiaTheme="minorEastAsia"/>
          <w:noProof/>
        </w:rPr>
      </w:pPr>
      <w:del w:id="469" w:author="David Conklin" w:date="2020-10-10T10:56:00Z">
        <w:r w:rsidDel="006A13B7">
          <w:rPr>
            <w:noProof/>
          </w:rPr>
          <w:fldChar w:fldCharType="begin"/>
        </w:r>
        <w:r w:rsidDel="006A13B7">
          <w:rPr>
            <w:noProof/>
          </w:rPr>
          <w:delInstrText xml:space="preserve"> HYPERLINK \l "_Toc48289343" </w:delInstrText>
        </w:r>
        <w:r w:rsidDel="006A13B7">
          <w:rPr>
            <w:noProof/>
          </w:rPr>
          <w:fldChar w:fldCharType="separate"/>
        </w:r>
      </w:del>
      <w:ins w:id="470" w:author="David Conklin" w:date="2020-10-10T10:56:00Z">
        <w:r w:rsidR="006A13B7">
          <w:rPr>
            <w:b/>
            <w:bCs/>
            <w:noProof/>
          </w:rPr>
          <w:t>Error! Hyperlink reference not valid.</w:t>
        </w:r>
      </w:ins>
      <w:del w:id="471" w:author="David Conklin" w:date="2020-10-10T10:56:00Z">
        <w:r w:rsidR="005B5E46" w:rsidRPr="007E1B43" w:rsidDel="006A13B7">
          <w:rPr>
            <w:rStyle w:val="Hyperlink"/>
            <w:noProof/>
          </w:rPr>
          <w:delText>Figure 4. Upper Willamette study area.</w:delText>
        </w:r>
        <w:r w:rsidR="005B5E46" w:rsidDel="006A13B7">
          <w:rPr>
            <w:noProof/>
            <w:webHidden/>
          </w:rPr>
          <w:tab/>
        </w:r>
        <w:r w:rsidR="005B5E46" w:rsidDel="006A13B7">
          <w:rPr>
            <w:noProof/>
            <w:webHidden/>
          </w:rPr>
          <w:fldChar w:fldCharType="begin"/>
        </w:r>
        <w:r w:rsidR="005B5E46" w:rsidDel="006A13B7">
          <w:rPr>
            <w:noProof/>
            <w:webHidden/>
          </w:rPr>
          <w:delInstrText xml:space="preserve"> PAGEREF _Toc48289343 \h </w:delInstrText>
        </w:r>
        <w:r w:rsidR="005B5E46" w:rsidDel="006A13B7">
          <w:rPr>
            <w:noProof/>
            <w:webHidden/>
          </w:rPr>
        </w:r>
        <w:r w:rsidR="005B5E46" w:rsidDel="006A13B7">
          <w:rPr>
            <w:noProof/>
            <w:webHidden/>
          </w:rPr>
          <w:fldChar w:fldCharType="separate"/>
        </w:r>
        <w:r w:rsidR="00933943" w:rsidDel="006A13B7">
          <w:rPr>
            <w:noProof/>
            <w:webHidden/>
          </w:rPr>
          <w:delText>10</w:delText>
        </w:r>
        <w:r w:rsidR="005B5E46" w:rsidDel="006A13B7">
          <w:rPr>
            <w:noProof/>
            <w:webHidden/>
          </w:rPr>
          <w:fldChar w:fldCharType="end"/>
        </w:r>
        <w:r w:rsidDel="006A13B7">
          <w:rPr>
            <w:noProof/>
          </w:rPr>
          <w:fldChar w:fldCharType="end"/>
        </w:r>
      </w:del>
    </w:p>
    <w:p w14:paraId="214DEFB6" w14:textId="5B8D8380" w:rsidR="005B5E46" w:rsidDel="006A13B7" w:rsidRDefault="00FD7EFE">
      <w:pPr>
        <w:pStyle w:val="TableofFigures"/>
        <w:tabs>
          <w:tab w:val="right" w:leader="dot" w:pos="9350"/>
        </w:tabs>
        <w:rPr>
          <w:del w:id="472" w:author="David Conklin" w:date="2020-10-10T10:56:00Z"/>
          <w:rFonts w:eastAsiaTheme="minorEastAsia"/>
          <w:noProof/>
        </w:rPr>
      </w:pPr>
      <w:del w:id="473" w:author="David Conklin" w:date="2020-10-10T10:56:00Z">
        <w:r w:rsidDel="006A13B7">
          <w:rPr>
            <w:noProof/>
          </w:rPr>
          <w:fldChar w:fldCharType="begin"/>
        </w:r>
        <w:r w:rsidDel="006A13B7">
          <w:rPr>
            <w:noProof/>
          </w:rPr>
          <w:delInstrText xml:space="preserve"> HYPERLINK \l "_Toc48289344" </w:delInstrText>
        </w:r>
        <w:r w:rsidDel="006A13B7">
          <w:rPr>
            <w:noProof/>
          </w:rPr>
          <w:fldChar w:fldCharType="separate"/>
        </w:r>
      </w:del>
      <w:ins w:id="474" w:author="David Conklin" w:date="2020-10-10T10:56:00Z">
        <w:r w:rsidR="006A13B7">
          <w:rPr>
            <w:b/>
            <w:bCs/>
            <w:noProof/>
          </w:rPr>
          <w:t>Error! Hyperlink reference not valid.</w:t>
        </w:r>
      </w:ins>
      <w:del w:id="475" w:author="David Conklin" w:date="2020-10-10T10:56:00Z">
        <w:r w:rsidR="005B5E46" w:rsidRPr="007E1B43" w:rsidDel="006A13B7">
          <w:rPr>
            <w:rStyle w:val="Hyperlink"/>
            <w:noProof/>
          </w:rPr>
          <w:delText>Figure 5. Chicken Creek watershed study area.</w:delText>
        </w:r>
        <w:r w:rsidR="005B5E46" w:rsidDel="006A13B7">
          <w:rPr>
            <w:noProof/>
            <w:webHidden/>
          </w:rPr>
          <w:tab/>
        </w:r>
        <w:r w:rsidR="005B5E46" w:rsidDel="006A13B7">
          <w:rPr>
            <w:noProof/>
            <w:webHidden/>
          </w:rPr>
          <w:fldChar w:fldCharType="begin"/>
        </w:r>
        <w:r w:rsidR="005B5E46" w:rsidDel="006A13B7">
          <w:rPr>
            <w:noProof/>
            <w:webHidden/>
          </w:rPr>
          <w:delInstrText xml:space="preserve"> PAGEREF _Toc48289344 \h </w:delInstrText>
        </w:r>
        <w:r w:rsidR="005B5E46" w:rsidDel="006A13B7">
          <w:rPr>
            <w:noProof/>
            <w:webHidden/>
          </w:rPr>
        </w:r>
        <w:r w:rsidR="005B5E46" w:rsidDel="006A13B7">
          <w:rPr>
            <w:noProof/>
            <w:webHidden/>
          </w:rPr>
          <w:fldChar w:fldCharType="separate"/>
        </w:r>
        <w:r w:rsidR="00933943" w:rsidDel="006A13B7">
          <w:rPr>
            <w:noProof/>
            <w:webHidden/>
          </w:rPr>
          <w:delText>11</w:delText>
        </w:r>
        <w:r w:rsidR="005B5E46" w:rsidDel="006A13B7">
          <w:rPr>
            <w:noProof/>
            <w:webHidden/>
          </w:rPr>
          <w:fldChar w:fldCharType="end"/>
        </w:r>
        <w:r w:rsidDel="006A13B7">
          <w:rPr>
            <w:noProof/>
          </w:rPr>
          <w:fldChar w:fldCharType="end"/>
        </w:r>
      </w:del>
    </w:p>
    <w:p w14:paraId="45F1CC71" w14:textId="52F89929" w:rsidR="005B5E46" w:rsidDel="006A13B7" w:rsidRDefault="00FD7EFE">
      <w:pPr>
        <w:pStyle w:val="TableofFigures"/>
        <w:tabs>
          <w:tab w:val="right" w:leader="dot" w:pos="9350"/>
        </w:tabs>
        <w:rPr>
          <w:del w:id="476" w:author="David Conklin" w:date="2020-10-10T10:56:00Z"/>
          <w:rFonts w:eastAsiaTheme="minorEastAsia"/>
          <w:noProof/>
        </w:rPr>
      </w:pPr>
      <w:del w:id="477" w:author="David Conklin" w:date="2020-10-10T10:56:00Z">
        <w:r w:rsidDel="006A13B7">
          <w:rPr>
            <w:noProof/>
          </w:rPr>
          <w:fldChar w:fldCharType="begin"/>
        </w:r>
        <w:r w:rsidDel="006A13B7">
          <w:rPr>
            <w:noProof/>
          </w:rPr>
          <w:delInstrText xml:space="preserve"> HYPERLINK \l "_Toc48289345" </w:delInstrText>
        </w:r>
        <w:r w:rsidDel="006A13B7">
          <w:rPr>
            <w:noProof/>
          </w:rPr>
          <w:fldChar w:fldCharType="separate"/>
        </w:r>
      </w:del>
      <w:ins w:id="478" w:author="David Conklin" w:date="2020-10-10T10:56:00Z">
        <w:r w:rsidR="006A13B7">
          <w:rPr>
            <w:b/>
            <w:bCs/>
            <w:noProof/>
          </w:rPr>
          <w:t>Error! Hyperlink reference not valid.</w:t>
        </w:r>
      </w:ins>
      <w:del w:id="479" w:author="David Conklin" w:date="2020-10-10T10:56:00Z">
        <w:r w:rsidR="005B5E46" w:rsidRPr="007E1B43" w:rsidDel="006A13B7">
          <w:rPr>
            <w:rStyle w:val="Hyperlink"/>
            <w:noProof/>
          </w:rPr>
          <w:delText>Figure 6. Instream water rights in the North Santiam watershed</w:delText>
        </w:r>
        <w:r w:rsidR="005B5E46" w:rsidDel="006A13B7">
          <w:rPr>
            <w:noProof/>
            <w:webHidden/>
          </w:rPr>
          <w:tab/>
        </w:r>
        <w:r w:rsidR="005B5E46" w:rsidDel="006A13B7">
          <w:rPr>
            <w:noProof/>
            <w:webHidden/>
          </w:rPr>
          <w:fldChar w:fldCharType="begin"/>
        </w:r>
        <w:r w:rsidR="005B5E46" w:rsidDel="006A13B7">
          <w:rPr>
            <w:noProof/>
            <w:webHidden/>
          </w:rPr>
          <w:delInstrText xml:space="preserve"> PAGEREF _Toc48289345 \h </w:delInstrText>
        </w:r>
        <w:r w:rsidR="005B5E46" w:rsidDel="006A13B7">
          <w:rPr>
            <w:noProof/>
            <w:webHidden/>
          </w:rPr>
        </w:r>
        <w:r w:rsidR="005B5E46" w:rsidDel="006A13B7">
          <w:rPr>
            <w:noProof/>
            <w:webHidden/>
          </w:rPr>
          <w:fldChar w:fldCharType="separate"/>
        </w:r>
        <w:r w:rsidR="00933943" w:rsidDel="006A13B7">
          <w:rPr>
            <w:noProof/>
            <w:webHidden/>
          </w:rPr>
          <w:delText>25</w:delText>
        </w:r>
        <w:r w:rsidR="005B5E46" w:rsidDel="006A13B7">
          <w:rPr>
            <w:noProof/>
            <w:webHidden/>
          </w:rPr>
          <w:fldChar w:fldCharType="end"/>
        </w:r>
        <w:r w:rsidDel="006A13B7">
          <w:rPr>
            <w:noProof/>
          </w:rPr>
          <w:fldChar w:fldCharType="end"/>
        </w:r>
      </w:del>
    </w:p>
    <w:p w14:paraId="683CF526" w14:textId="18D13A7F" w:rsidR="005B5E46" w:rsidDel="006A13B7" w:rsidRDefault="00FD7EFE">
      <w:pPr>
        <w:pStyle w:val="TableofFigures"/>
        <w:tabs>
          <w:tab w:val="right" w:leader="dot" w:pos="9350"/>
        </w:tabs>
        <w:rPr>
          <w:del w:id="480" w:author="David Conklin" w:date="2020-10-10T10:56:00Z"/>
          <w:rFonts w:eastAsiaTheme="minorEastAsia"/>
          <w:noProof/>
        </w:rPr>
      </w:pPr>
      <w:del w:id="481" w:author="David Conklin" w:date="2020-10-10T10:56:00Z">
        <w:r w:rsidDel="006A13B7">
          <w:rPr>
            <w:noProof/>
          </w:rPr>
          <w:fldChar w:fldCharType="begin"/>
        </w:r>
        <w:r w:rsidDel="006A13B7">
          <w:rPr>
            <w:noProof/>
          </w:rPr>
          <w:delInstrText xml:space="preserve"> HYPERLINK \l "_Toc48289346" </w:delInstrText>
        </w:r>
        <w:r w:rsidDel="006A13B7">
          <w:rPr>
            <w:noProof/>
          </w:rPr>
          <w:fldChar w:fldCharType="separate"/>
        </w:r>
      </w:del>
      <w:ins w:id="482" w:author="David Conklin" w:date="2020-10-10T10:56:00Z">
        <w:r w:rsidR="006A13B7">
          <w:rPr>
            <w:b/>
            <w:bCs/>
            <w:noProof/>
          </w:rPr>
          <w:t>Error! Hyperlink reference not valid.</w:t>
        </w:r>
      </w:ins>
      <w:del w:id="483" w:author="David Conklin" w:date="2020-10-10T10:56:00Z">
        <w:r w:rsidR="005B5E46" w:rsidRPr="007E1B43" w:rsidDel="006A13B7">
          <w:rPr>
            <w:rStyle w:val="Hyperlink"/>
            <w:noProof/>
          </w:rPr>
          <w:delText>Figure 7. McKenzie basin in CW3M screen capture</w:delText>
        </w:r>
        <w:r w:rsidR="005B5E46" w:rsidDel="006A13B7">
          <w:rPr>
            <w:noProof/>
            <w:webHidden/>
          </w:rPr>
          <w:tab/>
        </w:r>
        <w:r w:rsidR="005B5E46" w:rsidDel="006A13B7">
          <w:rPr>
            <w:noProof/>
            <w:webHidden/>
          </w:rPr>
          <w:fldChar w:fldCharType="begin"/>
        </w:r>
        <w:r w:rsidR="005B5E46" w:rsidDel="006A13B7">
          <w:rPr>
            <w:noProof/>
            <w:webHidden/>
          </w:rPr>
          <w:delInstrText xml:space="preserve"> PAGEREF _Toc48289346 \h </w:delInstrText>
        </w:r>
        <w:r w:rsidR="005B5E46" w:rsidDel="006A13B7">
          <w:rPr>
            <w:noProof/>
            <w:webHidden/>
          </w:rPr>
        </w:r>
        <w:r w:rsidR="005B5E46" w:rsidDel="006A13B7">
          <w:rPr>
            <w:noProof/>
            <w:webHidden/>
          </w:rPr>
          <w:fldChar w:fldCharType="separate"/>
        </w:r>
        <w:r w:rsidR="00933943" w:rsidDel="006A13B7">
          <w:rPr>
            <w:noProof/>
            <w:webHidden/>
          </w:rPr>
          <w:delText>27</w:delText>
        </w:r>
        <w:r w:rsidR="005B5E46" w:rsidDel="006A13B7">
          <w:rPr>
            <w:noProof/>
            <w:webHidden/>
          </w:rPr>
          <w:fldChar w:fldCharType="end"/>
        </w:r>
        <w:r w:rsidDel="006A13B7">
          <w:rPr>
            <w:noProof/>
          </w:rPr>
          <w:fldChar w:fldCharType="end"/>
        </w:r>
      </w:del>
    </w:p>
    <w:p w14:paraId="05959471" w14:textId="672C5EB2" w:rsidR="005B5E46" w:rsidDel="006A13B7" w:rsidRDefault="00FD7EFE">
      <w:pPr>
        <w:pStyle w:val="TableofFigures"/>
        <w:tabs>
          <w:tab w:val="right" w:leader="dot" w:pos="9350"/>
        </w:tabs>
        <w:rPr>
          <w:del w:id="484" w:author="David Conklin" w:date="2020-10-10T10:56:00Z"/>
          <w:rFonts w:eastAsiaTheme="minorEastAsia"/>
          <w:noProof/>
        </w:rPr>
      </w:pPr>
      <w:del w:id="485" w:author="David Conklin" w:date="2020-10-10T10:56:00Z">
        <w:r w:rsidDel="006A13B7">
          <w:rPr>
            <w:noProof/>
          </w:rPr>
          <w:fldChar w:fldCharType="begin"/>
        </w:r>
        <w:r w:rsidDel="006A13B7">
          <w:rPr>
            <w:noProof/>
          </w:rPr>
          <w:delInstrText xml:space="preserve"> HYPERLINK \l "_Toc48289347" </w:delInstrText>
        </w:r>
        <w:r w:rsidDel="006A13B7">
          <w:rPr>
            <w:noProof/>
          </w:rPr>
          <w:fldChar w:fldCharType="separate"/>
        </w:r>
      </w:del>
      <w:ins w:id="486" w:author="David Conklin" w:date="2020-10-10T10:56:00Z">
        <w:r w:rsidR="006A13B7">
          <w:rPr>
            <w:b/>
            <w:bCs/>
            <w:noProof/>
          </w:rPr>
          <w:t>Error! Hyperlink reference not valid.</w:t>
        </w:r>
      </w:ins>
      <w:del w:id="487" w:author="David Conklin" w:date="2020-10-10T10:56:00Z">
        <w:r w:rsidR="005B5E46" w:rsidRPr="007E1B43" w:rsidDel="006A13B7">
          <w:rPr>
            <w:rStyle w:val="Hyperlink"/>
            <w:noProof/>
          </w:rPr>
          <w:delText>Figure 8. Wetlands in the lower McKenzie basin, with their WETL_ID attribute values</w:delText>
        </w:r>
        <w:r w:rsidR="005B5E46" w:rsidDel="006A13B7">
          <w:rPr>
            <w:noProof/>
            <w:webHidden/>
          </w:rPr>
          <w:tab/>
        </w:r>
        <w:r w:rsidR="005B5E46" w:rsidDel="006A13B7">
          <w:rPr>
            <w:noProof/>
            <w:webHidden/>
          </w:rPr>
          <w:fldChar w:fldCharType="begin"/>
        </w:r>
        <w:r w:rsidR="005B5E46" w:rsidDel="006A13B7">
          <w:rPr>
            <w:noProof/>
            <w:webHidden/>
          </w:rPr>
          <w:delInstrText xml:space="preserve"> PAGEREF _Toc48289347 \h </w:delInstrText>
        </w:r>
        <w:r w:rsidR="005B5E46" w:rsidDel="006A13B7">
          <w:rPr>
            <w:noProof/>
            <w:webHidden/>
          </w:rPr>
        </w:r>
        <w:r w:rsidR="005B5E46" w:rsidDel="006A13B7">
          <w:rPr>
            <w:noProof/>
            <w:webHidden/>
          </w:rPr>
          <w:fldChar w:fldCharType="separate"/>
        </w:r>
        <w:r w:rsidR="00933943" w:rsidDel="006A13B7">
          <w:rPr>
            <w:noProof/>
            <w:webHidden/>
          </w:rPr>
          <w:delText>27</w:delText>
        </w:r>
        <w:r w:rsidR="005B5E46" w:rsidDel="006A13B7">
          <w:rPr>
            <w:noProof/>
            <w:webHidden/>
          </w:rPr>
          <w:fldChar w:fldCharType="end"/>
        </w:r>
        <w:r w:rsidDel="006A13B7">
          <w:rPr>
            <w:noProof/>
          </w:rPr>
          <w:fldChar w:fldCharType="end"/>
        </w:r>
      </w:del>
    </w:p>
    <w:p w14:paraId="566C5A2A" w14:textId="3CBDF579" w:rsidR="005B5E46" w:rsidDel="006A13B7" w:rsidRDefault="005B5E46">
      <w:pPr>
        <w:pStyle w:val="TableofFigures"/>
        <w:tabs>
          <w:tab w:val="right" w:leader="dot" w:pos="9350"/>
        </w:tabs>
        <w:rPr>
          <w:del w:id="488" w:author="David Conklin" w:date="2020-10-10T10:56:00Z"/>
          <w:rFonts w:eastAsiaTheme="minorEastAsia"/>
          <w:noProof/>
        </w:rPr>
      </w:pPr>
      <w:del w:id="489" w:author="David Conklin" w:date="2020-10-10T10:56:00Z">
        <w:r w:rsidRPr="007E1B43" w:rsidDel="006A13B7">
          <w:rPr>
            <w:rStyle w:val="Hyperlink"/>
            <w:noProof/>
          </w:rPr>
          <w:fldChar w:fldCharType="begin"/>
        </w:r>
        <w:r w:rsidRPr="007E1B43" w:rsidDel="006A13B7">
          <w:rPr>
            <w:rStyle w:val="Hyperlink"/>
            <w:noProof/>
          </w:rPr>
          <w:delInstrText xml:space="preserve"> </w:delInstrText>
        </w:r>
        <w:r w:rsidDel="006A13B7">
          <w:rPr>
            <w:noProof/>
          </w:rPr>
          <w:delInstrText>HYPERLINK \l "_Toc48289348"</w:delInstrText>
        </w:r>
        <w:r w:rsidRPr="007E1B43" w:rsidDel="006A13B7">
          <w:rPr>
            <w:rStyle w:val="Hyperlink"/>
            <w:noProof/>
          </w:rPr>
          <w:delInstrText xml:space="preserve"> </w:delInstrText>
        </w:r>
        <w:r w:rsidRPr="007E1B43" w:rsidDel="006A13B7">
          <w:rPr>
            <w:rStyle w:val="Hyperlink"/>
            <w:noProof/>
          </w:rPr>
          <w:fldChar w:fldCharType="separate"/>
        </w:r>
      </w:del>
      <w:ins w:id="490" w:author="David Conklin" w:date="2020-10-10T10:56:00Z">
        <w:r w:rsidR="006A13B7">
          <w:rPr>
            <w:rStyle w:val="Hyperlink"/>
            <w:b/>
            <w:bCs/>
            <w:noProof/>
          </w:rPr>
          <w:t>Error! Hyperlink reference not valid.</w:t>
        </w:r>
      </w:ins>
      <w:del w:id="491" w:author="David Conklin" w:date="2020-10-10T10:56:00Z">
        <w:r w:rsidRPr="007E1B43" w:rsidDel="006A13B7">
          <w:rPr>
            <w:rStyle w:val="Hyperlink"/>
            <w:noProof/>
          </w:rPr>
          <w:delText>Figure 9. Clackamas basin in CW3M screen capture</w:delText>
        </w:r>
        <w:r w:rsidDel="006A13B7">
          <w:rPr>
            <w:noProof/>
            <w:webHidden/>
          </w:rPr>
          <w:tab/>
        </w:r>
        <w:r w:rsidDel="006A13B7">
          <w:rPr>
            <w:noProof/>
            <w:webHidden/>
          </w:rPr>
          <w:fldChar w:fldCharType="begin"/>
        </w:r>
        <w:r w:rsidDel="006A13B7">
          <w:rPr>
            <w:noProof/>
            <w:webHidden/>
          </w:rPr>
          <w:delInstrText xml:space="preserve"> PAGEREF _Toc48289348 \h </w:delInstrText>
        </w:r>
        <w:r w:rsidDel="006A13B7">
          <w:rPr>
            <w:noProof/>
            <w:webHidden/>
          </w:rPr>
        </w:r>
        <w:r w:rsidDel="006A13B7">
          <w:rPr>
            <w:noProof/>
            <w:webHidden/>
          </w:rPr>
          <w:fldChar w:fldCharType="separate"/>
        </w:r>
        <w:r w:rsidR="00933943" w:rsidDel="006A13B7">
          <w:rPr>
            <w:noProof/>
            <w:webHidden/>
          </w:rPr>
          <w:delText>34</w:delText>
        </w:r>
        <w:r w:rsidDel="006A13B7">
          <w:rPr>
            <w:noProof/>
            <w:webHidden/>
          </w:rPr>
          <w:fldChar w:fldCharType="end"/>
        </w:r>
        <w:r w:rsidRPr="007E1B43" w:rsidDel="006A13B7">
          <w:rPr>
            <w:rStyle w:val="Hyperlink"/>
            <w:noProof/>
          </w:rPr>
          <w:fldChar w:fldCharType="end"/>
        </w:r>
      </w:del>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92" w:name="_Toc53219774"/>
      <w:r>
        <w:t>What is a digital handbook?</w:t>
      </w:r>
      <w:bookmarkEnd w:id="49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93" w:name="_Toc53219775"/>
      <w:r>
        <w:t>CW3M c</w:t>
      </w:r>
      <w:r w:rsidR="00C70B81">
        <w:t>oncept</w:t>
      </w:r>
      <w:bookmarkEnd w:id="493"/>
      <w:r>
        <w:t xml:space="preserve"> </w:t>
      </w:r>
    </w:p>
    <w:p w14:paraId="7E41CEB8" w14:textId="77777777" w:rsidR="000D6396" w:rsidRDefault="000D6396" w:rsidP="00A43D30"/>
    <w:p w14:paraId="3DA45CFC" w14:textId="77777777" w:rsidR="000D6396" w:rsidRDefault="00C46F0A" w:rsidP="00C46F0A">
      <w:pPr>
        <w:pStyle w:val="Heading2"/>
      </w:pPr>
      <w:bookmarkStart w:id="494" w:name="_Toc53219776"/>
      <w:r>
        <w:t>A different kind of community model</w:t>
      </w:r>
      <w:bookmarkEnd w:id="49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95" w:name="_Toc53219777"/>
      <w:r>
        <w:t>What CW3M is for</w:t>
      </w:r>
      <w:bookmarkEnd w:id="49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lastRenderedPageBreak/>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96" w:name="_Toc53219778"/>
      <w:r>
        <w:t>Management and maintenance</w:t>
      </w:r>
      <w:bookmarkEnd w:id="49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97" w:name="_Toc53219779"/>
      <w:r>
        <w:t>Study areas</w:t>
      </w:r>
      <w:bookmarkEnd w:id="497"/>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3D9BD76"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933943">
        <w:t xml:space="preserve">Figure </w:t>
      </w:r>
      <w:r w:rsidR="00933943">
        <w:rPr>
          <w:noProof/>
        </w:rPr>
        <w:t>1</w:t>
      </w:r>
      <w:r w:rsidR="00064E77">
        <w:fldChar w:fldCharType="end"/>
      </w:r>
      <w:r w:rsidR="00064E77">
        <w:t>)</w:t>
      </w:r>
    </w:p>
    <w:p w14:paraId="03CAE907" w14:textId="45B170D5"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933943">
        <w:t xml:space="preserve">Figure </w:t>
      </w:r>
      <w:r w:rsidR="00933943">
        <w:rPr>
          <w:noProof/>
        </w:rPr>
        <w:t>2</w:t>
      </w:r>
      <w:r w:rsidR="00064E77">
        <w:fldChar w:fldCharType="end"/>
      </w:r>
      <w:r w:rsidR="00064E77">
        <w:t>)</w:t>
      </w:r>
    </w:p>
    <w:p w14:paraId="1A5A767B" w14:textId="7FAE018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933943">
        <w:t xml:space="preserve">Figure </w:t>
      </w:r>
      <w:r w:rsidR="00933943">
        <w:rPr>
          <w:noProof/>
        </w:rPr>
        <w:t>5</w:t>
      </w:r>
      <w:r w:rsidR="00893F4B">
        <w:fldChar w:fldCharType="end"/>
      </w:r>
      <w:r>
        <w:t>)</w:t>
      </w:r>
    </w:p>
    <w:p w14:paraId="1B80045C" w14:textId="490E5545"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933943">
        <w:t xml:space="preserve">Figure </w:t>
      </w:r>
      <w:r w:rsidR="00933943">
        <w:rPr>
          <w:noProof/>
        </w:rPr>
        <w:t>3</w:t>
      </w:r>
      <w:r w:rsidR="00064E77">
        <w:fldChar w:fldCharType="end"/>
      </w:r>
      <w:r w:rsidR="00064E77">
        <w:t>)</w:t>
      </w:r>
    </w:p>
    <w:p w14:paraId="1933EF54" w14:textId="792C352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933943">
        <w:t xml:space="preserve">Figure </w:t>
      </w:r>
      <w:r w:rsidR="0093394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98" w:name="_Toc53219780"/>
      <w:r>
        <w:t>Data</w:t>
      </w:r>
      <w:r w:rsidR="00A92F06">
        <w:t>CW3M</w:t>
      </w:r>
      <w:r>
        <w:t xml:space="preserve"> directory structure</w:t>
      </w:r>
      <w:bookmarkEnd w:id="498"/>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w:t>
      </w:r>
      <w:r w:rsidR="00403174">
        <w:lastRenderedPageBreak/>
        <w:t xml:space="preserve">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99" w:name="_Toc53219781"/>
      <w:r>
        <w:t>DataCW3M\ScenarioData directory structure</w:t>
      </w:r>
      <w:bookmarkEnd w:id="499"/>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00" w:name="_Toc53219782"/>
      <w:r>
        <w:t>DataCW3M\ScenarioData\&lt;scenario&gt; folder contents</w:t>
      </w:r>
      <w:bookmarkEnd w:id="500"/>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01" w:name="_Toc53219783"/>
      <w:r>
        <w:t>DataCW3M\&lt;study area&gt; folder contents</w:t>
      </w:r>
      <w:bookmarkEnd w:id="501"/>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8BAA8A2" w:rsidR="00D37681" w:rsidRDefault="00D37681" w:rsidP="00D37681">
      <w:pPr>
        <w:pStyle w:val="Caption"/>
      </w:pPr>
      <w:bookmarkStart w:id="502" w:name="_Ref529607484"/>
      <w:bookmarkStart w:id="503"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1</w:t>
      </w:r>
      <w:r w:rsidR="006C64CF">
        <w:rPr>
          <w:noProof/>
        </w:rPr>
        <w:fldChar w:fldCharType="end"/>
      </w:r>
      <w:bookmarkEnd w:id="502"/>
      <w:r>
        <w:t xml:space="preserve">. Willamette River basin study area; embedded study areas are </w:t>
      </w:r>
      <w:r w:rsidR="0005603B">
        <w:t>colored</w:t>
      </w:r>
      <w:r w:rsidR="0097392C">
        <w:t xml:space="preserve"> other than gray.  The 2 lighter blues together make up the upper Willamette basin study area.</w:t>
      </w:r>
      <w:bookmarkEnd w:id="503"/>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6A466F55" w:rsidR="00D37681" w:rsidRDefault="00D37681" w:rsidP="00D37681">
      <w:pPr>
        <w:pStyle w:val="Caption"/>
      </w:pPr>
      <w:bookmarkStart w:id="504" w:name="_Ref529607514"/>
      <w:bookmarkStart w:id="505"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2</w:t>
      </w:r>
      <w:r w:rsidR="006C64CF">
        <w:rPr>
          <w:noProof/>
        </w:rPr>
        <w:fldChar w:fldCharType="end"/>
      </w:r>
      <w:bookmarkEnd w:id="504"/>
      <w:r>
        <w:t>. Tualatin basin study area; Chicken Creek watershed is highlighted.</w:t>
      </w:r>
      <w:bookmarkEnd w:id="505"/>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F9D1CF4" w:rsidR="00D37681" w:rsidRDefault="00064E77" w:rsidP="00064E77">
      <w:pPr>
        <w:pStyle w:val="Caption"/>
      </w:pPr>
      <w:bookmarkStart w:id="506" w:name="_Ref529607587"/>
      <w:bookmarkStart w:id="507"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3</w:t>
      </w:r>
      <w:r w:rsidR="006C64CF">
        <w:rPr>
          <w:noProof/>
        </w:rPr>
        <w:fldChar w:fldCharType="end"/>
      </w:r>
      <w:bookmarkEnd w:id="506"/>
      <w:r>
        <w:t>. North Santiam watershed study area.</w:t>
      </w:r>
      <w:bookmarkEnd w:id="507"/>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ED4E7C4" w:rsidR="00C70B81" w:rsidRDefault="00064E77" w:rsidP="00064E77">
      <w:pPr>
        <w:pStyle w:val="Caption"/>
      </w:pPr>
      <w:bookmarkStart w:id="508" w:name="_Ref529607628"/>
      <w:bookmarkStart w:id="509"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4</w:t>
      </w:r>
      <w:r w:rsidR="006C64CF">
        <w:rPr>
          <w:noProof/>
        </w:rPr>
        <w:fldChar w:fldCharType="end"/>
      </w:r>
      <w:bookmarkEnd w:id="508"/>
      <w:r>
        <w:t>. Upper Willamette study area.</w:t>
      </w:r>
      <w:bookmarkEnd w:id="509"/>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B2C8E49" w:rsidR="00E66BC2" w:rsidRDefault="006F30D2" w:rsidP="006F30D2">
      <w:pPr>
        <w:pStyle w:val="Caption"/>
      </w:pPr>
      <w:bookmarkStart w:id="510" w:name="_Ref529611388"/>
      <w:bookmarkStart w:id="511"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5</w:t>
      </w:r>
      <w:r w:rsidR="006C64CF">
        <w:rPr>
          <w:noProof/>
        </w:rPr>
        <w:fldChar w:fldCharType="end"/>
      </w:r>
      <w:bookmarkEnd w:id="510"/>
      <w:r>
        <w:t>. Chicken Creek watershed study area.</w:t>
      </w:r>
      <w:bookmarkEnd w:id="511"/>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12" w:name="_Toc53219784"/>
      <w:r>
        <w:t>Calendar conventions</w:t>
      </w:r>
      <w:bookmarkEnd w:id="512"/>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13" w:name="_Toc53219785"/>
      <w:r>
        <w:t>Water years</w:t>
      </w:r>
      <w:bookmarkEnd w:id="513"/>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14" w:name="_Toc53219786"/>
      <w:r>
        <w:t>Climate data</w:t>
      </w:r>
      <w:bookmarkEnd w:id="514"/>
    </w:p>
    <w:p w14:paraId="4E201698" w14:textId="77777777" w:rsidR="00CB152A" w:rsidRPr="00A06758" w:rsidRDefault="00CB152A" w:rsidP="00A06758"/>
    <w:p w14:paraId="400F9551" w14:textId="77777777" w:rsidR="00CB152A" w:rsidRDefault="00CB152A" w:rsidP="00CB152A">
      <w:pPr>
        <w:pStyle w:val="Heading2"/>
      </w:pPr>
      <w:bookmarkStart w:id="515" w:name="_Toc2858729"/>
      <w:bookmarkStart w:id="516" w:name="_Toc53219787"/>
      <w:r>
        <w:t>Numbered climate scenarios in the model</w:t>
      </w:r>
      <w:bookmarkEnd w:id="515"/>
      <w:bookmarkEnd w:id="516"/>
    </w:p>
    <w:p w14:paraId="30E024EF" w14:textId="77777777" w:rsidR="00823D41" w:rsidRDefault="00823D41" w:rsidP="00823D41">
      <w:pPr>
        <w:pStyle w:val="Body"/>
      </w:pPr>
    </w:p>
    <w:p w14:paraId="21F5BCDE" w14:textId="3EA80F1B"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rsidR="00933943">
        <w:t xml:space="preserve">Table </w:t>
      </w:r>
      <w:r>
        <w:fldChar w:fldCharType="end"/>
      </w:r>
      <w:r>
        <w:t xml:space="preserve"> identifies the numbered climate scenarios.</w:t>
      </w:r>
    </w:p>
    <w:p w14:paraId="6B5B5488" w14:textId="3BE9B1C1"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rsidR="00933943">
        <w:rPr>
          <w:b/>
          <w:bCs/>
        </w:rPr>
        <w:t>Error! Reference source not found.</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17" w:name="_Ref6032062"/>
      <w:bookmarkStart w:id="518" w:name="_Ref6033311"/>
      <w:bookmarkStart w:id="519" w:name="_Toc6121576"/>
      <w:r>
        <w:t xml:space="preserve">Table </w:t>
      </w:r>
      <w:bookmarkEnd w:id="517"/>
      <w:r>
        <w:t>1. Numbered climate scenarios</w:t>
      </w:r>
      <w:bookmarkEnd w:id="518"/>
      <w:bookmarkEnd w:id="519"/>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20" w:name="_Toc7759621"/>
      <w:bookmarkStart w:id="521" w:name="_Toc53219788"/>
      <w:r>
        <w:t>Monthly and seasonal weather data</w:t>
      </w:r>
      <w:bookmarkEnd w:id="520"/>
      <w:bookmarkEnd w:id="521"/>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22" w:name="_Toc53219789"/>
      <w:r>
        <w:t>Climate data grid</w:t>
      </w:r>
      <w:r w:rsidR="009F132A">
        <w:t>s</w:t>
      </w:r>
      <w:bookmarkEnd w:id="522"/>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23" w:name="_Toc53219790"/>
      <w:r>
        <w:t>The WW2100 climate grid</w:t>
      </w:r>
      <w:bookmarkEnd w:id="523"/>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24" w:name="_Toc53219791"/>
      <w:r>
        <w:t>The v2 climate grid</w:t>
      </w:r>
      <w:bookmarkEnd w:id="524"/>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25" w:name="_Toc53219792"/>
      <w:r>
        <w:t>How climate data is looked up</w:t>
      </w:r>
      <w:bookmarkEnd w:id="525"/>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26" w:name="_Toc53219793"/>
      <w:r>
        <w:t>What is in a climate dataset</w:t>
      </w:r>
      <w:bookmarkEnd w:id="526"/>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27" w:name="_Toc53219794"/>
      <w:r>
        <w:t>Water rights</w:t>
      </w:r>
      <w:bookmarkEnd w:id="527"/>
    </w:p>
    <w:p w14:paraId="7ECEE8A5" w14:textId="77777777" w:rsidR="00D35AF7" w:rsidRDefault="00D35AF7" w:rsidP="00D35AF7">
      <w:pPr>
        <w:pStyle w:val="Heading2"/>
      </w:pPr>
      <w:bookmarkStart w:id="528" w:name="_Toc53219795"/>
      <w:r>
        <w:t>Water rights data</w:t>
      </w:r>
      <w:bookmarkEnd w:id="528"/>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29" w:name="_Toc53219796"/>
      <w:r>
        <w:lastRenderedPageBreak/>
        <w:t>The wr_pods.csv file</w:t>
      </w:r>
      <w:bookmarkEnd w:id="529"/>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30" w:name="_Toc53219797"/>
      <w:r>
        <w:t>The wr_pous.csv file</w:t>
      </w:r>
      <w:bookmarkEnd w:id="530"/>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31" w:name="_Toc53219798"/>
      <w:r>
        <w:t>Adding a water right</w:t>
      </w:r>
      <w:bookmarkEnd w:id="531"/>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32" w:name="_Toc53219799"/>
      <w:r>
        <w:lastRenderedPageBreak/>
        <w:t>Stream flow and stream temperature</w:t>
      </w:r>
      <w:bookmarkEnd w:id="532"/>
    </w:p>
    <w:p w14:paraId="71693C51" w14:textId="0DDCDFED" w:rsidR="002D2159" w:rsidRDefault="002D2159" w:rsidP="007B1928">
      <w:pPr>
        <w:pStyle w:val="Heading2"/>
      </w:pPr>
      <w:bookmarkStart w:id="533" w:name="_Toc53219800"/>
      <w:r>
        <w:t>Water parcels</w:t>
      </w:r>
      <w:bookmarkEnd w:id="533"/>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247E888C" w:rsidR="00173147" w:rsidRPr="002D2159" w:rsidRDefault="00173147">
      <w:r>
        <w:tab/>
      </w:r>
      <w:r>
        <w:tab/>
      </w:r>
      <w:r w:rsidR="00906BBF">
        <w:t xml:space="preserve">thermal </w:t>
      </w:r>
      <w:r>
        <w:t>energy, expressed in units of kJ</w:t>
      </w:r>
      <w:r w:rsidR="00906BBF">
        <w:t xml:space="preserve">, relative to 0 </w:t>
      </w:r>
      <w:r w:rsidR="00933943">
        <w:t xml:space="preserve">for liquid water </w:t>
      </w:r>
      <w:r w:rsidR="00906BBF">
        <w:t xml:space="preserve">at </w:t>
      </w:r>
      <w:r w:rsidR="00933943">
        <w:t>0 deg C</w:t>
      </w:r>
    </w:p>
    <w:p w14:paraId="5512ADA5" w14:textId="2A76C310"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w:t>
      </w:r>
      <w:r w:rsidR="00933943">
        <w:t>In the future, t</w:t>
      </w:r>
      <w:r w:rsidR="00906BBF">
        <w:t xml:space="preserve">he WaterParcel class </w:t>
      </w:r>
      <w:r w:rsidR="00933943">
        <w:t>could</w:t>
      </w:r>
      <w:r w:rsidR="00906BBF">
        <w:t xml:space="preserve"> be extended to include other properties, such as sediment load and dissolved pollutants</w:t>
      </w:r>
      <w:r w:rsidR="00933943">
        <w:t>.</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7B1928">
      <w:pPr>
        <w:pStyle w:val="Heading2"/>
      </w:pPr>
      <w:bookmarkStart w:id="534" w:name="_Toc53219801"/>
      <w:r>
        <w:t>Daily water mass and energy balance</w:t>
      </w:r>
      <w:bookmarkEnd w:id="534"/>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7B1928" w:rsidRDefault="00382B0B" w:rsidP="002971E8">
      <w:pPr>
        <w:rPr>
          <w:rFonts w:ascii="Times New Roman" w:hAnsi="Times New Roman" w:cs="Times New Roman"/>
          <w:vertAlign w:val="subscript"/>
        </w:rPr>
      </w:pPr>
      <w:r w:rsidRPr="007B1928">
        <w:rPr>
          <w:rFonts w:ascii="Times New Roman" w:hAnsi="Times New Roman" w:cs="Times New Roman"/>
        </w:rPr>
        <w:tab/>
      </w:r>
      <w:r w:rsidRPr="007B1928">
        <w:rPr>
          <w:rFonts w:ascii="Times New Roman" w:hAnsi="Times New Roman" w:cs="Times New Roman"/>
        </w:rPr>
        <w:tab/>
        <w:t>V</w:t>
      </w:r>
      <w:r w:rsidRPr="007B1928">
        <w:rPr>
          <w:rFonts w:ascii="Times New Roman" w:hAnsi="Times New Roman" w:cs="Times New Roman"/>
          <w:vertAlign w:val="subscript"/>
        </w:rPr>
        <w:t>t</w:t>
      </w:r>
      <w:r w:rsidRPr="007B1928">
        <w:rPr>
          <w:rFonts w:ascii="Times New Roman" w:hAnsi="Times New Roman" w:cs="Times New Roman"/>
        </w:rPr>
        <w:t xml:space="preserve"> = V</w:t>
      </w:r>
      <w:r w:rsidRPr="007B1928">
        <w:rPr>
          <w:rFonts w:ascii="Times New Roman" w:hAnsi="Times New Roman" w:cs="Times New Roman"/>
          <w:vertAlign w:val="subscript"/>
        </w:rPr>
        <w:t>t-1</w:t>
      </w:r>
      <w:r w:rsidRPr="007B1928">
        <w:rPr>
          <w:rFonts w:ascii="Times New Roman" w:hAnsi="Times New Roman" w:cs="Times New Roman"/>
        </w:rPr>
        <w:t xml:space="preserve"> + V</w:t>
      </w:r>
      <w:r w:rsidRPr="007B1928">
        <w:rPr>
          <w:rFonts w:ascii="Times New Roman" w:hAnsi="Times New Roman" w:cs="Times New Roman"/>
          <w:vertAlign w:val="subscript"/>
        </w:rPr>
        <w:t>up</w:t>
      </w:r>
      <w:r w:rsidRPr="007B1928">
        <w:rPr>
          <w:rFonts w:ascii="Times New Roman" w:hAnsi="Times New Roman" w:cs="Times New Roman"/>
        </w:rPr>
        <w:t xml:space="preserve"> + V</w:t>
      </w:r>
      <w:r w:rsidRPr="007B1928">
        <w:rPr>
          <w:rFonts w:ascii="Times New Roman" w:hAnsi="Times New Roman" w:cs="Times New Roman"/>
          <w:vertAlign w:val="subscript"/>
        </w:rPr>
        <w:t>lateral</w:t>
      </w:r>
      <w:r w:rsidRPr="007B1928">
        <w:rPr>
          <w:rFonts w:ascii="Times New Roman" w:hAnsi="Times New Roman" w:cs="Times New Roman"/>
        </w:rPr>
        <w:t xml:space="preserve"> - V</w:t>
      </w:r>
      <w:r w:rsidRPr="007B1928">
        <w:rPr>
          <w:rFonts w:ascii="Times New Roman" w:hAnsi="Times New Roman" w:cs="Times New Roman"/>
          <w:vertAlign w:val="subscript"/>
        </w:rPr>
        <w:t>down</w:t>
      </w:r>
      <w:r w:rsidR="007E51F7" w:rsidRPr="007B1928">
        <w:rPr>
          <w:rFonts w:ascii="Times New Roman" w:hAnsi="Times New Roman" w:cs="Times New Roman"/>
        </w:rPr>
        <w:t xml:space="preserve"> - V</w:t>
      </w:r>
      <w:r w:rsidR="007E51F7" w:rsidRPr="007B1928">
        <w:rPr>
          <w:rFonts w:ascii="Times New Roman" w:hAnsi="Times New Roman" w:cs="Times New Roman"/>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7B1928" w:rsidRDefault="00382B0B" w:rsidP="007B1928">
      <w:pPr>
        <w:ind w:left="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t</w:t>
      </w:r>
      <w:r w:rsidRPr="007B1928">
        <w:rPr>
          <w:rFonts w:ascii="Times New Roman" w:hAnsi="Times New Roman" w:cs="Times New Roman"/>
        </w:rPr>
        <w:t xml:space="preserve"> = volume in day t</w:t>
      </w:r>
    </w:p>
    <w:p w14:paraId="653C5609" w14:textId="77777777" w:rsidR="00382B0B" w:rsidRPr="007B1928" w:rsidRDefault="00382B0B" w:rsidP="007B1928">
      <w:pPr>
        <w:ind w:left="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t-1</w:t>
      </w:r>
      <w:r w:rsidRPr="007B1928">
        <w:rPr>
          <w:rFonts w:ascii="Times New Roman" w:hAnsi="Times New Roman" w:cs="Times New Roman"/>
        </w:rPr>
        <w:t xml:space="preserve"> = volume in the </w:t>
      </w:r>
      <w:r w:rsidR="009123A7" w:rsidRPr="007B1928">
        <w:rPr>
          <w:rFonts w:ascii="Times New Roman" w:hAnsi="Times New Roman" w:cs="Times New Roman"/>
        </w:rPr>
        <w:t>previous day</w:t>
      </w:r>
    </w:p>
    <w:p w14:paraId="56BD8231" w14:textId="77777777" w:rsidR="00382B0B" w:rsidRPr="007B1928" w:rsidRDefault="00382B0B" w:rsidP="007B1928">
      <w:pPr>
        <w:ind w:left="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up</w:t>
      </w:r>
      <w:r w:rsidRPr="007B1928">
        <w:rPr>
          <w:rFonts w:ascii="Times New Roman" w:hAnsi="Times New Roman" w:cs="Times New Roman"/>
        </w:rPr>
        <w:t xml:space="preserve"> = volume flowing in from upstream</w:t>
      </w:r>
    </w:p>
    <w:p w14:paraId="3F38735C" w14:textId="77777777" w:rsidR="00382B0B" w:rsidRPr="007B1928" w:rsidRDefault="00382B0B" w:rsidP="007B1928">
      <w:pPr>
        <w:ind w:left="1440" w:hanging="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lateral</w:t>
      </w:r>
      <w:r w:rsidRPr="007B1928">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Pr="007B1928" w:rsidRDefault="00382B0B" w:rsidP="007B1928">
      <w:pPr>
        <w:ind w:left="1440" w:hanging="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down</w:t>
      </w:r>
      <w:r w:rsidR="009123A7" w:rsidRPr="007B1928">
        <w:rPr>
          <w:rFonts w:ascii="Times New Roman" w:hAnsi="Times New Roman" w:cs="Times New Roman"/>
        </w:rPr>
        <w:t xml:space="preserve"> = volume flowing out to downstream</w:t>
      </w:r>
    </w:p>
    <w:p w14:paraId="0249BF62" w14:textId="77777777" w:rsidR="007E51F7" w:rsidRPr="007B1928" w:rsidRDefault="007E51F7" w:rsidP="007B1928">
      <w:pPr>
        <w:ind w:left="1440" w:hanging="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evap</w:t>
      </w:r>
      <w:r w:rsidRPr="007B1928">
        <w:rPr>
          <w:rFonts w:ascii="Times New Roman" w:hAnsi="Times New Roman" w:cs="Times New Roman"/>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Pr="007B1928" w:rsidRDefault="00485E18" w:rsidP="00A06758">
      <w:pPr>
        <w:pStyle w:val="Body"/>
        <w:rPr>
          <w:sz w:val="22"/>
        </w:rPr>
      </w:pPr>
      <w:r w:rsidRPr="007B1928">
        <w:rPr>
          <w:sz w:val="22"/>
        </w:rPr>
        <w:tab/>
      </w:r>
      <w:r w:rsidRPr="007B1928">
        <w:rPr>
          <w:sz w:val="22"/>
        </w:rPr>
        <w:tab/>
      </w:r>
      <w:r w:rsidR="004C2384" w:rsidRPr="007B1928">
        <w:rPr>
          <w:sz w:val="22"/>
        </w:rPr>
        <w:t>E</w:t>
      </w:r>
      <w:r w:rsidR="004C2384" w:rsidRPr="007B1928">
        <w:rPr>
          <w:sz w:val="22"/>
          <w:vertAlign w:val="subscript"/>
        </w:rPr>
        <w:t>t</w:t>
      </w:r>
      <w:r w:rsidRPr="007B1928">
        <w:rPr>
          <w:sz w:val="22"/>
        </w:rPr>
        <w:t xml:space="preserve"> = </w:t>
      </w:r>
      <w:r w:rsidR="004C2384" w:rsidRPr="007B1928">
        <w:rPr>
          <w:sz w:val="22"/>
        </w:rPr>
        <w:t>E</w:t>
      </w:r>
      <w:r w:rsidR="004C2384" w:rsidRPr="007B1928">
        <w:rPr>
          <w:sz w:val="22"/>
          <w:vertAlign w:val="subscript"/>
        </w:rPr>
        <w:t>t-1</w:t>
      </w:r>
      <w:r w:rsidRPr="007B1928">
        <w:rPr>
          <w:sz w:val="22"/>
        </w:rPr>
        <w:t xml:space="preserve"> + </w:t>
      </w:r>
      <w:r w:rsidR="004C2384" w:rsidRPr="007B1928">
        <w:rPr>
          <w:sz w:val="22"/>
        </w:rPr>
        <w:t>E</w:t>
      </w:r>
      <w:r w:rsidR="004C2384" w:rsidRPr="007B1928">
        <w:rPr>
          <w:sz w:val="22"/>
          <w:vertAlign w:val="subscript"/>
        </w:rPr>
        <w:t>up</w:t>
      </w:r>
      <w:r w:rsidR="004C2384" w:rsidRPr="007B1928">
        <w:rPr>
          <w:sz w:val="22"/>
        </w:rPr>
        <w:t xml:space="preserve"> + E</w:t>
      </w:r>
      <w:r w:rsidR="004C2384" w:rsidRPr="007B1928">
        <w:rPr>
          <w:sz w:val="22"/>
          <w:vertAlign w:val="subscript"/>
        </w:rPr>
        <w:t>lateral</w:t>
      </w:r>
      <w:r w:rsidR="004C2384" w:rsidRPr="007B1928">
        <w:rPr>
          <w:sz w:val="22"/>
        </w:rPr>
        <w:t xml:space="preserve"> – E</w:t>
      </w:r>
      <w:r w:rsidR="004C2384" w:rsidRPr="007B1928">
        <w:rPr>
          <w:sz w:val="22"/>
          <w:vertAlign w:val="subscript"/>
        </w:rPr>
        <w:t>down</w:t>
      </w:r>
      <w:r w:rsidR="004C2384" w:rsidRPr="007B1928">
        <w:rPr>
          <w:sz w:val="22"/>
        </w:rPr>
        <w:t xml:space="preserve"> + E</w:t>
      </w:r>
      <w:r w:rsidR="004C2384" w:rsidRPr="007B1928">
        <w:rPr>
          <w:sz w:val="22"/>
          <w:vertAlign w:val="subscript"/>
        </w:rPr>
        <w:t>SW</w:t>
      </w:r>
      <w:r w:rsidR="004C2384" w:rsidRPr="007B1928">
        <w:rPr>
          <w:sz w:val="22"/>
        </w:rPr>
        <w:t xml:space="preserve"> – E</w:t>
      </w:r>
      <w:r w:rsidR="004C2384" w:rsidRPr="007B1928">
        <w:rPr>
          <w:sz w:val="22"/>
          <w:vertAlign w:val="subscript"/>
        </w:rPr>
        <w:t>LW</w:t>
      </w:r>
      <w:r w:rsidR="004C2384" w:rsidRPr="007B1928">
        <w:rPr>
          <w:sz w:val="22"/>
        </w:rPr>
        <w:t xml:space="preserve"> - E</w:t>
      </w:r>
      <w:r w:rsidR="004C2384" w:rsidRPr="007B1928">
        <w:rPr>
          <w:sz w:val="22"/>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Pr="007B1928" w:rsidRDefault="004C2384" w:rsidP="007B1928">
      <w:pPr>
        <w:pStyle w:val="Body"/>
        <w:ind w:left="720"/>
        <w:rPr>
          <w:sz w:val="22"/>
        </w:rPr>
      </w:pPr>
      <w:r w:rsidRPr="007B1928">
        <w:rPr>
          <w:sz w:val="22"/>
        </w:rPr>
        <w:t>E</w:t>
      </w:r>
      <w:r w:rsidRPr="007B1928">
        <w:rPr>
          <w:sz w:val="22"/>
          <w:vertAlign w:val="subscript"/>
        </w:rPr>
        <w:t>t</w:t>
      </w:r>
      <w:r w:rsidRPr="007B1928">
        <w:rPr>
          <w:sz w:val="22"/>
        </w:rPr>
        <w:t xml:space="preserve"> = thermal energy </w:t>
      </w:r>
      <w:r w:rsidR="009123A7" w:rsidRPr="007B1928">
        <w:rPr>
          <w:sz w:val="22"/>
        </w:rPr>
        <w:t>in day t</w:t>
      </w:r>
    </w:p>
    <w:p w14:paraId="554179FD" w14:textId="77777777" w:rsidR="004C2384" w:rsidRPr="007B1928" w:rsidRDefault="004C2384" w:rsidP="007B1928">
      <w:pPr>
        <w:pStyle w:val="Body"/>
        <w:ind w:left="720"/>
        <w:rPr>
          <w:sz w:val="22"/>
        </w:rPr>
      </w:pPr>
      <w:r w:rsidRPr="007B1928">
        <w:rPr>
          <w:sz w:val="22"/>
        </w:rPr>
        <w:t>E</w:t>
      </w:r>
      <w:r w:rsidRPr="007B1928">
        <w:rPr>
          <w:sz w:val="22"/>
          <w:vertAlign w:val="subscript"/>
        </w:rPr>
        <w:t>t-1</w:t>
      </w:r>
      <w:r w:rsidRPr="007B1928">
        <w:rPr>
          <w:sz w:val="22"/>
        </w:rPr>
        <w:t xml:space="preserve"> = thermal energy </w:t>
      </w:r>
      <w:r w:rsidR="009123A7" w:rsidRPr="007B1928">
        <w:rPr>
          <w:sz w:val="22"/>
        </w:rPr>
        <w:t>in the previous day</w:t>
      </w:r>
    </w:p>
    <w:p w14:paraId="4BF1CF14" w14:textId="77777777" w:rsidR="00967B0D" w:rsidRPr="007B1928" w:rsidRDefault="00967B0D" w:rsidP="007B1928">
      <w:pPr>
        <w:pStyle w:val="Body"/>
        <w:ind w:left="720"/>
        <w:rPr>
          <w:sz w:val="22"/>
        </w:rPr>
      </w:pPr>
      <w:r w:rsidRPr="007B1928">
        <w:rPr>
          <w:sz w:val="22"/>
        </w:rPr>
        <w:t>E</w:t>
      </w:r>
      <w:r w:rsidRPr="007B1928">
        <w:rPr>
          <w:sz w:val="22"/>
          <w:vertAlign w:val="subscript"/>
        </w:rPr>
        <w:t>up</w:t>
      </w:r>
      <w:r w:rsidRPr="007B1928">
        <w:rPr>
          <w:sz w:val="22"/>
        </w:rPr>
        <w:t xml:space="preserve"> = thermal energy in the water flowing </w:t>
      </w:r>
      <w:r w:rsidR="009123A7" w:rsidRPr="007B1928">
        <w:rPr>
          <w:sz w:val="22"/>
        </w:rPr>
        <w:t xml:space="preserve">in </w:t>
      </w:r>
      <w:r w:rsidRPr="007B1928">
        <w:rPr>
          <w:sz w:val="22"/>
        </w:rPr>
        <w:t xml:space="preserve">from upstream </w:t>
      </w:r>
    </w:p>
    <w:p w14:paraId="16A208E3" w14:textId="77777777" w:rsidR="00E675D5" w:rsidRPr="007B1928" w:rsidRDefault="00967B0D" w:rsidP="007B1928">
      <w:pPr>
        <w:pStyle w:val="Body"/>
        <w:ind w:left="1440" w:hanging="720"/>
        <w:rPr>
          <w:sz w:val="22"/>
        </w:rPr>
      </w:pPr>
      <w:r w:rsidRPr="007B1928">
        <w:rPr>
          <w:sz w:val="22"/>
        </w:rPr>
        <w:t>E</w:t>
      </w:r>
      <w:r w:rsidRPr="007B1928">
        <w:rPr>
          <w:sz w:val="22"/>
          <w:vertAlign w:val="subscript"/>
        </w:rPr>
        <w:t>lateral</w:t>
      </w:r>
      <w:r w:rsidRPr="007B1928">
        <w:rPr>
          <w:sz w:val="22"/>
        </w:rPr>
        <w:t xml:space="preserve"> = thermal energy entering or leaving</w:t>
      </w:r>
      <w:r w:rsidR="00E675D5" w:rsidRPr="007B1928">
        <w:rPr>
          <w:sz w:val="22"/>
        </w:rPr>
        <w:t xml:space="preserve"> in water from stream banks, withdrawals for</w:t>
      </w:r>
      <w:r w:rsidR="007E51F7" w:rsidRPr="007B1928">
        <w:rPr>
          <w:sz w:val="22"/>
        </w:rPr>
        <w:t xml:space="preserve"> </w:t>
      </w:r>
      <w:r w:rsidR="00E675D5" w:rsidRPr="007B1928">
        <w:rPr>
          <w:sz w:val="22"/>
        </w:rPr>
        <w:t xml:space="preserve">irrigation or municipal use, groundwater exchange, etc. </w:t>
      </w:r>
    </w:p>
    <w:p w14:paraId="613B9F0A" w14:textId="77777777" w:rsidR="00967B0D" w:rsidRPr="007B1928" w:rsidRDefault="00967B0D" w:rsidP="007B1928">
      <w:pPr>
        <w:pStyle w:val="Body"/>
        <w:ind w:left="720"/>
        <w:rPr>
          <w:sz w:val="22"/>
        </w:rPr>
      </w:pPr>
      <w:r w:rsidRPr="007B1928">
        <w:rPr>
          <w:sz w:val="22"/>
        </w:rPr>
        <w:t>E</w:t>
      </w:r>
      <w:r w:rsidRPr="007B1928">
        <w:rPr>
          <w:sz w:val="22"/>
          <w:vertAlign w:val="subscript"/>
        </w:rPr>
        <w:t>down</w:t>
      </w:r>
      <w:r w:rsidRPr="007B1928">
        <w:rPr>
          <w:sz w:val="22"/>
        </w:rPr>
        <w:t xml:space="preserve"> = thermal energy leaving in water flowing out of the reach</w:t>
      </w:r>
    </w:p>
    <w:p w14:paraId="475133C6" w14:textId="77777777" w:rsidR="00967B0D" w:rsidRPr="007B1928" w:rsidRDefault="00967B0D" w:rsidP="007B1928">
      <w:pPr>
        <w:pStyle w:val="Body"/>
        <w:ind w:left="720"/>
        <w:rPr>
          <w:sz w:val="22"/>
        </w:rPr>
      </w:pPr>
      <w:r w:rsidRPr="007B1928">
        <w:rPr>
          <w:sz w:val="22"/>
        </w:rPr>
        <w:t>E</w:t>
      </w:r>
      <w:r w:rsidRPr="007B1928">
        <w:rPr>
          <w:sz w:val="22"/>
          <w:vertAlign w:val="subscript"/>
        </w:rPr>
        <w:t>SW</w:t>
      </w:r>
      <w:r w:rsidRPr="007B1928">
        <w:rPr>
          <w:sz w:val="22"/>
        </w:rPr>
        <w:t xml:space="preserve"> = incoming shortwave solar radiation </w:t>
      </w:r>
    </w:p>
    <w:p w14:paraId="113C1769" w14:textId="77777777" w:rsidR="00967B0D" w:rsidRPr="007B1928" w:rsidRDefault="00967B0D" w:rsidP="007B1928">
      <w:pPr>
        <w:pStyle w:val="Body"/>
        <w:ind w:left="720"/>
        <w:rPr>
          <w:sz w:val="22"/>
        </w:rPr>
      </w:pPr>
      <w:r w:rsidRPr="007B1928">
        <w:rPr>
          <w:sz w:val="22"/>
        </w:rPr>
        <w:lastRenderedPageBreak/>
        <w:t>E</w:t>
      </w:r>
      <w:r w:rsidRPr="007B1928">
        <w:rPr>
          <w:sz w:val="22"/>
          <w:vertAlign w:val="subscript"/>
        </w:rPr>
        <w:t>LW</w:t>
      </w:r>
      <w:r w:rsidRPr="007B1928">
        <w:rPr>
          <w:sz w:val="22"/>
        </w:rPr>
        <w:t xml:space="preserve"> = outgoing longwave radiation </w:t>
      </w:r>
    </w:p>
    <w:p w14:paraId="495AE0E0" w14:textId="77777777" w:rsidR="00967B0D" w:rsidRPr="007B1928" w:rsidRDefault="00967B0D" w:rsidP="007B1928">
      <w:pPr>
        <w:pStyle w:val="Body"/>
        <w:ind w:left="720"/>
        <w:rPr>
          <w:sz w:val="22"/>
        </w:rPr>
      </w:pPr>
      <w:r w:rsidRPr="007B1928">
        <w:rPr>
          <w:sz w:val="22"/>
        </w:rPr>
        <w:t>E</w:t>
      </w:r>
      <w:r w:rsidRPr="007B1928">
        <w:rPr>
          <w:sz w:val="22"/>
          <w:vertAlign w:val="subscript"/>
        </w:rPr>
        <w:t>evap</w:t>
      </w:r>
      <w:r w:rsidRPr="007B1928">
        <w:rPr>
          <w:sz w:val="22"/>
        </w:rP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758577BA" w14:textId="77777777" w:rsidR="00933943" w:rsidRPr="00662AA3" w:rsidRDefault="00933943" w:rsidP="00933943">
      <w:pPr>
        <w:autoSpaceDE w:val="0"/>
        <w:autoSpaceDN w:val="0"/>
        <w:adjustRightInd w:val="0"/>
        <w:rPr>
          <w:rFonts w:cstheme="minorHAnsi"/>
          <w:color w:val="000000"/>
        </w:rPr>
      </w:pPr>
    </w:p>
    <w:p w14:paraId="1C4F0319" w14:textId="5697B826" w:rsidR="00933943" w:rsidRDefault="00933943" w:rsidP="00933943">
      <w:pPr>
        <w:pStyle w:val="Heading2"/>
      </w:pPr>
      <w:bookmarkStart w:id="535" w:name="_Toc53219802"/>
      <w:r>
        <w:t>Estimating the rate of flow</w:t>
      </w:r>
      <w:ins w:id="536" w:author="David Conklin" w:date="2020-10-10T10:55:00Z">
        <w:r w:rsidR="006A13B7">
          <w:t xml:space="preserve"> </w:t>
        </w:r>
      </w:ins>
      <w:del w:id="537" w:author="David Conklin" w:date="2020-10-10T16:06:00Z">
        <w:r w:rsidDel="00263AF4">
          <w:delText xml:space="preserve"> </w:delText>
        </w:r>
      </w:del>
      <w:r>
        <w:t>in a stream reach</w:t>
      </w:r>
      <w:bookmarkEnd w:id="535"/>
    </w:p>
    <w:p w14:paraId="1E36988C" w14:textId="77777777" w:rsidR="00933943" w:rsidRDefault="00933943" w:rsidP="00933943">
      <w:pPr>
        <w:ind w:firstLine="720"/>
      </w:pPr>
      <w:r>
        <w:t xml:space="preserve">CW3M uses a kinematic wave algorithm to estimate the average daily flow rate in each subreach and reach.  Each reach is represented as an ordered set of equal length subreaches.  The maximum subnode length is specified in meters in the Flow XML file in the </w:t>
      </w:r>
      <w:r w:rsidRPr="00A06758">
        <w:rPr>
          <w:i/>
          <w:iCs/>
        </w:rPr>
        <w:t>subnode_length</w:t>
      </w:r>
      <w:r>
        <w:t xml:space="preserve"> field of the &lt;streams&gt; block.  Reaches shorter than the specified subnode length consist of a single subreach.  Reaches longer than the specified subnode length are divided into subreaches of equal length, where the number of subreaches is chosen so as to make it as small as possible while keeping the subreach length less than or equal to the specified value of subnode length.</w:t>
      </w:r>
    </w:p>
    <w:p w14:paraId="2F86EAC2" w14:textId="0B9941A3" w:rsidR="00933943" w:rsidRDefault="00933943" w:rsidP="00933943">
      <w:pPr>
        <w:ind w:firstLine="720"/>
        <w:rPr>
          <w:ins w:id="538" w:author="David Conklin" w:date="2020-10-10T09:45:00Z"/>
        </w:rPr>
      </w:pPr>
      <w:r>
        <w:t>The kinematic wave algorithm is used to estimate the average daily outflow from each subreach.  The daily flow rate for the reach is taken as the average daily flow rate of the most downstream subreach of the reach.</w:t>
      </w:r>
    </w:p>
    <w:p w14:paraId="1177B77A" w14:textId="3E402F36" w:rsidR="007B1928" w:rsidRDefault="007B1928" w:rsidP="00933943">
      <w:pPr>
        <w:ind w:firstLine="720"/>
        <w:rPr>
          <w:ins w:id="539" w:author="David Conklin" w:date="2020-10-10T10:08:00Z"/>
        </w:rPr>
      </w:pPr>
      <w:ins w:id="540" w:author="David Conklin" w:date="2020-10-10T09:45:00Z">
        <w:r>
          <w:t>T</w:t>
        </w:r>
      </w:ins>
      <w:ins w:id="541" w:author="David Conklin" w:date="2020-10-10T09:46:00Z">
        <w:r>
          <w:t xml:space="preserve">he core of the kinematic wave code is a function in the ReachRouting.cpp source file called </w:t>
        </w:r>
      </w:ins>
      <w:ins w:id="542" w:author="David Conklin" w:date="2020-10-10T09:47:00Z">
        <w:r>
          <w:rPr>
            <w:i/>
            <w:iCs/>
          </w:rPr>
          <w:t>KinematicWave()</w:t>
        </w:r>
        <w:r>
          <w:t xml:space="preserve">.  </w:t>
        </w:r>
      </w:ins>
      <w:ins w:id="543" w:author="David Conklin" w:date="2020-10-10T09:48:00Z">
        <w:r>
          <w:t>The e</w:t>
        </w:r>
      </w:ins>
      <w:ins w:id="544" w:author="David Conklin" w:date="2020-10-10T09:47:00Z">
        <w:r>
          <w:t xml:space="preserve">xplicit inputs to the </w:t>
        </w:r>
      </w:ins>
      <w:ins w:id="545" w:author="David Conklin" w:date="2020-10-10T09:48:00Z">
        <w:r>
          <w:t xml:space="preserve">function are the outflow rate from the previous </w:t>
        </w:r>
      </w:ins>
      <w:ins w:id="546" w:author="David Conklin" w:date="2020-10-10T09:56:00Z">
        <w:r w:rsidR="009236BE">
          <w:t>day</w:t>
        </w:r>
      </w:ins>
      <w:ins w:id="547" w:author="David Conklin" w:date="2020-10-10T09:48:00Z">
        <w:r>
          <w:t>, the inflow rate from up</w:t>
        </w:r>
      </w:ins>
      <w:ins w:id="548" w:author="David Conklin" w:date="2020-10-10T09:49:00Z">
        <w:r>
          <w:t xml:space="preserve">stream, and the lateral inflow rate. </w:t>
        </w:r>
      </w:ins>
      <w:ins w:id="549" w:author="David Conklin" w:date="2020-10-10T09:50:00Z">
        <w:r w:rsidR="009236BE">
          <w:t xml:space="preserve">  The function uses an equation for the depth of the water in the reach as a function of the</w:t>
        </w:r>
      </w:ins>
      <w:ins w:id="550" w:author="David Conklin" w:date="2020-10-10T09:51:00Z">
        <w:r w:rsidR="009236BE">
          <w:t xml:space="preserve"> outflow rate which is derived from </w:t>
        </w:r>
      </w:ins>
      <w:ins w:id="551" w:author="David Conklin" w:date="2020-10-10T09:52:00Z">
        <w:r w:rsidR="009236BE">
          <w:t xml:space="preserve">the </w:t>
        </w:r>
      </w:ins>
      <w:ins w:id="552" w:author="David Conklin" w:date="2020-10-10T09:51:00Z">
        <w:r w:rsidR="009236BE">
          <w:t>Manning equation for the outflow rate</w:t>
        </w:r>
      </w:ins>
      <w:ins w:id="553" w:author="David Conklin" w:date="2020-10-10T09:52:00Z">
        <w:r w:rsidR="009236BE">
          <w:t xml:space="preserve">.  </w:t>
        </w:r>
      </w:ins>
      <w:ins w:id="554" w:author="David Conklin" w:date="2020-10-10T09:53:00Z">
        <w:r w:rsidR="009236BE">
          <w:t>By algebraic manipu</w:t>
        </w:r>
      </w:ins>
      <w:ins w:id="555" w:author="David Conklin" w:date="2020-10-10T09:54:00Z">
        <w:r w:rsidR="009236BE">
          <w:t>lation, t</w:t>
        </w:r>
      </w:ins>
      <w:ins w:id="556" w:author="David Conklin" w:date="2020-10-10T09:53:00Z">
        <w:r w:rsidR="009236BE">
          <w:t>he Manning equation can be rewritten as an equation for depth</w:t>
        </w:r>
      </w:ins>
      <w:ins w:id="557" w:author="David Conklin" w:date="2020-10-10T09:54:00Z">
        <w:r w:rsidR="009236BE">
          <w:t>.</w:t>
        </w:r>
      </w:ins>
      <w:ins w:id="558" w:author="David Conklin" w:date="2020-10-10T09:55:00Z">
        <w:r w:rsidR="009236BE">
          <w:t xml:space="preserve">  At the beginning of the </w:t>
        </w:r>
        <w:r w:rsidR="009236BE">
          <w:rPr>
            <w:i/>
            <w:iCs/>
          </w:rPr>
          <w:t>KinematicWave(</w:t>
        </w:r>
      </w:ins>
      <w:ins w:id="559" w:author="David Conklin" w:date="2020-10-10T09:56:00Z">
        <w:r w:rsidR="009236BE">
          <w:rPr>
            <w:i/>
            <w:iCs/>
          </w:rPr>
          <w:t>)</w:t>
        </w:r>
        <w:r w:rsidR="009236BE">
          <w:t xml:space="preserve"> function, the previous day’s outflow rate is used </w:t>
        </w:r>
      </w:ins>
      <w:ins w:id="560" w:author="David Conklin" w:date="2020-10-10T16:02:00Z">
        <w:r w:rsidR="00263AF4">
          <w:t xml:space="preserve">in a call to the function </w:t>
        </w:r>
        <w:r w:rsidR="00263AF4">
          <w:rPr>
            <w:i/>
            <w:iCs/>
          </w:rPr>
          <w:t>GetManning</w:t>
        </w:r>
      </w:ins>
      <w:ins w:id="561" w:author="David Conklin" w:date="2020-10-10T16:03:00Z">
        <w:r w:rsidR="00263AF4">
          <w:rPr>
            <w:i/>
            <w:iCs/>
          </w:rPr>
          <w:t>DepthFromQ()</w:t>
        </w:r>
        <w:r w:rsidR="00263AF4">
          <w:t xml:space="preserve"> to</w:t>
        </w:r>
      </w:ins>
      <w:ins w:id="562" w:author="David Conklin" w:date="2020-10-10T09:56:00Z">
        <w:r w:rsidR="009236BE">
          <w:t xml:space="preserve"> calculate the depth</w:t>
        </w:r>
      </w:ins>
      <w:ins w:id="563" w:author="David Conklin" w:date="2020-10-10T09:57:00Z">
        <w:r w:rsidR="009236BE">
          <w:t xml:space="preserve"> of the stream.  Then that depth is used </w:t>
        </w:r>
      </w:ins>
      <w:ins w:id="564" w:author="David Conklin" w:date="2020-10-10T10:03:00Z">
        <w:r w:rsidR="00067529">
          <w:t xml:space="preserve">together with </w:t>
        </w:r>
      </w:ins>
      <w:ins w:id="565" w:author="David Conklin" w:date="2020-10-10T10:04:00Z">
        <w:r w:rsidR="00067529">
          <w:t xml:space="preserve">the </w:t>
        </w:r>
      </w:ins>
      <w:ins w:id="566" w:author="David Conklin" w:date="2020-10-10T10:05:00Z">
        <w:r w:rsidR="00067529">
          <w:t xml:space="preserve">length of the subreach and </w:t>
        </w:r>
      </w:ins>
      <w:ins w:id="567" w:author="David Conklin" w:date="2020-10-10T10:03:00Z">
        <w:r w:rsidR="00067529">
          <w:t>the current day’s upstream and lateral inflows to calcula</w:t>
        </w:r>
      </w:ins>
      <w:ins w:id="568" w:author="David Conklin" w:date="2020-10-10T10:04:00Z">
        <w:r w:rsidR="00067529">
          <w:t xml:space="preserve">te </w:t>
        </w:r>
      </w:ins>
      <w:ins w:id="569" w:author="David Conklin" w:date="2020-10-10T09:58:00Z">
        <w:r w:rsidR="009236BE">
          <w:t>the current day’s outflow rate</w:t>
        </w:r>
      </w:ins>
      <w:ins w:id="570" w:author="David Conklin" w:date="2020-10-10T10:05:00Z">
        <w:r w:rsidR="00067529">
          <w:t>.</w:t>
        </w:r>
      </w:ins>
      <w:ins w:id="571" w:author="David Conklin" w:date="2020-10-10T10:06:00Z">
        <w:r w:rsidR="00067529">
          <w:t xml:space="preserve">  </w:t>
        </w:r>
      </w:ins>
    </w:p>
    <w:p w14:paraId="623B7768" w14:textId="498CA2C2" w:rsidR="00067529" w:rsidRPr="00771FED" w:rsidRDefault="00067529" w:rsidP="00933943">
      <w:pPr>
        <w:ind w:firstLine="720"/>
        <w:rPr>
          <w:ins w:id="572" w:author="David Conklin" w:date="2020-10-10T10:24:00Z"/>
          <w:rPrChange w:id="573" w:author="David Conklin" w:date="2020-10-10T10:33:00Z">
            <w:rPr>
              <w:ins w:id="574" w:author="David Conklin" w:date="2020-10-10T10:24:00Z"/>
            </w:rPr>
          </w:rPrChange>
        </w:rPr>
      </w:pPr>
      <w:ins w:id="575" w:author="David Conklin" w:date="2020-10-10T10:08:00Z">
        <w:r>
          <w:t xml:space="preserve">The daily outflow rate is subsequently </w:t>
        </w:r>
      </w:ins>
      <w:ins w:id="576" w:author="David Conklin" w:date="2020-10-10T10:09:00Z">
        <w:r>
          <w:t>used in a</w:t>
        </w:r>
      </w:ins>
      <w:ins w:id="577" w:author="David Conklin" w:date="2020-10-10T16:03:00Z">
        <w:r w:rsidR="00263AF4">
          <w:t xml:space="preserve"> second call to</w:t>
        </w:r>
      </w:ins>
      <w:ins w:id="578" w:author="David Conklin" w:date="2020-10-10T10:09:00Z">
        <w:r>
          <w:t xml:space="preserve"> </w:t>
        </w:r>
        <w:r>
          <w:rPr>
            <w:i/>
            <w:iCs/>
          </w:rPr>
          <w:t>Ge</w:t>
        </w:r>
      </w:ins>
      <w:ins w:id="579" w:author="David Conklin" w:date="2020-10-10T16:03:00Z">
        <w:r w:rsidR="00263AF4">
          <w:rPr>
            <w:i/>
            <w:iCs/>
          </w:rPr>
          <w:t>Manning</w:t>
        </w:r>
      </w:ins>
      <w:ins w:id="580" w:author="David Conklin" w:date="2020-10-10T10:09:00Z">
        <w:r>
          <w:rPr>
            <w:i/>
            <w:iCs/>
          </w:rPr>
          <w:t>tDepthFromQ()</w:t>
        </w:r>
        <w:r>
          <w:t xml:space="preserve"> to calculate a new </w:t>
        </w:r>
        <w:r w:rsidR="00176B6C">
          <w:t xml:space="preserve">depth for the </w:t>
        </w:r>
      </w:ins>
      <w:ins w:id="581" w:author="David Conklin" w:date="2020-10-10T10:10:00Z">
        <w:r w:rsidR="00176B6C">
          <w:t>water in the reach, making use of the slope of the subreach and parameterized values for Manning’s n</w:t>
        </w:r>
      </w:ins>
      <w:ins w:id="582" w:author="David Conklin" w:date="2020-10-10T10:15:00Z">
        <w:r w:rsidR="00176B6C">
          <w:t xml:space="preserve"> </w:t>
        </w:r>
      </w:ins>
      <w:ins w:id="583" w:author="David Conklin" w:date="2020-10-10T10:11:00Z">
        <w:r w:rsidR="00176B6C">
          <w:t xml:space="preserve">and </w:t>
        </w:r>
      </w:ins>
      <w:ins w:id="584" w:author="David Conklin" w:date="2020-10-10T10:30:00Z">
        <w:r w:rsidR="005729DB">
          <w:t xml:space="preserve">the </w:t>
        </w:r>
      </w:ins>
      <w:ins w:id="585" w:author="David Conklin" w:date="2020-10-10T10:11:00Z">
        <w:r w:rsidR="00176B6C">
          <w:t>width</w:t>
        </w:r>
      </w:ins>
      <w:ins w:id="586" w:author="David Conklin" w:date="2020-10-10T10:30:00Z">
        <w:r w:rsidR="005729DB">
          <w:t>-</w:t>
        </w:r>
      </w:ins>
      <w:ins w:id="587" w:author="David Conklin" w:date="2020-10-10T10:11:00Z">
        <w:r w:rsidR="00176B6C">
          <w:t>to</w:t>
        </w:r>
      </w:ins>
      <w:ins w:id="588" w:author="David Conklin" w:date="2020-10-10T10:30:00Z">
        <w:r w:rsidR="005729DB">
          <w:t>-</w:t>
        </w:r>
      </w:ins>
      <w:ins w:id="589" w:author="David Conklin" w:date="2020-10-10T10:11:00Z">
        <w:r w:rsidR="00176B6C">
          <w:t>depth ratio.</w:t>
        </w:r>
      </w:ins>
      <w:ins w:id="590" w:author="David Conklin" w:date="2020-10-10T10:15:00Z">
        <w:r w:rsidR="00176B6C">
          <w:t xml:space="preserve">  </w:t>
        </w:r>
      </w:ins>
      <w:ins w:id="591" w:author="David Conklin" w:date="2020-10-10T10:16:00Z">
        <w:r w:rsidR="00176B6C">
          <w:t xml:space="preserve">The value </w:t>
        </w:r>
      </w:ins>
      <w:ins w:id="592" w:author="David Conklin" w:date="2020-10-10T10:17:00Z">
        <w:r w:rsidR="00176B6C">
          <w:t xml:space="preserve">in the source code </w:t>
        </w:r>
      </w:ins>
      <w:ins w:id="593" w:author="David Conklin" w:date="2020-10-10T10:16:00Z">
        <w:r w:rsidR="00176B6C">
          <w:t>for Manning’s n</w:t>
        </w:r>
      </w:ins>
      <w:ins w:id="594" w:author="David Conklin" w:date="2020-10-10T10:17:00Z">
        <w:r w:rsidR="00176B6C">
          <w:t xml:space="preserve"> is 0.3; the default value for the width</w:t>
        </w:r>
      </w:ins>
      <w:ins w:id="595" w:author="David Conklin" w:date="2020-10-10T10:30:00Z">
        <w:r w:rsidR="005729DB">
          <w:t>-</w:t>
        </w:r>
      </w:ins>
      <w:ins w:id="596" w:author="David Conklin" w:date="2020-10-10T10:17:00Z">
        <w:r w:rsidR="00176B6C">
          <w:t>to</w:t>
        </w:r>
      </w:ins>
      <w:ins w:id="597" w:author="David Conklin" w:date="2020-10-10T10:30:00Z">
        <w:r w:rsidR="005729DB">
          <w:t>-</w:t>
        </w:r>
      </w:ins>
      <w:ins w:id="598" w:author="David Conklin" w:date="2020-10-10T10:17:00Z">
        <w:r w:rsidR="00176B6C">
          <w:t>depth ratio is 10.</w:t>
        </w:r>
      </w:ins>
      <w:ins w:id="599" w:author="David Conklin" w:date="2020-10-10T10:19:00Z">
        <w:r w:rsidR="00176B6C">
          <w:t xml:space="preserve">  The </w:t>
        </w:r>
      </w:ins>
      <w:ins w:id="600" w:author="David Conklin" w:date="2020-10-10T10:20:00Z">
        <w:r w:rsidR="00176B6C">
          <w:t>value of the width</w:t>
        </w:r>
      </w:ins>
      <w:ins w:id="601" w:author="David Conklin" w:date="2020-10-10T10:30:00Z">
        <w:r w:rsidR="005729DB">
          <w:t>-</w:t>
        </w:r>
      </w:ins>
      <w:ins w:id="602" w:author="David Conklin" w:date="2020-10-10T10:20:00Z">
        <w:r w:rsidR="00176B6C">
          <w:t>to</w:t>
        </w:r>
      </w:ins>
      <w:ins w:id="603" w:author="David Conklin" w:date="2020-10-10T10:30:00Z">
        <w:r w:rsidR="005729DB">
          <w:t>-</w:t>
        </w:r>
      </w:ins>
      <w:ins w:id="604" w:author="David Conklin" w:date="2020-10-10T10:20:00Z">
        <w:r w:rsidR="00176B6C">
          <w:t>depth ratio may be spec</w:t>
        </w:r>
        <w:r w:rsidR="00732D7E">
          <w:t xml:space="preserve">ified explicitly in the </w:t>
        </w:r>
      </w:ins>
      <w:ins w:id="605" w:author="David Conklin" w:date="2020-10-10T10:21:00Z">
        <w:r w:rsidR="00732D7E">
          <w:t>&lt;streams&gt; block of the Flow XML input file (</w:t>
        </w:r>
      </w:ins>
      <w:ins w:id="606" w:author="David Conklin" w:date="2020-10-10T10:23:00Z">
        <w:r w:rsidR="00732D7E">
          <w:t xml:space="preserve">e.g. </w:t>
        </w:r>
      </w:ins>
      <w:ins w:id="607" w:author="David Conklin" w:date="2020-10-10T10:21:00Z">
        <w:r w:rsidR="00732D7E">
          <w:t xml:space="preserve">wd_ratio </w:t>
        </w:r>
      </w:ins>
      <w:ins w:id="608" w:author="David Conklin" w:date="2020-10-10T10:22:00Z">
        <w:r w:rsidR="00732D7E">
          <w:t>= “</w:t>
        </w:r>
      </w:ins>
      <w:ins w:id="609" w:author="David Conklin" w:date="2020-10-10T10:31:00Z">
        <w:r w:rsidR="005729DB">
          <w:t>10</w:t>
        </w:r>
      </w:ins>
      <w:ins w:id="610" w:author="David Conklin" w:date="2020-10-10T10:22:00Z">
        <w:r w:rsidR="00732D7E">
          <w:t>”</w:t>
        </w:r>
      </w:ins>
      <w:ins w:id="611" w:author="David Conklin" w:date="2020-10-10T10:23:00Z">
        <w:r w:rsidR="00732D7E">
          <w:t>).</w:t>
        </w:r>
      </w:ins>
      <w:ins w:id="612" w:author="David Conklin" w:date="2020-10-10T10:31:00Z">
        <w:r w:rsidR="00771FED">
          <w:t xml:space="preserve">  The width-to-depth</w:t>
        </w:r>
      </w:ins>
      <w:ins w:id="613" w:author="David Conklin" w:date="2020-10-10T10:32:00Z">
        <w:r w:rsidR="00771FED">
          <w:t xml:space="preserve"> ratio is used </w:t>
        </w:r>
      </w:ins>
      <w:ins w:id="614" w:author="David Conklin" w:date="2020-10-10T10:33:00Z">
        <w:r w:rsidR="00771FED">
          <w:t xml:space="preserve">in the </w:t>
        </w:r>
        <w:r w:rsidR="00771FED">
          <w:rPr>
            <w:i/>
            <w:iCs/>
          </w:rPr>
          <w:t>Get</w:t>
        </w:r>
      </w:ins>
      <w:ins w:id="615" w:author="David Conklin" w:date="2020-10-10T16:04:00Z">
        <w:r w:rsidR="00263AF4">
          <w:rPr>
            <w:i/>
            <w:iCs/>
          </w:rPr>
          <w:t>Manning</w:t>
        </w:r>
      </w:ins>
      <w:ins w:id="616" w:author="David Conklin" w:date="2020-10-10T10:33:00Z">
        <w:r w:rsidR="00771FED">
          <w:rPr>
            <w:i/>
            <w:iCs/>
          </w:rPr>
          <w:t>DepthFromQ()</w:t>
        </w:r>
        <w:r w:rsidR="00771FED">
          <w:t xml:space="preserve"> function to </w:t>
        </w:r>
      </w:ins>
      <w:ins w:id="617" w:author="David Conklin" w:date="2020-10-10T10:34:00Z">
        <w:r w:rsidR="00771FED">
          <w:t>take into account the shape of the of the channel cross-section.</w:t>
        </w:r>
      </w:ins>
    </w:p>
    <w:p w14:paraId="7F73C199" w14:textId="6AF7D79E" w:rsidR="0010247C" w:rsidRPr="0010247C" w:rsidRDefault="005729DB" w:rsidP="0010247C">
      <w:pPr>
        <w:ind w:firstLine="720"/>
        <w:rPr>
          <w:rPrChange w:id="618" w:author="David Conklin" w:date="2020-10-10T10:51:00Z">
            <w:rPr/>
          </w:rPrChange>
        </w:rPr>
        <w:pPrChange w:id="619" w:author="David Conklin" w:date="2020-10-10T10:51:00Z">
          <w:pPr>
            <w:ind w:firstLine="720"/>
          </w:pPr>
        </w:pPrChange>
      </w:pPr>
      <w:ins w:id="620" w:author="David Conklin" w:date="2020-10-10T10:25:00Z">
        <w:r>
          <w:t>Note that there are two ways to calculate the width of the subreach.</w:t>
        </w:r>
      </w:ins>
      <w:ins w:id="621" w:author="David Conklin" w:date="2020-10-10T10:26:00Z">
        <w:r>
          <w:t xml:space="preserve">  Both ways use</w:t>
        </w:r>
      </w:ins>
      <w:ins w:id="622" w:author="David Conklin" w:date="2020-10-10T10:27:00Z">
        <w:r>
          <w:t xml:space="preserve"> the depth from the </w:t>
        </w:r>
        <w:r>
          <w:rPr>
            <w:i/>
            <w:iCs/>
          </w:rPr>
          <w:t>GetDepthFromQ</w:t>
        </w:r>
      </w:ins>
      <w:ins w:id="623" w:author="David Conklin" w:date="2020-10-10T10:28:00Z">
        <w:r>
          <w:rPr>
            <w:i/>
            <w:iCs/>
          </w:rPr>
          <w:t>()</w:t>
        </w:r>
        <w:r>
          <w:t xml:space="preserve"> function.</w:t>
        </w:r>
      </w:ins>
      <w:ins w:id="624" w:author="David Conklin" w:date="2020-10-10T10:29:00Z">
        <w:r>
          <w:t xml:space="preserve">  The simple</w:t>
        </w:r>
      </w:ins>
      <w:ins w:id="625" w:author="David Conklin" w:date="2020-10-10T10:39:00Z">
        <w:r w:rsidR="00771FED">
          <w:t>r</w:t>
        </w:r>
      </w:ins>
      <w:ins w:id="626" w:author="David Conklin" w:date="2020-10-10T10:29:00Z">
        <w:r>
          <w:t xml:space="preserve"> way is to multiply the depth by the </w:t>
        </w:r>
      </w:ins>
      <w:ins w:id="627" w:author="David Conklin" w:date="2020-10-10T15:56:00Z">
        <w:r w:rsidR="008505BB">
          <w:t xml:space="preserve">parameterized </w:t>
        </w:r>
      </w:ins>
      <w:ins w:id="628" w:author="David Conklin" w:date="2020-10-10T10:29:00Z">
        <w:r>
          <w:t>width</w:t>
        </w:r>
      </w:ins>
      <w:ins w:id="629" w:author="David Conklin" w:date="2020-10-10T10:31:00Z">
        <w:r>
          <w:t>-</w:t>
        </w:r>
      </w:ins>
      <w:ins w:id="630" w:author="David Conklin" w:date="2020-10-10T10:29:00Z">
        <w:r>
          <w:t>to</w:t>
        </w:r>
      </w:ins>
      <w:ins w:id="631" w:author="David Conklin" w:date="2020-10-10T10:31:00Z">
        <w:r>
          <w:t>-</w:t>
        </w:r>
      </w:ins>
      <w:ins w:id="632" w:author="David Conklin" w:date="2020-10-10T10:29:00Z">
        <w:r>
          <w:t>depth</w:t>
        </w:r>
      </w:ins>
      <w:ins w:id="633" w:author="David Conklin" w:date="2020-10-10T10:31:00Z">
        <w:r>
          <w:t xml:space="preserve"> ratio</w:t>
        </w:r>
      </w:ins>
      <w:ins w:id="634" w:author="David Conklin" w:date="2020-10-10T10:41:00Z">
        <w:r w:rsidR="00771FED">
          <w:t xml:space="preserve">. </w:t>
        </w:r>
      </w:ins>
      <w:ins w:id="635" w:author="David Conklin" w:date="2020-10-10T10:35:00Z">
        <w:r w:rsidR="00771FED">
          <w:t xml:space="preserve">  The other way is to use that depth, together with the length of the subreach and the volume of water in the sub</w:t>
        </w:r>
      </w:ins>
      <w:ins w:id="636" w:author="David Conklin" w:date="2020-10-10T10:36:00Z">
        <w:r w:rsidR="00771FED">
          <w:t xml:space="preserve">reach to calculate the width.  </w:t>
        </w:r>
      </w:ins>
      <w:ins w:id="637" w:author="David Conklin" w:date="2020-10-10T10:39:00Z">
        <w:r w:rsidR="00771FED">
          <w:t xml:space="preserve"> </w:t>
        </w:r>
      </w:ins>
      <w:ins w:id="638" w:author="David Conklin" w:date="2020-10-10T10:41:00Z">
        <w:r w:rsidR="0010247C">
          <w:t xml:space="preserve">The </w:t>
        </w:r>
        <w:r w:rsidR="0010247C">
          <w:rPr>
            <w:i/>
            <w:iCs/>
          </w:rPr>
          <w:t xml:space="preserve">SetSubreachGeometry() </w:t>
        </w:r>
        <w:r w:rsidR="0010247C">
          <w:t>function use</w:t>
        </w:r>
      </w:ins>
      <w:ins w:id="639" w:author="David Conklin" w:date="2020-10-10T10:42:00Z">
        <w:r w:rsidR="0010247C">
          <w:t xml:space="preserve">s the second way, which results in a width which </w:t>
        </w:r>
      </w:ins>
      <w:ins w:id="640" w:author="David Conklin" w:date="2020-10-10T10:43:00Z">
        <w:r w:rsidR="0010247C">
          <w:t>is consistent with the length, depth, and volume, but is g</w:t>
        </w:r>
      </w:ins>
      <w:ins w:id="641" w:author="David Conklin" w:date="2020-10-10T10:44:00Z">
        <w:r w:rsidR="0010247C">
          <w:t xml:space="preserve">enerally </w:t>
        </w:r>
        <w:r w:rsidR="0010247C">
          <w:rPr>
            <w:i/>
            <w:iCs/>
          </w:rPr>
          <w:t>not</w:t>
        </w:r>
        <w:r w:rsidR="0010247C">
          <w:t xml:space="preserve"> equal to what would be expected from the parameterized width-to-depth</w:t>
        </w:r>
      </w:ins>
      <w:ins w:id="642" w:author="David Conklin" w:date="2020-10-10T10:45:00Z">
        <w:r w:rsidR="0010247C">
          <w:t xml:space="preserve"> value.</w:t>
        </w:r>
      </w:ins>
      <w:ins w:id="643" w:author="David Conklin" w:date="2020-10-10T10:51:00Z">
        <w:r w:rsidR="0010247C">
          <w:t xml:space="preserve">  </w:t>
        </w:r>
      </w:ins>
      <w:ins w:id="644" w:author="David Conklin" w:date="2020-10-10T10:47:00Z">
        <w:r w:rsidR="0010247C">
          <w:t>Getting a plausible value</w:t>
        </w:r>
      </w:ins>
      <w:ins w:id="645" w:author="David Conklin" w:date="2020-10-10T10:48:00Z">
        <w:r w:rsidR="0010247C">
          <w:t xml:space="preserve"> for the stream width is important because it determines the surface are of the water in </w:t>
        </w:r>
        <w:r w:rsidR="0010247C">
          <w:lastRenderedPageBreak/>
          <w:t>the stream, which in turn</w:t>
        </w:r>
      </w:ins>
      <w:ins w:id="646" w:author="David Conklin" w:date="2020-10-10T10:49:00Z">
        <w:r w:rsidR="0010247C">
          <w:t xml:space="preserve"> partially determines the radiative energy fluxes: wide shallo</w:t>
        </w:r>
      </w:ins>
      <w:ins w:id="647" w:author="David Conklin" w:date="2020-10-10T10:50:00Z">
        <w:r w:rsidR="0010247C">
          <w:t>w streams are more influenced by insolation and longwave radiation than narrow, deep streams.</w:t>
        </w:r>
      </w:ins>
    </w:p>
    <w:p w14:paraId="65E8DB48" w14:textId="0D98899C" w:rsidR="00933943" w:rsidDel="0010247C" w:rsidRDefault="00933943" w:rsidP="00933943">
      <w:pPr>
        <w:ind w:firstLine="720"/>
        <w:rPr>
          <w:del w:id="648" w:author="David Conklin" w:date="2020-10-10T10:51:00Z"/>
        </w:rPr>
      </w:pPr>
      <w:del w:id="649" w:author="David Conklin" w:date="2020-10-10T10:51:00Z">
        <w:r w:rsidDel="0010247C">
          <w:delText xml:space="preserve">The daily outflow from a subreach is a function of the length and average slope, the amount of water in the reach, yesterday’s outflow, today’s inflow from upstream, and today’s inflow from the seepage into the stream from the banks of the stream (a.k.a. lateral flow).  The subreach slope, the parameters </w:delText>
        </w:r>
        <w:r w:rsidRPr="00F66D95" w:rsidDel="0010247C">
          <w:rPr>
            <w:i/>
            <w:iCs/>
          </w:rPr>
          <w:delText>n</w:delText>
        </w:r>
        <w:r w:rsidDel="0010247C">
          <w:delText xml:space="preserve"> and </w:delText>
        </w:r>
        <w:r w:rsidRPr="00A06758" w:rsidDel="0010247C">
          <w:rPr>
            <w:i/>
            <w:iCs/>
          </w:rPr>
          <w:delText>wd_ratio</w:delText>
        </w:r>
        <w:r w:rsidDel="0010247C">
          <w:delText>, and y</w:delText>
        </w:r>
        <w:r w:rsidRPr="00F66D95" w:rsidDel="0010247C">
          <w:delText>esterday’s</w:delText>
        </w:r>
        <w:r w:rsidDel="0010247C">
          <w:delText xml:space="preserve"> outflow are used to calculate the width and depth of the channel, with the assumption that the channel is rectangular and that its width-to-depth ratio is parameterized, with a default value of 10.  </w:delText>
        </w:r>
        <w:r w:rsidDel="0010247C">
          <w:rPr>
            <w:i/>
            <w:iCs/>
          </w:rPr>
          <w:delText>wd_ratio</w:delText>
        </w:r>
        <w:r w:rsidDel="0010247C">
          <w:delText xml:space="preserve"> is an optional field in the &lt;streams&gt; block of the Flow XML file.</w:delText>
        </w:r>
      </w:del>
    </w:p>
    <w:p w14:paraId="31314BF3" w14:textId="1673573E" w:rsidR="00933943" w:rsidRPr="009A327B" w:rsidRDefault="00933943" w:rsidP="00933943">
      <w:pPr>
        <w:ind w:firstLine="720"/>
      </w:pPr>
      <w:del w:id="650" w:author="David Conklin" w:date="2020-10-10T10:52:00Z">
        <w:r w:rsidDel="008110C5">
          <w:delText xml:space="preserve">The kinematic wave algorithm itself is parameterized with a value for </w:delText>
        </w:r>
        <w:r w:rsidDel="008110C5">
          <w:rPr>
            <w:i/>
            <w:iCs/>
          </w:rPr>
          <w:delText>n</w:delText>
        </w:r>
        <w:r w:rsidDel="008110C5">
          <w:delText xml:space="preserve"> = 0.3.  </w:delText>
        </w:r>
      </w:del>
      <w:r>
        <w:t>As implemented</w:t>
      </w:r>
      <w:r w:rsidRPr="008110C5">
        <w:rPr>
          <w:i/>
          <w:iCs/>
          <w:rPrChange w:id="651" w:author="David Conklin" w:date="2020-10-10T10:52:00Z">
            <w:rPr/>
          </w:rPrChange>
        </w:rPr>
        <w:t>,</w:t>
      </w:r>
      <w:r>
        <w:t xml:space="preserve"> </w:t>
      </w:r>
      <w:ins w:id="652" w:author="David Conklin" w:date="2020-10-10T10:52:00Z">
        <w:r w:rsidR="008110C5">
          <w:rPr>
            <w:i/>
            <w:iCs/>
          </w:rPr>
          <w:t>KinematicWave()</w:t>
        </w:r>
      </w:ins>
      <w:del w:id="653" w:author="David Conklin" w:date="2020-10-10T10:52:00Z">
        <w:r w:rsidDel="008110C5">
          <w:delText>the algorithm</w:delText>
        </w:r>
      </w:del>
      <w: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rPr>
          <w:ins w:id="654" w:author="David Conklin" w:date="2020-10-10T16:06:00Z"/>
        </w:rPr>
      </w:pPr>
    </w:p>
    <w:p w14:paraId="7CF0DAC7" w14:textId="4F7F6C1E" w:rsidR="00263AF4" w:rsidRDefault="00263AF4" w:rsidP="00263AF4">
      <w:pPr>
        <w:pStyle w:val="Heading2"/>
        <w:rPr>
          <w:ins w:id="655" w:author="David Conklin" w:date="2020-10-10T16:07:00Z"/>
        </w:rPr>
      </w:pPr>
      <w:ins w:id="656" w:author="David Conklin" w:date="2020-10-10T16:06:00Z">
        <w:r>
          <w:t>Estimating the sur</w:t>
        </w:r>
      </w:ins>
      <w:ins w:id="657" w:author="David Conklin" w:date="2020-10-10T16:07:00Z">
        <w:r>
          <w:t>face area of the water in a subreach</w:t>
        </w:r>
      </w:ins>
    </w:p>
    <w:p w14:paraId="6663A824" w14:textId="789DE2A3" w:rsidR="00263AF4" w:rsidRDefault="00263AF4" w:rsidP="00263AF4">
      <w:pPr>
        <w:rPr>
          <w:ins w:id="658" w:author="David Conklin" w:date="2020-10-10T16:18:00Z"/>
        </w:rPr>
      </w:pPr>
      <w:ins w:id="659" w:author="David Conklin" w:date="2020-10-10T16:07:00Z">
        <w:r>
          <w:tab/>
          <w:t>F</w:t>
        </w:r>
      </w:ins>
      <w:ins w:id="660" w:author="David Conklin" w:date="2020-10-10T16:08:00Z">
        <w:r>
          <w:t>or simulation of stream temperatures, a plausible estimate of the water surface area of the subreach</w:t>
        </w:r>
      </w:ins>
      <w:ins w:id="661" w:author="David Conklin" w:date="2020-10-10T16:09:00Z">
        <w:r>
          <w:t xml:space="preserve"> is important, because the radiative and evaporative energy exchanges are proportional to the surface area.</w:t>
        </w:r>
      </w:ins>
      <w:ins w:id="662" w:author="David Conklin" w:date="2020-10-10T16:10:00Z">
        <w:r>
          <w:t xml:space="preserve">  </w:t>
        </w:r>
      </w:ins>
      <w:ins w:id="663" w:author="David Conklin" w:date="2020-10-10T16:12:00Z">
        <w:r>
          <w:t xml:space="preserve">The surface area of the water is approximated by the product of the </w:t>
        </w:r>
        <w:r w:rsidR="00D165C3">
          <w:t>subreach length, which is fixed, and the width</w:t>
        </w:r>
      </w:ins>
      <w:ins w:id="664" w:author="David Conklin" w:date="2020-10-10T16:13:00Z">
        <w:r w:rsidR="00D165C3">
          <w:t xml:space="preserve"> of the stream.   T</w:t>
        </w:r>
      </w:ins>
      <w:ins w:id="665" w:author="David Conklin" w:date="2020-10-10T16:10:00Z">
        <w:r>
          <w:t xml:space="preserve">he width of the stream varies with </w:t>
        </w:r>
      </w:ins>
      <w:ins w:id="666" w:author="David Conklin" w:date="2020-10-10T16:11:00Z">
        <w:r>
          <w:t>the volume of water in the subreach, and varies</w:t>
        </w:r>
      </w:ins>
      <w:ins w:id="667" w:author="David Conklin" w:date="2020-10-10T16:13:00Z">
        <w:r w:rsidR="00D165C3">
          <w:t xml:space="preserve"> in a different way with the rate of flow</w:t>
        </w:r>
      </w:ins>
      <w:ins w:id="668" w:author="David Conklin" w:date="2020-10-10T16:14:00Z">
        <w:r w:rsidR="00D165C3">
          <w:t>.  The volume of water</w:t>
        </w:r>
      </w:ins>
      <w:ins w:id="669" w:author="David Conklin" w:date="2020-10-10T16:18:00Z">
        <w:r w:rsidR="00D165C3">
          <w:t xml:space="preserve"> itself</w:t>
        </w:r>
      </w:ins>
      <w:ins w:id="670" w:author="David Conklin" w:date="2020-10-10T16:14:00Z">
        <w:r w:rsidR="00D165C3">
          <w:t xml:space="preserve"> is determined by the</w:t>
        </w:r>
      </w:ins>
      <w:ins w:id="671" w:author="David Conklin" w:date="2020-10-10T16:15:00Z">
        <w:r w:rsidR="00D165C3">
          <w:t xml:space="preserve"> daily </w:t>
        </w:r>
      </w:ins>
      <w:ins w:id="672" w:author="David Conklin" w:date="2020-10-10T16:14:00Z">
        <w:r w:rsidR="00D165C3">
          <w:t>mass balance</w:t>
        </w:r>
      </w:ins>
      <w:ins w:id="673" w:author="David Conklin" w:date="2020-10-10T16:15:00Z">
        <w:r w:rsidR="00D165C3">
          <w:t xml:space="preserve">, after determination of the </w:t>
        </w:r>
      </w:ins>
      <w:ins w:id="674" w:author="David Conklin" w:date="2020-10-10T16:16:00Z">
        <w:r w:rsidR="00D165C3">
          <w:t>flows into and out of the subreach.</w:t>
        </w:r>
      </w:ins>
    </w:p>
    <w:p w14:paraId="5C0C8505" w14:textId="7B92E972" w:rsidR="00D165C3" w:rsidRPr="00D165C3" w:rsidRDefault="00D165C3" w:rsidP="00263AF4">
      <w:pPr>
        <w:rPr>
          <w:rPrChange w:id="675" w:author="David Conklin" w:date="2020-10-10T16:21:00Z">
            <w:rPr/>
          </w:rPrChange>
        </w:rPr>
        <w:pPrChange w:id="676" w:author="David Conklin" w:date="2020-10-10T16:07:00Z">
          <w:pPr>
            <w:pStyle w:val="Body"/>
          </w:pPr>
        </w:pPrChange>
      </w:pPr>
      <w:ins w:id="677" w:author="David Conklin" w:date="2020-10-10T16:18:00Z">
        <w:r>
          <w:tab/>
          <w:t>The effective width of the stream, for the purpose of c</w:t>
        </w:r>
      </w:ins>
      <w:ins w:id="678" w:author="David Conklin" w:date="2020-10-10T16:19:00Z">
        <w:r>
          <w:t xml:space="preserve">alculating the water surface area, is estimated by a two-step process.  First, a </w:t>
        </w:r>
      </w:ins>
      <w:ins w:id="679" w:author="David Conklin" w:date="2020-10-10T16:20:00Z">
        <w:r>
          <w:t xml:space="preserve">“Manniing </w:t>
        </w:r>
      </w:ins>
      <w:ins w:id="680" w:author="David Conklin" w:date="2020-10-10T16:21:00Z">
        <w:r>
          <w:t>dep</w:t>
        </w:r>
      </w:ins>
      <w:ins w:id="681" w:author="David Conklin" w:date="2020-10-10T16:20:00Z">
        <w:r>
          <w:t xml:space="preserve">th” is calculated using </w:t>
        </w:r>
      </w:ins>
      <w:ins w:id="682" w:author="David Conklin" w:date="2020-10-10T16:21:00Z">
        <w:r>
          <w:rPr>
            <w:i/>
            <w:iCs/>
          </w:rPr>
          <w:t>GetManningDepthFromQ()</w:t>
        </w:r>
        <w:r>
          <w:t>, and then it i</w:t>
        </w:r>
      </w:ins>
      <w:ins w:id="683" w:author="David Conklin" w:date="2020-10-10T16:22:00Z">
        <w:r>
          <w:t>s used with the known volume and length to solve for a “Manning width”</w:t>
        </w:r>
        <w:r w:rsidR="00264293">
          <w:t>.  The second step is to compare</w:t>
        </w:r>
      </w:ins>
      <w:ins w:id="684" w:author="David Conklin" w:date="2020-10-10T16:23:00Z">
        <w:r w:rsidR="00264293">
          <w:t xml:space="preserve"> the Manning width to a second estimate of the width made by multiplying the </w:t>
        </w:r>
      </w:ins>
      <w:ins w:id="685" w:author="David Conklin" w:date="2020-10-10T16:24:00Z">
        <w:r w:rsidR="00264293">
          <w:t>Manning depth by the parameterized width:depth ratio.</w:t>
        </w:r>
      </w:ins>
      <w:ins w:id="686" w:author="David Conklin" w:date="2020-10-10T16:25:00Z">
        <w:r w:rsidR="00264293">
          <w:t xml:space="preserve">  The lesser of the two width estimates is retained and used in the calculation of t</w:t>
        </w:r>
      </w:ins>
      <w:ins w:id="687" w:author="David Conklin" w:date="2020-10-10T16:26:00Z">
        <w:r w:rsidR="00264293">
          <w:t>he water surface area.</w:t>
        </w:r>
      </w:ins>
    </w:p>
    <w:p w14:paraId="5DFFEFA5" w14:textId="77777777" w:rsidR="00B20483" w:rsidRDefault="00B20483" w:rsidP="00684B5F"/>
    <w:p w14:paraId="3E997B9C" w14:textId="77777777" w:rsidR="009123A7" w:rsidRDefault="009123A7" w:rsidP="007B1928">
      <w:pPr>
        <w:pStyle w:val="Heading2"/>
      </w:pPr>
      <w:bookmarkStart w:id="688" w:name="_Toc53219803"/>
      <w:r>
        <w:t>Water temperature from thermal energy</w:t>
      </w:r>
      <w:bookmarkEnd w:id="688"/>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89" w:name="_Toc53219804"/>
      <w:r>
        <w:t>Initial conditions for Flow: the IC file</w:t>
      </w:r>
      <w:bookmarkEnd w:id="689"/>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90" w:name="_Toc53219805"/>
      <w:r>
        <w:lastRenderedPageBreak/>
        <w:t>Boundary conditions for stream water temperature</w:t>
      </w:r>
      <w:bookmarkEnd w:id="690"/>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91" w:name="_Toc53219806"/>
      <w:r>
        <w:t>Thermal stratification in reservoirs</w:t>
      </w:r>
      <w:bookmarkEnd w:id="691"/>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92" w:name="_Toc53219807"/>
      <w:r>
        <w:t>Thermal loading</w:t>
      </w:r>
      <w:bookmarkEnd w:id="692"/>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w:t>
      </w:r>
      <w:r w:rsidR="0056152A">
        <w:lastRenderedPageBreak/>
        <w:t>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0A53A232" w:rsidR="00EB51AF" w:rsidRPr="0009281D" w:rsidRDefault="00EB51AF" w:rsidP="007B1928">
      <w:r>
        <w:tab/>
        <w:t xml:space="preserve">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 </w:t>
      </w:r>
    </w:p>
    <w:p w14:paraId="572DA8B3" w14:textId="77777777" w:rsidR="00C70B81" w:rsidRDefault="00C70B81" w:rsidP="00A55502">
      <w:pPr>
        <w:pStyle w:val="Heading1"/>
      </w:pPr>
      <w:bookmarkStart w:id="693" w:name="_Toc53219808"/>
      <w:r>
        <w:t>Creating a new study area</w:t>
      </w:r>
      <w:r w:rsidR="00A55502">
        <w:t xml:space="preserve"> from a watershed within the WRB</w:t>
      </w:r>
      <w:bookmarkEnd w:id="693"/>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 xml:space="preserve">may be used as a study area.  Moreover, a study area may be formed from the combination of several named tributary basins, so long as they combine to a single pour point.  For example, the upper Willamette </w:t>
      </w:r>
      <w:r w:rsidR="00A55502">
        <w:lastRenderedPageBreak/>
        <w:t>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43D931B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933943">
        <w:t xml:space="preserve">Figure </w:t>
      </w:r>
      <w:r w:rsidR="0093394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t>
      </w:r>
      <w:r>
        <w:lastRenderedPageBreak/>
        <w:t>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694" w:name="_Toc53219809"/>
      <w:r>
        <w:t>North Santiam study area</w:t>
      </w:r>
      <w:bookmarkEnd w:id="694"/>
    </w:p>
    <w:p w14:paraId="24DE991F" w14:textId="77777777" w:rsidR="000C5A18" w:rsidRDefault="000C5A18" w:rsidP="000C5A18"/>
    <w:p w14:paraId="0AA4F828" w14:textId="611496E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933943">
        <w:t xml:space="preserve">Figure </w:t>
      </w:r>
      <w:r w:rsidR="0093394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w:t>
      </w:r>
      <w:r w:rsidR="00D97755">
        <w:rPr>
          <w:rFonts w:ascii="Calibri" w:eastAsia="Times New Roman" w:hAnsi="Calibri" w:cs="Calibri"/>
          <w:color w:val="000000"/>
        </w:rPr>
        <w:lastRenderedPageBreak/>
        <w:t>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95" w:name="_Toc53219810"/>
      <w:r>
        <w:rPr>
          <w:rFonts w:eastAsia="Times New Roman"/>
        </w:rPr>
        <w:t>Instream water rights</w:t>
      </w:r>
      <w:bookmarkEnd w:id="69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lastRenderedPageBreak/>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1B1D5B3B" w:rsidR="00AE364B" w:rsidRDefault="005C1A69" w:rsidP="005C1A69">
      <w:pPr>
        <w:pStyle w:val="Caption"/>
      </w:pPr>
      <w:bookmarkStart w:id="69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933943">
        <w:rPr>
          <w:noProof/>
        </w:rPr>
        <w:t>6</w:t>
      </w:r>
      <w:r w:rsidR="000B183E">
        <w:rPr>
          <w:noProof/>
        </w:rPr>
        <w:fldChar w:fldCharType="end"/>
      </w:r>
      <w:r>
        <w:t xml:space="preserve">. Instream water rights in </w:t>
      </w:r>
      <w:r w:rsidR="00077987">
        <w:t>the North Santiam watershed</w:t>
      </w:r>
      <w:bookmarkEnd w:id="696"/>
    </w:p>
    <w:p w14:paraId="0FD5899C" w14:textId="77777777" w:rsidR="0092040E" w:rsidRDefault="0092040E" w:rsidP="0092040E"/>
    <w:p w14:paraId="0E0CDFE5" w14:textId="77777777" w:rsidR="00B91F45" w:rsidRDefault="00B47486" w:rsidP="00B91F45">
      <w:pPr>
        <w:pStyle w:val="Heading2"/>
      </w:pPr>
      <w:bookmarkStart w:id="697" w:name="_Toc53219811"/>
      <w:r>
        <w:t xml:space="preserve">Municipal </w:t>
      </w:r>
      <w:r w:rsidR="00057A5D">
        <w:t>w</w:t>
      </w:r>
      <w:r>
        <w:t xml:space="preserve">ater </w:t>
      </w:r>
      <w:r w:rsidR="00D97755">
        <w:t>r</w:t>
      </w:r>
      <w:r>
        <w:t>ights</w:t>
      </w:r>
      <w:bookmarkEnd w:id="697"/>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698" w:name="_Toc53219812"/>
      <w:r>
        <w:t>McKenzie Basin Wetlands Study</w:t>
      </w:r>
      <w:bookmarkEnd w:id="698"/>
    </w:p>
    <w:p w14:paraId="79498AD8" w14:textId="77777777" w:rsidR="00736461" w:rsidRPr="00D97CDA" w:rsidRDefault="00736461" w:rsidP="00A8214A"/>
    <w:p w14:paraId="2403DDA0" w14:textId="063D759E" w:rsidR="00275338" w:rsidRDefault="003613A1" w:rsidP="00A8214A">
      <w:pPr>
        <w:pStyle w:val="Heading2"/>
      </w:pPr>
      <w:bookmarkStart w:id="699" w:name="_Toc53219813"/>
      <w:r>
        <w:t xml:space="preserve">Project </w:t>
      </w:r>
      <w:r w:rsidR="00DC262D">
        <w:t>Overview</w:t>
      </w:r>
      <w:bookmarkEnd w:id="699"/>
    </w:p>
    <w:p w14:paraId="6C66CC56" w14:textId="0DA8D7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933943">
        <w:t xml:space="preserve">Figure </w:t>
      </w:r>
      <w:r w:rsidR="0093394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lastRenderedPageBreak/>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76F0138" w:rsidR="00275338" w:rsidRDefault="009767A5" w:rsidP="00A8214A">
      <w:pPr>
        <w:pStyle w:val="Caption"/>
      </w:pPr>
      <w:bookmarkStart w:id="700" w:name="_Ref48282850"/>
      <w:bookmarkStart w:id="701" w:name="_Toc53219839"/>
      <w:r>
        <w:t xml:space="preserve">Figure </w:t>
      </w:r>
      <w:fldSimple w:instr=" SEQ Figure \* ARABIC ">
        <w:r w:rsidR="00933943">
          <w:rPr>
            <w:noProof/>
          </w:rPr>
          <w:t>7</w:t>
        </w:r>
      </w:fldSimple>
      <w:bookmarkEnd w:id="700"/>
      <w:r>
        <w:t>. McKenzie basin in CW3M screen capture</w:t>
      </w:r>
      <w:bookmarkEnd w:id="701"/>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A3CCEE0" w:rsidR="004D33B7" w:rsidRDefault="009767A5" w:rsidP="00A8214A">
      <w:pPr>
        <w:pStyle w:val="Caption"/>
      </w:pPr>
      <w:bookmarkStart w:id="702" w:name="_Ref48282776"/>
      <w:bookmarkStart w:id="703" w:name="_Ref48282732"/>
      <w:bookmarkStart w:id="704" w:name="_Toc53219840"/>
      <w:r>
        <w:t xml:space="preserve">Figure </w:t>
      </w:r>
      <w:fldSimple w:instr=" SEQ Figure \* ARABIC ">
        <w:r w:rsidR="00933943">
          <w:rPr>
            <w:noProof/>
          </w:rPr>
          <w:t>8</w:t>
        </w:r>
      </w:fldSimple>
      <w:bookmarkEnd w:id="702"/>
      <w:r>
        <w:t>. Wetlands in the lower McKenzie basin, with their WETL_ID attribute values</w:t>
      </w:r>
      <w:bookmarkEnd w:id="703"/>
      <w:bookmarkEnd w:id="704"/>
    </w:p>
    <w:p w14:paraId="364BDC9E" w14:textId="77777777" w:rsidR="004D33B7" w:rsidRDefault="004D33B7" w:rsidP="00275338"/>
    <w:p w14:paraId="6EF95807" w14:textId="5E566C26" w:rsidR="003613A1" w:rsidRDefault="003613A1" w:rsidP="00A8214A">
      <w:pPr>
        <w:pStyle w:val="Heading2"/>
      </w:pPr>
      <w:bookmarkStart w:id="705" w:name="_Toc53219814"/>
      <w:r>
        <w:t>Model and Simulation Overview</w:t>
      </w:r>
      <w:bookmarkEnd w:id="705"/>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706" w:name="_Toc53219815"/>
      <w:r>
        <w:t>McKenzie wetlands in the initial versions of the IDU, HRU, and Reach data layers</w:t>
      </w:r>
      <w:bookmarkEnd w:id="706"/>
    </w:p>
    <w:p w14:paraId="79661602" w14:textId="25D0D4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933943">
        <w:t xml:space="preserve">Figure </w:t>
      </w:r>
      <w:r w:rsidR="0093394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07" w:name="_Toc49175988"/>
      <w:bookmarkStart w:id="708" w:name="_Toc53219816"/>
      <w:r>
        <w:t>Data changes for better representation of wetlands</w:t>
      </w:r>
      <w:bookmarkEnd w:id="707"/>
      <w:bookmarkEnd w:id="70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709" w:name="_Toc53219817"/>
      <w:r>
        <w:t xml:space="preserve">Projection, </w:t>
      </w:r>
      <w:r w:rsidR="006F174A">
        <w:t>Calendar</w:t>
      </w:r>
      <w:r>
        <w:t>,</w:t>
      </w:r>
      <w:r w:rsidR="006F174A">
        <w:t xml:space="preserve"> and </w:t>
      </w:r>
      <w:r w:rsidR="009D540F">
        <w:t>Units</w:t>
      </w:r>
      <w:bookmarkEnd w:id="70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710" w:name="_Toc53219818"/>
      <w:r>
        <w:t>Simulation of changes in wetlands over time</w:t>
      </w:r>
      <w:bookmarkEnd w:id="71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11" w:name="_Toc53219819"/>
      <w:r>
        <w:t xml:space="preserve">How wetlands </w:t>
      </w:r>
      <w:r w:rsidR="000806A1">
        <w:t>are</w:t>
      </w:r>
      <w:r>
        <w:t xml:space="preserve"> represented</w:t>
      </w:r>
      <w:r w:rsidR="006D6388">
        <w:t xml:space="preserve"> in the model</w:t>
      </w:r>
      <w:bookmarkEnd w:id="71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712" w:name="_Toc53219820"/>
      <w:r>
        <w:t>Attributes of interest in the wetlands study</w:t>
      </w:r>
      <w:bookmarkEnd w:id="71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13" w:name="_Toc53219821"/>
      <w:r>
        <w:t>A WETNESS attribute</w:t>
      </w:r>
      <w:bookmarkEnd w:id="713"/>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714" w:name="_Toc53219822"/>
      <w:r>
        <w:t>Calculating the exchange of water between the wetland and the reach</w:t>
      </w:r>
      <w:bookmarkEnd w:id="714"/>
    </w:p>
    <w:p w14:paraId="71419F3E" w14:textId="001ADEBC" w:rsidR="00871F69" w:rsidRDefault="00871F69" w:rsidP="00871F69">
      <w:pPr>
        <w:pStyle w:val="Heading3"/>
      </w:pPr>
      <w:bookmarkStart w:id="715" w:name="_Toc53219823"/>
      <w:r>
        <w:t xml:space="preserve">Wetland </w:t>
      </w:r>
      <w:r w:rsidR="007A55EC">
        <w:t xml:space="preserve">IDU </w:t>
      </w:r>
      <w:r>
        <w:t>parameters</w:t>
      </w:r>
      <w:bookmarkEnd w:id="71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716" w:name="_Toc53219824"/>
      <w:r>
        <w:t>Reach parameters</w:t>
      </w:r>
      <w:bookmarkEnd w:id="716"/>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717" w:name="_Toc53219825"/>
      <w:r>
        <w:t>Loss (or gain) of wetlands</w:t>
      </w:r>
      <w:bookmarkEnd w:id="717"/>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718" w:name="_Toc53219826"/>
      <w:r>
        <w:t>Reality check</w:t>
      </w:r>
      <w:bookmarkEnd w:id="718"/>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372EF613" w:rsidR="006D6388" w:rsidRDefault="006D6388" w:rsidP="00A8214A">
      <w:pPr>
        <w:ind w:left="720"/>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5FF408D3" w14:textId="77777777" w:rsidR="006D6388" w:rsidRDefault="006D6388" w:rsidP="006D6388"/>
    <w:p w14:paraId="30035DF2" w14:textId="77777777" w:rsidR="006D6388" w:rsidRDefault="006D6388" w:rsidP="006D6388"/>
    <w:p w14:paraId="2C48710D" w14:textId="1B938C52" w:rsidR="00E90646" w:rsidRDefault="00E90646" w:rsidP="00E90646">
      <w:pPr>
        <w:pStyle w:val="Heading2"/>
      </w:pPr>
      <w:bookmarkStart w:id="719" w:name="_Toc53219827"/>
      <w:r>
        <w:t>Clackamas wetlands v. McKenzie wetlands</w:t>
      </w:r>
      <w:bookmarkEnd w:id="719"/>
    </w:p>
    <w:p w14:paraId="067AD90B" w14:textId="4CFD0236"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933943">
        <w:t xml:space="preserve">Figure </w:t>
      </w:r>
      <w:r w:rsidR="0093394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DBAFE17" w:rsidR="005C537E" w:rsidRDefault="005C537E" w:rsidP="005C537E">
      <w:pPr>
        <w:pStyle w:val="Caption"/>
      </w:pPr>
      <w:bookmarkStart w:id="720" w:name="_Ref48286765"/>
      <w:bookmarkStart w:id="721" w:name="_Toc53219841"/>
      <w:r>
        <w:t xml:space="preserve">Figure </w:t>
      </w:r>
      <w:fldSimple w:instr=" SEQ Figure \* ARABIC ">
        <w:r w:rsidR="00933943">
          <w:rPr>
            <w:noProof/>
          </w:rPr>
          <w:t>9</w:t>
        </w:r>
      </w:fldSimple>
      <w:bookmarkEnd w:id="720"/>
      <w:r>
        <w:t>. Clackamas basin in CW3M screen capture</w:t>
      </w:r>
      <w:bookmarkEnd w:id="72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722" w:name="_Toc53219828"/>
      <w:r>
        <w:t>The Clackamas Basin</w:t>
      </w:r>
      <w:bookmarkEnd w:id="722"/>
    </w:p>
    <w:p w14:paraId="4A96B042" w14:textId="77777777" w:rsidR="005C537E" w:rsidRPr="000E6A65" w:rsidRDefault="005C537E" w:rsidP="005C537E"/>
    <w:p w14:paraId="11F4A966" w14:textId="70396F93"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933943">
        <w:t xml:space="preserve">Figure </w:t>
      </w:r>
      <w:r w:rsidR="0093394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723" w:name="_Toc53219829"/>
      <w:r>
        <w:t>Directory structure and file names</w:t>
      </w:r>
      <w:bookmarkEnd w:id="72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724" w:name="_Toc53219830"/>
      <w:r>
        <w:lastRenderedPageBreak/>
        <w:t xml:space="preserve">Release </w:t>
      </w:r>
      <w:r w:rsidR="00E735F4">
        <w:t>Log</w:t>
      </w:r>
      <w:bookmarkEnd w:id="72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FC8B33D" w14:textId="48573834" w:rsidR="002E6A03" w:rsidRDefault="002E6A03" w:rsidP="002E6A0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2CE246F3" w14:textId="77777777" w:rsidR="002E6A03" w:rsidRDefault="002E6A03" w:rsidP="00632DCA">
      <w:pPr>
        <w:pStyle w:val="Body"/>
      </w:pPr>
    </w:p>
    <w:p w14:paraId="7840B9A7" w14:textId="77777777" w:rsidR="005F3D22" w:rsidRDefault="005F3D22" w:rsidP="005F3D22">
      <w:pPr>
        <w:pStyle w:val="Heading1"/>
      </w:pPr>
      <w:bookmarkStart w:id="725" w:name="_Toc53219831"/>
      <w:r>
        <w:t>References</w:t>
      </w:r>
      <w:bookmarkEnd w:id="72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452531EC"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9" w:history="1">
        <w:r w:rsidRPr="007A4A6E">
          <w:rPr>
            <w:rStyle w:val="Hyperlink"/>
          </w:rPr>
          <w:t>https://www.oregon.gov/deq/FilterDocs/heatsourcemanual.pdf</w:t>
        </w:r>
      </w:hyperlink>
      <w:r>
        <w:t xml:space="preserve"> </w:t>
      </w:r>
    </w:p>
    <w:p w14:paraId="7EA27044" w14:textId="38B9DA8A" w:rsidR="006F5915" w:rsidRDefault="006F5915"/>
    <w:p w14:paraId="240485A0" w14:textId="4B73F757"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0" w:history="1">
        <w:r w:rsidRPr="007E053D">
          <w:rPr>
            <w:rStyle w:val="Hyperlink"/>
            <w:rFonts w:cstheme="minorHAnsi"/>
          </w:rPr>
          <w:t>https://doi.org/10.1007/BF00045196</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1" w:history="1">
        <w:r w:rsidRPr="007E2AF3">
          <w:rPr>
            <w:rStyle w:val="Hyperlink"/>
            <w:rFonts w:cstheme="minorHAnsi"/>
          </w:rPr>
          <w:t>https://doi.org/10.1029/2018WR024236</w:t>
        </w:r>
      </w:hyperlink>
    </w:p>
    <w:p w14:paraId="627852A8" w14:textId="3D07EB78" w:rsidR="005F629F" w:rsidRDefault="005F629F"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2"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726" w:name="_Toc53219832"/>
      <w:r>
        <w:rPr>
          <w:rFonts w:eastAsiaTheme="minorHAnsi"/>
        </w:rPr>
        <w:t>Acronyms</w:t>
      </w:r>
      <w:r w:rsidR="009D540F">
        <w:rPr>
          <w:rFonts w:eastAsiaTheme="minorHAnsi"/>
        </w:rPr>
        <w:t xml:space="preserve"> and Abbreviations</w:t>
      </w:r>
      <w:bookmarkEnd w:id="726"/>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lastRenderedPageBreak/>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3"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683D6" w14:textId="77777777" w:rsidR="0068783A" w:rsidRDefault="0068783A" w:rsidP="00064E77">
      <w:r>
        <w:separator/>
      </w:r>
    </w:p>
  </w:endnote>
  <w:endnote w:type="continuationSeparator" w:id="0">
    <w:p w14:paraId="6093EDC4" w14:textId="77777777" w:rsidR="0068783A" w:rsidRDefault="0068783A"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263AF4" w:rsidRDefault="00263A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263AF4" w:rsidRDefault="00263A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9C3E69" w14:textId="77777777" w:rsidR="0068783A" w:rsidRDefault="0068783A" w:rsidP="00064E77">
      <w:r>
        <w:separator/>
      </w:r>
    </w:p>
  </w:footnote>
  <w:footnote w:type="continuationSeparator" w:id="0">
    <w:p w14:paraId="442B7AFB" w14:textId="77777777" w:rsidR="0068783A" w:rsidRDefault="0068783A"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19DD"/>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62B"/>
    <w:rsid w:val="00061D96"/>
    <w:rsid w:val="00064E77"/>
    <w:rsid w:val="00067529"/>
    <w:rsid w:val="000756EF"/>
    <w:rsid w:val="00077987"/>
    <w:rsid w:val="000806A1"/>
    <w:rsid w:val="00084A31"/>
    <w:rsid w:val="0009281D"/>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511F4"/>
    <w:rsid w:val="00154AFB"/>
    <w:rsid w:val="00156AFB"/>
    <w:rsid w:val="001602E1"/>
    <w:rsid w:val="00165835"/>
    <w:rsid w:val="00173147"/>
    <w:rsid w:val="00174337"/>
    <w:rsid w:val="00176B6C"/>
    <w:rsid w:val="00176FFA"/>
    <w:rsid w:val="00192A0B"/>
    <w:rsid w:val="00195906"/>
    <w:rsid w:val="001B6B33"/>
    <w:rsid w:val="001C0FE8"/>
    <w:rsid w:val="001C227C"/>
    <w:rsid w:val="001C68ED"/>
    <w:rsid w:val="00201EB4"/>
    <w:rsid w:val="002036EA"/>
    <w:rsid w:val="00213464"/>
    <w:rsid w:val="00221F0F"/>
    <w:rsid w:val="00223E80"/>
    <w:rsid w:val="00224E69"/>
    <w:rsid w:val="00230BDE"/>
    <w:rsid w:val="00232699"/>
    <w:rsid w:val="00232CB2"/>
    <w:rsid w:val="00234CF9"/>
    <w:rsid w:val="002432E4"/>
    <w:rsid w:val="00255861"/>
    <w:rsid w:val="00263AF4"/>
    <w:rsid w:val="00264293"/>
    <w:rsid w:val="00267FD4"/>
    <w:rsid w:val="00272344"/>
    <w:rsid w:val="00273B32"/>
    <w:rsid w:val="00275338"/>
    <w:rsid w:val="002770CE"/>
    <w:rsid w:val="00287358"/>
    <w:rsid w:val="002971E8"/>
    <w:rsid w:val="002A34F3"/>
    <w:rsid w:val="002B1A1D"/>
    <w:rsid w:val="002B7117"/>
    <w:rsid w:val="002C16CA"/>
    <w:rsid w:val="002C303A"/>
    <w:rsid w:val="002C3E17"/>
    <w:rsid w:val="002C4C7A"/>
    <w:rsid w:val="002D2159"/>
    <w:rsid w:val="002D4074"/>
    <w:rsid w:val="002D6657"/>
    <w:rsid w:val="002E0FEC"/>
    <w:rsid w:val="002E1CD4"/>
    <w:rsid w:val="002E6A03"/>
    <w:rsid w:val="002E747C"/>
    <w:rsid w:val="002F13AD"/>
    <w:rsid w:val="002F5005"/>
    <w:rsid w:val="00304172"/>
    <w:rsid w:val="00312039"/>
    <w:rsid w:val="00312BD4"/>
    <w:rsid w:val="00312D50"/>
    <w:rsid w:val="00313184"/>
    <w:rsid w:val="00314F62"/>
    <w:rsid w:val="00320791"/>
    <w:rsid w:val="00321E8A"/>
    <w:rsid w:val="003248C7"/>
    <w:rsid w:val="003271F0"/>
    <w:rsid w:val="00327CA3"/>
    <w:rsid w:val="00334570"/>
    <w:rsid w:val="00334BEF"/>
    <w:rsid w:val="0033601E"/>
    <w:rsid w:val="003410F4"/>
    <w:rsid w:val="003426E9"/>
    <w:rsid w:val="0034623E"/>
    <w:rsid w:val="003500F7"/>
    <w:rsid w:val="003613A1"/>
    <w:rsid w:val="0036489E"/>
    <w:rsid w:val="00364BDC"/>
    <w:rsid w:val="00382B0B"/>
    <w:rsid w:val="00390417"/>
    <w:rsid w:val="00393586"/>
    <w:rsid w:val="003A61FF"/>
    <w:rsid w:val="003A7CFD"/>
    <w:rsid w:val="003B3B98"/>
    <w:rsid w:val="003B5FA8"/>
    <w:rsid w:val="003D56B3"/>
    <w:rsid w:val="003F21D3"/>
    <w:rsid w:val="003F360E"/>
    <w:rsid w:val="00403174"/>
    <w:rsid w:val="00406032"/>
    <w:rsid w:val="00407672"/>
    <w:rsid w:val="004107FB"/>
    <w:rsid w:val="004111AF"/>
    <w:rsid w:val="00411AA2"/>
    <w:rsid w:val="00415923"/>
    <w:rsid w:val="004168B8"/>
    <w:rsid w:val="00427566"/>
    <w:rsid w:val="0044336B"/>
    <w:rsid w:val="00446DD1"/>
    <w:rsid w:val="00451A73"/>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50511E"/>
    <w:rsid w:val="005107A7"/>
    <w:rsid w:val="00525BEB"/>
    <w:rsid w:val="00527425"/>
    <w:rsid w:val="00531AC5"/>
    <w:rsid w:val="005343D4"/>
    <w:rsid w:val="005369C0"/>
    <w:rsid w:val="0054028D"/>
    <w:rsid w:val="0055476E"/>
    <w:rsid w:val="0056152A"/>
    <w:rsid w:val="005729DB"/>
    <w:rsid w:val="00581BEB"/>
    <w:rsid w:val="00585C7E"/>
    <w:rsid w:val="00593C5F"/>
    <w:rsid w:val="00595105"/>
    <w:rsid w:val="005A2A0B"/>
    <w:rsid w:val="005A6F58"/>
    <w:rsid w:val="005B4DD9"/>
    <w:rsid w:val="005B5E46"/>
    <w:rsid w:val="005C01BD"/>
    <w:rsid w:val="005C1A69"/>
    <w:rsid w:val="005C2F4A"/>
    <w:rsid w:val="005C537E"/>
    <w:rsid w:val="005F3D22"/>
    <w:rsid w:val="005F46C8"/>
    <w:rsid w:val="005F629F"/>
    <w:rsid w:val="005F7F6C"/>
    <w:rsid w:val="006076FE"/>
    <w:rsid w:val="006313A1"/>
    <w:rsid w:val="00632DCA"/>
    <w:rsid w:val="00645753"/>
    <w:rsid w:val="00647F96"/>
    <w:rsid w:val="00655BC7"/>
    <w:rsid w:val="006569CE"/>
    <w:rsid w:val="00672FFF"/>
    <w:rsid w:val="006764F3"/>
    <w:rsid w:val="00683502"/>
    <w:rsid w:val="00684B5F"/>
    <w:rsid w:val="0068783A"/>
    <w:rsid w:val="00691D6A"/>
    <w:rsid w:val="006A06E4"/>
    <w:rsid w:val="006A13B7"/>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2D7E"/>
    <w:rsid w:val="00736461"/>
    <w:rsid w:val="00742BBC"/>
    <w:rsid w:val="007441D2"/>
    <w:rsid w:val="00751211"/>
    <w:rsid w:val="007512E5"/>
    <w:rsid w:val="007534AF"/>
    <w:rsid w:val="00767641"/>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F4C1F"/>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7943"/>
    <w:rsid w:val="00867B2E"/>
    <w:rsid w:val="00871F69"/>
    <w:rsid w:val="008770E3"/>
    <w:rsid w:val="00881DF0"/>
    <w:rsid w:val="00882C17"/>
    <w:rsid w:val="0088329B"/>
    <w:rsid w:val="00885D48"/>
    <w:rsid w:val="00885DEF"/>
    <w:rsid w:val="00887D92"/>
    <w:rsid w:val="008920B1"/>
    <w:rsid w:val="00893F4B"/>
    <w:rsid w:val="00894992"/>
    <w:rsid w:val="008A2C49"/>
    <w:rsid w:val="008A493C"/>
    <w:rsid w:val="008B095E"/>
    <w:rsid w:val="008B7F8E"/>
    <w:rsid w:val="008C0B03"/>
    <w:rsid w:val="008E4511"/>
    <w:rsid w:val="008E6C13"/>
    <w:rsid w:val="008E7929"/>
    <w:rsid w:val="008F3962"/>
    <w:rsid w:val="008F7342"/>
    <w:rsid w:val="0090110A"/>
    <w:rsid w:val="00906BBF"/>
    <w:rsid w:val="00906CF9"/>
    <w:rsid w:val="00906F5B"/>
    <w:rsid w:val="009123A7"/>
    <w:rsid w:val="00916DC9"/>
    <w:rsid w:val="0092040E"/>
    <w:rsid w:val="009236B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6B9"/>
    <w:rsid w:val="009F6E43"/>
    <w:rsid w:val="00A06758"/>
    <w:rsid w:val="00A0759A"/>
    <w:rsid w:val="00A112B7"/>
    <w:rsid w:val="00A20B4A"/>
    <w:rsid w:val="00A20FF9"/>
    <w:rsid w:val="00A21124"/>
    <w:rsid w:val="00A24D01"/>
    <w:rsid w:val="00A35AEA"/>
    <w:rsid w:val="00A37865"/>
    <w:rsid w:val="00A43D30"/>
    <w:rsid w:val="00A51BEA"/>
    <w:rsid w:val="00A5284D"/>
    <w:rsid w:val="00A55502"/>
    <w:rsid w:val="00A57AB6"/>
    <w:rsid w:val="00A63C5B"/>
    <w:rsid w:val="00A63DAE"/>
    <w:rsid w:val="00A72932"/>
    <w:rsid w:val="00A8214A"/>
    <w:rsid w:val="00A827C4"/>
    <w:rsid w:val="00A928D9"/>
    <w:rsid w:val="00A92F06"/>
    <w:rsid w:val="00AA220A"/>
    <w:rsid w:val="00AB1E51"/>
    <w:rsid w:val="00AB4A43"/>
    <w:rsid w:val="00AC6CF6"/>
    <w:rsid w:val="00AD0B00"/>
    <w:rsid w:val="00AD22DC"/>
    <w:rsid w:val="00AD412A"/>
    <w:rsid w:val="00AE355A"/>
    <w:rsid w:val="00AE364B"/>
    <w:rsid w:val="00AF7701"/>
    <w:rsid w:val="00B0089C"/>
    <w:rsid w:val="00B01693"/>
    <w:rsid w:val="00B10B8F"/>
    <w:rsid w:val="00B20483"/>
    <w:rsid w:val="00B216A9"/>
    <w:rsid w:val="00B2572B"/>
    <w:rsid w:val="00B273FF"/>
    <w:rsid w:val="00B37892"/>
    <w:rsid w:val="00B447EE"/>
    <w:rsid w:val="00B47486"/>
    <w:rsid w:val="00B5577C"/>
    <w:rsid w:val="00B62984"/>
    <w:rsid w:val="00B65B7C"/>
    <w:rsid w:val="00B707C3"/>
    <w:rsid w:val="00B764D6"/>
    <w:rsid w:val="00B76B73"/>
    <w:rsid w:val="00B879F8"/>
    <w:rsid w:val="00B91F45"/>
    <w:rsid w:val="00B939DE"/>
    <w:rsid w:val="00BA7163"/>
    <w:rsid w:val="00BB1179"/>
    <w:rsid w:val="00BD0A05"/>
    <w:rsid w:val="00BD0F8C"/>
    <w:rsid w:val="00BD5610"/>
    <w:rsid w:val="00BD69AE"/>
    <w:rsid w:val="00BE0D88"/>
    <w:rsid w:val="00C13229"/>
    <w:rsid w:val="00C163DA"/>
    <w:rsid w:val="00C26282"/>
    <w:rsid w:val="00C34EBD"/>
    <w:rsid w:val="00C364E7"/>
    <w:rsid w:val="00C4199C"/>
    <w:rsid w:val="00C46F0A"/>
    <w:rsid w:val="00C551F9"/>
    <w:rsid w:val="00C66A50"/>
    <w:rsid w:val="00C67CA6"/>
    <w:rsid w:val="00C70B81"/>
    <w:rsid w:val="00C74675"/>
    <w:rsid w:val="00C76427"/>
    <w:rsid w:val="00C77A33"/>
    <w:rsid w:val="00C91B08"/>
    <w:rsid w:val="00C93662"/>
    <w:rsid w:val="00C97C9B"/>
    <w:rsid w:val="00CA1F9F"/>
    <w:rsid w:val="00CA564C"/>
    <w:rsid w:val="00CA57D5"/>
    <w:rsid w:val="00CB152A"/>
    <w:rsid w:val="00CB4C46"/>
    <w:rsid w:val="00CB7A37"/>
    <w:rsid w:val="00CF4732"/>
    <w:rsid w:val="00D07292"/>
    <w:rsid w:val="00D139AA"/>
    <w:rsid w:val="00D165C3"/>
    <w:rsid w:val="00D23CD9"/>
    <w:rsid w:val="00D33A9A"/>
    <w:rsid w:val="00D35AF7"/>
    <w:rsid w:val="00D35D53"/>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66595"/>
    <w:rsid w:val="00E66BC2"/>
    <w:rsid w:val="00E675D5"/>
    <w:rsid w:val="00E705B6"/>
    <w:rsid w:val="00E72638"/>
    <w:rsid w:val="00E735F4"/>
    <w:rsid w:val="00E7709F"/>
    <w:rsid w:val="00E82496"/>
    <w:rsid w:val="00E85A4D"/>
    <w:rsid w:val="00E90646"/>
    <w:rsid w:val="00E91BC9"/>
    <w:rsid w:val="00E965AC"/>
    <w:rsid w:val="00EA30D9"/>
    <w:rsid w:val="00EA5C3A"/>
    <w:rsid w:val="00EB51AF"/>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0120"/>
    <w:rsid w:val="00F45CDF"/>
    <w:rsid w:val="00F47B71"/>
    <w:rsid w:val="00F54E41"/>
    <w:rsid w:val="00F666D4"/>
    <w:rsid w:val="00F66D95"/>
    <w:rsid w:val="00F77810"/>
    <w:rsid w:val="00F80218"/>
    <w:rsid w:val="00F8477A"/>
    <w:rsid w:val="00F9474B"/>
    <w:rsid w:val="00F94E7F"/>
    <w:rsid w:val="00F95AB4"/>
    <w:rsid w:val="00FB2FA9"/>
    <w:rsid w:val="00FB5588"/>
    <w:rsid w:val="00FC0533"/>
    <w:rsid w:val="00FC290B"/>
    <w:rsid w:val="00FD7EFE"/>
    <w:rsid w:val="00FE728D"/>
    <w:rsid w:val="00FF071C"/>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3m@freshwatersim.com" TargetMode="External"/><Relationship Id="rId13" Type="http://schemas.openxmlformats.org/officeDocument/2006/relationships/image" Target="media/image5.JPG"/><Relationship Id="rId18" Type="http://schemas.openxmlformats.org/officeDocument/2006/relationships/image" Target="media/image9.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i.org/10.1029/2018WR024236"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climatologylab.org/gridmet.html" TargetMode="External"/><Relationship Id="rId10" Type="http://schemas.openxmlformats.org/officeDocument/2006/relationships/image" Target="media/image2.JPG"/><Relationship Id="rId19" Type="http://schemas.openxmlformats.org/officeDocument/2006/relationships/hyperlink" Target="https://www.oregon.gov/deq/FilterDocs/heatsourcemanual.pdf"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www.jstor.com/stable/194183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49664</TotalTime>
  <Pages>42</Pages>
  <Words>15448</Words>
  <Characters>88059</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221</cp:revision>
  <cp:lastPrinted>2020-09-12T00:49:00Z</cp:lastPrinted>
  <dcterms:created xsi:type="dcterms:W3CDTF">2018-11-09T13:56:00Z</dcterms:created>
  <dcterms:modified xsi:type="dcterms:W3CDTF">2020-10-10T23:26:00Z</dcterms:modified>
</cp:coreProperties>
</file>