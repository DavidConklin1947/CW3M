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D31E9AA" w:rsidR="00064E77" w:rsidRPr="00064E77" w:rsidRDefault="007B1928" w:rsidP="00064E77">
      <w:pPr>
        <w:pStyle w:val="Subtitle"/>
      </w:pPr>
      <w:r>
        <w:t>1</w:t>
      </w:r>
      <w:r w:rsidR="005160F8">
        <w:t>2/</w:t>
      </w:r>
      <w:r w:rsidR="002D591A">
        <w:t>8</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rsidP="00977ECE">
      <w:pPr>
        <w:rPr>
          <w:ins w:id="0" w:author="David Conklin" w:date="2020-12-08T14:52:00Z"/>
        </w:rPr>
        <w:pPrChange w:id="1" w:author="David Conklin" w:date="2020-12-08T14:53:00Z">
          <w:pPr>
            <w:pStyle w:val="Heading2"/>
          </w:pPr>
        </w:pPrChange>
      </w:pPr>
      <w:r>
        <w:rPr>
          <w:rStyle w:val="Hyperlink"/>
          <w:color w:val="auto"/>
          <w:u w:val="none"/>
        </w:rPr>
        <w:t xml:space="preserve">- Updated the </w:t>
      </w:r>
      <w:del w:id="2"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3" w:author="David Conklin" w:date="2020-12-08T14:53:00Z">
        <w:r w:rsidR="00977ECE">
          <w:rPr>
            <w:rStyle w:val="Hyperlink"/>
            <w:color w:val="auto"/>
            <w:u w:val="none"/>
          </w:rPr>
          <w:t xml:space="preserve"> “</w:t>
        </w:r>
      </w:ins>
      <w:del w:id="4" w:author="David Conklin" w:date="2020-12-08T14:53:00Z">
        <w:r w:rsidDel="00977ECE">
          <w:rPr>
            <w:rStyle w:val="Hyperlink"/>
            <w:color w:val="auto"/>
            <w:u w:val="none"/>
          </w:rPr>
          <w:delText>.</w:delText>
        </w:r>
      </w:del>
      <w:ins w:id="5" w:author="David Conklin" w:date="2020-12-08T14:52:00Z">
        <w:r w:rsidR="00977ECE">
          <w:t>Boundary conditions for stream water temperature</w:t>
        </w:r>
      </w:ins>
      <w:ins w:id="6" w:author="David Conklin" w:date="2020-12-08T14:53:00Z">
        <w:r w:rsidR="00977ECE">
          <w:t>”.</w:t>
        </w:r>
      </w:ins>
    </w:p>
    <w:p w14:paraId="11AE2C5B" w14:textId="3E47BF42" w:rsidR="00977ECE" w:rsidRDefault="00543BA6" w:rsidP="00977ECE">
      <w:pPr>
        <w:rPr>
          <w:rStyle w:val="Hyperlink"/>
          <w:color w:val="auto"/>
          <w:u w:val="none"/>
        </w:rPr>
        <w:pPrChange w:id="7" w:author="David Conklin" w:date="2020-12-08T14:53:00Z">
          <w:pPr/>
        </w:pPrChange>
      </w:pPr>
      <w:ins w:id="8"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6E29882E" w:rsidR="00613C1D" w:rsidRDefault="006636CC">
          <w:pPr>
            <w:pStyle w:val="TOC1"/>
            <w:tabs>
              <w:tab w:val="right" w:leader="dot" w:pos="9350"/>
            </w:tabs>
            <w:rPr>
              <w:ins w:id="9" w:author="David Conklin" w:date="2020-12-08T17:42:00Z"/>
              <w:rFonts w:eastAsiaTheme="minorEastAsia"/>
              <w:noProof/>
            </w:rPr>
          </w:pPr>
          <w:r>
            <w:fldChar w:fldCharType="begin"/>
          </w:r>
          <w:r>
            <w:instrText xml:space="preserve"> TOC \o "1-3" \h \z \u </w:instrText>
          </w:r>
          <w:r>
            <w:fldChar w:fldCharType="separate"/>
          </w:r>
          <w:ins w:id="10"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r w:rsidR="00613C1D">
              <w:rPr>
                <w:noProof/>
                <w:webHidden/>
              </w:rPr>
            </w:r>
          </w:ins>
          <w:r w:rsidR="00613C1D">
            <w:rPr>
              <w:noProof/>
              <w:webHidden/>
            </w:rPr>
            <w:fldChar w:fldCharType="separate"/>
          </w:r>
          <w:ins w:id="11" w:author="David Conklin" w:date="2020-12-08T17:42:00Z">
            <w:r w:rsidR="00613C1D">
              <w:rPr>
                <w:noProof/>
                <w:webHidden/>
              </w:rPr>
              <w:t>3</w:t>
            </w:r>
            <w:r w:rsidR="00613C1D">
              <w:rPr>
                <w:noProof/>
                <w:webHidden/>
              </w:rPr>
              <w:fldChar w:fldCharType="end"/>
            </w:r>
            <w:r w:rsidR="00613C1D" w:rsidRPr="00083FC8">
              <w:rPr>
                <w:rStyle w:val="Hyperlink"/>
                <w:noProof/>
              </w:rPr>
              <w:fldChar w:fldCharType="end"/>
            </w:r>
          </w:ins>
        </w:p>
        <w:p w14:paraId="533A8D6F" w14:textId="0421CAC8" w:rsidR="00613C1D" w:rsidRDefault="00613C1D">
          <w:pPr>
            <w:pStyle w:val="TOC1"/>
            <w:tabs>
              <w:tab w:val="right" w:leader="dot" w:pos="9350"/>
            </w:tabs>
            <w:rPr>
              <w:ins w:id="12" w:author="David Conklin" w:date="2020-12-08T17:42:00Z"/>
              <w:rFonts w:eastAsiaTheme="minorEastAsia"/>
              <w:noProof/>
            </w:rPr>
          </w:pPr>
          <w:ins w:id="1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r>
              <w:rPr>
                <w:noProof/>
                <w:webHidden/>
              </w:rPr>
            </w:r>
          </w:ins>
          <w:r>
            <w:rPr>
              <w:noProof/>
              <w:webHidden/>
            </w:rPr>
            <w:fldChar w:fldCharType="separate"/>
          </w:r>
          <w:ins w:id="14" w:author="David Conklin" w:date="2020-12-08T17:42:00Z">
            <w:r>
              <w:rPr>
                <w:noProof/>
                <w:webHidden/>
              </w:rPr>
              <w:t>3</w:t>
            </w:r>
            <w:r>
              <w:rPr>
                <w:noProof/>
                <w:webHidden/>
              </w:rPr>
              <w:fldChar w:fldCharType="end"/>
            </w:r>
            <w:r w:rsidRPr="00083FC8">
              <w:rPr>
                <w:rStyle w:val="Hyperlink"/>
                <w:noProof/>
              </w:rPr>
              <w:fldChar w:fldCharType="end"/>
            </w:r>
          </w:ins>
        </w:p>
        <w:p w14:paraId="0850C773" w14:textId="78F8F51E" w:rsidR="00613C1D" w:rsidRDefault="00613C1D">
          <w:pPr>
            <w:pStyle w:val="TOC2"/>
            <w:tabs>
              <w:tab w:val="right" w:leader="dot" w:pos="9350"/>
            </w:tabs>
            <w:rPr>
              <w:ins w:id="15" w:author="David Conklin" w:date="2020-12-08T17:42:00Z"/>
              <w:rFonts w:eastAsiaTheme="minorEastAsia"/>
              <w:noProof/>
            </w:rPr>
          </w:pPr>
          <w:ins w:id="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r>
              <w:rPr>
                <w:noProof/>
                <w:webHidden/>
              </w:rPr>
            </w:r>
          </w:ins>
          <w:r>
            <w:rPr>
              <w:noProof/>
              <w:webHidden/>
            </w:rPr>
            <w:fldChar w:fldCharType="separate"/>
          </w:r>
          <w:ins w:id="17" w:author="David Conklin" w:date="2020-12-08T17:42:00Z">
            <w:r>
              <w:rPr>
                <w:noProof/>
                <w:webHidden/>
              </w:rPr>
              <w:t>3</w:t>
            </w:r>
            <w:r>
              <w:rPr>
                <w:noProof/>
                <w:webHidden/>
              </w:rPr>
              <w:fldChar w:fldCharType="end"/>
            </w:r>
            <w:r w:rsidRPr="00083FC8">
              <w:rPr>
                <w:rStyle w:val="Hyperlink"/>
                <w:noProof/>
              </w:rPr>
              <w:fldChar w:fldCharType="end"/>
            </w:r>
          </w:ins>
        </w:p>
        <w:p w14:paraId="1E003E60" w14:textId="1E1A4B4E" w:rsidR="00613C1D" w:rsidRDefault="00613C1D">
          <w:pPr>
            <w:pStyle w:val="TOC2"/>
            <w:tabs>
              <w:tab w:val="right" w:leader="dot" w:pos="9350"/>
            </w:tabs>
            <w:rPr>
              <w:ins w:id="18" w:author="David Conklin" w:date="2020-12-08T17:42:00Z"/>
              <w:rFonts w:eastAsiaTheme="minorEastAsia"/>
              <w:noProof/>
            </w:rPr>
          </w:pPr>
          <w:ins w:id="1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r>
              <w:rPr>
                <w:noProof/>
                <w:webHidden/>
              </w:rPr>
            </w:r>
          </w:ins>
          <w:r>
            <w:rPr>
              <w:noProof/>
              <w:webHidden/>
            </w:rPr>
            <w:fldChar w:fldCharType="separate"/>
          </w:r>
          <w:ins w:id="20" w:author="David Conklin" w:date="2020-12-08T17:42:00Z">
            <w:r>
              <w:rPr>
                <w:noProof/>
                <w:webHidden/>
              </w:rPr>
              <w:t>4</w:t>
            </w:r>
            <w:r>
              <w:rPr>
                <w:noProof/>
                <w:webHidden/>
              </w:rPr>
              <w:fldChar w:fldCharType="end"/>
            </w:r>
            <w:r w:rsidRPr="00083FC8">
              <w:rPr>
                <w:rStyle w:val="Hyperlink"/>
                <w:noProof/>
              </w:rPr>
              <w:fldChar w:fldCharType="end"/>
            </w:r>
          </w:ins>
        </w:p>
        <w:p w14:paraId="0A65BA2D" w14:textId="132B95F5" w:rsidR="00613C1D" w:rsidRDefault="00613C1D">
          <w:pPr>
            <w:pStyle w:val="TOC2"/>
            <w:tabs>
              <w:tab w:val="right" w:leader="dot" w:pos="9350"/>
            </w:tabs>
            <w:rPr>
              <w:ins w:id="21" w:author="David Conklin" w:date="2020-12-08T17:42:00Z"/>
              <w:rFonts w:eastAsiaTheme="minorEastAsia"/>
              <w:noProof/>
            </w:rPr>
          </w:pPr>
          <w:ins w:id="2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r>
              <w:rPr>
                <w:noProof/>
                <w:webHidden/>
              </w:rPr>
            </w:r>
          </w:ins>
          <w:r>
            <w:rPr>
              <w:noProof/>
              <w:webHidden/>
            </w:rPr>
            <w:fldChar w:fldCharType="separate"/>
          </w:r>
          <w:ins w:id="23" w:author="David Conklin" w:date="2020-12-08T17:42:00Z">
            <w:r>
              <w:rPr>
                <w:noProof/>
                <w:webHidden/>
              </w:rPr>
              <w:t>4</w:t>
            </w:r>
            <w:r>
              <w:rPr>
                <w:noProof/>
                <w:webHidden/>
              </w:rPr>
              <w:fldChar w:fldCharType="end"/>
            </w:r>
            <w:r w:rsidRPr="00083FC8">
              <w:rPr>
                <w:rStyle w:val="Hyperlink"/>
                <w:noProof/>
              </w:rPr>
              <w:fldChar w:fldCharType="end"/>
            </w:r>
          </w:ins>
        </w:p>
        <w:p w14:paraId="7BA406E4" w14:textId="2BE46E5E" w:rsidR="00613C1D" w:rsidRDefault="00613C1D">
          <w:pPr>
            <w:pStyle w:val="TOC1"/>
            <w:tabs>
              <w:tab w:val="right" w:leader="dot" w:pos="9350"/>
            </w:tabs>
            <w:rPr>
              <w:ins w:id="24" w:author="David Conklin" w:date="2020-12-08T17:42:00Z"/>
              <w:rFonts w:eastAsiaTheme="minorEastAsia"/>
              <w:noProof/>
            </w:rPr>
          </w:pPr>
          <w:ins w:id="2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r>
              <w:rPr>
                <w:noProof/>
                <w:webHidden/>
              </w:rPr>
            </w:r>
          </w:ins>
          <w:r>
            <w:rPr>
              <w:noProof/>
              <w:webHidden/>
            </w:rPr>
            <w:fldChar w:fldCharType="separate"/>
          </w:r>
          <w:ins w:id="26" w:author="David Conklin" w:date="2020-12-08T17:42:00Z">
            <w:r>
              <w:rPr>
                <w:noProof/>
                <w:webHidden/>
              </w:rPr>
              <w:t>4</w:t>
            </w:r>
            <w:r>
              <w:rPr>
                <w:noProof/>
                <w:webHidden/>
              </w:rPr>
              <w:fldChar w:fldCharType="end"/>
            </w:r>
            <w:r w:rsidRPr="00083FC8">
              <w:rPr>
                <w:rStyle w:val="Hyperlink"/>
                <w:noProof/>
              </w:rPr>
              <w:fldChar w:fldCharType="end"/>
            </w:r>
          </w:ins>
        </w:p>
        <w:p w14:paraId="5EA96205" w14:textId="28528039" w:rsidR="00613C1D" w:rsidRDefault="00613C1D">
          <w:pPr>
            <w:pStyle w:val="TOC2"/>
            <w:tabs>
              <w:tab w:val="right" w:leader="dot" w:pos="9350"/>
            </w:tabs>
            <w:rPr>
              <w:ins w:id="27" w:author="David Conklin" w:date="2020-12-08T17:42:00Z"/>
              <w:rFonts w:eastAsiaTheme="minorEastAsia"/>
              <w:noProof/>
            </w:rPr>
          </w:pPr>
          <w:ins w:id="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r>
              <w:rPr>
                <w:noProof/>
                <w:webHidden/>
              </w:rPr>
            </w:r>
          </w:ins>
          <w:r>
            <w:rPr>
              <w:noProof/>
              <w:webHidden/>
            </w:rPr>
            <w:fldChar w:fldCharType="separate"/>
          </w:r>
          <w:ins w:id="29" w:author="David Conklin" w:date="2020-12-08T17:42:00Z">
            <w:r>
              <w:rPr>
                <w:noProof/>
                <w:webHidden/>
              </w:rPr>
              <w:t>5</w:t>
            </w:r>
            <w:r>
              <w:rPr>
                <w:noProof/>
                <w:webHidden/>
              </w:rPr>
              <w:fldChar w:fldCharType="end"/>
            </w:r>
            <w:r w:rsidRPr="00083FC8">
              <w:rPr>
                <w:rStyle w:val="Hyperlink"/>
                <w:noProof/>
              </w:rPr>
              <w:fldChar w:fldCharType="end"/>
            </w:r>
          </w:ins>
        </w:p>
        <w:p w14:paraId="23224A23" w14:textId="5AAAD1E4" w:rsidR="00613C1D" w:rsidRDefault="00613C1D">
          <w:pPr>
            <w:pStyle w:val="TOC2"/>
            <w:tabs>
              <w:tab w:val="right" w:leader="dot" w:pos="9350"/>
            </w:tabs>
            <w:rPr>
              <w:ins w:id="30" w:author="David Conklin" w:date="2020-12-08T17:42:00Z"/>
              <w:rFonts w:eastAsiaTheme="minorEastAsia"/>
              <w:noProof/>
            </w:rPr>
          </w:pPr>
          <w:ins w:id="3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r>
              <w:rPr>
                <w:noProof/>
                <w:webHidden/>
              </w:rPr>
            </w:r>
          </w:ins>
          <w:r>
            <w:rPr>
              <w:noProof/>
              <w:webHidden/>
            </w:rPr>
            <w:fldChar w:fldCharType="separate"/>
          </w:r>
          <w:ins w:id="32" w:author="David Conklin" w:date="2020-12-08T17:42:00Z">
            <w:r>
              <w:rPr>
                <w:noProof/>
                <w:webHidden/>
              </w:rPr>
              <w:t>5</w:t>
            </w:r>
            <w:r>
              <w:rPr>
                <w:noProof/>
                <w:webHidden/>
              </w:rPr>
              <w:fldChar w:fldCharType="end"/>
            </w:r>
            <w:r w:rsidRPr="00083FC8">
              <w:rPr>
                <w:rStyle w:val="Hyperlink"/>
                <w:noProof/>
              </w:rPr>
              <w:fldChar w:fldCharType="end"/>
            </w:r>
          </w:ins>
        </w:p>
        <w:p w14:paraId="7582DEE7" w14:textId="50DFB23B" w:rsidR="00613C1D" w:rsidRDefault="00613C1D">
          <w:pPr>
            <w:pStyle w:val="TOC2"/>
            <w:tabs>
              <w:tab w:val="right" w:leader="dot" w:pos="9350"/>
            </w:tabs>
            <w:rPr>
              <w:ins w:id="33" w:author="David Conklin" w:date="2020-12-08T17:42:00Z"/>
              <w:rFonts w:eastAsiaTheme="minorEastAsia"/>
              <w:noProof/>
            </w:rPr>
          </w:pPr>
          <w:ins w:id="3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r>
              <w:rPr>
                <w:noProof/>
                <w:webHidden/>
              </w:rPr>
            </w:r>
          </w:ins>
          <w:r>
            <w:rPr>
              <w:noProof/>
              <w:webHidden/>
            </w:rPr>
            <w:fldChar w:fldCharType="separate"/>
          </w:r>
          <w:ins w:id="35" w:author="David Conklin" w:date="2020-12-08T17:42:00Z">
            <w:r>
              <w:rPr>
                <w:noProof/>
                <w:webHidden/>
              </w:rPr>
              <w:t>6</w:t>
            </w:r>
            <w:r>
              <w:rPr>
                <w:noProof/>
                <w:webHidden/>
              </w:rPr>
              <w:fldChar w:fldCharType="end"/>
            </w:r>
            <w:r w:rsidRPr="00083FC8">
              <w:rPr>
                <w:rStyle w:val="Hyperlink"/>
                <w:noProof/>
              </w:rPr>
              <w:fldChar w:fldCharType="end"/>
            </w:r>
          </w:ins>
        </w:p>
        <w:p w14:paraId="38AE3AFB" w14:textId="5A699F5E" w:rsidR="00613C1D" w:rsidRDefault="00613C1D">
          <w:pPr>
            <w:pStyle w:val="TOC2"/>
            <w:tabs>
              <w:tab w:val="right" w:leader="dot" w:pos="9350"/>
            </w:tabs>
            <w:rPr>
              <w:ins w:id="36" w:author="David Conklin" w:date="2020-12-08T17:42:00Z"/>
              <w:rFonts w:eastAsiaTheme="minorEastAsia"/>
              <w:noProof/>
            </w:rPr>
          </w:pPr>
          <w:ins w:id="3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r>
              <w:rPr>
                <w:noProof/>
                <w:webHidden/>
              </w:rPr>
            </w:r>
          </w:ins>
          <w:r>
            <w:rPr>
              <w:noProof/>
              <w:webHidden/>
            </w:rPr>
            <w:fldChar w:fldCharType="separate"/>
          </w:r>
          <w:ins w:id="38" w:author="David Conklin" w:date="2020-12-08T17:42:00Z">
            <w:r>
              <w:rPr>
                <w:noProof/>
                <w:webHidden/>
              </w:rPr>
              <w:t>6</w:t>
            </w:r>
            <w:r>
              <w:rPr>
                <w:noProof/>
                <w:webHidden/>
              </w:rPr>
              <w:fldChar w:fldCharType="end"/>
            </w:r>
            <w:r w:rsidRPr="00083FC8">
              <w:rPr>
                <w:rStyle w:val="Hyperlink"/>
                <w:noProof/>
              </w:rPr>
              <w:fldChar w:fldCharType="end"/>
            </w:r>
          </w:ins>
        </w:p>
        <w:p w14:paraId="0F197ACA" w14:textId="1A611B53" w:rsidR="00613C1D" w:rsidRDefault="00613C1D">
          <w:pPr>
            <w:pStyle w:val="TOC1"/>
            <w:tabs>
              <w:tab w:val="right" w:leader="dot" w:pos="9350"/>
            </w:tabs>
            <w:rPr>
              <w:ins w:id="39" w:author="David Conklin" w:date="2020-12-08T17:42:00Z"/>
              <w:rFonts w:eastAsiaTheme="minorEastAsia"/>
              <w:noProof/>
            </w:rPr>
          </w:pPr>
          <w:ins w:id="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r>
              <w:rPr>
                <w:noProof/>
                <w:webHidden/>
              </w:rPr>
            </w:r>
          </w:ins>
          <w:r>
            <w:rPr>
              <w:noProof/>
              <w:webHidden/>
            </w:rPr>
            <w:fldChar w:fldCharType="separate"/>
          </w:r>
          <w:ins w:id="41" w:author="David Conklin" w:date="2020-12-08T17:42:00Z">
            <w:r>
              <w:rPr>
                <w:noProof/>
                <w:webHidden/>
              </w:rPr>
              <w:t>12</w:t>
            </w:r>
            <w:r>
              <w:rPr>
                <w:noProof/>
                <w:webHidden/>
              </w:rPr>
              <w:fldChar w:fldCharType="end"/>
            </w:r>
            <w:r w:rsidRPr="00083FC8">
              <w:rPr>
                <w:rStyle w:val="Hyperlink"/>
                <w:noProof/>
              </w:rPr>
              <w:fldChar w:fldCharType="end"/>
            </w:r>
          </w:ins>
        </w:p>
        <w:p w14:paraId="5F88556C" w14:textId="682179A5" w:rsidR="00613C1D" w:rsidRDefault="00613C1D">
          <w:pPr>
            <w:pStyle w:val="TOC2"/>
            <w:tabs>
              <w:tab w:val="right" w:leader="dot" w:pos="9350"/>
            </w:tabs>
            <w:rPr>
              <w:ins w:id="42" w:author="David Conklin" w:date="2020-12-08T17:42:00Z"/>
              <w:rFonts w:eastAsiaTheme="minorEastAsia"/>
              <w:noProof/>
            </w:rPr>
          </w:pPr>
          <w:ins w:id="4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r>
              <w:rPr>
                <w:noProof/>
                <w:webHidden/>
              </w:rPr>
            </w:r>
          </w:ins>
          <w:r>
            <w:rPr>
              <w:noProof/>
              <w:webHidden/>
            </w:rPr>
            <w:fldChar w:fldCharType="separate"/>
          </w:r>
          <w:ins w:id="44" w:author="David Conklin" w:date="2020-12-08T17:42:00Z">
            <w:r>
              <w:rPr>
                <w:noProof/>
                <w:webHidden/>
              </w:rPr>
              <w:t>12</w:t>
            </w:r>
            <w:r>
              <w:rPr>
                <w:noProof/>
                <w:webHidden/>
              </w:rPr>
              <w:fldChar w:fldCharType="end"/>
            </w:r>
            <w:r w:rsidRPr="00083FC8">
              <w:rPr>
                <w:rStyle w:val="Hyperlink"/>
                <w:noProof/>
              </w:rPr>
              <w:fldChar w:fldCharType="end"/>
            </w:r>
          </w:ins>
        </w:p>
        <w:p w14:paraId="0C41F95D" w14:textId="77B9931F" w:rsidR="00613C1D" w:rsidRDefault="00613C1D">
          <w:pPr>
            <w:pStyle w:val="TOC1"/>
            <w:tabs>
              <w:tab w:val="right" w:leader="dot" w:pos="9350"/>
            </w:tabs>
            <w:rPr>
              <w:ins w:id="45" w:author="David Conklin" w:date="2020-12-08T17:42:00Z"/>
              <w:rFonts w:eastAsiaTheme="minorEastAsia"/>
              <w:noProof/>
            </w:rPr>
          </w:pPr>
          <w:ins w:id="4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r>
              <w:rPr>
                <w:noProof/>
                <w:webHidden/>
              </w:rPr>
            </w:r>
          </w:ins>
          <w:r>
            <w:rPr>
              <w:noProof/>
              <w:webHidden/>
            </w:rPr>
            <w:fldChar w:fldCharType="separate"/>
          </w:r>
          <w:ins w:id="47" w:author="David Conklin" w:date="2020-12-08T17:42:00Z">
            <w:r>
              <w:rPr>
                <w:noProof/>
                <w:webHidden/>
              </w:rPr>
              <w:t>12</w:t>
            </w:r>
            <w:r>
              <w:rPr>
                <w:noProof/>
                <w:webHidden/>
              </w:rPr>
              <w:fldChar w:fldCharType="end"/>
            </w:r>
            <w:r w:rsidRPr="00083FC8">
              <w:rPr>
                <w:rStyle w:val="Hyperlink"/>
                <w:noProof/>
              </w:rPr>
              <w:fldChar w:fldCharType="end"/>
            </w:r>
          </w:ins>
        </w:p>
        <w:p w14:paraId="5A081231" w14:textId="22A36007" w:rsidR="00613C1D" w:rsidRDefault="00613C1D">
          <w:pPr>
            <w:pStyle w:val="TOC2"/>
            <w:tabs>
              <w:tab w:val="right" w:leader="dot" w:pos="9350"/>
            </w:tabs>
            <w:rPr>
              <w:ins w:id="48" w:author="David Conklin" w:date="2020-12-08T17:42:00Z"/>
              <w:rFonts w:eastAsiaTheme="minorEastAsia"/>
              <w:noProof/>
            </w:rPr>
          </w:pPr>
          <w:ins w:id="4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r>
              <w:rPr>
                <w:noProof/>
                <w:webHidden/>
              </w:rPr>
            </w:r>
          </w:ins>
          <w:r>
            <w:rPr>
              <w:noProof/>
              <w:webHidden/>
            </w:rPr>
            <w:fldChar w:fldCharType="separate"/>
          </w:r>
          <w:ins w:id="50" w:author="David Conklin" w:date="2020-12-08T17:42:00Z">
            <w:r>
              <w:rPr>
                <w:noProof/>
                <w:webHidden/>
              </w:rPr>
              <w:t>12</w:t>
            </w:r>
            <w:r>
              <w:rPr>
                <w:noProof/>
                <w:webHidden/>
              </w:rPr>
              <w:fldChar w:fldCharType="end"/>
            </w:r>
            <w:r w:rsidRPr="00083FC8">
              <w:rPr>
                <w:rStyle w:val="Hyperlink"/>
                <w:noProof/>
              </w:rPr>
              <w:fldChar w:fldCharType="end"/>
            </w:r>
          </w:ins>
        </w:p>
        <w:p w14:paraId="02AEBE7E" w14:textId="27DC9652" w:rsidR="00613C1D" w:rsidRDefault="00613C1D">
          <w:pPr>
            <w:pStyle w:val="TOC2"/>
            <w:tabs>
              <w:tab w:val="right" w:leader="dot" w:pos="9350"/>
            </w:tabs>
            <w:rPr>
              <w:ins w:id="51" w:author="David Conklin" w:date="2020-12-08T17:42:00Z"/>
              <w:rFonts w:eastAsiaTheme="minorEastAsia"/>
              <w:noProof/>
            </w:rPr>
          </w:pPr>
          <w:ins w:id="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r>
              <w:rPr>
                <w:noProof/>
                <w:webHidden/>
              </w:rPr>
            </w:r>
          </w:ins>
          <w:r>
            <w:rPr>
              <w:noProof/>
              <w:webHidden/>
            </w:rPr>
            <w:fldChar w:fldCharType="separate"/>
          </w:r>
          <w:ins w:id="53" w:author="David Conklin" w:date="2020-12-08T17:42:00Z">
            <w:r>
              <w:rPr>
                <w:noProof/>
                <w:webHidden/>
              </w:rPr>
              <w:t>13</w:t>
            </w:r>
            <w:r>
              <w:rPr>
                <w:noProof/>
                <w:webHidden/>
              </w:rPr>
              <w:fldChar w:fldCharType="end"/>
            </w:r>
            <w:r w:rsidRPr="00083FC8">
              <w:rPr>
                <w:rStyle w:val="Hyperlink"/>
                <w:noProof/>
              </w:rPr>
              <w:fldChar w:fldCharType="end"/>
            </w:r>
          </w:ins>
        </w:p>
        <w:p w14:paraId="04CE8F57" w14:textId="6E37A3B2" w:rsidR="00613C1D" w:rsidRDefault="00613C1D">
          <w:pPr>
            <w:pStyle w:val="TOC2"/>
            <w:tabs>
              <w:tab w:val="right" w:leader="dot" w:pos="9350"/>
            </w:tabs>
            <w:rPr>
              <w:ins w:id="54" w:author="David Conklin" w:date="2020-12-08T17:42:00Z"/>
              <w:rFonts w:eastAsiaTheme="minorEastAsia"/>
              <w:noProof/>
            </w:rPr>
          </w:pPr>
          <w:ins w:id="5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r>
              <w:rPr>
                <w:noProof/>
                <w:webHidden/>
              </w:rPr>
            </w:r>
          </w:ins>
          <w:r>
            <w:rPr>
              <w:noProof/>
              <w:webHidden/>
            </w:rPr>
            <w:fldChar w:fldCharType="separate"/>
          </w:r>
          <w:ins w:id="56" w:author="David Conklin" w:date="2020-12-08T17:42:00Z">
            <w:r>
              <w:rPr>
                <w:noProof/>
                <w:webHidden/>
              </w:rPr>
              <w:t>14</w:t>
            </w:r>
            <w:r>
              <w:rPr>
                <w:noProof/>
                <w:webHidden/>
              </w:rPr>
              <w:fldChar w:fldCharType="end"/>
            </w:r>
            <w:r w:rsidRPr="00083FC8">
              <w:rPr>
                <w:rStyle w:val="Hyperlink"/>
                <w:noProof/>
              </w:rPr>
              <w:fldChar w:fldCharType="end"/>
            </w:r>
          </w:ins>
        </w:p>
        <w:p w14:paraId="035DAC7E" w14:textId="32E6B8A7" w:rsidR="00613C1D" w:rsidRDefault="00613C1D">
          <w:pPr>
            <w:pStyle w:val="TOC3"/>
            <w:tabs>
              <w:tab w:val="right" w:leader="dot" w:pos="9350"/>
            </w:tabs>
            <w:rPr>
              <w:ins w:id="57" w:author="David Conklin" w:date="2020-12-08T17:42:00Z"/>
              <w:rFonts w:eastAsiaTheme="minorEastAsia"/>
              <w:noProof/>
            </w:rPr>
          </w:pPr>
          <w:ins w:id="5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r>
              <w:rPr>
                <w:noProof/>
                <w:webHidden/>
              </w:rPr>
            </w:r>
          </w:ins>
          <w:r>
            <w:rPr>
              <w:noProof/>
              <w:webHidden/>
            </w:rPr>
            <w:fldChar w:fldCharType="separate"/>
          </w:r>
          <w:ins w:id="59" w:author="David Conklin" w:date="2020-12-08T17:42:00Z">
            <w:r>
              <w:rPr>
                <w:noProof/>
                <w:webHidden/>
              </w:rPr>
              <w:t>14</w:t>
            </w:r>
            <w:r>
              <w:rPr>
                <w:noProof/>
                <w:webHidden/>
              </w:rPr>
              <w:fldChar w:fldCharType="end"/>
            </w:r>
            <w:r w:rsidRPr="00083FC8">
              <w:rPr>
                <w:rStyle w:val="Hyperlink"/>
                <w:noProof/>
              </w:rPr>
              <w:fldChar w:fldCharType="end"/>
            </w:r>
          </w:ins>
        </w:p>
        <w:p w14:paraId="3BAF0481" w14:textId="555E61FE" w:rsidR="00613C1D" w:rsidRDefault="00613C1D">
          <w:pPr>
            <w:pStyle w:val="TOC3"/>
            <w:tabs>
              <w:tab w:val="right" w:leader="dot" w:pos="9350"/>
            </w:tabs>
            <w:rPr>
              <w:ins w:id="60" w:author="David Conklin" w:date="2020-12-08T17:42:00Z"/>
              <w:rFonts w:eastAsiaTheme="minorEastAsia"/>
              <w:noProof/>
            </w:rPr>
          </w:pPr>
          <w:ins w:id="6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r>
              <w:rPr>
                <w:noProof/>
                <w:webHidden/>
              </w:rPr>
            </w:r>
          </w:ins>
          <w:r>
            <w:rPr>
              <w:noProof/>
              <w:webHidden/>
            </w:rPr>
            <w:fldChar w:fldCharType="separate"/>
          </w:r>
          <w:ins w:id="62" w:author="David Conklin" w:date="2020-12-08T17:42:00Z">
            <w:r>
              <w:rPr>
                <w:noProof/>
                <w:webHidden/>
              </w:rPr>
              <w:t>15</w:t>
            </w:r>
            <w:r>
              <w:rPr>
                <w:noProof/>
                <w:webHidden/>
              </w:rPr>
              <w:fldChar w:fldCharType="end"/>
            </w:r>
            <w:r w:rsidRPr="00083FC8">
              <w:rPr>
                <w:rStyle w:val="Hyperlink"/>
                <w:noProof/>
              </w:rPr>
              <w:fldChar w:fldCharType="end"/>
            </w:r>
          </w:ins>
        </w:p>
        <w:p w14:paraId="444C8FEC" w14:textId="1A321115" w:rsidR="00613C1D" w:rsidRDefault="00613C1D">
          <w:pPr>
            <w:pStyle w:val="TOC2"/>
            <w:tabs>
              <w:tab w:val="right" w:leader="dot" w:pos="9350"/>
            </w:tabs>
            <w:rPr>
              <w:ins w:id="63" w:author="David Conklin" w:date="2020-12-08T17:42:00Z"/>
              <w:rFonts w:eastAsiaTheme="minorEastAsia"/>
              <w:noProof/>
            </w:rPr>
          </w:pPr>
          <w:ins w:id="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r>
              <w:rPr>
                <w:noProof/>
                <w:webHidden/>
              </w:rPr>
            </w:r>
          </w:ins>
          <w:r>
            <w:rPr>
              <w:noProof/>
              <w:webHidden/>
            </w:rPr>
            <w:fldChar w:fldCharType="separate"/>
          </w:r>
          <w:ins w:id="65" w:author="David Conklin" w:date="2020-12-08T17:42:00Z">
            <w:r>
              <w:rPr>
                <w:noProof/>
                <w:webHidden/>
              </w:rPr>
              <w:t>15</w:t>
            </w:r>
            <w:r>
              <w:rPr>
                <w:noProof/>
                <w:webHidden/>
              </w:rPr>
              <w:fldChar w:fldCharType="end"/>
            </w:r>
            <w:r w:rsidRPr="00083FC8">
              <w:rPr>
                <w:rStyle w:val="Hyperlink"/>
                <w:noProof/>
              </w:rPr>
              <w:fldChar w:fldCharType="end"/>
            </w:r>
          </w:ins>
        </w:p>
        <w:p w14:paraId="483A397C" w14:textId="214E3346" w:rsidR="00613C1D" w:rsidRDefault="00613C1D">
          <w:pPr>
            <w:pStyle w:val="TOC2"/>
            <w:tabs>
              <w:tab w:val="right" w:leader="dot" w:pos="9350"/>
            </w:tabs>
            <w:rPr>
              <w:ins w:id="66" w:author="David Conklin" w:date="2020-12-08T17:42:00Z"/>
              <w:rFonts w:eastAsiaTheme="minorEastAsia"/>
              <w:noProof/>
            </w:rPr>
          </w:pPr>
          <w:ins w:id="6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r>
              <w:rPr>
                <w:noProof/>
                <w:webHidden/>
              </w:rPr>
            </w:r>
          </w:ins>
          <w:r>
            <w:rPr>
              <w:noProof/>
              <w:webHidden/>
            </w:rPr>
            <w:fldChar w:fldCharType="separate"/>
          </w:r>
          <w:ins w:id="68" w:author="David Conklin" w:date="2020-12-08T17:42:00Z">
            <w:r>
              <w:rPr>
                <w:noProof/>
                <w:webHidden/>
              </w:rPr>
              <w:t>15</w:t>
            </w:r>
            <w:r>
              <w:rPr>
                <w:noProof/>
                <w:webHidden/>
              </w:rPr>
              <w:fldChar w:fldCharType="end"/>
            </w:r>
            <w:r w:rsidRPr="00083FC8">
              <w:rPr>
                <w:rStyle w:val="Hyperlink"/>
                <w:noProof/>
              </w:rPr>
              <w:fldChar w:fldCharType="end"/>
            </w:r>
          </w:ins>
        </w:p>
        <w:p w14:paraId="7CBC2156" w14:textId="513A9682" w:rsidR="00613C1D" w:rsidRDefault="00613C1D">
          <w:pPr>
            <w:pStyle w:val="TOC1"/>
            <w:tabs>
              <w:tab w:val="right" w:leader="dot" w:pos="9350"/>
            </w:tabs>
            <w:rPr>
              <w:ins w:id="69" w:author="David Conklin" w:date="2020-12-08T17:42:00Z"/>
              <w:rFonts w:eastAsiaTheme="minorEastAsia"/>
              <w:noProof/>
            </w:rPr>
          </w:pPr>
          <w:ins w:id="7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r>
              <w:rPr>
                <w:noProof/>
                <w:webHidden/>
              </w:rPr>
            </w:r>
          </w:ins>
          <w:r>
            <w:rPr>
              <w:noProof/>
              <w:webHidden/>
            </w:rPr>
            <w:fldChar w:fldCharType="separate"/>
          </w:r>
          <w:ins w:id="71" w:author="David Conklin" w:date="2020-12-08T17:42:00Z">
            <w:r>
              <w:rPr>
                <w:noProof/>
                <w:webHidden/>
              </w:rPr>
              <w:t>16</w:t>
            </w:r>
            <w:r>
              <w:rPr>
                <w:noProof/>
                <w:webHidden/>
              </w:rPr>
              <w:fldChar w:fldCharType="end"/>
            </w:r>
            <w:r w:rsidRPr="00083FC8">
              <w:rPr>
                <w:rStyle w:val="Hyperlink"/>
                <w:noProof/>
              </w:rPr>
              <w:fldChar w:fldCharType="end"/>
            </w:r>
          </w:ins>
        </w:p>
        <w:p w14:paraId="5857D188" w14:textId="5B9D7AD0" w:rsidR="00613C1D" w:rsidRDefault="00613C1D">
          <w:pPr>
            <w:pStyle w:val="TOC2"/>
            <w:tabs>
              <w:tab w:val="right" w:leader="dot" w:pos="9350"/>
            </w:tabs>
            <w:rPr>
              <w:ins w:id="72" w:author="David Conklin" w:date="2020-12-08T17:42:00Z"/>
              <w:rFonts w:eastAsiaTheme="minorEastAsia"/>
              <w:noProof/>
            </w:rPr>
          </w:pPr>
          <w:ins w:id="7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r>
              <w:rPr>
                <w:noProof/>
                <w:webHidden/>
              </w:rPr>
            </w:r>
          </w:ins>
          <w:r>
            <w:rPr>
              <w:noProof/>
              <w:webHidden/>
            </w:rPr>
            <w:fldChar w:fldCharType="separate"/>
          </w:r>
          <w:ins w:id="74" w:author="David Conklin" w:date="2020-12-08T17:42:00Z">
            <w:r>
              <w:rPr>
                <w:noProof/>
                <w:webHidden/>
              </w:rPr>
              <w:t>16</w:t>
            </w:r>
            <w:r>
              <w:rPr>
                <w:noProof/>
                <w:webHidden/>
              </w:rPr>
              <w:fldChar w:fldCharType="end"/>
            </w:r>
            <w:r w:rsidRPr="00083FC8">
              <w:rPr>
                <w:rStyle w:val="Hyperlink"/>
                <w:noProof/>
              </w:rPr>
              <w:fldChar w:fldCharType="end"/>
            </w:r>
          </w:ins>
        </w:p>
        <w:p w14:paraId="3C0E40D3" w14:textId="0415A0E6" w:rsidR="00613C1D" w:rsidRDefault="00613C1D">
          <w:pPr>
            <w:pStyle w:val="TOC2"/>
            <w:tabs>
              <w:tab w:val="right" w:leader="dot" w:pos="9350"/>
            </w:tabs>
            <w:rPr>
              <w:ins w:id="75" w:author="David Conklin" w:date="2020-12-08T17:42:00Z"/>
              <w:rFonts w:eastAsiaTheme="minorEastAsia"/>
              <w:noProof/>
            </w:rPr>
          </w:pPr>
          <w:ins w:id="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r>
              <w:rPr>
                <w:noProof/>
                <w:webHidden/>
              </w:rPr>
            </w:r>
          </w:ins>
          <w:r>
            <w:rPr>
              <w:noProof/>
              <w:webHidden/>
            </w:rPr>
            <w:fldChar w:fldCharType="separate"/>
          </w:r>
          <w:ins w:id="77" w:author="David Conklin" w:date="2020-12-08T17:42:00Z">
            <w:r>
              <w:rPr>
                <w:noProof/>
                <w:webHidden/>
              </w:rPr>
              <w:t>17</w:t>
            </w:r>
            <w:r>
              <w:rPr>
                <w:noProof/>
                <w:webHidden/>
              </w:rPr>
              <w:fldChar w:fldCharType="end"/>
            </w:r>
            <w:r w:rsidRPr="00083FC8">
              <w:rPr>
                <w:rStyle w:val="Hyperlink"/>
                <w:noProof/>
              </w:rPr>
              <w:fldChar w:fldCharType="end"/>
            </w:r>
          </w:ins>
        </w:p>
        <w:p w14:paraId="09D9A025" w14:textId="44B93E22" w:rsidR="00613C1D" w:rsidRDefault="00613C1D">
          <w:pPr>
            <w:pStyle w:val="TOC2"/>
            <w:tabs>
              <w:tab w:val="right" w:leader="dot" w:pos="9350"/>
            </w:tabs>
            <w:rPr>
              <w:ins w:id="78" w:author="David Conklin" w:date="2020-12-08T17:42:00Z"/>
              <w:rFonts w:eastAsiaTheme="minorEastAsia"/>
              <w:noProof/>
            </w:rPr>
          </w:pPr>
          <w:ins w:id="79"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r>
              <w:rPr>
                <w:noProof/>
                <w:webHidden/>
              </w:rPr>
            </w:r>
          </w:ins>
          <w:r>
            <w:rPr>
              <w:noProof/>
              <w:webHidden/>
            </w:rPr>
            <w:fldChar w:fldCharType="separate"/>
          </w:r>
          <w:ins w:id="80" w:author="David Conklin" w:date="2020-12-08T17:42:00Z">
            <w:r>
              <w:rPr>
                <w:noProof/>
                <w:webHidden/>
              </w:rPr>
              <w:t>17</w:t>
            </w:r>
            <w:r>
              <w:rPr>
                <w:noProof/>
                <w:webHidden/>
              </w:rPr>
              <w:fldChar w:fldCharType="end"/>
            </w:r>
            <w:r w:rsidRPr="00083FC8">
              <w:rPr>
                <w:rStyle w:val="Hyperlink"/>
                <w:noProof/>
              </w:rPr>
              <w:fldChar w:fldCharType="end"/>
            </w:r>
          </w:ins>
        </w:p>
        <w:p w14:paraId="7CE15579" w14:textId="44A736A5" w:rsidR="00613C1D" w:rsidRDefault="00613C1D">
          <w:pPr>
            <w:pStyle w:val="TOC2"/>
            <w:tabs>
              <w:tab w:val="right" w:leader="dot" w:pos="9350"/>
            </w:tabs>
            <w:rPr>
              <w:ins w:id="81" w:author="David Conklin" w:date="2020-12-08T17:42:00Z"/>
              <w:rFonts w:eastAsiaTheme="minorEastAsia"/>
              <w:noProof/>
            </w:rPr>
          </w:pPr>
          <w:ins w:id="8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r>
              <w:rPr>
                <w:noProof/>
                <w:webHidden/>
              </w:rPr>
            </w:r>
          </w:ins>
          <w:r>
            <w:rPr>
              <w:noProof/>
              <w:webHidden/>
            </w:rPr>
            <w:fldChar w:fldCharType="separate"/>
          </w:r>
          <w:ins w:id="83" w:author="David Conklin" w:date="2020-12-08T17:42:00Z">
            <w:r>
              <w:rPr>
                <w:noProof/>
                <w:webHidden/>
              </w:rPr>
              <w:t>18</w:t>
            </w:r>
            <w:r>
              <w:rPr>
                <w:noProof/>
                <w:webHidden/>
              </w:rPr>
              <w:fldChar w:fldCharType="end"/>
            </w:r>
            <w:r w:rsidRPr="00083FC8">
              <w:rPr>
                <w:rStyle w:val="Hyperlink"/>
                <w:noProof/>
              </w:rPr>
              <w:fldChar w:fldCharType="end"/>
            </w:r>
          </w:ins>
        </w:p>
        <w:p w14:paraId="6B98FF56" w14:textId="071B87A6" w:rsidR="00613C1D" w:rsidRDefault="00613C1D">
          <w:pPr>
            <w:pStyle w:val="TOC1"/>
            <w:tabs>
              <w:tab w:val="right" w:leader="dot" w:pos="9350"/>
            </w:tabs>
            <w:rPr>
              <w:ins w:id="84" w:author="David Conklin" w:date="2020-12-08T17:42:00Z"/>
              <w:rFonts w:eastAsiaTheme="minorEastAsia"/>
              <w:noProof/>
            </w:rPr>
          </w:pPr>
          <w:ins w:id="8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r>
              <w:rPr>
                <w:noProof/>
                <w:webHidden/>
              </w:rPr>
            </w:r>
          </w:ins>
          <w:r>
            <w:rPr>
              <w:noProof/>
              <w:webHidden/>
            </w:rPr>
            <w:fldChar w:fldCharType="separate"/>
          </w:r>
          <w:ins w:id="86" w:author="David Conklin" w:date="2020-12-08T17:42:00Z">
            <w:r>
              <w:rPr>
                <w:noProof/>
                <w:webHidden/>
              </w:rPr>
              <w:t>19</w:t>
            </w:r>
            <w:r>
              <w:rPr>
                <w:noProof/>
                <w:webHidden/>
              </w:rPr>
              <w:fldChar w:fldCharType="end"/>
            </w:r>
            <w:r w:rsidRPr="00083FC8">
              <w:rPr>
                <w:rStyle w:val="Hyperlink"/>
                <w:noProof/>
              </w:rPr>
              <w:fldChar w:fldCharType="end"/>
            </w:r>
          </w:ins>
        </w:p>
        <w:p w14:paraId="67887429" w14:textId="3FBA1DF5" w:rsidR="00613C1D" w:rsidRDefault="00613C1D">
          <w:pPr>
            <w:pStyle w:val="TOC2"/>
            <w:tabs>
              <w:tab w:val="right" w:leader="dot" w:pos="9350"/>
            </w:tabs>
            <w:rPr>
              <w:ins w:id="87" w:author="David Conklin" w:date="2020-12-08T17:42:00Z"/>
              <w:rFonts w:eastAsiaTheme="minorEastAsia"/>
              <w:noProof/>
            </w:rPr>
          </w:pPr>
          <w:ins w:id="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r>
              <w:rPr>
                <w:noProof/>
                <w:webHidden/>
              </w:rPr>
            </w:r>
          </w:ins>
          <w:r>
            <w:rPr>
              <w:noProof/>
              <w:webHidden/>
            </w:rPr>
            <w:fldChar w:fldCharType="separate"/>
          </w:r>
          <w:ins w:id="89" w:author="David Conklin" w:date="2020-12-08T17:42:00Z">
            <w:r>
              <w:rPr>
                <w:noProof/>
                <w:webHidden/>
              </w:rPr>
              <w:t>19</w:t>
            </w:r>
            <w:r>
              <w:rPr>
                <w:noProof/>
                <w:webHidden/>
              </w:rPr>
              <w:fldChar w:fldCharType="end"/>
            </w:r>
            <w:r w:rsidRPr="00083FC8">
              <w:rPr>
                <w:rStyle w:val="Hyperlink"/>
                <w:noProof/>
              </w:rPr>
              <w:fldChar w:fldCharType="end"/>
            </w:r>
          </w:ins>
        </w:p>
        <w:p w14:paraId="78DD34B7" w14:textId="260EE55E" w:rsidR="00613C1D" w:rsidRDefault="00613C1D">
          <w:pPr>
            <w:pStyle w:val="TOC2"/>
            <w:tabs>
              <w:tab w:val="right" w:leader="dot" w:pos="9350"/>
            </w:tabs>
            <w:rPr>
              <w:ins w:id="90" w:author="David Conklin" w:date="2020-12-08T17:42:00Z"/>
              <w:rFonts w:eastAsiaTheme="minorEastAsia"/>
              <w:noProof/>
            </w:rPr>
          </w:pPr>
          <w:ins w:id="9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r>
              <w:rPr>
                <w:noProof/>
                <w:webHidden/>
              </w:rPr>
            </w:r>
          </w:ins>
          <w:r>
            <w:rPr>
              <w:noProof/>
              <w:webHidden/>
            </w:rPr>
            <w:fldChar w:fldCharType="separate"/>
          </w:r>
          <w:ins w:id="92" w:author="David Conklin" w:date="2020-12-08T17:42:00Z">
            <w:r>
              <w:rPr>
                <w:noProof/>
                <w:webHidden/>
              </w:rPr>
              <w:t>19</w:t>
            </w:r>
            <w:r>
              <w:rPr>
                <w:noProof/>
                <w:webHidden/>
              </w:rPr>
              <w:fldChar w:fldCharType="end"/>
            </w:r>
            <w:r w:rsidRPr="00083FC8">
              <w:rPr>
                <w:rStyle w:val="Hyperlink"/>
                <w:noProof/>
              </w:rPr>
              <w:fldChar w:fldCharType="end"/>
            </w:r>
          </w:ins>
        </w:p>
        <w:p w14:paraId="593C38EE" w14:textId="2883EE97" w:rsidR="00613C1D" w:rsidRDefault="00613C1D">
          <w:pPr>
            <w:pStyle w:val="TOC2"/>
            <w:tabs>
              <w:tab w:val="right" w:leader="dot" w:pos="9350"/>
            </w:tabs>
            <w:rPr>
              <w:ins w:id="93" w:author="David Conklin" w:date="2020-12-08T17:42:00Z"/>
              <w:rFonts w:eastAsiaTheme="minorEastAsia"/>
              <w:noProof/>
            </w:rPr>
          </w:pPr>
          <w:ins w:id="9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r>
              <w:rPr>
                <w:noProof/>
                <w:webHidden/>
              </w:rPr>
            </w:r>
          </w:ins>
          <w:r>
            <w:rPr>
              <w:noProof/>
              <w:webHidden/>
            </w:rPr>
            <w:fldChar w:fldCharType="separate"/>
          </w:r>
          <w:ins w:id="95" w:author="David Conklin" w:date="2020-12-08T17:42:00Z">
            <w:r>
              <w:rPr>
                <w:noProof/>
                <w:webHidden/>
              </w:rPr>
              <w:t>20</w:t>
            </w:r>
            <w:r>
              <w:rPr>
                <w:noProof/>
                <w:webHidden/>
              </w:rPr>
              <w:fldChar w:fldCharType="end"/>
            </w:r>
            <w:r w:rsidRPr="00083FC8">
              <w:rPr>
                <w:rStyle w:val="Hyperlink"/>
                <w:noProof/>
              </w:rPr>
              <w:fldChar w:fldCharType="end"/>
            </w:r>
          </w:ins>
        </w:p>
        <w:p w14:paraId="7660E464" w14:textId="751E589F" w:rsidR="00613C1D" w:rsidRDefault="00613C1D">
          <w:pPr>
            <w:pStyle w:val="TOC2"/>
            <w:tabs>
              <w:tab w:val="right" w:leader="dot" w:pos="9350"/>
            </w:tabs>
            <w:rPr>
              <w:ins w:id="96" w:author="David Conklin" w:date="2020-12-08T17:42:00Z"/>
              <w:rFonts w:eastAsiaTheme="minorEastAsia"/>
              <w:noProof/>
            </w:rPr>
          </w:pPr>
          <w:ins w:id="9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r>
              <w:rPr>
                <w:noProof/>
                <w:webHidden/>
              </w:rPr>
            </w:r>
          </w:ins>
          <w:r>
            <w:rPr>
              <w:noProof/>
              <w:webHidden/>
            </w:rPr>
            <w:fldChar w:fldCharType="separate"/>
          </w:r>
          <w:ins w:id="98" w:author="David Conklin" w:date="2020-12-08T17:42:00Z">
            <w:r>
              <w:rPr>
                <w:noProof/>
                <w:webHidden/>
              </w:rPr>
              <w:t>22</w:t>
            </w:r>
            <w:r>
              <w:rPr>
                <w:noProof/>
                <w:webHidden/>
              </w:rPr>
              <w:fldChar w:fldCharType="end"/>
            </w:r>
            <w:r w:rsidRPr="00083FC8">
              <w:rPr>
                <w:rStyle w:val="Hyperlink"/>
                <w:noProof/>
              </w:rPr>
              <w:fldChar w:fldCharType="end"/>
            </w:r>
          </w:ins>
        </w:p>
        <w:p w14:paraId="7E26B9AD" w14:textId="78793AD5" w:rsidR="00613C1D" w:rsidRDefault="00613C1D">
          <w:pPr>
            <w:pStyle w:val="TOC2"/>
            <w:tabs>
              <w:tab w:val="right" w:leader="dot" w:pos="9350"/>
            </w:tabs>
            <w:rPr>
              <w:ins w:id="99" w:author="David Conklin" w:date="2020-12-08T17:42:00Z"/>
              <w:rFonts w:eastAsiaTheme="minorEastAsia"/>
              <w:noProof/>
            </w:rPr>
          </w:pPr>
          <w:ins w:id="1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r>
              <w:rPr>
                <w:noProof/>
                <w:webHidden/>
              </w:rPr>
            </w:r>
          </w:ins>
          <w:r>
            <w:rPr>
              <w:noProof/>
              <w:webHidden/>
            </w:rPr>
            <w:fldChar w:fldCharType="separate"/>
          </w:r>
          <w:ins w:id="101" w:author="David Conklin" w:date="2020-12-08T17:42:00Z">
            <w:r>
              <w:rPr>
                <w:noProof/>
                <w:webHidden/>
              </w:rPr>
              <w:t>22</w:t>
            </w:r>
            <w:r>
              <w:rPr>
                <w:noProof/>
                <w:webHidden/>
              </w:rPr>
              <w:fldChar w:fldCharType="end"/>
            </w:r>
            <w:r w:rsidRPr="00083FC8">
              <w:rPr>
                <w:rStyle w:val="Hyperlink"/>
                <w:noProof/>
              </w:rPr>
              <w:fldChar w:fldCharType="end"/>
            </w:r>
          </w:ins>
        </w:p>
        <w:p w14:paraId="2EAE0AAC" w14:textId="69B2CFF4" w:rsidR="00613C1D" w:rsidRDefault="00613C1D">
          <w:pPr>
            <w:pStyle w:val="TOC2"/>
            <w:tabs>
              <w:tab w:val="right" w:leader="dot" w:pos="9350"/>
            </w:tabs>
            <w:rPr>
              <w:ins w:id="102" w:author="David Conklin" w:date="2020-12-08T17:42:00Z"/>
              <w:rFonts w:eastAsiaTheme="minorEastAsia"/>
              <w:noProof/>
            </w:rPr>
          </w:pPr>
          <w:ins w:id="10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r>
              <w:rPr>
                <w:noProof/>
                <w:webHidden/>
              </w:rPr>
            </w:r>
          </w:ins>
          <w:r>
            <w:rPr>
              <w:noProof/>
              <w:webHidden/>
            </w:rPr>
            <w:fldChar w:fldCharType="separate"/>
          </w:r>
          <w:ins w:id="104" w:author="David Conklin" w:date="2020-12-08T17:42:00Z">
            <w:r>
              <w:rPr>
                <w:noProof/>
                <w:webHidden/>
              </w:rPr>
              <w:t>22</w:t>
            </w:r>
            <w:r>
              <w:rPr>
                <w:noProof/>
                <w:webHidden/>
              </w:rPr>
              <w:fldChar w:fldCharType="end"/>
            </w:r>
            <w:r w:rsidRPr="00083FC8">
              <w:rPr>
                <w:rStyle w:val="Hyperlink"/>
                <w:noProof/>
              </w:rPr>
              <w:fldChar w:fldCharType="end"/>
            </w:r>
          </w:ins>
        </w:p>
        <w:p w14:paraId="65DC46D1" w14:textId="4D87FC25" w:rsidR="00613C1D" w:rsidRDefault="00613C1D">
          <w:pPr>
            <w:pStyle w:val="TOC2"/>
            <w:tabs>
              <w:tab w:val="right" w:leader="dot" w:pos="9350"/>
            </w:tabs>
            <w:rPr>
              <w:ins w:id="105" w:author="David Conklin" w:date="2020-12-08T17:42:00Z"/>
              <w:rFonts w:eastAsiaTheme="minorEastAsia"/>
              <w:noProof/>
            </w:rPr>
          </w:pPr>
          <w:ins w:id="10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r>
              <w:rPr>
                <w:noProof/>
                <w:webHidden/>
              </w:rPr>
            </w:r>
          </w:ins>
          <w:r>
            <w:rPr>
              <w:noProof/>
              <w:webHidden/>
            </w:rPr>
            <w:fldChar w:fldCharType="separate"/>
          </w:r>
          <w:ins w:id="107" w:author="David Conklin" w:date="2020-12-08T17:42:00Z">
            <w:r>
              <w:rPr>
                <w:noProof/>
                <w:webHidden/>
              </w:rPr>
              <w:t>22</w:t>
            </w:r>
            <w:r>
              <w:rPr>
                <w:noProof/>
                <w:webHidden/>
              </w:rPr>
              <w:fldChar w:fldCharType="end"/>
            </w:r>
            <w:r w:rsidRPr="00083FC8">
              <w:rPr>
                <w:rStyle w:val="Hyperlink"/>
                <w:noProof/>
              </w:rPr>
              <w:fldChar w:fldCharType="end"/>
            </w:r>
          </w:ins>
        </w:p>
        <w:p w14:paraId="4E95B410" w14:textId="3874947F" w:rsidR="00613C1D" w:rsidRDefault="00613C1D">
          <w:pPr>
            <w:pStyle w:val="TOC2"/>
            <w:tabs>
              <w:tab w:val="right" w:leader="dot" w:pos="9350"/>
            </w:tabs>
            <w:rPr>
              <w:ins w:id="108" w:author="David Conklin" w:date="2020-12-08T17:42:00Z"/>
              <w:rFonts w:eastAsiaTheme="minorEastAsia"/>
              <w:noProof/>
            </w:rPr>
          </w:pPr>
          <w:ins w:id="10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r>
              <w:rPr>
                <w:noProof/>
                <w:webHidden/>
              </w:rPr>
            </w:r>
          </w:ins>
          <w:r>
            <w:rPr>
              <w:noProof/>
              <w:webHidden/>
            </w:rPr>
            <w:fldChar w:fldCharType="separate"/>
          </w:r>
          <w:ins w:id="110" w:author="David Conklin" w:date="2020-12-08T17:42:00Z">
            <w:r>
              <w:rPr>
                <w:noProof/>
                <w:webHidden/>
              </w:rPr>
              <w:t>23</w:t>
            </w:r>
            <w:r>
              <w:rPr>
                <w:noProof/>
                <w:webHidden/>
              </w:rPr>
              <w:fldChar w:fldCharType="end"/>
            </w:r>
            <w:r w:rsidRPr="00083FC8">
              <w:rPr>
                <w:rStyle w:val="Hyperlink"/>
                <w:noProof/>
              </w:rPr>
              <w:fldChar w:fldCharType="end"/>
            </w:r>
          </w:ins>
        </w:p>
        <w:p w14:paraId="6029B87B" w14:textId="2EE37604" w:rsidR="00613C1D" w:rsidRDefault="00613C1D">
          <w:pPr>
            <w:pStyle w:val="TOC2"/>
            <w:tabs>
              <w:tab w:val="right" w:leader="dot" w:pos="9350"/>
            </w:tabs>
            <w:rPr>
              <w:ins w:id="111" w:author="David Conklin" w:date="2020-12-08T17:42:00Z"/>
              <w:rFonts w:eastAsiaTheme="minorEastAsia"/>
              <w:noProof/>
            </w:rPr>
          </w:pPr>
          <w:ins w:id="1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r>
              <w:rPr>
                <w:noProof/>
                <w:webHidden/>
              </w:rPr>
            </w:r>
          </w:ins>
          <w:r>
            <w:rPr>
              <w:noProof/>
              <w:webHidden/>
            </w:rPr>
            <w:fldChar w:fldCharType="separate"/>
          </w:r>
          <w:ins w:id="113" w:author="David Conklin" w:date="2020-12-08T17:42:00Z">
            <w:r>
              <w:rPr>
                <w:noProof/>
                <w:webHidden/>
              </w:rPr>
              <w:t>23</w:t>
            </w:r>
            <w:r>
              <w:rPr>
                <w:noProof/>
                <w:webHidden/>
              </w:rPr>
              <w:fldChar w:fldCharType="end"/>
            </w:r>
            <w:r w:rsidRPr="00083FC8">
              <w:rPr>
                <w:rStyle w:val="Hyperlink"/>
                <w:noProof/>
              </w:rPr>
              <w:fldChar w:fldCharType="end"/>
            </w:r>
          </w:ins>
        </w:p>
        <w:p w14:paraId="3B972B63" w14:textId="031316C1" w:rsidR="00613C1D" w:rsidRDefault="00613C1D">
          <w:pPr>
            <w:pStyle w:val="TOC1"/>
            <w:tabs>
              <w:tab w:val="right" w:leader="dot" w:pos="9350"/>
            </w:tabs>
            <w:rPr>
              <w:ins w:id="114" w:author="David Conklin" w:date="2020-12-08T17:42:00Z"/>
              <w:rFonts w:eastAsiaTheme="minorEastAsia"/>
              <w:noProof/>
            </w:rPr>
          </w:pPr>
          <w:ins w:id="11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r>
              <w:rPr>
                <w:noProof/>
                <w:webHidden/>
              </w:rPr>
            </w:r>
          </w:ins>
          <w:r>
            <w:rPr>
              <w:noProof/>
              <w:webHidden/>
            </w:rPr>
            <w:fldChar w:fldCharType="separate"/>
          </w:r>
          <w:ins w:id="116" w:author="David Conklin" w:date="2020-12-08T17:42:00Z">
            <w:r>
              <w:rPr>
                <w:noProof/>
                <w:webHidden/>
              </w:rPr>
              <w:t>25</w:t>
            </w:r>
            <w:r>
              <w:rPr>
                <w:noProof/>
                <w:webHidden/>
              </w:rPr>
              <w:fldChar w:fldCharType="end"/>
            </w:r>
            <w:r w:rsidRPr="00083FC8">
              <w:rPr>
                <w:rStyle w:val="Hyperlink"/>
                <w:noProof/>
              </w:rPr>
              <w:fldChar w:fldCharType="end"/>
            </w:r>
          </w:ins>
        </w:p>
        <w:p w14:paraId="3168539A" w14:textId="53062F0B" w:rsidR="00613C1D" w:rsidRDefault="00613C1D">
          <w:pPr>
            <w:pStyle w:val="TOC2"/>
            <w:tabs>
              <w:tab w:val="right" w:leader="dot" w:pos="9350"/>
            </w:tabs>
            <w:rPr>
              <w:ins w:id="117" w:author="David Conklin" w:date="2020-12-08T17:42:00Z"/>
              <w:rFonts w:eastAsiaTheme="minorEastAsia"/>
              <w:noProof/>
            </w:rPr>
          </w:pPr>
          <w:ins w:id="11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r>
              <w:rPr>
                <w:noProof/>
                <w:webHidden/>
              </w:rPr>
            </w:r>
          </w:ins>
          <w:r>
            <w:rPr>
              <w:noProof/>
              <w:webHidden/>
            </w:rPr>
            <w:fldChar w:fldCharType="separate"/>
          </w:r>
          <w:ins w:id="119" w:author="David Conklin" w:date="2020-12-08T17:42:00Z">
            <w:r>
              <w:rPr>
                <w:noProof/>
                <w:webHidden/>
              </w:rPr>
              <w:t>26</w:t>
            </w:r>
            <w:r>
              <w:rPr>
                <w:noProof/>
                <w:webHidden/>
              </w:rPr>
              <w:fldChar w:fldCharType="end"/>
            </w:r>
            <w:r w:rsidRPr="00083FC8">
              <w:rPr>
                <w:rStyle w:val="Hyperlink"/>
                <w:noProof/>
              </w:rPr>
              <w:fldChar w:fldCharType="end"/>
            </w:r>
          </w:ins>
        </w:p>
        <w:p w14:paraId="0A5BFE3C" w14:textId="5624DF39" w:rsidR="00613C1D" w:rsidRDefault="00613C1D">
          <w:pPr>
            <w:pStyle w:val="TOC2"/>
            <w:tabs>
              <w:tab w:val="right" w:leader="dot" w:pos="9350"/>
            </w:tabs>
            <w:rPr>
              <w:ins w:id="120" w:author="David Conklin" w:date="2020-12-08T17:42:00Z"/>
              <w:rFonts w:eastAsiaTheme="minorEastAsia"/>
              <w:noProof/>
            </w:rPr>
          </w:pPr>
          <w:ins w:id="12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r>
              <w:rPr>
                <w:noProof/>
                <w:webHidden/>
              </w:rPr>
            </w:r>
          </w:ins>
          <w:r>
            <w:rPr>
              <w:noProof/>
              <w:webHidden/>
            </w:rPr>
            <w:fldChar w:fldCharType="separate"/>
          </w:r>
          <w:ins w:id="122" w:author="David Conklin" w:date="2020-12-08T17:42:00Z">
            <w:r>
              <w:rPr>
                <w:noProof/>
                <w:webHidden/>
              </w:rPr>
              <w:t>27</w:t>
            </w:r>
            <w:r>
              <w:rPr>
                <w:noProof/>
                <w:webHidden/>
              </w:rPr>
              <w:fldChar w:fldCharType="end"/>
            </w:r>
            <w:r w:rsidRPr="00083FC8">
              <w:rPr>
                <w:rStyle w:val="Hyperlink"/>
                <w:noProof/>
              </w:rPr>
              <w:fldChar w:fldCharType="end"/>
            </w:r>
          </w:ins>
        </w:p>
        <w:p w14:paraId="0634FB9F" w14:textId="52CE4DE1" w:rsidR="00613C1D" w:rsidRDefault="00613C1D">
          <w:pPr>
            <w:pStyle w:val="TOC1"/>
            <w:tabs>
              <w:tab w:val="right" w:leader="dot" w:pos="9350"/>
            </w:tabs>
            <w:rPr>
              <w:ins w:id="123" w:author="David Conklin" w:date="2020-12-08T17:42:00Z"/>
              <w:rFonts w:eastAsiaTheme="minorEastAsia"/>
              <w:noProof/>
            </w:rPr>
          </w:pPr>
          <w:ins w:id="1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r>
              <w:rPr>
                <w:noProof/>
                <w:webHidden/>
              </w:rPr>
            </w:r>
          </w:ins>
          <w:r>
            <w:rPr>
              <w:noProof/>
              <w:webHidden/>
            </w:rPr>
            <w:fldChar w:fldCharType="separate"/>
          </w:r>
          <w:ins w:id="125" w:author="David Conklin" w:date="2020-12-08T17:42:00Z">
            <w:r>
              <w:rPr>
                <w:noProof/>
                <w:webHidden/>
              </w:rPr>
              <w:t>28</w:t>
            </w:r>
            <w:r>
              <w:rPr>
                <w:noProof/>
                <w:webHidden/>
              </w:rPr>
              <w:fldChar w:fldCharType="end"/>
            </w:r>
            <w:r w:rsidRPr="00083FC8">
              <w:rPr>
                <w:rStyle w:val="Hyperlink"/>
                <w:noProof/>
              </w:rPr>
              <w:fldChar w:fldCharType="end"/>
            </w:r>
          </w:ins>
        </w:p>
        <w:p w14:paraId="39A5C29A" w14:textId="0D4D2B62" w:rsidR="00613C1D" w:rsidRDefault="00613C1D">
          <w:pPr>
            <w:pStyle w:val="TOC2"/>
            <w:tabs>
              <w:tab w:val="right" w:leader="dot" w:pos="9350"/>
            </w:tabs>
            <w:rPr>
              <w:ins w:id="126" w:author="David Conklin" w:date="2020-12-08T17:42:00Z"/>
              <w:rFonts w:eastAsiaTheme="minorEastAsia"/>
              <w:noProof/>
            </w:rPr>
          </w:pPr>
          <w:ins w:id="12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r>
              <w:rPr>
                <w:noProof/>
                <w:webHidden/>
              </w:rPr>
            </w:r>
          </w:ins>
          <w:r>
            <w:rPr>
              <w:noProof/>
              <w:webHidden/>
            </w:rPr>
            <w:fldChar w:fldCharType="separate"/>
          </w:r>
          <w:ins w:id="128" w:author="David Conklin" w:date="2020-12-08T17:42:00Z">
            <w:r>
              <w:rPr>
                <w:noProof/>
                <w:webHidden/>
              </w:rPr>
              <w:t>29</w:t>
            </w:r>
            <w:r>
              <w:rPr>
                <w:noProof/>
                <w:webHidden/>
              </w:rPr>
              <w:fldChar w:fldCharType="end"/>
            </w:r>
            <w:r w:rsidRPr="00083FC8">
              <w:rPr>
                <w:rStyle w:val="Hyperlink"/>
                <w:noProof/>
              </w:rPr>
              <w:fldChar w:fldCharType="end"/>
            </w:r>
          </w:ins>
        </w:p>
        <w:p w14:paraId="27275E7F" w14:textId="52A47F30" w:rsidR="00613C1D" w:rsidRDefault="00613C1D">
          <w:pPr>
            <w:pStyle w:val="TOC1"/>
            <w:tabs>
              <w:tab w:val="right" w:leader="dot" w:pos="9350"/>
            </w:tabs>
            <w:rPr>
              <w:ins w:id="129" w:author="David Conklin" w:date="2020-12-08T17:42:00Z"/>
              <w:rFonts w:eastAsiaTheme="minorEastAsia"/>
              <w:noProof/>
            </w:rPr>
          </w:pPr>
          <w:ins w:id="13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r>
              <w:rPr>
                <w:noProof/>
                <w:webHidden/>
              </w:rPr>
            </w:r>
          </w:ins>
          <w:r>
            <w:rPr>
              <w:noProof/>
              <w:webHidden/>
            </w:rPr>
            <w:fldChar w:fldCharType="separate"/>
          </w:r>
          <w:ins w:id="131" w:author="David Conklin" w:date="2020-12-08T17:42:00Z">
            <w:r>
              <w:rPr>
                <w:noProof/>
                <w:webHidden/>
              </w:rPr>
              <w:t>30</w:t>
            </w:r>
            <w:r>
              <w:rPr>
                <w:noProof/>
                <w:webHidden/>
              </w:rPr>
              <w:fldChar w:fldCharType="end"/>
            </w:r>
            <w:r w:rsidRPr="00083FC8">
              <w:rPr>
                <w:rStyle w:val="Hyperlink"/>
                <w:noProof/>
              </w:rPr>
              <w:fldChar w:fldCharType="end"/>
            </w:r>
          </w:ins>
        </w:p>
        <w:p w14:paraId="2C60EBBB" w14:textId="28C98AA6" w:rsidR="00613C1D" w:rsidRDefault="00613C1D">
          <w:pPr>
            <w:pStyle w:val="TOC2"/>
            <w:tabs>
              <w:tab w:val="right" w:leader="dot" w:pos="9350"/>
            </w:tabs>
            <w:rPr>
              <w:ins w:id="132" w:author="David Conklin" w:date="2020-12-08T17:42:00Z"/>
              <w:rFonts w:eastAsiaTheme="minorEastAsia"/>
              <w:noProof/>
            </w:rPr>
          </w:pPr>
          <w:ins w:id="13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r>
              <w:rPr>
                <w:noProof/>
                <w:webHidden/>
              </w:rPr>
            </w:r>
          </w:ins>
          <w:r>
            <w:rPr>
              <w:noProof/>
              <w:webHidden/>
            </w:rPr>
            <w:fldChar w:fldCharType="separate"/>
          </w:r>
          <w:ins w:id="134" w:author="David Conklin" w:date="2020-12-08T17:42:00Z">
            <w:r>
              <w:rPr>
                <w:noProof/>
                <w:webHidden/>
              </w:rPr>
              <w:t>30</w:t>
            </w:r>
            <w:r>
              <w:rPr>
                <w:noProof/>
                <w:webHidden/>
              </w:rPr>
              <w:fldChar w:fldCharType="end"/>
            </w:r>
            <w:r w:rsidRPr="00083FC8">
              <w:rPr>
                <w:rStyle w:val="Hyperlink"/>
                <w:noProof/>
              </w:rPr>
              <w:fldChar w:fldCharType="end"/>
            </w:r>
          </w:ins>
        </w:p>
        <w:p w14:paraId="1D402440" w14:textId="79B26464" w:rsidR="00613C1D" w:rsidRDefault="00613C1D">
          <w:pPr>
            <w:pStyle w:val="TOC2"/>
            <w:tabs>
              <w:tab w:val="right" w:leader="dot" w:pos="9350"/>
            </w:tabs>
            <w:rPr>
              <w:ins w:id="135" w:author="David Conklin" w:date="2020-12-08T17:42:00Z"/>
              <w:rFonts w:eastAsiaTheme="minorEastAsia"/>
              <w:noProof/>
            </w:rPr>
          </w:pPr>
          <w:ins w:id="1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r>
              <w:rPr>
                <w:noProof/>
                <w:webHidden/>
              </w:rPr>
            </w:r>
          </w:ins>
          <w:r>
            <w:rPr>
              <w:noProof/>
              <w:webHidden/>
            </w:rPr>
            <w:fldChar w:fldCharType="separate"/>
          </w:r>
          <w:ins w:id="137" w:author="David Conklin" w:date="2020-12-08T17:42:00Z">
            <w:r>
              <w:rPr>
                <w:noProof/>
                <w:webHidden/>
              </w:rPr>
              <w:t>31</w:t>
            </w:r>
            <w:r>
              <w:rPr>
                <w:noProof/>
                <w:webHidden/>
              </w:rPr>
              <w:fldChar w:fldCharType="end"/>
            </w:r>
            <w:r w:rsidRPr="00083FC8">
              <w:rPr>
                <w:rStyle w:val="Hyperlink"/>
                <w:noProof/>
              </w:rPr>
              <w:fldChar w:fldCharType="end"/>
            </w:r>
          </w:ins>
        </w:p>
        <w:p w14:paraId="40BB7162" w14:textId="17F41CAB" w:rsidR="00613C1D" w:rsidRDefault="00613C1D">
          <w:pPr>
            <w:pStyle w:val="TOC1"/>
            <w:tabs>
              <w:tab w:val="right" w:leader="dot" w:pos="9350"/>
            </w:tabs>
            <w:rPr>
              <w:ins w:id="138" w:author="David Conklin" w:date="2020-12-08T17:42:00Z"/>
              <w:rFonts w:eastAsiaTheme="minorEastAsia"/>
              <w:noProof/>
            </w:rPr>
          </w:pPr>
          <w:ins w:id="13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r>
              <w:rPr>
                <w:noProof/>
                <w:webHidden/>
              </w:rPr>
            </w:r>
          </w:ins>
          <w:r>
            <w:rPr>
              <w:noProof/>
              <w:webHidden/>
            </w:rPr>
            <w:fldChar w:fldCharType="separate"/>
          </w:r>
          <w:ins w:id="140" w:author="David Conklin" w:date="2020-12-08T17:42:00Z">
            <w:r>
              <w:rPr>
                <w:noProof/>
                <w:webHidden/>
              </w:rPr>
              <w:t>32</w:t>
            </w:r>
            <w:r>
              <w:rPr>
                <w:noProof/>
                <w:webHidden/>
              </w:rPr>
              <w:fldChar w:fldCharType="end"/>
            </w:r>
            <w:r w:rsidRPr="00083FC8">
              <w:rPr>
                <w:rStyle w:val="Hyperlink"/>
                <w:noProof/>
              </w:rPr>
              <w:fldChar w:fldCharType="end"/>
            </w:r>
          </w:ins>
        </w:p>
        <w:p w14:paraId="71F9970A" w14:textId="09B7734D" w:rsidR="00613C1D" w:rsidRDefault="00613C1D">
          <w:pPr>
            <w:pStyle w:val="TOC2"/>
            <w:tabs>
              <w:tab w:val="right" w:leader="dot" w:pos="9350"/>
            </w:tabs>
            <w:rPr>
              <w:ins w:id="141" w:author="David Conklin" w:date="2020-12-08T17:42:00Z"/>
              <w:rFonts w:eastAsiaTheme="minorEastAsia"/>
              <w:noProof/>
            </w:rPr>
          </w:pPr>
          <w:ins w:id="14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r>
              <w:rPr>
                <w:noProof/>
                <w:webHidden/>
              </w:rPr>
            </w:r>
          </w:ins>
          <w:r>
            <w:rPr>
              <w:noProof/>
              <w:webHidden/>
            </w:rPr>
            <w:fldChar w:fldCharType="separate"/>
          </w:r>
          <w:ins w:id="143" w:author="David Conklin" w:date="2020-12-08T17:42:00Z">
            <w:r>
              <w:rPr>
                <w:noProof/>
                <w:webHidden/>
              </w:rPr>
              <w:t>32</w:t>
            </w:r>
            <w:r>
              <w:rPr>
                <w:noProof/>
                <w:webHidden/>
              </w:rPr>
              <w:fldChar w:fldCharType="end"/>
            </w:r>
            <w:r w:rsidRPr="00083FC8">
              <w:rPr>
                <w:rStyle w:val="Hyperlink"/>
                <w:noProof/>
              </w:rPr>
              <w:fldChar w:fldCharType="end"/>
            </w:r>
          </w:ins>
        </w:p>
        <w:p w14:paraId="0F243DB1" w14:textId="1D1A36E1" w:rsidR="00613C1D" w:rsidRDefault="00613C1D">
          <w:pPr>
            <w:pStyle w:val="TOC2"/>
            <w:tabs>
              <w:tab w:val="right" w:leader="dot" w:pos="9350"/>
            </w:tabs>
            <w:rPr>
              <w:ins w:id="144" w:author="David Conklin" w:date="2020-12-08T17:42:00Z"/>
              <w:rFonts w:eastAsiaTheme="minorEastAsia"/>
              <w:noProof/>
            </w:rPr>
          </w:pPr>
          <w:ins w:id="14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r>
              <w:rPr>
                <w:noProof/>
                <w:webHidden/>
              </w:rPr>
            </w:r>
          </w:ins>
          <w:r>
            <w:rPr>
              <w:noProof/>
              <w:webHidden/>
            </w:rPr>
            <w:fldChar w:fldCharType="separate"/>
          </w:r>
          <w:ins w:id="146" w:author="David Conklin" w:date="2020-12-08T17:42:00Z">
            <w:r>
              <w:rPr>
                <w:noProof/>
                <w:webHidden/>
              </w:rPr>
              <w:t>34</w:t>
            </w:r>
            <w:r>
              <w:rPr>
                <w:noProof/>
                <w:webHidden/>
              </w:rPr>
              <w:fldChar w:fldCharType="end"/>
            </w:r>
            <w:r w:rsidRPr="00083FC8">
              <w:rPr>
                <w:rStyle w:val="Hyperlink"/>
                <w:noProof/>
              </w:rPr>
              <w:fldChar w:fldCharType="end"/>
            </w:r>
          </w:ins>
        </w:p>
        <w:p w14:paraId="7C5F67DE" w14:textId="2FD2B645" w:rsidR="00613C1D" w:rsidRDefault="00613C1D">
          <w:pPr>
            <w:pStyle w:val="TOC2"/>
            <w:tabs>
              <w:tab w:val="right" w:leader="dot" w:pos="9350"/>
            </w:tabs>
            <w:rPr>
              <w:ins w:id="147" w:author="David Conklin" w:date="2020-12-08T17:42:00Z"/>
              <w:rFonts w:eastAsiaTheme="minorEastAsia"/>
              <w:noProof/>
            </w:rPr>
          </w:pPr>
          <w:ins w:id="1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r>
              <w:rPr>
                <w:noProof/>
                <w:webHidden/>
              </w:rPr>
            </w:r>
          </w:ins>
          <w:r>
            <w:rPr>
              <w:noProof/>
              <w:webHidden/>
            </w:rPr>
            <w:fldChar w:fldCharType="separate"/>
          </w:r>
          <w:ins w:id="149" w:author="David Conklin" w:date="2020-12-08T17:42:00Z">
            <w:r>
              <w:rPr>
                <w:noProof/>
                <w:webHidden/>
              </w:rPr>
              <w:t>35</w:t>
            </w:r>
            <w:r>
              <w:rPr>
                <w:noProof/>
                <w:webHidden/>
              </w:rPr>
              <w:fldChar w:fldCharType="end"/>
            </w:r>
            <w:r w:rsidRPr="00083FC8">
              <w:rPr>
                <w:rStyle w:val="Hyperlink"/>
                <w:noProof/>
              </w:rPr>
              <w:fldChar w:fldCharType="end"/>
            </w:r>
          </w:ins>
        </w:p>
        <w:p w14:paraId="7320B52B" w14:textId="6341F0F5" w:rsidR="00613C1D" w:rsidRDefault="00613C1D">
          <w:pPr>
            <w:pStyle w:val="TOC2"/>
            <w:tabs>
              <w:tab w:val="right" w:leader="dot" w:pos="9350"/>
            </w:tabs>
            <w:rPr>
              <w:ins w:id="150" w:author="David Conklin" w:date="2020-12-08T17:42:00Z"/>
              <w:rFonts w:eastAsiaTheme="minorEastAsia"/>
              <w:noProof/>
            </w:rPr>
          </w:pPr>
          <w:ins w:id="15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r>
              <w:rPr>
                <w:noProof/>
                <w:webHidden/>
              </w:rPr>
            </w:r>
          </w:ins>
          <w:r>
            <w:rPr>
              <w:noProof/>
              <w:webHidden/>
            </w:rPr>
            <w:fldChar w:fldCharType="separate"/>
          </w:r>
          <w:ins w:id="152" w:author="David Conklin" w:date="2020-12-08T17:42:00Z">
            <w:r>
              <w:rPr>
                <w:noProof/>
                <w:webHidden/>
              </w:rPr>
              <w:t>35</w:t>
            </w:r>
            <w:r>
              <w:rPr>
                <w:noProof/>
                <w:webHidden/>
              </w:rPr>
              <w:fldChar w:fldCharType="end"/>
            </w:r>
            <w:r w:rsidRPr="00083FC8">
              <w:rPr>
                <w:rStyle w:val="Hyperlink"/>
                <w:noProof/>
              </w:rPr>
              <w:fldChar w:fldCharType="end"/>
            </w:r>
          </w:ins>
        </w:p>
        <w:p w14:paraId="48D326D6" w14:textId="553B3E3F" w:rsidR="00613C1D" w:rsidRDefault="00613C1D">
          <w:pPr>
            <w:pStyle w:val="TOC2"/>
            <w:tabs>
              <w:tab w:val="right" w:leader="dot" w:pos="9350"/>
            </w:tabs>
            <w:rPr>
              <w:ins w:id="153" w:author="David Conklin" w:date="2020-12-08T17:42:00Z"/>
              <w:rFonts w:eastAsiaTheme="minorEastAsia"/>
              <w:noProof/>
            </w:rPr>
          </w:pPr>
          <w:ins w:id="15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r>
              <w:rPr>
                <w:noProof/>
                <w:webHidden/>
              </w:rPr>
            </w:r>
          </w:ins>
          <w:r>
            <w:rPr>
              <w:noProof/>
              <w:webHidden/>
            </w:rPr>
            <w:fldChar w:fldCharType="separate"/>
          </w:r>
          <w:ins w:id="155" w:author="David Conklin" w:date="2020-12-08T17:42:00Z">
            <w:r>
              <w:rPr>
                <w:noProof/>
                <w:webHidden/>
              </w:rPr>
              <w:t>36</w:t>
            </w:r>
            <w:r>
              <w:rPr>
                <w:noProof/>
                <w:webHidden/>
              </w:rPr>
              <w:fldChar w:fldCharType="end"/>
            </w:r>
            <w:r w:rsidRPr="00083FC8">
              <w:rPr>
                <w:rStyle w:val="Hyperlink"/>
                <w:noProof/>
              </w:rPr>
              <w:fldChar w:fldCharType="end"/>
            </w:r>
          </w:ins>
        </w:p>
        <w:p w14:paraId="6785AF17" w14:textId="2C01C5A2" w:rsidR="00613C1D" w:rsidRDefault="00613C1D">
          <w:pPr>
            <w:pStyle w:val="TOC2"/>
            <w:tabs>
              <w:tab w:val="right" w:leader="dot" w:pos="9350"/>
            </w:tabs>
            <w:rPr>
              <w:ins w:id="156" w:author="David Conklin" w:date="2020-12-08T17:42:00Z"/>
              <w:rFonts w:eastAsiaTheme="minorEastAsia"/>
              <w:noProof/>
            </w:rPr>
          </w:pPr>
          <w:ins w:id="15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r>
              <w:rPr>
                <w:noProof/>
                <w:webHidden/>
              </w:rPr>
            </w:r>
          </w:ins>
          <w:r>
            <w:rPr>
              <w:noProof/>
              <w:webHidden/>
            </w:rPr>
            <w:fldChar w:fldCharType="separate"/>
          </w:r>
          <w:ins w:id="158" w:author="David Conklin" w:date="2020-12-08T17:42:00Z">
            <w:r>
              <w:rPr>
                <w:noProof/>
                <w:webHidden/>
              </w:rPr>
              <w:t>36</w:t>
            </w:r>
            <w:r>
              <w:rPr>
                <w:noProof/>
                <w:webHidden/>
              </w:rPr>
              <w:fldChar w:fldCharType="end"/>
            </w:r>
            <w:r w:rsidRPr="00083FC8">
              <w:rPr>
                <w:rStyle w:val="Hyperlink"/>
                <w:noProof/>
              </w:rPr>
              <w:fldChar w:fldCharType="end"/>
            </w:r>
          </w:ins>
        </w:p>
        <w:p w14:paraId="0E9AECE9" w14:textId="2E15D2CB" w:rsidR="00613C1D" w:rsidRDefault="00613C1D">
          <w:pPr>
            <w:pStyle w:val="TOC2"/>
            <w:tabs>
              <w:tab w:val="right" w:leader="dot" w:pos="9350"/>
            </w:tabs>
            <w:rPr>
              <w:ins w:id="159" w:author="David Conklin" w:date="2020-12-08T17:42:00Z"/>
              <w:rFonts w:eastAsiaTheme="minorEastAsia"/>
              <w:noProof/>
            </w:rPr>
          </w:pPr>
          <w:ins w:id="1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r>
              <w:rPr>
                <w:noProof/>
                <w:webHidden/>
              </w:rPr>
            </w:r>
          </w:ins>
          <w:r>
            <w:rPr>
              <w:noProof/>
              <w:webHidden/>
            </w:rPr>
            <w:fldChar w:fldCharType="separate"/>
          </w:r>
          <w:ins w:id="161" w:author="David Conklin" w:date="2020-12-08T17:42:00Z">
            <w:r>
              <w:rPr>
                <w:noProof/>
                <w:webHidden/>
              </w:rPr>
              <w:t>36</w:t>
            </w:r>
            <w:r>
              <w:rPr>
                <w:noProof/>
                <w:webHidden/>
              </w:rPr>
              <w:fldChar w:fldCharType="end"/>
            </w:r>
            <w:r w:rsidRPr="00083FC8">
              <w:rPr>
                <w:rStyle w:val="Hyperlink"/>
                <w:noProof/>
              </w:rPr>
              <w:fldChar w:fldCharType="end"/>
            </w:r>
          </w:ins>
        </w:p>
        <w:p w14:paraId="687F5B2B" w14:textId="43F23AA9" w:rsidR="00613C1D" w:rsidRDefault="00613C1D">
          <w:pPr>
            <w:pStyle w:val="TOC2"/>
            <w:tabs>
              <w:tab w:val="right" w:leader="dot" w:pos="9350"/>
            </w:tabs>
            <w:rPr>
              <w:ins w:id="162" w:author="David Conklin" w:date="2020-12-08T17:42:00Z"/>
              <w:rFonts w:eastAsiaTheme="minorEastAsia"/>
              <w:noProof/>
            </w:rPr>
          </w:pPr>
          <w:ins w:id="16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r>
              <w:rPr>
                <w:noProof/>
                <w:webHidden/>
              </w:rPr>
            </w:r>
          </w:ins>
          <w:r>
            <w:rPr>
              <w:noProof/>
              <w:webHidden/>
            </w:rPr>
            <w:fldChar w:fldCharType="separate"/>
          </w:r>
          <w:ins w:id="164" w:author="David Conklin" w:date="2020-12-08T17:42:00Z">
            <w:r>
              <w:rPr>
                <w:noProof/>
                <w:webHidden/>
              </w:rPr>
              <w:t>38</w:t>
            </w:r>
            <w:r>
              <w:rPr>
                <w:noProof/>
                <w:webHidden/>
              </w:rPr>
              <w:fldChar w:fldCharType="end"/>
            </w:r>
            <w:r w:rsidRPr="00083FC8">
              <w:rPr>
                <w:rStyle w:val="Hyperlink"/>
                <w:noProof/>
              </w:rPr>
              <w:fldChar w:fldCharType="end"/>
            </w:r>
          </w:ins>
        </w:p>
        <w:p w14:paraId="78D9671F" w14:textId="712D980C" w:rsidR="00613C1D" w:rsidRDefault="00613C1D">
          <w:pPr>
            <w:pStyle w:val="TOC2"/>
            <w:tabs>
              <w:tab w:val="right" w:leader="dot" w:pos="9350"/>
            </w:tabs>
            <w:rPr>
              <w:ins w:id="165" w:author="David Conklin" w:date="2020-12-08T17:42:00Z"/>
              <w:rFonts w:eastAsiaTheme="minorEastAsia"/>
              <w:noProof/>
            </w:rPr>
          </w:pPr>
          <w:ins w:id="16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r>
              <w:rPr>
                <w:noProof/>
                <w:webHidden/>
              </w:rPr>
            </w:r>
          </w:ins>
          <w:r>
            <w:rPr>
              <w:noProof/>
              <w:webHidden/>
            </w:rPr>
            <w:fldChar w:fldCharType="separate"/>
          </w:r>
          <w:ins w:id="167" w:author="David Conklin" w:date="2020-12-08T17:42:00Z">
            <w:r>
              <w:rPr>
                <w:noProof/>
                <w:webHidden/>
              </w:rPr>
              <w:t>38</w:t>
            </w:r>
            <w:r>
              <w:rPr>
                <w:noProof/>
                <w:webHidden/>
              </w:rPr>
              <w:fldChar w:fldCharType="end"/>
            </w:r>
            <w:r w:rsidRPr="00083FC8">
              <w:rPr>
                <w:rStyle w:val="Hyperlink"/>
                <w:noProof/>
              </w:rPr>
              <w:fldChar w:fldCharType="end"/>
            </w:r>
          </w:ins>
        </w:p>
        <w:p w14:paraId="4755FCAF" w14:textId="675C44EB" w:rsidR="00613C1D" w:rsidRDefault="00613C1D">
          <w:pPr>
            <w:pStyle w:val="TOC2"/>
            <w:tabs>
              <w:tab w:val="right" w:leader="dot" w:pos="9350"/>
            </w:tabs>
            <w:rPr>
              <w:ins w:id="168" w:author="David Conklin" w:date="2020-12-08T17:42:00Z"/>
              <w:rFonts w:eastAsiaTheme="minorEastAsia"/>
              <w:noProof/>
            </w:rPr>
          </w:pPr>
          <w:ins w:id="16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r>
              <w:rPr>
                <w:noProof/>
                <w:webHidden/>
              </w:rPr>
            </w:r>
          </w:ins>
          <w:r>
            <w:rPr>
              <w:noProof/>
              <w:webHidden/>
            </w:rPr>
            <w:fldChar w:fldCharType="separate"/>
          </w:r>
          <w:ins w:id="170" w:author="David Conklin" w:date="2020-12-08T17:42:00Z">
            <w:r>
              <w:rPr>
                <w:noProof/>
                <w:webHidden/>
              </w:rPr>
              <w:t>39</w:t>
            </w:r>
            <w:r>
              <w:rPr>
                <w:noProof/>
                <w:webHidden/>
              </w:rPr>
              <w:fldChar w:fldCharType="end"/>
            </w:r>
            <w:r w:rsidRPr="00083FC8">
              <w:rPr>
                <w:rStyle w:val="Hyperlink"/>
                <w:noProof/>
              </w:rPr>
              <w:fldChar w:fldCharType="end"/>
            </w:r>
          </w:ins>
        </w:p>
        <w:p w14:paraId="48CB991E" w14:textId="603723F0" w:rsidR="00613C1D" w:rsidRDefault="00613C1D">
          <w:pPr>
            <w:pStyle w:val="TOC3"/>
            <w:tabs>
              <w:tab w:val="right" w:leader="dot" w:pos="9350"/>
            </w:tabs>
            <w:rPr>
              <w:ins w:id="171" w:author="David Conklin" w:date="2020-12-08T17:42:00Z"/>
              <w:rFonts w:eastAsiaTheme="minorEastAsia"/>
              <w:noProof/>
            </w:rPr>
          </w:pPr>
          <w:ins w:id="1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r>
              <w:rPr>
                <w:noProof/>
                <w:webHidden/>
              </w:rPr>
            </w:r>
          </w:ins>
          <w:r>
            <w:rPr>
              <w:noProof/>
              <w:webHidden/>
            </w:rPr>
            <w:fldChar w:fldCharType="separate"/>
          </w:r>
          <w:ins w:id="173" w:author="David Conklin" w:date="2020-12-08T17:42:00Z">
            <w:r>
              <w:rPr>
                <w:noProof/>
                <w:webHidden/>
              </w:rPr>
              <w:t>39</w:t>
            </w:r>
            <w:r>
              <w:rPr>
                <w:noProof/>
                <w:webHidden/>
              </w:rPr>
              <w:fldChar w:fldCharType="end"/>
            </w:r>
            <w:r w:rsidRPr="00083FC8">
              <w:rPr>
                <w:rStyle w:val="Hyperlink"/>
                <w:noProof/>
              </w:rPr>
              <w:fldChar w:fldCharType="end"/>
            </w:r>
          </w:ins>
        </w:p>
        <w:p w14:paraId="45BE020B" w14:textId="77F58367" w:rsidR="00613C1D" w:rsidRDefault="00613C1D">
          <w:pPr>
            <w:pStyle w:val="TOC3"/>
            <w:tabs>
              <w:tab w:val="right" w:leader="dot" w:pos="9350"/>
            </w:tabs>
            <w:rPr>
              <w:ins w:id="174" w:author="David Conklin" w:date="2020-12-08T17:42:00Z"/>
              <w:rFonts w:eastAsiaTheme="minorEastAsia"/>
              <w:noProof/>
            </w:rPr>
          </w:pPr>
          <w:ins w:id="17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r>
              <w:rPr>
                <w:noProof/>
                <w:webHidden/>
              </w:rPr>
            </w:r>
          </w:ins>
          <w:r>
            <w:rPr>
              <w:noProof/>
              <w:webHidden/>
            </w:rPr>
            <w:fldChar w:fldCharType="separate"/>
          </w:r>
          <w:ins w:id="176" w:author="David Conklin" w:date="2020-12-08T17:42:00Z">
            <w:r>
              <w:rPr>
                <w:noProof/>
                <w:webHidden/>
              </w:rPr>
              <w:t>39</w:t>
            </w:r>
            <w:r>
              <w:rPr>
                <w:noProof/>
                <w:webHidden/>
              </w:rPr>
              <w:fldChar w:fldCharType="end"/>
            </w:r>
            <w:r w:rsidRPr="00083FC8">
              <w:rPr>
                <w:rStyle w:val="Hyperlink"/>
                <w:noProof/>
              </w:rPr>
              <w:fldChar w:fldCharType="end"/>
            </w:r>
          </w:ins>
        </w:p>
        <w:p w14:paraId="25613A49" w14:textId="644AB85E" w:rsidR="00613C1D" w:rsidRDefault="00613C1D">
          <w:pPr>
            <w:pStyle w:val="TOC2"/>
            <w:tabs>
              <w:tab w:val="right" w:leader="dot" w:pos="9350"/>
            </w:tabs>
            <w:rPr>
              <w:ins w:id="177" w:author="David Conklin" w:date="2020-12-08T17:42:00Z"/>
              <w:rFonts w:eastAsiaTheme="minorEastAsia"/>
              <w:noProof/>
            </w:rPr>
          </w:pPr>
          <w:ins w:id="17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r>
              <w:rPr>
                <w:noProof/>
                <w:webHidden/>
              </w:rPr>
            </w:r>
          </w:ins>
          <w:r>
            <w:rPr>
              <w:noProof/>
              <w:webHidden/>
            </w:rPr>
            <w:fldChar w:fldCharType="separate"/>
          </w:r>
          <w:ins w:id="179" w:author="David Conklin" w:date="2020-12-08T17:42:00Z">
            <w:r>
              <w:rPr>
                <w:noProof/>
                <w:webHidden/>
              </w:rPr>
              <w:t>40</w:t>
            </w:r>
            <w:r>
              <w:rPr>
                <w:noProof/>
                <w:webHidden/>
              </w:rPr>
              <w:fldChar w:fldCharType="end"/>
            </w:r>
            <w:r w:rsidRPr="00083FC8">
              <w:rPr>
                <w:rStyle w:val="Hyperlink"/>
                <w:noProof/>
              </w:rPr>
              <w:fldChar w:fldCharType="end"/>
            </w:r>
          </w:ins>
        </w:p>
        <w:p w14:paraId="1E05D7A4" w14:textId="364326E9" w:rsidR="00613C1D" w:rsidRDefault="00613C1D">
          <w:pPr>
            <w:pStyle w:val="TOC2"/>
            <w:tabs>
              <w:tab w:val="right" w:leader="dot" w:pos="9350"/>
            </w:tabs>
            <w:rPr>
              <w:ins w:id="180" w:author="David Conklin" w:date="2020-12-08T17:42:00Z"/>
              <w:rFonts w:eastAsiaTheme="minorEastAsia"/>
              <w:noProof/>
            </w:rPr>
          </w:pPr>
          <w:ins w:id="18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r>
              <w:rPr>
                <w:noProof/>
                <w:webHidden/>
              </w:rPr>
            </w:r>
          </w:ins>
          <w:r>
            <w:rPr>
              <w:noProof/>
              <w:webHidden/>
            </w:rPr>
            <w:fldChar w:fldCharType="separate"/>
          </w:r>
          <w:ins w:id="182" w:author="David Conklin" w:date="2020-12-08T17:42:00Z">
            <w:r>
              <w:rPr>
                <w:noProof/>
                <w:webHidden/>
              </w:rPr>
              <w:t>40</w:t>
            </w:r>
            <w:r>
              <w:rPr>
                <w:noProof/>
                <w:webHidden/>
              </w:rPr>
              <w:fldChar w:fldCharType="end"/>
            </w:r>
            <w:r w:rsidRPr="00083FC8">
              <w:rPr>
                <w:rStyle w:val="Hyperlink"/>
                <w:noProof/>
              </w:rPr>
              <w:fldChar w:fldCharType="end"/>
            </w:r>
          </w:ins>
        </w:p>
        <w:p w14:paraId="612E6F3D" w14:textId="76E405C4" w:rsidR="00613C1D" w:rsidRDefault="00613C1D">
          <w:pPr>
            <w:pStyle w:val="TOC2"/>
            <w:tabs>
              <w:tab w:val="right" w:leader="dot" w:pos="9350"/>
            </w:tabs>
            <w:rPr>
              <w:ins w:id="183" w:author="David Conklin" w:date="2020-12-08T17:42:00Z"/>
              <w:rFonts w:eastAsiaTheme="minorEastAsia"/>
              <w:noProof/>
            </w:rPr>
          </w:pPr>
          <w:ins w:id="18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r>
              <w:rPr>
                <w:noProof/>
                <w:webHidden/>
              </w:rPr>
            </w:r>
          </w:ins>
          <w:r>
            <w:rPr>
              <w:noProof/>
              <w:webHidden/>
            </w:rPr>
            <w:fldChar w:fldCharType="separate"/>
          </w:r>
          <w:ins w:id="185" w:author="David Conklin" w:date="2020-12-08T17:42:00Z">
            <w:r>
              <w:rPr>
                <w:noProof/>
                <w:webHidden/>
              </w:rPr>
              <w:t>42</w:t>
            </w:r>
            <w:r>
              <w:rPr>
                <w:noProof/>
                <w:webHidden/>
              </w:rPr>
              <w:fldChar w:fldCharType="end"/>
            </w:r>
            <w:r w:rsidRPr="00083FC8">
              <w:rPr>
                <w:rStyle w:val="Hyperlink"/>
                <w:noProof/>
              </w:rPr>
              <w:fldChar w:fldCharType="end"/>
            </w:r>
          </w:ins>
        </w:p>
        <w:p w14:paraId="4D6E6DFF" w14:textId="61A527EF" w:rsidR="00613C1D" w:rsidRDefault="00613C1D">
          <w:pPr>
            <w:pStyle w:val="TOC2"/>
            <w:tabs>
              <w:tab w:val="right" w:leader="dot" w:pos="9350"/>
            </w:tabs>
            <w:rPr>
              <w:ins w:id="186" w:author="David Conklin" w:date="2020-12-08T17:42:00Z"/>
              <w:rFonts w:eastAsiaTheme="minorEastAsia"/>
              <w:noProof/>
            </w:rPr>
          </w:pPr>
          <w:ins w:id="18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r>
              <w:rPr>
                <w:noProof/>
                <w:webHidden/>
              </w:rPr>
            </w:r>
          </w:ins>
          <w:r>
            <w:rPr>
              <w:noProof/>
              <w:webHidden/>
            </w:rPr>
            <w:fldChar w:fldCharType="separate"/>
          </w:r>
          <w:ins w:id="188" w:author="David Conklin" w:date="2020-12-08T17:42:00Z">
            <w:r>
              <w:rPr>
                <w:noProof/>
                <w:webHidden/>
              </w:rPr>
              <w:t>43</w:t>
            </w:r>
            <w:r>
              <w:rPr>
                <w:noProof/>
                <w:webHidden/>
              </w:rPr>
              <w:fldChar w:fldCharType="end"/>
            </w:r>
            <w:r w:rsidRPr="00083FC8">
              <w:rPr>
                <w:rStyle w:val="Hyperlink"/>
                <w:noProof/>
              </w:rPr>
              <w:fldChar w:fldCharType="end"/>
            </w:r>
          </w:ins>
        </w:p>
        <w:p w14:paraId="207EACA0" w14:textId="4875AE95" w:rsidR="00613C1D" w:rsidRDefault="00613C1D">
          <w:pPr>
            <w:pStyle w:val="TOC2"/>
            <w:tabs>
              <w:tab w:val="right" w:leader="dot" w:pos="9350"/>
            </w:tabs>
            <w:rPr>
              <w:ins w:id="189" w:author="David Conklin" w:date="2020-12-08T17:42:00Z"/>
              <w:rFonts w:eastAsiaTheme="minorEastAsia"/>
              <w:noProof/>
            </w:rPr>
          </w:pPr>
          <w:ins w:id="19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r>
              <w:rPr>
                <w:noProof/>
                <w:webHidden/>
              </w:rPr>
            </w:r>
          </w:ins>
          <w:r>
            <w:rPr>
              <w:noProof/>
              <w:webHidden/>
            </w:rPr>
            <w:fldChar w:fldCharType="separate"/>
          </w:r>
          <w:ins w:id="191" w:author="David Conklin" w:date="2020-12-08T17:42:00Z">
            <w:r>
              <w:rPr>
                <w:noProof/>
                <w:webHidden/>
              </w:rPr>
              <w:t>46</w:t>
            </w:r>
            <w:r>
              <w:rPr>
                <w:noProof/>
                <w:webHidden/>
              </w:rPr>
              <w:fldChar w:fldCharType="end"/>
            </w:r>
            <w:r w:rsidRPr="00083FC8">
              <w:rPr>
                <w:rStyle w:val="Hyperlink"/>
                <w:noProof/>
              </w:rPr>
              <w:fldChar w:fldCharType="end"/>
            </w:r>
          </w:ins>
        </w:p>
        <w:p w14:paraId="36B13990" w14:textId="4409D114" w:rsidR="00613C1D" w:rsidRDefault="00613C1D">
          <w:pPr>
            <w:pStyle w:val="TOC2"/>
            <w:tabs>
              <w:tab w:val="right" w:leader="dot" w:pos="9350"/>
            </w:tabs>
            <w:rPr>
              <w:ins w:id="192" w:author="David Conklin" w:date="2020-12-08T17:42:00Z"/>
              <w:rFonts w:eastAsiaTheme="minorEastAsia"/>
              <w:noProof/>
            </w:rPr>
          </w:pPr>
          <w:ins w:id="19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r>
              <w:rPr>
                <w:noProof/>
                <w:webHidden/>
              </w:rPr>
            </w:r>
          </w:ins>
          <w:r>
            <w:rPr>
              <w:noProof/>
              <w:webHidden/>
            </w:rPr>
            <w:fldChar w:fldCharType="separate"/>
          </w:r>
          <w:ins w:id="194" w:author="David Conklin" w:date="2020-12-08T17:42:00Z">
            <w:r>
              <w:rPr>
                <w:noProof/>
                <w:webHidden/>
              </w:rPr>
              <w:t>47</w:t>
            </w:r>
            <w:r>
              <w:rPr>
                <w:noProof/>
                <w:webHidden/>
              </w:rPr>
              <w:fldChar w:fldCharType="end"/>
            </w:r>
            <w:r w:rsidRPr="00083FC8">
              <w:rPr>
                <w:rStyle w:val="Hyperlink"/>
                <w:noProof/>
              </w:rPr>
              <w:fldChar w:fldCharType="end"/>
            </w:r>
          </w:ins>
        </w:p>
        <w:p w14:paraId="47FA0F12" w14:textId="64D97157" w:rsidR="00613C1D" w:rsidRDefault="00613C1D">
          <w:pPr>
            <w:pStyle w:val="TOC2"/>
            <w:tabs>
              <w:tab w:val="right" w:leader="dot" w:pos="9350"/>
            </w:tabs>
            <w:rPr>
              <w:ins w:id="195" w:author="David Conklin" w:date="2020-12-08T17:42:00Z"/>
              <w:rFonts w:eastAsiaTheme="minorEastAsia"/>
              <w:noProof/>
            </w:rPr>
          </w:pPr>
          <w:ins w:id="1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r>
              <w:rPr>
                <w:noProof/>
                <w:webHidden/>
              </w:rPr>
            </w:r>
          </w:ins>
          <w:r>
            <w:rPr>
              <w:noProof/>
              <w:webHidden/>
            </w:rPr>
            <w:fldChar w:fldCharType="separate"/>
          </w:r>
          <w:ins w:id="197" w:author="David Conklin" w:date="2020-12-08T17:42:00Z">
            <w:r>
              <w:rPr>
                <w:noProof/>
                <w:webHidden/>
              </w:rPr>
              <w:t>48</w:t>
            </w:r>
            <w:r>
              <w:rPr>
                <w:noProof/>
                <w:webHidden/>
              </w:rPr>
              <w:fldChar w:fldCharType="end"/>
            </w:r>
            <w:r w:rsidRPr="00083FC8">
              <w:rPr>
                <w:rStyle w:val="Hyperlink"/>
                <w:noProof/>
              </w:rPr>
              <w:fldChar w:fldCharType="end"/>
            </w:r>
          </w:ins>
        </w:p>
        <w:p w14:paraId="5F21037F" w14:textId="66AAAC6D" w:rsidR="00613C1D" w:rsidRDefault="00613C1D">
          <w:pPr>
            <w:pStyle w:val="TOC1"/>
            <w:tabs>
              <w:tab w:val="right" w:leader="dot" w:pos="9350"/>
            </w:tabs>
            <w:rPr>
              <w:ins w:id="198" w:author="David Conklin" w:date="2020-12-08T17:42:00Z"/>
              <w:rFonts w:eastAsiaTheme="minorEastAsia"/>
              <w:noProof/>
            </w:rPr>
          </w:pPr>
          <w:ins w:id="19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r>
              <w:rPr>
                <w:noProof/>
                <w:webHidden/>
              </w:rPr>
            </w:r>
          </w:ins>
          <w:r>
            <w:rPr>
              <w:noProof/>
              <w:webHidden/>
            </w:rPr>
            <w:fldChar w:fldCharType="separate"/>
          </w:r>
          <w:ins w:id="200" w:author="David Conklin" w:date="2020-12-08T17:42:00Z">
            <w:r>
              <w:rPr>
                <w:noProof/>
                <w:webHidden/>
              </w:rPr>
              <w:t>49</w:t>
            </w:r>
            <w:r>
              <w:rPr>
                <w:noProof/>
                <w:webHidden/>
              </w:rPr>
              <w:fldChar w:fldCharType="end"/>
            </w:r>
            <w:r w:rsidRPr="00083FC8">
              <w:rPr>
                <w:rStyle w:val="Hyperlink"/>
                <w:noProof/>
              </w:rPr>
              <w:fldChar w:fldCharType="end"/>
            </w:r>
          </w:ins>
        </w:p>
        <w:p w14:paraId="109016CD" w14:textId="4C4B1850" w:rsidR="00613C1D" w:rsidRDefault="00613C1D">
          <w:pPr>
            <w:pStyle w:val="TOC1"/>
            <w:tabs>
              <w:tab w:val="right" w:leader="dot" w:pos="9350"/>
            </w:tabs>
            <w:rPr>
              <w:ins w:id="201" w:author="David Conklin" w:date="2020-12-08T17:42:00Z"/>
              <w:rFonts w:eastAsiaTheme="minorEastAsia"/>
              <w:noProof/>
            </w:rPr>
          </w:pPr>
          <w:ins w:id="20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r>
              <w:rPr>
                <w:noProof/>
                <w:webHidden/>
              </w:rPr>
            </w:r>
          </w:ins>
          <w:r>
            <w:rPr>
              <w:noProof/>
              <w:webHidden/>
            </w:rPr>
            <w:fldChar w:fldCharType="separate"/>
          </w:r>
          <w:ins w:id="203" w:author="David Conklin" w:date="2020-12-08T17:42:00Z">
            <w:r>
              <w:rPr>
                <w:noProof/>
                <w:webHidden/>
              </w:rPr>
              <w:t>50</w:t>
            </w:r>
            <w:r>
              <w:rPr>
                <w:noProof/>
                <w:webHidden/>
              </w:rPr>
              <w:fldChar w:fldCharType="end"/>
            </w:r>
            <w:r w:rsidRPr="00083FC8">
              <w:rPr>
                <w:rStyle w:val="Hyperlink"/>
                <w:noProof/>
              </w:rPr>
              <w:fldChar w:fldCharType="end"/>
            </w:r>
          </w:ins>
        </w:p>
        <w:p w14:paraId="02C76D06" w14:textId="067FB9D6" w:rsidR="00613C1D" w:rsidRDefault="00613C1D">
          <w:pPr>
            <w:pStyle w:val="TOC1"/>
            <w:tabs>
              <w:tab w:val="right" w:leader="dot" w:pos="9350"/>
            </w:tabs>
            <w:rPr>
              <w:ins w:id="204" w:author="David Conklin" w:date="2020-12-08T17:42:00Z"/>
              <w:rFonts w:eastAsiaTheme="minorEastAsia"/>
              <w:noProof/>
            </w:rPr>
          </w:pPr>
          <w:ins w:id="20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r>
              <w:rPr>
                <w:noProof/>
                <w:webHidden/>
              </w:rPr>
            </w:r>
          </w:ins>
          <w:r>
            <w:rPr>
              <w:noProof/>
              <w:webHidden/>
            </w:rPr>
            <w:fldChar w:fldCharType="separate"/>
          </w:r>
          <w:ins w:id="206" w:author="David Conklin" w:date="2020-12-08T17:42:00Z">
            <w:r>
              <w:rPr>
                <w:noProof/>
                <w:webHidden/>
              </w:rPr>
              <w:t>50</w:t>
            </w:r>
            <w:r>
              <w:rPr>
                <w:noProof/>
                <w:webHidden/>
              </w:rPr>
              <w:fldChar w:fldCharType="end"/>
            </w:r>
            <w:r w:rsidRPr="00083FC8">
              <w:rPr>
                <w:rStyle w:val="Hyperlink"/>
                <w:noProof/>
              </w:rPr>
              <w:fldChar w:fldCharType="end"/>
            </w:r>
          </w:ins>
        </w:p>
        <w:p w14:paraId="37AE3BA6" w14:textId="2E38E24A" w:rsidR="00613C1D" w:rsidRDefault="00613C1D">
          <w:pPr>
            <w:pStyle w:val="TOC1"/>
            <w:tabs>
              <w:tab w:val="right" w:leader="dot" w:pos="9350"/>
            </w:tabs>
            <w:rPr>
              <w:ins w:id="207" w:author="David Conklin" w:date="2020-12-08T17:42:00Z"/>
              <w:rFonts w:eastAsiaTheme="minorEastAsia"/>
              <w:noProof/>
            </w:rPr>
          </w:pPr>
          <w:ins w:id="2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r>
              <w:rPr>
                <w:noProof/>
                <w:webHidden/>
              </w:rPr>
            </w:r>
          </w:ins>
          <w:r>
            <w:rPr>
              <w:noProof/>
              <w:webHidden/>
            </w:rPr>
            <w:fldChar w:fldCharType="separate"/>
          </w:r>
          <w:ins w:id="209" w:author="David Conklin" w:date="2020-12-08T17:42:00Z">
            <w:r>
              <w:rPr>
                <w:noProof/>
                <w:webHidden/>
              </w:rPr>
              <w:t>53</w:t>
            </w:r>
            <w:r>
              <w:rPr>
                <w:noProof/>
                <w:webHidden/>
              </w:rPr>
              <w:fldChar w:fldCharType="end"/>
            </w:r>
            <w:r w:rsidRPr="00083FC8">
              <w:rPr>
                <w:rStyle w:val="Hyperlink"/>
                <w:noProof/>
              </w:rPr>
              <w:fldChar w:fldCharType="end"/>
            </w:r>
          </w:ins>
        </w:p>
        <w:p w14:paraId="32331930" w14:textId="4C7771C7" w:rsidR="00613C1D" w:rsidRDefault="00613C1D">
          <w:pPr>
            <w:pStyle w:val="TOC1"/>
            <w:tabs>
              <w:tab w:val="right" w:leader="dot" w:pos="9350"/>
            </w:tabs>
            <w:rPr>
              <w:ins w:id="210" w:author="David Conklin" w:date="2020-12-08T17:42:00Z"/>
              <w:rFonts w:eastAsiaTheme="minorEastAsia"/>
              <w:noProof/>
            </w:rPr>
          </w:pPr>
          <w:ins w:id="21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r>
              <w:rPr>
                <w:noProof/>
                <w:webHidden/>
              </w:rPr>
            </w:r>
          </w:ins>
          <w:r>
            <w:rPr>
              <w:noProof/>
              <w:webHidden/>
            </w:rPr>
            <w:fldChar w:fldCharType="separate"/>
          </w:r>
          <w:ins w:id="212" w:author="David Conklin" w:date="2020-12-08T17:42:00Z">
            <w:r>
              <w:rPr>
                <w:noProof/>
                <w:webHidden/>
              </w:rPr>
              <w:t>54</w:t>
            </w:r>
            <w:r>
              <w:rPr>
                <w:noProof/>
                <w:webHidden/>
              </w:rPr>
              <w:fldChar w:fldCharType="end"/>
            </w:r>
            <w:r w:rsidRPr="00083FC8">
              <w:rPr>
                <w:rStyle w:val="Hyperlink"/>
                <w:noProof/>
              </w:rPr>
              <w:fldChar w:fldCharType="end"/>
            </w:r>
          </w:ins>
        </w:p>
        <w:p w14:paraId="56F43E94" w14:textId="58771D32" w:rsidR="00054245" w:rsidDel="00977ECE" w:rsidRDefault="00914CB4">
          <w:pPr>
            <w:pStyle w:val="TOC1"/>
            <w:tabs>
              <w:tab w:val="right" w:leader="dot" w:pos="9350"/>
            </w:tabs>
            <w:rPr>
              <w:del w:id="213" w:author="David Conklin" w:date="2020-12-08T14:53:00Z"/>
              <w:rFonts w:eastAsiaTheme="minorEastAsia"/>
              <w:noProof/>
            </w:rPr>
          </w:pPr>
          <w:del w:id="214"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15" w:author="David Conklin" w:date="2020-12-08T17:42:00Z">
            <w:r w:rsidR="00613C1D">
              <w:rPr>
                <w:b/>
                <w:bCs/>
                <w:noProof/>
              </w:rPr>
              <w:t>Error! Hyperlink reference not valid.</w:t>
            </w:r>
          </w:ins>
          <w:del w:id="216"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02A8CA2" w:rsidR="00054245" w:rsidDel="00977ECE" w:rsidRDefault="00914CB4">
          <w:pPr>
            <w:pStyle w:val="TOC1"/>
            <w:tabs>
              <w:tab w:val="right" w:leader="dot" w:pos="9350"/>
            </w:tabs>
            <w:rPr>
              <w:del w:id="217" w:author="David Conklin" w:date="2020-12-08T14:53:00Z"/>
              <w:rFonts w:eastAsiaTheme="minorEastAsia"/>
              <w:noProof/>
            </w:rPr>
          </w:pPr>
          <w:del w:id="218"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19" w:author="David Conklin" w:date="2020-12-08T17:42:00Z">
            <w:r w:rsidR="00613C1D">
              <w:rPr>
                <w:b/>
                <w:bCs/>
                <w:noProof/>
              </w:rPr>
              <w:t>Error! Hyperlink reference not valid.</w:t>
            </w:r>
          </w:ins>
          <w:del w:id="220"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373A5AB" w:rsidR="00054245" w:rsidDel="00977ECE" w:rsidRDefault="00914CB4">
          <w:pPr>
            <w:pStyle w:val="TOC2"/>
            <w:tabs>
              <w:tab w:val="right" w:leader="dot" w:pos="9350"/>
            </w:tabs>
            <w:rPr>
              <w:del w:id="221" w:author="David Conklin" w:date="2020-12-08T14:53:00Z"/>
              <w:rFonts w:eastAsiaTheme="minorEastAsia"/>
              <w:noProof/>
            </w:rPr>
          </w:pPr>
          <w:del w:id="222"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23" w:author="David Conklin" w:date="2020-12-08T17:42:00Z">
            <w:r w:rsidR="00613C1D">
              <w:rPr>
                <w:b/>
                <w:bCs/>
                <w:noProof/>
              </w:rPr>
              <w:t>Error! Hyperlink reference not valid.</w:t>
            </w:r>
          </w:ins>
          <w:del w:id="224"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551D334C" w:rsidR="00054245" w:rsidDel="00977ECE" w:rsidRDefault="00914CB4">
          <w:pPr>
            <w:pStyle w:val="TOC2"/>
            <w:tabs>
              <w:tab w:val="right" w:leader="dot" w:pos="9350"/>
            </w:tabs>
            <w:rPr>
              <w:del w:id="225" w:author="David Conklin" w:date="2020-12-08T14:53:00Z"/>
              <w:rFonts w:eastAsiaTheme="minorEastAsia"/>
              <w:noProof/>
            </w:rPr>
          </w:pPr>
          <w:del w:id="226"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27" w:author="David Conklin" w:date="2020-12-08T17:42:00Z">
            <w:r w:rsidR="00613C1D">
              <w:rPr>
                <w:b/>
                <w:bCs/>
                <w:noProof/>
              </w:rPr>
              <w:t>Error! Hyperlink reference not valid.</w:t>
            </w:r>
          </w:ins>
          <w:del w:id="228"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7A88AD37" w:rsidR="00054245" w:rsidDel="00977ECE" w:rsidRDefault="00914CB4">
          <w:pPr>
            <w:pStyle w:val="TOC2"/>
            <w:tabs>
              <w:tab w:val="right" w:leader="dot" w:pos="9350"/>
            </w:tabs>
            <w:rPr>
              <w:del w:id="229" w:author="David Conklin" w:date="2020-12-08T14:53:00Z"/>
              <w:rFonts w:eastAsiaTheme="minorEastAsia"/>
              <w:noProof/>
            </w:rPr>
          </w:pPr>
          <w:del w:id="230"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31" w:author="David Conklin" w:date="2020-12-08T17:42:00Z">
            <w:r w:rsidR="00613C1D">
              <w:rPr>
                <w:b/>
                <w:bCs/>
                <w:noProof/>
              </w:rPr>
              <w:t>Error! Hyperlink reference not valid.</w:t>
            </w:r>
          </w:ins>
          <w:del w:id="232"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47AC678B" w:rsidR="00054245" w:rsidDel="00977ECE" w:rsidRDefault="00914CB4">
          <w:pPr>
            <w:pStyle w:val="TOC1"/>
            <w:tabs>
              <w:tab w:val="right" w:leader="dot" w:pos="9350"/>
            </w:tabs>
            <w:rPr>
              <w:del w:id="233" w:author="David Conklin" w:date="2020-12-08T14:53:00Z"/>
              <w:rFonts w:eastAsiaTheme="minorEastAsia"/>
              <w:noProof/>
            </w:rPr>
          </w:pPr>
          <w:del w:id="234"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35" w:author="David Conklin" w:date="2020-12-08T17:42:00Z">
            <w:r w:rsidR="00613C1D">
              <w:rPr>
                <w:b/>
                <w:bCs/>
                <w:noProof/>
              </w:rPr>
              <w:t>Error! Hyperlink reference not valid.</w:t>
            </w:r>
          </w:ins>
          <w:del w:id="236"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F9452C3" w:rsidR="00054245" w:rsidDel="00977ECE" w:rsidRDefault="00914CB4">
          <w:pPr>
            <w:pStyle w:val="TOC2"/>
            <w:tabs>
              <w:tab w:val="right" w:leader="dot" w:pos="9350"/>
            </w:tabs>
            <w:rPr>
              <w:del w:id="237" w:author="David Conklin" w:date="2020-12-08T14:53:00Z"/>
              <w:rFonts w:eastAsiaTheme="minorEastAsia"/>
              <w:noProof/>
            </w:rPr>
          </w:pPr>
          <w:del w:id="238"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39" w:author="David Conklin" w:date="2020-12-08T17:42:00Z">
            <w:r w:rsidR="00613C1D">
              <w:rPr>
                <w:b/>
                <w:bCs/>
                <w:noProof/>
              </w:rPr>
              <w:t>Error! Hyperlink reference not valid.</w:t>
            </w:r>
          </w:ins>
          <w:del w:id="240"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7677FE92" w:rsidR="00054245" w:rsidDel="00977ECE" w:rsidRDefault="00914CB4">
          <w:pPr>
            <w:pStyle w:val="TOC2"/>
            <w:tabs>
              <w:tab w:val="right" w:leader="dot" w:pos="9350"/>
            </w:tabs>
            <w:rPr>
              <w:del w:id="241" w:author="David Conklin" w:date="2020-12-08T14:53:00Z"/>
              <w:rFonts w:eastAsiaTheme="minorEastAsia"/>
              <w:noProof/>
            </w:rPr>
          </w:pPr>
          <w:del w:id="242"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43" w:author="David Conklin" w:date="2020-12-08T17:42:00Z">
            <w:r w:rsidR="00613C1D">
              <w:rPr>
                <w:b/>
                <w:bCs/>
                <w:noProof/>
              </w:rPr>
              <w:t>Error! Hyperlink reference not valid.</w:t>
            </w:r>
          </w:ins>
          <w:del w:id="244"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20C5A06" w:rsidR="00054245" w:rsidDel="00977ECE" w:rsidRDefault="00914CB4">
          <w:pPr>
            <w:pStyle w:val="TOC2"/>
            <w:tabs>
              <w:tab w:val="right" w:leader="dot" w:pos="9350"/>
            </w:tabs>
            <w:rPr>
              <w:del w:id="245" w:author="David Conklin" w:date="2020-12-08T14:53:00Z"/>
              <w:rFonts w:eastAsiaTheme="minorEastAsia"/>
              <w:noProof/>
            </w:rPr>
          </w:pPr>
          <w:del w:id="246"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47" w:author="David Conklin" w:date="2020-12-08T17:42:00Z">
            <w:r w:rsidR="00613C1D">
              <w:rPr>
                <w:b/>
                <w:bCs/>
                <w:noProof/>
              </w:rPr>
              <w:t>Error! Hyperlink reference not valid.</w:t>
            </w:r>
          </w:ins>
          <w:del w:id="248"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1B5A685A" w:rsidR="00054245" w:rsidDel="00977ECE" w:rsidRDefault="00914CB4">
          <w:pPr>
            <w:pStyle w:val="TOC2"/>
            <w:tabs>
              <w:tab w:val="right" w:leader="dot" w:pos="9350"/>
            </w:tabs>
            <w:rPr>
              <w:del w:id="249" w:author="David Conklin" w:date="2020-12-08T14:53:00Z"/>
              <w:rFonts w:eastAsiaTheme="minorEastAsia"/>
              <w:noProof/>
            </w:rPr>
          </w:pPr>
          <w:del w:id="250"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51" w:author="David Conklin" w:date="2020-12-08T17:42:00Z">
            <w:r w:rsidR="00613C1D">
              <w:rPr>
                <w:b/>
                <w:bCs/>
                <w:noProof/>
              </w:rPr>
              <w:t>Error! Hyperlink reference not valid.</w:t>
            </w:r>
          </w:ins>
          <w:del w:id="252"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28047B73" w:rsidR="00054245" w:rsidDel="00977ECE" w:rsidRDefault="00914CB4">
          <w:pPr>
            <w:pStyle w:val="TOC1"/>
            <w:tabs>
              <w:tab w:val="right" w:leader="dot" w:pos="9350"/>
            </w:tabs>
            <w:rPr>
              <w:del w:id="253" w:author="David Conklin" w:date="2020-12-08T14:53:00Z"/>
              <w:rFonts w:eastAsiaTheme="minorEastAsia"/>
              <w:noProof/>
            </w:rPr>
          </w:pPr>
          <w:del w:id="254"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55" w:author="David Conklin" w:date="2020-12-08T17:42:00Z">
            <w:r w:rsidR="00613C1D">
              <w:rPr>
                <w:b/>
                <w:bCs/>
                <w:noProof/>
              </w:rPr>
              <w:t>Error! Hyperlink reference not valid.</w:t>
            </w:r>
          </w:ins>
          <w:del w:id="256"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A923DEE" w:rsidR="00054245" w:rsidDel="00977ECE" w:rsidRDefault="00914CB4">
          <w:pPr>
            <w:pStyle w:val="TOC2"/>
            <w:tabs>
              <w:tab w:val="right" w:leader="dot" w:pos="9350"/>
            </w:tabs>
            <w:rPr>
              <w:del w:id="257" w:author="David Conklin" w:date="2020-12-08T14:53:00Z"/>
              <w:rFonts w:eastAsiaTheme="minorEastAsia"/>
              <w:noProof/>
            </w:rPr>
          </w:pPr>
          <w:del w:id="258"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59" w:author="David Conklin" w:date="2020-12-08T17:42:00Z">
            <w:r w:rsidR="00613C1D">
              <w:rPr>
                <w:b/>
                <w:bCs/>
                <w:noProof/>
              </w:rPr>
              <w:t>Error! Hyperlink reference not valid.</w:t>
            </w:r>
          </w:ins>
          <w:del w:id="260"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5BFC31A7" w:rsidR="00054245" w:rsidDel="00977ECE" w:rsidRDefault="00914CB4">
          <w:pPr>
            <w:pStyle w:val="TOC1"/>
            <w:tabs>
              <w:tab w:val="right" w:leader="dot" w:pos="9350"/>
            </w:tabs>
            <w:rPr>
              <w:del w:id="261" w:author="David Conklin" w:date="2020-12-08T14:53:00Z"/>
              <w:rFonts w:eastAsiaTheme="minorEastAsia"/>
              <w:noProof/>
            </w:rPr>
          </w:pPr>
          <w:del w:id="262"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63" w:author="David Conklin" w:date="2020-12-08T17:42:00Z">
            <w:r w:rsidR="00613C1D">
              <w:rPr>
                <w:b/>
                <w:bCs/>
                <w:noProof/>
              </w:rPr>
              <w:t>Error! Hyperlink reference not valid.</w:t>
            </w:r>
          </w:ins>
          <w:del w:id="264"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14C0F24" w:rsidR="00054245" w:rsidDel="00977ECE" w:rsidRDefault="00914CB4">
          <w:pPr>
            <w:pStyle w:val="TOC2"/>
            <w:tabs>
              <w:tab w:val="right" w:leader="dot" w:pos="9350"/>
            </w:tabs>
            <w:rPr>
              <w:del w:id="265" w:author="David Conklin" w:date="2020-12-08T14:53:00Z"/>
              <w:rFonts w:eastAsiaTheme="minorEastAsia"/>
              <w:noProof/>
            </w:rPr>
          </w:pPr>
          <w:del w:id="266"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67" w:author="David Conklin" w:date="2020-12-08T17:42:00Z">
            <w:r w:rsidR="00613C1D">
              <w:rPr>
                <w:b/>
                <w:bCs/>
                <w:noProof/>
              </w:rPr>
              <w:t>Error! Hyperlink reference not valid.</w:t>
            </w:r>
          </w:ins>
          <w:del w:id="268"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0D8E1292" w:rsidR="00054245" w:rsidDel="00977ECE" w:rsidRDefault="00914CB4">
          <w:pPr>
            <w:pStyle w:val="TOC2"/>
            <w:tabs>
              <w:tab w:val="right" w:leader="dot" w:pos="9350"/>
            </w:tabs>
            <w:rPr>
              <w:del w:id="269" w:author="David Conklin" w:date="2020-12-08T14:53:00Z"/>
              <w:rFonts w:eastAsiaTheme="minorEastAsia"/>
              <w:noProof/>
            </w:rPr>
          </w:pPr>
          <w:del w:id="270"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271" w:author="David Conklin" w:date="2020-12-08T17:42:00Z">
            <w:r w:rsidR="00613C1D">
              <w:rPr>
                <w:b/>
                <w:bCs/>
                <w:noProof/>
              </w:rPr>
              <w:t>Error! Hyperlink reference not valid.</w:t>
            </w:r>
          </w:ins>
          <w:del w:id="272"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FFFAE4C" w:rsidR="00054245" w:rsidDel="00977ECE" w:rsidRDefault="00914CB4">
          <w:pPr>
            <w:pStyle w:val="TOC2"/>
            <w:tabs>
              <w:tab w:val="right" w:leader="dot" w:pos="9350"/>
            </w:tabs>
            <w:rPr>
              <w:del w:id="273" w:author="David Conklin" w:date="2020-12-08T14:53:00Z"/>
              <w:rFonts w:eastAsiaTheme="minorEastAsia"/>
              <w:noProof/>
            </w:rPr>
          </w:pPr>
          <w:del w:id="274"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275" w:author="David Conklin" w:date="2020-12-08T17:42:00Z">
            <w:r w:rsidR="00613C1D">
              <w:rPr>
                <w:b/>
                <w:bCs/>
                <w:noProof/>
              </w:rPr>
              <w:t>Error! Hyperlink reference not valid.</w:t>
            </w:r>
          </w:ins>
          <w:del w:id="276"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ED9EF5A" w:rsidR="00054245" w:rsidDel="00977ECE" w:rsidRDefault="00914CB4">
          <w:pPr>
            <w:pStyle w:val="TOC3"/>
            <w:tabs>
              <w:tab w:val="right" w:leader="dot" w:pos="9350"/>
            </w:tabs>
            <w:rPr>
              <w:del w:id="277" w:author="David Conklin" w:date="2020-12-08T14:53:00Z"/>
              <w:rFonts w:eastAsiaTheme="minorEastAsia"/>
              <w:noProof/>
            </w:rPr>
          </w:pPr>
          <w:del w:id="278"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279" w:author="David Conklin" w:date="2020-12-08T17:42:00Z">
            <w:r w:rsidR="00613C1D">
              <w:rPr>
                <w:b/>
                <w:bCs/>
                <w:noProof/>
              </w:rPr>
              <w:t>Error! Hyperlink reference not valid.</w:t>
            </w:r>
          </w:ins>
          <w:del w:id="280"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582F2AAB" w:rsidR="00054245" w:rsidDel="00977ECE" w:rsidRDefault="00914CB4">
          <w:pPr>
            <w:pStyle w:val="TOC3"/>
            <w:tabs>
              <w:tab w:val="right" w:leader="dot" w:pos="9350"/>
            </w:tabs>
            <w:rPr>
              <w:del w:id="281" w:author="David Conklin" w:date="2020-12-08T14:53:00Z"/>
              <w:rFonts w:eastAsiaTheme="minorEastAsia"/>
              <w:noProof/>
            </w:rPr>
          </w:pPr>
          <w:del w:id="282"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283" w:author="David Conklin" w:date="2020-12-08T17:42:00Z">
            <w:r w:rsidR="00613C1D">
              <w:rPr>
                <w:b/>
                <w:bCs/>
                <w:noProof/>
              </w:rPr>
              <w:t>Error! Hyperlink reference not valid.</w:t>
            </w:r>
          </w:ins>
          <w:del w:id="284"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758EDEF" w:rsidR="00054245" w:rsidDel="00977ECE" w:rsidRDefault="00914CB4">
          <w:pPr>
            <w:pStyle w:val="TOC2"/>
            <w:tabs>
              <w:tab w:val="right" w:leader="dot" w:pos="9350"/>
            </w:tabs>
            <w:rPr>
              <w:del w:id="285" w:author="David Conklin" w:date="2020-12-08T14:53:00Z"/>
              <w:rFonts w:eastAsiaTheme="minorEastAsia"/>
              <w:noProof/>
            </w:rPr>
          </w:pPr>
          <w:del w:id="286"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287" w:author="David Conklin" w:date="2020-12-08T17:42:00Z">
            <w:r w:rsidR="00613C1D">
              <w:rPr>
                <w:b/>
                <w:bCs/>
                <w:noProof/>
              </w:rPr>
              <w:t>Error! Hyperlink reference not valid.</w:t>
            </w:r>
          </w:ins>
          <w:del w:id="288"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7E43A2D5" w:rsidR="00054245" w:rsidDel="00977ECE" w:rsidRDefault="00914CB4">
          <w:pPr>
            <w:pStyle w:val="TOC2"/>
            <w:tabs>
              <w:tab w:val="right" w:leader="dot" w:pos="9350"/>
            </w:tabs>
            <w:rPr>
              <w:del w:id="289" w:author="David Conklin" w:date="2020-12-08T14:53:00Z"/>
              <w:rFonts w:eastAsiaTheme="minorEastAsia"/>
              <w:noProof/>
            </w:rPr>
          </w:pPr>
          <w:del w:id="290"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291" w:author="David Conklin" w:date="2020-12-08T17:42:00Z">
            <w:r w:rsidR="00613C1D">
              <w:rPr>
                <w:b/>
                <w:bCs/>
                <w:noProof/>
              </w:rPr>
              <w:t>Error! Hyperlink reference not valid.</w:t>
            </w:r>
          </w:ins>
          <w:del w:id="292"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1213D905" w:rsidR="00054245" w:rsidDel="00977ECE" w:rsidRDefault="00914CB4">
          <w:pPr>
            <w:pStyle w:val="TOC1"/>
            <w:tabs>
              <w:tab w:val="right" w:leader="dot" w:pos="9350"/>
            </w:tabs>
            <w:rPr>
              <w:del w:id="293" w:author="David Conklin" w:date="2020-12-08T14:53:00Z"/>
              <w:rFonts w:eastAsiaTheme="minorEastAsia"/>
              <w:noProof/>
            </w:rPr>
          </w:pPr>
          <w:del w:id="294"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295" w:author="David Conklin" w:date="2020-12-08T17:42:00Z">
            <w:r w:rsidR="00613C1D">
              <w:rPr>
                <w:b/>
                <w:bCs/>
                <w:noProof/>
              </w:rPr>
              <w:t>Error! Hyperlink reference not valid.</w:t>
            </w:r>
          </w:ins>
          <w:del w:id="296"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0E233DF" w:rsidR="00054245" w:rsidDel="00977ECE" w:rsidRDefault="00914CB4">
          <w:pPr>
            <w:pStyle w:val="TOC2"/>
            <w:tabs>
              <w:tab w:val="right" w:leader="dot" w:pos="9350"/>
            </w:tabs>
            <w:rPr>
              <w:del w:id="297" w:author="David Conklin" w:date="2020-12-08T14:53:00Z"/>
              <w:rFonts w:eastAsiaTheme="minorEastAsia"/>
              <w:noProof/>
            </w:rPr>
          </w:pPr>
          <w:del w:id="298"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299" w:author="David Conklin" w:date="2020-12-08T17:42:00Z">
            <w:r w:rsidR="00613C1D">
              <w:rPr>
                <w:b/>
                <w:bCs/>
                <w:noProof/>
              </w:rPr>
              <w:t>Error! Hyperlink reference not valid.</w:t>
            </w:r>
          </w:ins>
          <w:del w:id="300"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6A02404" w:rsidR="00054245" w:rsidDel="00977ECE" w:rsidRDefault="00914CB4">
          <w:pPr>
            <w:pStyle w:val="TOC2"/>
            <w:tabs>
              <w:tab w:val="right" w:leader="dot" w:pos="9350"/>
            </w:tabs>
            <w:rPr>
              <w:del w:id="301" w:author="David Conklin" w:date="2020-12-08T14:53:00Z"/>
              <w:rFonts w:eastAsiaTheme="minorEastAsia"/>
              <w:noProof/>
            </w:rPr>
          </w:pPr>
          <w:del w:id="302"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03" w:author="David Conklin" w:date="2020-12-08T17:42:00Z">
            <w:r w:rsidR="00613C1D">
              <w:rPr>
                <w:b/>
                <w:bCs/>
                <w:noProof/>
              </w:rPr>
              <w:t>Error! Hyperlink reference not valid.</w:t>
            </w:r>
          </w:ins>
          <w:del w:id="304"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76F8A9F4" w:rsidR="00054245" w:rsidDel="00977ECE" w:rsidRDefault="00914CB4">
          <w:pPr>
            <w:pStyle w:val="TOC2"/>
            <w:tabs>
              <w:tab w:val="right" w:leader="dot" w:pos="9350"/>
            </w:tabs>
            <w:rPr>
              <w:del w:id="305" w:author="David Conklin" w:date="2020-12-08T14:53:00Z"/>
              <w:rFonts w:eastAsiaTheme="minorEastAsia"/>
              <w:noProof/>
            </w:rPr>
          </w:pPr>
          <w:del w:id="306"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07" w:author="David Conklin" w:date="2020-12-08T17:42:00Z">
            <w:r w:rsidR="00613C1D">
              <w:rPr>
                <w:b/>
                <w:bCs/>
                <w:noProof/>
              </w:rPr>
              <w:t>Error! Hyperlink reference not valid.</w:t>
            </w:r>
          </w:ins>
          <w:del w:id="308"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68969EFF" w:rsidR="00054245" w:rsidDel="00977ECE" w:rsidRDefault="00914CB4">
          <w:pPr>
            <w:pStyle w:val="TOC2"/>
            <w:tabs>
              <w:tab w:val="right" w:leader="dot" w:pos="9350"/>
            </w:tabs>
            <w:rPr>
              <w:del w:id="309" w:author="David Conklin" w:date="2020-12-08T14:53:00Z"/>
              <w:rFonts w:eastAsiaTheme="minorEastAsia"/>
              <w:noProof/>
            </w:rPr>
          </w:pPr>
          <w:del w:id="310"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11" w:author="David Conklin" w:date="2020-12-08T17:42:00Z">
            <w:r w:rsidR="00613C1D">
              <w:rPr>
                <w:b/>
                <w:bCs/>
                <w:noProof/>
              </w:rPr>
              <w:t>Error! Hyperlink reference not valid.</w:t>
            </w:r>
          </w:ins>
          <w:del w:id="312"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45164AEE" w:rsidR="00054245" w:rsidDel="00977ECE" w:rsidRDefault="00914CB4">
          <w:pPr>
            <w:pStyle w:val="TOC1"/>
            <w:tabs>
              <w:tab w:val="right" w:leader="dot" w:pos="9350"/>
            </w:tabs>
            <w:rPr>
              <w:del w:id="313" w:author="David Conklin" w:date="2020-12-08T14:53:00Z"/>
              <w:rFonts w:eastAsiaTheme="minorEastAsia"/>
              <w:noProof/>
            </w:rPr>
          </w:pPr>
          <w:del w:id="314"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15" w:author="David Conklin" w:date="2020-12-08T17:42:00Z">
            <w:r w:rsidR="00613C1D">
              <w:rPr>
                <w:b/>
                <w:bCs/>
                <w:noProof/>
              </w:rPr>
              <w:t>Error! Hyperlink reference not valid.</w:t>
            </w:r>
          </w:ins>
          <w:del w:id="316"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19416056" w:rsidR="00054245" w:rsidDel="00977ECE" w:rsidRDefault="00914CB4">
          <w:pPr>
            <w:pStyle w:val="TOC2"/>
            <w:tabs>
              <w:tab w:val="right" w:leader="dot" w:pos="9350"/>
            </w:tabs>
            <w:rPr>
              <w:del w:id="317" w:author="David Conklin" w:date="2020-12-08T14:53:00Z"/>
              <w:rFonts w:eastAsiaTheme="minorEastAsia"/>
              <w:noProof/>
            </w:rPr>
          </w:pPr>
          <w:del w:id="318"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19" w:author="David Conklin" w:date="2020-12-08T17:42:00Z">
            <w:r w:rsidR="00613C1D">
              <w:rPr>
                <w:b/>
                <w:bCs/>
                <w:noProof/>
              </w:rPr>
              <w:t>Error! Hyperlink reference not valid.</w:t>
            </w:r>
          </w:ins>
          <w:del w:id="320"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796208B4" w:rsidR="00054245" w:rsidDel="00977ECE" w:rsidRDefault="00914CB4">
          <w:pPr>
            <w:pStyle w:val="TOC2"/>
            <w:tabs>
              <w:tab w:val="right" w:leader="dot" w:pos="9350"/>
            </w:tabs>
            <w:rPr>
              <w:del w:id="321" w:author="David Conklin" w:date="2020-12-08T14:53:00Z"/>
              <w:rFonts w:eastAsiaTheme="minorEastAsia"/>
              <w:noProof/>
            </w:rPr>
          </w:pPr>
          <w:del w:id="322"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23" w:author="David Conklin" w:date="2020-12-08T17:42:00Z">
            <w:r w:rsidR="00613C1D">
              <w:rPr>
                <w:b/>
                <w:bCs/>
                <w:noProof/>
              </w:rPr>
              <w:t>Error! Hyperlink reference not valid.</w:t>
            </w:r>
          </w:ins>
          <w:del w:id="324"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0C48E3F0" w:rsidR="00054245" w:rsidDel="00977ECE" w:rsidRDefault="00914CB4">
          <w:pPr>
            <w:pStyle w:val="TOC2"/>
            <w:tabs>
              <w:tab w:val="right" w:leader="dot" w:pos="9350"/>
            </w:tabs>
            <w:rPr>
              <w:del w:id="325" w:author="David Conklin" w:date="2020-12-08T14:53:00Z"/>
              <w:rFonts w:eastAsiaTheme="minorEastAsia"/>
              <w:noProof/>
            </w:rPr>
          </w:pPr>
          <w:del w:id="326"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27" w:author="David Conklin" w:date="2020-12-08T17:42:00Z">
            <w:r w:rsidR="00613C1D">
              <w:rPr>
                <w:b/>
                <w:bCs/>
                <w:noProof/>
              </w:rPr>
              <w:t>Error! Hyperlink reference not valid.</w:t>
            </w:r>
          </w:ins>
          <w:del w:id="328"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590F791" w:rsidR="00054245" w:rsidDel="00977ECE" w:rsidRDefault="00914CB4">
          <w:pPr>
            <w:pStyle w:val="TOC2"/>
            <w:tabs>
              <w:tab w:val="right" w:leader="dot" w:pos="9350"/>
            </w:tabs>
            <w:rPr>
              <w:del w:id="329" w:author="David Conklin" w:date="2020-12-08T14:53:00Z"/>
              <w:rFonts w:eastAsiaTheme="minorEastAsia"/>
              <w:noProof/>
            </w:rPr>
          </w:pPr>
          <w:del w:id="330"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31" w:author="David Conklin" w:date="2020-12-08T17:42:00Z">
            <w:r w:rsidR="00613C1D">
              <w:rPr>
                <w:b/>
                <w:bCs/>
                <w:noProof/>
              </w:rPr>
              <w:t>Error! Hyperlink reference not valid.</w:t>
            </w:r>
          </w:ins>
          <w:del w:id="332"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3E890C32" w:rsidR="00054245" w:rsidDel="00977ECE" w:rsidRDefault="00914CB4">
          <w:pPr>
            <w:pStyle w:val="TOC2"/>
            <w:tabs>
              <w:tab w:val="right" w:leader="dot" w:pos="9350"/>
            </w:tabs>
            <w:rPr>
              <w:del w:id="333" w:author="David Conklin" w:date="2020-12-08T14:53:00Z"/>
              <w:rFonts w:eastAsiaTheme="minorEastAsia"/>
              <w:noProof/>
            </w:rPr>
          </w:pPr>
          <w:del w:id="334"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35" w:author="David Conklin" w:date="2020-12-08T17:42:00Z">
            <w:r w:rsidR="00613C1D">
              <w:rPr>
                <w:b/>
                <w:bCs/>
                <w:noProof/>
              </w:rPr>
              <w:t>Error! Hyperlink reference not valid.</w:t>
            </w:r>
          </w:ins>
          <w:del w:id="336"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341C6356" w:rsidR="00054245" w:rsidDel="00977ECE" w:rsidRDefault="00914CB4">
          <w:pPr>
            <w:pStyle w:val="TOC2"/>
            <w:tabs>
              <w:tab w:val="right" w:leader="dot" w:pos="9350"/>
            </w:tabs>
            <w:rPr>
              <w:del w:id="337" w:author="David Conklin" w:date="2020-12-08T14:53:00Z"/>
              <w:rFonts w:eastAsiaTheme="minorEastAsia"/>
              <w:noProof/>
            </w:rPr>
          </w:pPr>
          <w:del w:id="338"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39" w:author="David Conklin" w:date="2020-12-08T17:42:00Z">
            <w:r w:rsidR="00613C1D">
              <w:rPr>
                <w:b/>
                <w:bCs/>
                <w:noProof/>
              </w:rPr>
              <w:t>Error! Hyperlink reference not valid.</w:t>
            </w:r>
          </w:ins>
          <w:del w:id="340"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7ECD5E58" w:rsidR="00054245" w:rsidDel="00977ECE" w:rsidRDefault="00914CB4">
          <w:pPr>
            <w:pStyle w:val="TOC2"/>
            <w:tabs>
              <w:tab w:val="right" w:leader="dot" w:pos="9350"/>
            </w:tabs>
            <w:rPr>
              <w:del w:id="341" w:author="David Conklin" w:date="2020-12-08T14:53:00Z"/>
              <w:rFonts w:eastAsiaTheme="minorEastAsia"/>
              <w:noProof/>
            </w:rPr>
          </w:pPr>
          <w:del w:id="342"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43" w:author="David Conklin" w:date="2020-12-08T17:42:00Z">
            <w:r w:rsidR="00613C1D">
              <w:rPr>
                <w:b/>
                <w:bCs/>
                <w:noProof/>
              </w:rPr>
              <w:t>Error! Hyperlink reference not valid.</w:t>
            </w:r>
          </w:ins>
          <w:del w:id="344"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EE4136" w:rsidR="00054245" w:rsidDel="00977ECE" w:rsidRDefault="00914CB4">
          <w:pPr>
            <w:pStyle w:val="TOC2"/>
            <w:tabs>
              <w:tab w:val="right" w:leader="dot" w:pos="9350"/>
            </w:tabs>
            <w:rPr>
              <w:del w:id="345" w:author="David Conklin" w:date="2020-12-08T14:53:00Z"/>
              <w:rFonts w:eastAsiaTheme="minorEastAsia"/>
              <w:noProof/>
            </w:rPr>
          </w:pPr>
          <w:del w:id="346"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47" w:author="David Conklin" w:date="2020-12-08T17:42:00Z">
            <w:r w:rsidR="00613C1D">
              <w:rPr>
                <w:b/>
                <w:bCs/>
                <w:noProof/>
              </w:rPr>
              <w:t>Error! Hyperlink reference not valid.</w:t>
            </w:r>
          </w:ins>
          <w:del w:id="348"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02D31896" w:rsidR="00054245" w:rsidDel="00977ECE" w:rsidRDefault="00914CB4">
          <w:pPr>
            <w:pStyle w:val="TOC2"/>
            <w:tabs>
              <w:tab w:val="right" w:leader="dot" w:pos="9350"/>
            </w:tabs>
            <w:rPr>
              <w:del w:id="349" w:author="David Conklin" w:date="2020-12-08T14:53:00Z"/>
              <w:rFonts w:eastAsiaTheme="minorEastAsia"/>
              <w:noProof/>
            </w:rPr>
          </w:pPr>
          <w:del w:id="350"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51" w:author="David Conklin" w:date="2020-12-08T17:42:00Z">
            <w:r w:rsidR="00613C1D">
              <w:rPr>
                <w:b/>
                <w:bCs/>
                <w:noProof/>
              </w:rPr>
              <w:t>Error! Hyperlink reference not valid.</w:t>
            </w:r>
          </w:ins>
          <w:del w:id="352"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27F20EB6" w:rsidR="00054245" w:rsidDel="00977ECE" w:rsidRDefault="00914CB4">
          <w:pPr>
            <w:pStyle w:val="TOC1"/>
            <w:tabs>
              <w:tab w:val="right" w:leader="dot" w:pos="9350"/>
            </w:tabs>
            <w:rPr>
              <w:del w:id="353" w:author="David Conklin" w:date="2020-12-08T14:53:00Z"/>
              <w:rFonts w:eastAsiaTheme="minorEastAsia"/>
              <w:noProof/>
            </w:rPr>
          </w:pPr>
          <w:del w:id="354"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55" w:author="David Conklin" w:date="2020-12-08T17:42:00Z">
            <w:r w:rsidR="00613C1D">
              <w:rPr>
                <w:b/>
                <w:bCs/>
                <w:noProof/>
              </w:rPr>
              <w:t>Error! Hyperlink reference not valid.</w:t>
            </w:r>
          </w:ins>
          <w:del w:id="356"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C273EB2" w:rsidR="00054245" w:rsidDel="00977ECE" w:rsidRDefault="00914CB4">
          <w:pPr>
            <w:pStyle w:val="TOC2"/>
            <w:tabs>
              <w:tab w:val="right" w:leader="dot" w:pos="9350"/>
            </w:tabs>
            <w:rPr>
              <w:del w:id="357" w:author="David Conklin" w:date="2020-12-08T14:53:00Z"/>
              <w:rFonts w:eastAsiaTheme="minorEastAsia"/>
              <w:noProof/>
            </w:rPr>
          </w:pPr>
          <w:del w:id="358"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59" w:author="David Conklin" w:date="2020-12-08T17:42:00Z">
            <w:r w:rsidR="00613C1D">
              <w:rPr>
                <w:b/>
                <w:bCs/>
                <w:noProof/>
              </w:rPr>
              <w:t>Error! Hyperlink reference not valid.</w:t>
            </w:r>
          </w:ins>
          <w:del w:id="360"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01E33E55" w:rsidR="00054245" w:rsidDel="00977ECE" w:rsidRDefault="00914CB4">
          <w:pPr>
            <w:pStyle w:val="TOC2"/>
            <w:tabs>
              <w:tab w:val="right" w:leader="dot" w:pos="9350"/>
            </w:tabs>
            <w:rPr>
              <w:del w:id="361" w:author="David Conklin" w:date="2020-12-08T14:53:00Z"/>
              <w:rFonts w:eastAsiaTheme="minorEastAsia"/>
              <w:noProof/>
            </w:rPr>
          </w:pPr>
          <w:del w:id="362"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63" w:author="David Conklin" w:date="2020-12-08T17:42:00Z">
            <w:r w:rsidR="00613C1D">
              <w:rPr>
                <w:b/>
                <w:bCs/>
                <w:noProof/>
              </w:rPr>
              <w:t>Error! Hyperlink reference not valid.</w:t>
            </w:r>
          </w:ins>
          <w:del w:id="364"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9021713" w:rsidR="00054245" w:rsidDel="00977ECE" w:rsidRDefault="00914CB4">
          <w:pPr>
            <w:pStyle w:val="TOC1"/>
            <w:tabs>
              <w:tab w:val="right" w:leader="dot" w:pos="9350"/>
            </w:tabs>
            <w:rPr>
              <w:del w:id="365" w:author="David Conklin" w:date="2020-12-08T14:53:00Z"/>
              <w:rFonts w:eastAsiaTheme="minorEastAsia"/>
              <w:noProof/>
            </w:rPr>
          </w:pPr>
          <w:del w:id="366"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67" w:author="David Conklin" w:date="2020-12-08T17:42:00Z">
            <w:r w:rsidR="00613C1D">
              <w:rPr>
                <w:b/>
                <w:bCs/>
                <w:noProof/>
              </w:rPr>
              <w:t>Error! Hyperlink reference not valid.</w:t>
            </w:r>
          </w:ins>
          <w:del w:id="368"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399A36B0" w:rsidR="00054245" w:rsidDel="00977ECE" w:rsidRDefault="00914CB4">
          <w:pPr>
            <w:pStyle w:val="TOC2"/>
            <w:tabs>
              <w:tab w:val="right" w:leader="dot" w:pos="9350"/>
            </w:tabs>
            <w:rPr>
              <w:del w:id="369" w:author="David Conklin" w:date="2020-12-08T14:53:00Z"/>
              <w:rFonts w:eastAsiaTheme="minorEastAsia"/>
              <w:noProof/>
            </w:rPr>
          </w:pPr>
          <w:del w:id="370"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371" w:author="David Conklin" w:date="2020-12-08T17:42:00Z">
            <w:r w:rsidR="00613C1D">
              <w:rPr>
                <w:b/>
                <w:bCs/>
                <w:noProof/>
              </w:rPr>
              <w:t>Error! Hyperlink reference not valid.</w:t>
            </w:r>
          </w:ins>
          <w:del w:id="372"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2557A70F" w:rsidR="00054245" w:rsidDel="00977ECE" w:rsidRDefault="00914CB4">
          <w:pPr>
            <w:pStyle w:val="TOC1"/>
            <w:tabs>
              <w:tab w:val="right" w:leader="dot" w:pos="9350"/>
            </w:tabs>
            <w:rPr>
              <w:del w:id="373" w:author="David Conklin" w:date="2020-12-08T14:53:00Z"/>
              <w:rFonts w:eastAsiaTheme="minorEastAsia"/>
              <w:noProof/>
            </w:rPr>
          </w:pPr>
          <w:del w:id="374"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375" w:author="David Conklin" w:date="2020-12-08T17:42:00Z">
            <w:r w:rsidR="00613C1D">
              <w:rPr>
                <w:b/>
                <w:bCs/>
                <w:noProof/>
              </w:rPr>
              <w:t>Error! Hyperlink reference not valid.</w:t>
            </w:r>
          </w:ins>
          <w:del w:id="376"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4A50CBA1" w:rsidR="00054245" w:rsidDel="00977ECE" w:rsidRDefault="00914CB4">
          <w:pPr>
            <w:pStyle w:val="TOC2"/>
            <w:tabs>
              <w:tab w:val="right" w:leader="dot" w:pos="9350"/>
            </w:tabs>
            <w:rPr>
              <w:del w:id="377" w:author="David Conklin" w:date="2020-12-08T14:53:00Z"/>
              <w:rFonts w:eastAsiaTheme="minorEastAsia"/>
              <w:noProof/>
            </w:rPr>
          </w:pPr>
          <w:del w:id="378"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379" w:author="David Conklin" w:date="2020-12-08T17:42:00Z">
            <w:r w:rsidR="00613C1D">
              <w:rPr>
                <w:b/>
                <w:bCs/>
                <w:noProof/>
              </w:rPr>
              <w:t>Error! Hyperlink reference not valid.</w:t>
            </w:r>
          </w:ins>
          <w:del w:id="380"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6976D73C" w:rsidR="00054245" w:rsidDel="00977ECE" w:rsidRDefault="00914CB4">
          <w:pPr>
            <w:pStyle w:val="TOC2"/>
            <w:tabs>
              <w:tab w:val="right" w:leader="dot" w:pos="9350"/>
            </w:tabs>
            <w:rPr>
              <w:del w:id="381" w:author="David Conklin" w:date="2020-12-08T14:53:00Z"/>
              <w:rFonts w:eastAsiaTheme="minorEastAsia"/>
              <w:noProof/>
            </w:rPr>
          </w:pPr>
          <w:del w:id="382"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383" w:author="David Conklin" w:date="2020-12-08T17:42:00Z">
            <w:r w:rsidR="00613C1D">
              <w:rPr>
                <w:b/>
                <w:bCs/>
                <w:noProof/>
              </w:rPr>
              <w:t>Error! Hyperlink reference not valid.</w:t>
            </w:r>
          </w:ins>
          <w:del w:id="384"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2A0CE392" w:rsidR="00054245" w:rsidDel="00977ECE" w:rsidRDefault="00914CB4">
          <w:pPr>
            <w:pStyle w:val="TOC1"/>
            <w:tabs>
              <w:tab w:val="right" w:leader="dot" w:pos="9350"/>
            </w:tabs>
            <w:rPr>
              <w:del w:id="385" w:author="David Conklin" w:date="2020-12-08T14:53:00Z"/>
              <w:rFonts w:eastAsiaTheme="minorEastAsia"/>
              <w:noProof/>
            </w:rPr>
          </w:pPr>
          <w:del w:id="386"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387" w:author="David Conklin" w:date="2020-12-08T17:42:00Z">
            <w:r w:rsidR="00613C1D">
              <w:rPr>
                <w:b/>
                <w:bCs/>
                <w:noProof/>
              </w:rPr>
              <w:t>Error! Hyperlink reference not valid.</w:t>
            </w:r>
          </w:ins>
          <w:del w:id="388"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FB93D77" w:rsidR="00054245" w:rsidDel="00977ECE" w:rsidRDefault="00914CB4">
          <w:pPr>
            <w:pStyle w:val="TOC2"/>
            <w:tabs>
              <w:tab w:val="right" w:leader="dot" w:pos="9350"/>
            </w:tabs>
            <w:rPr>
              <w:del w:id="389" w:author="David Conklin" w:date="2020-12-08T14:53:00Z"/>
              <w:rFonts w:eastAsiaTheme="minorEastAsia"/>
              <w:noProof/>
            </w:rPr>
          </w:pPr>
          <w:del w:id="390"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391" w:author="David Conklin" w:date="2020-12-08T17:42:00Z">
            <w:r w:rsidR="00613C1D">
              <w:rPr>
                <w:b/>
                <w:bCs/>
                <w:noProof/>
              </w:rPr>
              <w:t>Error! Hyperlink reference not valid.</w:t>
            </w:r>
          </w:ins>
          <w:del w:id="392"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13215FD6" w:rsidR="00054245" w:rsidDel="00977ECE" w:rsidRDefault="00914CB4">
          <w:pPr>
            <w:pStyle w:val="TOC2"/>
            <w:tabs>
              <w:tab w:val="right" w:leader="dot" w:pos="9350"/>
            </w:tabs>
            <w:rPr>
              <w:del w:id="393" w:author="David Conklin" w:date="2020-12-08T14:53:00Z"/>
              <w:rFonts w:eastAsiaTheme="minorEastAsia"/>
              <w:noProof/>
            </w:rPr>
          </w:pPr>
          <w:del w:id="394"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395" w:author="David Conklin" w:date="2020-12-08T17:42:00Z">
            <w:r w:rsidR="00613C1D">
              <w:rPr>
                <w:b/>
                <w:bCs/>
                <w:noProof/>
              </w:rPr>
              <w:t>Error! Hyperlink reference not valid.</w:t>
            </w:r>
          </w:ins>
          <w:del w:id="396"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C03E5F4" w:rsidR="00054245" w:rsidDel="00977ECE" w:rsidRDefault="00914CB4">
          <w:pPr>
            <w:pStyle w:val="TOC2"/>
            <w:tabs>
              <w:tab w:val="right" w:leader="dot" w:pos="9350"/>
            </w:tabs>
            <w:rPr>
              <w:del w:id="397" w:author="David Conklin" w:date="2020-12-08T14:53:00Z"/>
              <w:rFonts w:eastAsiaTheme="minorEastAsia"/>
              <w:noProof/>
            </w:rPr>
          </w:pPr>
          <w:del w:id="398"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399" w:author="David Conklin" w:date="2020-12-08T17:42:00Z">
            <w:r w:rsidR="00613C1D">
              <w:rPr>
                <w:b/>
                <w:bCs/>
                <w:noProof/>
              </w:rPr>
              <w:t>Error! Hyperlink reference not valid.</w:t>
            </w:r>
          </w:ins>
          <w:del w:id="400"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1AF321AD" w:rsidR="00054245" w:rsidDel="00977ECE" w:rsidRDefault="00914CB4">
          <w:pPr>
            <w:pStyle w:val="TOC2"/>
            <w:tabs>
              <w:tab w:val="right" w:leader="dot" w:pos="9350"/>
            </w:tabs>
            <w:rPr>
              <w:del w:id="401" w:author="David Conklin" w:date="2020-12-08T14:53:00Z"/>
              <w:rFonts w:eastAsiaTheme="minorEastAsia"/>
              <w:noProof/>
            </w:rPr>
          </w:pPr>
          <w:del w:id="402"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03" w:author="David Conklin" w:date="2020-12-08T17:42:00Z">
            <w:r w:rsidR="00613C1D">
              <w:rPr>
                <w:b/>
                <w:bCs/>
                <w:noProof/>
              </w:rPr>
              <w:t>Error! Hyperlink reference not valid.</w:t>
            </w:r>
          </w:ins>
          <w:del w:id="404"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7EE1EFB1" w:rsidR="00054245" w:rsidDel="00977ECE" w:rsidRDefault="00914CB4">
          <w:pPr>
            <w:pStyle w:val="TOC2"/>
            <w:tabs>
              <w:tab w:val="right" w:leader="dot" w:pos="9350"/>
            </w:tabs>
            <w:rPr>
              <w:del w:id="405" w:author="David Conklin" w:date="2020-12-08T14:53:00Z"/>
              <w:rFonts w:eastAsiaTheme="minorEastAsia"/>
              <w:noProof/>
            </w:rPr>
          </w:pPr>
          <w:del w:id="406"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07" w:author="David Conklin" w:date="2020-12-08T17:42:00Z">
            <w:r w:rsidR="00613C1D">
              <w:rPr>
                <w:b/>
                <w:bCs/>
                <w:noProof/>
              </w:rPr>
              <w:t>Error! Hyperlink reference not valid.</w:t>
            </w:r>
          </w:ins>
          <w:del w:id="408"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24911DB" w:rsidR="00054245" w:rsidDel="00977ECE" w:rsidRDefault="00914CB4">
          <w:pPr>
            <w:pStyle w:val="TOC2"/>
            <w:tabs>
              <w:tab w:val="right" w:leader="dot" w:pos="9350"/>
            </w:tabs>
            <w:rPr>
              <w:del w:id="409" w:author="David Conklin" w:date="2020-12-08T14:53:00Z"/>
              <w:rFonts w:eastAsiaTheme="minorEastAsia"/>
              <w:noProof/>
            </w:rPr>
          </w:pPr>
          <w:del w:id="410"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11" w:author="David Conklin" w:date="2020-12-08T17:42:00Z">
            <w:r w:rsidR="00613C1D">
              <w:rPr>
                <w:b/>
                <w:bCs/>
                <w:noProof/>
              </w:rPr>
              <w:t>Error! Hyperlink reference not valid.</w:t>
            </w:r>
          </w:ins>
          <w:del w:id="412"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3BF84A23" w:rsidR="00054245" w:rsidDel="00977ECE" w:rsidRDefault="00914CB4">
          <w:pPr>
            <w:pStyle w:val="TOC2"/>
            <w:tabs>
              <w:tab w:val="right" w:leader="dot" w:pos="9350"/>
            </w:tabs>
            <w:rPr>
              <w:del w:id="413" w:author="David Conklin" w:date="2020-12-08T14:53:00Z"/>
              <w:rFonts w:eastAsiaTheme="minorEastAsia"/>
              <w:noProof/>
            </w:rPr>
          </w:pPr>
          <w:del w:id="414"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15" w:author="David Conklin" w:date="2020-12-08T17:42:00Z">
            <w:r w:rsidR="00613C1D">
              <w:rPr>
                <w:b/>
                <w:bCs/>
                <w:noProof/>
              </w:rPr>
              <w:t>Error! Hyperlink reference not valid.</w:t>
            </w:r>
          </w:ins>
          <w:del w:id="416"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379470E4" w:rsidR="00054245" w:rsidDel="00977ECE" w:rsidRDefault="00914CB4">
          <w:pPr>
            <w:pStyle w:val="TOC2"/>
            <w:tabs>
              <w:tab w:val="right" w:leader="dot" w:pos="9350"/>
            </w:tabs>
            <w:rPr>
              <w:del w:id="417" w:author="David Conklin" w:date="2020-12-08T14:53:00Z"/>
              <w:rFonts w:eastAsiaTheme="minorEastAsia"/>
              <w:noProof/>
            </w:rPr>
          </w:pPr>
          <w:del w:id="418"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19" w:author="David Conklin" w:date="2020-12-08T17:42:00Z">
            <w:r w:rsidR="00613C1D">
              <w:rPr>
                <w:b/>
                <w:bCs/>
                <w:noProof/>
              </w:rPr>
              <w:t>Error! Hyperlink reference not valid.</w:t>
            </w:r>
          </w:ins>
          <w:del w:id="420"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417BE55E" w:rsidR="00054245" w:rsidDel="00977ECE" w:rsidRDefault="00914CB4">
          <w:pPr>
            <w:pStyle w:val="TOC2"/>
            <w:tabs>
              <w:tab w:val="right" w:leader="dot" w:pos="9350"/>
            </w:tabs>
            <w:rPr>
              <w:del w:id="421" w:author="David Conklin" w:date="2020-12-08T14:53:00Z"/>
              <w:rFonts w:eastAsiaTheme="minorEastAsia"/>
              <w:noProof/>
            </w:rPr>
          </w:pPr>
          <w:del w:id="422"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23" w:author="David Conklin" w:date="2020-12-08T17:42:00Z">
            <w:r w:rsidR="00613C1D">
              <w:rPr>
                <w:b/>
                <w:bCs/>
                <w:noProof/>
              </w:rPr>
              <w:t>Error! Hyperlink reference not valid.</w:t>
            </w:r>
          </w:ins>
          <w:del w:id="424"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32CA24B1" w:rsidR="00054245" w:rsidDel="00977ECE" w:rsidRDefault="00914CB4">
          <w:pPr>
            <w:pStyle w:val="TOC2"/>
            <w:tabs>
              <w:tab w:val="right" w:leader="dot" w:pos="9350"/>
            </w:tabs>
            <w:rPr>
              <w:del w:id="425" w:author="David Conklin" w:date="2020-12-08T14:53:00Z"/>
              <w:rFonts w:eastAsiaTheme="minorEastAsia"/>
              <w:noProof/>
            </w:rPr>
          </w:pPr>
          <w:del w:id="426"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27" w:author="David Conklin" w:date="2020-12-08T17:42:00Z">
            <w:r w:rsidR="00613C1D">
              <w:rPr>
                <w:b/>
                <w:bCs/>
                <w:noProof/>
              </w:rPr>
              <w:t>Error! Hyperlink reference not valid.</w:t>
            </w:r>
          </w:ins>
          <w:del w:id="428"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9C4FC6E" w:rsidR="00054245" w:rsidDel="00977ECE" w:rsidRDefault="00914CB4">
          <w:pPr>
            <w:pStyle w:val="TOC3"/>
            <w:tabs>
              <w:tab w:val="right" w:leader="dot" w:pos="9350"/>
            </w:tabs>
            <w:rPr>
              <w:del w:id="429" w:author="David Conklin" w:date="2020-12-08T14:53:00Z"/>
              <w:rFonts w:eastAsiaTheme="minorEastAsia"/>
              <w:noProof/>
            </w:rPr>
          </w:pPr>
          <w:del w:id="430"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31" w:author="David Conklin" w:date="2020-12-08T17:42:00Z">
            <w:r w:rsidR="00613C1D">
              <w:rPr>
                <w:b/>
                <w:bCs/>
                <w:noProof/>
              </w:rPr>
              <w:t>Error! Hyperlink reference not valid.</w:t>
            </w:r>
          </w:ins>
          <w:del w:id="432"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2F5D8DAB" w:rsidR="00054245" w:rsidDel="00977ECE" w:rsidRDefault="00914CB4">
          <w:pPr>
            <w:pStyle w:val="TOC3"/>
            <w:tabs>
              <w:tab w:val="right" w:leader="dot" w:pos="9350"/>
            </w:tabs>
            <w:rPr>
              <w:del w:id="433" w:author="David Conklin" w:date="2020-12-08T14:53:00Z"/>
              <w:rFonts w:eastAsiaTheme="minorEastAsia"/>
              <w:noProof/>
            </w:rPr>
          </w:pPr>
          <w:del w:id="434"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35" w:author="David Conklin" w:date="2020-12-08T17:42:00Z">
            <w:r w:rsidR="00613C1D">
              <w:rPr>
                <w:b/>
                <w:bCs/>
                <w:noProof/>
              </w:rPr>
              <w:t>Error! Hyperlink reference not valid.</w:t>
            </w:r>
          </w:ins>
          <w:del w:id="436"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21AE848D" w:rsidR="00054245" w:rsidDel="00977ECE" w:rsidRDefault="00914CB4">
          <w:pPr>
            <w:pStyle w:val="TOC2"/>
            <w:tabs>
              <w:tab w:val="right" w:leader="dot" w:pos="9350"/>
            </w:tabs>
            <w:rPr>
              <w:del w:id="437" w:author="David Conklin" w:date="2020-12-08T14:53:00Z"/>
              <w:rFonts w:eastAsiaTheme="minorEastAsia"/>
              <w:noProof/>
            </w:rPr>
          </w:pPr>
          <w:del w:id="438"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39" w:author="David Conklin" w:date="2020-12-08T17:42:00Z">
            <w:r w:rsidR="00613C1D">
              <w:rPr>
                <w:b/>
                <w:bCs/>
                <w:noProof/>
              </w:rPr>
              <w:t>Error! Hyperlink reference not valid.</w:t>
            </w:r>
          </w:ins>
          <w:del w:id="440"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448B085C" w:rsidR="00054245" w:rsidDel="00977ECE" w:rsidRDefault="00914CB4">
          <w:pPr>
            <w:pStyle w:val="TOC2"/>
            <w:tabs>
              <w:tab w:val="right" w:leader="dot" w:pos="9350"/>
            </w:tabs>
            <w:rPr>
              <w:del w:id="441" w:author="David Conklin" w:date="2020-12-08T14:53:00Z"/>
              <w:rFonts w:eastAsiaTheme="minorEastAsia"/>
              <w:noProof/>
            </w:rPr>
          </w:pPr>
          <w:del w:id="442"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43" w:author="David Conklin" w:date="2020-12-08T17:42:00Z">
            <w:r w:rsidR="00613C1D">
              <w:rPr>
                <w:b/>
                <w:bCs/>
                <w:noProof/>
              </w:rPr>
              <w:t>Error! Hyperlink reference not valid.</w:t>
            </w:r>
          </w:ins>
          <w:del w:id="444"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4E50813" w:rsidR="00054245" w:rsidDel="00977ECE" w:rsidRDefault="00914CB4">
          <w:pPr>
            <w:pStyle w:val="TOC2"/>
            <w:tabs>
              <w:tab w:val="right" w:leader="dot" w:pos="9350"/>
            </w:tabs>
            <w:rPr>
              <w:del w:id="445" w:author="David Conklin" w:date="2020-12-08T14:53:00Z"/>
              <w:rFonts w:eastAsiaTheme="minorEastAsia"/>
              <w:noProof/>
            </w:rPr>
          </w:pPr>
          <w:del w:id="446"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47" w:author="David Conklin" w:date="2020-12-08T17:42:00Z">
            <w:r w:rsidR="00613C1D">
              <w:rPr>
                <w:b/>
                <w:bCs/>
                <w:noProof/>
              </w:rPr>
              <w:t>Error! Hyperlink reference not valid.</w:t>
            </w:r>
          </w:ins>
          <w:del w:id="448"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7A15A76D" w:rsidR="00054245" w:rsidDel="00977ECE" w:rsidRDefault="00914CB4">
          <w:pPr>
            <w:pStyle w:val="TOC2"/>
            <w:tabs>
              <w:tab w:val="right" w:leader="dot" w:pos="9350"/>
            </w:tabs>
            <w:rPr>
              <w:del w:id="449" w:author="David Conklin" w:date="2020-12-08T14:53:00Z"/>
              <w:rFonts w:eastAsiaTheme="minorEastAsia"/>
              <w:noProof/>
            </w:rPr>
          </w:pPr>
          <w:del w:id="450"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51" w:author="David Conklin" w:date="2020-12-08T17:42:00Z">
            <w:r w:rsidR="00613C1D">
              <w:rPr>
                <w:b/>
                <w:bCs/>
                <w:noProof/>
              </w:rPr>
              <w:t>Error! Hyperlink reference not valid.</w:t>
            </w:r>
          </w:ins>
          <w:del w:id="452"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3F32906D" w:rsidR="00054245" w:rsidDel="00977ECE" w:rsidRDefault="00914CB4">
          <w:pPr>
            <w:pStyle w:val="TOC2"/>
            <w:tabs>
              <w:tab w:val="right" w:leader="dot" w:pos="9350"/>
            </w:tabs>
            <w:rPr>
              <w:del w:id="453" w:author="David Conklin" w:date="2020-12-08T14:53:00Z"/>
              <w:rFonts w:eastAsiaTheme="minorEastAsia"/>
              <w:noProof/>
            </w:rPr>
          </w:pPr>
          <w:del w:id="454"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55" w:author="David Conklin" w:date="2020-12-08T17:42:00Z">
            <w:r w:rsidR="00613C1D">
              <w:rPr>
                <w:b/>
                <w:bCs/>
                <w:noProof/>
              </w:rPr>
              <w:t>Error! Hyperlink reference not valid.</w:t>
            </w:r>
          </w:ins>
          <w:del w:id="456"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2E94C7C3" w:rsidR="00054245" w:rsidDel="00977ECE" w:rsidRDefault="00914CB4">
          <w:pPr>
            <w:pStyle w:val="TOC2"/>
            <w:tabs>
              <w:tab w:val="right" w:leader="dot" w:pos="9350"/>
            </w:tabs>
            <w:rPr>
              <w:del w:id="457" w:author="David Conklin" w:date="2020-12-08T14:53:00Z"/>
              <w:rFonts w:eastAsiaTheme="minorEastAsia"/>
              <w:noProof/>
            </w:rPr>
          </w:pPr>
          <w:del w:id="458"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59" w:author="David Conklin" w:date="2020-12-08T17:42:00Z">
            <w:r w:rsidR="00613C1D">
              <w:rPr>
                <w:b/>
                <w:bCs/>
                <w:noProof/>
              </w:rPr>
              <w:t>Error! Hyperlink reference not valid.</w:t>
            </w:r>
          </w:ins>
          <w:del w:id="460"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1B1E8AA7" w:rsidR="00054245" w:rsidDel="00977ECE" w:rsidRDefault="00914CB4">
          <w:pPr>
            <w:pStyle w:val="TOC2"/>
            <w:tabs>
              <w:tab w:val="right" w:leader="dot" w:pos="9350"/>
            </w:tabs>
            <w:rPr>
              <w:del w:id="461" w:author="David Conklin" w:date="2020-12-08T14:53:00Z"/>
              <w:rFonts w:eastAsiaTheme="minorEastAsia"/>
              <w:noProof/>
            </w:rPr>
          </w:pPr>
          <w:del w:id="462"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63" w:author="David Conklin" w:date="2020-12-08T17:42:00Z">
            <w:r w:rsidR="00613C1D">
              <w:rPr>
                <w:b/>
                <w:bCs/>
                <w:noProof/>
              </w:rPr>
              <w:t>Error! Hyperlink reference not valid.</w:t>
            </w:r>
          </w:ins>
          <w:del w:id="464"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5FFCD511" w:rsidR="00054245" w:rsidDel="00977ECE" w:rsidRDefault="00914CB4">
          <w:pPr>
            <w:pStyle w:val="TOC1"/>
            <w:tabs>
              <w:tab w:val="right" w:leader="dot" w:pos="9350"/>
            </w:tabs>
            <w:rPr>
              <w:del w:id="465" w:author="David Conklin" w:date="2020-12-08T14:53:00Z"/>
              <w:rFonts w:eastAsiaTheme="minorEastAsia"/>
              <w:noProof/>
            </w:rPr>
          </w:pPr>
          <w:del w:id="466"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67" w:author="David Conklin" w:date="2020-12-08T17:42:00Z">
            <w:r w:rsidR="00613C1D">
              <w:rPr>
                <w:b/>
                <w:bCs/>
                <w:noProof/>
              </w:rPr>
              <w:t>Error! Hyperlink reference not valid.</w:t>
            </w:r>
          </w:ins>
          <w:del w:id="468"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2C81DFA0" w:rsidR="00054245" w:rsidDel="00977ECE" w:rsidRDefault="00914CB4">
          <w:pPr>
            <w:pStyle w:val="TOC1"/>
            <w:tabs>
              <w:tab w:val="right" w:leader="dot" w:pos="9350"/>
            </w:tabs>
            <w:rPr>
              <w:del w:id="469" w:author="David Conklin" w:date="2020-12-08T14:53:00Z"/>
              <w:rFonts w:eastAsiaTheme="minorEastAsia"/>
              <w:noProof/>
            </w:rPr>
          </w:pPr>
          <w:del w:id="470"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471" w:author="David Conklin" w:date="2020-12-08T17:42:00Z">
            <w:r w:rsidR="00613C1D">
              <w:rPr>
                <w:b/>
                <w:bCs/>
                <w:noProof/>
              </w:rPr>
              <w:t>Error! Hyperlink reference not valid.</w:t>
            </w:r>
          </w:ins>
          <w:del w:id="472"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1F74CD77" w:rsidR="00054245" w:rsidDel="00977ECE" w:rsidRDefault="00914CB4">
          <w:pPr>
            <w:pStyle w:val="TOC1"/>
            <w:tabs>
              <w:tab w:val="right" w:leader="dot" w:pos="9350"/>
            </w:tabs>
            <w:rPr>
              <w:del w:id="473" w:author="David Conklin" w:date="2020-12-08T14:53:00Z"/>
              <w:rFonts w:eastAsiaTheme="minorEastAsia"/>
              <w:noProof/>
            </w:rPr>
          </w:pPr>
          <w:del w:id="474"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475" w:author="David Conklin" w:date="2020-12-08T17:42:00Z">
            <w:r w:rsidR="00613C1D">
              <w:rPr>
                <w:b/>
                <w:bCs/>
                <w:noProof/>
              </w:rPr>
              <w:t>Error! Hyperlink reference not valid.</w:t>
            </w:r>
          </w:ins>
          <w:del w:id="476"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5EBB1BA5" w:rsidR="00054245" w:rsidDel="00977ECE" w:rsidRDefault="00914CB4">
          <w:pPr>
            <w:pStyle w:val="TOC1"/>
            <w:tabs>
              <w:tab w:val="right" w:leader="dot" w:pos="9350"/>
            </w:tabs>
            <w:rPr>
              <w:del w:id="477" w:author="David Conklin" w:date="2020-12-08T14:53:00Z"/>
              <w:rFonts w:eastAsiaTheme="minorEastAsia"/>
              <w:noProof/>
            </w:rPr>
          </w:pPr>
          <w:del w:id="478"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479" w:author="David Conklin" w:date="2020-12-08T17:42:00Z">
            <w:r w:rsidR="00613C1D">
              <w:rPr>
                <w:b/>
                <w:bCs/>
                <w:noProof/>
              </w:rPr>
              <w:t>Error! Hyperlink reference not valid.</w:t>
            </w:r>
          </w:ins>
          <w:del w:id="480"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357FF88F" w:rsidR="00054245" w:rsidDel="00977ECE" w:rsidRDefault="00914CB4">
          <w:pPr>
            <w:pStyle w:val="TOC1"/>
            <w:tabs>
              <w:tab w:val="right" w:leader="dot" w:pos="9350"/>
            </w:tabs>
            <w:rPr>
              <w:del w:id="481" w:author="David Conklin" w:date="2020-12-08T14:53:00Z"/>
              <w:rFonts w:eastAsiaTheme="minorEastAsia"/>
              <w:noProof/>
            </w:rPr>
          </w:pPr>
          <w:del w:id="482"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483" w:author="David Conklin" w:date="2020-12-08T17:42:00Z">
            <w:r w:rsidR="00613C1D">
              <w:rPr>
                <w:b/>
                <w:bCs/>
                <w:noProof/>
              </w:rPr>
              <w:t>Error! Hyperlink reference not valid.</w:t>
            </w:r>
          </w:ins>
          <w:del w:id="484"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914CB4">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914CB4">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914CB4">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914CB4">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914CB4">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914CB4">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914CB4">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914CB4">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w:t>
        </w:r>
        <w:r w:rsidR="00F90C07">
          <w:rPr>
            <w:noProof/>
            <w:webHidden/>
          </w:rPr>
          <w:t>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5" w:name="_Toc58341789"/>
      <w:r>
        <w:t>What is a digital handbook?</w:t>
      </w:r>
      <w:bookmarkEnd w:id="48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6" w:name="_Toc58341790"/>
      <w:r>
        <w:t>CW3M c</w:t>
      </w:r>
      <w:r w:rsidR="00C70B81">
        <w:t>oncept</w:t>
      </w:r>
      <w:bookmarkEnd w:id="486"/>
      <w:r>
        <w:t xml:space="preserve"> </w:t>
      </w:r>
    </w:p>
    <w:p w14:paraId="7E41CEB8" w14:textId="77777777" w:rsidR="000D6396" w:rsidRDefault="000D6396" w:rsidP="00A43D30"/>
    <w:p w14:paraId="3DA45CFC" w14:textId="77777777" w:rsidR="000D6396" w:rsidRDefault="00C46F0A" w:rsidP="00C46F0A">
      <w:pPr>
        <w:pStyle w:val="Heading2"/>
      </w:pPr>
      <w:bookmarkStart w:id="487" w:name="_Toc58341791"/>
      <w:r>
        <w:t>A different kind of community model</w:t>
      </w:r>
      <w:bookmarkEnd w:id="48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8" w:name="_Toc58341792"/>
      <w:r>
        <w:t>What CW3M is for</w:t>
      </w:r>
      <w:bookmarkEnd w:id="48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89" w:name="_Toc58341793"/>
      <w:r>
        <w:t>Management and maintenance</w:t>
      </w:r>
      <w:bookmarkEnd w:id="48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0" w:name="_Toc58341794"/>
      <w:r>
        <w:t>Study areas</w:t>
      </w:r>
      <w:bookmarkEnd w:id="49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1" w:name="_Toc58341795"/>
      <w:r>
        <w:t>Data</w:t>
      </w:r>
      <w:r w:rsidR="00A92F06">
        <w:t>CW3M</w:t>
      </w:r>
      <w:r>
        <w:t xml:space="preserve"> directory structure</w:t>
      </w:r>
      <w:bookmarkEnd w:id="49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2" w:name="_Toc58341796"/>
      <w:r>
        <w:t>DataCW3M\ScenarioData directory structure</w:t>
      </w:r>
      <w:bookmarkEnd w:id="49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3" w:name="_Toc58341797"/>
      <w:r>
        <w:t>DataCW3M\ScenarioData\&lt;scenario&gt; folder contents</w:t>
      </w:r>
      <w:bookmarkEnd w:id="49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4" w:name="_Toc58341798"/>
      <w:r>
        <w:t>DataCW3M\&lt;study area&gt; folder contents</w:t>
      </w:r>
      <w:bookmarkEnd w:id="49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5" w:name="_Ref529607484"/>
      <w:bookmarkStart w:id="49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5"/>
      <w:r>
        <w:t xml:space="preserve">. Willamette River basin study area; embedded study areas are </w:t>
      </w:r>
      <w:r w:rsidR="0005603B">
        <w:t>colored</w:t>
      </w:r>
      <w:r w:rsidR="0097392C">
        <w:t xml:space="preserve"> other than gray.  The 2 lighter blues together make up the upper Willamette basin study area.</w:t>
      </w:r>
      <w:bookmarkEnd w:id="49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7" w:name="_Ref529607514"/>
      <w:bookmarkStart w:id="49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7"/>
      <w:r>
        <w:t>. Tualatin basin study area; Chicken Creek watershed is highlighted.</w:t>
      </w:r>
      <w:bookmarkEnd w:id="49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99" w:name="_Ref529607587"/>
      <w:bookmarkStart w:id="50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99"/>
      <w:r>
        <w:t>. North Santiam watershed study area.</w:t>
      </w:r>
      <w:bookmarkEnd w:id="50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01" w:name="_Ref529607628"/>
      <w:bookmarkStart w:id="50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01"/>
      <w:r>
        <w:t>. Upper Willamette study area.</w:t>
      </w:r>
      <w:bookmarkEnd w:id="50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3" w:name="_Ref529611388"/>
      <w:bookmarkStart w:id="50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3"/>
      <w:r>
        <w:t>. Chicken Creek watershed study area.</w:t>
      </w:r>
      <w:bookmarkEnd w:id="50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5" w:name="_Toc58341799"/>
      <w:r>
        <w:t>Calendar conventions</w:t>
      </w:r>
      <w:bookmarkEnd w:id="50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6" w:name="_Toc58341800"/>
      <w:r>
        <w:t>Water years</w:t>
      </w:r>
      <w:bookmarkEnd w:id="50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7" w:name="_Toc58341801"/>
      <w:r>
        <w:t>Climate data</w:t>
      </w:r>
      <w:bookmarkEnd w:id="507"/>
    </w:p>
    <w:p w14:paraId="4E201698" w14:textId="77777777" w:rsidR="00CB152A" w:rsidRPr="00A06758" w:rsidRDefault="00CB152A" w:rsidP="00A06758"/>
    <w:p w14:paraId="400F9551" w14:textId="77777777" w:rsidR="00CB152A" w:rsidRDefault="00CB152A" w:rsidP="00CB152A">
      <w:pPr>
        <w:pStyle w:val="Heading2"/>
      </w:pPr>
      <w:bookmarkStart w:id="508" w:name="_Toc2858729"/>
      <w:bookmarkStart w:id="509" w:name="_Toc58341802"/>
      <w:r>
        <w:t>Numbered climate scenarios in the model</w:t>
      </w:r>
      <w:bookmarkEnd w:id="508"/>
      <w:bookmarkEnd w:id="509"/>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0" w:name="_Ref6032062"/>
      <w:bookmarkStart w:id="511" w:name="_Ref6033311"/>
      <w:bookmarkStart w:id="512" w:name="_Toc6121576"/>
      <w:r>
        <w:t xml:space="preserve">Table </w:t>
      </w:r>
      <w:bookmarkEnd w:id="510"/>
      <w:r>
        <w:t>1. Numbered climate scenarios</w:t>
      </w:r>
      <w:bookmarkEnd w:id="511"/>
      <w:bookmarkEnd w:id="51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3" w:name="_Toc7759621"/>
      <w:bookmarkStart w:id="514" w:name="_Toc58341803"/>
      <w:r>
        <w:t>Monthly and seasonal weather data</w:t>
      </w:r>
      <w:bookmarkEnd w:id="513"/>
      <w:bookmarkEnd w:id="51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5" w:name="_Toc58341804"/>
      <w:r>
        <w:t>Climate data grid</w:t>
      </w:r>
      <w:r w:rsidR="009F132A">
        <w:t>s</w:t>
      </w:r>
      <w:bookmarkEnd w:id="5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6" w:name="_Toc58341805"/>
      <w:r>
        <w:t>The WW2100 climate grid</w:t>
      </w:r>
      <w:bookmarkEnd w:id="5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7" w:name="_Toc58341806"/>
      <w:r>
        <w:t>The v2 climate grid</w:t>
      </w:r>
      <w:bookmarkEnd w:id="5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8" w:name="_Toc58341807"/>
      <w:r>
        <w:t>How climate data is looked up</w:t>
      </w:r>
      <w:bookmarkEnd w:id="5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19" w:name="_Toc58341808"/>
      <w:r>
        <w:t>What is in a climate dataset</w:t>
      </w:r>
      <w:bookmarkEnd w:id="5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0" w:name="_Toc58341809"/>
      <w:r>
        <w:t>Water rights</w:t>
      </w:r>
      <w:bookmarkEnd w:id="520"/>
    </w:p>
    <w:p w14:paraId="7ECEE8A5" w14:textId="77777777" w:rsidR="00D35AF7" w:rsidRDefault="00D35AF7" w:rsidP="00D35AF7">
      <w:pPr>
        <w:pStyle w:val="Heading2"/>
      </w:pPr>
      <w:bookmarkStart w:id="521" w:name="_Toc58341810"/>
      <w:r>
        <w:t>Water rights data</w:t>
      </w:r>
      <w:bookmarkEnd w:id="52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2" w:name="_Toc58341811"/>
      <w:r>
        <w:lastRenderedPageBreak/>
        <w:t>The wr_pods.csv file</w:t>
      </w:r>
      <w:bookmarkEnd w:id="52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3" w:name="_Toc58341812"/>
      <w:r>
        <w:t>The wr_pous.csv file</w:t>
      </w:r>
      <w:bookmarkEnd w:id="52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4" w:name="_Toc58341813"/>
      <w:r>
        <w:t>Adding a water right</w:t>
      </w:r>
      <w:bookmarkEnd w:id="52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5" w:name="_Toc58341814"/>
      <w:r>
        <w:lastRenderedPageBreak/>
        <w:t>Stream flow and stream temperature</w:t>
      </w:r>
      <w:bookmarkEnd w:id="525"/>
    </w:p>
    <w:p w14:paraId="224B0981" w14:textId="77777777" w:rsidR="008C7362" w:rsidRDefault="008C7362" w:rsidP="008C7362">
      <w:pPr>
        <w:pStyle w:val="Heading2"/>
      </w:pPr>
      <w:bookmarkStart w:id="526" w:name="_Toc50800503"/>
      <w:bookmarkStart w:id="527" w:name="_Toc54090937"/>
      <w:bookmarkStart w:id="528" w:name="_Toc58341815"/>
      <w:r>
        <w:t>Water parcels</w:t>
      </w:r>
      <w:bookmarkEnd w:id="526"/>
      <w:bookmarkEnd w:id="527"/>
      <w:bookmarkEnd w:id="52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29" w:name="_Toc58341816"/>
      <w:r>
        <w:t>Daily water mass and energy balance</w:t>
      </w:r>
      <w:bookmarkEnd w:id="52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30" w:name="_Toc58341817"/>
      <w:r>
        <w:t>Estimating the rate of flow</w:t>
      </w:r>
      <w:r w:rsidR="006A13B7">
        <w:t xml:space="preserve"> </w:t>
      </w:r>
      <w:r>
        <w:t>in a stream reach</w:t>
      </w:r>
      <w:bookmarkEnd w:id="530"/>
    </w:p>
    <w:p w14:paraId="28F0C643" w14:textId="49579FF1"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all reaches </w:t>
      </w:r>
      <w:del w:id="531" w:author="David Conklin" w:date="2020-12-08T14:55:00Z">
        <w:r w:rsidR="001A6DC9" w:rsidDel="00F91EEB">
          <w:delText xml:space="preserve">except the one at the “root” </w:delText>
        </w:r>
      </w:del>
      <w:r w:rsidR="001A6DC9">
        <w:t>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532"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77777777" w:rsidR="00B45AB9" w:rsidRDefault="007B1928">
      <w:pPr>
        <w:ind w:firstLine="720"/>
        <w:rPr>
          <w:ins w:id="533" w:author="David Conklin" w:date="2020-12-08T22:30: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534" w:author="David Conklin" w:date="2020-12-08T14:57:00Z">
        <w:r w:rsidR="00F91EEB">
          <w:t>ve</w:t>
        </w:r>
      </w:ins>
      <w:del w:id="535"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536" w:author="David Conklin" w:date="2020-12-08T16:17:00Z">
        <w:r w:rsidR="00A53465">
          <w:t>.  The Manning equation itself is</w:t>
        </w:r>
      </w:ins>
      <w:ins w:id="537" w:author="David Conklin" w:date="2020-12-08T22:30:00Z">
        <w:r w:rsidR="00B45AB9">
          <w:t>:</w:t>
        </w:r>
      </w:ins>
    </w:p>
    <w:p w14:paraId="4521BEA6" w14:textId="77777777" w:rsidR="00B45AB9" w:rsidRDefault="00B45AB9" w:rsidP="00B45AB9">
      <w:pPr>
        <w:rPr>
          <w:ins w:id="538" w:author="David Conklin" w:date="2020-12-08T22:31:00Z"/>
        </w:rPr>
        <w:pPrChange w:id="539" w:author="David Conklin" w:date="2020-12-08T22:31:00Z">
          <w:pPr>
            <w:ind w:left="720"/>
          </w:pPr>
        </w:pPrChange>
      </w:pPr>
      <w:ins w:id="540" w:author="David Conklin" w:date="2020-12-08T22:29:00Z">
        <w:r>
          <w:t>(</w:t>
        </w:r>
      </w:ins>
      <w:ins w:id="541"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497AE8A5" w14:textId="4A2FFC5B" w:rsidR="00B45AB9" w:rsidRPr="00B45AB9" w:rsidRDefault="009236BE" w:rsidP="00B45AB9">
      <w:pPr>
        <w:ind w:left="720"/>
        <w:rPr>
          <w:ins w:id="542" w:author="David Conklin" w:date="2020-12-08T16:13:00Z"/>
          <w:rPrChange w:id="543" w:author="David Conklin" w:date="2020-12-08T22:29:00Z">
            <w:rPr>
              <w:ins w:id="544" w:author="David Conklin" w:date="2020-12-08T16:13:00Z"/>
            </w:rPr>
          </w:rPrChange>
        </w:rPr>
        <w:pPrChange w:id="545" w:author="David Conklin" w:date="2020-12-08T22:31:00Z">
          <w:pPr>
            <w:ind w:firstLine="720"/>
          </w:pPr>
        </w:pPrChange>
      </w:pPr>
      <w:del w:id="546" w:author="David Conklin" w:date="2020-12-08T16:11:00Z">
        <w:r w:rsidDel="00570B57">
          <w:delText>.</w:delText>
        </w:r>
      </w:del>
      <w:del w:id="547" w:author="David Conklin" w:date="2020-12-08T22:31:00Z">
        <w:r w:rsidDel="00B45AB9">
          <w:delText xml:space="preserve"> </w:delText>
        </w:r>
      </w:del>
      <w:ins w:id="548" w:author="David Conklin" w:date="2020-12-08T22:22:00Z">
        <w:r w:rsidR="00B45AB9">
          <w:tab/>
          <w:t>Q = K * A * R^(2/3)</w:t>
        </w:r>
      </w:ins>
      <w:ins w:id="549" w:author="David Conklin" w:date="2020-12-08T22:23:00Z">
        <w:r w:rsidR="00B45AB9">
          <w:t xml:space="preserve"> * sqrt(</w:t>
        </w:r>
      </w:ins>
      <w:ins w:id="550" w:author="David Conklin" w:date="2020-12-08T22:28:00Z">
        <w:r w:rsidR="00B45AB9">
          <w:t>S</w:t>
        </w:r>
      </w:ins>
      <w:ins w:id="551" w:author="David Conklin" w:date="2020-12-08T22:23:00Z">
        <w:r w:rsidR="00B45AB9">
          <w:t xml:space="preserve">) / </w:t>
        </w:r>
        <w:r w:rsidR="00B45AB9">
          <w:rPr>
            <w:i/>
            <w:iCs/>
          </w:rPr>
          <w:t>n</w:t>
        </w:r>
      </w:ins>
      <w:ins w:id="552" w:author="David Conklin" w:date="2020-12-08T22:29:00Z">
        <w:r w:rsidR="00B45AB9">
          <w:rPr>
            <w:i/>
            <w:iCs/>
          </w:rPr>
          <w:tab/>
        </w:r>
        <w:r w:rsidR="00B45AB9">
          <w:rPr>
            <w:i/>
            <w:iCs/>
          </w:rPr>
          <w:tab/>
        </w:r>
      </w:ins>
    </w:p>
    <w:p w14:paraId="37441F9D" w14:textId="0073A7CA" w:rsidR="00570B57" w:rsidRDefault="00570B57" w:rsidP="00570B57">
      <w:pPr>
        <w:rPr>
          <w:ins w:id="553" w:author="David Conklin" w:date="2020-12-08T22:23:00Z"/>
        </w:rPr>
      </w:pPr>
      <w:ins w:id="554" w:author="David Conklin" w:date="2020-12-08T16:13:00Z">
        <w:r>
          <w:lastRenderedPageBreak/>
          <w:t>where</w:t>
        </w:r>
      </w:ins>
    </w:p>
    <w:p w14:paraId="1BF17E50" w14:textId="368B1494" w:rsidR="00570B57" w:rsidRDefault="00B45AB9" w:rsidP="00B45AB9">
      <w:pPr>
        <w:rPr>
          <w:ins w:id="555" w:author="David Conklin" w:date="2020-12-08T22:24:00Z"/>
        </w:rPr>
      </w:pPr>
      <w:ins w:id="556" w:author="David Conklin" w:date="2020-12-08T22:23:00Z">
        <w:r>
          <w:tab/>
        </w:r>
        <w:r>
          <w:tab/>
          <w:t>Q = flow rate</w:t>
        </w:r>
      </w:ins>
      <w:ins w:id="557" w:author="David Conklin" w:date="2020-12-08T16:14:00Z">
        <w:r w:rsidR="00570B57">
          <w:t xml:space="preserve">, </w:t>
        </w:r>
      </w:ins>
      <w:ins w:id="558" w:author="David Conklin" w:date="2020-12-08T22:24:00Z">
        <w:r>
          <w:t>m</w:t>
        </w:r>
      </w:ins>
      <w:ins w:id="559" w:author="David Conklin" w:date="2020-12-08T16:14:00Z">
        <w:r w:rsidR="00570B57">
          <w:rPr>
            <w:vertAlign w:val="superscript"/>
          </w:rPr>
          <w:t>3</w:t>
        </w:r>
        <w:r w:rsidR="00570B57">
          <w:t>/s</w:t>
        </w:r>
      </w:ins>
      <w:ins w:id="560" w:author="David Conklin" w:date="2020-12-08T16:23:00Z">
        <w:r w:rsidR="00F707FC">
          <w:t xml:space="preserve"> </w:t>
        </w:r>
      </w:ins>
    </w:p>
    <w:p w14:paraId="422E4102" w14:textId="1E8C5D66" w:rsidR="00B45AB9" w:rsidRDefault="00B45AB9" w:rsidP="00B45AB9">
      <w:pPr>
        <w:rPr>
          <w:ins w:id="561" w:author="David Conklin" w:date="2020-12-08T22:25:00Z"/>
          <w:vertAlign w:val="superscript"/>
        </w:rPr>
      </w:pPr>
      <w:ins w:id="562" w:author="David Conklin" w:date="2020-12-08T22:24:00Z">
        <w:r>
          <w:tab/>
        </w:r>
        <w:r>
          <w:tab/>
          <w:t>A = cross-sectional area of flo</w:t>
        </w:r>
      </w:ins>
      <w:ins w:id="563" w:author="David Conklin" w:date="2020-12-08T22:25:00Z">
        <w:r>
          <w:t>w, m</w:t>
        </w:r>
        <w:r>
          <w:rPr>
            <w:vertAlign w:val="superscript"/>
          </w:rPr>
          <w:t>2</w:t>
        </w:r>
      </w:ins>
    </w:p>
    <w:p w14:paraId="09E7CADB" w14:textId="249CC374" w:rsidR="00B45AB9" w:rsidRDefault="00B45AB9" w:rsidP="00B45AB9">
      <w:pPr>
        <w:rPr>
          <w:ins w:id="564" w:author="David Conklin" w:date="2020-12-08T22:27:00Z"/>
        </w:rPr>
      </w:pPr>
      <w:ins w:id="565" w:author="David Conklin" w:date="2020-12-08T22:25:00Z">
        <w:r>
          <w:rPr>
            <w:vertAlign w:val="superscript"/>
          </w:rPr>
          <w:tab/>
        </w:r>
        <w:r>
          <w:rPr>
            <w:vertAlign w:val="superscript"/>
          </w:rPr>
          <w:tab/>
        </w:r>
        <w:r>
          <w:t>R = hydraulic radius</w:t>
        </w:r>
      </w:ins>
      <w:ins w:id="566" w:author="David Conklin" w:date="2020-12-08T22:26:00Z">
        <w:r>
          <w:t>, m</w:t>
        </w:r>
      </w:ins>
      <w:ins w:id="567" w:author="David Conklin" w:date="2020-12-08T22:25:00Z">
        <w:r>
          <w:t xml:space="preserve"> (A divided </w:t>
        </w:r>
      </w:ins>
      <w:ins w:id="568" w:author="David Conklin" w:date="2020-12-08T22:26:00Z">
        <w:r>
          <w:t>by wetted perimeter)</w:t>
        </w:r>
      </w:ins>
    </w:p>
    <w:p w14:paraId="2D02F66F" w14:textId="4EE99B03" w:rsidR="00B45AB9" w:rsidRPr="00B45AB9" w:rsidRDefault="00B45AB9" w:rsidP="00B45AB9">
      <w:pPr>
        <w:rPr>
          <w:ins w:id="569" w:author="David Conklin" w:date="2020-12-08T16:14:00Z"/>
          <w:rPrChange w:id="570" w:author="David Conklin" w:date="2020-12-08T22:25:00Z">
            <w:rPr>
              <w:ins w:id="571" w:author="David Conklin" w:date="2020-12-08T16:14:00Z"/>
            </w:rPr>
          </w:rPrChange>
        </w:rPr>
        <w:pPrChange w:id="572" w:author="David Conklin" w:date="2020-12-08T22:24:00Z">
          <w:pPr/>
        </w:pPrChange>
      </w:pPr>
      <w:ins w:id="573" w:author="David Conklin" w:date="2020-12-08T22:27:00Z">
        <w:r>
          <w:tab/>
        </w:r>
        <w:r>
          <w:tab/>
          <w:t>S = slope, as rise/run</w:t>
        </w:r>
      </w:ins>
    </w:p>
    <w:p w14:paraId="7ED1DEEC" w14:textId="70918F14" w:rsidR="00570B57" w:rsidRDefault="00570B57" w:rsidP="00570B57">
      <w:pPr>
        <w:rPr>
          <w:ins w:id="574" w:author="David Conklin" w:date="2020-12-08T22:28:00Z"/>
        </w:rPr>
      </w:pPr>
      <w:ins w:id="575" w:author="David Conklin" w:date="2020-12-08T16:14:00Z">
        <w:r>
          <w:tab/>
        </w:r>
        <w:r>
          <w:tab/>
        </w:r>
        <w:r w:rsidRPr="00B45AB9">
          <w:rPr>
            <w:i/>
            <w:iCs/>
            <w:rPrChange w:id="576" w:author="David Conklin" w:date="2020-12-08T22:28:00Z">
              <w:rPr/>
            </w:rPrChange>
          </w:rPr>
          <w:t>n</w:t>
        </w:r>
        <w:r>
          <w:t xml:space="preserve"> </w:t>
        </w:r>
      </w:ins>
      <w:ins w:id="577" w:author="David Conklin" w:date="2020-12-08T16:15:00Z">
        <w:r>
          <w:t xml:space="preserve">= </w:t>
        </w:r>
      </w:ins>
      <w:ins w:id="578" w:author="David Conklin" w:date="2020-12-08T22:26:00Z">
        <w:r w:rsidR="00B45AB9">
          <w:t xml:space="preserve">surface roughness, a function </w:t>
        </w:r>
      </w:ins>
      <w:ins w:id="579" w:author="David Conklin" w:date="2020-12-08T22:27:00Z">
        <w:r w:rsidR="00B45AB9">
          <w:t>of channel material and condition</w:t>
        </w:r>
      </w:ins>
    </w:p>
    <w:p w14:paraId="5E89B0C2" w14:textId="634EF7BD" w:rsidR="00371041" w:rsidRDefault="00B45AB9" w:rsidP="00570B57">
      <w:pPr>
        <w:rPr>
          <w:ins w:id="580" w:author="David Conklin" w:date="2020-12-08T16:18:00Z"/>
        </w:rPr>
      </w:pPr>
      <w:ins w:id="581" w:author="David Conklin" w:date="2020-12-08T22:28:00Z">
        <w:r>
          <w:tab/>
        </w:r>
        <w:r>
          <w:tab/>
          <w:t>K = constant dependent on units</w:t>
        </w:r>
      </w:ins>
    </w:p>
    <w:p w14:paraId="0B1A3A00" w14:textId="05645119" w:rsidR="00570B57" w:rsidRDefault="00A53465" w:rsidP="00B45AB9">
      <w:pPr>
        <w:rPr>
          <w:ins w:id="582" w:author="David Conklin" w:date="2020-12-08T16:11:00Z"/>
        </w:rPr>
        <w:pPrChange w:id="583" w:author="David Conklin" w:date="2020-12-08T22:28:00Z">
          <w:pPr>
            <w:ind w:firstLine="720"/>
          </w:pPr>
        </w:pPrChange>
      </w:pPr>
      <w:ins w:id="584" w:author="David Conklin" w:date="2020-12-08T16:18:00Z">
        <w:r>
          <w:tab/>
        </w:r>
        <w:r>
          <w:tab/>
        </w:r>
      </w:ins>
    </w:p>
    <w:p w14:paraId="4C034FCA" w14:textId="6782F1C3" w:rsidR="00F707FC" w:rsidRDefault="009236BE">
      <w:pPr>
        <w:ind w:firstLine="720"/>
        <w:rPr>
          <w:ins w:id="585" w:author="David Conklin" w:date="2020-12-08T22:33:00Z"/>
        </w:rPr>
      </w:pPr>
      <w:r>
        <w:t xml:space="preserve"> By algebraic manipulation</w:t>
      </w:r>
      <w:ins w:id="586" w:author="David Conklin" w:date="2020-12-08T16:22:00Z">
        <w:r w:rsidR="00F707FC">
          <w:t xml:space="preserve"> and by making an assumption about the channel geometry</w:t>
        </w:r>
      </w:ins>
      <w:r>
        <w:t xml:space="preserve">, the Manning equation can </w:t>
      </w:r>
      <w:ins w:id="587" w:author="David Conklin" w:date="2020-12-08T17:17:00Z">
        <w:r w:rsidR="00EB55D3">
          <w:t xml:space="preserve">apparently </w:t>
        </w:r>
      </w:ins>
      <w:r>
        <w:t>be rewritten as an equation for depth</w:t>
      </w:r>
      <w:ins w:id="588" w:author="David Conklin" w:date="2020-12-08T16:22:00Z">
        <w:r w:rsidR="00F707FC">
          <w:t xml:space="preserve"> as a function of </w:t>
        </w:r>
      </w:ins>
      <w:ins w:id="589" w:author="David Conklin" w:date="2020-12-08T16:23:00Z">
        <w:r w:rsidR="00F707FC">
          <w:t>Q</w:t>
        </w:r>
      </w:ins>
      <w:ins w:id="590" w:author="David Conklin" w:date="2020-12-08T16:46:00Z">
        <w:r w:rsidR="0041368E">
          <w:t>, the channel width:depth ratio, and the slope</w:t>
        </w:r>
      </w:ins>
      <w:r>
        <w:t xml:space="preserve">.  </w:t>
      </w:r>
      <w:ins w:id="591" w:author="David Conklin" w:date="2020-12-08T16:24:00Z">
        <w:r w:rsidR="00F707FC">
          <w:t>The formula used in the the GetManningDepthFromQ(</w:t>
        </w:r>
      </w:ins>
      <w:ins w:id="592" w:author="David Conklin" w:date="2020-12-08T16:25:00Z">
        <w:r w:rsidR="00F707FC">
          <w:t xml:space="preserve">Q, wdRatio, n, </w:t>
        </w:r>
      </w:ins>
      <w:ins w:id="593" w:author="David Conklin" w:date="2020-12-08T16:26:00Z">
        <w:r w:rsidR="00161006">
          <w:t>S</w:t>
        </w:r>
      </w:ins>
      <w:ins w:id="594" w:author="David Conklin" w:date="2020-12-08T16:25:00Z">
        <w:r w:rsidR="00F707FC">
          <w:t>) function</w:t>
        </w:r>
      </w:ins>
      <w:ins w:id="595" w:author="David Conklin" w:date="2020-12-08T16:34:00Z">
        <w:r w:rsidR="00161006">
          <w:t xml:space="preserve"> </w:t>
        </w:r>
      </w:ins>
      <w:ins w:id="596" w:author="David Conklin" w:date="2020-12-08T16:25:00Z">
        <w:r w:rsidR="00F707FC">
          <w:t>is:</w:t>
        </w:r>
      </w:ins>
    </w:p>
    <w:p w14:paraId="36A29101" w14:textId="77777777" w:rsidR="00294460" w:rsidRDefault="00294460" w:rsidP="00294460">
      <w:pPr>
        <w:ind w:firstLine="720"/>
        <w:rPr>
          <w:ins w:id="597" w:author="David Conklin" w:date="2020-12-09T05:50:00Z"/>
        </w:rPr>
      </w:pPr>
      <w:ins w:id="598" w:author="David Conklin" w:date="2020-12-09T05:50:00Z">
        <w:r>
          <w:tab/>
          <w:t>assumptions: rectangular channel, width is 3 times depth</w:t>
        </w:r>
      </w:ins>
    </w:p>
    <w:p w14:paraId="15A19381" w14:textId="77777777" w:rsidR="00294460" w:rsidRDefault="00294460" w:rsidP="00294460">
      <w:pPr>
        <w:ind w:firstLine="720"/>
        <w:rPr>
          <w:ins w:id="599" w:author="David Conklin" w:date="2020-12-09T05:50:00Z"/>
        </w:rPr>
      </w:pPr>
      <w:ins w:id="600" w:author="David Conklin" w:date="2020-12-09T05:50:00Z">
        <w:r>
          <w:tab/>
          <w:t>then A = width * depth = (3 * depth) * depth = 3 * depth</w:t>
        </w:r>
        <w:r>
          <w:rPr>
            <w:vertAlign w:val="superscript"/>
          </w:rPr>
          <w:t>2</w:t>
        </w:r>
      </w:ins>
    </w:p>
    <w:p w14:paraId="72A481EB" w14:textId="77777777" w:rsidR="00294460" w:rsidRDefault="00294460" w:rsidP="00294460">
      <w:pPr>
        <w:ind w:firstLine="720"/>
        <w:rPr>
          <w:ins w:id="601" w:author="David Conklin" w:date="2020-12-09T05:50:00Z"/>
        </w:rPr>
      </w:pPr>
      <w:ins w:id="602" w:author="David Conklin" w:date="2020-12-09T05:50:00Z">
        <w:r>
          <w:tab/>
          <w:t>wetted perimeter = 2 * depth + width = 5 * depth</w:t>
        </w:r>
      </w:ins>
    </w:p>
    <w:p w14:paraId="2C190E35" w14:textId="77777777" w:rsidR="00294460" w:rsidRPr="009774B6" w:rsidRDefault="00294460" w:rsidP="00294460">
      <w:pPr>
        <w:ind w:firstLine="720"/>
        <w:rPr>
          <w:ins w:id="603" w:author="David Conklin" w:date="2020-12-09T05:50:00Z"/>
        </w:rPr>
      </w:pPr>
      <w:ins w:id="604" w:author="David Conklin" w:date="2020-12-09T05:50:00Z">
        <w:r>
          <w:tab/>
          <w:t>R = 3 * depth</w:t>
        </w:r>
        <w:r>
          <w:rPr>
            <w:vertAlign w:val="superscript"/>
          </w:rPr>
          <w:t>2</w:t>
        </w:r>
        <w:r>
          <w:t xml:space="preserve"> / 5 * depth = (3/5) * depth</w:t>
        </w:r>
      </w:ins>
    </w:p>
    <w:p w14:paraId="5842C837" w14:textId="77777777" w:rsidR="00294460" w:rsidRDefault="00294460" w:rsidP="00294460">
      <w:pPr>
        <w:ind w:firstLine="720"/>
        <w:rPr>
          <w:ins w:id="605" w:author="David Conklin" w:date="2020-12-09T05:50:00Z"/>
          <w:vertAlign w:val="superscript"/>
        </w:rPr>
      </w:pPr>
    </w:p>
    <w:p w14:paraId="1507D254" w14:textId="77777777" w:rsidR="00294460" w:rsidRDefault="00294460" w:rsidP="00294460">
      <w:pPr>
        <w:ind w:firstLine="720"/>
        <w:rPr>
          <w:ins w:id="606" w:author="David Conklin" w:date="2020-12-09T05:50:00Z"/>
          <w:i/>
          <w:iCs/>
        </w:rPr>
      </w:pPr>
      <w:ins w:id="607" w:author="David Conklin" w:date="2020-12-09T05:50:00Z">
        <w:r>
          <w:rPr>
            <w:vertAlign w:val="superscript"/>
          </w:rPr>
          <w:tab/>
        </w:r>
        <w:r>
          <w:t xml:space="preserve">Q = K * A * R^(2/3) * sqrt(S) / </w:t>
        </w:r>
        <w:r>
          <w:rPr>
            <w:i/>
            <w:iCs/>
          </w:rPr>
          <w:t>n</w:t>
        </w:r>
      </w:ins>
    </w:p>
    <w:p w14:paraId="681CAD04" w14:textId="77777777" w:rsidR="00294460" w:rsidRDefault="00294460" w:rsidP="00294460">
      <w:pPr>
        <w:ind w:left="720" w:firstLine="720"/>
        <w:rPr>
          <w:ins w:id="608" w:author="David Conklin" w:date="2020-12-09T05:50:00Z"/>
        </w:rPr>
      </w:pPr>
      <w:ins w:id="609" w:author="David Conklin" w:date="2020-12-09T05:50:00Z">
        <w:r>
          <w:t>= (K/</w:t>
        </w:r>
        <w:r>
          <w:rPr>
            <w:i/>
            <w:iCs/>
          </w:rPr>
          <w:t>n</w:t>
        </w:r>
        <w:r>
          <w:t>) * 3depth</w:t>
        </w:r>
        <w:r>
          <w:rPr>
            <w:vertAlign w:val="superscript"/>
          </w:rPr>
          <w:t>2</w:t>
        </w:r>
        <w:r>
          <w:t xml:space="preserve"> * ((3/5)d)^(2/3) *sqrt(S)</w:t>
        </w:r>
      </w:ins>
    </w:p>
    <w:p w14:paraId="2F265DC0" w14:textId="77777777" w:rsidR="00294460" w:rsidRDefault="00294460" w:rsidP="00294460">
      <w:pPr>
        <w:ind w:left="720" w:firstLine="720"/>
        <w:rPr>
          <w:ins w:id="610" w:author="David Conklin" w:date="2020-12-09T05:50:00Z"/>
        </w:rPr>
      </w:pPr>
      <w:ins w:id="611" w:author="David Conklin" w:date="2020-12-09T05:50:00Z">
        <w:r>
          <w:t>= (K/</w:t>
        </w:r>
        <w:r>
          <w:rPr>
            <w:i/>
            <w:iCs/>
          </w:rPr>
          <w:t>n</w:t>
        </w:r>
        <w:r>
          <w:t>) * 3 * (3/5)^(2/3) * depth^(2+(2/3)) * sqrt(S)</w:t>
        </w:r>
      </w:ins>
    </w:p>
    <w:p w14:paraId="6DE76CC8" w14:textId="77777777" w:rsidR="00294460" w:rsidRDefault="00294460" w:rsidP="00294460">
      <w:pPr>
        <w:ind w:left="720" w:firstLine="720"/>
        <w:rPr>
          <w:ins w:id="612" w:author="David Conklin" w:date="2020-12-09T05:50:00Z"/>
        </w:rPr>
      </w:pPr>
      <w:ins w:id="613" w:author="David Conklin" w:date="2020-12-09T05:50:00Z">
        <w:r>
          <w:t>= (2.134K/</w:t>
        </w:r>
        <w:r>
          <w:rPr>
            <w:i/>
            <w:iCs/>
          </w:rPr>
          <w:t>n</w:t>
        </w:r>
        <w:r>
          <w:t>) * depth^(8/3) * sqrt(S)</w:t>
        </w:r>
      </w:ins>
    </w:p>
    <w:p w14:paraId="62453349" w14:textId="77777777" w:rsidR="00294460" w:rsidRDefault="00294460" w:rsidP="00294460">
      <w:pPr>
        <w:ind w:left="720" w:firstLine="720"/>
        <w:rPr>
          <w:ins w:id="614" w:author="David Conklin" w:date="2020-12-09T05:50:00Z"/>
        </w:rPr>
      </w:pPr>
      <w:ins w:id="615" w:author="David Conklin" w:date="2020-12-09T05:50:00Z">
        <w:r>
          <w:t>depth^(8/3) = Q * (0.469</w:t>
        </w:r>
        <w:r>
          <w:rPr>
            <w:i/>
            <w:iCs/>
          </w:rPr>
          <w:t>n</w:t>
        </w:r>
        <w:r>
          <w:t>/(K * sqrt(S))</w:t>
        </w:r>
      </w:ins>
    </w:p>
    <w:p w14:paraId="13CD5076" w14:textId="77777777" w:rsidR="00294460" w:rsidRDefault="00294460" w:rsidP="00294460">
      <w:pPr>
        <w:ind w:left="720" w:firstLine="720"/>
        <w:rPr>
          <w:ins w:id="616" w:author="David Conklin" w:date="2020-12-09T05:50:00Z"/>
        </w:rPr>
      </w:pPr>
      <w:ins w:id="617" w:author="David Conklin" w:date="2020-12-09T05:50:00Z">
        <w:r>
          <w:t>depth = (Q * (0.469</w:t>
        </w:r>
        <w:r>
          <w:rPr>
            <w:i/>
            <w:iCs/>
          </w:rPr>
          <w:t>n</w:t>
        </w:r>
        <w:r>
          <w:t>/(K * sqrt(S)))^(3/8)</w:t>
        </w:r>
      </w:ins>
    </w:p>
    <w:p w14:paraId="469489A5" w14:textId="77777777" w:rsidR="00294460" w:rsidRDefault="00294460" w:rsidP="00294460">
      <w:pPr>
        <w:ind w:left="720" w:firstLine="720"/>
        <w:rPr>
          <w:ins w:id="618" w:author="David Conklin" w:date="2020-12-09T05:50:00Z"/>
        </w:rPr>
      </w:pPr>
    </w:p>
    <w:p w14:paraId="4B71636B" w14:textId="4B3CDD52" w:rsidR="00294460" w:rsidRDefault="00294460" w:rsidP="00294460">
      <w:pPr>
        <w:ind w:firstLine="720"/>
        <w:rPr>
          <w:ins w:id="619" w:author="David Conklin" w:date="2020-12-09T05:50:00Z"/>
        </w:rPr>
      </w:pPr>
      <w:ins w:id="620" w:author="David Conklin" w:date="2020-12-09T05:50:00Z">
        <w:r>
          <w:tab/>
          <w:t xml:space="preserve">assumptions: rectangular channel, width </w:t>
        </w:r>
      </w:ins>
      <w:ins w:id="621" w:author="David Conklin" w:date="2020-12-09T05:53:00Z">
        <w:r>
          <w:t xml:space="preserve">= </w:t>
        </w:r>
      </w:ins>
      <w:ins w:id="622" w:author="David Conklin" w:date="2020-12-09T05:50:00Z">
        <w:r>
          <w:t>wd</w:t>
        </w:r>
        <w:r>
          <w:t xml:space="preserve"> </w:t>
        </w:r>
      </w:ins>
      <w:ins w:id="623" w:author="David Conklin" w:date="2020-12-09T05:53:00Z">
        <w:r>
          <w:t>*</w:t>
        </w:r>
      </w:ins>
      <w:ins w:id="624" w:author="David Conklin" w:date="2020-12-09T05:50:00Z">
        <w:r>
          <w:t xml:space="preserve"> depth</w:t>
        </w:r>
      </w:ins>
    </w:p>
    <w:p w14:paraId="57FFEFF6" w14:textId="222F3D65" w:rsidR="00294460" w:rsidRDefault="00294460" w:rsidP="00294460">
      <w:pPr>
        <w:ind w:firstLine="720"/>
        <w:rPr>
          <w:ins w:id="625" w:author="David Conklin" w:date="2020-12-09T05:50:00Z"/>
        </w:rPr>
      </w:pPr>
      <w:ins w:id="626" w:author="David Conklin" w:date="2020-12-09T05:50:00Z">
        <w:r>
          <w:tab/>
          <w:t>then A = width * depth = (</w:t>
        </w:r>
        <w:r>
          <w:t>wd</w:t>
        </w:r>
        <w:r>
          <w:t xml:space="preserve"> * depth) * depth = </w:t>
        </w:r>
      </w:ins>
      <w:ins w:id="627" w:author="David Conklin" w:date="2020-12-09T05:53:00Z">
        <w:r>
          <w:t>wd</w:t>
        </w:r>
      </w:ins>
      <w:ins w:id="628" w:author="David Conklin" w:date="2020-12-09T05:50:00Z">
        <w:r>
          <w:t xml:space="preserve"> * depth</w:t>
        </w:r>
        <w:r>
          <w:rPr>
            <w:vertAlign w:val="superscript"/>
          </w:rPr>
          <w:t>2</w:t>
        </w:r>
      </w:ins>
    </w:p>
    <w:p w14:paraId="10A5A662" w14:textId="21227283" w:rsidR="00294460" w:rsidRDefault="00294460" w:rsidP="00294460">
      <w:pPr>
        <w:ind w:firstLine="720"/>
        <w:rPr>
          <w:ins w:id="629" w:author="David Conklin" w:date="2020-12-09T05:50:00Z"/>
        </w:rPr>
      </w:pPr>
      <w:ins w:id="630" w:author="David Conklin" w:date="2020-12-09T05:50:00Z">
        <w:r>
          <w:tab/>
          <w:t xml:space="preserve">wetted perimeter = 2 * depth + width = </w:t>
        </w:r>
      </w:ins>
      <w:ins w:id="631" w:author="David Conklin" w:date="2020-12-09T05:54:00Z">
        <w:r>
          <w:t>2depth + wd*depth = (2+wd)*depth</w:t>
        </w:r>
      </w:ins>
    </w:p>
    <w:p w14:paraId="3DECB44D" w14:textId="539AECD4" w:rsidR="00294460" w:rsidRPr="009774B6" w:rsidRDefault="00294460" w:rsidP="00294460">
      <w:pPr>
        <w:ind w:firstLine="720"/>
        <w:rPr>
          <w:ins w:id="632" w:author="David Conklin" w:date="2020-12-09T05:50:00Z"/>
        </w:rPr>
        <w:pPrChange w:id="633" w:author="David Conklin" w:date="2020-12-09T05:57:00Z">
          <w:pPr>
            <w:ind w:firstLine="720"/>
          </w:pPr>
        </w:pPrChange>
      </w:pPr>
      <w:ins w:id="634" w:author="David Conklin" w:date="2020-12-09T05:50:00Z">
        <w:r>
          <w:tab/>
          <w:t xml:space="preserve">R = </w:t>
        </w:r>
      </w:ins>
      <w:ins w:id="635" w:author="David Conklin" w:date="2020-12-09T05:58:00Z">
        <w:r>
          <w:t xml:space="preserve">A / wetted perimeter = </w:t>
        </w:r>
      </w:ins>
      <w:ins w:id="636" w:author="David Conklin" w:date="2020-12-09T05:57:00Z">
        <w:r>
          <w:t>(</w:t>
        </w:r>
      </w:ins>
      <w:ins w:id="637" w:author="David Conklin" w:date="2020-12-09T05:55:00Z">
        <w:r>
          <w:t>wd</w:t>
        </w:r>
      </w:ins>
      <w:ins w:id="638" w:author="David Conklin" w:date="2020-12-09T05:50:00Z">
        <w:r>
          <w:t xml:space="preserve"> * depth</w:t>
        </w:r>
        <w:r>
          <w:rPr>
            <w:vertAlign w:val="superscript"/>
          </w:rPr>
          <w:t>2</w:t>
        </w:r>
      </w:ins>
      <w:ins w:id="639" w:author="David Conklin" w:date="2020-12-09T05:58:00Z">
        <w:r>
          <w:t>)</w:t>
        </w:r>
      </w:ins>
      <w:ins w:id="640" w:author="David Conklin" w:date="2020-12-09T05:50:00Z">
        <w:r>
          <w:t xml:space="preserve"> / </w:t>
        </w:r>
      </w:ins>
      <w:ins w:id="641" w:author="David Conklin" w:date="2020-12-09T05:55:00Z">
        <w:r>
          <w:t>(</w:t>
        </w:r>
      </w:ins>
      <w:ins w:id="642" w:author="David Conklin" w:date="2020-12-09T05:56:00Z">
        <w:r>
          <w:t>(</w:t>
        </w:r>
      </w:ins>
      <w:ins w:id="643" w:author="David Conklin" w:date="2020-12-09T05:55:00Z">
        <w:r>
          <w:t>2 + wd)</w:t>
        </w:r>
      </w:ins>
      <w:ins w:id="644" w:author="David Conklin" w:date="2020-12-09T05:56:00Z">
        <w:r>
          <w:t xml:space="preserve"> * depth) </w:t>
        </w:r>
      </w:ins>
      <w:ins w:id="645" w:author="David Conklin" w:date="2020-12-09T05:50:00Z">
        <w:r>
          <w:t xml:space="preserve"> = </w:t>
        </w:r>
      </w:ins>
      <w:ins w:id="646" w:author="David Conklin" w:date="2020-12-09T05:58:00Z">
        <w:r>
          <w:t>(</w:t>
        </w:r>
      </w:ins>
      <w:ins w:id="647" w:author="David Conklin" w:date="2020-12-09T05:56:00Z">
        <w:r>
          <w:t xml:space="preserve">wd </w:t>
        </w:r>
      </w:ins>
      <w:ins w:id="648" w:author="David Conklin" w:date="2020-12-09T05:50:00Z">
        <w:r>
          <w:t>* depth</w:t>
        </w:r>
      </w:ins>
      <w:ins w:id="649" w:author="David Conklin" w:date="2020-12-09T05:59:00Z">
        <w:r>
          <w:t>) / (2 + wd)</w:t>
        </w:r>
      </w:ins>
    </w:p>
    <w:p w14:paraId="3CCDB861" w14:textId="77777777" w:rsidR="00294460" w:rsidRDefault="00294460" w:rsidP="00294460">
      <w:pPr>
        <w:ind w:firstLine="720"/>
        <w:rPr>
          <w:ins w:id="650" w:author="David Conklin" w:date="2020-12-09T05:50:00Z"/>
          <w:vertAlign w:val="superscript"/>
        </w:rPr>
      </w:pPr>
    </w:p>
    <w:p w14:paraId="3B2722E0" w14:textId="77777777" w:rsidR="00294460" w:rsidRDefault="00294460" w:rsidP="00294460">
      <w:pPr>
        <w:ind w:firstLine="720"/>
        <w:rPr>
          <w:ins w:id="651" w:author="David Conklin" w:date="2020-12-09T05:50:00Z"/>
          <w:i/>
          <w:iCs/>
        </w:rPr>
      </w:pPr>
      <w:ins w:id="652" w:author="David Conklin" w:date="2020-12-09T05:50:00Z">
        <w:r>
          <w:rPr>
            <w:vertAlign w:val="superscript"/>
          </w:rPr>
          <w:tab/>
        </w:r>
        <w:r>
          <w:t xml:space="preserve">Q = K * A * R^(2/3) * sqrt(S) / </w:t>
        </w:r>
        <w:r>
          <w:rPr>
            <w:i/>
            <w:iCs/>
          </w:rPr>
          <w:t>n</w:t>
        </w:r>
      </w:ins>
    </w:p>
    <w:p w14:paraId="6771C9B5" w14:textId="10261F5C" w:rsidR="00294460" w:rsidRDefault="00294460" w:rsidP="00294460">
      <w:pPr>
        <w:ind w:left="720" w:firstLine="720"/>
        <w:rPr>
          <w:ins w:id="653" w:author="David Conklin" w:date="2020-12-09T06:03:00Z"/>
        </w:rPr>
      </w:pPr>
      <w:ins w:id="654" w:author="David Conklin" w:date="2020-12-09T05:50:00Z">
        <w:r>
          <w:t>= (K/</w:t>
        </w:r>
        <w:r>
          <w:rPr>
            <w:i/>
            <w:iCs/>
          </w:rPr>
          <w:t>n</w:t>
        </w:r>
        <w:r>
          <w:t xml:space="preserve">) * </w:t>
        </w:r>
      </w:ins>
      <w:ins w:id="655" w:author="David Conklin" w:date="2020-12-09T05:59:00Z">
        <w:r>
          <w:t xml:space="preserve">(wd </w:t>
        </w:r>
      </w:ins>
      <w:ins w:id="656" w:author="David Conklin" w:date="2020-12-09T06:00:00Z">
        <w:r>
          <w:t>* depth</w:t>
        </w:r>
        <w:r w:rsidR="00937647">
          <w:rPr>
            <w:vertAlign w:val="superscript"/>
          </w:rPr>
          <w:t>2</w:t>
        </w:r>
        <w:r w:rsidR="00937647">
          <w:t>)</w:t>
        </w:r>
      </w:ins>
      <w:ins w:id="657" w:author="David Conklin" w:date="2020-12-09T05:50:00Z">
        <w:r>
          <w:t xml:space="preserve"> * </w:t>
        </w:r>
      </w:ins>
      <w:ins w:id="658" w:author="David Conklin" w:date="2020-12-09T06:01:00Z">
        <w:r w:rsidR="00937647">
          <w:t>(</w:t>
        </w:r>
        <w:r w:rsidR="00937647">
          <w:t>(wd * depth) / (2 + wd)</w:t>
        </w:r>
      </w:ins>
      <w:ins w:id="659" w:author="David Conklin" w:date="2020-12-09T05:50:00Z">
        <w:r>
          <w:t>)^(2/3) *sqrt(S)</w:t>
        </w:r>
      </w:ins>
    </w:p>
    <w:p w14:paraId="33A2C4E8" w14:textId="77777777" w:rsidR="00937647" w:rsidRPr="009774B6" w:rsidRDefault="00937647" w:rsidP="00937647">
      <w:pPr>
        <w:ind w:left="720" w:firstLine="720"/>
        <w:rPr>
          <w:ins w:id="660" w:author="David Conklin" w:date="2020-12-09T06:07:00Z"/>
        </w:rPr>
      </w:pPr>
      <w:ins w:id="661" w:author="David Conklin" w:date="2020-12-09T06:07:00Z">
        <w:r>
          <w:t>= (K/</w:t>
        </w:r>
        <w:r>
          <w:rPr>
            <w:i/>
            <w:iCs/>
          </w:rPr>
          <w:t>n</w:t>
        </w:r>
        <w:r>
          <w:t>) * sqrt(S) * (wd * depth</w:t>
        </w:r>
        <w:r>
          <w:rPr>
            <w:vertAlign w:val="superscript"/>
          </w:rPr>
          <w:t>2</w:t>
        </w:r>
        <w:r>
          <w:t xml:space="preserve">) * (wd * depth)^(2/3) / (2 + wd)^(2/3) </w:t>
        </w:r>
      </w:ins>
    </w:p>
    <w:p w14:paraId="0202DD06" w14:textId="77777777" w:rsidR="00937647" w:rsidRPr="009774B6" w:rsidRDefault="00937647" w:rsidP="00937647">
      <w:pPr>
        <w:ind w:left="720" w:firstLine="720"/>
        <w:rPr>
          <w:ins w:id="662" w:author="David Conklin" w:date="2020-12-09T06:07:00Z"/>
        </w:rPr>
      </w:pPr>
      <w:ins w:id="663" w:author="David Conklin" w:date="2020-12-09T06:07:00Z">
        <w:r>
          <w:t>= (K/</w:t>
        </w:r>
        <w:r>
          <w:rPr>
            <w:i/>
            <w:iCs/>
          </w:rPr>
          <w:t>n</w:t>
        </w:r>
        <w:r>
          <w:t xml:space="preserve">) * sqrt(S) * depth * (wd * depth) * (wd * depth)^(2/3) / (2 + wd)^(2/3) </w:t>
        </w:r>
      </w:ins>
    </w:p>
    <w:p w14:paraId="03FB8F1C" w14:textId="77777777" w:rsidR="00F06364" w:rsidRDefault="00F06364" w:rsidP="00F06364">
      <w:pPr>
        <w:ind w:left="720" w:firstLine="720"/>
        <w:rPr>
          <w:ins w:id="664" w:author="David Conklin" w:date="2020-12-09T06:10:00Z"/>
        </w:rPr>
      </w:pPr>
      <w:ins w:id="665" w:author="David Conklin" w:date="2020-12-09T06:10:00Z">
        <w:r>
          <w:t>= (K/</w:t>
        </w:r>
        <w:r>
          <w:rPr>
            <w:i/>
            <w:iCs/>
          </w:rPr>
          <w:t>n</w:t>
        </w:r>
        <w:r>
          <w:t xml:space="preserve">) * sqrt(S) * depth * (wd * depth)^(5/3) / (2 + wd)^(2/3) </w:t>
        </w:r>
      </w:ins>
    </w:p>
    <w:p w14:paraId="3415DDC6" w14:textId="77777777" w:rsidR="00F06364" w:rsidRDefault="00F06364" w:rsidP="00F06364">
      <w:pPr>
        <w:ind w:left="720" w:firstLine="720"/>
        <w:rPr>
          <w:ins w:id="666" w:author="David Conklin" w:date="2020-12-09T06:12:00Z"/>
        </w:rPr>
      </w:pPr>
      <w:ins w:id="667" w:author="David Conklin" w:date="2020-12-09T06:12:00Z">
        <w:r>
          <w:t>= (K/</w:t>
        </w:r>
        <w:r>
          <w:rPr>
            <w:i/>
            <w:iCs/>
          </w:rPr>
          <w:t>n</w:t>
        </w:r>
        <w:r>
          <w:t xml:space="preserve">) * sqrt(S) * depth * (wd^(5/3) * depth^(5/3)) / (2 + wd)^(2/3) </w:t>
        </w:r>
      </w:ins>
    </w:p>
    <w:p w14:paraId="45E9CA59" w14:textId="65EA6958" w:rsidR="00F06364" w:rsidRDefault="00F06364" w:rsidP="00F06364">
      <w:pPr>
        <w:ind w:left="720" w:firstLine="720"/>
        <w:rPr>
          <w:ins w:id="668" w:author="David Conklin" w:date="2020-12-09T06:13:00Z"/>
        </w:rPr>
      </w:pPr>
      <w:ins w:id="669" w:author="David Conklin" w:date="2020-12-09T06:12:00Z">
        <w:r>
          <w:t>= (K/</w:t>
        </w:r>
        <w:r>
          <w:rPr>
            <w:i/>
            <w:iCs/>
          </w:rPr>
          <w:t>n</w:t>
        </w:r>
        <w:r>
          <w:t>) * sqrt(S) * depth</w:t>
        </w:r>
        <w:r>
          <w:t>^(8/</w:t>
        </w:r>
      </w:ins>
      <w:ins w:id="670" w:author="David Conklin" w:date="2020-12-09T06:13:00Z">
        <w:r>
          <w:t>3)</w:t>
        </w:r>
      </w:ins>
      <w:ins w:id="671" w:author="David Conklin" w:date="2020-12-09T06:12:00Z">
        <w:r>
          <w:t xml:space="preserve"> * wd^(5/3) / (2 + wd)^(2/3) </w:t>
        </w:r>
      </w:ins>
    </w:p>
    <w:p w14:paraId="6CD833D3" w14:textId="3D492435" w:rsidR="00F06364" w:rsidRDefault="00F06364" w:rsidP="00F06364">
      <w:pPr>
        <w:ind w:left="720" w:firstLine="720"/>
        <w:rPr>
          <w:ins w:id="672" w:author="David Conklin" w:date="2020-12-09T06:13:00Z"/>
        </w:rPr>
      </w:pPr>
    </w:p>
    <w:p w14:paraId="00CF0089" w14:textId="2CAD061E" w:rsidR="00F06364" w:rsidRDefault="00F06364" w:rsidP="00F06364">
      <w:pPr>
        <w:ind w:left="720" w:firstLine="720"/>
        <w:rPr>
          <w:ins w:id="673" w:author="David Conklin" w:date="2020-12-09T06:34:00Z"/>
        </w:rPr>
      </w:pPr>
      <w:ins w:id="674" w:author="David Conklin" w:date="2020-12-09T06:16:00Z">
        <w:r>
          <w:t xml:space="preserve">depth^(8/3) = </w:t>
        </w:r>
      </w:ins>
      <w:ins w:id="675" w:author="David Conklin" w:date="2020-12-09T06:41:00Z">
        <w:r w:rsidR="00DE30AE">
          <w:t xml:space="preserve">Q * </w:t>
        </w:r>
      </w:ins>
      <w:ins w:id="676" w:author="David Conklin" w:date="2020-12-09T06:16:00Z">
        <w:r>
          <w:t>(1 / ((K/</w:t>
        </w:r>
        <w:r>
          <w:rPr>
            <w:i/>
            <w:iCs/>
          </w:rPr>
          <w:t>n</w:t>
        </w:r>
        <w:r>
          <w:t xml:space="preserve">) * sqrt(S))) * (1 / </w:t>
        </w:r>
      </w:ins>
      <w:ins w:id="677" w:author="David Conklin" w:date="2020-12-09T06:31:00Z">
        <w:r w:rsidR="004D67F7">
          <w:t>(</w:t>
        </w:r>
      </w:ins>
      <w:ins w:id="678" w:author="David Conklin" w:date="2020-12-09T06:16:00Z">
        <w:r>
          <w:t>(wd^(5/3) / (2 + wd)^(2/3))</w:t>
        </w:r>
      </w:ins>
    </w:p>
    <w:p w14:paraId="49D8ECF5" w14:textId="22076100" w:rsidR="004D67F7" w:rsidRDefault="004D67F7" w:rsidP="00F06364">
      <w:pPr>
        <w:ind w:left="720" w:firstLine="720"/>
        <w:rPr>
          <w:ins w:id="679" w:author="David Conklin" w:date="2020-12-09T06:34:00Z"/>
        </w:rPr>
      </w:pPr>
    </w:p>
    <w:p w14:paraId="7E6DDA71" w14:textId="77777777" w:rsidR="004D67F7" w:rsidRDefault="004D67F7" w:rsidP="004D67F7">
      <w:pPr>
        <w:ind w:left="720" w:firstLine="720"/>
        <w:rPr>
          <w:ins w:id="680" w:author="David Conklin" w:date="2020-12-09T06:34:00Z"/>
        </w:rPr>
      </w:pPr>
      <w:ins w:id="681" w:author="David Conklin" w:date="2020-12-09T06:34:00Z">
        <w:r>
          <w:t>1 / ((wd^(5/3) / (2 + wd)^(2/3)) = ((wd^(5/3) / (2 + wd)^(2/3))^(-1)</w:t>
        </w:r>
      </w:ins>
    </w:p>
    <w:p w14:paraId="57622273" w14:textId="77777777" w:rsidR="004D67F7" w:rsidRDefault="004D67F7" w:rsidP="004D67F7">
      <w:pPr>
        <w:ind w:left="720" w:firstLine="720"/>
        <w:rPr>
          <w:ins w:id="682" w:author="David Conklin" w:date="2020-12-09T06:34:00Z"/>
        </w:rPr>
      </w:pPr>
      <w:ins w:id="683" w:author="David Conklin" w:date="2020-12-09T06:34:00Z">
        <w:r>
          <w:t>= (2 + wd)^(2/3) / wd^(5/3)</w:t>
        </w:r>
      </w:ins>
    </w:p>
    <w:p w14:paraId="1021095B" w14:textId="6AD08A4A" w:rsidR="004D67F7" w:rsidRDefault="004D67F7" w:rsidP="00F06364">
      <w:pPr>
        <w:ind w:left="720" w:firstLine="720"/>
        <w:rPr>
          <w:ins w:id="684" w:author="David Conklin" w:date="2020-12-09T06:34:00Z"/>
        </w:rPr>
      </w:pPr>
    </w:p>
    <w:p w14:paraId="5D562407" w14:textId="58206C38" w:rsidR="004D67F7" w:rsidRDefault="004D67F7" w:rsidP="00F06364">
      <w:pPr>
        <w:ind w:left="720" w:firstLine="720"/>
        <w:rPr>
          <w:ins w:id="685" w:author="David Conklin" w:date="2020-12-09T06:35:00Z"/>
        </w:rPr>
      </w:pPr>
      <w:ins w:id="686" w:author="David Conklin" w:date="2020-12-09T06:34:00Z">
        <w:r>
          <w:t>depth^(8/3) = (</w:t>
        </w:r>
      </w:ins>
      <w:ins w:id="687" w:author="David Conklin" w:date="2020-12-09T06:42:00Z">
        <w:r w:rsidR="00DE30AE">
          <w:t>Q</w:t>
        </w:r>
      </w:ins>
      <w:ins w:id="688" w:author="David Conklin" w:date="2020-12-09T06:34:00Z">
        <w:r>
          <w:t xml:space="preserve"> / ((K/</w:t>
        </w:r>
        <w:r>
          <w:rPr>
            <w:i/>
            <w:iCs/>
          </w:rPr>
          <w:t>n</w:t>
        </w:r>
        <w:r>
          <w:t>) * sqrt(S))) *</w:t>
        </w:r>
      </w:ins>
      <w:ins w:id="689" w:author="David Conklin" w:date="2020-12-09T06:35:00Z">
        <w:r>
          <w:t xml:space="preserve"> (</w:t>
        </w:r>
        <w:r>
          <w:t>(2 + wd)^(2/3) / wd^(5/3)</w:t>
        </w:r>
        <w:r>
          <w:t>)</w:t>
        </w:r>
      </w:ins>
    </w:p>
    <w:p w14:paraId="6B1E5F9F" w14:textId="21460C80" w:rsidR="004D67F7" w:rsidRDefault="004D67F7" w:rsidP="00F06364">
      <w:pPr>
        <w:ind w:left="720" w:firstLine="720"/>
        <w:rPr>
          <w:ins w:id="690" w:author="David Conklin" w:date="2020-12-09T06:36:00Z"/>
        </w:rPr>
      </w:pPr>
      <w:ins w:id="691" w:author="David Conklin" w:date="2020-12-09T06:35:00Z">
        <w:r>
          <w:t xml:space="preserve">depth = </w:t>
        </w:r>
      </w:ins>
      <w:ins w:id="692" w:author="David Conklin" w:date="2020-12-09T06:36:00Z">
        <w:r>
          <w:t>(</w:t>
        </w:r>
      </w:ins>
      <w:ins w:id="693" w:author="David Conklin" w:date="2020-12-09T06:42:00Z">
        <w:r w:rsidR="00DE30AE">
          <w:t>Q</w:t>
        </w:r>
      </w:ins>
      <w:ins w:id="694" w:author="David Conklin" w:date="2020-12-09T06:36:00Z">
        <w:r>
          <w:t xml:space="preserve"> / ((K/</w:t>
        </w:r>
        <w:r>
          <w:rPr>
            <w:i/>
            <w:iCs/>
          </w:rPr>
          <w:t>n</w:t>
        </w:r>
        <w:r>
          <w:t>) * sqrt(S)))</w:t>
        </w:r>
        <w:r>
          <w:t xml:space="preserve">^(3/8) * </w:t>
        </w:r>
        <w:r>
          <w:t>((2 + wd)^(2/3) / wd^(5/3))</w:t>
        </w:r>
        <w:r>
          <w:t>^(3/8)</w:t>
        </w:r>
      </w:ins>
    </w:p>
    <w:p w14:paraId="403B580E" w14:textId="72F15903" w:rsidR="004D67F7" w:rsidRDefault="004D67F7" w:rsidP="00F06364">
      <w:pPr>
        <w:ind w:left="720" w:firstLine="720"/>
        <w:rPr>
          <w:ins w:id="695" w:author="David Conklin" w:date="2020-12-09T06:37:00Z"/>
        </w:rPr>
      </w:pPr>
    </w:p>
    <w:p w14:paraId="2FF0C9DE" w14:textId="07CDB400" w:rsidR="004D67F7" w:rsidRDefault="004D67F7" w:rsidP="00F06364">
      <w:pPr>
        <w:ind w:left="720" w:firstLine="720"/>
        <w:rPr>
          <w:ins w:id="696" w:author="David Conklin" w:date="2020-12-09T08:25:00Z"/>
        </w:rPr>
      </w:pPr>
      <w:ins w:id="697" w:author="David Conklin" w:date="2020-12-09T06:37:00Z">
        <w:r>
          <w:t>((2 + wd)^(2/3) / wd^(5/3))^(3/8)</w:t>
        </w:r>
        <w:r>
          <w:t xml:space="preserve"> = </w:t>
        </w:r>
        <w:r>
          <w:t>(2 + wd)^(</w:t>
        </w:r>
      </w:ins>
      <w:ins w:id="698" w:author="David Conklin" w:date="2020-12-09T06:39:00Z">
        <w:r>
          <w:t>1</w:t>
        </w:r>
      </w:ins>
      <w:ins w:id="699" w:author="David Conklin" w:date="2020-12-09T06:37:00Z">
        <w:r>
          <w:t>/</w:t>
        </w:r>
      </w:ins>
      <w:ins w:id="700" w:author="David Conklin" w:date="2020-12-09T06:39:00Z">
        <w:r>
          <w:t>4</w:t>
        </w:r>
      </w:ins>
      <w:ins w:id="701" w:author="David Conklin" w:date="2020-12-09T06:37:00Z">
        <w:r>
          <w:t>)</w:t>
        </w:r>
      </w:ins>
      <w:ins w:id="702" w:author="David Conklin" w:date="2020-12-09T06:38:00Z">
        <w:r>
          <w:t xml:space="preserve"> </w:t>
        </w:r>
      </w:ins>
      <w:ins w:id="703" w:author="David Conklin" w:date="2020-12-09T08:23:00Z">
        <w:r w:rsidR="005C7197">
          <w:t>* (1/</w:t>
        </w:r>
      </w:ins>
      <w:ins w:id="704" w:author="David Conklin" w:date="2020-12-09T08:25:00Z">
        <w:r w:rsidR="005C7197">
          <w:t>(</w:t>
        </w:r>
      </w:ins>
      <w:ins w:id="705" w:author="David Conklin" w:date="2020-12-09T06:38:00Z">
        <w:r>
          <w:t>wd^(5/</w:t>
        </w:r>
      </w:ins>
      <w:ins w:id="706" w:author="David Conklin" w:date="2020-12-09T08:23:00Z">
        <w:r w:rsidR="005C7197">
          <w:t>3)</w:t>
        </w:r>
      </w:ins>
      <w:ins w:id="707" w:author="David Conklin" w:date="2020-12-09T08:24:00Z">
        <w:r w:rsidR="005C7197">
          <w:t>)</w:t>
        </w:r>
      </w:ins>
      <w:ins w:id="708" w:author="David Conklin" w:date="2020-12-09T08:25:00Z">
        <w:r w:rsidR="005C7197">
          <w:t>)</w:t>
        </w:r>
      </w:ins>
      <w:ins w:id="709" w:author="David Conklin" w:date="2020-12-09T08:23:00Z">
        <w:r w:rsidR="005C7197">
          <w:t>^(3/8)</w:t>
        </w:r>
      </w:ins>
    </w:p>
    <w:p w14:paraId="797F0EEE" w14:textId="66D71CCF" w:rsidR="005C7197" w:rsidRDefault="005C7197" w:rsidP="00F06364">
      <w:pPr>
        <w:ind w:left="720" w:firstLine="720"/>
        <w:rPr>
          <w:ins w:id="710" w:author="David Conklin" w:date="2020-12-09T06:38:00Z"/>
        </w:rPr>
      </w:pPr>
      <w:ins w:id="711" w:author="David Conklin" w:date="2020-12-09T08:25:00Z">
        <w:r>
          <w:t>=</w:t>
        </w:r>
        <w:r>
          <w:t>(2 + wd)^(1/4) *</w:t>
        </w:r>
        <w:r>
          <w:t xml:space="preserve"> </w:t>
        </w:r>
      </w:ins>
      <w:ins w:id="712" w:author="David Conklin" w:date="2020-12-09T08:26:00Z">
        <w:r>
          <w:t xml:space="preserve">((wd^(5/3)^-1)^(3/8) </w:t>
        </w:r>
      </w:ins>
      <w:ins w:id="713" w:author="David Conklin" w:date="2020-12-09T08:27:00Z">
        <w:r>
          <w:t>=(2 + wd)^(1/4) *</w:t>
        </w:r>
        <w:r>
          <w:t xml:space="preserve"> wd^(-5/8)</w:t>
        </w:r>
      </w:ins>
    </w:p>
    <w:p w14:paraId="32D30EF2" w14:textId="65F13134" w:rsidR="004D67F7" w:rsidRDefault="004D67F7" w:rsidP="00F06364">
      <w:pPr>
        <w:ind w:left="720" w:firstLine="720"/>
        <w:rPr>
          <w:ins w:id="714" w:author="David Conklin" w:date="2020-12-09T06:38:00Z"/>
        </w:rPr>
      </w:pPr>
    </w:p>
    <w:p w14:paraId="64862868" w14:textId="6579191F" w:rsidR="00DE30AE" w:rsidRDefault="00DE30AE">
      <w:pPr>
        <w:rPr>
          <w:ins w:id="715" w:author="David Conklin" w:date="2020-12-09T06:41:00Z"/>
        </w:rPr>
      </w:pPr>
    </w:p>
    <w:p w14:paraId="70F9892E" w14:textId="18EA4605" w:rsidR="004D67F7" w:rsidRDefault="004D67F7" w:rsidP="00F06364">
      <w:pPr>
        <w:ind w:left="720" w:firstLine="720"/>
        <w:rPr>
          <w:ins w:id="716" w:author="David Conklin" w:date="2020-12-09T06:47:00Z"/>
        </w:rPr>
      </w:pPr>
      <w:ins w:id="717" w:author="David Conklin" w:date="2020-12-09T06:39:00Z">
        <w:r>
          <w:t xml:space="preserve">depth = </w:t>
        </w:r>
      </w:ins>
      <w:ins w:id="718" w:author="David Conklin" w:date="2020-12-09T06:47:00Z">
        <w:r w:rsidR="00DE30AE">
          <w:t>(</w:t>
        </w:r>
        <w:r w:rsidR="00DE30AE" w:rsidRPr="009774B6">
          <w:t>Q * (1 / (K/</w:t>
        </w:r>
        <w:r w:rsidR="00DE30AE">
          <w:rPr>
            <w:i/>
            <w:iCs/>
          </w:rPr>
          <w:t>n</w:t>
        </w:r>
        <w:r w:rsidR="00DE30AE" w:rsidRPr="009774B6">
          <w:t xml:space="preserve">)) </w:t>
        </w:r>
        <w:r w:rsidR="00DE30AE">
          <w:t>/ sqrt(S)</w:t>
        </w:r>
      </w:ins>
      <w:ins w:id="719" w:author="David Conklin" w:date="2020-12-09T06:39:00Z">
        <w:r>
          <w:t>)^(3/8) *</w:t>
        </w:r>
        <w:r>
          <w:t xml:space="preserve"> </w:t>
        </w:r>
      </w:ins>
      <w:ins w:id="720" w:author="David Conklin" w:date="2020-12-09T06:40:00Z">
        <w:r w:rsidR="00DE30AE">
          <w:t>(</w:t>
        </w:r>
      </w:ins>
      <w:ins w:id="721" w:author="David Conklin" w:date="2020-12-09T06:39:00Z">
        <w:r>
          <w:t>(2 + wd)^(1/4) / wd^(5/8)</w:t>
        </w:r>
      </w:ins>
      <w:ins w:id="722" w:author="David Conklin" w:date="2020-12-09T06:40:00Z">
        <w:r w:rsidR="00DE30AE">
          <w:t>)</w:t>
        </w:r>
      </w:ins>
    </w:p>
    <w:p w14:paraId="6E8CF67F" w14:textId="65AC78C7" w:rsidR="00DE30AE" w:rsidRDefault="00DE30AE" w:rsidP="00F06364">
      <w:pPr>
        <w:ind w:left="720" w:firstLine="720"/>
        <w:rPr>
          <w:ins w:id="723" w:author="David Conklin" w:date="2020-12-09T06:49:00Z"/>
        </w:rPr>
      </w:pPr>
      <w:ins w:id="724" w:author="David Conklin" w:date="2020-12-09T06:47:00Z">
        <w:r>
          <w:t>Let m_n = 1 / (K</w:t>
        </w:r>
      </w:ins>
      <w:ins w:id="725" w:author="David Conklin" w:date="2020-12-09T06:48:00Z">
        <w:r>
          <w:t>/</w:t>
        </w:r>
        <w:r>
          <w:rPr>
            <w:i/>
            <w:iCs/>
          </w:rPr>
          <w:t>n</w:t>
        </w:r>
        <w:r>
          <w:t xml:space="preserve">) = </w:t>
        </w:r>
        <w:r>
          <w:rPr>
            <w:i/>
            <w:iCs/>
          </w:rPr>
          <w:t>n</w:t>
        </w:r>
        <w:r>
          <w:t xml:space="preserve"> / K</w:t>
        </w:r>
      </w:ins>
    </w:p>
    <w:p w14:paraId="24A254EB" w14:textId="05502E58" w:rsidR="00DE30AE" w:rsidRDefault="00DE30AE" w:rsidP="00F06364">
      <w:pPr>
        <w:ind w:left="720" w:firstLine="720"/>
        <w:rPr>
          <w:ins w:id="726" w:author="David Conklin" w:date="2020-12-09T06:49:00Z"/>
        </w:rPr>
      </w:pPr>
      <w:ins w:id="727" w:author="David Conklin" w:date="2020-12-09T06:49:00Z">
        <w:r>
          <w:t xml:space="preserve">then </w:t>
        </w:r>
      </w:ins>
    </w:p>
    <w:p w14:paraId="700E9300" w14:textId="5A26A7EF" w:rsidR="00DE30AE" w:rsidRPr="00DE30AE" w:rsidRDefault="00DE30AE" w:rsidP="00F06364">
      <w:pPr>
        <w:ind w:left="720" w:firstLine="720"/>
        <w:rPr>
          <w:ins w:id="728" w:author="David Conklin" w:date="2020-12-09T06:41:00Z"/>
          <w:rPrChange w:id="729" w:author="David Conklin" w:date="2020-12-09T06:48:00Z">
            <w:rPr>
              <w:ins w:id="730" w:author="David Conklin" w:date="2020-12-09T06:41:00Z"/>
            </w:rPr>
          </w:rPrChange>
        </w:rPr>
      </w:pPr>
      <w:ins w:id="731" w:author="David Conklin" w:date="2020-12-09T06:49:00Z">
        <w:r>
          <w:t>depth = ((Q *m_ n) / (S^(1/2)</w:t>
        </w:r>
        <w:r>
          <w:t>)^(3/8</w:t>
        </w:r>
      </w:ins>
      <w:ins w:id="732" w:author="David Conklin" w:date="2020-12-09T06:50:00Z">
        <w:r>
          <w:t>) * ((2 + wd)^(1/4) / wd^(5/8))</w:t>
        </w:r>
      </w:ins>
    </w:p>
    <w:p w14:paraId="7A98F404" w14:textId="77777777" w:rsidR="00DE30AE" w:rsidRDefault="00DE30AE" w:rsidP="00F06364">
      <w:pPr>
        <w:ind w:left="720" w:firstLine="720"/>
        <w:rPr>
          <w:ins w:id="733" w:author="David Conklin" w:date="2020-12-09T06:41:00Z"/>
        </w:rPr>
      </w:pPr>
    </w:p>
    <w:p w14:paraId="1C56CC1C" w14:textId="00B55A79" w:rsidR="00DE30AE" w:rsidRDefault="006032E3" w:rsidP="00DE30AE">
      <w:pPr>
        <w:ind w:left="720" w:firstLine="720"/>
        <w:rPr>
          <w:ins w:id="734" w:author="David Conklin" w:date="2020-12-09T06:52:00Z"/>
        </w:rPr>
      </w:pPr>
      <w:ins w:id="735" w:author="David Conklin" w:date="2020-12-09T06:50:00Z">
        <w:r>
          <w:t xml:space="preserve">C++ has </w:t>
        </w:r>
      </w:ins>
      <w:ins w:id="736" w:author="David Conklin" w:date="2020-12-09T06:41:00Z">
        <w:r w:rsidR="00DE30AE">
          <w:t xml:space="preserve">depth = ((Q *m_ n) / (S^(1/2) * wdterm))^(3/8) </w:t>
        </w:r>
      </w:ins>
    </w:p>
    <w:p w14:paraId="40DD8795" w14:textId="002F1671" w:rsidR="006032E3" w:rsidRDefault="006032E3" w:rsidP="006032E3">
      <w:pPr>
        <w:ind w:left="720" w:firstLine="720"/>
        <w:rPr>
          <w:ins w:id="737" w:author="David Conklin" w:date="2020-12-09T06:54:00Z"/>
        </w:rPr>
      </w:pPr>
      <w:ins w:id="738" w:author="David Conklin" w:date="2020-12-09T06:54:00Z">
        <w:r>
          <w:t xml:space="preserve">= ((Q *m_ n) / (S^(1/2)) * (1 / wdterm))^(3/8) </w:t>
        </w:r>
      </w:ins>
    </w:p>
    <w:p w14:paraId="6C9158AD" w14:textId="7E32E2AD" w:rsidR="006032E3" w:rsidRDefault="006032E3" w:rsidP="006032E3">
      <w:pPr>
        <w:ind w:left="720" w:firstLine="720"/>
        <w:rPr>
          <w:ins w:id="739" w:author="David Conklin" w:date="2020-12-09T06:55:00Z"/>
        </w:rPr>
      </w:pPr>
      <w:ins w:id="740" w:author="David Conklin" w:date="2020-12-09T06:55:00Z">
        <w:r>
          <w:t xml:space="preserve">= ((Q *m_ n) / (S^(1/2)) * (wdterm^-1))^(3/8) </w:t>
        </w:r>
      </w:ins>
    </w:p>
    <w:p w14:paraId="665A97D9" w14:textId="73C334E8" w:rsidR="006032E3" w:rsidRDefault="006032E3" w:rsidP="006032E3">
      <w:pPr>
        <w:ind w:left="720" w:firstLine="720"/>
        <w:rPr>
          <w:ins w:id="741" w:author="David Conklin" w:date="2020-12-09T06:41:00Z"/>
        </w:rPr>
        <w:pPrChange w:id="742" w:author="David Conklin" w:date="2020-12-09T06:57:00Z">
          <w:pPr>
            <w:ind w:left="720" w:firstLine="720"/>
          </w:pPr>
        </w:pPrChange>
      </w:pPr>
      <w:ins w:id="743" w:author="David Conklin" w:date="2020-12-09T06:55:00Z">
        <w:r>
          <w:t>= (Q *m_ n) / (S^(1/2))</w:t>
        </w:r>
        <w:r>
          <w:t>^(3/8)</w:t>
        </w:r>
        <w:r>
          <w:t xml:space="preserve"> * wdterm^</w:t>
        </w:r>
      </w:ins>
      <w:ins w:id="744" w:author="David Conklin" w:date="2020-12-09T06:56:00Z">
        <w:r>
          <w:t>(</w:t>
        </w:r>
      </w:ins>
      <w:ins w:id="745" w:author="David Conklin" w:date="2020-12-09T06:55:00Z">
        <w:r>
          <w:t xml:space="preserve">-3/8) </w:t>
        </w:r>
      </w:ins>
    </w:p>
    <w:p w14:paraId="0100BBB6" w14:textId="4B4138D2" w:rsidR="00DE30AE" w:rsidRDefault="006032E3" w:rsidP="00F06364">
      <w:pPr>
        <w:ind w:left="720" w:firstLine="720"/>
        <w:rPr>
          <w:ins w:id="746" w:author="David Conklin" w:date="2020-12-09T06:57:00Z"/>
        </w:rPr>
      </w:pPr>
      <w:ins w:id="747" w:author="David Conklin" w:date="2020-12-09T06:51:00Z">
        <w:r>
          <w:t xml:space="preserve">and </w:t>
        </w:r>
        <w:r>
          <w:t>wdterm = (wd / (2 + wd))^(2/3) * wd</w:t>
        </w:r>
      </w:ins>
    </w:p>
    <w:p w14:paraId="202DA183" w14:textId="1199F489" w:rsidR="006032E3" w:rsidRDefault="006032E3" w:rsidP="00F06364">
      <w:pPr>
        <w:ind w:left="720" w:firstLine="720"/>
        <w:rPr>
          <w:ins w:id="748" w:author="David Conklin" w:date="2020-12-09T06:57:00Z"/>
        </w:rPr>
      </w:pPr>
    </w:p>
    <w:p w14:paraId="5A46EC5B" w14:textId="1EF5D8D0" w:rsidR="006032E3" w:rsidRDefault="006032E3" w:rsidP="00F06364">
      <w:pPr>
        <w:ind w:left="720" w:firstLine="720"/>
        <w:rPr>
          <w:ins w:id="749" w:author="David Conklin" w:date="2020-12-09T06:41:00Z"/>
        </w:rPr>
      </w:pPr>
      <w:ins w:id="750" w:author="David Conklin" w:date="2020-12-09T06:57:00Z">
        <w:r>
          <w:t xml:space="preserve">So, is </w:t>
        </w:r>
        <w:r>
          <w:t>((2 + wd)^(1/4) / wd^(5/8))</w:t>
        </w:r>
        <w:r>
          <w:t xml:space="preserve"> = </w:t>
        </w:r>
        <w:r>
          <w:t>wdterm^(-3/8)</w:t>
        </w:r>
        <w:r>
          <w:t xml:space="preserve"> </w:t>
        </w:r>
      </w:ins>
      <w:ins w:id="751" w:author="David Conklin" w:date="2020-12-09T06:58:00Z">
        <w:r>
          <w:t>?</w:t>
        </w:r>
      </w:ins>
    </w:p>
    <w:p w14:paraId="3D44434B" w14:textId="7ED668CD" w:rsidR="00DE30AE" w:rsidRDefault="00DE30AE" w:rsidP="00F06364">
      <w:pPr>
        <w:ind w:left="720" w:firstLine="720"/>
        <w:rPr>
          <w:ins w:id="752" w:author="David Conklin" w:date="2020-12-09T06:41:00Z"/>
        </w:rPr>
      </w:pPr>
    </w:p>
    <w:p w14:paraId="027F6CD3" w14:textId="3800A164" w:rsidR="00DE30AE" w:rsidRDefault="000023E4" w:rsidP="00F06364">
      <w:pPr>
        <w:ind w:left="720" w:firstLine="720"/>
        <w:rPr>
          <w:ins w:id="753" w:author="David Conklin" w:date="2020-12-09T06:59:00Z"/>
        </w:rPr>
      </w:pPr>
      <w:ins w:id="754" w:author="David Conklin" w:date="2020-12-09T06:58:00Z">
        <w:r>
          <w:t>wdterm^(-3/8)</w:t>
        </w:r>
        <w:r>
          <w:t xml:space="preserve"> = </w:t>
        </w:r>
      </w:ins>
      <w:ins w:id="755" w:author="David Conklin" w:date="2020-12-09T06:59:00Z">
        <w:r>
          <w:t>(</w:t>
        </w:r>
        <w:r>
          <w:t>(wd / (2 + wd))^(2/3) * wd</w:t>
        </w:r>
        <w:r>
          <w:t xml:space="preserve">) ^(-3/8) </w:t>
        </w:r>
      </w:ins>
    </w:p>
    <w:p w14:paraId="0A85A355" w14:textId="07DF58A9" w:rsidR="000023E4" w:rsidRDefault="000023E4" w:rsidP="00F06364">
      <w:pPr>
        <w:ind w:left="720" w:firstLine="720"/>
        <w:rPr>
          <w:ins w:id="756" w:author="David Conklin" w:date="2020-12-09T07:01:00Z"/>
        </w:rPr>
      </w:pPr>
      <w:ins w:id="757" w:author="David Conklin" w:date="2020-12-09T06:59:00Z">
        <w:r>
          <w:t>=</w:t>
        </w:r>
      </w:ins>
      <w:ins w:id="758" w:author="David Conklin" w:date="2020-12-09T07:00:00Z">
        <w:r>
          <w:t xml:space="preserve"> </w:t>
        </w:r>
        <w:r w:rsidR="001A5ADC">
          <w:t>(wd / (2 + wd))^(2/3</w:t>
        </w:r>
      </w:ins>
      <w:ins w:id="759" w:author="David Conklin" w:date="2020-12-09T07:01:00Z">
        <w:r w:rsidR="001A5ADC">
          <w:t xml:space="preserve"> * -3/8</w:t>
        </w:r>
      </w:ins>
      <w:ins w:id="760" w:author="David Conklin" w:date="2020-12-09T07:00:00Z">
        <w:r w:rsidR="001A5ADC">
          <w:t>)</w:t>
        </w:r>
      </w:ins>
      <w:ins w:id="761" w:author="David Conklin" w:date="2020-12-09T07:01:00Z">
        <w:r w:rsidR="001A5ADC">
          <w:t xml:space="preserve"> * wd^(-3/8) </w:t>
        </w:r>
      </w:ins>
    </w:p>
    <w:p w14:paraId="7481AE1E" w14:textId="4F86B6DB" w:rsidR="001A5ADC" w:rsidRDefault="001A5ADC" w:rsidP="00F06364">
      <w:pPr>
        <w:ind w:left="720" w:firstLine="720"/>
        <w:rPr>
          <w:ins w:id="762" w:author="David Conklin" w:date="2020-12-09T07:03:00Z"/>
        </w:rPr>
      </w:pPr>
      <w:ins w:id="763" w:author="David Conklin" w:date="2020-12-09T07:01:00Z">
        <w:r>
          <w:t xml:space="preserve">= </w:t>
        </w:r>
        <w:r>
          <w:t>(wd / (2 + wd))^(</w:t>
        </w:r>
      </w:ins>
      <w:ins w:id="764" w:author="David Conklin" w:date="2020-12-09T07:02:00Z">
        <w:r>
          <w:t>-1/4) * wd^(</w:t>
        </w:r>
      </w:ins>
      <w:ins w:id="765" w:author="David Conklin" w:date="2020-12-09T08:44:00Z">
        <w:r w:rsidR="00EC602C">
          <w:t>-3</w:t>
        </w:r>
      </w:ins>
      <w:ins w:id="766" w:author="David Conklin" w:date="2020-12-09T07:02:00Z">
        <w:r>
          <w:t>/8)</w:t>
        </w:r>
      </w:ins>
    </w:p>
    <w:p w14:paraId="5FE3F099" w14:textId="77777777" w:rsidR="002C0D61" w:rsidRDefault="001A5ADC" w:rsidP="00F06364">
      <w:pPr>
        <w:ind w:left="720" w:firstLine="720"/>
        <w:rPr>
          <w:ins w:id="767" w:author="David Conklin" w:date="2020-12-09T08:53:00Z"/>
        </w:rPr>
      </w:pPr>
      <w:ins w:id="768" w:author="David Conklin" w:date="2020-12-09T07:03:00Z">
        <w:r>
          <w:t>= ((2</w:t>
        </w:r>
      </w:ins>
      <w:ins w:id="769" w:author="David Conklin" w:date="2020-12-09T07:04:00Z">
        <w:r>
          <w:t xml:space="preserve"> + wd) / wd)^(1/4) </w:t>
        </w:r>
      </w:ins>
      <w:ins w:id="770" w:author="David Conklin" w:date="2020-12-09T08:46:00Z">
        <w:r w:rsidR="00EC602C">
          <w:t>/</w:t>
        </w:r>
      </w:ins>
      <w:ins w:id="771" w:author="David Conklin" w:date="2020-12-09T07:04:00Z">
        <w:r>
          <w:t xml:space="preserve"> wd^(</w:t>
        </w:r>
      </w:ins>
      <w:ins w:id="772" w:author="David Conklin" w:date="2020-12-09T08:50:00Z">
        <w:r w:rsidR="00EC602C">
          <w:t>3</w:t>
        </w:r>
      </w:ins>
      <w:ins w:id="773" w:author="David Conklin" w:date="2020-12-09T07:04:00Z">
        <w:r>
          <w:t>/8)</w:t>
        </w:r>
      </w:ins>
    </w:p>
    <w:p w14:paraId="794668C5" w14:textId="77777777" w:rsidR="002C0D61" w:rsidRDefault="002C0D61" w:rsidP="00F06364">
      <w:pPr>
        <w:ind w:left="720" w:firstLine="720"/>
        <w:rPr>
          <w:ins w:id="774" w:author="David Conklin" w:date="2020-12-09T08:55:00Z"/>
        </w:rPr>
      </w:pPr>
      <w:ins w:id="775" w:author="David Conklin" w:date="2020-12-09T08:53:00Z">
        <w:r>
          <w:t xml:space="preserve">= </w:t>
        </w:r>
      </w:ins>
      <w:ins w:id="776" w:author="David Conklin" w:date="2020-12-09T08:54:00Z">
        <w:r>
          <w:t>(</w:t>
        </w:r>
      </w:ins>
      <w:ins w:id="777" w:author="David Conklin" w:date="2020-12-09T08:53:00Z">
        <w:r>
          <w:t xml:space="preserve">(2 </w:t>
        </w:r>
      </w:ins>
      <w:ins w:id="778" w:author="David Conklin" w:date="2020-12-09T08:54:00Z">
        <w:r>
          <w:t>+ wd)^(1/4) * (1/wd)^(1/4))</w:t>
        </w:r>
      </w:ins>
      <w:ins w:id="779" w:author="David Conklin" w:date="2020-12-09T08:55:00Z">
        <w:r>
          <w:t xml:space="preserve"> / wd^(3/8)</w:t>
        </w:r>
      </w:ins>
    </w:p>
    <w:p w14:paraId="08F06035" w14:textId="619DD9FE" w:rsidR="001A5ADC" w:rsidRDefault="002C0D61" w:rsidP="00F06364">
      <w:pPr>
        <w:ind w:left="720" w:firstLine="720"/>
        <w:rPr>
          <w:ins w:id="780" w:author="David Conklin" w:date="2020-12-09T08:56:00Z"/>
        </w:rPr>
      </w:pPr>
      <w:ins w:id="781" w:author="David Conklin" w:date="2020-12-09T08:55:00Z">
        <w:r>
          <w:t xml:space="preserve">= </w:t>
        </w:r>
        <w:r>
          <w:t>((2 + wd)^(1/4)</w:t>
        </w:r>
        <w:r>
          <w:t xml:space="preserve"> </w:t>
        </w:r>
      </w:ins>
      <w:ins w:id="782" w:author="David Conklin" w:date="2020-12-09T08:56:00Z">
        <w:r>
          <w:t>* wd^(-1/4)) * wd^(-3/8)</w:t>
        </w:r>
      </w:ins>
    </w:p>
    <w:p w14:paraId="7FC0C2DB" w14:textId="52C4E931" w:rsidR="002C0D61" w:rsidRDefault="002C0D61" w:rsidP="00F06364">
      <w:pPr>
        <w:ind w:left="720" w:firstLine="720"/>
        <w:rPr>
          <w:ins w:id="783" w:author="David Conklin" w:date="2020-12-09T08:58:00Z"/>
        </w:rPr>
      </w:pPr>
      <w:ins w:id="784" w:author="David Conklin" w:date="2020-12-09T08:57:00Z">
        <w:r>
          <w:t xml:space="preserve">= </w:t>
        </w:r>
        <w:r>
          <w:t>(2 + wd)^(1/4)</w:t>
        </w:r>
        <w:r>
          <w:t xml:space="preserve"> * wd^(-5/8)</w:t>
        </w:r>
      </w:ins>
    </w:p>
    <w:p w14:paraId="6732EDCA" w14:textId="6B313422" w:rsidR="002C0D61" w:rsidRDefault="002C0D61" w:rsidP="00F06364">
      <w:pPr>
        <w:ind w:left="720" w:firstLine="720"/>
        <w:rPr>
          <w:ins w:id="785" w:author="David Conklin" w:date="2020-12-09T06:41:00Z"/>
        </w:rPr>
      </w:pPr>
      <w:ins w:id="786" w:author="David Conklin" w:date="2020-12-09T08:58:00Z">
        <w:r>
          <w:t>= (</w:t>
        </w:r>
        <w:r>
          <w:t>(2 + wd)^(1/4)</w:t>
        </w:r>
        <w:r>
          <w:t xml:space="preserve"> / wd</w:t>
        </w:r>
      </w:ins>
      <w:ins w:id="787" w:author="David Conklin" w:date="2020-12-09T08:59:00Z">
        <w:r>
          <w:t>^(5/8))          yes.</w:t>
        </w:r>
      </w:ins>
    </w:p>
    <w:p w14:paraId="2925706D" w14:textId="77777777" w:rsidR="00DE30AE" w:rsidRDefault="00DE30AE" w:rsidP="00F06364">
      <w:pPr>
        <w:ind w:left="720" w:firstLine="720"/>
        <w:rPr>
          <w:ins w:id="788" w:author="David Conklin" w:date="2020-12-09T06:34:00Z"/>
        </w:rPr>
      </w:pPr>
    </w:p>
    <w:p w14:paraId="027CFD61" w14:textId="77777777" w:rsidR="004D67F7" w:rsidRDefault="004D67F7" w:rsidP="00F06364">
      <w:pPr>
        <w:ind w:left="720" w:firstLine="720"/>
        <w:rPr>
          <w:ins w:id="789" w:author="David Conklin" w:date="2020-12-09T06:16:00Z"/>
        </w:rPr>
      </w:pPr>
    </w:p>
    <w:p w14:paraId="28DD9B50" w14:textId="77777777" w:rsidR="00294460" w:rsidRDefault="00294460" w:rsidP="00294460">
      <w:pPr>
        <w:ind w:left="720" w:firstLine="720"/>
        <w:rPr>
          <w:ins w:id="790" w:author="David Conklin" w:date="2020-12-09T05:50:00Z"/>
        </w:rPr>
      </w:pPr>
    </w:p>
    <w:p w14:paraId="35531FD8" w14:textId="69EDCC1B" w:rsidR="00094BB3" w:rsidRPr="00094BB3" w:rsidRDefault="00607EC1" w:rsidP="00607EC1">
      <w:pPr>
        <w:rPr>
          <w:ins w:id="791" w:author="David Conklin" w:date="2020-12-08T16:25:00Z"/>
          <w:rPrChange w:id="792" w:author="David Conklin" w:date="2020-12-08T22:56:00Z">
            <w:rPr>
              <w:ins w:id="793" w:author="David Conklin" w:date="2020-12-08T16:25:00Z"/>
            </w:rPr>
          </w:rPrChange>
        </w:rPr>
        <w:pPrChange w:id="794" w:author="David Conklin" w:date="2020-12-08T23:04:00Z">
          <w:pPr>
            <w:ind w:firstLine="720"/>
          </w:pPr>
        </w:pPrChange>
      </w:pPr>
      <w:ins w:id="795" w:author="David Conklin" w:date="2020-12-08T23:04:00Z">
        <w:r>
          <w:t xml:space="preserve">The </w:t>
        </w:r>
      </w:ins>
      <w:ins w:id="796" w:author="David Conklin" w:date="2020-12-08T23:13:00Z">
        <w:r w:rsidR="009B3F3A">
          <w:t xml:space="preserve">actual </w:t>
        </w:r>
      </w:ins>
      <w:ins w:id="797" w:author="David Conklin" w:date="2020-12-08T23:04:00Z">
        <w:r>
          <w:t>C++ code</w:t>
        </w:r>
      </w:ins>
      <w:ins w:id="798" w:author="David Conklin" w:date="2020-12-08T23:13:00Z">
        <w:r w:rsidR="009B3F3A">
          <w:t xml:space="preserve"> in GetManningDepthFromQ()</w:t>
        </w:r>
      </w:ins>
      <w:ins w:id="799" w:author="David Conklin" w:date="2020-12-08T23:04:00Z">
        <w:r>
          <w:t xml:space="preserve"> has</w:t>
        </w:r>
      </w:ins>
      <w:ins w:id="800" w:author="David Conklin" w:date="2020-12-08T23:07:00Z">
        <w:r w:rsidR="006B7F4E">
          <w:t xml:space="preserve"> a more gen</w:t>
        </w:r>
      </w:ins>
      <w:ins w:id="801" w:author="David Conklin" w:date="2020-12-08T23:08:00Z">
        <w:r w:rsidR="006B7F4E">
          <w:t>eral looking form</w:t>
        </w:r>
      </w:ins>
    </w:p>
    <w:p w14:paraId="72035DD7" w14:textId="51B37FB6" w:rsidR="00F707FC" w:rsidRDefault="00F707FC" w:rsidP="00161006">
      <w:pPr>
        <w:ind w:left="720" w:firstLine="720"/>
        <w:rPr>
          <w:ins w:id="802" w:author="David Conklin" w:date="2020-12-08T20:51:00Z"/>
        </w:rPr>
      </w:pPr>
      <w:ins w:id="803" w:author="David Conklin" w:date="2020-12-08T16:25:00Z">
        <w:r>
          <w:t xml:space="preserve">depth = </w:t>
        </w:r>
      </w:ins>
      <w:ins w:id="804" w:author="David Conklin" w:date="2020-12-08T16:27:00Z">
        <w:r w:rsidR="00161006">
          <w:t>(</w:t>
        </w:r>
      </w:ins>
      <w:ins w:id="805" w:author="David Conklin" w:date="2020-12-08T16:26:00Z">
        <w:r>
          <w:t>(Q</w:t>
        </w:r>
      </w:ins>
      <w:ins w:id="806" w:author="David Conklin" w:date="2020-12-08T17:39:00Z">
        <w:r w:rsidR="00F87EC3">
          <w:t xml:space="preserve"> </w:t>
        </w:r>
      </w:ins>
      <w:ins w:id="807" w:author="David Conklin" w:date="2020-12-08T16:26:00Z">
        <w:r>
          <w:t>*</w:t>
        </w:r>
      </w:ins>
      <w:ins w:id="808" w:author="David Conklin" w:date="2020-12-08T17:39:00Z">
        <w:r w:rsidR="00F87EC3">
          <w:t>m_</w:t>
        </w:r>
      </w:ins>
      <w:ins w:id="809" w:author="David Conklin" w:date="2020-12-08T16:26:00Z">
        <w:r>
          <w:t xml:space="preserve"> n) / </w:t>
        </w:r>
      </w:ins>
      <w:ins w:id="810" w:author="David Conklin" w:date="2020-12-08T16:27:00Z">
        <w:r w:rsidR="00161006">
          <w:t>(</w:t>
        </w:r>
      </w:ins>
      <w:ins w:id="811" w:author="David Conklin" w:date="2020-12-08T16:26:00Z">
        <w:r w:rsidR="00161006">
          <w:t>S</w:t>
        </w:r>
      </w:ins>
      <w:ins w:id="812" w:author="David Conklin" w:date="2020-12-08T16:27:00Z">
        <w:r w:rsidR="00161006">
          <w:t>^(1/2) * wdterm))^(</w:t>
        </w:r>
      </w:ins>
      <w:ins w:id="813" w:author="David Conklin" w:date="2020-12-08T16:28:00Z">
        <w:r w:rsidR="00161006">
          <w:t>3/8) * wdRatio</w:t>
        </w:r>
      </w:ins>
    </w:p>
    <w:p w14:paraId="1E1F9F85" w14:textId="19E95F4E" w:rsidR="00161006" w:rsidRDefault="00161006" w:rsidP="00161006">
      <w:pPr>
        <w:rPr>
          <w:ins w:id="814" w:author="David Conklin" w:date="2020-12-08T16:30:00Z"/>
        </w:rPr>
      </w:pPr>
      <w:ins w:id="815" w:author="David Conklin" w:date="2020-12-08T16:28:00Z">
        <w:r>
          <w:t>where</w:t>
        </w:r>
      </w:ins>
    </w:p>
    <w:p w14:paraId="439B6514" w14:textId="749BD3F8" w:rsidR="006B7F4E" w:rsidRDefault="00161006" w:rsidP="00161006">
      <w:pPr>
        <w:rPr>
          <w:ins w:id="816" w:author="David Conklin" w:date="2020-12-08T16:28:00Z"/>
        </w:rPr>
      </w:pPr>
      <w:ins w:id="817" w:author="David Conklin" w:date="2020-12-08T16:30:00Z">
        <w:r>
          <w:tab/>
        </w:r>
        <w:r>
          <w:tab/>
          <w:t>wdRatio = channel width / depth</w:t>
        </w:r>
      </w:ins>
      <w:ins w:id="818" w:author="David Conklin" w:date="2020-12-08T23:08:00Z">
        <w:r w:rsidR="006B7F4E">
          <w:t>, not necessarily 3:1</w:t>
        </w:r>
      </w:ins>
    </w:p>
    <w:p w14:paraId="55593656" w14:textId="191FBB58" w:rsidR="00161006" w:rsidRDefault="00161006" w:rsidP="00161006">
      <w:pPr>
        <w:rPr>
          <w:ins w:id="819" w:author="David Conklin" w:date="2020-12-08T23:09:00Z"/>
        </w:rPr>
      </w:pPr>
      <w:ins w:id="820" w:author="David Conklin" w:date="2020-12-08T16:28:00Z">
        <w:r>
          <w:tab/>
        </w:r>
        <w:r>
          <w:tab/>
        </w:r>
      </w:ins>
      <w:ins w:id="821" w:author="David Conklin" w:date="2020-12-08T16:29:00Z">
        <w:r>
          <w:t>wdterm = (wdRatio / (2 + wdRatio))^(2/3) * wdRatio</w:t>
        </w:r>
      </w:ins>
    </w:p>
    <w:p w14:paraId="7162E852" w14:textId="7A778B52" w:rsidR="006B7F4E" w:rsidRDefault="006B7F4E" w:rsidP="00161006">
      <w:pPr>
        <w:rPr>
          <w:ins w:id="822" w:author="David Conklin" w:date="2020-12-08T23:09:00Z"/>
        </w:rPr>
      </w:pPr>
    </w:p>
    <w:p w14:paraId="5728BA9B" w14:textId="77777777" w:rsidR="006B7F4E" w:rsidRDefault="006B7F4E" w:rsidP="00161006">
      <w:pPr>
        <w:rPr>
          <w:ins w:id="823" w:author="David Conklin" w:date="2020-12-08T20:56:00Z"/>
        </w:rPr>
      </w:pPr>
    </w:p>
    <w:p w14:paraId="597A8347" w14:textId="42B2D182" w:rsidR="00161006" w:rsidRDefault="00161006" w:rsidP="00161006">
      <w:pPr>
        <w:rPr>
          <w:ins w:id="824" w:author="David Conklin" w:date="2020-12-08T16:32:00Z"/>
        </w:rPr>
      </w:pPr>
      <w:ins w:id="825" w:author="David Conklin" w:date="2020-12-08T16:31:00Z">
        <w:r>
          <w:tab/>
        </w:r>
        <w:r>
          <w:tab/>
          <w:t>Q = flow velocity, m</w:t>
        </w:r>
        <w:r>
          <w:rPr>
            <w:vertAlign w:val="superscript"/>
          </w:rPr>
          <w:t>3</w:t>
        </w:r>
        <w:r>
          <w:t>/s</w:t>
        </w:r>
      </w:ins>
    </w:p>
    <w:p w14:paraId="611C4F40" w14:textId="52314C08" w:rsidR="00161006" w:rsidRPr="004600DB" w:rsidRDefault="00161006" w:rsidP="00161006">
      <w:pPr>
        <w:rPr>
          <w:ins w:id="826" w:author="David Conklin" w:date="2020-12-08T16:32:00Z"/>
          <w:rPrChange w:id="827" w:author="David Conklin" w:date="2020-12-08T17:32:00Z">
            <w:rPr>
              <w:ins w:id="828" w:author="David Conklin" w:date="2020-12-08T16:32:00Z"/>
            </w:rPr>
          </w:rPrChange>
        </w:rPr>
      </w:pPr>
      <w:ins w:id="829" w:author="David Conklin" w:date="2020-12-08T16:32:00Z">
        <w:r>
          <w:tab/>
        </w:r>
        <w:r>
          <w:tab/>
        </w:r>
      </w:ins>
      <w:ins w:id="830" w:author="David Conklin" w:date="2020-12-08T17:39:00Z">
        <w:r w:rsidR="00F87EC3">
          <w:t>m_</w:t>
        </w:r>
      </w:ins>
      <w:ins w:id="831" w:author="David Conklin" w:date="2020-12-08T16:32:00Z">
        <w:r>
          <w:t xml:space="preserve">n = </w:t>
        </w:r>
      </w:ins>
      <w:ins w:id="832" w:author="David Conklin" w:date="2020-12-08T23:10:00Z">
        <w:r w:rsidR="006B7F4E">
          <w:t>0.3</w:t>
        </w:r>
      </w:ins>
    </w:p>
    <w:p w14:paraId="3ABFFCF7" w14:textId="483EBF86" w:rsidR="00161006" w:rsidRDefault="00161006" w:rsidP="00161006">
      <w:pPr>
        <w:rPr>
          <w:ins w:id="833" w:author="David Conklin" w:date="2020-12-08T23:10:00Z"/>
        </w:rPr>
      </w:pPr>
      <w:ins w:id="834" w:author="David Conklin" w:date="2020-12-08T16:32:00Z">
        <w:r>
          <w:tab/>
        </w:r>
        <w:r>
          <w:tab/>
          <w:t xml:space="preserve">S = </w:t>
        </w:r>
      </w:ins>
      <w:ins w:id="835" w:author="David Conklin" w:date="2020-12-08T16:33:00Z">
        <w:r>
          <w:t>slope of the channel (sine of the slope angle)</w:t>
        </w:r>
      </w:ins>
    </w:p>
    <w:p w14:paraId="2A4651BF" w14:textId="77777777" w:rsidR="006B7F4E" w:rsidRPr="00161006" w:rsidRDefault="006B7F4E" w:rsidP="00161006">
      <w:pPr>
        <w:rPr>
          <w:ins w:id="836" w:author="David Conklin" w:date="2020-12-08T16:30:00Z"/>
          <w:rPrChange w:id="837" w:author="David Conklin" w:date="2020-12-08T16:32:00Z">
            <w:rPr>
              <w:ins w:id="838" w:author="David Conklin" w:date="2020-12-08T16:30:00Z"/>
            </w:rPr>
          </w:rPrChange>
        </w:rPr>
      </w:pPr>
    </w:p>
    <w:p w14:paraId="1E616842" w14:textId="53854B78" w:rsidR="00161006" w:rsidRPr="00EB55D3" w:rsidRDefault="0041368E" w:rsidP="00161006">
      <w:pPr>
        <w:rPr>
          <w:ins w:id="839" w:author="David Conklin" w:date="2020-12-08T16:25:00Z"/>
          <w:rPrChange w:id="840" w:author="David Conklin" w:date="2020-12-08T17:15:00Z">
            <w:rPr>
              <w:ins w:id="841" w:author="David Conklin" w:date="2020-12-08T16:25:00Z"/>
            </w:rPr>
          </w:rPrChange>
        </w:rPr>
        <w:pPrChange w:id="842" w:author="David Conklin" w:date="2020-12-08T16:28:00Z">
          <w:pPr>
            <w:ind w:firstLine="720"/>
          </w:pPr>
        </w:pPrChange>
      </w:pPr>
      <w:ins w:id="843" w:author="David Conklin" w:date="2020-12-08T16:47:00Z">
        <w:r>
          <w:t>The comments in the source code attribute this formula to Kellie Vache</w:t>
        </w:r>
      </w:ins>
      <w:ins w:id="844" w:author="David Conklin" w:date="2020-12-08T17:13:00Z">
        <w:r w:rsidR="00762297">
          <w:t xml:space="preserve"> and </w:t>
        </w:r>
        <w:r w:rsidR="00EB55D3">
          <w:t>identify the channel as rectangular in cross section</w:t>
        </w:r>
      </w:ins>
      <w:ins w:id="845" w:author="David Conklin" w:date="2020-12-08T16:48:00Z">
        <w:r w:rsidR="007D3889">
          <w:t xml:space="preserve">.  </w:t>
        </w:r>
      </w:ins>
      <w:ins w:id="846" w:author="David Conklin" w:date="2020-12-08T17:35:00Z">
        <w:r w:rsidR="00F87EC3">
          <w:t xml:space="preserve">The comments also identify </w:t>
        </w:r>
      </w:ins>
      <w:ins w:id="847" w:author="David Conklin" w:date="2020-12-08T17:39:00Z">
        <w:r w:rsidR="00F87EC3">
          <w:t>m_</w:t>
        </w:r>
      </w:ins>
      <w:ins w:id="848" w:author="David Conklin" w:date="2020-12-08T17:35:00Z">
        <w:r w:rsidR="00F87EC3">
          <w:t>n</w:t>
        </w:r>
      </w:ins>
      <w:ins w:id="849" w:author="David Conklin" w:date="2020-12-08T17:37:00Z">
        <w:r w:rsidR="00F87EC3">
          <w:t xml:space="preserve"> (</w:t>
        </w:r>
      </w:ins>
      <w:ins w:id="850" w:author="David Conklin" w:date="2020-12-08T17:39:00Z">
        <w:r w:rsidR="00F87EC3">
          <w:t xml:space="preserve">a member </w:t>
        </w:r>
      </w:ins>
      <w:ins w:id="851" w:author="David Conklin" w:date="2020-12-08T17:37:00Z">
        <w:r w:rsidR="00F87EC3">
          <w:t>of class Reach in the C++ code)</w:t>
        </w:r>
      </w:ins>
      <w:ins w:id="852" w:author="David Conklin" w:date="2020-12-08T17:35:00Z">
        <w:r w:rsidR="00F87EC3">
          <w:t xml:space="preserve"> as Mannings “N”</w:t>
        </w:r>
      </w:ins>
      <w:ins w:id="853" w:author="David Conklin" w:date="2020-12-08T17:36:00Z">
        <w:r w:rsidR="00F87EC3">
          <w:t>, but it seems more likely that it is a combination of</w:t>
        </w:r>
      </w:ins>
      <w:ins w:id="854" w:author="David Conklin" w:date="2020-12-08T17:37:00Z">
        <w:r w:rsidR="00F87EC3">
          <w:t xml:space="preserve"> a Manning </w:t>
        </w:r>
        <w:r w:rsidR="00F87EC3">
          <w:rPr>
            <w:i/>
            <w:iCs/>
          </w:rPr>
          <w:t>n</w:t>
        </w:r>
      </w:ins>
      <w:ins w:id="855" w:author="David Conklin" w:date="2020-12-08T17:38:00Z">
        <w:r w:rsidR="00F87EC3">
          <w:t xml:space="preserve"> and </w:t>
        </w:r>
      </w:ins>
      <w:ins w:id="856" w:author="David Conklin" w:date="2020-12-08T23:11:00Z">
        <w:r w:rsidR="006B7F4E">
          <w:t>other factors</w:t>
        </w:r>
      </w:ins>
      <w:ins w:id="857" w:author="David Conklin" w:date="2020-12-08T17:38:00Z">
        <w:r w:rsidR="00F87EC3">
          <w:t xml:space="preserve">. </w:t>
        </w:r>
      </w:ins>
      <w:ins w:id="858" w:author="David Conklin" w:date="2020-12-08T17:36:00Z">
        <w:r w:rsidR="00F87EC3">
          <w:t xml:space="preserve"> </w:t>
        </w:r>
      </w:ins>
      <w:ins w:id="859" w:author="David Conklin" w:date="2020-12-08T16:48:00Z">
        <w:r w:rsidR="007D3889">
          <w:t>The code uses a value of 0.3</w:t>
        </w:r>
      </w:ins>
      <w:ins w:id="860" w:author="David Conklin" w:date="2020-12-08T16:49:00Z">
        <w:r w:rsidR="007D3889">
          <w:t xml:space="preserve"> for </w:t>
        </w:r>
      </w:ins>
      <w:ins w:id="861" w:author="David Conklin" w:date="2020-12-08T23:11:00Z">
        <w:r w:rsidR="006B7F4E" w:rsidRPr="006B7F4E">
          <w:rPr>
            <w:rPrChange w:id="862" w:author="David Conklin" w:date="2020-12-08T23:12:00Z">
              <w:rPr>
                <w:i/>
                <w:iCs/>
              </w:rPr>
            </w:rPrChange>
          </w:rPr>
          <w:t>m_n</w:t>
        </w:r>
      </w:ins>
      <w:ins w:id="863" w:author="David Conklin" w:date="2020-12-08T17:34:00Z">
        <w:r w:rsidR="00F87EC3">
          <w:t xml:space="preserve">, which </w:t>
        </w:r>
      </w:ins>
      <w:ins w:id="864" w:author="David Conklin" w:date="2020-12-08T17:08:00Z">
        <w:r w:rsidR="00762297">
          <w:t>is an order of magnitude larger than any of the example</w:t>
        </w:r>
      </w:ins>
      <w:ins w:id="865" w:author="David Conklin" w:date="2020-12-08T17:34:00Z">
        <w:r w:rsidR="00F87EC3">
          <w:t xml:space="preserve"> Manning</w:t>
        </w:r>
      </w:ins>
      <w:ins w:id="866" w:author="David Conklin" w:date="2020-12-08T17:08:00Z">
        <w:r w:rsidR="00762297" w:rsidRPr="00762297">
          <w:rPr>
            <w:i/>
            <w:iCs/>
            <w:rPrChange w:id="867" w:author="David Conklin" w:date="2020-12-08T17:09:00Z">
              <w:rPr/>
            </w:rPrChange>
          </w:rPr>
          <w:t xml:space="preserve"> </w:t>
        </w:r>
        <w:r w:rsidR="00762297" w:rsidRPr="00762297">
          <w:rPr>
            <w:i/>
            <w:iCs/>
            <w:rPrChange w:id="868" w:author="David Conklin" w:date="2020-12-08T17:09:00Z">
              <w:rPr>
                <w:i/>
                <w:iCs/>
              </w:rPr>
            </w:rPrChange>
          </w:rPr>
          <w:t>n</w:t>
        </w:r>
      </w:ins>
      <w:ins w:id="869" w:author="David Conklin" w:date="2020-12-08T17:09:00Z">
        <w:r w:rsidR="00762297" w:rsidRPr="00762297">
          <w:rPr>
            <w:i/>
            <w:iCs/>
            <w:rPrChange w:id="870" w:author="David Conklin" w:date="2020-12-08T17:09:00Z">
              <w:rPr/>
            </w:rPrChange>
          </w:rPr>
          <w:t xml:space="preserve"> </w:t>
        </w:r>
      </w:ins>
      <w:ins w:id="871" w:author="David Conklin" w:date="2020-12-08T17:08:00Z">
        <w:r w:rsidR="00762297" w:rsidRPr="00762297">
          <w:rPr>
            <w:rPrChange w:id="872" w:author="David Conklin" w:date="2020-12-08T17:09:00Z">
              <w:rPr/>
            </w:rPrChange>
          </w:rPr>
          <w:t>values</w:t>
        </w:r>
        <w:r w:rsidR="00762297">
          <w:t xml:space="preserve"> given by Cho</w:t>
        </w:r>
      </w:ins>
      <w:ins w:id="873" w:author="David Conklin" w:date="2020-12-08T17:09:00Z">
        <w:r w:rsidR="00762297">
          <w:t xml:space="preserve">w (1964 p. </w:t>
        </w:r>
      </w:ins>
      <w:ins w:id="874" w:author="David Conklin" w:date="2020-12-08T17:10:00Z">
        <w:r w:rsidR="00762297">
          <w:t>7-25 Table 7.5)</w:t>
        </w:r>
      </w:ins>
      <w:ins w:id="875" w:author="David Conklin" w:date="2020-12-08T17:40:00Z">
        <w:r w:rsidR="00F87EC3">
          <w:t>, even after converting from units of m^(1/6) to ft^(1/6)</w:t>
        </w:r>
      </w:ins>
      <w:ins w:id="876" w:author="David Conklin" w:date="2020-12-08T17:11:00Z">
        <w:r w:rsidR="00762297">
          <w:t>.</w:t>
        </w:r>
      </w:ins>
      <w:ins w:id="877" w:author="David Conklin" w:date="2020-12-08T17:14:00Z">
        <w:r w:rsidR="00EB55D3">
          <w:t xml:space="preserve">  The</w:t>
        </w:r>
      </w:ins>
      <w:ins w:id="878" w:author="David Conklin" w:date="2020-12-08T17:15:00Z">
        <w:r w:rsidR="00EB55D3">
          <w:t xml:space="preserve"> derivation of the formula and the reason for choosing that particular value of </w:t>
        </w:r>
      </w:ins>
      <w:ins w:id="879" w:author="David Conklin" w:date="2020-12-08T17:41:00Z">
        <w:r w:rsidR="00F87EC3">
          <w:t>m_n</w:t>
        </w:r>
      </w:ins>
      <w:ins w:id="880" w:author="David Conklin" w:date="2020-12-08T17:15:00Z">
        <w:r w:rsidR="00EB55D3">
          <w:t xml:space="preserve"> are not cl</w:t>
        </w:r>
      </w:ins>
      <w:ins w:id="881" w:author="David Conklin" w:date="2020-12-08T17:16:00Z">
        <w:r w:rsidR="00EB55D3">
          <w:t>ear as of 12/8/20.</w:t>
        </w:r>
      </w:ins>
      <w:ins w:id="882" w:author="David Conklin" w:date="2020-12-08T17:21:00Z">
        <w:r w:rsidR="000D60AF">
          <w:t xml:space="preserve">  The default value for the width</w:t>
        </w:r>
      </w:ins>
      <w:ins w:id="883" w:author="David Conklin" w:date="2020-12-08T17:22:00Z">
        <w:r w:rsidR="000D60AF">
          <w:t>-</w:t>
        </w:r>
      </w:ins>
      <w:ins w:id="884" w:author="David Conklin" w:date="2020-12-08T17:21:00Z">
        <w:r w:rsidR="000D60AF">
          <w:t>to</w:t>
        </w:r>
      </w:ins>
      <w:ins w:id="885" w:author="David Conklin" w:date="2020-12-08T17:22:00Z">
        <w:r w:rsidR="000D60AF">
          <w:t>-</w:t>
        </w:r>
      </w:ins>
      <w:ins w:id="886" w:author="David Conklin" w:date="2020-12-08T17:21:00Z">
        <w:r w:rsidR="000D60AF">
          <w:t>depth ratio is 10</w:t>
        </w:r>
      </w:ins>
      <w:ins w:id="887" w:author="David Conklin" w:date="2020-12-08T23:12:00Z">
        <w:r w:rsidR="00426095">
          <w:t>, not 3</w:t>
        </w:r>
      </w:ins>
      <w:ins w:id="888" w:author="David Conklin" w:date="2020-12-08T17:21:00Z">
        <w:r w:rsidR="000D60AF">
          <w:t>.</w:t>
        </w:r>
      </w:ins>
      <w:ins w:id="889" w:author="David Conklin" w:date="2020-12-08T17:22:00Z">
        <w:r w:rsidR="000D60AF">
          <w:t xml:space="preserve">  </w:t>
        </w:r>
      </w:ins>
      <w:moveToRangeStart w:id="890" w:author="David Conklin" w:date="2020-12-08T17:22:00Z" w:name="move58340576"/>
      <w:moveTo w:id="891" w:author="David Conklin" w:date="2020-12-08T17:22:00Z">
        <w:r w:rsidR="000D60AF" w:rsidRPr="002D591A">
          <w:t xml:space="preserve">The value of the width-to-depth ratio may be specified explicitly in the &lt;streams&gt; block of the Flow XML input file (e.g. wd_ratio = “10”).  </w:t>
        </w:r>
      </w:moveTo>
      <w:moveToRangeEnd w:id="890"/>
    </w:p>
    <w:p w14:paraId="1177B77A" w14:textId="3618D72B" w:rsidR="007B1928" w:rsidRPr="002D591A" w:rsidDel="00413E77" w:rsidRDefault="009236BE">
      <w:pPr>
        <w:ind w:firstLine="720"/>
        <w:rPr>
          <w:del w:id="892" w:author="David Conklin" w:date="2020-12-08T17:23:00Z"/>
        </w:rPr>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w:t>
      </w:r>
      <w:r w:rsidR="00067529" w:rsidRPr="002D591A">
        <w:lastRenderedPageBreak/>
        <w:t xml:space="preserve">inflows to calculate </w:t>
      </w:r>
      <w:r w:rsidRPr="002D591A">
        <w:t>the current day’s outflow rate</w:t>
      </w:r>
      <w:r w:rsidR="00067529" w:rsidRPr="002D591A">
        <w:t xml:space="preserve">.  </w:t>
      </w:r>
    </w:p>
    <w:p w14:paraId="623B7768" w14:textId="4C0C81AC" w:rsidR="00067529" w:rsidRPr="002D591A" w:rsidRDefault="00067529" w:rsidP="00413E77">
      <w:pPr>
        <w:ind w:firstLine="720"/>
        <w:pPrChange w:id="893" w:author="David Conklin" w:date="2020-12-08T17:23:00Z">
          <w:pPr>
            <w:ind w:firstLine="720"/>
          </w:pPr>
        </w:pPrChange>
      </w:pPr>
      <w:r w:rsidRPr="002D591A">
        <w:t xml:space="preserve">The </w:t>
      </w:r>
      <w:del w:id="894" w:author="David Conklin" w:date="2020-12-08T17:20:00Z">
        <w:r w:rsidRPr="002D591A" w:rsidDel="000D60AF">
          <w:delText xml:space="preserve">daily </w:delText>
        </w:r>
      </w:del>
      <w:ins w:id="895"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896" w:author="David Conklin" w:date="2020-12-08T17:41:00Z">
        <w:r w:rsidR="00F87EC3">
          <w:t>second</w:t>
        </w:r>
      </w:ins>
      <w:del w:id="897"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898" w:author="David Conklin" w:date="2020-12-08T17:41:00Z">
        <w:r w:rsidR="00F87EC3">
          <w:t xml:space="preserve">Manning </w:t>
        </w:r>
      </w:ins>
      <w:r w:rsidR="00176B6C" w:rsidRPr="002D591A">
        <w:t>depth for the water in the reach</w:t>
      </w:r>
      <w:ins w:id="899" w:author="David Conklin" w:date="2020-12-08T17:21:00Z">
        <w:r w:rsidR="000D60AF">
          <w:t xml:space="preserve">. </w:t>
        </w:r>
      </w:ins>
      <w:del w:id="900"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901"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902" w:author="David Conklin" w:date="2020-12-08T17:22:00Z" w:name="move58340576"/>
      <w:moveFrom w:id="903" w:author="David Conklin" w:date="2020-12-08T17:22:00Z">
        <w:del w:id="904"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902"/>
      <w:del w:id="905"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6" w:name="_Toc58341818"/>
      <w:r>
        <w:t>Estimating the surface area of the water in a subreach</w:t>
      </w:r>
      <w:bookmarkEnd w:id="906"/>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907" w:name="_Toc58341819"/>
      <w:r>
        <w:t>Water temperature from thermal energy</w:t>
      </w:r>
      <w:bookmarkEnd w:id="90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908" w:name="_Toc58341820"/>
      <w:r>
        <w:lastRenderedPageBreak/>
        <w:t>Initial conditions for Flow: the IC file</w:t>
      </w:r>
      <w:bookmarkEnd w:id="908"/>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909" w:name="_Toc58341821"/>
      <w:r>
        <w:t>Boundary conditions for stream water temperature</w:t>
      </w:r>
      <w:bookmarkEnd w:id="909"/>
    </w:p>
    <w:p w14:paraId="37ABE728" w14:textId="13DDAE17" w:rsidR="00AF5828" w:rsidRDefault="007512E5" w:rsidP="007512E5">
      <w:pPr>
        <w:rPr>
          <w:ins w:id="910" w:author="David Conklin" w:date="2020-12-08T14:30:00Z"/>
        </w:rPr>
      </w:pPr>
      <w:r>
        <w:tab/>
        <w:t xml:space="preserve">Water enters stream reaches from upstream and from lateral flow.  </w:t>
      </w:r>
      <w:ins w:id="911" w:author="David Conklin" w:date="2020-12-08T14:27:00Z">
        <w:r w:rsidR="00AF5828">
          <w:t>Water entering from upstream already has a temperature associat</w:t>
        </w:r>
      </w:ins>
      <w:ins w:id="912" w:author="David Conklin" w:date="2020-12-08T14:28:00Z">
        <w:r w:rsidR="00AF5828">
          <w:t xml:space="preserve">ed with it.  The temperature of water entering laterally as runoff </w:t>
        </w:r>
      </w:ins>
      <w:ins w:id="913" w:author="David Conklin" w:date="2020-12-08T14:30:00Z">
        <w:r w:rsidR="00AF5828">
          <w:t>from the land is estimated as a function of the air temperature:</w:t>
        </w:r>
      </w:ins>
    </w:p>
    <w:p w14:paraId="3A6C5397" w14:textId="57838FC3" w:rsidR="00AF5828" w:rsidRDefault="00AF5828" w:rsidP="007512E5">
      <w:pPr>
        <w:rPr>
          <w:ins w:id="914" w:author="David Conklin" w:date="2020-12-08T14:33:00Z"/>
        </w:rPr>
      </w:pPr>
      <w:ins w:id="915" w:author="David Conklin" w:date="2020-12-08T14:30:00Z">
        <w:r>
          <w:tab/>
        </w:r>
      </w:ins>
      <w:ins w:id="916" w:author="David Conklin" w:date="2020-12-08T14:49:00Z">
        <w:r w:rsidR="00977ECE">
          <w:tab/>
        </w:r>
      </w:ins>
      <w:ins w:id="917" w:author="David Conklin" w:date="2020-12-08T14:31:00Z">
        <w:r>
          <w:t>H2O_TEMP = W2A_SL</w:t>
        </w:r>
      </w:ins>
      <w:ins w:id="918" w:author="David Conklin" w:date="2020-12-08T14:32:00Z">
        <w:r>
          <w:t>P</w:t>
        </w:r>
      </w:ins>
      <w:ins w:id="919" w:author="David Conklin" w:date="2020-12-08T14:33:00Z">
        <w:r>
          <w:t>[hbvcalib]</w:t>
        </w:r>
      </w:ins>
      <w:ins w:id="920" w:author="David Conklin" w:date="2020-12-08T14:31:00Z">
        <w:r>
          <w:t xml:space="preserve"> * AIR_TEMP + W2A_INT</w:t>
        </w:r>
      </w:ins>
      <w:ins w:id="921" w:author="David Conklin" w:date="2020-12-08T14:33:00Z">
        <w:r>
          <w:t>[hbvcalib]</w:t>
        </w:r>
      </w:ins>
    </w:p>
    <w:p w14:paraId="7C8BC1D3" w14:textId="70CB9CFB" w:rsidR="00AF5828" w:rsidRDefault="00AF5828" w:rsidP="007512E5">
      <w:pPr>
        <w:rPr>
          <w:ins w:id="922" w:author="David Conklin" w:date="2020-12-08T14:37:00Z"/>
        </w:rPr>
      </w:pPr>
      <w:ins w:id="923" w:author="David Conklin" w:date="2020-12-08T14:34:00Z">
        <w:r>
          <w:t xml:space="preserve">hbvcalib is the index </w:t>
        </w:r>
      </w:ins>
      <w:ins w:id="924" w:author="David Conklin" w:date="2020-12-08T14:36:00Z">
        <w:r>
          <w:t>to the row in</w:t>
        </w:r>
      </w:ins>
      <w:ins w:id="925" w:author="David Conklin" w:date="2020-12-08T14:34:00Z">
        <w:r>
          <w:t xml:space="preserve"> the HBV calibration data for the subbas</w:t>
        </w:r>
      </w:ins>
      <w:ins w:id="926" w:author="David Conklin" w:date="2020-12-08T14:35:00Z">
        <w:r>
          <w:t>in where the reach is located.  W2A_SLP and W2A_INT are column headings in the table of</w:t>
        </w:r>
      </w:ins>
      <w:ins w:id="927" w:author="David Conklin" w:date="2020-12-08T14:36:00Z">
        <w:r>
          <w:t xml:space="preserve"> HBV calibration data (the HBV.csv file)</w:t>
        </w:r>
      </w:ins>
      <w:ins w:id="928" w:author="David Conklin" w:date="2020-12-08T14:37:00Z">
        <w:r>
          <w:t>.</w:t>
        </w:r>
      </w:ins>
      <w:ins w:id="929" w:author="David Conklin" w:date="2020-12-08T14:47:00Z">
        <w:r w:rsidR="00977ECE">
          <w:t xml:space="preserve">  Basing the temperature of the water on the tempe</w:t>
        </w:r>
      </w:ins>
      <w:ins w:id="930" w:author="David Conklin" w:date="2020-12-08T14:48:00Z">
        <w:r w:rsidR="00977ECE">
          <w:t>rature of the air introduces seasonality to the water temperatures.</w:t>
        </w:r>
      </w:ins>
    </w:p>
    <w:p w14:paraId="3991AEBB" w14:textId="4E524D82" w:rsidR="00AF5828" w:rsidRDefault="006D5AFD" w:rsidP="007512E5">
      <w:pPr>
        <w:rPr>
          <w:ins w:id="931" w:author="David Conklin" w:date="2020-12-08T14:27:00Z"/>
        </w:rPr>
      </w:pPr>
      <w:ins w:id="932" w:author="David Conklin" w:date="2020-12-08T14:37:00Z">
        <w:r>
          <w:tab/>
          <w:t xml:space="preserve">Where sufficient measured data of </w:t>
        </w:r>
      </w:ins>
      <w:ins w:id="933" w:author="David Conklin" w:date="2020-12-08T14:38:00Z">
        <w:r>
          <w:t>stream temperatures is available, the W2A_SLP and W2A_INT values are obtained</w:t>
        </w:r>
      </w:ins>
      <w:ins w:id="934" w:author="David Conklin" w:date="2020-12-08T14:39:00Z">
        <w:r>
          <w:t xml:space="preserve"> from a linear fit of measured monthly stream temperatures to air temperatures from the </w:t>
        </w:r>
      </w:ins>
      <w:ins w:id="935" w:author="David Conklin" w:date="2020-12-08T14:40:00Z">
        <w:r>
          <w:t xml:space="preserve">baseline weather data.  </w:t>
        </w:r>
      </w:ins>
      <w:ins w:id="936" w:author="David Conklin" w:date="2020-12-08T14:41:00Z">
        <w:r>
          <w:t xml:space="preserve">If measured stream temperatures are not available, the </w:t>
        </w:r>
        <w:r>
          <w:br/>
          <w:t>W2A_S</w:t>
        </w:r>
      </w:ins>
      <w:ins w:id="937" w:author="David Conklin" w:date="2020-12-08T14:42:00Z">
        <w:r>
          <w:t>LP and W2A_INT values may be copied from those for a similarly situated subbasin.  I</w:t>
        </w:r>
      </w:ins>
      <w:ins w:id="938" w:author="David Conklin" w:date="2020-12-08T14:43:00Z">
        <w:r>
          <w:t>f there are no comparable calibrated subbasins, W2A_SLP</w:t>
        </w:r>
      </w:ins>
      <w:ins w:id="939" w:author="David Conklin" w:date="2020-12-08T14:44:00Z">
        <w:r>
          <w:t xml:space="preserve"> may be set to zero and W2A_INT set to DEFAULT_SOIL_H2O_TEMP_DEGC</w:t>
        </w:r>
      </w:ins>
      <w:ins w:id="940" w:author="David Conklin" w:date="2020-12-08T14:46:00Z">
        <w:r>
          <w:t>, which has the effect of setting the temperature of the runoff when it enters the reach to a constant, year</w:t>
        </w:r>
      </w:ins>
      <w:ins w:id="941" w:author="David Conklin" w:date="2020-12-08T14:47:00Z">
        <w:r>
          <w:t xml:space="preserve"> around.</w:t>
        </w:r>
      </w:ins>
    </w:p>
    <w:p w14:paraId="766A03D7" w14:textId="476522CD" w:rsidR="007E2AF3" w:rsidRDefault="007E2AF3" w:rsidP="00977ECE">
      <w:pPr>
        <w:ind w:firstLine="720"/>
        <w:pPrChange w:id="942" w:author="David Conklin" w:date="2020-12-08T14:49:00Z">
          <w:pPr/>
        </w:pPrChange>
      </w:pPr>
      <w:r>
        <w:t xml:space="preserve">As of </w:t>
      </w:r>
      <w:ins w:id="943" w:author="David Conklin" w:date="2020-12-08T14:49:00Z">
        <w:r w:rsidR="00977ECE">
          <w:t>12/8</w:t>
        </w:r>
      </w:ins>
      <w:del w:id="944"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945" w:author="David Conklin" w:date="2020-12-08T14:50:00Z">
        <w:r w:rsidR="00977ECE">
          <w:rPr>
            <w:rFonts w:ascii="Consolas" w:hAnsi="Consolas" w:cs="Consolas"/>
            <w:color w:val="000000"/>
            <w:sz w:val="19"/>
            <w:szCs w:val="19"/>
          </w:rPr>
          <w:t>8</w:t>
        </w:r>
      </w:ins>
      <w:del w:id="946"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947"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948"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949"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950" w:author="David Conklin" w:date="2020-12-08T15:51:00Z"/>
          <w:rFonts w:cstheme="minorHAnsi"/>
          <w:color w:val="000000"/>
        </w:rPr>
      </w:pPr>
      <w:ins w:id="951" w:author="David Conklin" w:date="2020-12-08T15:35:00Z">
        <w:r>
          <w:rPr>
            <w:rFonts w:cstheme="minorHAnsi"/>
            <w:color w:val="000000"/>
          </w:rPr>
          <w:tab/>
          <w:t>As of 12/</w:t>
        </w:r>
      </w:ins>
      <w:ins w:id="952" w:author="David Conklin" w:date="2020-12-08T15:36:00Z">
        <w:r>
          <w:rPr>
            <w:rFonts w:cstheme="minorHAnsi"/>
            <w:color w:val="000000"/>
          </w:rPr>
          <w:t xml:space="preserve">8/20, stream temperatures have only been fitted to air temperatures for </w:t>
        </w:r>
      </w:ins>
      <w:ins w:id="953" w:author="David Conklin" w:date="2020-12-08T16:05:00Z">
        <w:r w:rsidR="00497166">
          <w:rPr>
            <w:rFonts w:cstheme="minorHAnsi"/>
            <w:color w:val="000000"/>
          </w:rPr>
          <w:t>3</w:t>
        </w:r>
      </w:ins>
      <w:ins w:id="954" w:author="David Conklin" w:date="2020-12-08T15:36:00Z">
        <w:r>
          <w:rPr>
            <w:rFonts w:cstheme="minorHAnsi"/>
            <w:color w:val="000000"/>
          </w:rPr>
          <w:t xml:space="preserve"> </w:t>
        </w:r>
      </w:ins>
      <w:ins w:id="955" w:author="David Conklin" w:date="2020-12-08T16:06:00Z">
        <w:r w:rsidR="003C5919">
          <w:rPr>
            <w:rFonts w:cstheme="minorHAnsi"/>
            <w:color w:val="000000"/>
          </w:rPr>
          <w:t>drainages in the McKenzie basin</w:t>
        </w:r>
      </w:ins>
      <w:ins w:id="956" w:author="David Conklin" w:date="2020-12-08T15:36:00Z">
        <w:r>
          <w:rPr>
            <w:rFonts w:cstheme="minorHAnsi"/>
            <w:color w:val="000000"/>
          </w:rPr>
          <w:t xml:space="preserve">: </w:t>
        </w:r>
      </w:ins>
      <w:ins w:id="957" w:author="David Conklin" w:date="2020-12-08T15:37:00Z">
        <w:r>
          <w:rPr>
            <w:rFonts w:cstheme="minorHAnsi"/>
            <w:color w:val="000000"/>
          </w:rPr>
          <w:t xml:space="preserve">the Cougar reservoir drainage (HBVCALIB = 8), </w:t>
        </w:r>
      </w:ins>
      <w:ins w:id="958" w:author="David Conklin" w:date="2020-12-08T15:36:00Z">
        <w:r>
          <w:rPr>
            <w:rFonts w:cstheme="minorHAnsi"/>
            <w:color w:val="000000"/>
          </w:rPr>
          <w:t>the Blue</w:t>
        </w:r>
      </w:ins>
      <w:ins w:id="959" w:author="David Conklin" w:date="2020-12-08T15:37:00Z">
        <w:r>
          <w:rPr>
            <w:rFonts w:cstheme="minorHAnsi"/>
            <w:color w:val="000000"/>
          </w:rPr>
          <w:t xml:space="preserve"> River reservoir drainage (HBVCALIB = 9)</w:t>
        </w:r>
      </w:ins>
      <w:ins w:id="960" w:author="David Conklin" w:date="2020-12-08T15:42:00Z">
        <w:r>
          <w:rPr>
            <w:rFonts w:cstheme="minorHAnsi"/>
            <w:color w:val="000000"/>
          </w:rPr>
          <w:t>, and the McKenzie outlet (HBVCALIB = 16)</w:t>
        </w:r>
      </w:ins>
      <w:ins w:id="961" w:author="David Conklin" w:date="2020-12-08T15:40:00Z">
        <w:r>
          <w:rPr>
            <w:rFonts w:cstheme="minorHAnsi"/>
            <w:color w:val="000000"/>
          </w:rPr>
          <w:t>.  The fit for the Cougar drainage is also being used for the Clear Lake drainage (HBVCALIB = 46)</w:t>
        </w:r>
      </w:ins>
      <w:ins w:id="962" w:author="David Conklin" w:date="2020-12-08T15:41:00Z">
        <w:r>
          <w:rPr>
            <w:rFonts w:cstheme="minorHAnsi"/>
            <w:color w:val="000000"/>
          </w:rPr>
          <w:t xml:space="preserve"> and for the upper McKenzie above Walterville (HBVCALIB = 34)</w:t>
        </w:r>
      </w:ins>
      <w:ins w:id="963" w:author="David Conklin" w:date="2020-12-08T15:43:00Z">
        <w:r>
          <w:rPr>
            <w:rFonts w:cstheme="minorHAnsi"/>
            <w:color w:val="000000"/>
          </w:rPr>
          <w:t>.  The fit for the McKenzie outlet is being used for the Mohawk subbasin (HBVCALIB = 25).</w:t>
        </w:r>
      </w:ins>
      <w:ins w:id="964"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965"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966"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967">
          <w:tblGrid>
            <w:gridCol w:w="1110"/>
            <w:gridCol w:w="1968"/>
            <w:gridCol w:w="2636"/>
            <w:gridCol w:w="2636"/>
            <w:gridCol w:w="1661"/>
          </w:tblGrid>
        </w:tblGridChange>
      </w:tblGrid>
      <w:tr w:rsidR="007F2465" w14:paraId="37FE1D46" w14:textId="77777777" w:rsidTr="007F2465">
        <w:trPr>
          <w:ins w:id="968" w:author="David Conklin" w:date="2020-12-08T15:44:00Z"/>
        </w:trPr>
        <w:tc>
          <w:tcPr>
            <w:tcW w:w="1110" w:type="dxa"/>
            <w:tcPrChange w:id="969" w:author="David Conklin" w:date="2020-12-08T15:51:00Z">
              <w:tcPr>
                <w:tcW w:w="1110" w:type="dxa"/>
              </w:tcPr>
            </w:tcPrChange>
          </w:tcPr>
          <w:p w14:paraId="6F58217A" w14:textId="7CA7612A" w:rsidR="007F2465" w:rsidRDefault="007F2465" w:rsidP="007F2465">
            <w:pPr>
              <w:autoSpaceDE w:val="0"/>
              <w:autoSpaceDN w:val="0"/>
              <w:adjustRightInd w:val="0"/>
              <w:jc w:val="center"/>
              <w:rPr>
                <w:ins w:id="970" w:author="David Conklin" w:date="2020-12-08T15:44:00Z"/>
                <w:rFonts w:cstheme="minorHAnsi"/>
                <w:color w:val="000000"/>
              </w:rPr>
              <w:pPrChange w:id="971" w:author="David Conklin" w:date="2020-12-08T15:55:00Z">
                <w:pPr>
                  <w:autoSpaceDE w:val="0"/>
                  <w:autoSpaceDN w:val="0"/>
                  <w:adjustRightInd w:val="0"/>
                </w:pPr>
              </w:pPrChange>
            </w:pPr>
            <w:ins w:id="972" w:author="David Conklin" w:date="2020-12-08T15:44:00Z">
              <w:r>
                <w:rPr>
                  <w:rFonts w:cstheme="minorHAnsi"/>
                  <w:color w:val="000000"/>
                </w:rPr>
                <w:t>HBVCALIB</w:t>
              </w:r>
            </w:ins>
          </w:p>
        </w:tc>
        <w:tc>
          <w:tcPr>
            <w:tcW w:w="1968" w:type="dxa"/>
            <w:tcPrChange w:id="973" w:author="David Conklin" w:date="2020-12-08T15:51:00Z">
              <w:tcPr>
                <w:tcW w:w="1968" w:type="dxa"/>
              </w:tcPr>
            </w:tcPrChange>
          </w:tcPr>
          <w:p w14:paraId="23092AB3" w14:textId="63EADA24" w:rsidR="007F2465" w:rsidRDefault="007F2465" w:rsidP="007F2465">
            <w:pPr>
              <w:autoSpaceDE w:val="0"/>
              <w:autoSpaceDN w:val="0"/>
              <w:adjustRightInd w:val="0"/>
              <w:jc w:val="center"/>
              <w:rPr>
                <w:ins w:id="974" w:author="David Conklin" w:date="2020-12-08T15:44:00Z"/>
                <w:rFonts w:cstheme="minorHAnsi"/>
                <w:color w:val="000000"/>
              </w:rPr>
              <w:pPrChange w:id="975" w:author="David Conklin" w:date="2020-12-08T15:55:00Z">
                <w:pPr>
                  <w:autoSpaceDE w:val="0"/>
                  <w:autoSpaceDN w:val="0"/>
                  <w:adjustRightInd w:val="0"/>
                </w:pPr>
              </w:pPrChange>
            </w:pPr>
            <w:ins w:id="976" w:author="David Conklin" w:date="2020-12-08T15:44:00Z">
              <w:r>
                <w:rPr>
                  <w:rFonts w:cstheme="minorHAnsi"/>
                  <w:color w:val="000000"/>
                </w:rPr>
                <w:t>subbasin</w:t>
              </w:r>
            </w:ins>
          </w:p>
        </w:tc>
        <w:tc>
          <w:tcPr>
            <w:tcW w:w="2636" w:type="dxa"/>
            <w:tcPrChange w:id="977" w:author="David Conklin" w:date="2020-12-08T15:51:00Z">
              <w:tcPr>
                <w:tcW w:w="2636" w:type="dxa"/>
              </w:tcPr>
            </w:tcPrChange>
          </w:tcPr>
          <w:p w14:paraId="232F801A" w14:textId="024E1518" w:rsidR="007F2465" w:rsidRDefault="007F2465" w:rsidP="007F2465">
            <w:pPr>
              <w:autoSpaceDE w:val="0"/>
              <w:autoSpaceDN w:val="0"/>
              <w:adjustRightInd w:val="0"/>
              <w:jc w:val="center"/>
              <w:rPr>
                <w:ins w:id="978" w:author="David Conklin" w:date="2020-12-08T15:51:00Z"/>
                <w:rFonts w:cstheme="minorHAnsi"/>
                <w:color w:val="000000"/>
              </w:rPr>
              <w:pPrChange w:id="979" w:author="David Conklin" w:date="2020-12-08T15:55:00Z">
                <w:pPr>
                  <w:autoSpaceDE w:val="0"/>
                  <w:autoSpaceDN w:val="0"/>
                  <w:adjustRightInd w:val="0"/>
                </w:pPr>
              </w:pPrChange>
            </w:pPr>
            <w:ins w:id="980" w:author="David Conklin" w:date="2020-12-08T15:51:00Z">
              <w:r>
                <w:rPr>
                  <w:rFonts w:cstheme="minorHAnsi"/>
                  <w:color w:val="000000"/>
                </w:rPr>
                <w:t>mean eleva</w:t>
              </w:r>
            </w:ins>
            <w:ins w:id="981" w:author="David Conklin" w:date="2020-12-08T15:52:00Z">
              <w:r>
                <w:rPr>
                  <w:rFonts w:cstheme="minorHAnsi"/>
                  <w:color w:val="000000"/>
                </w:rPr>
                <w:t>tion</w:t>
              </w:r>
            </w:ins>
            <w:ins w:id="982" w:author="David Conklin" w:date="2020-12-08T15:54:00Z">
              <w:r>
                <w:rPr>
                  <w:rFonts w:cstheme="minorHAnsi"/>
                  <w:color w:val="000000"/>
                </w:rPr>
                <w:t>, m ASL</w:t>
              </w:r>
            </w:ins>
          </w:p>
        </w:tc>
        <w:tc>
          <w:tcPr>
            <w:tcW w:w="2636" w:type="dxa"/>
            <w:tcPrChange w:id="983" w:author="David Conklin" w:date="2020-12-08T15:51:00Z">
              <w:tcPr>
                <w:tcW w:w="2636" w:type="dxa"/>
              </w:tcPr>
            </w:tcPrChange>
          </w:tcPr>
          <w:p w14:paraId="31B7E5BA" w14:textId="5FE2124D" w:rsidR="007F2465" w:rsidRDefault="007F2465" w:rsidP="007F2465">
            <w:pPr>
              <w:autoSpaceDE w:val="0"/>
              <w:autoSpaceDN w:val="0"/>
              <w:adjustRightInd w:val="0"/>
              <w:jc w:val="center"/>
              <w:rPr>
                <w:ins w:id="984" w:author="David Conklin" w:date="2020-12-08T15:44:00Z"/>
                <w:rFonts w:cstheme="minorHAnsi"/>
                <w:color w:val="000000"/>
              </w:rPr>
              <w:pPrChange w:id="985" w:author="David Conklin" w:date="2020-12-08T15:55:00Z">
                <w:pPr>
                  <w:autoSpaceDE w:val="0"/>
                  <w:autoSpaceDN w:val="0"/>
                  <w:adjustRightInd w:val="0"/>
                </w:pPr>
              </w:pPrChange>
            </w:pPr>
            <w:ins w:id="986" w:author="David Conklin" w:date="2020-12-08T15:45:00Z">
              <w:r>
                <w:rPr>
                  <w:rFonts w:cstheme="minorHAnsi"/>
                  <w:color w:val="000000"/>
                </w:rPr>
                <w:t>W2A_SLP</w:t>
              </w:r>
            </w:ins>
            <w:ins w:id="987" w:author="David Conklin" w:date="2020-12-08T15:48:00Z">
              <w:r>
                <w:rPr>
                  <w:rFonts w:cstheme="minorHAnsi"/>
                  <w:color w:val="000000"/>
                </w:rPr>
                <w:t xml:space="preserve"> deg</w:t>
              </w:r>
            </w:ins>
            <w:ins w:id="988"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989" w:author="David Conklin" w:date="2020-12-08T15:48:00Z">
              <w:r>
                <w:rPr>
                  <w:rFonts w:cstheme="minorHAnsi"/>
                  <w:color w:val="000000"/>
                </w:rPr>
                <w:t>/deg</w:t>
              </w:r>
            </w:ins>
            <w:ins w:id="990" w:author="David Conklin" w:date="2020-12-08T16:05:00Z">
              <w:r w:rsidR="00497166">
                <w:rPr>
                  <w:rFonts w:cstheme="minorHAnsi"/>
                  <w:color w:val="000000"/>
                </w:rPr>
                <w:t xml:space="preserve"> air</w:t>
              </w:r>
            </w:ins>
          </w:p>
        </w:tc>
        <w:tc>
          <w:tcPr>
            <w:tcW w:w="1661" w:type="dxa"/>
            <w:tcPrChange w:id="991" w:author="David Conklin" w:date="2020-12-08T15:51:00Z">
              <w:tcPr>
                <w:tcW w:w="1661" w:type="dxa"/>
              </w:tcPr>
            </w:tcPrChange>
          </w:tcPr>
          <w:p w14:paraId="76F4DC18" w14:textId="2DA7D4E4" w:rsidR="007F2465" w:rsidRDefault="007F2465" w:rsidP="007F2465">
            <w:pPr>
              <w:autoSpaceDE w:val="0"/>
              <w:autoSpaceDN w:val="0"/>
              <w:adjustRightInd w:val="0"/>
              <w:jc w:val="center"/>
              <w:rPr>
                <w:ins w:id="992" w:author="David Conklin" w:date="2020-12-08T15:44:00Z"/>
                <w:rFonts w:cstheme="minorHAnsi"/>
                <w:color w:val="000000"/>
              </w:rPr>
              <w:pPrChange w:id="993" w:author="David Conklin" w:date="2020-12-08T15:55:00Z">
                <w:pPr>
                  <w:autoSpaceDE w:val="0"/>
                  <w:autoSpaceDN w:val="0"/>
                  <w:adjustRightInd w:val="0"/>
                </w:pPr>
              </w:pPrChange>
            </w:pPr>
            <w:ins w:id="994" w:author="David Conklin" w:date="2020-12-08T15:45:00Z">
              <w:r>
                <w:rPr>
                  <w:rFonts w:cstheme="minorHAnsi"/>
                  <w:color w:val="000000"/>
                </w:rPr>
                <w:t>W2A_INT</w:t>
              </w:r>
            </w:ins>
            <w:ins w:id="995" w:author="David Conklin" w:date="2020-12-08T15:48:00Z">
              <w:r>
                <w:rPr>
                  <w:rFonts w:cstheme="minorHAnsi"/>
                  <w:color w:val="000000"/>
                </w:rPr>
                <w:t xml:space="preserve"> deg C</w:t>
              </w:r>
            </w:ins>
          </w:p>
        </w:tc>
      </w:tr>
      <w:tr w:rsidR="007F2465" w14:paraId="67211560" w14:textId="77777777" w:rsidTr="007F2465">
        <w:trPr>
          <w:ins w:id="996" w:author="David Conklin" w:date="2020-12-08T15:44:00Z"/>
        </w:trPr>
        <w:tc>
          <w:tcPr>
            <w:tcW w:w="1110" w:type="dxa"/>
            <w:tcPrChange w:id="997" w:author="David Conklin" w:date="2020-12-08T15:51:00Z">
              <w:tcPr>
                <w:tcW w:w="1110" w:type="dxa"/>
              </w:tcPr>
            </w:tcPrChange>
          </w:tcPr>
          <w:p w14:paraId="2AB5E0CB" w14:textId="29CFF55A" w:rsidR="007F2465" w:rsidRDefault="007F2465" w:rsidP="007F2465">
            <w:pPr>
              <w:autoSpaceDE w:val="0"/>
              <w:autoSpaceDN w:val="0"/>
              <w:adjustRightInd w:val="0"/>
              <w:jc w:val="center"/>
              <w:rPr>
                <w:ins w:id="998" w:author="David Conklin" w:date="2020-12-08T15:44:00Z"/>
                <w:rFonts w:cstheme="minorHAnsi"/>
                <w:color w:val="000000"/>
              </w:rPr>
              <w:pPrChange w:id="999" w:author="David Conklin" w:date="2020-12-08T15:55:00Z">
                <w:pPr>
                  <w:autoSpaceDE w:val="0"/>
                  <w:autoSpaceDN w:val="0"/>
                  <w:adjustRightInd w:val="0"/>
                </w:pPr>
              </w:pPrChange>
            </w:pPr>
            <w:ins w:id="1000" w:author="David Conklin" w:date="2020-12-08T15:45:00Z">
              <w:r>
                <w:rPr>
                  <w:rFonts w:cstheme="minorHAnsi"/>
                  <w:color w:val="000000"/>
                </w:rPr>
                <w:t>16</w:t>
              </w:r>
            </w:ins>
          </w:p>
        </w:tc>
        <w:tc>
          <w:tcPr>
            <w:tcW w:w="1968" w:type="dxa"/>
            <w:tcPrChange w:id="1001" w:author="David Conklin" w:date="2020-12-08T15:51:00Z">
              <w:tcPr>
                <w:tcW w:w="1968" w:type="dxa"/>
              </w:tcPr>
            </w:tcPrChange>
          </w:tcPr>
          <w:p w14:paraId="1E7DA7D6" w14:textId="2341AEB3" w:rsidR="007F2465" w:rsidRDefault="007F2465" w:rsidP="007F2465">
            <w:pPr>
              <w:autoSpaceDE w:val="0"/>
              <w:autoSpaceDN w:val="0"/>
              <w:adjustRightInd w:val="0"/>
              <w:jc w:val="center"/>
              <w:rPr>
                <w:ins w:id="1002" w:author="David Conklin" w:date="2020-12-08T15:44:00Z"/>
                <w:rFonts w:cstheme="minorHAnsi"/>
                <w:color w:val="000000"/>
              </w:rPr>
              <w:pPrChange w:id="1003" w:author="David Conklin" w:date="2020-12-08T15:55:00Z">
                <w:pPr>
                  <w:autoSpaceDE w:val="0"/>
                  <w:autoSpaceDN w:val="0"/>
                  <w:adjustRightInd w:val="0"/>
                </w:pPr>
              </w:pPrChange>
            </w:pPr>
            <w:ins w:id="1004" w:author="David Conklin" w:date="2020-12-08T15:45:00Z">
              <w:r>
                <w:rPr>
                  <w:rFonts w:cstheme="minorHAnsi"/>
                  <w:color w:val="000000"/>
                </w:rPr>
                <w:t>McKenzie outlet</w:t>
              </w:r>
            </w:ins>
          </w:p>
        </w:tc>
        <w:tc>
          <w:tcPr>
            <w:tcW w:w="2636" w:type="dxa"/>
            <w:tcPrChange w:id="1005" w:author="David Conklin" w:date="2020-12-08T15:51:00Z">
              <w:tcPr>
                <w:tcW w:w="2636" w:type="dxa"/>
              </w:tcPr>
            </w:tcPrChange>
          </w:tcPr>
          <w:p w14:paraId="1B955040" w14:textId="241BFB6C" w:rsidR="007F2465" w:rsidRDefault="007F2465" w:rsidP="007F2465">
            <w:pPr>
              <w:autoSpaceDE w:val="0"/>
              <w:autoSpaceDN w:val="0"/>
              <w:adjustRightInd w:val="0"/>
              <w:jc w:val="center"/>
              <w:rPr>
                <w:ins w:id="1006" w:author="David Conklin" w:date="2020-12-08T15:51:00Z"/>
                <w:rFonts w:cstheme="minorHAnsi"/>
                <w:color w:val="000000"/>
              </w:rPr>
              <w:pPrChange w:id="1007" w:author="David Conklin" w:date="2020-12-08T15:55:00Z">
                <w:pPr>
                  <w:autoSpaceDE w:val="0"/>
                  <w:autoSpaceDN w:val="0"/>
                  <w:adjustRightInd w:val="0"/>
                </w:pPr>
              </w:pPrChange>
            </w:pPr>
            <w:ins w:id="1008" w:author="David Conklin" w:date="2020-12-08T15:54:00Z">
              <w:r>
                <w:rPr>
                  <w:rFonts w:cstheme="minorHAnsi"/>
                  <w:color w:val="000000"/>
                </w:rPr>
                <w:t>314</w:t>
              </w:r>
            </w:ins>
          </w:p>
        </w:tc>
        <w:tc>
          <w:tcPr>
            <w:tcW w:w="2636" w:type="dxa"/>
            <w:tcPrChange w:id="1009" w:author="David Conklin" w:date="2020-12-08T15:51:00Z">
              <w:tcPr>
                <w:tcW w:w="2636" w:type="dxa"/>
              </w:tcPr>
            </w:tcPrChange>
          </w:tcPr>
          <w:p w14:paraId="559C7949" w14:textId="70522D00" w:rsidR="007F2465" w:rsidRDefault="007F2465" w:rsidP="007F2465">
            <w:pPr>
              <w:autoSpaceDE w:val="0"/>
              <w:autoSpaceDN w:val="0"/>
              <w:adjustRightInd w:val="0"/>
              <w:jc w:val="center"/>
              <w:rPr>
                <w:ins w:id="1010" w:author="David Conklin" w:date="2020-12-08T15:44:00Z"/>
                <w:rFonts w:cstheme="minorHAnsi"/>
                <w:color w:val="000000"/>
              </w:rPr>
              <w:pPrChange w:id="1011" w:author="David Conklin" w:date="2020-12-08T15:55:00Z">
                <w:pPr>
                  <w:autoSpaceDE w:val="0"/>
                  <w:autoSpaceDN w:val="0"/>
                  <w:adjustRightInd w:val="0"/>
                </w:pPr>
              </w:pPrChange>
            </w:pPr>
            <w:ins w:id="1012" w:author="David Conklin" w:date="2020-12-08T15:46:00Z">
              <w:r>
                <w:rPr>
                  <w:rFonts w:cstheme="minorHAnsi"/>
                  <w:color w:val="000000"/>
                </w:rPr>
                <w:t>0.</w:t>
              </w:r>
            </w:ins>
            <w:ins w:id="1013" w:author="David Conklin" w:date="2020-12-08T15:50:00Z">
              <w:r>
                <w:rPr>
                  <w:rFonts w:cstheme="minorHAnsi"/>
                  <w:color w:val="000000"/>
                </w:rPr>
                <w:t>60</w:t>
              </w:r>
            </w:ins>
          </w:p>
        </w:tc>
        <w:tc>
          <w:tcPr>
            <w:tcW w:w="1661" w:type="dxa"/>
            <w:tcPrChange w:id="1014" w:author="David Conklin" w:date="2020-12-08T15:51:00Z">
              <w:tcPr>
                <w:tcW w:w="1661" w:type="dxa"/>
              </w:tcPr>
            </w:tcPrChange>
          </w:tcPr>
          <w:p w14:paraId="6EE5B65D" w14:textId="60891F58" w:rsidR="007F2465" w:rsidRDefault="007F2465" w:rsidP="007F2465">
            <w:pPr>
              <w:autoSpaceDE w:val="0"/>
              <w:autoSpaceDN w:val="0"/>
              <w:adjustRightInd w:val="0"/>
              <w:jc w:val="center"/>
              <w:rPr>
                <w:ins w:id="1015" w:author="David Conklin" w:date="2020-12-08T15:44:00Z"/>
                <w:rFonts w:cstheme="minorHAnsi"/>
                <w:color w:val="000000"/>
              </w:rPr>
              <w:pPrChange w:id="1016" w:author="David Conklin" w:date="2020-12-08T15:55:00Z">
                <w:pPr>
                  <w:autoSpaceDE w:val="0"/>
                  <w:autoSpaceDN w:val="0"/>
                  <w:adjustRightInd w:val="0"/>
                </w:pPr>
              </w:pPrChange>
            </w:pPr>
            <w:ins w:id="1017" w:author="David Conklin" w:date="2020-12-08T15:46:00Z">
              <w:r>
                <w:rPr>
                  <w:rFonts w:cstheme="minorHAnsi"/>
                  <w:color w:val="000000"/>
                </w:rPr>
                <w:t>3.37</w:t>
              </w:r>
            </w:ins>
          </w:p>
        </w:tc>
      </w:tr>
      <w:tr w:rsidR="007F2465" w14:paraId="5A3374B1" w14:textId="77777777" w:rsidTr="007F2465">
        <w:trPr>
          <w:ins w:id="1018" w:author="David Conklin" w:date="2020-12-08T15:47:00Z"/>
        </w:trPr>
        <w:tc>
          <w:tcPr>
            <w:tcW w:w="1110" w:type="dxa"/>
            <w:tcPrChange w:id="1019" w:author="David Conklin" w:date="2020-12-08T15:51:00Z">
              <w:tcPr>
                <w:tcW w:w="1110" w:type="dxa"/>
              </w:tcPr>
            </w:tcPrChange>
          </w:tcPr>
          <w:p w14:paraId="4DFCA108" w14:textId="0310A317" w:rsidR="007F2465" w:rsidRDefault="007F2465" w:rsidP="007F2465">
            <w:pPr>
              <w:autoSpaceDE w:val="0"/>
              <w:autoSpaceDN w:val="0"/>
              <w:adjustRightInd w:val="0"/>
              <w:jc w:val="center"/>
              <w:rPr>
                <w:ins w:id="1020" w:author="David Conklin" w:date="2020-12-08T15:47:00Z"/>
                <w:rFonts w:cstheme="minorHAnsi"/>
                <w:color w:val="000000"/>
              </w:rPr>
              <w:pPrChange w:id="1021" w:author="David Conklin" w:date="2020-12-08T15:55:00Z">
                <w:pPr>
                  <w:autoSpaceDE w:val="0"/>
                  <w:autoSpaceDN w:val="0"/>
                  <w:adjustRightInd w:val="0"/>
                </w:pPr>
              </w:pPrChange>
            </w:pPr>
            <w:ins w:id="1022" w:author="David Conklin" w:date="2020-12-08T15:47:00Z">
              <w:r>
                <w:rPr>
                  <w:rFonts w:cstheme="minorHAnsi"/>
                  <w:color w:val="000000"/>
                </w:rPr>
                <w:lastRenderedPageBreak/>
                <w:t>9</w:t>
              </w:r>
            </w:ins>
          </w:p>
        </w:tc>
        <w:tc>
          <w:tcPr>
            <w:tcW w:w="1968" w:type="dxa"/>
            <w:tcPrChange w:id="1023" w:author="David Conklin" w:date="2020-12-08T15:51:00Z">
              <w:tcPr>
                <w:tcW w:w="1968" w:type="dxa"/>
              </w:tcPr>
            </w:tcPrChange>
          </w:tcPr>
          <w:p w14:paraId="6FBA9282" w14:textId="56AC1869" w:rsidR="007F2465" w:rsidRDefault="007F2465" w:rsidP="007F2465">
            <w:pPr>
              <w:autoSpaceDE w:val="0"/>
              <w:autoSpaceDN w:val="0"/>
              <w:adjustRightInd w:val="0"/>
              <w:jc w:val="center"/>
              <w:rPr>
                <w:ins w:id="1024" w:author="David Conklin" w:date="2020-12-08T15:47:00Z"/>
                <w:rFonts w:cstheme="minorHAnsi"/>
                <w:color w:val="000000"/>
              </w:rPr>
              <w:pPrChange w:id="1025" w:author="David Conklin" w:date="2020-12-08T15:55:00Z">
                <w:pPr>
                  <w:autoSpaceDE w:val="0"/>
                  <w:autoSpaceDN w:val="0"/>
                  <w:adjustRightInd w:val="0"/>
                </w:pPr>
              </w:pPrChange>
            </w:pPr>
            <w:ins w:id="1026" w:author="David Conklin" w:date="2020-12-08T15:47:00Z">
              <w:r>
                <w:rPr>
                  <w:rFonts w:cstheme="minorHAnsi"/>
                  <w:color w:val="000000"/>
                </w:rPr>
                <w:t>Blue River res</w:t>
              </w:r>
            </w:ins>
            <w:ins w:id="1027" w:author="David Conklin" w:date="2020-12-08T15:48:00Z">
              <w:r>
                <w:rPr>
                  <w:rFonts w:cstheme="minorHAnsi"/>
                  <w:color w:val="000000"/>
                </w:rPr>
                <w:t>ervoir</w:t>
              </w:r>
            </w:ins>
          </w:p>
        </w:tc>
        <w:tc>
          <w:tcPr>
            <w:tcW w:w="2636" w:type="dxa"/>
            <w:tcPrChange w:id="1028" w:author="David Conklin" w:date="2020-12-08T15:51:00Z">
              <w:tcPr>
                <w:tcW w:w="2636" w:type="dxa"/>
              </w:tcPr>
            </w:tcPrChange>
          </w:tcPr>
          <w:p w14:paraId="58E1FCB4" w14:textId="5D49EDB2" w:rsidR="007F2465" w:rsidRDefault="007F2465" w:rsidP="007F2465">
            <w:pPr>
              <w:autoSpaceDE w:val="0"/>
              <w:autoSpaceDN w:val="0"/>
              <w:adjustRightInd w:val="0"/>
              <w:jc w:val="center"/>
              <w:rPr>
                <w:ins w:id="1029" w:author="David Conklin" w:date="2020-12-08T15:51:00Z"/>
                <w:rFonts w:cstheme="minorHAnsi"/>
                <w:color w:val="000000"/>
              </w:rPr>
              <w:pPrChange w:id="1030" w:author="David Conklin" w:date="2020-12-08T15:55:00Z">
                <w:pPr>
                  <w:autoSpaceDE w:val="0"/>
                  <w:autoSpaceDN w:val="0"/>
                  <w:adjustRightInd w:val="0"/>
                </w:pPr>
              </w:pPrChange>
            </w:pPr>
            <w:ins w:id="1031" w:author="David Conklin" w:date="2020-12-08T15:54:00Z">
              <w:r>
                <w:rPr>
                  <w:rFonts w:cstheme="minorHAnsi"/>
                  <w:color w:val="000000"/>
                </w:rPr>
                <w:t>932</w:t>
              </w:r>
            </w:ins>
          </w:p>
        </w:tc>
        <w:tc>
          <w:tcPr>
            <w:tcW w:w="2636" w:type="dxa"/>
            <w:tcPrChange w:id="1032" w:author="David Conklin" w:date="2020-12-08T15:51:00Z">
              <w:tcPr>
                <w:tcW w:w="2636" w:type="dxa"/>
              </w:tcPr>
            </w:tcPrChange>
          </w:tcPr>
          <w:p w14:paraId="639386ED" w14:textId="4A34710E" w:rsidR="007F2465" w:rsidRDefault="007F2465" w:rsidP="007F2465">
            <w:pPr>
              <w:autoSpaceDE w:val="0"/>
              <w:autoSpaceDN w:val="0"/>
              <w:adjustRightInd w:val="0"/>
              <w:jc w:val="center"/>
              <w:rPr>
                <w:ins w:id="1033" w:author="David Conklin" w:date="2020-12-08T15:47:00Z"/>
                <w:rFonts w:cstheme="minorHAnsi"/>
                <w:color w:val="000000"/>
              </w:rPr>
              <w:pPrChange w:id="1034" w:author="David Conklin" w:date="2020-12-08T15:55:00Z">
                <w:pPr>
                  <w:autoSpaceDE w:val="0"/>
                  <w:autoSpaceDN w:val="0"/>
                  <w:adjustRightInd w:val="0"/>
                </w:pPr>
              </w:pPrChange>
            </w:pPr>
            <w:ins w:id="1035" w:author="David Conklin" w:date="2020-12-08T15:48:00Z">
              <w:r>
                <w:rPr>
                  <w:rFonts w:cstheme="minorHAnsi"/>
                  <w:color w:val="000000"/>
                </w:rPr>
                <w:t>0.6</w:t>
              </w:r>
            </w:ins>
            <w:ins w:id="1036" w:author="David Conklin" w:date="2020-12-08T15:50:00Z">
              <w:r>
                <w:rPr>
                  <w:rFonts w:cstheme="minorHAnsi"/>
                  <w:color w:val="000000"/>
                </w:rPr>
                <w:t>4</w:t>
              </w:r>
            </w:ins>
          </w:p>
        </w:tc>
        <w:tc>
          <w:tcPr>
            <w:tcW w:w="1661" w:type="dxa"/>
            <w:tcPrChange w:id="1037" w:author="David Conklin" w:date="2020-12-08T15:51:00Z">
              <w:tcPr>
                <w:tcW w:w="1661" w:type="dxa"/>
              </w:tcPr>
            </w:tcPrChange>
          </w:tcPr>
          <w:p w14:paraId="2DAC1C1F" w14:textId="42361804" w:rsidR="007F2465" w:rsidRDefault="007F2465" w:rsidP="007F2465">
            <w:pPr>
              <w:autoSpaceDE w:val="0"/>
              <w:autoSpaceDN w:val="0"/>
              <w:adjustRightInd w:val="0"/>
              <w:jc w:val="center"/>
              <w:rPr>
                <w:ins w:id="1038" w:author="David Conklin" w:date="2020-12-08T15:47:00Z"/>
                <w:rFonts w:cstheme="minorHAnsi"/>
                <w:color w:val="000000"/>
              </w:rPr>
              <w:pPrChange w:id="1039" w:author="David Conklin" w:date="2020-12-08T15:55:00Z">
                <w:pPr>
                  <w:autoSpaceDE w:val="0"/>
                  <w:autoSpaceDN w:val="0"/>
                  <w:adjustRightInd w:val="0"/>
                </w:pPr>
              </w:pPrChange>
            </w:pPr>
            <w:ins w:id="1040" w:author="David Conklin" w:date="2020-12-08T15:49:00Z">
              <w:r>
                <w:rPr>
                  <w:rFonts w:cstheme="minorHAnsi"/>
                  <w:color w:val="000000"/>
                </w:rPr>
                <w:t>2.70</w:t>
              </w:r>
            </w:ins>
          </w:p>
        </w:tc>
      </w:tr>
      <w:tr w:rsidR="007F2465" w14:paraId="107A73B3" w14:textId="77777777" w:rsidTr="007F2465">
        <w:trPr>
          <w:ins w:id="1041" w:author="David Conklin" w:date="2020-12-08T15:49:00Z"/>
        </w:trPr>
        <w:tc>
          <w:tcPr>
            <w:tcW w:w="1110" w:type="dxa"/>
            <w:tcPrChange w:id="1042" w:author="David Conklin" w:date="2020-12-08T15:51:00Z">
              <w:tcPr>
                <w:tcW w:w="1110" w:type="dxa"/>
              </w:tcPr>
            </w:tcPrChange>
          </w:tcPr>
          <w:p w14:paraId="408FED19" w14:textId="44B55FC9" w:rsidR="007F2465" w:rsidRDefault="007F2465" w:rsidP="007F2465">
            <w:pPr>
              <w:autoSpaceDE w:val="0"/>
              <w:autoSpaceDN w:val="0"/>
              <w:adjustRightInd w:val="0"/>
              <w:jc w:val="center"/>
              <w:rPr>
                <w:ins w:id="1043" w:author="David Conklin" w:date="2020-12-08T15:49:00Z"/>
                <w:rFonts w:cstheme="minorHAnsi"/>
                <w:color w:val="000000"/>
              </w:rPr>
              <w:pPrChange w:id="1044" w:author="David Conklin" w:date="2020-12-08T15:55:00Z">
                <w:pPr>
                  <w:autoSpaceDE w:val="0"/>
                  <w:autoSpaceDN w:val="0"/>
                  <w:adjustRightInd w:val="0"/>
                </w:pPr>
              </w:pPrChange>
            </w:pPr>
            <w:ins w:id="1045" w:author="David Conklin" w:date="2020-12-08T15:49:00Z">
              <w:r>
                <w:rPr>
                  <w:rFonts w:cstheme="minorHAnsi"/>
                  <w:color w:val="000000"/>
                </w:rPr>
                <w:t>8</w:t>
              </w:r>
            </w:ins>
          </w:p>
        </w:tc>
        <w:tc>
          <w:tcPr>
            <w:tcW w:w="1968" w:type="dxa"/>
            <w:tcPrChange w:id="1046" w:author="David Conklin" w:date="2020-12-08T15:51:00Z">
              <w:tcPr>
                <w:tcW w:w="1968" w:type="dxa"/>
              </w:tcPr>
            </w:tcPrChange>
          </w:tcPr>
          <w:p w14:paraId="6C87A5A1" w14:textId="3732FB14" w:rsidR="007F2465" w:rsidRDefault="007F2465" w:rsidP="007F2465">
            <w:pPr>
              <w:autoSpaceDE w:val="0"/>
              <w:autoSpaceDN w:val="0"/>
              <w:adjustRightInd w:val="0"/>
              <w:jc w:val="center"/>
              <w:rPr>
                <w:ins w:id="1047" w:author="David Conklin" w:date="2020-12-08T15:49:00Z"/>
                <w:rFonts w:cstheme="minorHAnsi"/>
                <w:color w:val="000000"/>
              </w:rPr>
              <w:pPrChange w:id="1048" w:author="David Conklin" w:date="2020-12-08T15:55:00Z">
                <w:pPr>
                  <w:autoSpaceDE w:val="0"/>
                  <w:autoSpaceDN w:val="0"/>
                  <w:adjustRightInd w:val="0"/>
                </w:pPr>
              </w:pPrChange>
            </w:pPr>
            <w:ins w:id="1049" w:author="David Conklin" w:date="2020-12-08T15:49:00Z">
              <w:r>
                <w:rPr>
                  <w:rFonts w:cstheme="minorHAnsi"/>
                  <w:color w:val="000000"/>
                </w:rPr>
                <w:t>Cougar r</w:t>
              </w:r>
            </w:ins>
            <w:ins w:id="1050" w:author="David Conklin" w:date="2020-12-08T15:50:00Z">
              <w:r>
                <w:rPr>
                  <w:rFonts w:cstheme="minorHAnsi"/>
                  <w:color w:val="000000"/>
                </w:rPr>
                <w:t>eservoir</w:t>
              </w:r>
            </w:ins>
          </w:p>
        </w:tc>
        <w:tc>
          <w:tcPr>
            <w:tcW w:w="2636" w:type="dxa"/>
            <w:tcPrChange w:id="1051" w:author="David Conklin" w:date="2020-12-08T15:51:00Z">
              <w:tcPr>
                <w:tcW w:w="2636" w:type="dxa"/>
              </w:tcPr>
            </w:tcPrChange>
          </w:tcPr>
          <w:p w14:paraId="0637ADA9" w14:textId="3690A6B6" w:rsidR="007F2465" w:rsidRDefault="007F2465" w:rsidP="007F2465">
            <w:pPr>
              <w:autoSpaceDE w:val="0"/>
              <w:autoSpaceDN w:val="0"/>
              <w:adjustRightInd w:val="0"/>
              <w:jc w:val="center"/>
              <w:rPr>
                <w:ins w:id="1052" w:author="David Conklin" w:date="2020-12-08T15:51:00Z"/>
                <w:rFonts w:cstheme="minorHAnsi"/>
                <w:color w:val="000000"/>
              </w:rPr>
              <w:pPrChange w:id="1053" w:author="David Conklin" w:date="2020-12-08T15:55:00Z">
                <w:pPr>
                  <w:autoSpaceDE w:val="0"/>
                  <w:autoSpaceDN w:val="0"/>
                  <w:adjustRightInd w:val="0"/>
                </w:pPr>
              </w:pPrChange>
            </w:pPr>
            <w:ins w:id="1054" w:author="David Conklin" w:date="2020-12-08T15:54:00Z">
              <w:r>
                <w:rPr>
                  <w:rFonts w:cstheme="minorHAnsi"/>
                  <w:color w:val="000000"/>
                </w:rPr>
                <w:t>122</w:t>
              </w:r>
            </w:ins>
            <w:ins w:id="1055" w:author="David Conklin" w:date="2020-12-08T15:56:00Z">
              <w:r w:rsidR="00497166">
                <w:rPr>
                  <w:rFonts w:cstheme="minorHAnsi"/>
                  <w:color w:val="000000"/>
                </w:rPr>
                <w:t>2</w:t>
              </w:r>
            </w:ins>
          </w:p>
        </w:tc>
        <w:tc>
          <w:tcPr>
            <w:tcW w:w="2636" w:type="dxa"/>
            <w:tcPrChange w:id="1056" w:author="David Conklin" w:date="2020-12-08T15:51:00Z">
              <w:tcPr>
                <w:tcW w:w="2636" w:type="dxa"/>
              </w:tcPr>
            </w:tcPrChange>
          </w:tcPr>
          <w:p w14:paraId="2AEA119E" w14:textId="70A85E54" w:rsidR="007F2465" w:rsidRDefault="007F2465" w:rsidP="007F2465">
            <w:pPr>
              <w:autoSpaceDE w:val="0"/>
              <w:autoSpaceDN w:val="0"/>
              <w:adjustRightInd w:val="0"/>
              <w:jc w:val="center"/>
              <w:rPr>
                <w:ins w:id="1057" w:author="David Conklin" w:date="2020-12-08T15:49:00Z"/>
                <w:rFonts w:cstheme="minorHAnsi"/>
                <w:color w:val="000000"/>
              </w:rPr>
              <w:pPrChange w:id="1058" w:author="David Conklin" w:date="2020-12-08T15:55:00Z">
                <w:pPr>
                  <w:autoSpaceDE w:val="0"/>
                  <w:autoSpaceDN w:val="0"/>
                  <w:adjustRightInd w:val="0"/>
                </w:pPr>
              </w:pPrChange>
            </w:pPr>
            <w:ins w:id="1059" w:author="David Conklin" w:date="2020-12-08T15:50:00Z">
              <w:r>
                <w:rPr>
                  <w:rFonts w:cstheme="minorHAnsi"/>
                  <w:color w:val="000000"/>
                </w:rPr>
                <w:t>0.38</w:t>
              </w:r>
            </w:ins>
          </w:p>
        </w:tc>
        <w:tc>
          <w:tcPr>
            <w:tcW w:w="1661" w:type="dxa"/>
            <w:tcPrChange w:id="1060" w:author="David Conklin" w:date="2020-12-08T15:51:00Z">
              <w:tcPr>
                <w:tcW w:w="1661" w:type="dxa"/>
              </w:tcPr>
            </w:tcPrChange>
          </w:tcPr>
          <w:p w14:paraId="70B2A540" w14:textId="216630E0" w:rsidR="007F2465" w:rsidRDefault="007F2465" w:rsidP="007F2465">
            <w:pPr>
              <w:autoSpaceDE w:val="0"/>
              <w:autoSpaceDN w:val="0"/>
              <w:adjustRightInd w:val="0"/>
              <w:jc w:val="center"/>
              <w:rPr>
                <w:ins w:id="1061" w:author="David Conklin" w:date="2020-12-08T15:49:00Z"/>
                <w:rFonts w:cstheme="minorHAnsi"/>
                <w:color w:val="000000"/>
              </w:rPr>
              <w:pPrChange w:id="1062" w:author="David Conklin" w:date="2020-12-08T15:55:00Z">
                <w:pPr>
                  <w:autoSpaceDE w:val="0"/>
                  <w:autoSpaceDN w:val="0"/>
                  <w:adjustRightInd w:val="0"/>
                </w:pPr>
              </w:pPrChange>
            </w:pPr>
            <w:ins w:id="1063"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64" w:name="_Toc58341822"/>
      <w:r>
        <w:t>Thermal stratification in reservoirs</w:t>
      </w:r>
      <w:bookmarkEnd w:id="106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65" w:name="_Toc58341823"/>
      <w:r>
        <w:t>Thermal loading</w:t>
      </w:r>
      <w:bookmarkEnd w:id="106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lastRenderedPageBreak/>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66" w:name="_Toc58341824"/>
      <w:r>
        <w:t>Reservoirs</w:t>
      </w:r>
      <w:bookmarkEnd w:id="106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lastRenderedPageBreak/>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67" w:name="_Toc58341825"/>
      <w:r>
        <w:t>Reservoir data</w:t>
      </w:r>
      <w:bookmarkEnd w:id="106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lastRenderedPageBreak/>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68" w:name="_Toc58341826"/>
      <w:r>
        <w:lastRenderedPageBreak/>
        <w:t>Reservoir data sources</w:t>
      </w:r>
      <w:bookmarkEnd w:id="106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069" w:name="_Toc58341827"/>
      <w:r>
        <w:t>Creating a new study area</w:t>
      </w:r>
      <w:r w:rsidR="00A55502">
        <w:t xml:space="preserve"> from a watershed within the WRB</w:t>
      </w:r>
      <w:bookmarkEnd w:id="106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lastRenderedPageBreak/>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 xml:space="preserve">Any other files specific to the subbasin should also be placed in </w:t>
      </w:r>
      <w:r w:rsidR="00767641">
        <w:rPr>
          <w:rFonts w:asciiTheme="minorHAnsi" w:hAnsiTheme="minorHAnsi" w:cstheme="minorHAnsi"/>
          <w:sz w:val="22"/>
        </w:rPr>
        <w:lastRenderedPageBreak/>
        <w:t>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70" w:name="_Toc58341828"/>
      <w:r>
        <w:t>Limitations of subbasin simulations</w:t>
      </w:r>
      <w:bookmarkEnd w:id="107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071" w:name="_Toc58341829"/>
      <w:r>
        <w:t>North Santiam study area</w:t>
      </w:r>
      <w:bookmarkEnd w:id="1071"/>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72" w:name="_Toc58341830"/>
      <w:r>
        <w:rPr>
          <w:rFonts w:eastAsia="Times New Roman"/>
        </w:rPr>
        <w:lastRenderedPageBreak/>
        <w:t>Instream water rights</w:t>
      </w:r>
      <w:bookmarkEnd w:id="107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07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073"/>
    </w:p>
    <w:p w14:paraId="0FD5899C" w14:textId="77777777" w:rsidR="0092040E" w:rsidRDefault="0092040E" w:rsidP="0092040E"/>
    <w:p w14:paraId="0E0CDFE5" w14:textId="77777777" w:rsidR="00B91F45" w:rsidRDefault="00B47486" w:rsidP="00B91F45">
      <w:pPr>
        <w:pStyle w:val="Heading2"/>
      </w:pPr>
      <w:bookmarkStart w:id="1074" w:name="_Toc58341831"/>
      <w:r>
        <w:t xml:space="preserve">Municipal </w:t>
      </w:r>
      <w:r w:rsidR="00057A5D">
        <w:t>w</w:t>
      </w:r>
      <w:r>
        <w:t xml:space="preserve">ater </w:t>
      </w:r>
      <w:r w:rsidR="00D97755">
        <w:t>r</w:t>
      </w:r>
      <w:r>
        <w:t>ights</w:t>
      </w:r>
      <w:bookmarkEnd w:id="107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75" w:name="_Toc58341832"/>
      <w:r>
        <w:t>McKenzie Basin Wetlands Study</w:t>
      </w:r>
      <w:bookmarkEnd w:id="1075"/>
    </w:p>
    <w:p w14:paraId="79498AD8" w14:textId="77777777" w:rsidR="00736461" w:rsidRPr="00D97CDA" w:rsidRDefault="00736461" w:rsidP="00A8214A"/>
    <w:p w14:paraId="2403DDA0" w14:textId="063D759E" w:rsidR="00275338" w:rsidRDefault="003613A1" w:rsidP="00A8214A">
      <w:pPr>
        <w:pStyle w:val="Heading2"/>
      </w:pPr>
      <w:bookmarkStart w:id="1076" w:name="_Toc58341833"/>
      <w:r>
        <w:t xml:space="preserve">Project </w:t>
      </w:r>
      <w:r w:rsidR="00DC262D">
        <w:t>Overview</w:t>
      </w:r>
      <w:bookmarkEnd w:id="1076"/>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077" w:name="_Ref48282850"/>
      <w:bookmarkStart w:id="1078" w:name="_Toc53219839"/>
      <w:r>
        <w:t xml:space="preserve">Figure </w:t>
      </w:r>
      <w:fldSimple w:instr=" SEQ Figure \* ARABIC ">
        <w:r w:rsidR="00F90C07">
          <w:rPr>
            <w:noProof/>
          </w:rPr>
          <w:t>7</w:t>
        </w:r>
      </w:fldSimple>
      <w:bookmarkEnd w:id="1077"/>
      <w:r>
        <w:t>. McKenzie basin in CW3M screen capture</w:t>
      </w:r>
      <w:bookmarkEnd w:id="1078"/>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079" w:name="_Ref48282776"/>
      <w:bookmarkStart w:id="1080" w:name="_Ref48282732"/>
      <w:bookmarkStart w:id="1081" w:name="_Toc53219840"/>
      <w:r>
        <w:t xml:space="preserve">Figure </w:t>
      </w:r>
      <w:fldSimple w:instr=" SEQ Figure \* ARABIC ">
        <w:r w:rsidR="00F90C07">
          <w:rPr>
            <w:noProof/>
          </w:rPr>
          <w:t>8</w:t>
        </w:r>
      </w:fldSimple>
      <w:bookmarkEnd w:id="1079"/>
      <w:r>
        <w:t>. Wetlands in the lower McKenzie basin, with their WETL_ID attribute values</w:t>
      </w:r>
      <w:bookmarkEnd w:id="1080"/>
      <w:bookmarkEnd w:id="1081"/>
    </w:p>
    <w:p w14:paraId="364BDC9E" w14:textId="77777777" w:rsidR="004D33B7" w:rsidRDefault="004D33B7" w:rsidP="00275338"/>
    <w:p w14:paraId="6EF95807" w14:textId="5E566C26" w:rsidR="003613A1" w:rsidRDefault="003613A1" w:rsidP="00A8214A">
      <w:pPr>
        <w:pStyle w:val="Heading2"/>
      </w:pPr>
      <w:bookmarkStart w:id="1082" w:name="_Toc58341834"/>
      <w:r>
        <w:t>Model and Simulation Overview</w:t>
      </w:r>
      <w:bookmarkEnd w:id="1082"/>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83" w:name="_Toc58341835"/>
      <w:r>
        <w:t>McKenzie wetlands in the initial versions of the IDU, HRU, and Reach data layers</w:t>
      </w:r>
      <w:bookmarkEnd w:id="1083"/>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84" w:name="_Toc49175988"/>
      <w:bookmarkStart w:id="1085" w:name="_Toc58341836"/>
      <w:r>
        <w:t>Data changes for better representation of wetlands</w:t>
      </w:r>
      <w:bookmarkEnd w:id="1084"/>
      <w:bookmarkEnd w:id="1085"/>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86" w:name="_Toc58341837"/>
      <w:r>
        <w:t xml:space="preserve">Projection, </w:t>
      </w:r>
      <w:r w:rsidR="006F174A">
        <w:t>Calendar</w:t>
      </w:r>
      <w:r>
        <w:t>,</w:t>
      </w:r>
      <w:r w:rsidR="006F174A">
        <w:t xml:space="preserve"> and </w:t>
      </w:r>
      <w:r w:rsidR="009D540F">
        <w:t>Units</w:t>
      </w:r>
      <w:bookmarkEnd w:id="1086"/>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87" w:name="_Toc58341838"/>
      <w:r>
        <w:t>Simulation of changes in wetlands over time</w:t>
      </w:r>
      <w:bookmarkEnd w:id="108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88" w:name="_Toc58341839"/>
      <w:r>
        <w:t xml:space="preserve">How wetlands </w:t>
      </w:r>
      <w:r w:rsidR="000806A1">
        <w:t>are</w:t>
      </w:r>
      <w:r>
        <w:t xml:space="preserve"> represented</w:t>
      </w:r>
      <w:r w:rsidR="006D6388">
        <w:t xml:space="preserve"> in the model</w:t>
      </w:r>
      <w:bookmarkEnd w:id="108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89" w:name="_Toc58341840"/>
      <w:r>
        <w:t>Attributes of interest in the wetlands study</w:t>
      </w:r>
      <w:bookmarkEnd w:id="108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90" w:name="_Toc58341841"/>
      <w:r>
        <w:t>A WETNESS attribute</w:t>
      </w:r>
      <w:bookmarkEnd w:id="1090"/>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91" w:name="_Toc58341842"/>
      <w:r>
        <w:t>Calculating the exchange of water between the wetland and the reach</w:t>
      </w:r>
      <w:bookmarkEnd w:id="1091"/>
    </w:p>
    <w:p w14:paraId="71419F3E" w14:textId="001ADEBC" w:rsidR="00871F69" w:rsidRDefault="00871F69" w:rsidP="00871F69">
      <w:pPr>
        <w:pStyle w:val="Heading3"/>
      </w:pPr>
      <w:bookmarkStart w:id="1092" w:name="_Toc58341843"/>
      <w:r>
        <w:t xml:space="preserve">Wetland </w:t>
      </w:r>
      <w:r w:rsidR="007A55EC">
        <w:t xml:space="preserve">IDU </w:t>
      </w:r>
      <w:r>
        <w:t>parameters</w:t>
      </w:r>
      <w:bookmarkEnd w:id="109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93" w:name="_Toc58341844"/>
      <w:r>
        <w:t>Reach parameters</w:t>
      </w:r>
      <w:bookmarkEnd w:id="1093"/>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94" w:name="_Toc58341845"/>
      <w:r>
        <w:t>Loss (or gain) of wetlands</w:t>
      </w:r>
      <w:bookmarkEnd w:id="109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95" w:name="_Toc58341846"/>
      <w:r>
        <w:t>Reality check</w:t>
      </w:r>
      <w:bookmarkEnd w:id="109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096"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097" w:author="David Conklin" w:date="2020-12-08T14:14:00Z"/>
          <w:noProof/>
        </w:rPr>
      </w:pPr>
      <w:ins w:id="1098"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099"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100" w:author="David Conklin" w:date="2020-12-08T14:21:00Z"/>
        </w:rPr>
      </w:pPr>
    </w:p>
    <w:p w14:paraId="1845E1E7" w14:textId="3E267FA1" w:rsidR="00E869F7" w:rsidRDefault="00E869F7" w:rsidP="006D6388">
      <w:ins w:id="1101"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102" w:name="_Toc58341847"/>
      <w:r>
        <w:t>High Cascades Springs</w:t>
      </w:r>
      <w:bookmarkEnd w:id="110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03" w:name="_Toc58341848"/>
      <w:r>
        <w:t>Calibration</w:t>
      </w:r>
      <w:r w:rsidR="00B06ED6">
        <w:t xml:space="preserve"> and simulation skill</w:t>
      </w:r>
      <w:bookmarkEnd w:id="1103"/>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104" w:name="_Toc58341849"/>
      <w:r>
        <w:t>Analysis of</w:t>
      </w:r>
      <w:r w:rsidR="003024C9">
        <w:t xml:space="preserve"> locations where the model has low skill</w:t>
      </w:r>
      <w:bookmarkEnd w:id="1104"/>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105" w:name="_Toc58341850"/>
      <w:r>
        <w:t>Simulated McKenzie basin water budget</w:t>
      </w:r>
      <w:bookmarkEnd w:id="1105"/>
    </w:p>
    <w:p w14:paraId="037D7B42" w14:textId="7F5AED13" w:rsidR="00B47F76" w:rsidRDefault="00B47F76" w:rsidP="00B47F76">
      <w:r>
        <w:t>As of 1</w:t>
      </w:r>
      <w:ins w:id="1106" w:author="David Conklin" w:date="2020-12-08T14:03:00Z">
        <w:r w:rsidR="00914CB4">
          <w:t>2/7</w:t>
        </w:r>
      </w:ins>
      <w:del w:id="1107" w:author="David Conklin" w:date="2020-12-08T14:03:00Z">
        <w:r w:rsidDel="00914CB4">
          <w:delText>1/</w:delText>
        </w:r>
        <w:r w:rsidR="004C77EC" w:rsidDel="00914CB4">
          <w:delText>26</w:delText>
        </w:r>
      </w:del>
      <w:r>
        <w:t>/20</w:t>
      </w:r>
      <w:r w:rsidR="004C77EC">
        <w:t xml:space="preserve"> CW3M ver. 1</w:t>
      </w:r>
      <w:ins w:id="1108" w:author="David Conklin" w:date="2020-12-08T14:03:00Z">
        <w:r w:rsidR="00914CB4">
          <w:t>51</w:t>
        </w:r>
      </w:ins>
      <w:del w:id="1109"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914CB4">
            <w:pPr>
              <w:jc w:val="right"/>
              <w:pPrChange w:id="1110" w:author="David Conklin" w:date="2020-12-08T14:04:00Z">
                <w:pPr/>
              </w:pPrChange>
            </w:pPr>
            <w:r>
              <w:t>8</w:t>
            </w:r>
            <w:r w:rsidR="00C4268B">
              <w:t>6.5</w:t>
            </w:r>
            <w:r>
              <w:t>%</w:t>
            </w:r>
          </w:p>
        </w:tc>
        <w:tc>
          <w:tcPr>
            <w:tcW w:w="0" w:type="auto"/>
          </w:tcPr>
          <w:p w14:paraId="5F29B78A" w14:textId="77777777" w:rsidR="00B47F76" w:rsidRDefault="00B47F76" w:rsidP="00914CB4">
            <w:pPr>
              <w:jc w:val="right"/>
              <w:pPrChange w:id="1111"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914CB4">
            <w:pPr>
              <w:jc w:val="right"/>
              <w:pPrChange w:id="1112" w:author="David Conklin" w:date="2020-12-08T14:04:00Z">
                <w:pPr/>
              </w:pPrChange>
            </w:pPr>
            <w:r>
              <w:t>1</w:t>
            </w:r>
            <w:r w:rsidR="00C4268B">
              <w:t>2.7</w:t>
            </w:r>
            <w:r>
              <w:t>%</w:t>
            </w:r>
          </w:p>
        </w:tc>
        <w:tc>
          <w:tcPr>
            <w:tcW w:w="0" w:type="auto"/>
          </w:tcPr>
          <w:p w14:paraId="269CCE04" w14:textId="23137AD7" w:rsidR="00B47F76" w:rsidRDefault="00161692" w:rsidP="00914CB4">
            <w:pPr>
              <w:jc w:val="right"/>
              <w:pPrChange w:id="1113"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914CB4">
            <w:pPr>
              <w:jc w:val="right"/>
              <w:pPrChange w:id="1114" w:author="David Conklin" w:date="2020-12-08T14:04:00Z">
                <w:pPr/>
              </w:pPrChange>
            </w:pPr>
            <w:r>
              <w:t>0.5%</w:t>
            </w:r>
          </w:p>
        </w:tc>
        <w:tc>
          <w:tcPr>
            <w:tcW w:w="0" w:type="auto"/>
          </w:tcPr>
          <w:p w14:paraId="1916D884" w14:textId="77777777" w:rsidR="00B47F76" w:rsidRDefault="00B47F76" w:rsidP="00914CB4">
            <w:pPr>
              <w:jc w:val="right"/>
              <w:pPrChange w:id="1115"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914CB4">
            <w:pPr>
              <w:jc w:val="right"/>
              <w:pPrChange w:id="1116" w:author="David Conklin" w:date="2020-12-08T14:04:00Z">
                <w:pPr/>
              </w:pPrChange>
            </w:pPr>
            <w:r>
              <w:t>0.</w:t>
            </w:r>
            <w:r w:rsidR="00C4268B">
              <w:t>2</w:t>
            </w:r>
            <w:r>
              <w:t>%</w:t>
            </w:r>
          </w:p>
        </w:tc>
        <w:tc>
          <w:tcPr>
            <w:tcW w:w="0" w:type="auto"/>
          </w:tcPr>
          <w:p w14:paraId="0842F788" w14:textId="77777777" w:rsidR="00B47F76" w:rsidRDefault="00B47F76" w:rsidP="00914CB4">
            <w:pPr>
              <w:jc w:val="right"/>
              <w:pPrChange w:id="1117"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914CB4">
            <w:pPr>
              <w:jc w:val="right"/>
              <w:pPrChange w:id="1118" w:author="David Conklin" w:date="2020-12-08T14:04:00Z">
                <w:pPr/>
              </w:pPrChange>
            </w:pPr>
            <w:r>
              <w:t>100.0%</w:t>
            </w:r>
          </w:p>
        </w:tc>
        <w:tc>
          <w:tcPr>
            <w:tcW w:w="0" w:type="auto"/>
          </w:tcPr>
          <w:p w14:paraId="20B16787" w14:textId="77777777" w:rsidR="00B47F76" w:rsidRDefault="00B47F76" w:rsidP="00914CB4">
            <w:pPr>
              <w:jc w:val="right"/>
              <w:pPrChange w:id="1119"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914CB4">
            <w:pPr>
              <w:jc w:val="right"/>
              <w:pPrChange w:id="1120" w:author="David Conklin" w:date="2020-12-08T14:04:00Z">
                <w:pPr/>
              </w:pPrChange>
            </w:pPr>
          </w:p>
        </w:tc>
        <w:tc>
          <w:tcPr>
            <w:tcW w:w="0" w:type="auto"/>
          </w:tcPr>
          <w:p w14:paraId="6C64F406" w14:textId="77777777" w:rsidR="00B47F76" w:rsidRDefault="00B47F76" w:rsidP="00914CB4">
            <w:pPr>
              <w:jc w:val="right"/>
              <w:pPrChange w:id="1121"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914CB4">
            <w:pPr>
              <w:jc w:val="right"/>
              <w:pPrChange w:id="1122" w:author="David Conklin" w:date="2020-12-08T14:04:00Z">
                <w:pPr/>
              </w:pPrChange>
            </w:pPr>
            <w:r>
              <w:t>% of precipitation</w:t>
            </w:r>
          </w:p>
        </w:tc>
        <w:tc>
          <w:tcPr>
            <w:tcW w:w="0" w:type="auto"/>
          </w:tcPr>
          <w:p w14:paraId="593E551D" w14:textId="77777777" w:rsidR="00B47F76" w:rsidRDefault="00B47F76" w:rsidP="00914CB4">
            <w:pPr>
              <w:jc w:val="right"/>
              <w:pPrChange w:id="1123" w:author="David Conklin" w:date="2020-12-08T14:05:00Z">
                <w:pPr/>
              </w:pPrChange>
            </w:pPr>
            <w:r>
              <w:t>cms</w:t>
            </w:r>
          </w:p>
        </w:tc>
        <w:tc>
          <w:tcPr>
            <w:tcW w:w="0" w:type="auto"/>
          </w:tcPr>
          <w:p w14:paraId="47541193" w14:textId="3D7365DA" w:rsidR="00B47F76" w:rsidRDefault="00914CB4" w:rsidP="006636CC">
            <w:ins w:id="1124"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914CB4">
            <w:pPr>
              <w:jc w:val="right"/>
              <w:pPrChange w:id="1125" w:author="David Conklin" w:date="2020-12-08T14:04:00Z">
                <w:pPr/>
              </w:pPrChange>
            </w:pPr>
            <w:r>
              <w:t>7</w:t>
            </w:r>
            <w:r w:rsidR="00C4268B">
              <w:t>6.6</w:t>
            </w:r>
            <w:r>
              <w:t>%</w:t>
            </w:r>
          </w:p>
        </w:tc>
        <w:tc>
          <w:tcPr>
            <w:tcW w:w="0" w:type="auto"/>
          </w:tcPr>
          <w:p w14:paraId="545C8904" w14:textId="1D2F65F0" w:rsidR="00B47F76" w:rsidRDefault="00B47F76" w:rsidP="00914CB4">
            <w:pPr>
              <w:jc w:val="right"/>
              <w:pPrChange w:id="1126" w:author="David Conklin" w:date="2020-12-08T14:05:00Z">
                <w:pPr/>
              </w:pPrChange>
            </w:pPr>
            <w:r>
              <w:t>15</w:t>
            </w:r>
            <w:r w:rsidR="004C77EC">
              <w:t>2.7</w:t>
            </w:r>
          </w:p>
        </w:tc>
        <w:tc>
          <w:tcPr>
            <w:tcW w:w="0" w:type="auto"/>
          </w:tcPr>
          <w:p w14:paraId="7D01391D" w14:textId="37EE6B53" w:rsidR="00B47F76" w:rsidRDefault="00914CB4" w:rsidP="00914CB4">
            <w:pPr>
              <w:jc w:val="right"/>
              <w:pPrChange w:id="1127" w:author="David Conklin" w:date="2020-12-08T14:04:00Z">
                <w:pPr/>
              </w:pPrChange>
            </w:pPr>
            <w:ins w:id="1128"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914CB4">
            <w:pPr>
              <w:jc w:val="right"/>
              <w:pPrChange w:id="1129" w:author="David Conklin" w:date="2020-12-08T14:04:00Z">
                <w:pPr/>
              </w:pPrChange>
            </w:pPr>
            <w:r>
              <w:t>3</w:t>
            </w:r>
            <w:r w:rsidR="000B611E">
              <w:t>4.0</w:t>
            </w:r>
            <w:r>
              <w:t>%</w:t>
            </w:r>
          </w:p>
        </w:tc>
        <w:tc>
          <w:tcPr>
            <w:tcW w:w="0" w:type="auto"/>
          </w:tcPr>
          <w:p w14:paraId="6A7F569C" w14:textId="77777777" w:rsidR="00B47F76" w:rsidRDefault="00B47F76" w:rsidP="00914CB4">
            <w:pPr>
              <w:jc w:val="right"/>
              <w:pPrChange w:id="1130"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914CB4">
            <w:pPr>
              <w:jc w:val="right"/>
              <w:pPrChange w:id="1131" w:author="David Conklin" w:date="2020-12-08T14:04:00Z">
                <w:pPr/>
              </w:pPrChange>
            </w:pPr>
            <w:r>
              <w:t>4.4%</w:t>
            </w:r>
          </w:p>
        </w:tc>
        <w:tc>
          <w:tcPr>
            <w:tcW w:w="0" w:type="auto"/>
          </w:tcPr>
          <w:p w14:paraId="3BD7E228" w14:textId="77777777" w:rsidR="00B47F76" w:rsidRDefault="00B47F76" w:rsidP="00914CB4">
            <w:pPr>
              <w:jc w:val="right"/>
              <w:pPrChange w:id="1132"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914CB4">
            <w:pPr>
              <w:jc w:val="right"/>
              <w:pPrChange w:id="1133" w:author="David Conklin" w:date="2020-12-08T14:04:00Z">
                <w:pPr/>
              </w:pPrChange>
            </w:pPr>
            <w:r>
              <w:t>0.4%</w:t>
            </w:r>
          </w:p>
        </w:tc>
        <w:tc>
          <w:tcPr>
            <w:tcW w:w="0" w:type="auto"/>
          </w:tcPr>
          <w:p w14:paraId="0ACE8F73" w14:textId="77777777" w:rsidR="00B47F76" w:rsidRDefault="00B47F76" w:rsidP="00914CB4">
            <w:pPr>
              <w:jc w:val="right"/>
              <w:pPrChange w:id="1134"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914CB4">
            <w:pPr>
              <w:jc w:val="right"/>
              <w:pPrChange w:id="1135" w:author="David Conklin" w:date="2020-12-08T14:04:00Z">
                <w:pPr/>
              </w:pPrChange>
            </w:pPr>
            <w:r>
              <w:t>11</w:t>
            </w:r>
            <w:r w:rsidR="000B611E">
              <w:t>5.3</w:t>
            </w:r>
            <w:r>
              <w:t>%</w:t>
            </w:r>
          </w:p>
        </w:tc>
        <w:tc>
          <w:tcPr>
            <w:tcW w:w="0" w:type="auto"/>
          </w:tcPr>
          <w:p w14:paraId="0F8EB8DB" w14:textId="77777777" w:rsidR="00B47F76" w:rsidRDefault="00B47F76" w:rsidP="00914CB4">
            <w:pPr>
              <w:jc w:val="right"/>
              <w:pPrChange w:id="1136"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137" w:author="David Conklin" w:date="2020-12-08T14:22:00Z"/>
        </w:rPr>
      </w:pPr>
      <w:del w:id="1138"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139" w:author="David Conklin" w:date="2020-12-08T14:22:00Z"/>
        </w:rPr>
      </w:pPr>
    </w:p>
    <w:p w14:paraId="61D302EB" w14:textId="77ACAE9F" w:rsidR="003024C9" w:rsidDel="00E424C4" w:rsidRDefault="003024C9" w:rsidP="00535731">
      <w:pPr>
        <w:rPr>
          <w:del w:id="1140" w:author="David Conklin" w:date="2020-12-08T14:22:00Z"/>
        </w:rPr>
      </w:pPr>
    </w:p>
    <w:p w14:paraId="15D3E737" w14:textId="3D1EB67C" w:rsidR="003024C9" w:rsidDel="00E424C4" w:rsidRDefault="003024C9" w:rsidP="00B47F76">
      <w:pPr>
        <w:rPr>
          <w:del w:id="1141" w:author="David Conklin" w:date="2020-12-08T14:22:00Z"/>
        </w:rPr>
      </w:pPr>
      <w:del w:id="1142"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143" w:author="David Conklin" w:date="2020-12-08T14:22:00Z"/>
        </w:rPr>
      </w:pPr>
      <w:del w:id="1144"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145" w:name="_Toc58341851"/>
      <w:r>
        <w:t>Clackamas wetlands v. McKenzie wetlands</w:t>
      </w:r>
      <w:bookmarkEnd w:id="1145"/>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146" w:name="_Ref48286765"/>
      <w:bookmarkStart w:id="1147" w:name="_Toc53219841"/>
      <w:r>
        <w:t xml:space="preserve">Figure </w:t>
      </w:r>
      <w:fldSimple w:instr=" SEQ Figure \* ARABIC ">
        <w:r w:rsidR="00F90C07">
          <w:rPr>
            <w:noProof/>
          </w:rPr>
          <w:t>9</w:t>
        </w:r>
      </w:fldSimple>
      <w:bookmarkEnd w:id="1146"/>
      <w:r>
        <w:t>. Clackamas basin in CW3M screen capture</w:t>
      </w:r>
      <w:bookmarkEnd w:id="114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48" w:name="_Toc58341852"/>
      <w:r>
        <w:t>The Clackamas Basin</w:t>
      </w:r>
      <w:bookmarkEnd w:id="1148"/>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149" w:name="_Toc58341853"/>
      <w:r>
        <w:lastRenderedPageBreak/>
        <w:t>Directory structure and file names</w:t>
      </w:r>
      <w:bookmarkEnd w:id="114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150" w:name="_Toc58341854"/>
      <w:r>
        <w:t xml:space="preserve">Release </w:t>
      </w:r>
      <w:r w:rsidR="00E735F4">
        <w:t>Log</w:t>
      </w:r>
      <w:bookmarkEnd w:id="11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151" w:name="_Toc58341855"/>
      <w:r>
        <w:t>References</w:t>
      </w:r>
      <w:bookmarkEnd w:id="115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152" w:name="_Toc58341856"/>
      <w:r>
        <w:rPr>
          <w:rFonts w:eastAsiaTheme="minorHAnsi"/>
        </w:rPr>
        <w:t>Acronyms</w:t>
      </w:r>
      <w:r w:rsidR="009D540F">
        <w:rPr>
          <w:rFonts w:eastAsiaTheme="minorHAnsi"/>
        </w:rPr>
        <w:t xml:space="preserve"> and Abbreviations</w:t>
      </w:r>
      <w:bookmarkEnd w:id="115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0AFE5" w14:textId="77777777" w:rsidR="0081162C" w:rsidRDefault="0081162C" w:rsidP="00064E77">
      <w:r>
        <w:separator/>
      </w:r>
    </w:p>
  </w:endnote>
  <w:endnote w:type="continuationSeparator" w:id="0">
    <w:p w14:paraId="12E7EC68" w14:textId="77777777" w:rsidR="0081162C" w:rsidRDefault="0081162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13C1D" w:rsidRDefault="00613C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13C1D" w:rsidRDefault="00613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3324E" w14:textId="77777777" w:rsidR="0081162C" w:rsidRDefault="0081162C" w:rsidP="00064E77">
      <w:r>
        <w:separator/>
      </w:r>
    </w:p>
  </w:footnote>
  <w:footnote w:type="continuationSeparator" w:id="0">
    <w:p w14:paraId="7D239AED" w14:textId="77777777" w:rsidR="0081162C" w:rsidRDefault="0081162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1FEC"/>
    <w:rsid w:val="00082838"/>
    <w:rsid w:val="00084A31"/>
    <w:rsid w:val="0009281D"/>
    <w:rsid w:val="00094BB3"/>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D7145"/>
    <w:rsid w:val="000E342D"/>
    <w:rsid w:val="000E53D1"/>
    <w:rsid w:val="000E6A65"/>
    <w:rsid w:val="000F3107"/>
    <w:rsid w:val="0010247C"/>
    <w:rsid w:val="001051D3"/>
    <w:rsid w:val="00105F73"/>
    <w:rsid w:val="00107FC0"/>
    <w:rsid w:val="00130043"/>
    <w:rsid w:val="00136B9C"/>
    <w:rsid w:val="00140959"/>
    <w:rsid w:val="00141BA9"/>
    <w:rsid w:val="001426A7"/>
    <w:rsid w:val="00147635"/>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A5ADC"/>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1041"/>
    <w:rsid w:val="00372E03"/>
    <w:rsid w:val="00382B0B"/>
    <w:rsid w:val="00390417"/>
    <w:rsid w:val="00393586"/>
    <w:rsid w:val="003A61FF"/>
    <w:rsid w:val="003A7CFD"/>
    <w:rsid w:val="003B3B98"/>
    <w:rsid w:val="003B5FA8"/>
    <w:rsid w:val="003B76A2"/>
    <w:rsid w:val="003C3181"/>
    <w:rsid w:val="003C5919"/>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C7197"/>
    <w:rsid w:val="005D4F10"/>
    <w:rsid w:val="005E090B"/>
    <w:rsid w:val="005F3164"/>
    <w:rsid w:val="005F3D22"/>
    <w:rsid w:val="005F46C8"/>
    <w:rsid w:val="005F5843"/>
    <w:rsid w:val="005F629F"/>
    <w:rsid w:val="005F7F6C"/>
    <w:rsid w:val="006032E3"/>
    <w:rsid w:val="006076FE"/>
    <w:rsid w:val="00607EC1"/>
    <w:rsid w:val="00613C1D"/>
    <w:rsid w:val="006176DA"/>
    <w:rsid w:val="006200EB"/>
    <w:rsid w:val="006313A1"/>
    <w:rsid w:val="00632DCA"/>
    <w:rsid w:val="0064217D"/>
    <w:rsid w:val="00645753"/>
    <w:rsid w:val="00647F96"/>
    <w:rsid w:val="0065490A"/>
    <w:rsid w:val="00655BC7"/>
    <w:rsid w:val="006569CE"/>
    <w:rsid w:val="006636CC"/>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2297"/>
    <w:rsid w:val="007639FF"/>
    <w:rsid w:val="00767641"/>
    <w:rsid w:val="00767E36"/>
    <w:rsid w:val="007719F1"/>
    <w:rsid w:val="00771AAC"/>
    <w:rsid w:val="00771FED"/>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2465"/>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3943"/>
    <w:rsid w:val="00937647"/>
    <w:rsid w:val="00940A74"/>
    <w:rsid w:val="009425BC"/>
    <w:rsid w:val="00943389"/>
    <w:rsid w:val="00950765"/>
    <w:rsid w:val="00950F74"/>
    <w:rsid w:val="00953D2B"/>
    <w:rsid w:val="00954D4B"/>
    <w:rsid w:val="0095647E"/>
    <w:rsid w:val="00961DC2"/>
    <w:rsid w:val="009655F4"/>
    <w:rsid w:val="00967B0D"/>
    <w:rsid w:val="00971FD7"/>
    <w:rsid w:val="0097392C"/>
    <w:rsid w:val="00973C38"/>
    <w:rsid w:val="0097591A"/>
    <w:rsid w:val="009767A5"/>
    <w:rsid w:val="00977ECE"/>
    <w:rsid w:val="00980016"/>
    <w:rsid w:val="0098253A"/>
    <w:rsid w:val="00990AF3"/>
    <w:rsid w:val="00993602"/>
    <w:rsid w:val="00993916"/>
    <w:rsid w:val="009A1DC8"/>
    <w:rsid w:val="009A327B"/>
    <w:rsid w:val="009B218C"/>
    <w:rsid w:val="009B3F3A"/>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3465"/>
    <w:rsid w:val="00A55502"/>
    <w:rsid w:val="00A57AB6"/>
    <w:rsid w:val="00A63C5B"/>
    <w:rsid w:val="00A63DAE"/>
    <w:rsid w:val="00A72932"/>
    <w:rsid w:val="00A75EF8"/>
    <w:rsid w:val="00A81ED1"/>
    <w:rsid w:val="00A8214A"/>
    <w:rsid w:val="00A827C4"/>
    <w:rsid w:val="00A858FC"/>
    <w:rsid w:val="00A8733F"/>
    <w:rsid w:val="00A928D9"/>
    <w:rsid w:val="00A92F06"/>
    <w:rsid w:val="00A94653"/>
    <w:rsid w:val="00AA220A"/>
    <w:rsid w:val="00AA6F70"/>
    <w:rsid w:val="00AB1E51"/>
    <w:rsid w:val="00AB31D0"/>
    <w:rsid w:val="00AB4A43"/>
    <w:rsid w:val="00AC1F4C"/>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C073DE"/>
    <w:rsid w:val="00C13229"/>
    <w:rsid w:val="00C163DA"/>
    <w:rsid w:val="00C26282"/>
    <w:rsid w:val="00C2652D"/>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D73D7"/>
    <w:rsid w:val="00CE3459"/>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371"/>
    <w:rsid w:val="00D51F6E"/>
    <w:rsid w:val="00D5623E"/>
    <w:rsid w:val="00D62A8A"/>
    <w:rsid w:val="00D717A3"/>
    <w:rsid w:val="00D74473"/>
    <w:rsid w:val="00D76EDD"/>
    <w:rsid w:val="00D81915"/>
    <w:rsid w:val="00D81BAE"/>
    <w:rsid w:val="00D824EC"/>
    <w:rsid w:val="00D9019C"/>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869F7"/>
    <w:rsid w:val="00E90646"/>
    <w:rsid w:val="00E91BC9"/>
    <w:rsid w:val="00E965AC"/>
    <w:rsid w:val="00E979CF"/>
    <w:rsid w:val="00EA30D9"/>
    <w:rsid w:val="00EA5C3A"/>
    <w:rsid w:val="00EB2AA0"/>
    <w:rsid w:val="00EB3145"/>
    <w:rsid w:val="00EB51AF"/>
    <w:rsid w:val="00EB55D3"/>
    <w:rsid w:val="00EB66B0"/>
    <w:rsid w:val="00EC2225"/>
    <w:rsid w:val="00EC602C"/>
    <w:rsid w:val="00EC7B8F"/>
    <w:rsid w:val="00ED2ABA"/>
    <w:rsid w:val="00ED5EB4"/>
    <w:rsid w:val="00ED6238"/>
    <w:rsid w:val="00EE1735"/>
    <w:rsid w:val="00EE1929"/>
    <w:rsid w:val="00EE44D6"/>
    <w:rsid w:val="00EF5CF0"/>
    <w:rsid w:val="00F01A67"/>
    <w:rsid w:val="00F06364"/>
    <w:rsid w:val="00F1121A"/>
    <w:rsid w:val="00F11A3C"/>
    <w:rsid w:val="00F11AF0"/>
    <w:rsid w:val="00F20635"/>
    <w:rsid w:val="00F263EA"/>
    <w:rsid w:val="00F275A8"/>
    <w:rsid w:val="00F30940"/>
    <w:rsid w:val="00F31665"/>
    <w:rsid w:val="00F32242"/>
    <w:rsid w:val="00F40120"/>
    <w:rsid w:val="00F45CDF"/>
    <w:rsid w:val="00F47B71"/>
    <w:rsid w:val="00F54E41"/>
    <w:rsid w:val="00F666D4"/>
    <w:rsid w:val="00F66D28"/>
    <w:rsid w:val="00F66D95"/>
    <w:rsid w:val="00F707FC"/>
    <w:rsid w:val="00F77810"/>
    <w:rsid w:val="00F80218"/>
    <w:rsid w:val="00F81EFD"/>
    <w:rsid w:val="00F8477A"/>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66115</TotalTime>
  <Pages>56</Pages>
  <Words>20414</Words>
  <Characters>116363</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341</cp:revision>
  <cp:lastPrinted>2020-11-18T20:16:00Z</cp:lastPrinted>
  <dcterms:created xsi:type="dcterms:W3CDTF">2018-11-09T13:56:00Z</dcterms:created>
  <dcterms:modified xsi:type="dcterms:W3CDTF">2020-12-09T17:00:00Z</dcterms:modified>
</cp:coreProperties>
</file>