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49BC315" w:rsidR="00064E77" w:rsidRPr="00064E77" w:rsidRDefault="007B1928" w:rsidP="00064E77">
      <w:pPr>
        <w:pStyle w:val="Subtitle"/>
      </w:pPr>
      <w:r>
        <w:t>1</w:t>
      </w:r>
      <w:ins w:id="0" w:author="David Conklin" w:date="2020-12-05T07:05:00Z">
        <w:r w:rsidR="005160F8">
          <w:t>2/5</w:t>
        </w:r>
      </w:ins>
      <w:del w:id="1" w:author="David Conklin" w:date="2020-12-05T07:05:00Z">
        <w:r w:rsidR="0031526F" w:rsidDel="005160F8">
          <w:delText>1/</w:delText>
        </w:r>
        <w:r w:rsidR="00D14E53" w:rsidDel="005160F8">
          <w:delText>26</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40B1CB34" w14:textId="0E43CAC6" w:rsidR="00022B0F" w:rsidRDefault="002854B5" w:rsidP="00372E03">
      <w:pPr>
        <w:rPr>
          <w:rStyle w:val="Hyperlink"/>
          <w:color w:val="auto"/>
          <w:u w:val="none"/>
        </w:rPr>
      </w:pPr>
      <w:r>
        <w:rPr>
          <w:rStyle w:val="Hyperlink"/>
          <w:color w:val="auto"/>
          <w:u w:val="none"/>
        </w:rPr>
        <w:t xml:space="preserve">- </w:t>
      </w:r>
      <w:r w:rsidR="00D14E53">
        <w:rPr>
          <w:rStyle w:val="Hyperlink"/>
          <w:color w:val="auto"/>
          <w:u w:val="none"/>
        </w:rPr>
        <w:t>Updated</w:t>
      </w:r>
      <w:r>
        <w:rPr>
          <w:rStyle w:val="Hyperlink"/>
          <w:color w:val="auto"/>
          <w:u w:val="none"/>
        </w:rPr>
        <w:t xml:space="preserve"> the McKenzie Basin Wetlands Study/Analysis of calibration and skill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509F64" w14:textId="3BC5028C" w:rsidR="00EB2AA0" w:rsidRDefault="006636CC">
          <w:pPr>
            <w:pStyle w:val="TOC1"/>
            <w:tabs>
              <w:tab w:val="right" w:leader="dot" w:pos="9350"/>
            </w:tabs>
            <w:rPr>
              <w:ins w:id="2" w:author="David Conklin" w:date="2020-11-26T14:39:00Z"/>
              <w:rFonts w:eastAsiaTheme="minorEastAsia"/>
              <w:noProof/>
            </w:rPr>
          </w:pPr>
          <w:r>
            <w:fldChar w:fldCharType="begin"/>
          </w:r>
          <w:r>
            <w:instrText xml:space="preserve"> TOC \o "1-3" \h \z \u </w:instrText>
          </w:r>
          <w:r>
            <w:fldChar w:fldCharType="separate"/>
          </w:r>
          <w:ins w:id="3" w:author="David Conklin" w:date="2020-11-26T14:39:00Z">
            <w:r w:rsidR="00EB2AA0" w:rsidRPr="00E034B2">
              <w:rPr>
                <w:rStyle w:val="Hyperlink"/>
                <w:noProof/>
              </w:rPr>
              <w:fldChar w:fldCharType="begin"/>
            </w:r>
            <w:r w:rsidR="00EB2AA0" w:rsidRPr="00E034B2">
              <w:rPr>
                <w:rStyle w:val="Hyperlink"/>
                <w:noProof/>
              </w:rPr>
              <w:instrText xml:space="preserve"> </w:instrText>
            </w:r>
            <w:r w:rsidR="00EB2AA0">
              <w:rPr>
                <w:noProof/>
              </w:rPr>
              <w:instrText>HYPERLINK \l "_Toc57294003"</w:instrText>
            </w:r>
            <w:r w:rsidR="00EB2AA0" w:rsidRPr="00E034B2">
              <w:rPr>
                <w:rStyle w:val="Hyperlink"/>
                <w:noProof/>
              </w:rPr>
              <w:instrText xml:space="preserve"> </w:instrText>
            </w:r>
            <w:r w:rsidR="00EB2AA0" w:rsidRPr="00E034B2">
              <w:rPr>
                <w:rStyle w:val="Hyperlink"/>
                <w:noProof/>
              </w:rPr>
              <w:fldChar w:fldCharType="separate"/>
            </w:r>
            <w:r w:rsidR="00EB2AA0" w:rsidRPr="00E034B2">
              <w:rPr>
                <w:rStyle w:val="Hyperlink"/>
                <w:noProof/>
              </w:rPr>
              <w:t>What is a digital handbook?</w:t>
            </w:r>
            <w:r w:rsidR="00EB2AA0">
              <w:rPr>
                <w:noProof/>
                <w:webHidden/>
              </w:rPr>
              <w:tab/>
            </w:r>
            <w:r w:rsidR="00EB2AA0">
              <w:rPr>
                <w:noProof/>
                <w:webHidden/>
              </w:rPr>
              <w:fldChar w:fldCharType="begin"/>
            </w:r>
            <w:r w:rsidR="00EB2AA0">
              <w:rPr>
                <w:noProof/>
                <w:webHidden/>
              </w:rPr>
              <w:instrText xml:space="preserve"> PAGEREF _Toc57294003 \h </w:instrText>
            </w:r>
          </w:ins>
          <w:r w:rsidR="00EB2AA0">
            <w:rPr>
              <w:noProof/>
              <w:webHidden/>
            </w:rPr>
          </w:r>
          <w:r w:rsidR="00EB2AA0">
            <w:rPr>
              <w:noProof/>
              <w:webHidden/>
            </w:rPr>
            <w:fldChar w:fldCharType="separate"/>
          </w:r>
          <w:ins w:id="4" w:author="David Conklin" w:date="2020-11-26T14:39:00Z">
            <w:r w:rsidR="00EB2AA0">
              <w:rPr>
                <w:noProof/>
                <w:webHidden/>
              </w:rPr>
              <w:t>5</w:t>
            </w:r>
            <w:r w:rsidR="00EB2AA0">
              <w:rPr>
                <w:noProof/>
                <w:webHidden/>
              </w:rPr>
              <w:fldChar w:fldCharType="end"/>
            </w:r>
            <w:r w:rsidR="00EB2AA0" w:rsidRPr="00E034B2">
              <w:rPr>
                <w:rStyle w:val="Hyperlink"/>
                <w:noProof/>
              </w:rPr>
              <w:fldChar w:fldCharType="end"/>
            </w:r>
          </w:ins>
        </w:p>
        <w:p w14:paraId="04FFA1CA" w14:textId="31349DC2" w:rsidR="00EB2AA0" w:rsidRDefault="00EB2AA0">
          <w:pPr>
            <w:pStyle w:val="TOC1"/>
            <w:tabs>
              <w:tab w:val="right" w:leader="dot" w:pos="9350"/>
            </w:tabs>
            <w:rPr>
              <w:ins w:id="5" w:author="David Conklin" w:date="2020-11-26T14:39:00Z"/>
              <w:rFonts w:eastAsiaTheme="minorEastAsia"/>
              <w:noProof/>
            </w:rPr>
          </w:pPr>
          <w:ins w:id="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"_Toc57294004"</w:instrText>
            </w:r>
            <w:r w:rsidRPr="00E034B2">
              <w:rPr>
                <w:rStyle w:val="Hyperlink"/>
                <w:noProof/>
              </w:rPr>
              <w:instrText xml:space="preserve"> </w:instrText>
            </w:r>
            <w:r w:rsidRPr="00E034B2">
              <w:rPr>
                <w:rStyle w:val="Hyperlink"/>
                <w:noProof/>
              </w:rPr>
              <w:fldChar w:fldCharType="separate"/>
            </w:r>
            <w:r w:rsidRPr="00E034B2">
              <w:rPr>
                <w:rStyle w:val="Hyperlink"/>
                <w:noProof/>
              </w:rPr>
              <w:t>CW3M concept</w:t>
            </w:r>
            <w:r>
              <w:rPr>
                <w:noProof/>
                <w:webHidden/>
              </w:rPr>
              <w:tab/>
            </w:r>
            <w:r>
              <w:rPr>
                <w:noProof/>
                <w:webHidden/>
              </w:rPr>
              <w:fldChar w:fldCharType="begin"/>
            </w:r>
            <w:r>
              <w:rPr>
                <w:noProof/>
                <w:webHidden/>
              </w:rPr>
              <w:instrText xml:space="preserve"> PAGEREF _Toc57294004 \h </w:instrText>
            </w:r>
          </w:ins>
          <w:r>
            <w:rPr>
              <w:noProof/>
              <w:webHidden/>
            </w:rPr>
          </w:r>
          <w:r>
            <w:rPr>
              <w:noProof/>
              <w:webHidden/>
            </w:rPr>
            <w:fldChar w:fldCharType="separate"/>
          </w:r>
          <w:ins w:id="7" w:author="David Conklin" w:date="2020-11-26T14:39:00Z">
            <w:r>
              <w:rPr>
                <w:noProof/>
                <w:webHidden/>
              </w:rPr>
              <w:t>5</w:t>
            </w:r>
            <w:r>
              <w:rPr>
                <w:noProof/>
                <w:webHidden/>
              </w:rPr>
              <w:fldChar w:fldCharType="end"/>
            </w:r>
            <w:r w:rsidRPr="00E034B2">
              <w:rPr>
                <w:rStyle w:val="Hyperlink"/>
                <w:noProof/>
              </w:rPr>
              <w:fldChar w:fldCharType="end"/>
            </w:r>
          </w:ins>
        </w:p>
        <w:p w14:paraId="5DEE696B" w14:textId="6AD2B1F2" w:rsidR="00EB2AA0" w:rsidRDefault="00EB2AA0">
          <w:pPr>
            <w:pStyle w:val="TOC2"/>
            <w:tabs>
              <w:tab w:val="right" w:leader="dot" w:pos="9350"/>
            </w:tabs>
            <w:rPr>
              <w:ins w:id="8" w:author="David Conklin" w:date="2020-11-26T14:39:00Z"/>
              <w:rFonts w:eastAsiaTheme="minorEastAsia"/>
              <w:noProof/>
            </w:rPr>
          </w:pPr>
          <w:ins w:id="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"_Toc57294005"</w:instrText>
            </w:r>
            <w:r w:rsidRPr="00E034B2">
              <w:rPr>
                <w:rStyle w:val="Hyperlink"/>
                <w:noProof/>
              </w:rPr>
              <w:instrText xml:space="preserve"> </w:instrText>
            </w:r>
            <w:r w:rsidRPr="00E034B2">
              <w:rPr>
                <w:rStyle w:val="Hyperlink"/>
                <w:noProof/>
              </w:rPr>
              <w:fldChar w:fldCharType="separate"/>
            </w:r>
            <w:r w:rsidRPr="00E034B2">
              <w:rPr>
                <w:rStyle w:val="Hyperlink"/>
                <w:noProof/>
              </w:rPr>
              <w:t>A different kind of community model</w:t>
            </w:r>
            <w:r>
              <w:rPr>
                <w:noProof/>
                <w:webHidden/>
              </w:rPr>
              <w:tab/>
            </w:r>
            <w:r>
              <w:rPr>
                <w:noProof/>
                <w:webHidden/>
              </w:rPr>
              <w:fldChar w:fldCharType="begin"/>
            </w:r>
            <w:r>
              <w:rPr>
                <w:noProof/>
                <w:webHidden/>
              </w:rPr>
              <w:instrText xml:space="preserve"> PAGEREF _Toc57294005 \h </w:instrText>
            </w:r>
          </w:ins>
          <w:r>
            <w:rPr>
              <w:noProof/>
              <w:webHidden/>
            </w:rPr>
          </w:r>
          <w:r>
            <w:rPr>
              <w:noProof/>
              <w:webHidden/>
            </w:rPr>
            <w:fldChar w:fldCharType="separate"/>
          </w:r>
          <w:ins w:id="10" w:author="David Conklin" w:date="2020-11-26T14:39:00Z">
            <w:r>
              <w:rPr>
                <w:noProof/>
                <w:webHidden/>
              </w:rPr>
              <w:t>5</w:t>
            </w:r>
            <w:r>
              <w:rPr>
                <w:noProof/>
                <w:webHidden/>
              </w:rPr>
              <w:fldChar w:fldCharType="end"/>
            </w:r>
            <w:r w:rsidRPr="00E034B2">
              <w:rPr>
                <w:rStyle w:val="Hyperlink"/>
                <w:noProof/>
              </w:rPr>
              <w:fldChar w:fldCharType="end"/>
            </w:r>
          </w:ins>
        </w:p>
        <w:p w14:paraId="1E4F2010" w14:textId="4A8151DD" w:rsidR="00EB2AA0" w:rsidRDefault="00EB2AA0">
          <w:pPr>
            <w:pStyle w:val="TOC2"/>
            <w:tabs>
              <w:tab w:val="right" w:leader="dot" w:pos="9350"/>
            </w:tabs>
            <w:rPr>
              <w:ins w:id="11" w:author="David Conklin" w:date="2020-11-26T14:39:00Z"/>
              <w:rFonts w:eastAsiaTheme="minorEastAsia"/>
              <w:noProof/>
            </w:rPr>
          </w:pPr>
          <w:ins w:id="1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"_Toc57294006"</w:instrText>
            </w:r>
            <w:r w:rsidRPr="00E034B2">
              <w:rPr>
                <w:rStyle w:val="Hyperlink"/>
                <w:noProof/>
              </w:rPr>
              <w:instrText xml:space="preserve"> </w:instrText>
            </w:r>
            <w:r w:rsidRPr="00E034B2">
              <w:rPr>
                <w:rStyle w:val="Hyperlink"/>
                <w:noProof/>
              </w:rPr>
              <w:fldChar w:fldCharType="separate"/>
            </w:r>
            <w:r w:rsidRPr="00E034B2">
              <w:rPr>
                <w:rStyle w:val="Hyperlink"/>
                <w:noProof/>
              </w:rPr>
              <w:t>What CW3M is for</w:t>
            </w:r>
            <w:r>
              <w:rPr>
                <w:noProof/>
                <w:webHidden/>
              </w:rPr>
              <w:tab/>
            </w:r>
            <w:r>
              <w:rPr>
                <w:noProof/>
                <w:webHidden/>
              </w:rPr>
              <w:fldChar w:fldCharType="begin"/>
            </w:r>
            <w:r>
              <w:rPr>
                <w:noProof/>
                <w:webHidden/>
              </w:rPr>
              <w:instrText xml:space="preserve"> PAGEREF _Toc57294006 \h </w:instrText>
            </w:r>
          </w:ins>
          <w:r>
            <w:rPr>
              <w:noProof/>
              <w:webHidden/>
            </w:rPr>
          </w:r>
          <w:r>
            <w:rPr>
              <w:noProof/>
              <w:webHidden/>
            </w:rPr>
            <w:fldChar w:fldCharType="separate"/>
          </w:r>
          <w:ins w:id="13" w:author="David Conklin" w:date="2020-11-26T14:39:00Z">
            <w:r>
              <w:rPr>
                <w:noProof/>
                <w:webHidden/>
              </w:rPr>
              <w:t>6</w:t>
            </w:r>
            <w:r>
              <w:rPr>
                <w:noProof/>
                <w:webHidden/>
              </w:rPr>
              <w:fldChar w:fldCharType="end"/>
            </w:r>
            <w:r w:rsidRPr="00E034B2">
              <w:rPr>
                <w:rStyle w:val="Hyperlink"/>
                <w:noProof/>
              </w:rPr>
              <w:fldChar w:fldCharType="end"/>
            </w:r>
          </w:ins>
        </w:p>
        <w:p w14:paraId="5C8DD8C2" w14:textId="6B48C2DF" w:rsidR="00EB2AA0" w:rsidRDefault="00EB2AA0">
          <w:pPr>
            <w:pStyle w:val="TOC2"/>
            <w:tabs>
              <w:tab w:val="right" w:leader="dot" w:pos="9350"/>
            </w:tabs>
            <w:rPr>
              <w:ins w:id="14" w:author="David Conklin" w:date="2020-11-26T14:39:00Z"/>
              <w:rFonts w:eastAsiaTheme="minorEastAsia"/>
              <w:noProof/>
            </w:rPr>
          </w:pPr>
          <w:ins w:id="1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"_Toc57294007"</w:instrText>
            </w:r>
            <w:r w:rsidRPr="00E034B2">
              <w:rPr>
                <w:rStyle w:val="Hyperlink"/>
                <w:noProof/>
              </w:rPr>
              <w:instrText xml:space="preserve"> </w:instrText>
            </w:r>
            <w:r w:rsidRPr="00E034B2">
              <w:rPr>
                <w:rStyle w:val="Hyperlink"/>
                <w:noProof/>
              </w:rPr>
              <w:fldChar w:fldCharType="separate"/>
            </w:r>
            <w:r w:rsidRPr="00E034B2">
              <w:rPr>
                <w:rStyle w:val="Hyperlink"/>
                <w:noProof/>
              </w:rPr>
              <w:t>Management and maintenance</w:t>
            </w:r>
            <w:r>
              <w:rPr>
                <w:noProof/>
                <w:webHidden/>
              </w:rPr>
              <w:tab/>
            </w:r>
            <w:r>
              <w:rPr>
                <w:noProof/>
                <w:webHidden/>
              </w:rPr>
              <w:fldChar w:fldCharType="begin"/>
            </w:r>
            <w:r>
              <w:rPr>
                <w:noProof/>
                <w:webHidden/>
              </w:rPr>
              <w:instrText xml:space="preserve"> PAGEREF _Toc57294007 \h </w:instrText>
            </w:r>
          </w:ins>
          <w:r>
            <w:rPr>
              <w:noProof/>
              <w:webHidden/>
            </w:rPr>
          </w:r>
          <w:r>
            <w:rPr>
              <w:noProof/>
              <w:webHidden/>
            </w:rPr>
            <w:fldChar w:fldCharType="separate"/>
          </w:r>
          <w:ins w:id="16" w:author="David Conklin" w:date="2020-11-26T14:39:00Z">
            <w:r>
              <w:rPr>
                <w:noProof/>
                <w:webHidden/>
              </w:rPr>
              <w:t>6</w:t>
            </w:r>
            <w:r>
              <w:rPr>
                <w:noProof/>
                <w:webHidden/>
              </w:rPr>
              <w:fldChar w:fldCharType="end"/>
            </w:r>
            <w:r w:rsidRPr="00E034B2">
              <w:rPr>
                <w:rStyle w:val="Hyperlink"/>
                <w:noProof/>
              </w:rPr>
              <w:fldChar w:fldCharType="end"/>
            </w:r>
          </w:ins>
        </w:p>
        <w:p w14:paraId="48C1673D" w14:textId="72A412FA" w:rsidR="00EB2AA0" w:rsidRDefault="00EB2AA0">
          <w:pPr>
            <w:pStyle w:val="TOC1"/>
            <w:tabs>
              <w:tab w:val="right" w:leader="dot" w:pos="9350"/>
            </w:tabs>
            <w:rPr>
              <w:ins w:id="17" w:author="David Conklin" w:date="2020-11-26T14:39:00Z"/>
              <w:rFonts w:eastAsiaTheme="minorEastAsia"/>
              <w:noProof/>
            </w:rPr>
          </w:pPr>
          <w:ins w:id="1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"_Toc57294008"</w:instrText>
            </w:r>
            <w:r w:rsidRPr="00E034B2">
              <w:rPr>
                <w:rStyle w:val="Hyperlink"/>
                <w:noProof/>
              </w:rPr>
              <w:instrText xml:space="preserve"> </w:instrText>
            </w:r>
            <w:r w:rsidRPr="00E034B2">
              <w:rPr>
                <w:rStyle w:val="Hyperlink"/>
                <w:noProof/>
              </w:rPr>
              <w:fldChar w:fldCharType="separate"/>
            </w:r>
            <w:r w:rsidRPr="00E034B2">
              <w:rPr>
                <w:rStyle w:val="Hyperlink"/>
                <w:noProof/>
              </w:rPr>
              <w:t>Study areas</w:t>
            </w:r>
            <w:r>
              <w:rPr>
                <w:noProof/>
                <w:webHidden/>
              </w:rPr>
              <w:tab/>
            </w:r>
            <w:r>
              <w:rPr>
                <w:noProof/>
                <w:webHidden/>
              </w:rPr>
              <w:fldChar w:fldCharType="begin"/>
            </w:r>
            <w:r>
              <w:rPr>
                <w:noProof/>
                <w:webHidden/>
              </w:rPr>
              <w:instrText xml:space="preserve"> PAGEREF _Toc57294008 \h </w:instrText>
            </w:r>
          </w:ins>
          <w:r>
            <w:rPr>
              <w:noProof/>
              <w:webHidden/>
            </w:rPr>
          </w:r>
          <w:r>
            <w:rPr>
              <w:noProof/>
              <w:webHidden/>
            </w:rPr>
            <w:fldChar w:fldCharType="separate"/>
          </w:r>
          <w:ins w:id="19" w:author="David Conklin" w:date="2020-11-26T14:39:00Z">
            <w:r>
              <w:rPr>
                <w:noProof/>
                <w:webHidden/>
              </w:rPr>
              <w:t>6</w:t>
            </w:r>
            <w:r>
              <w:rPr>
                <w:noProof/>
                <w:webHidden/>
              </w:rPr>
              <w:fldChar w:fldCharType="end"/>
            </w:r>
            <w:r w:rsidRPr="00E034B2">
              <w:rPr>
                <w:rStyle w:val="Hyperlink"/>
                <w:noProof/>
              </w:rPr>
              <w:fldChar w:fldCharType="end"/>
            </w:r>
          </w:ins>
        </w:p>
        <w:p w14:paraId="3EA2640E" w14:textId="26F5D558" w:rsidR="00EB2AA0" w:rsidRDefault="00EB2AA0">
          <w:pPr>
            <w:pStyle w:val="TOC2"/>
            <w:tabs>
              <w:tab w:val="right" w:leader="dot" w:pos="9350"/>
            </w:tabs>
            <w:rPr>
              <w:ins w:id="20" w:author="David Conklin" w:date="2020-11-26T14:39:00Z"/>
              <w:rFonts w:eastAsiaTheme="minorEastAsia"/>
              <w:noProof/>
            </w:rPr>
          </w:pPr>
          <w:ins w:id="2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"_Toc57294009"</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 directory structure</w:t>
            </w:r>
            <w:r>
              <w:rPr>
                <w:noProof/>
                <w:webHidden/>
              </w:rPr>
              <w:tab/>
            </w:r>
            <w:r>
              <w:rPr>
                <w:noProof/>
                <w:webHidden/>
              </w:rPr>
              <w:fldChar w:fldCharType="begin"/>
            </w:r>
            <w:r>
              <w:rPr>
                <w:noProof/>
                <w:webHidden/>
              </w:rPr>
              <w:instrText xml:space="preserve"> PAGEREF _Toc57294009 \h </w:instrText>
            </w:r>
          </w:ins>
          <w:r>
            <w:rPr>
              <w:noProof/>
              <w:webHidden/>
            </w:rPr>
          </w:r>
          <w:r>
            <w:rPr>
              <w:noProof/>
              <w:webHidden/>
            </w:rPr>
            <w:fldChar w:fldCharType="separate"/>
          </w:r>
          <w:ins w:id="22" w:author="David Conklin" w:date="2020-11-26T14:39:00Z">
            <w:r>
              <w:rPr>
                <w:noProof/>
                <w:webHidden/>
              </w:rPr>
              <w:t>7</w:t>
            </w:r>
            <w:r>
              <w:rPr>
                <w:noProof/>
                <w:webHidden/>
              </w:rPr>
              <w:fldChar w:fldCharType="end"/>
            </w:r>
            <w:r w:rsidRPr="00E034B2">
              <w:rPr>
                <w:rStyle w:val="Hyperlink"/>
                <w:noProof/>
              </w:rPr>
              <w:fldChar w:fldCharType="end"/>
            </w:r>
          </w:ins>
        </w:p>
        <w:p w14:paraId="76E53F34" w14:textId="0F02B8C4" w:rsidR="00EB2AA0" w:rsidRDefault="00EB2AA0">
          <w:pPr>
            <w:pStyle w:val="TOC2"/>
            <w:tabs>
              <w:tab w:val="right" w:leader="dot" w:pos="9350"/>
            </w:tabs>
            <w:rPr>
              <w:ins w:id="23" w:author="David Conklin" w:date="2020-11-26T14:39:00Z"/>
              <w:rFonts w:eastAsiaTheme="minorEastAsia"/>
              <w:noProof/>
            </w:rPr>
          </w:pPr>
          <w:ins w:id="2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"_Toc57294010"</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 directory structure</w:t>
            </w:r>
            <w:r>
              <w:rPr>
                <w:noProof/>
                <w:webHidden/>
              </w:rPr>
              <w:tab/>
            </w:r>
            <w:r>
              <w:rPr>
                <w:noProof/>
                <w:webHidden/>
              </w:rPr>
              <w:fldChar w:fldCharType="begin"/>
            </w:r>
            <w:r>
              <w:rPr>
                <w:noProof/>
                <w:webHidden/>
              </w:rPr>
              <w:instrText xml:space="preserve"> PAGEREF _Toc57294010 \h </w:instrText>
            </w:r>
          </w:ins>
          <w:r>
            <w:rPr>
              <w:noProof/>
              <w:webHidden/>
            </w:rPr>
          </w:r>
          <w:r>
            <w:rPr>
              <w:noProof/>
              <w:webHidden/>
            </w:rPr>
            <w:fldChar w:fldCharType="separate"/>
          </w:r>
          <w:ins w:id="25" w:author="David Conklin" w:date="2020-11-26T14:39:00Z">
            <w:r>
              <w:rPr>
                <w:noProof/>
                <w:webHidden/>
              </w:rPr>
              <w:t>7</w:t>
            </w:r>
            <w:r>
              <w:rPr>
                <w:noProof/>
                <w:webHidden/>
              </w:rPr>
              <w:fldChar w:fldCharType="end"/>
            </w:r>
            <w:r w:rsidRPr="00E034B2">
              <w:rPr>
                <w:rStyle w:val="Hyperlink"/>
                <w:noProof/>
              </w:rPr>
              <w:fldChar w:fldCharType="end"/>
            </w:r>
          </w:ins>
        </w:p>
        <w:p w14:paraId="53B6B117" w14:textId="049CF22B" w:rsidR="00EB2AA0" w:rsidRDefault="00EB2AA0">
          <w:pPr>
            <w:pStyle w:val="TOC2"/>
            <w:tabs>
              <w:tab w:val="right" w:leader="dot" w:pos="9350"/>
            </w:tabs>
            <w:rPr>
              <w:ins w:id="26" w:author="David Conklin" w:date="2020-11-26T14:39:00Z"/>
              <w:rFonts w:eastAsiaTheme="minorEastAsia"/>
              <w:noProof/>
            </w:rPr>
          </w:pPr>
          <w:ins w:id="2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"_Toc57294011"</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DataCW3M\ScenarioData\&lt;scenario&gt; folder contents</w:t>
            </w:r>
            <w:r>
              <w:rPr>
                <w:noProof/>
                <w:webHidden/>
              </w:rPr>
              <w:tab/>
            </w:r>
            <w:r>
              <w:rPr>
                <w:noProof/>
                <w:webHidden/>
              </w:rPr>
              <w:fldChar w:fldCharType="begin"/>
            </w:r>
            <w:r>
              <w:rPr>
                <w:noProof/>
                <w:webHidden/>
              </w:rPr>
              <w:instrText xml:space="preserve"> PAGEREF _Toc57294011 \h </w:instrText>
            </w:r>
          </w:ins>
          <w:r>
            <w:rPr>
              <w:noProof/>
              <w:webHidden/>
            </w:rPr>
          </w:r>
          <w:r>
            <w:rPr>
              <w:noProof/>
              <w:webHidden/>
            </w:rPr>
            <w:fldChar w:fldCharType="separate"/>
          </w:r>
          <w:ins w:id="28" w:author="David Conklin" w:date="2020-11-26T14:39:00Z">
            <w:r>
              <w:rPr>
                <w:noProof/>
                <w:webHidden/>
              </w:rPr>
              <w:t>8</w:t>
            </w:r>
            <w:r>
              <w:rPr>
                <w:noProof/>
                <w:webHidden/>
              </w:rPr>
              <w:fldChar w:fldCharType="end"/>
            </w:r>
            <w:r w:rsidRPr="00E034B2">
              <w:rPr>
                <w:rStyle w:val="Hyperlink"/>
                <w:noProof/>
              </w:rPr>
              <w:fldChar w:fldCharType="end"/>
            </w:r>
          </w:ins>
        </w:p>
        <w:p w14:paraId="22B49B4B" w14:textId="28CE2B7F" w:rsidR="00EB2AA0" w:rsidRDefault="00EB2AA0">
          <w:pPr>
            <w:pStyle w:val="TOC2"/>
            <w:tabs>
              <w:tab w:val="right" w:leader="dot" w:pos="9350"/>
            </w:tabs>
            <w:rPr>
              <w:ins w:id="29" w:author="David Conklin" w:date="2020-11-26T14:39:00Z"/>
              <w:rFonts w:eastAsiaTheme="minorEastAsia"/>
              <w:noProof/>
            </w:rPr>
          </w:pPr>
          <w:ins w:id="3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"_Toc57294012"</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DataCW3M\&lt;study area&gt; folder contents</w:t>
            </w:r>
            <w:r>
              <w:rPr>
                <w:noProof/>
                <w:webHidden/>
              </w:rPr>
              <w:tab/>
            </w:r>
            <w:r>
              <w:rPr>
                <w:noProof/>
                <w:webHidden/>
              </w:rPr>
              <w:fldChar w:fldCharType="begin"/>
            </w:r>
            <w:r>
              <w:rPr>
                <w:noProof/>
                <w:webHidden/>
              </w:rPr>
              <w:instrText xml:space="preserve"> PAGEREF _Toc57294012 \h </w:instrText>
            </w:r>
          </w:ins>
          <w:r>
            <w:rPr>
              <w:noProof/>
              <w:webHidden/>
            </w:rPr>
          </w:r>
          <w:r>
            <w:rPr>
              <w:noProof/>
              <w:webHidden/>
            </w:rPr>
            <w:fldChar w:fldCharType="separate"/>
          </w:r>
          <w:ins w:id="31" w:author="David Conklin" w:date="2020-11-26T14:39:00Z">
            <w:r>
              <w:rPr>
                <w:noProof/>
                <w:webHidden/>
              </w:rPr>
              <w:t>8</w:t>
            </w:r>
            <w:r>
              <w:rPr>
                <w:noProof/>
                <w:webHidden/>
              </w:rPr>
              <w:fldChar w:fldCharType="end"/>
            </w:r>
            <w:r w:rsidRPr="00E034B2">
              <w:rPr>
                <w:rStyle w:val="Hyperlink"/>
                <w:noProof/>
              </w:rPr>
              <w:fldChar w:fldCharType="end"/>
            </w:r>
          </w:ins>
        </w:p>
        <w:p w14:paraId="05B66138" w14:textId="0901CA5D" w:rsidR="00EB2AA0" w:rsidRDefault="00EB2AA0">
          <w:pPr>
            <w:pStyle w:val="TOC1"/>
            <w:tabs>
              <w:tab w:val="right" w:leader="dot" w:pos="9350"/>
            </w:tabs>
            <w:rPr>
              <w:ins w:id="32" w:author="David Conklin" w:date="2020-11-26T14:39:00Z"/>
              <w:rFonts w:eastAsiaTheme="minorEastAsia"/>
              <w:noProof/>
            </w:rPr>
          </w:pPr>
          <w:ins w:id="3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"_Toc57294013"</w:instrText>
            </w:r>
            <w:r w:rsidRPr="00E034B2">
              <w:rPr>
                <w:rStyle w:val="Hyperlink"/>
                <w:noProof/>
              </w:rPr>
              <w:instrText xml:space="preserve"> </w:instrText>
            </w:r>
            <w:r w:rsidRPr="00E034B2">
              <w:rPr>
                <w:rStyle w:val="Hyperlink"/>
                <w:noProof/>
              </w:rPr>
              <w:fldChar w:fldCharType="separate"/>
            </w:r>
            <w:r w:rsidRPr="00E034B2">
              <w:rPr>
                <w:rStyle w:val="Hyperlink"/>
                <w:noProof/>
              </w:rPr>
              <w:t>Calendar conventions</w:t>
            </w:r>
            <w:r>
              <w:rPr>
                <w:noProof/>
                <w:webHidden/>
              </w:rPr>
              <w:tab/>
            </w:r>
            <w:r>
              <w:rPr>
                <w:noProof/>
                <w:webHidden/>
              </w:rPr>
              <w:fldChar w:fldCharType="begin"/>
            </w:r>
            <w:r>
              <w:rPr>
                <w:noProof/>
                <w:webHidden/>
              </w:rPr>
              <w:instrText xml:space="preserve"> PAGEREF _Toc57294013 \h </w:instrText>
            </w:r>
          </w:ins>
          <w:r>
            <w:rPr>
              <w:noProof/>
              <w:webHidden/>
            </w:rPr>
          </w:r>
          <w:r>
            <w:rPr>
              <w:noProof/>
              <w:webHidden/>
            </w:rPr>
            <w:fldChar w:fldCharType="separate"/>
          </w:r>
          <w:ins w:id="34" w:author="David Conklin" w:date="2020-11-26T14:39:00Z">
            <w:r>
              <w:rPr>
                <w:noProof/>
                <w:webHidden/>
              </w:rPr>
              <w:t>14</w:t>
            </w:r>
            <w:r>
              <w:rPr>
                <w:noProof/>
                <w:webHidden/>
              </w:rPr>
              <w:fldChar w:fldCharType="end"/>
            </w:r>
            <w:r w:rsidRPr="00E034B2">
              <w:rPr>
                <w:rStyle w:val="Hyperlink"/>
                <w:noProof/>
              </w:rPr>
              <w:fldChar w:fldCharType="end"/>
            </w:r>
          </w:ins>
        </w:p>
        <w:p w14:paraId="40BC5412" w14:textId="244EAA9C" w:rsidR="00EB2AA0" w:rsidRDefault="00EB2AA0">
          <w:pPr>
            <w:pStyle w:val="TOC2"/>
            <w:tabs>
              <w:tab w:val="right" w:leader="dot" w:pos="9350"/>
            </w:tabs>
            <w:rPr>
              <w:ins w:id="35" w:author="David Conklin" w:date="2020-11-26T14:39:00Z"/>
              <w:rFonts w:eastAsiaTheme="minorEastAsia"/>
              <w:noProof/>
            </w:rPr>
          </w:pPr>
          <w:ins w:id="3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years</w:t>
            </w:r>
            <w:r>
              <w:rPr>
                <w:noProof/>
                <w:webHidden/>
              </w:rPr>
              <w:tab/>
            </w:r>
            <w:r>
              <w:rPr>
                <w:noProof/>
                <w:webHidden/>
              </w:rPr>
              <w:fldChar w:fldCharType="begin"/>
            </w:r>
            <w:r>
              <w:rPr>
                <w:noProof/>
                <w:webHidden/>
              </w:rPr>
              <w:instrText xml:space="preserve"> PAGEREF _Toc57294014 \h </w:instrText>
            </w:r>
          </w:ins>
          <w:r>
            <w:rPr>
              <w:noProof/>
              <w:webHidden/>
            </w:rPr>
          </w:r>
          <w:r>
            <w:rPr>
              <w:noProof/>
              <w:webHidden/>
            </w:rPr>
            <w:fldChar w:fldCharType="separate"/>
          </w:r>
          <w:ins w:id="37" w:author="David Conklin" w:date="2020-11-26T14:39:00Z">
            <w:r>
              <w:rPr>
                <w:noProof/>
                <w:webHidden/>
              </w:rPr>
              <w:t>14</w:t>
            </w:r>
            <w:r>
              <w:rPr>
                <w:noProof/>
                <w:webHidden/>
              </w:rPr>
              <w:fldChar w:fldCharType="end"/>
            </w:r>
            <w:r w:rsidRPr="00E034B2">
              <w:rPr>
                <w:rStyle w:val="Hyperlink"/>
                <w:noProof/>
              </w:rPr>
              <w:fldChar w:fldCharType="end"/>
            </w:r>
          </w:ins>
        </w:p>
        <w:p w14:paraId="13F20F42" w14:textId="4C99C4A7" w:rsidR="00EB2AA0" w:rsidRDefault="00EB2AA0">
          <w:pPr>
            <w:pStyle w:val="TOC1"/>
            <w:tabs>
              <w:tab w:val="right" w:leader="dot" w:pos="9350"/>
            </w:tabs>
            <w:rPr>
              <w:ins w:id="38" w:author="David Conklin" w:date="2020-11-26T14:39:00Z"/>
              <w:rFonts w:eastAsiaTheme="minorEastAsia"/>
              <w:noProof/>
            </w:rPr>
          </w:pPr>
          <w:ins w:id="3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"_Toc57294015"</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w:t>
            </w:r>
            <w:r>
              <w:rPr>
                <w:noProof/>
                <w:webHidden/>
              </w:rPr>
              <w:tab/>
            </w:r>
            <w:r>
              <w:rPr>
                <w:noProof/>
                <w:webHidden/>
              </w:rPr>
              <w:fldChar w:fldCharType="begin"/>
            </w:r>
            <w:r>
              <w:rPr>
                <w:noProof/>
                <w:webHidden/>
              </w:rPr>
              <w:instrText xml:space="preserve"> PAGEREF _Toc57294015 \h </w:instrText>
            </w:r>
          </w:ins>
          <w:r>
            <w:rPr>
              <w:noProof/>
              <w:webHidden/>
            </w:rPr>
          </w:r>
          <w:r>
            <w:rPr>
              <w:noProof/>
              <w:webHidden/>
            </w:rPr>
            <w:fldChar w:fldCharType="separate"/>
          </w:r>
          <w:ins w:id="40" w:author="David Conklin" w:date="2020-11-26T14:39:00Z">
            <w:r>
              <w:rPr>
                <w:noProof/>
                <w:webHidden/>
              </w:rPr>
              <w:t>14</w:t>
            </w:r>
            <w:r>
              <w:rPr>
                <w:noProof/>
                <w:webHidden/>
              </w:rPr>
              <w:fldChar w:fldCharType="end"/>
            </w:r>
            <w:r w:rsidRPr="00E034B2">
              <w:rPr>
                <w:rStyle w:val="Hyperlink"/>
                <w:noProof/>
              </w:rPr>
              <w:fldChar w:fldCharType="end"/>
            </w:r>
          </w:ins>
        </w:p>
        <w:p w14:paraId="48400CDA" w14:textId="3718025D" w:rsidR="00EB2AA0" w:rsidRDefault="00EB2AA0">
          <w:pPr>
            <w:pStyle w:val="TOC2"/>
            <w:tabs>
              <w:tab w:val="right" w:leader="dot" w:pos="9350"/>
            </w:tabs>
            <w:rPr>
              <w:ins w:id="41" w:author="David Conklin" w:date="2020-11-26T14:39:00Z"/>
              <w:rFonts w:eastAsiaTheme="minorEastAsia"/>
              <w:noProof/>
            </w:rPr>
          </w:pPr>
          <w:ins w:id="4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"_Toc57294016"</w:instrText>
            </w:r>
            <w:r w:rsidRPr="00E034B2">
              <w:rPr>
                <w:rStyle w:val="Hyperlink"/>
                <w:noProof/>
              </w:rPr>
              <w:instrText xml:space="preserve"> </w:instrText>
            </w:r>
            <w:r w:rsidRPr="00E034B2">
              <w:rPr>
                <w:rStyle w:val="Hyperlink"/>
                <w:noProof/>
              </w:rPr>
              <w:fldChar w:fldCharType="separate"/>
            </w:r>
            <w:r w:rsidRPr="00E034B2">
              <w:rPr>
                <w:rStyle w:val="Hyperlink"/>
                <w:noProof/>
              </w:rPr>
              <w:t>Numbered climate scenarios in the model</w:t>
            </w:r>
            <w:r>
              <w:rPr>
                <w:noProof/>
                <w:webHidden/>
              </w:rPr>
              <w:tab/>
            </w:r>
            <w:r>
              <w:rPr>
                <w:noProof/>
                <w:webHidden/>
              </w:rPr>
              <w:fldChar w:fldCharType="begin"/>
            </w:r>
            <w:r>
              <w:rPr>
                <w:noProof/>
                <w:webHidden/>
              </w:rPr>
              <w:instrText xml:space="preserve"> PAGEREF _Toc57294016 \h </w:instrText>
            </w:r>
          </w:ins>
          <w:r>
            <w:rPr>
              <w:noProof/>
              <w:webHidden/>
            </w:rPr>
          </w:r>
          <w:r>
            <w:rPr>
              <w:noProof/>
              <w:webHidden/>
            </w:rPr>
            <w:fldChar w:fldCharType="separate"/>
          </w:r>
          <w:ins w:id="43" w:author="David Conklin" w:date="2020-11-26T14:39:00Z">
            <w:r>
              <w:rPr>
                <w:noProof/>
                <w:webHidden/>
              </w:rPr>
              <w:t>14</w:t>
            </w:r>
            <w:r>
              <w:rPr>
                <w:noProof/>
                <w:webHidden/>
              </w:rPr>
              <w:fldChar w:fldCharType="end"/>
            </w:r>
            <w:r w:rsidRPr="00E034B2">
              <w:rPr>
                <w:rStyle w:val="Hyperlink"/>
                <w:noProof/>
              </w:rPr>
              <w:fldChar w:fldCharType="end"/>
            </w:r>
          </w:ins>
        </w:p>
        <w:p w14:paraId="5C39D1AC" w14:textId="3D661ADD" w:rsidR="00EB2AA0" w:rsidRDefault="00EB2AA0">
          <w:pPr>
            <w:pStyle w:val="TOC2"/>
            <w:tabs>
              <w:tab w:val="right" w:leader="dot" w:pos="9350"/>
            </w:tabs>
            <w:rPr>
              <w:ins w:id="44" w:author="David Conklin" w:date="2020-11-26T14:39:00Z"/>
              <w:rFonts w:eastAsiaTheme="minorEastAsia"/>
              <w:noProof/>
            </w:rPr>
          </w:pPr>
          <w:ins w:id="4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"_Toc57294017"</w:instrText>
            </w:r>
            <w:r w:rsidRPr="00E034B2">
              <w:rPr>
                <w:rStyle w:val="Hyperlink"/>
                <w:noProof/>
              </w:rPr>
              <w:instrText xml:space="preserve"> </w:instrText>
            </w:r>
            <w:r w:rsidRPr="00E034B2">
              <w:rPr>
                <w:rStyle w:val="Hyperlink"/>
                <w:noProof/>
              </w:rPr>
              <w:fldChar w:fldCharType="separate"/>
            </w:r>
            <w:r w:rsidRPr="00E034B2">
              <w:rPr>
                <w:rStyle w:val="Hyperlink"/>
                <w:noProof/>
              </w:rPr>
              <w:t>Monthly and seasonal weather data</w:t>
            </w:r>
            <w:r>
              <w:rPr>
                <w:noProof/>
                <w:webHidden/>
              </w:rPr>
              <w:tab/>
            </w:r>
            <w:r>
              <w:rPr>
                <w:noProof/>
                <w:webHidden/>
              </w:rPr>
              <w:fldChar w:fldCharType="begin"/>
            </w:r>
            <w:r>
              <w:rPr>
                <w:noProof/>
                <w:webHidden/>
              </w:rPr>
              <w:instrText xml:space="preserve"> PAGEREF _Toc57294017 \h </w:instrText>
            </w:r>
          </w:ins>
          <w:r>
            <w:rPr>
              <w:noProof/>
              <w:webHidden/>
            </w:rPr>
          </w:r>
          <w:r>
            <w:rPr>
              <w:noProof/>
              <w:webHidden/>
            </w:rPr>
            <w:fldChar w:fldCharType="separate"/>
          </w:r>
          <w:ins w:id="46" w:author="David Conklin" w:date="2020-11-26T14:39:00Z">
            <w:r>
              <w:rPr>
                <w:noProof/>
                <w:webHidden/>
              </w:rPr>
              <w:t>15</w:t>
            </w:r>
            <w:r>
              <w:rPr>
                <w:noProof/>
                <w:webHidden/>
              </w:rPr>
              <w:fldChar w:fldCharType="end"/>
            </w:r>
            <w:r w:rsidRPr="00E034B2">
              <w:rPr>
                <w:rStyle w:val="Hyperlink"/>
                <w:noProof/>
              </w:rPr>
              <w:fldChar w:fldCharType="end"/>
            </w:r>
          </w:ins>
        </w:p>
        <w:p w14:paraId="312DA274" w14:textId="4D3DDF88" w:rsidR="00EB2AA0" w:rsidRDefault="00EB2AA0">
          <w:pPr>
            <w:pStyle w:val="TOC2"/>
            <w:tabs>
              <w:tab w:val="right" w:leader="dot" w:pos="9350"/>
            </w:tabs>
            <w:rPr>
              <w:ins w:id="47" w:author="David Conklin" w:date="2020-11-26T14:39:00Z"/>
              <w:rFonts w:eastAsiaTheme="minorEastAsia"/>
              <w:noProof/>
            </w:rPr>
          </w:pPr>
          <w:ins w:id="4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"_Toc57294018"</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 grids</w:t>
            </w:r>
            <w:r>
              <w:rPr>
                <w:noProof/>
                <w:webHidden/>
              </w:rPr>
              <w:tab/>
            </w:r>
            <w:r>
              <w:rPr>
                <w:noProof/>
                <w:webHidden/>
              </w:rPr>
              <w:fldChar w:fldCharType="begin"/>
            </w:r>
            <w:r>
              <w:rPr>
                <w:noProof/>
                <w:webHidden/>
              </w:rPr>
              <w:instrText xml:space="preserve"> PAGEREF _Toc57294018 \h </w:instrText>
            </w:r>
          </w:ins>
          <w:r>
            <w:rPr>
              <w:noProof/>
              <w:webHidden/>
            </w:rPr>
          </w:r>
          <w:r>
            <w:rPr>
              <w:noProof/>
              <w:webHidden/>
            </w:rPr>
            <w:fldChar w:fldCharType="separate"/>
          </w:r>
          <w:ins w:id="49" w:author="David Conklin" w:date="2020-11-26T14:39:00Z">
            <w:r>
              <w:rPr>
                <w:noProof/>
                <w:webHidden/>
              </w:rPr>
              <w:t>16</w:t>
            </w:r>
            <w:r>
              <w:rPr>
                <w:noProof/>
                <w:webHidden/>
              </w:rPr>
              <w:fldChar w:fldCharType="end"/>
            </w:r>
            <w:r w:rsidRPr="00E034B2">
              <w:rPr>
                <w:rStyle w:val="Hyperlink"/>
                <w:noProof/>
              </w:rPr>
              <w:fldChar w:fldCharType="end"/>
            </w:r>
          </w:ins>
        </w:p>
        <w:p w14:paraId="3EBE165B" w14:textId="2DC86C6D" w:rsidR="00EB2AA0" w:rsidRDefault="00EB2AA0">
          <w:pPr>
            <w:pStyle w:val="TOC3"/>
            <w:tabs>
              <w:tab w:val="right" w:leader="dot" w:pos="9350"/>
            </w:tabs>
            <w:rPr>
              <w:ins w:id="50" w:author="David Conklin" w:date="2020-11-26T14:39:00Z"/>
              <w:rFonts w:eastAsiaTheme="minorEastAsia"/>
              <w:noProof/>
            </w:rPr>
          </w:pPr>
          <w:ins w:id="5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"_Toc57294019"</w:instrText>
            </w:r>
            <w:r w:rsidRPr="00E034B2">
              <w:rPr>
                <w:rStyle w:val="Hyperlink"/>
                <w:noProof/>
              </w:rPr>
              <w:instrText xml:space="preserve"> </w:instrText>
            </w:r>
            <w:r w:rsidRPr="00E034B2">
              <w:rPr>
                <w:rStyle w:val="Hyperlink"/>
                <w:noProof/>
              </w:rPr>
              <w:fldChar w:fldCharType="separate"/>
            </w:r>
            <w:r w:rsidRPr="00E034B2">
              <w:rPr>
                <w:rStyle w:val="Hyperlink"/>
                <w:noProof/>
              </w:rPr>
              <w:t>The WW2100 climate grid</w:t>
            </w:r>
            <w:r>
              <w:rPr>
                <w:noProof/>
                <w:webHidden/>
              </w:rPr>
              <w:tab/>
            </w:r>
            <w:r>
              <w:rPr>
                <w:noProof/>
                <w:webHidden/>
              </w:rPr>
              <w:fldChar w:fldCharType="begin"/>
            </w:r>
            <w:r>
              <w:rPr>
                <w:noProof/>
                <w:webHidden/>
              </w:rPr>
              <w:instrText xml:space="preserve"> PAGEREF _Toc57294019 \h </w:instrText>
            </w:r>
          </w:ins>
          <w:r>
            <w:rPr>
              <w:noProof/>
              <w:webHidden/>
            </w:rPr>
          </w:r>
          <w:r>
            <w:rPr>
              <w:noProof/>
              <w:webHidden/>
            </w:rPr>
            <w:fldChar w:fldCharType="separate"/>
          </w:r>
          <w:ins w:id="52" w:author="David Conklin" w:date="2020-11-26T14:39:00Z">
            <w:r>
              <w:rPr>
                <w:noProof/>
                <w:webHidden/>
              </w:rPr>
              <w:t>16</w:t>
            </w:r>
            <w:r>
              <w:rPr>
                <w:noProof/>
                <w:webHidden/>
              </w:rPr>
              <w:fldChar w:fldCharType="end"/>
            </w:r>
            <w:r w:rsidRPr="00E034B2">
              <w:rPr>
                <w:rStyle w:val="Hyperlink"/>
                <w:noProof/>
              </w:rPr>
              <w:fldChar w:fldCharType="end"/>
            </w:r>
          </w:ins>
        </w:p>
        <w:p w14:paraId="1D6C6F36" w14:textId="6C791C92" w:rsidR="00EB2AA0" w:rsidRDefault="00EB2AA0">
          <w:pPr>
            <w:pStyle w:val="TOC3"/>
            <w:tabs>
              <w:tab w:val="right" w:leader="dot" w:pos="9350"/>
            </w:tabs>
            <w:rPr>
              <w:ins w:id="53" w:author="David Conklin" w:date="2020-11-26T14:39:00Z"/>
              <w:rFonts w:eastAsiaTheme="minorEastAsia"/>
              <w:noProof/>
            </w:rPr>
          </w:pPr>
          <w:ins w:id="5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"_Toc57294020"</w:instrText>
            </w:r>
            <w:r w:rsidRPr="00E034B2">
              <w:rPr>
                <w:rStyle w:val="Hyperlink"/>
                <w:noProof/>
              </w:rPr>
              <w:instrText xml:space="preserve"> </w:instrText>
            </w:r>
            <w:r w:rsidRPr="00E034B2">
              <w:rPr>
                <w:rStyle w:val="Hyperlink"/>
                <w:noProof/>
              </w:rPr>
              <w:fldChar w:fldCharType="separate"/>
            </w:r>
            <w:r w:rsidRPr="00E034B2">
              <w:rPr>
                <w:rStyle w:val="Hyperlink"/>
                <w:noProof/>
              </w:rPr>
              <w:t>The v2 climate grid</w:t>
            </w:r>
            <w:r>
              <w:rPr>
                <w:noProof/>
                <w:webHidden/>
              </w:rPr>
              <w:tab/>
            </w:r>
            <w:r>
              <w:rPr>
                <w:noProof/>
                <w:webHidden/>
              </w:rPr>
              <w:fldChar w:fldCharType="begin"/>
            </w:r>
            <w:r>
              <w:rPr>
                <w:noProof/>
                <w:webHidden/>
              </w:rPr>
              <w:instrText xml:space="preserve"> PAGEREF _Toc57294020 \h </w:instrText>
            </w:r>
          </w:ins>
          <w:r>
            <w:rPr>
              <w:noProof/>
              <w:webHidden/>
            </w:rPr>
          </w:r>
          <w:r>
            <w:rPr>
              <w:noProof/>
              <w:webHidden/>
            </w:rPr>
            <w:fldChar w:fldCharType="separate"/>
          </w:r>
          <w:ins w:id="55" w:author="David Conklin" w:date="2020-11-26T14:39:00Z">
            <w:r>
              <w:rPr>
                <w:noProof/>
                <w:webHidden/>
              </w:rPr>
              <w:t>17</w:t>
            </w:r>
            <w:r>
              <w:rPr>
                <w:noProof/>
                <w:webHidden/>
              </w:rPr>
              <w:fldChar w:fldCharType="end"/>
            </w:r>
            <w:r w:rsidRPr="00E034B2">
              <w:rPr>
                <w:rStyle w:val="Hyperlink"/>
                <w:noProof/>
              </w:rPr>
              <w:fldChar w:fldCharType="end"/>
            </w:r>
          </w:ins>
        </w:p>
        <w:p w14:paraId="63F32F66" w14:textId="03D83C15" w:rsidR="00EB2AA0" w:rsidRDefault="00EB2AA0">
          <w:pPr>
            <w:pStyle w:val="TOC2"/>
            <w:tabs>
              <w:tab w:val="right" w:leader="dot" w:pos="9350"/>
            </w:tabs>
            <w:rPr>
              <w:ins w:id="56" w:author="David Conklin" w:date="2020-11-26T14:39:00Z"/>
              <w:rFonts w:eastAsiaTheme="minorEastAsia"/>
              <w:noProof/>
            </w:rPr>
          </w:pPr>
          <w:ins w:id="5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"_Toc57294021"</w:instrText>
            </w:r>
            <w:r w:rsidRPr="00E034B2">
              <w:rPr>
                <w:rStyle w:val="Hyperlink"/>
                <w:noProof/>
              </w:rPr>
              <w:instrText xml:space="preserve"> </w:instrText>
            </w:r>
            <w:r w:rsidRPr="00E034B2">
              <w:rPr>
                <w:rStyle w:val="Hyperlink"/>
                <w:noProof/>
              </w:rPr>
              <w:fldChar w:fldCharType="separate"/>
            </w:r>
            <w:r w:rsidRPr="00E034B2">
              <w:rPr>
                <w:rStyle w:val="Hyperlink"/>
                <w:noProof/>
              </w:rPr>
              <w:t>How climate data is looked up</w:t>
            </w:r>
            <w:r>
              <w:rPr>
                <w:noProof/>
                <w:webHidden/>
              </w:rPr>
              <w:tab/>
            </w:r>
            <w:r>
              <w:rPr>
                <w:noProof/>
                <w:webHidden/>
              </w:rPr>
              <w:fldChar w:fldCharType="begin"/>
            </w:r>
            <w:r>
              <w:rPr>
                <w:noProof/>
                <w:webHidden/>
              </w:rPr>
              <w:instrText xml:space="preserve"> PAGEREF _Toc57294021 \h </w:instrText>
            </w:r>
          </w:ins>
          <w:r>
            <w:rPr>
              <w:noProof/>
              <w:webHidden/>
            </w:rPr>
          </w:r>
          <w:r>
            <w:rPr>
              <w:noProof/>
              <w:webHidden/>
            </w:rPr>
            <w:fldChar w:fldCharType="separate"/>
          </w:r>
          <w:ins w:id="58" w:author="David Conklin" w:date="2020-11-26T14:39:00Z">
            <w:r>
              <w:rPr>
                <w:noProof/>
                <w:webHidden/>
              </w:rPr>
              <w:t>17</w:t>
            </w:r>
            <w:r>
              <w:rPr>
                <w:noProof/>
                <w:webHidden/>
              </w:rPr>
              <w:fldChar w:fldCharType="end"/>
            </w:r>
            <w:r w:rsidRPr="00E034B2">
              <w:rPr>
                <w:rStyle w:val="Hyperlink"/>
                <w:noProof/>
              </w:rPr>
              <w:fldChar w:fldCharType="end"/>
            </w:r>
          </w:ins>
        </w:p>
        <w:p w14:paraId="036E5285" w14:textId="18AFD15D" w:rsidR="00EB2AA0" w:rsidRDefault="00EB2AA0">
          <w:pPr>
            <w:pStyle w:val="TOC2"/>
            <w:tabs>
              <w:tab w:val="right" w:leader="dot" w:pos="9350"/>
            </w:tabs>
            <w:rPr>
              <w:ins w:id="59" w:author="David Conklin" w:date="2020-11-26T14:39:00Z"/>
              <w:rFonts w:eastAsiaTheme="minorEastAsia"/>
              <w:noProof/>
            </w:rPr>
          </w:pPr>
          <w:ins w:id="6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"_Toc57294022"</w:instrText>
            </w:r>
            <w:r w:rsidRPr="00E034B2">
              <w:rPr>
                <w:rStyle w:val="Hyperlink"/>
                <w:noProof/>
              </w:rPr>
              <w:instrText xml:space="preserve"> </w:instrText>
            </w:r>
            <w:r w:rsidRPr="00E034B2">
              <w:rPr>
                <w:rStyle w:val="Hyperlink"/>
                <w:noProof/>
              </w:rPr>
              <w:fldChar w:fldCharType="separate"/>
            </w:r>
            <w:r w:rsidRPr="00E034B2">
              <w:rPr>
                <w:rStyle w:val="Hyperlink"/>
                <w:noProof/>
              </w:rPr>
              <w:t>What is in a climate dataset</w:t>
            </w:r>
            <w:r>
              <w:rPr>
                <w:noProof/>
                <w:webHidden/>
              </w:rPr>
              <w:tab/>
            </w:r>
            <w:r>
              <w:rPr>
                <w:noProof/>
                <w:webHidden/>
              </w:rPr>
              <w:fldChar w:fldCharType="begin"/>
            </w:r>
            <w:r>
              <w:rPr>
                <w:noProof/>
                <w:webHidden/>
              </w:rPr>
              <w:instrText xml:space="preserve"> PAGEREF _Toc57294022 \h </w:instrText>
            </w:r>
          </w:ins>
          <w:r>
            <w:rPr>
              <w:noProof/>
              <w:webHidden/>
            </w:rPr>
          </w:r>
          <w:r>
            <w:rPr>
              <w:noProof/>
              <w:webHidden/>
            </w:rPr>
            <w:fldChar w:fldCharType="separate"/>
          </w:r>
          <w:ins w:id="61" w:author="David Conklin" w:date="2020-11-26T14:39:00Z">
            <w:r>
              <w:rPr>
                <w:noProof/>
                <w:webHidden/>
              </w:rPr>
              <w:t>17</w:t>
            </w:r>
            <w:r>
              <w:rPr>
                <w:noProof/>
                <w:webHidden/>
              </w:rPr>
              <w:fldChar w:fldCharType="end"/>
            </w:r>
            <w:r w:rsidRPr="00E034B2">
              <w:rPr>
                <w:rStyle w:val="Hyperlink"/>
                <w:noProof/>
              </w:rPr>
              <w:fldChar w:fldCharType="end"/>
            </w:r>
          </w:ins>
        </w:p>
        <w:p w14:paraId="3A607276" w14:textId="6F16A472" w:rsidR="00EB2AA0" w:rsidRDefault="00EB2AA0">
          <w:pPr>
            <w:pStyle w:val="TOC1"/>
            <w:tabs>
              <w:tab w:val="right" w:leader="dot" w:pos="9350"/>
            </w:tabs>
            <w:rPr>
              <w:ins w:id="62" w:author="David Conklin" w:date="2020-11-26T14:39:00Z"/>
              <w:rFonts w:eastAsiaTheme="minorEastAsia"/>
              <w:noProof/>
            </w:rPr>
          </w:pPr>
          <w:ins w:id="6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w:t>
            </w:r>
            <w:r>
              <w:rPr>
                <w:noProof/>
                <w:webHidden/>
              </w:rPr>
              <w:tab/>
            </w:r>
            <w:r>
              <w:rPr>
                <w:noProof/>
                <w:webHidden/>
              </w:rPr>
              <w:fldChar w:fldCharType="begin"/>
            </w:r>
            <w:r>
              <w:rPr>
                <w:noProof/>
                <w:webHidden/>
              </w:rPr>
              <w:instrText xml:space="preserve"> PAGEREF _Toc57294023 \h </w:instrText>
            </w:r>
          </w:ins>
          <w:r>
            <w:rPr>
              <w:noProof/>
              <w:webHidden/>
            </w:rPr>
          </w:r>
          <w:r>
            <w:rPr>
              <w:noProof/>
              <w:webHidden/>
            </w:rPr>
            <w:fldChar w:fldCharType="separate"/>
          </w:r>
          <w:ins w:id="64" w:author="David Conklin" w:date="2020-11-26T14:39:00Z">
            <w:r>
              <w:rPr>
                <w:noProof/>
                <w:webHidden/>
              </w:rPr>
              <w:t>18</w:t>
            </w:r>
            <w:r>
              <w:rPr>
                <w:noProof/>
                <w:webHidden/>
              </w:rPr>
              <w:fldChar w:fldCharType="end"/>
            </w:r>
            <w:r w:rsidRPr="00E034B2">
              <w:rPr>
                <w:rStyle w:val="Hyperlink"/>
                <w:noProof/>
              </w:rPr>
              <w:fldChar w:fldCharType="end"/>
            </w:r>
          </w:ins>
        </w:p>
        <w:p w14:paraId="2113F0E9" w14:textId="5B4BB20F" w:rsidR="00EB2AA0" w:rsidRDefault="00EB2AA0">
          <w:pPr>
            <w:pStyle w:val="TOC2"/>
            <w:tabs>
              <w:tab w:val="right" w:leader="dot" w:pos="9350"/>
            </w:tabs>
            <w:rPr>
              <w:ins w:id="65" w:author="David Conklin" w:date="2020-11-26T14:39:00Z"/>
              <w:rFonts w:eastAsiaTheme="minorEastAsia"/>
              <w:noProof/>
            </w:rPr>
          </w:pPr>
          <w:ins w:id="6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 data</w:t>
            </w:r>
            <w:r>
              <w:rPr>
                <w:noProof/>
                <w:webHidden/>
              </w:rPr>
              <w:tab/>
            </w:r>
            <w:r>
              <w:rPr>
                <w:noProof/>
                <w:webHidden/>
              </w:rPr>
              <w:fldChar w:fldCharType="begin"/>
            </w:r>
            <w:r>
              <w:rPr>
                <w:noProof/>
                <w:webHidden/>
              </w:rPr>
              <w:instrText xml:space="preserve"> PAGEREF _Toc57294024 \h </w:instrText>
            </w:r>
          </w:ins>
          <w:r>
            <w:rPr>
              <w:noProof/>
              <w:webHidden/>
            </w:rPr>
          </w:r>
          <w:r>
            <w:rPr>
              <w:noProof/>
              <w:webHidden/>
            </w:rPr>
            <w:fldChar w:fldCharType="separate"/>
          </w:r>
          <w:ins w:id="67" w:author="David Conklin" w:date="2020-11-26T14:39:00Z">
            <w:r>
              <w:rPr>
                <w:noProof/>
                <w:webHidden/>
              </w:rPr>
              <w:t>18</w:t>
            </w:r>
            <w:r>
              <w:rPr>
                <w:noProof/>
                <w:webHidden/>
              </w:rPr>
              <w:fldChar w:fldCharType="end"/>
            </w:r>
            <w:r w:rsidRPr="00E034B2">
              <w:rPr>
                <w:rStyle w:val="Hyperlink"/>
                <w:noProof/>
              </w:rPr>
              <w:fldChar w:fldCharType="end"/>
            </w:r>
          </w:ins>
        </w:p>
        <w:p w14:paraId="150DDE88" w14:textId="053E6F8C" w:rsidR="00EB2AA0" w:rsidRDefault="00EB2AA0">
          <w:pPr>
            <w:pStyle w:val="TOC2"/>
            <w:tabs>
              <w:tab w:val="right" w:leader="dot" w:pos="9350"/>
            </w:tabs>
            <w:rPr>
              <w:ins w:id="68" w:author="David Conklin" w:date="2020-11-26T14:39:00Z"/>
              <w:rFonts w:eastAsiaTheme="minorEastAsia"/>
              <w:noProof/>
            </w:rPr>
          </w:pPr>
          <w:ins w:id="6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"_Toc57294025"</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wr_pods.csv file</w:t>
            </w:r>
            <w:r>
              <w:rPr>
                <w:noProof/>
                <w:webHidden/>
              </w:rPr>
              <w:tab/>
            </w:r>
            <w:r>
              <w:rPr>
                <w:noProof/>
                <w:webHidden/>
              </w:rPr>
              <w:fldChar w:fldCharType="begin"/>
            </w:r>
            <w:r>
              <w:rPr>
                <w:noProof/>
                <w:webHidden/>
              </w:rPr>
              <w:instrText xml:space="preserve"> PAGEREF _Toc57294025 \h </w:instrText>
            </w:r>
          </w:ins>
          <w:r>
            <w:rPr>
              <w:noProof/>
              <w:webHidden/>
            </w:rPr>
          </w:r>
          <w:r>
            <w:rPr>
              <w:noProof/>
              <w:webHidden/>
            </w:rPr>
            <w:fldChar w:fldCharType="separate"/>
          </w:r>
          <w:ins w:id="70" w:author="David Conklin" w:date="2020-11-26T14:39:00Z">
            <w:r>
              <w:rPr>
                <w:noProof/>
                <w:webHidden/>
              </w:rPr>
              <w:t>19</w:t>
            </w:r>
            <w:r>
              <w:rPr>
                <w:noProof/>
                <w:webHidden/>
              </w:rPr>
              <w:fldChar w:fldCharType="end"/>
            </w:r>
            <w:r w:rsidRPr="00E034B2">
              <w:rPr>
                <w:rStyle w:val="Hyperlink"/>
                <w:noProof/>
              </w:rPr>
              <w:fldChar w:fldCharType="end"/>
            </w:r>
          </w:ins>
        </w:p>
        <w:p w14:paraId="501ED09C" w14:textId="51F2D2A7" w:rsidR="00EB2AA0" w:rsidRDefault="00EB2AA0">
          <w:pPr>
            <w:pStyle w:val="TOC2"/>
            <w:tabs>
              <w:tab w:val="right" w:leader="dot" w:pos="9350"/>
            </w:tabs>
            <w:rPr>
              <w:ins w:id="71" w:author="David Conklin" w:date="2020-11-26T14:39:00Z"/>
              <w:rFonts w:eastAsiaTheme="minorEastAsia"/>
              <w:noProof/>
            </w:rPr>
          </w:pPr>
          <w:ins w:id="7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"_Toc57294026"</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wr_pous.csv file</w:t>
            </w:r>
            <w:r>
              <w:rPr>
                <w:noProof/>
                <w:webHidden/>
              </w:rPr>
              <w:tab/>
            </w:r>
            <w:r>
              <w:rPr>
                <w:noProof/>
                <w:webHidden/>
              </w:rPr>
              <w:fldChar w:fldCharType="begin"/>
            </w:r>
            <w:r>
              <w:rPr>
                <w:noProof/>
                <w:webHidden/>
              </w:rPr>
              <w:instrText xml:space="preserve"> PAGEREF _Toc57294026 \h </w:instrText>
            </w:r>
          </w:ins>
          <w:r>
            <w:rPr>
              <w:noProof/>
              <w:webHidden/>
            </w:rPr>
          </w:r>
          <w:r>
            <w:rPr>
              <w:noProof/>
              <w:webHidden/>
            </w:rPr>
            <w:fldChar w:fldCharType="separate"/>
          </w:r>
          <w:ins w:id="73" w:author="David Conklin" w:date="2020-11-26T14:39:00Z">
            <w:r>
              <w:rPr>
                <w:noProof/>
                <w:webHidden/>
              </w:rPr>
              <w:t>19</w:t>
            </w:r>
            <w:r>
              <w:rPr>
                <w:noProof/>
                <w:webHidden/>
              </w:rPr>
              <w:fldChar w:fldCharType="end"/>
            </w:r>
            <w:r w:rsidRPr="00E034B2">
              <w:rPr>
                <w:rStyle w:val="Hyperlink"/>
                <w:noProof/>
              </w:rPr>
              <w:fldChar w:fldCharType="end"/>
            </w:r>
          </w:ins>
        </w:p>
        <w:p w14:paraId="4935DC45" w14:textId="317B65F7" w:rsidR="00EB2AA0" w:rsidRDefault="00EB2AA0">
          <w:pPr>
            <w:pStyle w:val="TOC2"/>
            <w:tabs>
              <w:tab w:val="right" w:leader="dot" w:pos="9350"/>
            </w:tabs>
            <w:rPr>
              <w:ins w:id="74" w:author="David Conklin" w:date="2020-11-26T14:39:00Z"/>
              <w:rFonts w:eastAsiaTheme="minorEastAsia"/>
              <w:noProof/>
            </w:rPr>
          </w:pPr>
          <w:ins w:id="7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"_Toc57294027"</w:instrText>
            </w:r>
            <w:r w:rsidRPr="00E034B2">
              <w:rPr>
                <w:rStyle w:val="Hyperlink"/>
                <w:noProof/>
              </w:rPr>
              <w:instrText xml:space="preserve"> </w:instrText>
            </w:r>
            <w:r w:rsidRPr="00E034B2">
              <w:rPr>
                <w:rStyle w:val="Hyperlink"/>
                <w:noProof/>
              </w:rPr>
              <w:fldChar w:fldCharType="separate"/>
            </w:r>
            <w:r w:rsidRPr="00E034B2">
              <w:rPr>
                <w:rStyle w:val="Hyperlink"/>
                <w:noProof/>
              </w:rPr>
              <w:t>Adding a water right</w:t>
            </w:r>
            <w:r>
              <w:rPr>
                <w:noProof/>
                <w:webHidden/>
              </w:rPr>
              <w:tab/>
            </w:r>
            <w:r>
              <w:rPr>
                <w:noProof/>
                <w:webHidden/>
              </w:rPr>
              <w:fldChar w:fldCharType="begin"/>
            </w:r>
            <w:r>
              <w:rPr>
                <w:noProof/>
                <w:webHidden/>
              </w:rPr>
              <w:instrText xml:space="preserve"> PAGEREF _Toc57294027 \h </w:instrText>
            </w:r>
          </w:ins>
          <w:r>
            <w:rPr>
              <w:noProof/>
              <w:webHidden/>
            </w:rPr>
          </w:r>
          <w:r>
            <w:rPr>
              <w:noProof/>
              <w:webHidden/>
            </w:rPr>
            <w:fldChar w:fldCharType="separate"/>
          </w:r>
          <w:ins w:id="76" w:author="David Conklin" w:date="2020-11-26T14:39:00Z">
            <w:r>
              <w:rPr>
                <w:noProof/>
                <w:webHidden/>
              </w:rPr>
              <w:t>20</w:t>
            </w:r>
            <w:r>
              <w:rPr>
                <w:noProof/>
                <w:webHidden/>
              </w:rPr>
              <w:fldChar w:fldCharType="end"/>
            </w:r>
            <w:r w:rsidRPr="00E034B2">
              <w:rPr>
                <w:rStyle w:val="Hyperlink"/>
                <w:noProof/>
              </w:rPr>
              <w:fldChar w:fldCharType="end"/>
            </w:r>
          </w:ins>
        </w:p>
        <w:p w14:paraId="3250169D" w14:textId="12345CF7" w:rsidR="00EB2AA0" w:rsidRDefault="00EB2AA0">
          <w:pPr>
            <w:pStyle w:val="TOC1"/>
            <w:tabs>
              <w:tab w:val="right" w:leader="dot" w:pos="9350"/>
            </w:tabs>
            <w:rPr>
              <w:ins w:id="77" w:author="David Conklin" w:date="2020-11-26T14:39:00Z"/>
              <w:rFonts w:eastAsiaTheme="minorEastAsia"/>
              <w:noProof/>
            </w:rPr>
          </w:pPr>
          <w:ins w:id="78"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"_Toc57294028"</w:instrText>
            </w:r>
            <w:r w:rsidRPr="00E034B2">
              <w:rPr>
                <w:rStyle w:val="Hyperlink"/>
                <w:noProof/>
              </w:rPr>
              <w:instrText xml:space="preserve"> </w:instrText>
            </w:r>
            <w:r w:rsidRPr="00E034B2">
              <w:rPr>
                <w:rStyle w:val="Hyperlink"/>
                <w:noProof/>
              </w:rPr>
              <w:fldChar w:fldCharType="separate"/>
            </w:r>
            <w:r w:rsidRPr="00E034B2">
              <w:rPr>
                <w:rStyle w:val="Hyperlink"/>
                <w:noProof/>
              </w:rPr>
              <w:t>Stream flow and stream temperature</w:t>
            </w:r>
            <w:r>
              <w:rPr>
                <w:noProof/>
                <w:webHidden/>
              </w:rPr>
              <w:tab/>
            </w:r>
            <w:r>
              <w:rPr>
                <w:noProof/>
                <w:webHidden/>
              </w:rPr>
              <w:fldChar w:fldCharType="begin"/>
            </w:r>
            <w:r>
              <w:rPr>
                <w:noProof/>
                <w:webHidden/>
              </w:rPr>
              <w:instrText xml:space="preserve"> PAGEREF _Toc57294028 \h </w:instrText>
            </w:r>
          </w:ins>
          <w:r>
            <w:rPr>
              <w:noProof/>
              <w:webHidden/>
            </w:rPr>
          </w:r>
          <w:r>
            <w:rPr>
              <w:noProof/>
              <w:webHidden/>
            </w:rPr>
            <w:fldChar w:fldCharType="separate"/>
          </w:r>
          <w:ins w:id="79" w:author="David Conklin" w:date="2020-11-26T14:39:00Z">
            <w:r>
              <w:rPr>
                <w:noProof/>
                <w:webHidden/>
              </w:rPr>
              <w:t>21</w:t>
            </w:r>
            <w:r>
              <w:rPr>
                <w:noProof/>
                <w:webHidden/>
              </w:rPr>
              <w:fldChar w:fldCharType="end"/>
            </w:r>
            <w:r w:rsidRPr="00E034B2">
              <w:rPr>
                <w:rStyle w:val="Hyperlink"/>
                <w:noProof/>
              </w:rPr>
              <w:fldChar w:fldCharType="end"/>
            </w:r>
          </w:ins>
        </w:p>
        <w:p w14:paraId="45804CD1" w14:textId="164C9DB8" w:rsidR="00EB2AA0" w:rsidRDefault="00EB2AA0">
          <w:pPr>
            <w:pStyle w:val="TOC2"/>
            <w:tabs>
              <w:tab w:val="right" w:leader="dot" w:pos="9350"/>
            </w:tabs>
            <w:rPr>
              <w:ins w:id="80" w:author="David Conklin" w:date="2020-11-26T14:39:00Z"/>
              <w:rFonts w:eastAsiaTheme="minorEastAsia"/>
              <w:noProof/>
            </w:rPr>
          </w:pPr>
          <w:ins w:id="8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"_Toc57294029"</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parcels</w:t>
            </w:r>
            <w:r>
              <w:rPr>
                <w:noProof/>
                <w:webHidden/>
              </w:rPr>
              <w:tab/>
            </w:r>
            <w:r>
              <w:rPr>
                <w:noProof/>
                <w:webHidden/>
              </w:rPr>
              <w:fldChar w:fldCharType="begin"/>
            </w:r>
            <w:r>
              <w:rPr>
                <w:noProof/>
                <w:webHidden/>
              </w:rPr>
              <w:instrText xml:space="preserve"> PAGEREF _Toc57294029 \h </w:instrText>
            </w:r>
          </w:ins>
          <w:r>
            <w:rPr>
              <w:noProof/>
              <w:webHidden/>
            </w:rPr>
          </w:r>
          <w:r>
            <w:rPr>
              <w:noProof/>
              <w:webHidden/>
            </w:rPr>
            <w:fldChar w:fldCharType="separate"/>
          </w:r>
          <w:ins w:id="82" w:author="David Conklin" w:date="2020-11-26T14:39:00Z">
            <w:r>
              <w:rPr>
                <w:noProof/>
                <w:webHidden/>
              </w:rPr>
              <w:t>21</w:t>
            </w:r>
            <w:r>
              <w:rPr>
                <w:noProof/>
                <w:webHidden/>
              </w:rPr>
              <w:fldChar w:fldCharType="end"/>
            </w:r>
            <w:r w:rsidRPr="00E034B2">
              <w:rPr>
                <w:rStyle w:val="Hyperlink"/>
                <w:noProof/>
              </w:rPr>
              <w:fldChar w:fldCharType="end"/>
            </w:r>
          </w:ins>
        </w:p>
        <w:p w14:paraId="660FC836" w14:textId="39B9FEB0" w:rsidR="00EB2AA0" w:rsidRDefault="00EB2AA0">
          <w:pPr>
            <w:pStyle w:val="TOC2"/>
            <w:tabs>
              <w:tab w:val="right" w:leader="dot" w:pos="9350"/>
            </w:tabs>
            <w:rPr>
              <w:ins w:id="83" w:author="David Conklin" w:date="2020-11-26T14:39:00Z"/>
              <w:rFonts w:eastAsiaTheme="minorEastAsia"/>
              <w:noProof/>
            </w:rPr>
          </w:pPr>
          <w:ins w:id="8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"_Toc57294030"</w:instrText>
            </w:r>
            <w:r w:rsidRPr="00E034B2">
              <w:rPr>
                <w:rStyle w:val="Hyperlink"/>
                <w:noProof/>
              </w:rPr>
              <w:instrText xml:space="preserve"> </w:instrText>
            </w:r>
            <w:r w:rsidRPr="00E034B2">
              <w:rPr>
                <w:rStyle w:val="Hyperlink"/>
                <w:noProof/>
              </w:rPr>
              <w:fldChar w:fldCharType="separate"/>
            </w:r>
            <w:r w:rsidRPr="00E034B2">
              <w:rPr>
                <w:rStyle w:val="Hyperlink"/>
                <w:noProof/>
              </w:rPr>
              <w:t>Daily water mass and energy balance</w:t>
            </w:r>
            <w:r>
              <w:rPr>
                <w:noProof/>
                <w:webHidden/>
              </w:rPr>
              <w:tab/>
            </w:r>
            <w:r>
              <w:rPr>
                <w:noProof/>
                <w:webHidden/>
              </w:rPr>
              <w:fldChar w:fldCharType="begin"/>
            </w:r>
            <w:r>
              <w:rPr>
                <w:noProof/>
                <w:webHidden/>
              </w:rPr>
              <w:instrText xml:space="preserve"> PAGEREF _Toc57294030 \h </w:instrText>
            </w:r>
          </w:ins>
          <w:r>
            <w:rPr>
              <w:noProof/>
              <w:webHidden/>
            </w:rPr>
          </w:r>
          <w:r>
            <w:rPr>
              <w:noProof/>
              <w:webHidden/>
            </w:rPr>
            <w:fldChar w:fldCharType="separate"/>
          </w:r>
          <w:ins w:id="85" w:author="David Conklin" w:date="2020-11-26T14:39:00Z">
            <w:r>
              <w:rPr>
                <w:noProof/>
                <w:webHidden/>
              </w:rPr>
              <w:t>21</w:t>
            </w:r>
            <w:r>
              <w:rPr>
                <w:noProof/>
                <w:webHidden/>
              </w:rPr>
              <w:fldChar w:fldCharType="end"/>
            </w:r>
            <w:r w:rsidRPr="00E034B2">
              <w:rPr>
                <w:rStyle w:val="Hyperlink"/>
                <w:noProof/>
              </w:rPr>
              <w:fldChar w:fldCharType="end"/>
            </w:r>
          </w:ins>
        </w:p>
        <w:p w14:paraId="0680BB1A" w14:textId="1B4373D9" w:rsidR="00EB2AA0" w:rsidRDefault="00EB2AA0">
          <w:pPr>
            <w:pStyle w:val="TOC2"/>
            <w:tabs>
              <w:tab w:val="right" w:leader="dot" w:pos="9350"/>
            </w:tabs>
            <w:rPr>
              <w:ins w:id="86" w:author="David Conklin" w:date="2020-11-26T14:39:00Z"/>
              <w:rFonts w:eastAsiaTheme="minorEastAsia"/>
              <w:noProof/>
            </w:rPr>
          </w:pPr>
          <w:ins w:id="8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"_Toc57294031"</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rate of flow in a stream reach</w:t>
            </w:r>
            <w:r>
              <w:rPr>
                <w:noProof/>
                <w:webHidden/>
              </w:rPr>
              <w:tab/>
            </w:r>
            <w:r>
              <w:rPr>
                <w:noProof/>
                <w:webHidden/>
              </w:rPr>
              <w:fldChar w:fldCharType="begin"/>
            </w:r>
            <w:r>
              <w:rPr>
                <w:noProof/>
                <w:webHidden/>
              </w:rPr>
              <w:instrText xml:space="preserve"> PAGEREF _Toc57294031 \h </w:instrText>
            </w:r>
          </w:ins>
          <w:r>
            <w:rPr>
              <w:noProof/>
              <w:webHidden/>
            </w:rPr>
          </w:r>
          <w:r>
            <w:rPr>
              <w:noProof/>
              <w:webHidden/>
            </w:rPr>
            <w:fldChar w:fldCharType="separate"/>
          </w:r>
          <w:ins w:id="88" w:author="David Conklin" w:date="2020-11-26T14:39:00Z">
            <w:r>
              <w:rPr>
                <w:noProof/>
                <w:webHidden/>
              </w:rPr>
              <w:t>2</w:t>
            </w:r>
            <w:r>
              <w:rPr>
                <w:noProof/>
                <w:webHidden/>
              </w:rPr>
              <w:t>2</w:t>
            </w:r>
            <w:r>
              <w:rPr>
                <w:noProof/>
                <w:webHidden/>
              </w:rPr>
              <w:fldChar w:fldCharType="end"/>
            </w:r>
            <w:r w:rsidRPr="00E034B2">
              <w:rPr>
                <w:rStyle w:val="Hyperlink"/>
                <w:noProof/>
              </w:rPr>
              <w:fldChar w:fldCharType="end"/>
            </w:r>
          </w:ins>
        </w:p>
        <w:p w14:paraId="1396951D" w14:textId="6A2C475E" w:rsidR="00EB2AA0" w:rsidRDefault="00EB2AA0">
          <w:pPr>
            <w:pStyle w:val="TOC2"/>
            <w:tabs>
              <w:tab w:val="right" w:leader="dot" w:pos="9350"/>
            </w:tabs>
            <w:rPr>
              <w:ins w:id="89" w:author="David Conklin" w:date="2020-11-26T14:39:00Z"/>
              <w:rFonts w:eastAsiaTheme="minorEastAsia"/>
              <w:noProof/>
            </w:rPr>
          </w:pPr>
          <w:ins w:id="9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"_Toc57294032"</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_Toc57294032 \h </w:instrText>
            </w:r>
          </w:ins>
          <w:r>
            <w:rPr>
              <w:noProof/>
              <w:webHidden/>
            </w:rPr>
          </w:r>
          <w:r>
            <w:rPr>
              <w:noProof/>
              <w:webHidden/>
            </w:rPr>
            <w:fldChar w:fldCharType="separate"/>
          </w:r>
          <w:ins w:id="91" w:author="David Conklin" w:date="2020-11-26T14:39:00Z">
            <w:r>
              <w:rPr>
                <w:noProof/>
                <w:webHidden/>
              </w:rPr>
              <w:t>23</w:t>
            </w:r>
            <w:r>
              <w:rPr>
                <w:noProof/>
                <w:webHidden/>
              </w:rPr>
              <w:fldChar w:fldCharType="end"/>
            </w:r>
            <w:r w:rsidRPr="00E034B2">
              <w:rPr>
                <w:rStyle w:val="Hyperlink"/>
                <w:noProof/>
              </w:rPr>
              <w:fldChar w:fldCharType="end"/>
            </w:r>
          </w:ins>
        </w:p>
        <w:p w14:paraId="12E323A6" w14:textId="22C06E17" w:rsidR="00EB2AA0" w:rsidRDefault="00EB2AA0">
          <w:pPr>
            <w:pStyle w:val="TOC2"/>
            <w:tabs>
              <w:tab w:val="right" w:leader="dot" w:pos="9350"/>
            </w:tabs>
            <w:rPr>
              <w:ins w:id="92" w:author="David Conklin" w:date="2020-11-26T14:39:00Z"/>
              <w:rFonts w:eastAsiaTheme="minorEastAsia"/>
              <w:noProof/>
            </w:rPr>
          </w:pPr>
          <w:ins w:id="9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temperature from thermal energy</w:t>
            </w:r>
            <w:r>
              <w:rPr>
                <w:noProof/>
                <w:webHidden/>
              </w:rPr>
              <w:tab/>
            </w:r>
            <w:r>
              <w:rPr>
                <w:noProof/>
                <w:webHidden/>
              </w:rPr>
              <w:fldChar w:fldCharType="begin"/>
            </w:r>
            <w:r>
              <w:rPr>
                <w:noProof/>
                <w:webHidden/>
              </w:rPr>
              <w:instrText xml:space="preserve"> PAGEREF _Toc57294033 \h </w:instrText>
            </w:r>
          </w:ins>
          <w:r>
            <w:rPr>
              <w:noProof/>
              <w:webHidden/>
            </w:rPr>
          </w:r>
          <w:r>
            <w:rPr>
              <w:noProof/>
              <w:webHidden/>
            </w:rPr>
            <w:fldChar w:fldCharType="separate"/>
          </w:r>
          <w:ins w:id="94" w:author="David Conklin" w:date="2020-11-26T14:39:00Z">
            <w:r>
              <w:rPr>
                <w:noProof/>
                <w:webHidden/>
              </w:rPr>
              <w:t>23</w:t>
            </w:r>
            <w:r>
              <w:rPr>
                <w:noProof/>
                <w:webHidden/>
              </w:rPr>
              <w:fldChar w:fldCharType="end"/>
            </w:r>
            <w:r w:rsidRPr="00E034B2">
              <w:rPr>
                <w:rStyle w:val="Hyperlink"/>
                <w:noProof/>
              </w:rPr>
              <w:fldChar w:fldCharType="end"/>
            </w:r>
          </w:ins>
        </w:p>
        <w:p w14:paraId="2EDB4DEE" w14:textId="5066D4BF" w:rsidR="00EB2AA0" w:rsidRDefault="00EB2AA0">
          <w:pPr>
            <w:pStyle w:val="TOC2"/>
            <w:tabs>
              <w:tab w:val="right" w:leader="dot" w:pos="9350"/>
            </w:tabs>
            <w:rPr>
              <w:ins w:id="95" w:author="David Conklin" w:date="2020-11-26T14:39:00Z"/>
              <w:rFonts w:eastAsiaTheme="minorEastAsia"/>
              <w:noProof/>
            </w:rPr>
          </w:pPr>
          <w:ins w:id="9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"_Toc57294034"</w:instrText>
            </w:r>
            <w:r w:rsidRPr="00E034B2">
              <w:rPr>
                <w:rStyle w:val="Hyperlink"/>
                <w:noProof/>
              </w:rPr>
              <w:instrText xml:space="preserve"> </w:instrText>
            </w:r>
            <w:r w:rsidRPr="00E034B2">
              <w:rPr>
                <w:rStyle w:val="Hyperlink"/>
                <w:noProof/>
              </w:rPr>
              <w:fldChar w:fldCharType="separate"/>
            </w:r>
            <w:r w:rsidRPr="00E034B2">
              <w:rPr>
                <w:rStyle w:val="Hyperlink"/>
                <w:noProof/>
              </w:rPr>
              <w:t>Initial conditions for Flow: the IC file</w:t>
            </w:r>
            <w:r>
              <w:rPr>
                <w:noProof/>
                <w:webHidden/>
              </w:rPr>
              <w:tab/>
            </w:r>
            <w:r>
              <w:rPr>
                <w:noProof/>
                <w:webHidden/>
              </w:rPr>
              <w:fldChar w:fldCharType="begin"/>
            </w:r>
            <w:r>
              <w:rPr>
                <w:noProof/>
                <w:webHidden/>
              </w:rPr>
              <w:instrText xml:space="preserve"> PAGEREF _Toc57294034 \h </w:instrText>
            </w:r>
          </w:ins>
          <w:r>
            <w:rPr>
              <w:noProof/>
              <w:webHidden/>
            </w:rPr>
          </w:r>
          <w:r>
            <w:rPr>
              <w:noProof/>
              <w:webHidden/>
            </w:rPr>
            <w:fldChar w:fldCharType="separate"/>
          </w:r>
          <w:ins w:id="97" w:author="David Conklin" w:date="2020-11-26T14:39:00Z">
            <w:r>
              <w:rPr>
                <w:noProof/>
                <w:webHidden/>
              </w:rPr>
              <w:t>23</w:t>
            </w:r>
            <w:r>
              <w:rPr>
                <w:noProof/>
                <w:webHidden/>
              </w:rPr>
              <w:fldChar w:fldCharType="end"/>
            </w:r>
            <w:r w:rsidRPr="00E034B2">
              <w:rPr>
                <w:rStyle w:val="Hyperlink"/>
                <w:noProof/>
              </w:rPr>
              <w:fldChar w:fldCharType="end"/>
            </w:r>
          </w:ins>
        </w:p>
        <w:p w14:paraId="2E4966E6" w14:textId="15A6370B" w:rsidR="00EB2AA0" w:rsidRDefault="00EB2AA0">
          <w:pPr>
            <w:pStyle w:val="TOC2"/>
            <w:tabs>
              <w:tab w:val="right" w:leader="dot" w:pos="9350"/>
            </w:tabs>
            <w:rPr>
              <w:ins w:id="98" w:author="David Conklin" w:date="2020-11-26T14:39:00Z"/>
              <w:rFonts w:eastAsiaTheme="minorEastAsia"/>
              <w:noProof/>
            </w:rPr>
          </w:pPr>
          <w:ins w:id="9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"_Toc57294035"</w:instrText>
            </w:r>
            <w:r w:rsidRPr="00E034B2">
              <w:rPr>
                <w:rStyle w:val="Hyperlink"/>
                <w:noProof/>
              </w:rPr>
              <w:instrText xml:space="preserve"> </w:instrText>
            </w:r>
            <w:r w:rsidRPr="00E034B2">
              <w:rPr>
                <w:rStyle w:val="Hyperlink"/>
                <w:noProof/>
              </w:rPr>
              <w:fldChar w:fldCharType="separate"/>
            </w:r>
            <w:r w:rsidRPr="00E034B2">
              <w:rPr>
                <w:rStyle w:val="Hyperlink"/>
                <w:noProof/>
              </w:rPr>
              <w:t>Boundary conditions for stream water temperature</w:t>
            </w:r>
            <w:r>
              <w:rPr>
                <w:noProof/>
                <w:webHidden/>
              </w:rPr>
              <w:tab/>
            </w:r>
            <w:r>
              <w:rPr>
                <w:noProof/>
                <w:webHidden/>
              </w:rPr>
              <w:fldChar w:fldCharType="begin"/>
            </w:r>
            <w:r>
              <w:rPr>
                <w:noProof/>
                <w:webHidden/>
              </w:rPr>
              <w:instrText xml:space="preserve"> PAGEREF _Toc57294035 \h </w:instrText>
            </w:r>
          </w:ins>
          <w:r>
            <w:rPr>
              <w:noProof/>
              <w:webHidden/>
            </w:rPr>
          </w:r>
          <w:r>
            <w:rPr>
              <w:noProof/>
              <w:webHidden/>
            </w:rPr>
            <w:fldChar w:fldCharType="separate"/>
          </w:r>
          <w:ins w:id="100" w:author="David Conklin" w:date="2020-11-26T14:39:00Z">
            <w:r>
              <w:rPr>
                <w:noProof/>
                <w:webHidden/>
              </w:rPr>
              <w:t>24</w:t>
            </w:r>
            <w:r>
              <w:rPr>
                <w:noProof/>
                <w:webHidden/>
              </w:rPr>
              <w:fldChar w:fldCharType="end"/>
            </w:r>
            <w:r w:rsidRPr="00E034B2">
              <w:rPr>
                <w:rStyle w:val="Hyperlink"/>
                <w:noProof/>
              </w:rPr>
              <w:fldChar w:fldCharType="end"/>
            </w:r>
          </w:ins>
        </w:p>
        <w:p w14:paraId="50FD4B50" w14:textId="19FE19DE" w:rsidR="00EB2AA0" w:rsidRDefault="00EB2AA0">
          <w:pPr>
            <w:pStyle w:val="TOC2"/>
            <w:tabs>
              <w:tab w:val="right" w:leader="dot" w:pos="9350"/>
            </w:tabs>
            <w:rPr>
              <w:ins w:id="101" w:author="David Conklin" w:date="2020-11-26T14:39:00Z"/>
              <w:rFonts w:eastAsiaTheme="minorEastAsia"/>
              <w:noProof/>
            </w:rPr>
          </w:pPr>
          <w:ins w:id="10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"_Toc57294036"</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stratification in reservoirs</w:t>
            </w:r>
            <w:r>
              <w:rPr>
                <w:noProof/>
                <w:webHidden/>
              </w:rPr>
              <w:tab/>
            </w:r>
            <w:r>
              <w:rPr>
                <w:noProof/>
                <w:webHidden/>
              </w:rPr>
              <w:fldChar w:fldCharType="begin"/>
            </w:r>
            <w:r>
              <w:rPr>
                <w:noProof/>
                <w:webHidden/>
              </w:rPr>
              <w:instrText xml:space="preserve"> PAGEREF _Toc57294036 \h </w:instrText>
            </w:r>
          </w:ins>
          <w:r>
            <w:rPr>
              <w:noProof/>
              <w:webHidden/>
            </w:rPr>
          </w:r>
          <w:r>
            <w:rPr>
              <w:noProof/>
              <w:webHidden/>
            </w:rPr>
            <w:fldChar w:fldCharType="separate"/>
          </w:r>
          <w:ins w:id="103" w:author="David Conklin" w:date="2020-11-26T14:39:00Z">
            <w:r>
              <w:rPr>
                <w:noProof/>
                <w:webHidden/>
              </w:rPr>
              <w:t>24</w:t>
            </w:r>
            <w:r>
              <w:rPr>
                <w:noProof/>
                <w:webHidden/>
              </w:rPr>
              <w:fldChar w:fldCharType="end"/>
            </w:r>
            <w:r w:rsidRPr="00E034B2">
              <w:rPr>
                <w:rStyle w:val="Hyperlink"/>
                <w:noProof/>
              </w:rPr>
              <w:fldChar w:fldCharType="end"/>
            </w:r>
          </w:ins>
        </w:p>
        <w:p w14:paraId="203F1A06" w14:textId="1B51A20B" w:rsidR="00EB2AA0" w:rsidRDefault="00EB2AA0">
          <w:pPr>
            <w:pStyle w:val="TOC2"/>
            <w:tabs>
              <w:tab w:val="right" w:leader="dot" w:pos="9350"/>
            </w:tabs>
            <w:rPr>
              <w:ins w:id="104" w:author="David Conklin" w:date="2020-11-26T14:39:00Z"/>
              <w:rFonts w:eastAsiaTheme="minorEastAsia"/>
              <w:noProof/>
            </w:rPr>
          </w:pPr>
          <w:ins w:id="10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"_Toc57294037"</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loading</w:t>
            </w:r>
            <w:r>
              <w:rPr>
                <w:noProof/>
                <w:webHidden/>
              </w:rPr>
              <w:tab/>
            </w:r>
            <w:r>
              <w:rPr>
                <w:noProof/>
                <w:webHidden/>
              </w:rPr>
              <w:fldChar w:fldCharType="begin"/>
            </w:r>
            <w:r>
              <w:rPr>
                <w:noProof/>
                <w:webHidden/>
              </w:rPr>
              <w:instrText xml:space="preserve"> PAGEREF _Toc57294037 \h </w:instrText>
            </w:r>
          </w:ins>
          <w:r>
            <w:rPr>
              <w:noProof/>
              <w:webHidden/>
            </w:rPr>
          </w:r>
          <w:r>
            <w:rPr>
              <w:noProof/>
              <w:webHidden/>
            </w:rPr>
            <w:fldChar w:fldCharType="separate"/>
          </w:r>
          <w:ins w:id="106" w:author="David Conklin" w:date="2020-11-26T14:39:00Z">
            <w:r>
              <w:rPr>
                <w:noProof/>
                <w:webHidden/>
              </w:rPr>
              <w:t>24</w:t>
            </w:r>
            <w:r>
              <w:rPr>
                <w:noProof/>
                <w:webHidden/>
              </w:rPr>
              <w:fldChar w:fldCharType="end"/>
            </w:r>
            <w:r w:rsidRPr="00E034B2">
              <w:rPr>
                <w:rStyle w:val="Hyperlink"/>
                <w:noProof/>
              </w:rPr>
              <w:fldChar w:fldCharType="end"/>
            </w:r>
          </w:ins>
        </w:p>
        <w:p w14:paraId="2FD6297A" w14:textId="153464B4" w:rsidR="00EB2AA0" w:rsidRDefault="00EB2AA0">
          <w:pPr>
            <w:pStyle w:val="TOC1"/>
            <w:tabs>
              <w:tab w:val="right" w:leader="dot" w:pos="9350"/>
            </w:tabs>
            <w:rPr>
              <w:ins w:id="107" w:author="David Conklin" w:date="2020-11-26T14:39:00Z"/>
              <w:rFonts w:eastAsiaTheme="minorEastAsia"/>
              <w:noProof/>
            </w:rPr>
          </w:pPr>
          <w:ins w:id="10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"_Toc57294038"</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w:t>
            </w:r>
            <w:r>
              <w:rPr>
                <w:noProof/>
                <w:webHidden/>
              </w:rPr>
              <w:tab/>
            </w:r>
            <w:r>
              <w:rPr>
                <w:noProof/>
                <w:webHidden/>
              </w:rPr>
              <w:fldChar w:fldCharType="begin"/>
            </w:r>
            <w:r>
              <w:rPr>
                <w:noProof/>
                <w:webHidden/>
              </w:rPr>
              <w:instrText xml:space="preserve"> PAGEREF _Toc57294038 \h </w:instrText>
            </w:r>
          </w:ins>
          <w:r>
            <w:rPr>
              <w:noProof/>
              <w:webHidden/>
            </w:rPr>
          </w:r>
          <w:r>
            <w:rPr>
              <w:noProof/>
              <w:webHidden/>
            </w:rPr>
            <w:fldChar w:fldCharType="separate"/>
          </w:r>
          <w:ins w:id="109" w:author="David Conklin" w:date="2020-11-26T14:39:00Z">
            <w:r>
              <w:rPr>
                <w:noProof/>
                <w:webHidden/>
              </w:rPr>
              <w:t>26</w:t>
            </w:r>
            <w:r>
              <w:rPr>
                <w:noProof/>
                <w:webHidden/>
              </w:rPr>
              <w:fldChar w:fldCharType="end"/>
            </w:r>
            <w:r w:rsidRPr="00E034B2">
              <w:rPr>
                <w:rStyle w:val="Hyperlink"/>
                <w:noProof/>
              </w:rPr>
              <w:fldChar w:fldCharType="end"/>
            </w:r>
          </w:ins>
        </w:p>
        <w:p w14:paraId="46020A3B" w14:textId="417C01AD" w:rsidR="00EB2AA0" w:rsidRDefault="00EB2AA0">
          <w:pPr>
            <w:pStyle w:val="TOC2"/>
            <w:tabs>
              <w:tab w:val="right" w:leader="dot" w:pos="9350"/>
            </w:tabs>
            <w:rPr>
              <w:ins w:id="110" w:author="David Conklin" w:date="2020-11-26T14:39:00Z"/>
              <w:rFonts w:eastAsiaTheme="minorEastAsia"/>
              <w:noProof/>
            </w:rPr>
          </w:pPr>
          <w:ins w:id="11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"_Toc57294039"</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 sources</w:t>
            </w:r>
            <w:r>
              <w:rPr>
                <w:noProof/>
                <w:webHidden/>
              </w:rPr>
              <w:tab/>
            </w:r>
            <w:r>
              <w:rPr>
                <w:noProof/>
                <w:webHidden/>
              </w:rPr>
              <w:fldChar w:fldCharType="begin"/>
            </w:r>
            <w:r>
              <w:rPr>
                <w:noProof/>
                <w:webHidden/>
              </w:rPr>
              <w:instrText xml:space="preserve"> PAGEREF _Toc57294039 \h </w:instrText>
            </w:r>
          </w:ins>
          <w:r>
            <w:rPr>
              <w:noProof/>
              <w:webHidden/>
            </w:rPr>
          </w:r>
          <w:r>
            <w:rPr>
              <w:noProof/>
              <w:webHidden/>
            </w:rPr>
            <w:fldChar w:fldCharType="separate"/>
          </w:r>
          <w:ins w:id="112" w:author="David Conklin" w:date="2020-11-26T14:39:00Z">
            <w:r>
              <w:rPr>
                <w:noProof/>
                <w:webHidden/>
              </w:rPr>
              <w:t>28</w:t>
            </w:r>
            <w:r>
              <w:rPr>
                <w:noProof/>
                <w:webHidden/>
              </w:rPr>
              <w:fldChar w:fldCharType="end"/>
            </w:r>
            <w:r w:rsidRPr="00E034B2">
              <w:rPr>
                <w:rStyle w:val="Hyperlink"/>
                <w:noProof/>
              </w:rPr>
              <w:fldChar w:fldCharType="end"/>
            </w:r>
          </w:ins>
        </w:p>
        <w:p w14:paraId="574F5C43" w14:textId="0BFC7EBC" w:rsidR="00EB2AA0" w:rsidRDefault="00EB2AA0">
          <w:pPr>
            <w:pStyle w:val="TOC1"/>
            <w:tabs>
              <w:tab w:val="right" w:leader="dot" w:pos="9350"/>
            </w:tabs>
            <w:rPr>
              <w:ins w:id="113" w:author="David Conklin" w:date="2020-11-26T14:39:00Z"/>
              <w:rFonts w:eastAsiaTheme="minorEastAsia"/>
              <w:noProof/>
            </w:rPr>
          </w:pPr>
          <w:ins w:id="11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"_Toc57294040"</w:instrText>
            </w:r>
            <w:r w:rsidRPr="00E034B2">
              <w:rPr>
                <w:rStyle w:val="Hyperlink"/>
                <w:noProof/>
              </w:rPr>
              <w:instrText xml:space="preserve"> </w:instrText>
            </w:r>
            <w:r w:rsidRPr="00E034B2">
              <w:rPr>
                <w:rStyle w:val="Hyperlink"/>
                <w:noProof/>
              </w:rPr>
              <w:fldChar w:fldCharType="separate"/>
            </w:r>
            <w:r w:rsidRPr="00E034B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_Toc57294040 \h </w:instrText>
            </w:r>
          </w:ins>
          <w:r>
            <w:rPr>
              <w:noProof/>
              <w:webHidden/>
            </w:rPr>
          </w:r>
          <w:r>
            <w:rPr>
              <w:noProof/>
              <w:webHidden/>
            </w:rPr>
            <w:fldChar w:fldCharType="separate"/>
          </w:r>
          <w:ins w:id="115" w:author="David Conklin" w:date="2020-11-26T14:39:00Z">
            <w:r>
              <w:rPr>
                <w:noProof/>
                <w:webHidden/>
              </w:rPr>
              <w:t>28</w:t>
            </w:r>
            <w:r>
              <w:rPr>
                <w:noProof/>
                <w:webHidden/>
              </w:rPr>
              <w:fldChar w:fldCharType="end"/>
            </w:r>
            <w:r w:rsidRPr="00E034B2">
              <w:rPr>
                <w:rStyle w:val="Hyperlink"/>
                <w:noProof/>
              </w:rPr>
              <w:fldChar w:fldCharType="end"/>
            </w:r>
          </w:ins>
        </w:p>
        <w:p w14:paraId="1A936696" w14:textId="4376079A" w:rsidR="00EB2AA0" w:rsidRDefault="00EB2AA0">
          <w:pPr>
            <w:pStyle w:val="TOC2"/>
            <w:tabs>
              <w:tab w:val="right" w:leader="dot" w:pos="9350"/>
            </w:tabs>
            <w:rPr>
              <w:ins w:id="116" w:author="David Conklin" w:date="2020-11-26T14:39:00Z"/>
              <w:rFonts w:eastAsiaTheme="minorEastAsia"/>
              <w:noProof/>
            </w:rPr>
          </w:pPr>
          <w:ins w:id="11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"_Toc57294041"</w:instrText>
            </w:r>
            <w:r w:rsidRPr="00E034B2">
              <w:rPr>
                <w:rStyle w:val="Hyperlink"/>
                <w:noProof/>
              </w:rPr>
              <w:instrText xml:space="preserve"> </w:instrText>
            </w:r>
            <w:r w:rsidRPr="00E034B2">
              <w:rPr>
                <w:rStyle w:val="Hyperlink"/>
                <w:noProof/>
              </w:rPr>
              <w:fldChar w:fldCharType="separate"/>
            </w:r>
            <w:r w:rsidRPr="00E034B2">
              <w:rPr>
                <w:rStyle w:val="Hyperlink"/>
                <w:noProof/>
              </w:rPr>
              <w:t>Limitations of subbasin simulations</w:t>
            </w:r>
            <w:r>
              <w:rPr>
                <w:noProof/>
                <w:webHidden/>
              </w:rPr>
              <w:tab/>
            </w:r>
            <w:r>
              <w:rPr>
                <w:noProof/>
                <w:webHidden/>
              </w:rPr>
              <w:fldChar w:fldCharType="begin"/>
            </w:r>
            <w:r>
              <w:rPr>
                <w:noProof/>
                <w:webHidden/>
              </w:rPr>
              <w:instrText xml:space="preserve"> PAGEREF _Toc57294041 \h </w:instrText>
            </w:r>
          </w:ins>
          <w:r>
            <w:rPr>
              <w:noProof/>
              <w:webHidden/>
            </w:rPr>
          </w:r>
          <w:r>
            <w:rPr>
              <w:noProof/>
              <w:webHidden/>
            </w:rPr>
            <w:fldChar w:fldCharType="separate"/>
          </w:r>
          <w:ins w:id="118" w:author="David Conklin" w:date="2020-11-26T14:39:00Z">
            <w:r>
              <w:rPr>
                <w:noProof/>
                <w:webHidden/>
              </w:rPr>
              <w:t>30</w:t>
            </w:r>
            <w:r>
              <w:rPr>
                <w:noProof/>
                <w:webHidden/>
              </w:rPr>
              <w:fldChar w:fldCharType="end"/>
            </w:r>
            <w:r w:rsidRPr="00E034B2">
              <w:rPr>
                <w:rStyle w:val="Hyperlink"/>
                <w:noProof/>
              </w:rPr>
              <w:fldChar w:fldCharType="end"/>
            </w:r>
          </w:ins>
        </w:p>
        <w:p w14:paraId="23D33FB7" w14:textId="3F514332" w:rsidR="00EB2AA0" w:rsidRDefault="00EB2AA0">
          <w:pPr>
            <w:pStyle w:val="TOC1"/>
            <w:tabs>
              <w:tab w:val="right" w:leader="dot" w:pos="9350"/>
            </w:tabs>
            <w:rPr>
              <w:ins w:id="119" w:author="David Conklin" w:date="2020-11-26T14:39:00Z"/>
              <w:rFonts w:eastAsiaTheme="minorEastAsia"/>
              <w:noProof/>
            </w:rPr>
          </w:pPr>
          <w:ins w:id="12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"_Toc57294042"</w:instrText>
            </w:r>
            <w:r w:rsidRPr="00E034B2">
              <w:rPr>
                <w:rStyle w:val="Hyperlink"/>
                <w:noProof/>
              </w:rPr>
              <w:instrText xml:space="preserve"> </w:instrText>
            </w:r>
            <w:r w:rsidRPr="00E034B2">
              <w:rPr>
                <w:rStyle w:val="Hyperlink"/>
                <w:noProof/>
              </w:rPr>
              <w:fldChar w:fldCharType="separate"/>
            </w:r>
            <w:r w:rsidRPr="00E034B2">
              <w:rPr>
                <w:rStyle w:val="Hyperlink"/>
                <w:noProof/>
              </w:rPr>
              <w:t>North Santiam study area</w:t>
            </w:r>
            <w:r>
              <w:rPr>
                <w:noProof/>
                <w:webHidden/>
              </w:rPr>
              <w:tab/>
            </w:r>
            <w:r>
              <w:rPr>
                <w:noProof/>
                <w:webHidden/>
              </w:rPr>
              <w:fldChar w:fldCharType="begin"/>
            </w:r>
            <w:r>
              <w:rPr>
                <w:noProof/>
                <w:webHidden/>
              </w:rPr>
              <w:instrText xml:space="preserve"> PAGEREF _Toc57294042 \h </w:instrText>
            </w:r>
          </w:ins>
          <w:r>
            <w:rPr>
              <w:noProof/>
              <w:webHidden/>
            </w:rPr>
          </w:r>
          <w:r>
            <w:rPr>
              <w:noProof/>
              <w:webHidden/>
            </w:rPr>
            <w:fldChar w:fldCharType="separate"/>
          </w:r>
          <w:ins w:id="121" w:author="David Conklin" w:date="2020-11-26T14:39:00Z">
            <w:r>
              <w:rPr>
                <w:noProof/>
                <w:webHidden/>
              </w:rPr>
              <w:t>30</w:t>
            </w:r>
            <w:r>
              <w:rPr>
                <w:noProof/>
                <w:webHidden/>
              </w:rPr>
              <w:fldChar w:fldCharType="end"/>
            </w:r>
            <w:r w:rsidRPr="00E034B2">
              <w:rPr>
                <w:rStyle w:val="Hyperlink"/>
                <w:noProof/>
              </w:rPr>
              <w:fldChar w:fldCharType="end"/>
            </w:r>
          </w:ins>
        </w:p>
        <w:p w14:paraId="7A40244C" w14:textId="5D879D7E" w:rsidR="00EB2AA0" w:rsidRDefault="00EB2AA0">
          <w:pPr>
            <w:pStyle w:val="TOC2"/>
            <w:tabs>
              <w:tab w:val="right" w:leader="dot" w:pos="9350"/>
            </w:tabs>
            <w:rPr>
              <w:ins w:id="122" w:author="David Conklin" w:date="2020-11-26T14:39:00Z"/>
              <w:rFonts w:eastAsiaTheme="minorEastAsia"/>
              <w:noProof/>
            </w:rPr>
          </w:pPr>
          <w:ins w:id="12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"_Toc57294043"</w:instrText>
            </w:r>
            <w:r w:rsidRPr="00E034B2">
              <w:rPr>
                <w:rStyle w:val="Hyperlink"/>
                <w:noProof/>
              </w:rPr>
              <w:instrText xml:space="preserve"> </w:instrText>
            </w:r>
            <w:r w:rsidRPr="00E034B2">
              <w:rPr>
                <w:rStyle w:val="Hyperlink"/>
                <w:noProof/>
              </w:rPr>
              <w:fldChar w:fldCharType="separate"/>
            </w:r>
            <w:r w:rsidRPr="00E034B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_Toc57294043 \h </w:instrText>
            </w:r>
          </w:ins>
          <w:r>
            <w:rPr>
              <w:noProof/>
              <w:webHidden/>
            </w:rPr>
          </w:r>
          <w:r>
            <w:rPr>
              <w:noProof/>
              <w:webHidden/>
            </w:rPr>
            <w:fldChar w:fldCharType="separate"/>
          </w:r>
          <w:ins w:id="124" w:author="David Conklin" w:date="2020-11-26T14:39:00Z">
            <w:r>
              <w:rPr>
                <w:noProof/>
                <w:webHidden/>
              </w:rPr>
              <w:t>31</w:t>
            </w:r>
            <w:r>
              <w:rPr>
                <w:noProof/>
                <w:webHidden/>
              </w:rPr>
              <w:fldChar w:fldCharType="end"/>
            </w:r>
            <w:r w:rsidRPr="00E034B2">
              <w:rPr>
                <w:rStyle w:val="Hyperlink"/>
                <w:noProof/>
              </w:rPr>
              <w:fldChar w:fldCharType="end"/>
            </w:r>
          </w:ins>
        </w:p>
        <w:p w14:paraId="09BD6921" w14:textId="0D66061A" w:rsidR="00EB2AA0" w:rsidRDefault="00EB2AA0">
          <w:pPr>
            <w:pStyle w:val="TOC2"/>
            <w:tabs>
              <w:tab w:val="right" w:leader="dot" w:pos="9350"/>
            </w:tabs>
            <w:rPr>
              <w:ins w:id="125" w:author="David Conklin" w:date="2020-11-26T14:39:00Z"/>
              <w:rFonts w:eastAsiaTheme="minorEastAsia"/>
              <w:noProof/>
            </w:rPr>
          </w:pPr>
          <w:ins w:id="12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"_Toc57294044"</w:instrText>
            </w:r>
            <w:r w:rsidRPr="00E034B2">
              <w:rPr>
                <w:rStyle w:val="Hyperlink"/>
                <w:noProof/>
              </w:rPr>
              <w:instrText xml:space="preserve"> </w:instrText>
            </w:r>
            <w:r w:rsidRPr="00E034B2">
              <w:rPr>
                <w:rStyle w:val="Hyperlink"/>
                <w:noProof/>
              </w:rPr>
              <w:fldChar w:fldCharType="separate"/>
            </w:r>
            <w:r w:rsidRPr="00E034B2">
              <w:rPr>
                <w:rStyle w:val="Hyperlink"/>
                <w:noProof/>
              </w:rPr>
              <w:t>Municipal water rights</w:t>
            </w:r>
            <w:r>
              <w:rPr>
                <w:noProof/>
                <w:webHidden/>
              </w:rPr>
              <w:tab/>
            </w:r>
            <w:r>
              <w:rPr>
                <w:noProof/>
                <w:webHidden/>
              </w:rPr>
              <w:fldChar w:fldCharType="begin"/>
            </w:r>
            <w:r>
              <w:rPr>
                <w:noProof/>
                <w:webHidden/>
              </w:rPr>
              <w:instrText xml:space="preserve"> PAGEREF _Toc57294044 \h </w:instrText>
            </w:r>
          </w:ins>
          <w:r>
            <w:rPr>
              <w:noProof/>
              <w:webHidden/>
            </w:rPr>
          </w:r>
          <w:r>
            <w:rPr>
              <w:noProof/>
              <w:webHidden/>
            </w:rPr>
            <w:fldChar w:fldCharType="separate"/>
          </w:r>
          <w:ins w:id="127" w:author="David Conklin" w:date="2020-11-26T14:39:00Z">
            <w:r>
              <w:rPr>
                <w:noProof/>
                <w:webHidden/>
              </w:rPr>
              <w:t>32</w:t>
            </w:r>
            <w:r>
              <w:rPr>
                <w:noProof/>
                <w:webHidden/>
              </w:rPr>
              <w:fldChar w:fldCharType="end"/>
            </w:r>
            <w:r w:rsidRPr="00E034B2">
              <w:rPr>
                <w:rStyle w:val="Hyperlink"/>
                <w:noProof/>
              </w:rPr>
              <w:fldChar w:fldCharType="end"/>
            </w:r>
          </w:ins>
        </w:p>
        <w:p w14:paraId="4276D1A8" w14:textId="4D9E8539" w:rsidR="00EB2AA0" w:rsidRDefault="00EB2AA0">
          <w:pPr>
            <w:pStyle w:val="TOC1"/>
            <w:tabs>
              <w:tab w:val="right" w:leader="dot" w:pos="9350"/>
            </w:tabs>
            <w:rPr>
              <w:ins w:id="128" w:author="David Conklin" w:date="2020-11-26T14:39:00Z"/>
              <w:rFonts w:eastAsiaTheme="minorEastAsia"/>
              <w:noProof/>
            </w:rPr>
          </w:pPr>
          <w:ins w:id="12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"_Toc57294045"</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Basin Wetlands Study</w:t>
            </w:r>
            <w:r>
              <w:rPr>
                <w:noProof/>
                <w:webHidden/>
              </w:rPr>
              <w:tab/>
            </w:r>
            <w:r>
              <w:rPr>
                <w:noProof/>
                <w:webHidden/>
              </w:rPr>
              <w:fldChar w:fldCharType="begin"/>
            </w:r>
            <w:r>
              <w:rPr>
                <w:noProof/>
                <w:webHidden/>
              </w:rPr>
              <w:instrText xml:space="preserve"> PAGEREF _Toc57294045 \h </w:instrText>
            </w:r>
          </w:ins>
          <w:r>
            <w:rPr>
              <w:noProof/>
              <w:webHidden/>
            </w:rPr>
          </w:r>
          <w:r>
            <w:rPr>
              <w:noProof/>
              <w:webHidden/>
            </w:rPr>
            <w:fldChar w:fldCharType="separate"/>
          </w:r>
          <w:ins w:id="130" w:author="David Conklin" w:date="2020-11-26T14:39:00Z">
            <w:r>
              <w:rPr>
                <w:noProof/>
                <w:webHidden/>
              </w:rPr>
              <w:t>32</w:t>
            </w:r>
            <w:r>
              <w:rPr>
                <w:noProof/>
                <w:webHidden/>
              </w:rPr>
              <w:fldChar w:fldCharType="end"/>
            </w:r>
            <w:r w:rsidRPr="00E034B2">
              <w:rPr>
                <w:rStyle w:val="Hyperlink"/>
                <w:noProof/>
              </w:rPr>
              <w:fldChar w:fldCharType="end"/>
            </w:r>
          </w:ins>
        </w:p>
        <w:p w14:paraId="6355FC7C" w14:textId="166DD942" w:rsidR="00EB2AA0" w:rsidRDefault="00EB2AA0">
          <w:pPr>
            <w:pStyle w:val="TOC2"/>
            <w:tabs>
              <w:tab w:val="right" w:leader="dot" w:pos="9350"/>
            </w:tabs>
            <w:rPr>
              <w:ins w:id="131" w:author="David Conklin" w:date="2020-11-26T14:39:00Z"/>
              <w:rFonts w:eastAsiaTheme="minorEastAsia"/>
              <w:noProof/>
            </w:rPr>
          </w:pPr>
          <w:ins w:id="13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"_Toc57294046"</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 Overview</w:t>
            </w:r>
            <w:r>
              <w:rPr>
                <w:noProof/>
                <w:webHidden/>
              </w:rPr>
              <w:tab/>
            </w:r>
            <w:r>
              <w:rPr>
                <w:noProof/>
                <w:webHidden/>
              </w:rPr>
              <w:fldChar w:fldCharType="begin"/>
            </w:r>
            <w:r>
              <w:rPr>
                <w:noProof/>
                <w:webHidden/>
              </w:rPr>
              <w:instrText xml:space="preserve"> PAGEREF _Toc57294046 \h </w:instrText>
            </w:r>
          </w:ins>
          <w:r>
            <w:rPr>
              <w:noProof/>
              <w:webHidden/>
            </w:rPr>
          </w:r>
          <w:r>
            <w:rPr>
              <w:noProof/>
              <w:webHidden/>
            </w:rPr>
            <w:fldChar w:fldCharType="separate"/>
          </w:r>
          <w:ins w:id="133" w:author="David Conklin" w:date="2020-11-26T14:39:00Z">
            <w:r>
              <w:rPr>
                <w:noProof/>
                <w:webHidden/>
              </w:rPr>
              <w:t>32</w:t>
            </w:r>
            <w:r>
              <w:rPr>
                <w:noProof/>
                <w:webHidden/>
              </w:rPr>
              <w:fldChar w:fldCharType="end"/>
            </w:r>
            <w:r w:rsidRPr="00E034B2">
              <w:rPr>
                <w:rStyle w:val="Hyperlink"/>
                <w:noProof/>
              </w:rPr>
              <w:fldChar w:fldCharType="end"/>
            </w:r>
          </w:ins>
        </w:p>
        <w:p w14:paraId="74C414CF" w14:textId="4F45242F" w:rsidR="00EB2AA0" w:rsidRDefault="00EB2AA0">
          <w:pPr>
            <w:pStyle w:val="TOC2"/>
            <w:tabs>
              <w:tab w:val="right" w:leader="dot" w:pos="9350"/>
            </w:tabs>
            <w:rPr>
              <w:ins w:id="134" w:author="David Conklin" w:date="2020-11-26T14:39:00Z"/>
              <w:rFonts w:eastAsiaTheme="minorEastAsia"/>
              <w:noProof/>
            </w:rPr>
          </w:pPr>
          <w:ins w:id="13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"_Toc57294047"</w:instrText>
            </w:r>
            <w:r w:rsidRPr="00E034B2">
              <w:rPr>
                <w:rStyle w:val="Hyperlink"/>
                <w:noProof/>
              </w:rPr>
              <w:instrText xml:space="preserve"> </w:instrText>
            </w:r>
            <w:r w:rsidRPr="00E034B2">
              <w:rPr>
                <w:rStyle w:val="Hyperlink"/>
                <w:noProof/>
              </w:rPr>
              <w:fldChar w:fldCharType="separate"/>
            </w:r>
            <w:r w:rsidRPr="00E034B2">
              <w:rPr>
                <w:rStyle w:val="Hyperlink"/>
                <w:noProof/>
              </w:rPr>
              <w:t>Model and Simulation Overview</w:t>
            </w:r>
            <w:r>
              <w:rPr>
                <w:noProof/>
                <w:webHidden/>
              </w:rPr>
              <w:tab/>
            </w:r>
            <w:r>
              <w:rPr>
                <w:noProof/>
                <w:webHidden/>
              </w:rPr>
              <w:fldChar w:fldCharType="begin"/>
            </w:r>
            <w:r>
              <w:rPr>
                <w:noProof/>
                <w:webHidden/>
              </w:rPr>
              <w:instrText xml:space="preserve"> PAGEREF _Toc57294047 \h </w:instrText>
            </w:r>
          </w:ins>
          <w:r>
            <w:rPr>
              <w:noProof/>
              <w:webHidden/>
            </w:rPr>
          </w:r>
          <w:r>
            <w:rPr>
              <w:noProof/>
              <w:webHidden/>
            </w:rPr>
            <w:fldChar w:fldCharType="separate"/>
          </w:r>
          <w:ins w:id="136" w:author="David Conklin" w:date="2020-11-26T14:39:00Z">
            <w:r>
              <w:rPr>
                <w:noProof/>
                <w:webHidden/>
              </w:rPr>
              <w:t>34</w:t>
            </w:r>
            <w:r>
              <w:rPr>
                <w:noProof/>
                <w:webHidden/>
              </w:rPr>
              <w:fldChar w:fldCharType="end"/>
            </w:r>
            <w:r w:rsidRPr="00E034B2">
              <w:rPr>
                <w:rStyle w:val="Hyperlink"/>
                <w:noProof/>
              </w:rPr>
              <w:fldChar w:fldCharType="end"/>
            </w:r>
          </w:ins>
        </w:p>
        <w:p w14:paraId="215F3B64" w14:textId="02B14DC6" w:rsidR="00EB2AA0" w:rsidRDefault="00EB2AA0">
          <w:pPr>
            <w:pStyle w:val="TOC2"/>
            <w:tabs>
              <w:tab w:val="right" w:leader="dot" w:pos="9350"/>
            </w:tabs>
            <w:rPr>
              <w:ins w:id="137" w:author="David Conklin" w:date="2020-11-26T14:39:00Z"/>
              <w:rFonts w:eastAsiaTheme="minorEastAsia"/>
              <w:noProof/>
            </w:rPr>
          </w:pPr>
          <w:ins w:id="13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"_Toc57294048"</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_Toc57294048 \h </w:instrText>
            </w:r>
          </w:ins>
          <w:r>
            <w:rPr>
              <w:noProof/>
              <w:webHidden/>
            </w:rPr>
          </w:r>
          <w:r>
            <w:rPr>
              <w:noProof/>
              <w:webHidden/>
            </w:rPr>
            <w:fldChar w:fldCharType="separate"/>
          </w:r>
          <w:ins w:id="139" w:author="David Conklin" w:date="2020-11-26T14:39:00Z">
            <w:r>
              <w:rPr>
                <w:noProof/>
                <w:webHidden/>
              </w:rPr>
              <w:t>35</w:t>
            </w:r>
            <w:r>
              <w:rPr>
                <w:noProof/>
                <w:webHidden/>
              </w:rPr>
              <w:fldChar w:fldCharType="end"/>
            </w:r>
            <w:r w:rsidRPr="00E034B2">
              <w:rPr>
                <w:rStyle w:val="Hyperlink"/>
                <w:noProof/>
              </w:rPr>
              <w:fldChar w:fldCharType="end"/>
            </w:r>
          </w:ins>
        </w:p>
        <w:p w14:paraId="5D763E46" w14:textId="63A8F590" w:rsidR="00EB2AA0" w:rsidRDefault="00EB2AA0">
          <w:pPr>
            <w:pStyle w:val="TOC2"/>
            <w:tabs>
              <w:tab w:val="right" w:leader="dot" w:pos="9350"/>
            </w:tabs>
            <w:rPr>
              <w:ins w:id="140" w:author="David Conklin" w:date="2020-11-26T14:39:00Z"/>
              <w:rFonts w:eastAsiaTheme="minorEastAsia"/>
              <w:noProof/>
            </w:rPr>
          </w:pPr>
          <w:ins w:id="14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"_Toc57294049"</w:instrText>
            </w:r>
            <w:r w:rsidRPr="00E034B2">
              <w:rPr>
                <w:rStyle w:val="Hyperlink"/>
                <w:noProof/>
              </w:rPr>
              <w:instrText xml:space="preserve"> </w:instrText>
            </w:r>
            <w:r w:rsidRPr="00E034B2">
              <w:rPr>
                <w:rStyle w:val="Hyperlink"/>
                <w:noProof/>
              </w:rPr>
              <w:fldChar w:fldCharType="separate"/>
            </w:r>
            <w:r w:rsidRPr="00E034B2">
              <w:rPr>
                <w:rStyle w:val="Hyperlink"/>
                <w:noProof/>
              </w:rPr>
              <w:t>Data changes for better representation of wetlands</w:t>
            </w:r>
            <w:r>
              <w:rPr>
                <w:noProof/>
                <w:webHidden/>
              </w:rPr>
              <w:tab/>
            </w:r>
            <w:r>
              <w:rPr>
                <w:noProof/>
                <w:webHidden/>
              </w:rPr>
              <w:fldChar w:fldCharType="begin"/>
            </w:r>
            <w:r>
              <w:rPr>
                <w:noProof/>
                <w:webHidden/>
              </w:rPr>
              <w:instrText xml:space="preserve"> PAGEREF _Toc57294049 \h </w:instrText>
            </w:r>
          </w:ins>
          <w:r>
            <w:rPr>
              <w:noProof/>
              <w:webHidden/>
            </w:rPr>
          </w:r>
          <w:r>
            <w:rPr>
              <w:noProof/>
              <w:webHidden/>
            </w:rPr>
            <w:fldChar w:fldCharType="separate"/>
          </w:r>
          <w:ins w:id="142" w:author="David Conklin" w:date="2020-11-26T14:39:00Z">
            <w:r>
              <w:rPr>
                <w:noProof/>
                <w:webHidden/>
              </w:rPr>
              <w:t>35</w:t>
            </w:r>
            <w:r>
              <w:rPr>
                <w:noProof/>
                <w:webHidden/>
              </w:rPr>
              <w:fldChar w:fldCharType="end"/>
            </w:r>
            <w:r w:rsidRPr="00E034B2">
              <w:rPr>
                <w:rStyle w:val="Hyperlink"/>
                <w:noProof/>
              </w:rPr>
              <w:fldChar w:fldCharType="end"/>
            </w:r>
          </w:ins>
        </w:p>
        <w:p w14:paraId="1C3FE032" w14:textId="076BF81E" w:rsidR="00EB2AA0" w:rsidRDefault="00EB2AA0">
          <w:pPr>
            <w:pStyle w:val="TOC2"/>
            <w:tabs>
              <w:tab w:val="right" w:leader="dot" w:pos="9350"/>
            </w:tabs>
            <w:rPr>
              <w:ins w:id="143" w:author="David Conklin" w:date="2020-11-26T14:39:00Z"/>
              <w:rFonts w:eastAsiaTheme="minorEastAsia"/>
              <w:noProof/>
            </w:rPr>
          </w:pPr>
          <w:ins w:id="14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"_Toc57294050"</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Projection, Calendar, and Units</w:t>
            </w:r>
            <w:r>
              <w:rPr>
                <w:noProof/>
                <w:webHidden/>
              </w:rPr>
              <w:tab/>
            </w:r>
            <w:r>
              <w:rPr>
                <w:noProof/>
                <w:webHidden/>
              </w:rPr>
              <w:fldChar w:fldCharType="begin"/>
            </w:r>
            <w:r>
              <w:rPr>
                <w:noProof/>
                <w:webHidden/>
              </w:rPr>
              <w:instrText xml:space="preserve"> PAGEREF _Toc57294050 \h </w:instrText>
            </w:r>
          </w:ins>
          <w:r>
            <w:rPr>
              <w:noProof/>
              <w:webHidden/>
            </w:rPr>
          </w:r>
          <w:r>
            <w:rPr>
              <w:noProof/>
              <w:webHidden/>
            </w:rPr>
            <w:fldChar w:fldCharType="separate"/>
          </w:r>
          <w:ins w:id="145" w:author="David Conklin" w:date="2020-11-26T14:39:00Z">
            <w:r>
              <w:rPr>
                <w:noProof/>
                <w:webHidden/>
              </w:rPr>
              <w:t>36</w:t>
            </w:r>
            <w:r>
              <w:rPr>
                <w:noProof/>
                <w:webHidden/>
              </w:rPr>
              <w:fldChar w:fldCharType="end"/>
            </w:r>
            <w:r w:rsidRPr="00E034B2">
              <w:rPr>
                <w:rStyle w:val="Hyperlink"/>
                <w:noProof/>
              </w:rPr>
              <w:fldChar w:fldCharType="end"/>
            </w:r>
          </w:ins>
        </w:p>
        <w:p w14:paraId="59888CB1" w14:textId="235E89EB" w:rsidR="00EB2AA0" w:rsidRDefault="00EB2AA0">
          <w:pPr>
            <w:pStyle w:val="TOC2"/>
            <w:tabs>
              <w:tab w:val="right" w:leader="dot" w:pos="9350"/>
            </w:tabs>
            <w:rPr>
              <w:ins w:id="146" w:author="David Conklin" w:date="2020-11-26T14:39:00Z"/>
              <w:rFonts w:eastAsiaTheme="minorEastAsia"/>
              <w:noProof/>
            </w:rPr>
          </w:pPr>
          <w:ins w:id="14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"_Toc57294051"</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Simulation of changes in wetlands over time</w:t>
            </w:r>
            <w:r>
              <w:rPr>
                <w:noProof/>
                <w:webHidden/>
              </w:rPr>
              <w:tab/>
            </w:r>
            <w:r>
              <w:rPr>
                <w:noProof/>
                <w:webHidden/>
              </w:rPr>
              <w:fldChar w:fldCharType="begin"/>
            </w:r>
            <w:r>
              <w:rPr>
                <w:noProof/>
                <w:webHidden/>
              </w:rPr>
              <w:instrText xml:space="preserve"> PAGEREF _Toc57294051 \h </w:instrText>
            </w:r>
          </w:ins>
          <w:r>
            <w:rPr>
              <w:noProof/>
              <w:webHidden/>
            </w:rPr>
          </w:r>
          <w:r>
            <w:rPr>
              <w:noProof/>
              <w:webHidden/>
            </w:rPr>
            <w:fldChar w:fldCharType="separate"/>
          </w:r>
          <w:ins w:id="148" w:author="David Conklin" w:date="2020-11-26T14:39:00Z">
            <w:r>
              <w:rPr>
                <w:noProof/>
                <w:webHidden/>
              </w:rPr>
              <w:t>36</w:t>
            </w:r>
            <w:r>
              <w:rPr>
                <w:noProof/>
                <w:webHidden/>
              </w:rPr>
              <w:fldChar w:fldCharType="end"/>
            </w:r>
            <w:r w:rsidRPr="00E034B2">
              <w:rPr>
                <w:rStyle w:val="Hyperlink"/>
                <w:noProof/>
              </w:rPr>
              <w:fldChar w:fldCharType="end"/>
            </w:r>
          </w:ins>
        </w:p>
        <w:p w14:paraId="668A5AC9" w14:textId="3D9B1E8C" w:rsidR="00EB2AA0" w:rsidRDefault="00EB2AA0">
          <w:pPr>
            <w:pStyle w:val="TOC2"/>
            <w:tabs>
              <w:tab w:val="right" w:leader="dot" w:pos="9350"/>
            </w:tabs>
            <w:rPr>
              <w:ins w:id="149" w:author="David Conklin" w:date="2020-11-26T14:39:00Z"/>
              <w:rFonts w:eastAsiaTheme="minorEastAsia"/>
              <w:noProof/>
            </w:rPr>
          </w:pPr>
          <w:ins w:id="15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"_Toc57294052"</w:instrText>
            </w:r>
            <w:r w:rsidRPr="00E034B2">
              <w:rPr>
                <w:rStyle w:val="Hyperlink"/>
                <w:noProof/>
              </w:rPr>
              <w:instrText xml:space="preserve"> </w:instrText>
            </w:r>
            <w:r w:rsidRPr="00E034B2">
              <w:rPr>
                <w:rStyle w:val="Hyperlink"/>
                <w:noProof/>
              </w:rPr>
              <w:fldChar w:fldCharType="separate"/>
            </w:r>
            <w:r w:rsidRPr="00E034B2">
              <w:rPr>
                <w:rStyle w:val="Hyperlink"/>
                <w:noProof/>
              </w:rPr>
              <w:t>How wetlands are represented in the model</w:t>
            </w:r>
            <w:r>
              <w:rPr>
                <w:noProof/>
                <w:webHidden/>
              </w:rPr>
              <w:tab/>
            </w:r>
            <w:r>
              <w:rPr>
                <w:noProof/>
                <w:webHidden/>
              </w:rPr>
              <w:fldChar w:fldCharType="begin"/>
            </w:r>
            <w:r>
              <w:rPr>
                <w:noProof/>
                <w:webHidden/>
              </w:rPr>
              <w:instrText xml:space="preserve"> PAGEREF _Toc57294052 \h </w:instrText>
            </w:r>
          </w:ins>
          <w:r>
            <w:rPr>
              <w:noProof/>
              <w:webHidden/>
            </w:rPr>
          </w:r>
          <w:r>
            <w:rPr>
              <w:noProof/>
              <w:webHidden/>
            </w:rPr>
            <w:fldChar w:fldCharType="separate"/>
          </w:r>
          <w:ins w:id="151" w:author="David Conklin" w:date="2020-11-26T14:39:00Z">
            <w:r>
              <w:rPr>
                <w:noProof/>
                <w:webHidden/>
              </w:rPr>
              <w:t>36</w:t>
            </w:r>
            <w:r>
              <w:rPr>
                <w:noProof/>
                <w:webHidden/>
              </w:rPr>
              <w:fldChar w:fldCharType="end"/>
            </w:r>
            <w:r w:rsidRPr="00E034B2">
              <w:rPr>
                <w:rStyle w:val="Hyperlink"/>
                <w:noProof/>
              </w:rPr>
              <w:fldChar w:fldCharType="end"/>
            </w:r>
          </w:ins>
        </w:p>
        <w:p w14:paraId="64C9ADDB" w14:textId="68875FEC" w:rsidR="00EB2AA0" w:rsidRDefault="00EB2AA0">
          <w:pPr>
            <w:pStyle w:val="TOC2"/>
            <w:tabs>
              <w:tab w:val="right" w:leader="dot" w:pos="9350"/>
            </w:tabs>
            <w:rPr>
              <w:ins w:id="152" w:author="David Conklin" w:date="2020-11-26T14:39:00Z"/>
              <w:rFonts w:eastAsiaTheme="minorEastAsia"/>
              <w:noProof/>
            </w:rPr>
          </w:pPr>
          <w:ins w:id="15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"_Toc57294053"</w:instrText>
            </w:r>
            <w:r w:rsidRPr="00E034B2">
              <w:rPr>
                <w:rStyle w:val="Hyperlink"/>
                <w:noProof/>
              </w:rPr>
              <w:instrText xml:space="preserve"> </w:instrText>
            </w:r>
            <w:r w:rsidRPr="00E034B2">
              <w:rPr>
                <w:rStyle w:val="Hyperlink"/>
                <w:noProof/>
              </w:rPr>
              <w:fldChar w:fldCharType="separate"/>
            </w:r>
            <w:r w:rsidRPr="00E034B2">
              <w:rPr>
                <w:rStyle w:val="Hyperlink"/>
                <w:noProof/>
              </w:rPr>
              <w:t>Attributes of interest in the wetlands study</w:t>
            </w:r>
            <w:r>
              <w:rPr>
                <w:noProof/>
                <w:webHidden/>
              </w:rPr>
              <w:tab/>
            </w:r>
            <w:r>
              <w:rPr>
                <w:noProof/>
                <w:webHidden/>
              </w:rPr>
              <w:fldChar w:fldCharType="begin"/>
            </w:r>
            <w:r>
              <w:rPr>
                <w:noProof/>
                <w:webHidden/>
              </w:rPr>
              <w:instrText xml:space="preserve"> PAGEREF _Toc57294053 \h </w:instrText>
            </w:r>
          </w:ins>
          <w:r>
            <w:rPr>
              <w:noProof/>
              <w:webHidden/>
            </w:rPr>
          </w:r>
          <w:r>
            <w:rPr>
              <w:noProof/>
              <w:webHidden/>
            </w:rPr>
            <w:fldChar w:fldCharType="separate"/>
          </w:r>
          <w:ins w:id="154" w:author="David Conklin" w:date="2020-11-26T14:39:00Z">
            <w:r>
              <w:rPr>
                <w:noProof/>
                <w:webHidden/>
              </w:rPr>
              <w:t>38</w:t>
            </w:r>
            <w:r>
              <w:rPr>
                <w:noProof/>
                <w:webHidden/>
              </w:rPr>
              <w:fldChar w:fldCharType="end"/>
            </w:r>
            <w:r w:rsidRPr="00E034B2">
              <w:rPr>
                <w:rStyle w:val="Hyperlink"/>
                <w:noProof/>
              </w:rPr>
              <w:fldChar w:fldCharType="end"/>
            </w:r>
          </w:ins>
        </w:p>
        <w:p w14:paraId="281F866C" w14:textId="156DA709" w:rsidR="00EB2AA0" w:rsidRDefault="00EB2AA0">
          <w:pPr>
            <w:pStyle w:val="TOC2"/>
            <w:tabs>
              <w:tab w:val="right" w:leader="dot" w:pos="9350"/>
            </w:tabs>
            <w:rPr>
              <w:ins w:id="155" w:author="David Conklin" w:date="2020-11-26T14:39:00Z"/>
              <w:rFonts w:eastAsiaTheme="minorEastAsia"/>
              <w:noProof/>
            </w:rPr>
          </w:pPr>
          <w:ins w:id="15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"_Toc57294054"</w:instrText>
            </w:r>
            <w:r w:rsidRPr="00E034B2">
              <w:rPr>
                <w:rStyle w:val="Hyperlink"/>
                <w:noProof/>
              </w:rPr>
              <w:instrText xml:space="preserve"> </w:instrText>
            </w:r>
            <w:r w:rsidRPr="00E034B2">
              <w:rPr>
                <w:rStyle w:val="Hyperlink"/>
                <w:noProof/>
              </w:rPr>
              <w:fldChar w:fldCharType="separate"/>
            </w:r>
            <w:r w:rsidRPr="00E034B2">
              <w:rPr>
                <w:rStyle w:val="Hyperlink"/>
                <w:noProof/>
              </w:rPr>
              <w:t>A WETNESS attribute</w:t>
            </w:r>
            <w:r>
              <w:rPr>
                <w:noProof/>
                <w:webHidden/>
              </w:rPr>
              <w:tab/>
            </w:r>
            <w:r>
              <w:rPr>
                <w:noProof/>
                <w:webHidden/>
              </w:rPr>
              <w:fldChar w:fldCharType="begin"/>
            </w:r>
            <w:r>
              <w:rPr>
                <w:noProof/>
                <w:webHidden/>
              </w:rPr>
              <w:instrText xml:space="preserve"> PAGEREF _Toc57294054 \h </w:instrText>
            </w:r>
          </w:ins>
          <w:r>
            <w:rPr>
              <w:noProof/>
              <w:webHidden/>
            </w:rPr>
          </w:r>
          <w:r>
            <w:rPr>
              <w:noProof/>
              <w:webHidden/>
            </w:rPr>
            <w:fldChar w:fldCharType="separate"/>
          </w:r>
          <w:ins w:id="157" w:author="David Conklin" w:date="2020-11-26T14:39:00Z">
            <w:r>
              <w:rPr>
                <w:noProof/>
                <w:webHidden/>
              </w:rPr>
              <w:t>38</w:t>
            </w:r>
            <w:r>
              <w:rPr>
                <w:noProof/>
                <w:webHidden/>
              </w:rPr>
              <w:fldChar w:fldCharType="end"/>
            </w:r>
            <w:r w:rsidRPr="00E034B2">
              <w:rPr>
                <w:rStyle w:val="Hyperlink"/>
                <w:noProof/>
              </w:rPr>
              <w:fldChar w:fldCharType="end"/>
            </w:r>
          </w:ins>
        </w:p>
        <w:p w14:paraId="5C74AB3C" w14:textId="20246736" w:rsidR="00EB2AA0" w:rsidRDefault="00EB2AA0">
          <w:pPr>
            <w:pStyle w:val="TOC2"/>
            <w:tabs>
              <w:tab w:val="right" w:leader="dot" w:pos="9350"/>
            </w:tabs>
            <w:rPr>
              <w:ins w:id="158" w:author="David Conklin" w:date="2020-11-26T14:39:00Z"/>
              <w:rFonts w:eastAsiaTheme="minorEastAsia"/>
              <w:noProof/>
            </w:rPr>
          </w:pPr>
          <w:ins w:id="15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"_Toc57294055"</w:instrText>
            </w:r>
            <w:r w:rsidRPr="00E034B2">
              <w:rPr>
                <w:rStyle w:val="Hyperlink"/>
                <w:noProof/>
              </w:rPr>
              <w:instrText xml:space="preserve"> </w:instrText>
            </w:r>
            <w:r w:rsidRPr="00E034B2">
              <w:rPr>
                <w:rStyle w:val="Hyperlink"/>
                <w:noProof/>
              </w:rPr>
              <w:fldChar w:fldCharType="separate"/>
            </w:r>
            <w:r w:rsidRPr="00E034B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_Toc57294055 \h </w:instrText>
            </w:r>
          </w:ins>
          <w:r>
            <w:rPr>
              <w:noProof/>
              <w:webHidden/>
            </w:rPr>
          </w:r>
          <w:r>
            <w:rPr>
              <w:noProof/>
              <w:webHidden/>
            </w:rPr>
            <w:fldChar w:fldCharType="separate"/>
          </w:r>
          <w:ins w:id="160" w:author="David Conklin" w:date="2020-11-26T14:39:00Z">
            <w:r>
              <w:rPr>
                <w:noProof/>
                <w:webHidden/>
              </w:rPr>
              <w:t>39</w:t>
            </w:r>
            <w:r>
              <w:rPr>
                <w:noProof/>
                <w:webHidden/>
              </w:rPr>
              <w:fldChar w:fldCharType="end"/>
            </w:r>
            <w:r w:rsidRPr="00E034B2">
              <w:rPr>
                <w:rStyle w:val="Hyperlink"/>
                <w:noProof/>
              </w:rPr>
              <w:fldChar w:fldCharType="end"/>
            </w:r>
          </w:ins>
        </w:p>
        <w:p w14:paraId="02D9FA03" w14:textId="7312C74C" w:rsidR="00EB2AA0" w:rsidRDefault="00EB2AA0">
          <w:pPr>
            <w:pStyle w:val="TOC3"/>
            <w:tabs>
              <w:tab w:val="right" w:leader="dot" w:pos="9350"/>
            </w:tabs>
            <w:rPr>
              <w:ins w:id="161" w:author="David Conklin" w:date="2020-11-26T14:39:00Z"/>
              <w:rFonts w:eastAsiaTheme="minorEastAsia"/>
              <w:noProof/>
            </w:rPr>
          </w:pPr>
          <w:ins w:id="16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"_Toc57294056"</w:instrText>
            </w:r>
            <w:r w:rsidRPr="00E034B2">
              <w:rPr>
                <w:rStyle w:val="Hyperlink"/>
                <w:noProof/>
              </w:rPr>
              <w:instrText xml:space="preserve"> </w:instrText>
            </w:r>
            <w:r w:rsidRPr="00E034B2">
              <w:rPr>
                <w:rStyle w:val="Hyperlink"/>
                <w:noProof/>
              </w:rPr>
              <w:fldChar w:fldCharType="separate"/>
            </w:r>
            <w:r w:rsidRPr="00E034B2">
              <w:rPr>
                <w:rStyle w:val="Hyperlink"/>
                <w:noProof/>
              </w:rPr>
              <w:t>Wetland IDU parameters</w:t>
            </w:r>
            <w:r>
              <w:rPr>
                <w:noProof/>
                <w:webHidden/>
              </w:rPr>
              <w:tab/>
            </w:r>
            <w:r>
              <w:rPr>
                <w:noProof/>
                <w:webHidden/>
              </w:rPr>
              <w:fldChar w:fldCharType="begin"/>
            </w:r>
            <w:r>
              <w:rPr>
                <w:noProof/>
                <w:webHidden/>
              </w:rPr>
              <w:instrText xml:space="preserve"> PAGEREF _Toc57294056 \h </w:instrText>
            </w:r>
          </w:ins>
          <w:r>
            <w:rPr>
              <w:noProof/>
              <w:webHidden/>
            </w:rPr>
          </w:r>
          <w:r>
            <w:rPr>
              <w:noProof/>
              <w:webHidden/>
            </w:rPr>
            <w:fldChar w:fldCharType="separate"/>
          </w:r>
          <w:ins w:id="163" w:author="David Conklin" w:date="2020-11-26T14:39:00Z">
            <w:r>
              <w:rPr>
                <w:noProof/>
                <w:webHidden/>
              </w:rPr>
              <w:t>39</w:t>
            </w:r>
            <w:r>
              <w:rPr>
                <w:noProof/>
                <w:webHidden/>
              </w:rPr>
              <w:fldChar w:fldCharType="end"/>
            </w:r>
            <w:r w:rsidRPr="00E034B2">
              <w:rPr>
                <w:rStyle w:val="Hyperlink"/>
                <w:noProof/>
              </w:rPr>
              <w:fldChar w:fldCharType="end"/>
            </w:r>
          </w:ins>
        </w:p>
        <w:p w14:paraId="7F58F710" w14:textId="79529390" w:rsidR="00EB2AA0" w:rsidRDefault="00EB2AA0">
          <w:pPr>
            <w:pStyle w:val="TOC3"/>
            <w:tabs>
              <w:tab w:val="right" w:leader="dot" w:pos="9350"/>
            </w:tabs>
            <w:rPr>
              <w:ins w:id="164" w:author="David Conklin" w:date="2020-11-26T14:39:00Z"/>
              <w:rFonts w:eastAsiaTheme="minorEastAsia"/>
              <w:noProof/>
            </w:rPr>
          </w:pPr>
          <w:ins w:id="16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"_Toc57294057"</w:instrText>
            </w:r>
            <w:r w:rsidRPr="00E034B2">
              <w:rPr>
                <w:rStyle w:val="Hyperlink"/>
                <w:noProof/>
              </w:rPr>
              <w:instrText xml:space="preserve"> </w:instrText>
            </w:r>
            <w:r w:rsidRPr="00E034B2">
              <w:rPr>
                <w:rStyle w:val="Hyperlink"/>
                <w:noProof/>
              </w:rPr>
              <w:fldChar w:fldCharType="separate"/>
            </w:r>
            <w:r w:rsidRPr="00E034B2">
              <w:rPr>
                <w:rStyle w:val="Hyperlink"/>
                <w:noProof/>
              </w:rPr>
              <w:t>Reach parameters</w:t>
            </w:r>
            <w:r>
              <w:rPr>
                <w:noProof/>
                <w:webHidden/>
              </w:rPr>
              <w:tab/>
            </w:r>
            <w:r>
              <w:rPr>
                <w:noProof/>
                <w:webHidden/>
              </w:rPr>
              <w:fldChar w:fldCharType="begin"/>
            </w:r>
            <w:r>
              <w:rPr>
                <w:noProof/>
                <w:webHidden/>
              </w:rPr>
              <w:instrText xml:space="preserve"> PAGEREF _Toc57294057 \h </w:instrText>
            </w:r>
          </w:ins>
          <w:r>
            <w:rPr>
              <w:noProof/>
              <w:webHidden/>
            </w:rPr>
          </w:r>
          <w:r>
            <w:rPr>
              <w:noProof/>
              <w:webHidden/>
            </w:rPr>
            <w:fldChar w:fldCharType="separate"/>
          </w:r>
          <w:ins w:id="166" w:author="David Conklin" w:date="2020-11-26T14:39:00Z">
            <w:r>
              <w:rPr>
                <w:noProof/>
                <w:webHidden/>
              </w:rPr>
              <w:t>39</w:t>
            </w:r>
            <w:r>
              <w:rPr>
                <w:noProof/>
                <w:webHidden/>
              </w:rPr>
              <w:fldChar w:fldCharType="end"/>
            </w:r>
            <w:r w:rsidRPr="00E034B2">
              <w:rPr>
                <w:rStyle w:val="Hyperlink"/>
                <w:noProof/>
              </w:rPr>
              <w:fldChar w:fldCharType="end"/>
            </w:r>
          </w:ins>
        </w:p>
        <w:p w14:paraId="130B26F1" w14:textId="0B44219C" w:rsidR="00EB2AA0" w:rsidRDefault="00EB2AA0">
          <w:pPr>
            <w:pStyle w:val="TOC2"/>
            <w:tabs>
              <w:tab w:val="right" w:leader="dot" w:pos="9350"/>
            </w:tabs>
            <w:rPr>
              <w:ins w:id="167" w:author="David Conklin" w:date="2020-11-26T14:39:00Z"/>
              <w:rFonts w:eastAsiaTheme="minorEastAsia"/>
              <w:noProof/>
            </w:rPr>
          </w:pPr>
          <w:ins w:id="16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"_Toc57294058"</w:instrText>
            </w:r>
            <w:r w:rsidRPr="00E034B2">
              <w:rPr>
                <w:rStyle w:val="Hyperlink"/>
                <w:noProof/>
              </w:rPr>
              <w:instrText xml:space="preserve"> </w:instrText>
            </w:r>
            <w:r w:rsidRPr="00E034B2">
              <w:rPr>
                <w:rStyle w:val="Hyperlink"/>
                <w:noProof/>
              </w:rPr>
              <w:fldChar w:fldCharType="separate"/>
            </w:r>
            <w:r w:rsidRPr="00E034B2">
              <w:rPr>
                <w:rStyle w:val="Hyperlink"/>
                <w:noProof/>
              </w:rPr>
              <w:t>Loss (or gain) of wetlands</w:t>
            </w:r>
            <w:r>
              <w:rPr>
                <w:noProof/>
                <w:webHidden/>
              </w:rPr>
              <w:tab/>
            </w:r>
            <w:r>
              <w:rPr>
                <w:noProof/>
                <w:webHidden/>
              </w:rPr>
              <w:fldChar w:fldCharType="begin"/>
            </w:r>
            <w:r>
              <w:rPr>
                <w:noProof/>
                <w:webHidden/>
              </w:rPr>
              <w:instrText xml:space="preserve"> PAGEREF _Toc57294058 \h </w:instrText>
            </w:r>
          </w:ins>
          <w:r>
            <w:rPr>
              <w:noProof/>
              <w:webHidden/>
            </w:rPr>
          </w:r>
          <w:r>
            <w:rPr>
              <w:noProof/>
              <w:webHidden/>
            </w:rPr>
            <w:fldChar w:fldCharType="separate"/>
          </w:r>
          <w:ins w:id="169" w:author="David Conklin" w:date="2020-11-26T14:39:00Z">
            <w:r>
              <w:rPr>
                <w:noProof/>
                <w:webHidden/>
              </w:rPr>
              <w:t>40</w:t>
            </w:r>
            <w:r>
              <w:rPr>
                <w:noProof/>
                <w:webHidden/>
              </w:rPr>
              <w:fldChar w:fldCharType="end"/>
            </w:r>
            <w:r w:rsidRPr="00E034B2">
              <w:rPr>
                <w:rStyle w:val="Hyperlink"/>
                <w:noProof/>
              </w:rPr>
              <w:fldChar w:fldCharType="end"/>
            </w:r>
          </w:ins>
        </w:p>
        <w:p w14:paraId="2DE194FD" w14:textId="136BBDDC" w:rsidR="00EB2AA0" w:rsidRDefault="00EB2AA0">
          <w:pPr>
            <w:pStyle w:val="TOC2"/>
            <w:tabs>
              <w:tab w:val="right" w:leader="dot" w:pos="9350"/>
            </w:tabs>
            <w:rPr>
              <w:ins w:id="170" w:author="David Conklin" w:date="2020-11-26T14:39:00Z"/>
              <w:rFonts w:eastAsiaTheme="minorEastAsia"/>
              <w:noProof/>
            </w:rPr>
          </w:pPr>
          <w:ins w:id="17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"_Toc57294059"</w:instrText>
            </w:r>
            <w:r w:rsidRPr="00E034B2">
              <w:rPr>
                <w:rStyle w:val="Hyperlink"/>
                <w:noProof/>
              </w:rPr>
              <w:instrText xml:space="preserve"> </w:instrText>
            </w:r>
            <w:r w:rsidRPr="00E034B2">
              <w:rPr>
                <w:rStyle w:val="Hyperlink"/>
                <w:noProof/>
              </w:rPr>
              <w:fldChar w:fldCharType="separate"/>
            </w:r>
            <w:r w:rsidRPr="00E034B2">
              <w:rPr>
                <w:rStyle w:val="Hyperlink"/>
                <w:noProof/>
              </w:rPr>
              <w:t>Reality check</w:t>
            </w:r>
            <w:r>
              <w:rPr>
                <w:noProof/>
                <w:webHidden/>
              </w:rPr>
              <w:tab/>
            </w:r>
            <w:r>
              <w:rPr>
                <w:noProof/>
                <w:webHidden/>
              </w:rPr>
              <w:fldChar w:fldCharType="begin"/>
            </w:r>
            <w:r>
              <w:rPr>
                <w:noProof/>
                <w:webHidden/>
              </w:rPr>
              <w:instrText xml:space="preserve"> PAGEREF _Toc57294059 \h </w:instrText>
            </w:r>
          </w:ins>
          <w:r>
            <w:rPr>
              <w:noProof/>
              <w:webHidden/>
            </w:rPr>
          </w:r>
          <w:r>
            <w:rPr>
              <w:noProof/>
              <w:webHidden/>
            </w:rPr>
            <w:fldChar w:fldCharType="separate"/>
          </w:r>
          <w:ins w:id="172" w:author="David Conklin" w:date="2020-11-26T14:39:00Z">
            <w:r>
              <w:rPr>
                <w:noProof/>
                <w:webHidden/>
              </w:rPr>
              <w:t>40</w:t>
            </w:r>
            <w:r>
              <w:rPr>
                <w:noProof/>
                <w:webHidden/>
              </w:rPr>
              <w:fldChar w:fldCharType="end"/>
            </w:r>
            <w:r w:rsidRPr="00E034B2">
              <w:rPr>
                <w:rStyle w:val="Hyperlink"/>
                <w:noProof/>
              </w:rPr>
              <w:fldChar w:fldCharType="end"/>
            </w:r>
          </w:ins>
        </w:p>
        <w:p w14:paraId="421D728B" w14:textId="58BC48B0" w:rsidR="00EB2AA0" w:rsidRDefault="00EB2AA0">
          <w:pPr>
            <w:pStyle w:val="TOC2"/>
            <w:tabs>
              <w:tab w:val="right" w:leader="dot" w:pos="9350"/>
            </w:tabs>
            <w:rPr>
              <w:ins w:id="173" w:author="David Conklin" w:date="2020-11-26T14:39:00Z"/>
              <w:rFonts w:eastAsiaTheme="minorEastAsia"/>
              <w:noProof/>
            </w:rPr>
          </w:pPr>
          <w:ins w:id="17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"_Toc57294060"</w:instrText>
            </w:r>
            <w:r w:rsidRPr="00E034B2">
              <w:rPr>
                <w:rStyle w:val="Hyperlink"/>
                <w:noProof/>
              </w:rPr>
              <w:instrText xml:space="preserve"> </w:instrText>
            </w:r>
            <w:r w:rsidRPr="00E034B2">
              <w:rPr>
                <w:rStyle w:val="Hyperlink"/>
                <w:noProof/>
              </w:rPr>
              <w:fldChar w:fldCharType="separate"/>
            </w:r>
            <w:r w:rsidRPr="00E034B2">
              <w:rPr>
                <w:rStyle w:val="Hyperlink"/>
                <w:noProof/>
              </w:rPr>
              <w:t>High Cascades Springs</w:t>
            </w:r>
            <w:r>
              <w:rPr>
                <w:noProof/>
                <w:webHidden/>
              </w:rPr>
              <w:tab/>
            </w:r>
            <w:r>
              <w:rPr>
                <w:noProof/>
                <w:webHidden/>
              </w:rPr>
              <w:fldChar w:fldCharType="begin"/>
            </w:r>
            <w:r>
              <w:rPr>
                <w:noProof/>
                <w:webHidden/>
              </w:rPr>
              <w:instrText xml:space="preserve"> PAGEREF _Toc57294060 \h </w:instrText>
            </w:r>
          </w:ins>
          <w:r>
            <w:rPr>
              <w:noProof/>
              <w:webHidden/>
            </w:rPr>
          </w:r>
          <w:r>
            <w:rPr>
              <w:noProof/>
              <w:webHidden/>
            </w:rPr>
            <w:fldChar w:fldCharType="separate"/>
          </w:r>
          <w:ins w:id="175" w:author="David Conklin" w:date="2020-11-26T14:39:00Z">
            <w:r>
              <w:rPr>
                <w:noProof/>
                <w:webHidden/>
              </w:rPr>
              <w:t>42</w:t>
            </w:r>
            <w:r>
              <w:rPr>
                <w:noProof/>
                <w:webHidden/>
              </w:rPr>
              <w:fldChar w:fldCharType="end"/>
            </w:r>
            <w:r w:rsidRPr="00E034B2">
              <w:rPr>
                <w:rStyle w:val="Hyperlink"/>
                <w:noProof/>
              </w:rPr>
              <w:fldChar w:fldCharType="end"/>
            </w:r>
          </w:ins>
        </w:p>
        <w:p w14:paraId="7EC02704" w14:textId="4B4EB644" w:rsidR="00EB2AA0" w:rsidRDefault="00EB2AA0">
          <w:pPr>
            <w:pStyle w:val="TOC2"/>
            <w:tabs>
              <w:tab w:val="right" w:leader="dot" w:pos="9350"/>
            </w:tabs>
            <w:rPr>
              <w:ins w:id="176" w:author="David Conklin" w:date="2020-11-26T14:39:00Z"/>
              <w:rFonts w:eastAsiaTheme="minorEastAsia"/>
              <w:noProof/>
            </w:rPr>
          </w:pPr>
          <w:ins w:id="17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"_Toc57294061"</w:instrText>
            </w:r>
            <w:r w:rsidRPr="00E034B2">
              <w:rPr>
                <w:rStyle w:val="Hyperlink"/>
                <w:noProof/>
              </w:rPr>
              <w:instrText xml:space="preserve"> </w:instrText>
            </w:r>
            <w:r w:rsidRPr="00E034B2">
              <w:rPr>
                <w:rStyle w:val="Hyperlink"/>
                <w:noProof/>
              </w:rPr>
              <w:fldChar w:fldCharType="separate"/>
            </w:r>
            <w:r w:rsidRPr="00E034B2">
              <w:rPr>
                <w:rStyle w:val="Hyperlink"/>
                <w:noProof/>
              </w:rPr>
              <w:t>Calibration and simulation skill</w:t>
            </w:r>
            <w:r>
              <w:rPr>
                <w:noProof/>
                <w:webHidden/>
              </w:rPr>
              <w:tab/>
            </w:r>
            <w:r>
              <w:rPr>
                <w:noProof/>
                <w:webHidden/>
              </w:rPr>
              <w:fldChar w:fldCharType="begin"/>
            </w:r>
            <w:r>
              <w:rPr>
                <w:noProof/>
                <w:webHidden/>
              </w:rPr>
              <w:instrText xml:space="preserve"> PAGEREF _Toc57294061 \h </w:instrText>
            </w:r>
          </w:ins>
          <w:r>
            <w:rPr>
              <w:noProof/>
              <w:webHidden/>
            </w:rPr>
          </w:r>
          <w:r>
            <w:rPr>
              <w:noProof/>
              <w:webHidden/>
            </w:rPr>
            <w:fldChar w:fldCharType="separate"/>
          </w:r>
          <w:ins w:id="178" w:author="David Conklin" w:date="2020-11-26T14:39:00Z">
            <w:r>
              <w:rPr>
                <w:noProof/>
                <w:webHidden/>
              </w:rPr>
              <w:t>4</w:t>
            </w:r>
            <w:r>
              <w:rPr>
                <w:noProof/>
                <w:webHidden/>
              </w:rPr>
              <w:t>3</w:t>
            </w:r>
            <w:r>
              <w:rPr>
                <w:noProof/>
                <w:webHidden/>
              </w:rPr>
              <w:fldChar w:fldCharType="end"/>
            </w:r>
            <w:r w:rsidRPr="00E034B2">
              <w:rPr>
                <w:rStyle w:val="Hyperlink"/>
                <w:noProof/>
              </w:rPr>
              <w:fldChar w:fldCharType="end"/>
            </w:r>
          </w:ins>
        </w:p>
        <w:p w14:paraId="2CA5D391" w14:textId="1933152F" w:rsidR="00EB2AA0" w:rsidRDefault="00EB2AA0">
          <w:pPr>
            <w:pStyle w:val="TOC2"/>
            <w:tabs>
              <w:tab w:val="right" w:leader="dot" w:pos="9350"/>
            </w:tabs>
            <w:rPr>
              <w:ins w:id="179" w:author="David Conklin" w:date="2020-11-26T14:39:00Z"/>
              <w:rFonts w:eastAsiaTheme="minorEastAsia"/>
              <w:noProof/>
            </w:rPr>
          </w:pPr>
          <w:ins w:id="18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"_Toc57294062"</w:instrText>
            </w:r>
            <w:r w:rsidRPr="00E034B2">
              <w:rPr>
                <w:rStyle w:val="Hyperlink"/>
                <w:noProof/>
              </w:rPr>
              <w:instrText xml:space="preserve"> </w:instrText>
            </w:r>
            <w:r w:rsidRPr="00E034B2">
              <w:rPr>
                <w:rStyle w:val="Hyperlink"/>
                <w:noProof/>
              </w:rPr>
              <w:fldChar w:fldCharType="separate"/>
            </w:r>
            <w:r w:rsidRPr="00E034B2">
              <w:rPr>
                <w:rStyle w:val="Hyperlink"/>
                <w:noProof/>
              </w:rPr>
              <w:t>Analysis of locations where the model has low skill</w:t>
            </w:r>
            <w:r>
              <w:rPr>
                <w:noProof/>
                <w:webHidden/>
              </w:rPr>
              <w:tab/>
            </w:r>
            <w:r>
              <w:rPr>
                <w:noProof/>
                <w:webHidden/>
              </w:rPr>
              <w:fldChar w:fldCharType="begin"/>
            </w:r>
            <w:r>
              <w:rPr>
                <w:noProof/>
                <w:webHidden/>
              </w:rPr>
              <w:instrText xml:space="preserve"> PAGEREF _Toc57294062 \h </w:instrText>
            </w:r>
          </w:ins>
          <w:r>
            <w:rPr>
              <w:noProof/>
              <w:webHidden/>
            </w:rPr>
          </w:r>
          <w:r>
            <w:rPr>
              <w:noProof/>
              <w:webHidden/>
            </w:rPr>
            <w:fldChar w:fldCharType="separate"/>
          </w:r>
          <w:ins w:id="181" w:author="David Conklin" w:date="2020-11-26T14:39:00Z">
            <w:r>
              <w:rPr>
                <w:noProof/>
                <w:webHidden/>
              </w:rPr>
              <w:t>45</w:t>
            </w:r>
            <w:r>
              <w:rPr>
                <w:noProof/>
                <w:webHidden/>
              </w:rPr>
              <w:fldChar w:fldCharType="end"/>
            </w:r>
            <w:r w:rsidRPr="00E034B2">
              <w:rPr>
                <w:rStyle w:val="Hyperlink"/>
                <w:noProof/>
              </w:rPr>
              <w:fldChar w:fldCharType="end"/>
            </w:r>
          </w:ins>
        </w:p>
        <w:p w14:paraId="70B2391D" w14:textId="1A366A1B" w:rsidR="00EB2AA0" w:rsidRDefault="00EB2AA0">
          <w:pPr>
            <w:pStyle w:val="TOC2"/>
            <w:tabs>
              <w:tab w:val="right" w:leader="dot" w:pos="9350"/>
            </w:tabs>
            <w:rPr>
              <w:ins w:id="182" w:author="David Conklin" w:date="2020-11-26T14:39:00Z"/>
              <w:rFonts w:eastAsiaTheme="minorEastAsia"/>
              <w:noProof/>
            </w:rPr>
          </w:pPr>
          <w:ins w:id="183"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"_Toc57294063"</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Simulated McKenzie basin water budget</w:t>
            </w:r>
            <w:r>
              <w:rPr>
                <w:noProof/>
                <w:webHidden/>
              </w:rPr>
              <w:tab/>
            </w:r>
            <w:r>
              <w:rPr>
                <w:noProof/>
                <w:webHidden/>
              </w:rPr>
              <w:fldChar w:fldCharType="begin"/>
            </w:r>
            <w:r>
              <w:rPr>
                <w:noProof/>
                <w:webHidden/>
              </w:rPr>
              <w:instrText xml:space="preserve"> PAGEREF _Toc57294063 \h </w:instrText>
            </w:r>
          </w:ins>
          <w:r>
            <w:rPr>
              <w:noProof/>
              <w:webHidden/>
            </w:rPr>
          </w:r>
          <w:r>
            <w:rPr>
              <w:noProof/>
              <w:webHidden/>
            </w:rPr>
            <w:fldChar w:fldCharType="separate"/>
          </w:r>
          <w:ins w:id="184" w:author="David Conklin" w:date="2020-11-26T14:39:00Z">
            <w:r>
              <w:rPr>
                <w:noProof/>
                <w:webHidden/>
              </w:rPr>
              <w:t>46</w:t>
            </w:r>
            <w:r>
              <w:rPr>
                <w:noProof/>
                <w:webHidden/>
              </w:rPr>
              <w:fldChar w:fldCharType="end"/>
            </w:r>
            <w:r w:rsidRPr="00E034B2">
              <w:rPr>
                <w:rStyle w:val="Hyperlink"/>
                <w:noProof/>
              </w:rPr>
              <w:fldChar w:fldCharType="end"/>
            </w:r>
          </w:ins>
        </w:p>
        <w:p w14:paraId="00460CC5" w14:textId="3AB31F2F" w:rsidR="00EB2AA0" w:rsidRDefault="00EB2AA0">
          <w:pPr>
            <w:pStyle w:val="TOC2"/>
            <w:tabs>
              <w:tab w:val="right" w:leader="dot" w:pos="9350"/>
            </w:tabs>
            <w:rPr>
              <w:ins w:id="185" w:author="David Conklin" w:date="2020-11-26T14:39:00Z"/>
              <w:rFonts w:eastAsiaTheme="minorEastAsia"/>
              <w:noProof/>
            </w:rPr>
          </w:pPr>
          <w:ins w:id="18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"_Toc57294064"</w:instrText>
            </w:r>
            <w:r w:rsidRPr="00E034B2">
              <w:rPr>
                <w:rStyle w:val="Hyperlink"/>
                <w:noProof/>
              </w:rPr>
              <w:instrText xml:space="preserve"> </w:instrText>
            </w:r>
            <w:r w:rsidRPr="00E034B2">
              <w:rPr>
                <w:rStyle w:val="Hyperlink"/>
                <w:noProof/>
              </w:rPr>
              <w:fldChar w:fldCharType="separate"/>
            </w:r>
            <w:r w:rsidRPr="00E034B2">
              <w:rPr>
                <w:rStyle w:val="Hyperlink"/>
                <w:noProof/>
              </w:rPr>
              <w:t>Clackamas wetlands v. McKenzie wetlands</w:t>
            </w:r>
            <w:r>
              <w:rPr>
                <w:noProof/>
                <w:webHidden/>
              </w:rPr>
              <w:tab/>
            </w:r>
            <w:r>
              <w:rPr>
                <w:noProof/>
                <w:webHidden/>
              </w:rPr>
              <w:fldChar w:fldCharType="begin"/>
            </w:r>
            <w:r>
              <w:rPr>
                <w:noProof/>
                <w:webHidden/>
              </w:rPr>
              <w:instrText xml:space="preserve"> PAGEREF _Toc57294064 \h </w:instrText>
            </w:r>
          </w:ins>
          <w:r>
            <w:rPr>
              <w:noProof/>
              <w:webHidden/>
            </w:rPr>
          </w:r>
          <w:r>
            <w:rPr>
              <w:noProof/>
              <w:webHidden/>
            </w:rPr>
            <w:fldChar w:fldCharType="separate"/>
          </w:r>
          <w:ins w:id="187" w:author="David Conklin" w:date="2020-11-26T14:39:00Z">
            <w:r>
              <w:rPr>
                <w:noProof/>
                <w:webHidden/>
              </w:rPr>
              <w:t>50</w:t>
            </w:r>
            <w:r>
              <w:rPr>
                <w:noProof/>
                <w:webHidden/>
              </w:rPr>
              <w:fldChar w:fldCharType="end"/>
            </w:r>
            <w:r w:rsidRPr="00E034B2">
              <w:rPr>
                <w:rStyle w:val="Hyperlink"/>
                <w:noProof/>
              </w:rPr>
              <w:fldChar w:fldCharType="end"/>
            </w:r>
          </w:ins>
        </w:p>
        <w:p w14:paraId="1A647F2A" w14:textId="763D3FD3" w:rsidR="00EB2AA0" w:rsidRDefault="00EB2AA0">
          <w:pPr>
            <w:pStyle w:val="TOC1"/>
            <w:tabs>
              <w:tab w:val="right" w:leader="dot" w:pos="9350"/>
            </w:tabs>
            <w:rPr>
              <w:ins w:id="188" w:author="David Conklin" w:date="2020-11-26T14:39:00Z"/>
              <w:rFonts w:eastAsiaTheme="minorEastAsia"/>
              <w:noProof/>
            </w:rPr>
          </w:pPr>
          <w:ins w:id="18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"_Toc57294065"</w:instrText>
            </w:r>
            <w:r w:rsidRPr="00E034B2">
              <w:rPr>
                <w:rStyle w:val="Hyperlink"/>
                <w:noProof/>
              </w:rPr>
              <w:instrText xml:space="preserve"> </w:instrText>
            </w:r>
            <w:r w:rsidRPr="00E034B2">
              <w:rPr>
                <w:rStyle w:val="Hyperlink"/>
                <w:noProof/>
              </w:rPr>
              <w:fldChar w:fldCharType="separate"/>
            </w:r>
            <w:r w:rsidRPr="00E034B2">
              <w:rPr>
                <w:rStyle w:val="Hyperlink"/>
                <w:noProof/>
              </w:rPr>
              <w:t>The Clackamas Basin</w:t>
            </w:r>
            <w:r>
              <w:rPr>
                <w:noProof/>
                <w:webHidden/>
              </w:rPr>
              <w:tab/>
            </w:r>
            <w:r>
              <w:rPr>
                <w:noProof/>
                <w:webHidden/>
              </w:rPr>
              <w:fldChar w:fldCharType="begin"/>
            </w:r>
            <w:r>
              <w:rPr>
                <w:noProof/>
                <w:webHidden/>
              </w:rPr>
              <w:instrText xml:space="preserve"> PAGEREF _Toc57294065 \h </w:instrText>
            </w:r>
          </w:ins>
          <w:r>
            <w:rPr>
              <w:noProof/>
              <w:webHidden/>
            </w:rPr>
          </w:r>
          <w:r>
            <w:rPr>
              <w:noProof/>
              <w:webHidden/>
            </w:rPr>
            <w:fldChar w:fldCharType="separate"/>
          </w:r>
          <w:ins w:id="190" w:author="David Conklin" w:date="2020-11-26T14:39:00Z">
            <w:r>
              <w:rPr>
                <w:noProof/>
                <w:webHidden/>
              </w:rPr>
              <w:t>51</w:t>
            </w:r>
            <w:r>
              <w:rPr>
                <w:noProof/>
                <w:webHidden/>
              </w:rPr>
              <w:fldChar w:fldCharType="end"/>
            </w:r>
            <w:r w:rsidRPr="00E034B2">
              <w:rPr>
                <w:rStyle w:val="Hyperlink"/>
                <w:noProof/>
              </w:rPr>
              <w:fldChar w:fldCharType="end"/>
            </w:r>
          </w:ins>
        </w:p>
        <w:p w14:paraId="1C6F3E6F" w14:textId="652DB2AA" w:rsidR="00EB2AA0" w:rsidRDefault="00EB2AA0">
          <w:pPr>
            <w:pStyle w:val="TOC1"/>
            <w:tabs>
              <w:tab w:val="right" w:leader="dot" w:pos="9350"/>
            </w:tabs>
            <w:rPr>
              <w:ins w:id="191" w:author="David Conklin" w:date="2020-11-26T14:39:00Z"/>
              <w:rFonts w:eastAsiaTheme="minorEastAsia"/>
              <w:noProof/>
            </w:rPr>
          </w:pPr>
          <w:ins w:id="19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"_Toc57294066"</w:instrText>
            </w:r>
            <w:r w:rsidRPr="00E034B2">
              <w:rPr>
                <w:rStyle w:val="Hyperlink"/>
                <w:noProof/>
              </w:rPr>
              <w:instrText xml:space="preserve"> </w:instrText>
            </w:r>
            <w:r w:rsidRPr="00E034B2">
              <w:rPr>
                <w:rStyle w:val="Hyperlink"/>
                <w:noProof/>
              </w:rPr>
              <w:fldChar w:fldCharType="separate"/>
            </w:r>
            <w:r w:rsidRPr="00E034B2">
              <w:rPr>
                <w:rStyle w:val="Hyperlink"/>
                <w:noProof/>
              </w:rPr>
              <w:t>Directory structure and file names</w:t>
            </w:r>
            <w:r>
              <w:rPr>
                <w:noProof/>
                <w:webHidden/>
              </w:rPr>
              <w:tab/>
            </w:r>
            <w:r>
              <w:rPr>
                <w:noProof/>
                <w:webHidden/>
              </w:rPr>
              <w:fldChar w:fldCharType="begin"/>
            </w:r>
            <w:r>
              <w:rPr>
                <w:noProof/>
                <w:webHidden/>
              </w:rPr>
              <w:instrText xml:space="preserve"> PAGEREF _Toc57294066 \h </w:instrText>
            </w:r>
          </w:ins>
          <w:r>
            <w:rPr>
              <w:noProof/>
              <w:webHidden/>
            </w:rPr>
          </w:r>
          <w:r>
            <w:rPr>
              <w:noProof/>
              <w:webHidden/>
            </w:rPr>
            <w:fldChar w:fldCharType="separate"/>
          </w:r>
          <w:ins w:id="193" w:author="David Conklin" w:date="2020-11-26T14:39:00Z">
            <w:r>
              <w:rPr>
                <w:noProof/>
                <w:webHidden/>
              </w:rPr>
              <w:t>52</w:t>
            </w:r>
            <w:r>
              <w:rPr>
                <w:noProof/>
                <w:webHidden/>
              </w:rPr>
              <w:fldChar w:fldCharType="end"/>
            </w:r>
            <w:r w:rsidRPr="00E034B2">
              <w:rPr>
                <w:rStyle w:val="Hyperlink"/>
                <w:noProof/>
              </w:rPr>
              <w:fldChar w:fldCharType="end"/>
            </w:r>
          </w:ins>
        </w:p>
        <w:p w14:paraId="72BAF7CD" w14:textId="2A30B042" w:rsidR="00EB2AA0" w:rsidRDefault="00EB2AA0">
          <w:pPr>
            <w:pStyle w:val="TOC1"/>
            <w:tabs>
              <w:tab w:val="right" w:leader="dot" w:pos="9350"/>
            </w:tabs>
            <w:rPr>
              <w:ins w:id="194" w:author="David Conklin" w:date="2020-11-26T14:39:00Z"/>
              <w:rFonts w:eastAsiaTheme="minorEastAsia"/>
              <w:noProof/>
            </w:rPr>
          </w:pPr>
          <w:ins w:id="19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"_Toc57294067"</w:instrText>
            </w:r>
            <w:r w:rsidRPr="00E034B2">
              <w:rPr>
                <w:rStyle w:val="Hyperlink"/>
                <w:noProof/>
              </w:rPr>
              <w:instrText xml:space="preserve"> </w:instrText>
            </w:r>
            <w:r w:rsidRPr="00E034B2">
              <w:rPr>
                <w:rStyle w:val="Hyperlink"/>
                <w:noProof/>
              </w:rPr>
              <w:fldChar w:fldCharType="separate"/>
            </w:r>
            <w:r w:rsidRPr="00E034B2">
              <w:rPr>
                <w:rStyle w:val="Hyperlink"/>
                <w:noProof/>
              </w:rPr>
              <w:t>Release Log</w:t>
            </w:r>
            <w:r>
              <w:rPr>
                <w:noProof/>
                <w:webHidden/>
              </w:rPr>
              <w:tab/>
            </w:r>
            <w:r>
              <w:rPr>
                <w:noProof/>
                <w:webHidden/>
              </w:rPr>
              <w:fldChar w:fldCharType="begin"/>
            </w:r>
            <w:r>
              <w:rPr>
                <w:noProof/>
                <w:webHidden/>
              </w:rPr>
              <w:instrText xml:space="preserve"> PAGEREF _Toc57294067 \h </w:instrText>
            </w:r>
          </w:ins>
          <w:r>
            <w:rPr>
              <w:noProof/>
              <w:webHidden/>
            </w:rPr>
          </w:r>
          <w:r>
            <w:rPr>
              <w:noProof/>
              <w:webHidden/>
            </w:rPr>
            <w:fldChar w:fldCharType="separate"/>
          </w:r>
          <w:ins w:id="196" w:author="David Conklin" w:date="2020-11-26T14:39:00Z">
            <w:r>
              <w:rPr>
                <w:noProof/>
                <w:webHidden/>
              </w:rPr>
              <w:t>53</w:t>
            </w:r>
            <w:r>
              <w:rPr>
                <w:noProof/>
                <w:webHidden/>
              </w:rPr>
              <w:fldChar w:fldCharType="end"/>
            </w:r>
            <w:r w:rsidRPr="00E034B2">
              <w:rPr>
                <w:rStyle w:val="Hyperlink"/>
                <w:noProof/>
              </w:rPr>
              <w:fldChar w:fldCharType="end"/>
            </w:r>
          </w:ins>
        </w:p>
        <w:p w14:paraId="09C170D5" w14:textId="05101ABF" w:rsidR="00EB2AA0" w:rsidRDefault="00EB2AA0">
          <w:pPr>
            <w:pStyle w:val="TOC1"/>
            <w:tabs>
              <w:tab w:val="right" w:leader="dot" w:pos="9350"/>
            </w:tabs>
            <w:rPr>
              <w:ins w:id="197" w:author="David Conklin" w:date="2020-11-26T14:39:00Z"/>
              <w:rFonts w:eastAsiaTheme="minorEastAsia"/>
              <w:noProof/>
            </w:rPr>
          </w:pPr>
          <w:ins w:id="19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"_Toc57294068"</w:instrText>
            </w:r>
            <w:r w:rsidRPr="00E034B2">
              <w:rPr>
                <w:rStyle w:val="Hyperlink"/>
                <w:noProof/>
              </w:rPr>
              <w:instrText xml:space="preserve"> </w:instrText>
            </w:r>
            <w:r w:rsidRPr="00E034B2">
              <w:rPr>
                <w:rStyle w:val="Hyperlink"/>
                <w:noProof/>
              </w:rPr>
              <w:fldChar w:fldCharType="separate"/>
            </w:r>
            <w:r w:rsidRPr="00E034B2">
              <w:rPr>
                <w:rStyle w:val="Hyperlink"/>
                <w:noProof/>
              </w:rPr>
              <w:t>References</w:t>
            </w:r>
            <w:r>
              <w:rPr>
                <w:noProof/>
                <w:webHidden/>
              </w:rPr>
              <w:tab/>
            </w:r>
            <w:r>
              <w:rPr>
                <w:noProof/>
                <w:webHidden/>
              </w:rPr>
              <w:fldChar w:fldCharType="begin"/>
            </w:r>
            <w:r>
              <w:rPr>
                <w:noProof/>
                <w:webHidden/>
              </w:rPr>
              <w:instrText xml:space="preserve"> PAGEREF _Toc57294068 \h </w:instrText>
            </w:r>
          </w:ins>
          <w:r>
            <w:rPr>
              <w:noProof/>
              <w:webHidden/>
            </w:rPr>
          </w:r>
          <w:r>
            <w:rPr>
              <w:noProof/>
              <w:webHidden/>
            </w:rPr>
            <w:fldChar w:fldCharType="separate"/>
          </w:r>
          <w:ins w:id="199" w:author="David Conklin" w:date="2020-11-26T14:39:00Z">
            <w:r>
              <w:rPr>
                <w:noProof/>
                <w:webHidden/>
              </w:rPr>
              <w:t>55</w:t>
            </w:r>
            <w:r>
              <w:rPr>
                <w:noProof/>
                <w:webHidden/>
              </w:rPr>
              <w:fldChar w:fldCharType="end"/>
            </w:r>
            <w:r w:rsidRPr="00E034B2">
              <w:rPr>
                <w:rStyle w:val="Hyperlink"/>
                <w:noProof/>
              </w:rPr>
              <w:fldChar w:fldCharType="end"/>
            </w:r>
          </w:ins>
        </w:p>
        <w:p w14:paraId="5D124A82" w14:textId="66B39166" w:rsidR="00EB2AA0" w:rsidRDefault="00EB2AA0">
          <w:pPr>
            <w:pStyle w:val="TOC1"/>
            <w:tabs>
              <w:tab w:val="right" w:leader="dot" w:pos="9350"/>
            </w:tabs>
            <w:rPr>
              <w:ins w:id="200" w:author="David Conklin" w:date="2020-11-26T14:39:00Z"/>
              <w:rFonts w:eastAsiaTheme="minorEastAsia"/>
              <w:noProof/>
            </w:rPr>
          </w:pPr>
          <w:ins w:id="20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"_Toc57294069"</w:instrText>
            </w:r>
            <w:r w:rsidRPr="00E034B2">
              <w:rPr>
                <w:rStyle w:val="Hyperlink"/>
                <w:noProof/>
              </w:rPr>
              <w:instrText xml:space="preserve"> </w:instrText>
            </w:r>
            <w:r w:rsidRPr="00E034B2">
              <w:rPr>
                <w:rStyle w:val="Hyperlink"/>
                <w:noProof/>
              </w:rPr>
              <w:fldChar w:fldCharType="separate"/>
            </w:r>
            <w:r w:rsidRPr="00E034B2">
              <w:rPr>
                <w:rStyle w:val="Hyperlink"/>
                <w:noProof/>
              </w:rPr>
              <w:t>Acronyms and Abbreviations</w:t>
            </w:r>
            <w:r>
              <w:rPr>
                <w:noProof/>
                <w:webHidden/>
              </w:rPr>
              <w:tab/>
            </w:r>
            <w:r>
              <w:rPr>
                <w:noProof/>
                <w:webHidden/>
              </w:rPr>
              <w:fldChar w:fldCharType="begin"/>
            </w:r>
            <w:r>
              <w:rPr>
                <w:noProof/>
                <w:webHidden/>
              </w:rPr>
              <w:instrText xml:space="preserve"> PAGEREF _Toc57294069 \h </w:instrText>
            </w:r>
          </w:ins>
          <w:r>
            <w:rPr>
              <w:noProof/>
              <w:webHidden/>
            </w:rPr>
          </w:r>
          <w:r>
            <w:rPr>
              <w:noProof/>
              <w:webHidden/>
            </w:rPr>
            <w:fldChar w:fldCharType="separate"/>
          </w:r>
          <w:ins w:id="202" w:author="David Conklin" w:date="2020-11-26T14:39:00Z">
            <w:r>
              <w:rPr>
                <w:noProof/>
                <w:webHidden/>
              </w:rPr>
              <w:t>56</w:t>
            </w:r>
            <w:r>
              <w:rPr>
                <w:noProof/>
                <w:webHidden/>
              </w:rPr>
              <w:fldChar w:fldCharType="end"/>
            </w:r>
            <w:r w:rsidRPr="00E034B2">
              <w:rPr>
                <w:rStyle w:val="Hyperlink"/>
                <w:noProof/>
              </w:rPr>
              <w:fldChar w:fldCharType="end"/>
            </w:r>
          </w:ins>
        </w:p>
        <w:p w14:paraId="441C10E3" w14:textId="05E1F157" w:rsidR="00D9019C" w:rsidDel="00EB2AA0" w:rsidRDefault="00D9019C">
          <w:pPr>
            <w:pStyle w:val="TOC1"/>
            <w:tabs>
              <w:tab w:val="right" w:leader="dot" w:pos="9350"/>
            </w:tabs>
            <w:rPr>
              <w:del w:id="203" w:author="David Conklin" w:date="2020-11-26T14:39:00Z"/>
              <w:rFonts w:eastAsiaTheme="minorEastAsia"/>
              <w:noProof/>
            </w:rPr>
          </w:pPr>
          <w:del w:id="20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"_Toc56764232"</w:delInstrText>
            </w:r>
            <w:r w:rsidRPr="002F2067" w:rsidDel="00EB2AA0">
              <w:rPr>
                <w:rStyle w:val="Hyperlink"/>
                <w:noProof/>
              </w:rPr>
              <w:delInstrText xml:space="preserve"> </w:delInstrText>
            </w:r>
            <w:r w:rsidRPr="002F2067" w:rsidDel="00EB2AA0">
              <w:rPr>
                <w:rStyle w:val="Hyperlink"/>
                <w:noProof/>
              </w:rPr>
              <w:fldChar w:fldCharType="separate"/>
            </w:r>
          </w:del>
          <w:ins w:id="205" w:author="David Conklin" w:date="2020-11-26T14:39:00Z">
            <w:r w:rsidR="00EB2AA0">
              <w:rPr>
                <w:rStyle w:val="Hyperlink"/>
                <w:b/>
                <w:bCs/>
                <w:noProof/>
              </w:rPr>
              <w:t>Error! Hyperlink reference not valid.</w:t>
            </w:r>
          </w:ins>
          <w:del w:id="206" w:author="David Conklin" w:date="2020-11-26T14:39:00Z">
            <w:r w:rsidRPr="002F2067" w:rsidDel="00EB2AA0">
              <w:rPr>
                <w:rStyle w:val="Hyperlink"/>
                <w:noProof/>
              </w:rPr>
              <w:delText>What is a digital handbook?</w:delText>
            </w:r>
            <w:r w:rsidDel="00EB2AA0">
              <w:rPr>
                <w:noProof/>
                <w:webHidden/>
              </w:rPr>
              <w:tab/>
            </w:r>
            <w:r w:rsidDel="00EB2AA0">
              <w:rPr>
                <w:noProof/>
                <w:webHidden/>
              </w:rPr>
              <w:fldChar w:fldCharType="begin"/>
            </w:r>
            <w:r w:rsidDel="00EB2AA0">
              <w:rPr>
                <w:noProof/>
                <w:webHidden/>
              </w:rPr>
              <w:delInstrText xml:space="preserve"> PAGEREF _Toc56764232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03C0AB50" w14:textId="031B2A2C" w:rsidR="00D9019C" w:rsidDel="00EB2AA0" w:rsidRDefault="00D9019C">
          <w:pPr>
            <w:pStyle w:val="TOC1"/>
            <w:tabs>
              <w:tab w:val="right" w:leader="dot" w:pos="9350"/>
            </w:tabs>
            <w:rPr>
              <w:del w:id="207" w:author="David Conklin" w:date="2020-11-26T14:39:00Z"/>
              <w:rFonts w:eastAsiaTheme="minorEastAsia"/>
              <w:noProof/>
            </w:rPr>
          </w:pPr>
          <w:del w:id="20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"_Toc56764233"</w:delInstrText>
            </w:r>
            <w:r w:rsidRPr="002F2067" w:rsidDel="00EB2AA0">
              <w:rPr>
                <w:rStyle w:val="Hyperlink"/>
                <w:noProof/>
              </w:rPr>
              <w:delInstrText xml:space="preserve"> </w:delInstrText>
            </w:r>
            <w:r w:rsidRPr="002F2067" w:rsidDel="00EB2AA0">
              <w:rPr>
                <w:rStyle w:val="Hyperlink"/>
                <w:noProof/>
              </w:rPr>
              <w:fldChar w:fldCharType="separate"/>
            </w:r>
          </w:del>
          <w:ins w:id="209" w:author="David Conklin" w:date="2020-11-26T14:39:00Z">
            <w:r w:rsidR="00EB2AA0">
              <w:rPr>
                <w:rStyle w:val="Hyperlink"/>
                <w:b/>
                <w:bCs/>
                <w:noProof/>
              </w:rPr>
              <w:t>Error! Hyperlink reference not valid.</w:t>
            </w:r>
          </w:ins>
          <w:del w:id="210" w:author="David Conklin" w:date="2020-11-26T14:39:00Z">
            <w:r w:rsidRPr="002F2067" w:rsidDel="00EB2AA0">
              <w:rPr>
                <w:rStyle w:val="Hyperlink"/>
                <w:noProof/>
              </w:rPr>
              <w:delText>CW3M concept</w:delText>
            </w:r>
            <w:r w:rsidDel="00EB2AA0">
              <w:rPr>
                <w:noProof/>
                <w:webHidden/>
              </w:rPr>
              <w:tab/>
            </w:r>
            <w:r w:rsidDel="00EB2AA0">
              <w:rPr>
                <w:noProof/>
                <w:webHidden/>
              </w:rPr>
              <w:fldChar w:fldCharType="begin"/>
            </w:r>
            <w:r w:rsidDel="00EB2AA0">
              <w:rPr>
                <w:noProof/>
                <w:webHidden/>
              </w:rPr>
              <w:delInstrText xml:space="preserve"> PAGEREF _Toc56764233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1178BD2F" w14:textId="2502BDBD" w:rsidR="00D9019C" w:rsidDel="00EB2AA0" w:rsidRDefault="00D9019C">
          <w:pPr>
            <w:pStyle w:val="TOC2"/>
            <w:tabs>
              <w:tab w:val="right" w:leader="dot" w:pos="9350"/>
            </w:tabs>
            <w:rPr>
              <w:del w:id="211" w:author="David Conklin" w:date="2020-11-26T14:39:00Z"/>
              <w:rFonts w:eastAsiaTheme="minorEastAsia"/>
              <w:noProof/>
            </w:rPr>
          </w:pPr>
          <w:del w:id="21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"_Toc56764234"</w:delInstrText>
            </w:r>
            <w:r w:rsidRPr="002F2067" w:rsidDel="00EB2AA0">
              <w:rPr>
                <w:rStyle w:val="Hyperlink"/>
                <w:noProof/>
              </w:rPr>
              <w:delInstrText xml:space="preserve"> </w:delInstrText>
            </w:r>
            <w:r w:rsidRPr="002F2067" w:rsidDel="00EB2AA0">
              <w:rPr>
                <w:rStyle w:val="Hyperlink"/>
                <w:noProof/>
              </w:rPr>
              <w:fldChar w:fldCharType="separate"/>
            </w:r>
          </w:del>
          <w:ins w:id="213" w:author="David Conklin" w:date="2020-11-26T14:39:00Z">
            <w:r w:rsidR="00EB2AA0">
              <w:rPr>
                <w:rStyle w:val="Hyperlink"/>
                <w:b/>
                <w:bCs/>
                <w:noProof/>
              </w:rPr>
              <w:t>Error! Hyperlink reference not valid.</w:t>
            </w:r>
          </w:ins>
          <w:del w:id="214" w:author="David Conklin" w:date="2020-11-26T14:39:00Z">
            <w:r w:rsidRPr="002F2067" w:rsidDel="00EB2AA0">
              <w:rPr>
                <w:rStyle w:val="Hyperlink"/>
                <w:noProof/>
              </w:rPr>
              <w:delText>A different kind of community model</w:delText>
            </w:r>
            <w:r w:rsidDel="00EB2AA0">
              <w:rPr>
                <w:noProof/>
                <w:webHidden/>
              </w:rPr>
              <w:tab/>
            </w:r>
            <w:r w:rsidDel="00EB2AA0">
              <w:rPr>
                <w:noProof/>
                <w:webHidden/>
              </w:rPr>
              <w:fldChar w:fldCharType="begin"/>
            </w:r>
            <w:r w:rsidDel="00EB2AA0">
              <w:rPr>
                <w:noProof/>
                <w:webHidden/>
              </w:rPr>
              <w:delInstrText xml:space="preserve"> PAGEREF _Toc56764234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5FFE727D" w14:textId="2A6102CC" w:rsidR="00D9019C" w:rsidDel="00EB2AA0" w:rsidRDefault="00D9019C">
          <w:pPr>
            <w:pStyle w:val="TOC2"/>
            <w:tabs>
              <w:tab w:val="right" w:leader="dot" w:pos="9350"/>
            </w:tabs>
            <w:rPr>
              <w:del w:id="215" w:author="David Conklin" w:date="2020-11-26T14:39:00Z"/>
              <w:rFonts w:eastAsiaTheme="minorEastAsia"/>
              <w:noProof/>
            </w:rPr>
          </w:pPr>
          <w:del w:id="2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"_Toc56764235"</w:delInstrText>
            </w:r>
            <w:r w:rsidRPr="002F2067" w:rsidDel="00EB2AA0">
              <w:rPr>
                <w:rStyle w:val="Hyperlink"/>
                <w:noProof/>
              </w:rPr>
              <w:delInstrText xml:space="preserve"> </w:delInstrText>
            </w:r>
            <w:r w:rsidRPr="002F2067" w:rsidDel="00EB2AA0">
              <w:rPr>
                <w:rStyle w:val="Hyperlink"/>
                <w:noProof/>
              </w:rPr>
              <w:fldChar w:fldCharType="separate"/>
            </w:r>
          </w:del>
          <w:ins w:id="217" w:author="David Conklin" w:date="2020-11-26T14:39:00Z">
            <w:r w:rsidR="00EB2AA0">
              <w:rPr>
                <w:rStyle w:val="Hyperlink"/>
                <w:b/>
                <w:bCs/>
                <w:noProof/>
              </w:rPr>
              <w:t>Error! Hyperlink reference not valid.</w:t>
            </w:r>
          </w:ins>
          <w:del w:id="218" w:author="David Conklin" w:date="2020-11-26T14:39:00Z">
            <w:r w:rsidRPr="002F2067" w:rsidDel="00EB2AA0">
              <w:rPr>
                <w:rStyle w:val="Hyperlink"/>
                <w:noProof/>
              </w:rPr>
              <w:delText>What CW3M is for</w:delText>
            </w:r>
            <w:r w:rsidDel="00EB2AA0">
              <w:rPr>
                <w:noProof/>
                <w:webHidden/>
              </w:rPr>
              <w:tab/>
            </w:r>
            <w:r w:rsidDel="00EB2AA0">
              <w:rPr>
                <w:noProof/>
                <w:webHidden/>
              </w:rPr>
              <w:fldChar w:fldCharType="begin"/>
            </w:r>
            <w:r w:rsidDel="00EB2AA0">
              <w:rPr>
                <w:noProof/>
                <w:webHidden/>
              </w:rPr>
              <w:delInstrText xml:space="preserve"> PAGEREF _Toc56764235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3F7B0B03" w14:textId="4E0AB21F" w:rsidR="00D9019C" w:rsidDel="00EB2AA0" w:rsidRDefault="00D9019C">
          <w:pPr>
            <w:pStyle w:val="TOC2"/>
            <w:tabs>
              <w:tab w:val="right" w:leader="dot" w:pos="9350"/>
            </w:tabs>
            <w:rPr>
              <w:del w:id="219" w:author="David Conklin" w:date="2020-11-26T14:39:00Z"/>
              <w:rFonts w:eastAsiaTheme="minorEastAsia"/>
              <w:noProof/>
            </w:rPr>
          </w:pPr>
          <w:del w:id="2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"_Toc56764236"</w:delInstrText>
            </w:r>
            <w:r w:rsidRPr="002F2067" w:rsidDel="00EB2AA0">
              <w:rPr>
                <w:rStyle w:val="Hyperlink"/>
                <w:noProof/>
              </w:rPr>
              <w:delInstrText xml:space="preserve"> </w:delInstrText>
            </w:r>
            <w:r w:rsidRPr="002F2067" w:rsidDel="00EB2AA0">
              <w:rPr>
                <w:rStyle w:val="Hyperlink"/>
                <w:noProof/>
              </w:rPr>
              <w:fldChar w:fldCharType="separate"/>
            </w:r>
          </w:del>
          <w:ins w:id="221" w:author="David Conklin" w:date="2020-11-26T14:39:00Z">
            <w:r w:rsidR="00EB2AA0">
              <w:rPr>
                <w:rStyle w:val="Hyperlink"/>
                <w:b/>
                <w:bCs/>
                <w:noProof/>
              </w:rPr>
              <w:t>Error! Hyperlink reference not valid.</w:t>
            </w:r>
          </w:ins>
          <w:del w:id="222" w:author="David Conklin" w:date="2020-11-26T14:39:00Z">
            <w:r w:rsidRPr="002F2067" w:rsidDel="00EB2AA0">
              <w:rPr>
                <w:rStyle w:val="Hyperlink"/>
                <w:noProof/>
              </w:rPr>
              <w:delText>Management and maintenance</w:delText>
            </w:r>
            <w:r w:rsidDel="00EB2AA0">
              <w:rPr>
                <w:noProof/>
                <w:webHidden/>
              </w:rPr>
              <w:tab/>
            </w:r>
            <w:r w:rsidDel="00EB2AA0">
              <w:rPr>
                <w:noProof/>
                <w:webHidden/>
              </w:rPr>
              <w:fldChar w:fldCharType="begin"/>
            </w:r>
            <w:r w:rsidDel="00EB2AA0">
              <w:rPr>
                <w:noProof/>
                <w:webHidden/>
              </w:rPr>
              <w:delInstrText xml:space="preserve"> PAGEREF _Toc56764236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6E62579D" w14:textId="04B9493D" w:rsidR="00D9019C" w:rsidDel="00EB2AA0" w:rsidRDefault="00D9019C">
          <w:pPr>
            <w:pStyle w:val="TOC1"/>
            <w:tabs>
              <w:tab w:val="right" w:leader="dot" w:pos="9350"/>
            </w:tabs>
            <w:rPr>
              <w:del w:id="223" w:author="David Conklin" w:date="2020-11-26T14:39:00Z"/>
              <w:rFonts w:eastAsiaTheme="minorEastAsia"/>
              <w:noProof/>
            </w:rPr>
          </w:pPr>
          <w:del w:id="2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"_Toc56764237"</w:delInstrText>
            </w:r>
            <w:r w:rsidRPr="002F2067" w:rsidDel="00EB2AA0">
              <w:rPr>
                <w:rStyle w:val="Hyperlink"/>
                <w:noProof/>
              </w:rPr>
              <w:delInstrText xml:space="preserve"> </w:delInstrText>
            </w:r>
            <w:r w:rsidRPr="002F2067" w:rsidDel="00EB2AA0">
              <w:rPr>
                <w:rStyle w:val="Hyperlink"/>
                <w:noProof/>
              </w:rPr>
              <w:fldChar w:fldCharType="separate"/>
            </w:r>
          </w:del>
          <w:ins w:id="225" w:author="David Conklin" w:date="2020-11-26T14:39:00Z">
            <w:r w:rsidR="00EB2AA0">
              <w:rPr>
                <w:rStyle w:val="Hyperlink"/>
                <w:b/>
                <w:bCs/>
                <w:noProof/>
              </w:rPr>
              <w:t>Error! Hyperlink reference not valid.</w:t>
            </w:r>
          </w:ins>
          <w:del w:id="226" w:author="David Conklin" w:date="2020-11-26T14:39:00Z">
            <w:r w:rsidRPr="002F2067" w:rsidDel="00EB2AA0">
              <w:rPr>
                <w:rStyle w:val="Hyperlink"/>
                <w:noProof/>
              </w:rPr>
              <w:delText>Study areas</w:delText>
            </w:r>
            <w:r w:rsidDel="00EB2AA0">
              <w:rPr>
                <w:noProof/>
                <w:webHidden/>
              </w:rPr>
              <w:tab/>
            </w:r>
            <w:r w:rsidDel="00EB2AA0">
              <w:rPr>
                <w:noProof/>
                <w:webHidden/>
              </w:rPr>
              <w:fldChar w:fldCharType="begin"/>
            </w:r>
            <w:r w:rsidDel="00EB2AA0">
              <w:rPr>
                <w:noProof/>
                <w:webHidden/>
              </w:rPr>
              <w:delInstrText xml:space="preserve"> PAGEREF _Toc56764237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4DC826F5" w14:textId="291E16B7" w:rsidR="00D9019C" w:rsidDel="00EB2AA0" w:rsidRDefault="00D9019C">
          <w:pPr>
            <w:pStyle w:val="TOC2"/>
            <w:tabs>
              <w:tab w:val="right" w:leader="dot" w:pos="9350"/>
            </w:tabs>
            <w:rPr>
              <w:del w:id="227" w:author="David Conklin" w:date="2020-11-26T14:39:00Z"/>
              <w:rFonts w:eastAsiaTheme="minorEastAsia"/>
              <w:noProof/>
            </w:rPr>
          </w:pPr>
          <w:del w:id="2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"_Toc56764238"</w:delInstrText>
            </w:r>
            <w:r w:rsidRPr="002F2067" w:rsidDel="00EB2AA0">
              <w:rPr>
                <w:rStyle w:val="Hyperlink"/>
                <w:noProof/>
              </w:rPr>
              <w:delInstrText xml:space="preserve"> </w:delInstrText>
            </w:r>
            <w:r w:rsidRPr="002F2067" w:rsidDel="00EB2AA0">
              <w:rPr>
                <w:rStyle w:val="Hyperlink"/>
                <w:noProof/>
              </w:rPr>
              <w:fldChar w:fldCharType="separate"/>
            </w:r>
          </w:del>
          <w:ins w:id="229" w:author="David Conklin" w:date="2020-11-26T14:39:00Z">
            <w:r w:rsidR="00EB2AA0">
              <w:rPr>
                <w:rStyle w:val="Hyperlink"/>
                <w:b/>
                <w:bCs/>
                <w:noProof/>
              </w:rPr>
              <w:t>Error! Hyperlink reference not valid.</w:t>
            </w:r>
          </w:ins>
          <w:del w:id="230" w:author="David Conklin" w:date="2020-11-26T14:39:00Z">
            <w:r w:rsidRPr="002F2067" w:rsidDel="00EB2AA0">
              <w:rPr>
                <w:rStyle w:val="Hyperlink"/>
                <w:noProof/>
              </w:rPr>
              <w:delText>DataCW3M directory structure</w:delText>
            </w:r>
            <w:r w:rsidDel="00EB2AA0">
              <w:rPr>
                <w:noProof/>
                <w:webHidden/>
              </w:rPr>
              <w:tab/>
            </w:r>
            <w:r w:rsidDel="00EB2AA0">
              <w:rPr>
                <w:noProof/>
                <w:webHidden/>
              </w:rPr>
              <w:fldChar w:fldCharType="begin"/>
            </w:r>
            <w:r w:rsidDel="00EB2AA0">
              <w:rPr>
                <w:noProof/>
                <w:webHidden/>
              </w:rPr>
              <w:delInstrText xml:space="preserve"> PAGEREF _Toc56764238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128B67D6" w14:textId="578F426A" w:rsidR="00D9019C" w:rsidDel="00EB2AA0" w:rsidRDefault="00D9019C">
          <w:pPr>
            <w:pStyle w:val="TOC2"/>
            <w:tabs>
              <w:tab w:val="right" w:leader="dot" w:pos="9350"/>
            </w:tabs>
            <w:rPr>
              <w:del w:id="231" w:author="David Conklin" w:date="2020-11-26T14:39:00Z"/>
              <w:rFonts w:eastAsiaTheme="minorEastAsia"/>
              <w:noProof/>
            </w:rPr>
          </w:pPr>
          <w:del w:id="2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"_Toc56764239"</w:delInstrText>
            </w:r>
            <w:r w:rsidRPr="002F2067" w:rsidDel="00EB2AA0">
              <w:rPr>
                <w:rStyle w:val="Hyperlink"/>
                <w:noProof/>
              </w:rPr>
              <w:delInstrText xml:space="preserve"> </w:delInstrText>
            </w:r>
            <w:r w:rsidRPr="002F2067" w:rsidDel="00EB2AA0">
              <w:rPr>
                <w:rStyle w:val="Hyperlink"/>
                <w:noProof/>
              </w:rPr>
              <w:fldChar w:fldCharType="separate"/>
            </w:r>
          </w:del>
          <w:ins w:id="233" w:author="David Conklin" w:date="2020-11-26T14:39:00Z">
            <w:r w:rsidR="00EB2AA0">
              <w:rPr>
                <w:rStyle w:val="Hyperlink"/>
                <w:b/>
                <w:bCs/>
                <w:noProof/>
              </w:rPr>
              <w:t>Error! Hyperlink reference not valid.</w:t>
            </w:r>
          </w:ins>
          <w:del w:id="234" w:author="David Conklin" w:date="2020-11-26T14:39:00Z">
            <w:r w:rsidRPr="002F2067" w:rsidDel="00EB2AA0">
              <w:rPr>
                <w:rStyle w:val="Hyperlink"/>
                <w:noProof/>
              </w:rPr>
              <w:delText>DataCW3M\ScenarioData directory structure</w:delText>
            </w:r>
            <w:r w:rsidDel="00EB2AA0">
              <w:rPr>
                <w:noProof/>
                <w:webHidden/>
              </w:rPr>
              <w:tab/>
            </w:r>
            <w:r w:rsidDel="00EB2AA0">
              <w:rPr>
                <w:noProof/>
                <w:webHidden/>
              </w:rPr>
              <w:fldChar w:fldCharType="begin"/>
            </w:r>
            <w:r w:rsidDel="00EB2AA0">
              <w:rPr>
                <w:noProof/>
                <w:webHidden/>
              </w:rPr>
              <w:delInstrText xml:space="preserve"> PAGEREF _Toc56764239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091B46A0" w14:textId="7B734850" w:rsidR="00D9019C" w:rsidDel="00EB2AA0" w:rsidRDefault="00D9019C">
          <w:pPr>
            <w:pStyle w:val="TOC2"/>
            <w:tabs>
              <w:tab w:val="right" w:leader="dot" w:pos="9350"/>
            </w:tabs>
            <w:rPr>
              <w:del w:id="235" w:author="David Conklin" w:date="2020-11-26T14:39:00Z"/>
              <w:rFonts w:eastAsiaTheme="minorEastAsia"/>
              <w:noProof/>
            </w:rPr>
          </w:pPr>
          <w:del w:id="2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"_Toc56764240"</w:delInstrText>
            </w:r>
            <w:r w:rsidRPr="002F2067" w:rsidDel="00EB2AA0">
              <w:rPr>
                <w:rStyle w:val="Hyperlink"/>
                <w:noProof/>
              </w:rPr>
              <w:delInstrText xml:space="preserve"> </w:delInstrText>
            </w:r>
            <w:r w:rsidRPr="002F2067" w:rsidDel="00EB2AA0">
              <w:rPr>
                <w:rStyle w:val="Hyperlink"/>
                <w:noProof/>
              </w:rPr>
              <w:fldChar w:fldCharType="separate"/>
            </w:r>
          </w:del>
          <w:ins w:id="237" w:author="David Conklin" w:date="2020-11-26T14:39:00Z">
            <w:r w:rsidR="00EB2AA0">
              <w:rPr>
                <w:rStyle w:val="Hyperlink"/>
                <w:b/>
                <w:bCs/>
                <w:noProof/>
              </w:rPr>
              <w:t>Error! Hyperlink reference not valid.</w:t>
            </w:r>
          </w:ins>
          <w:del w:id="238" w:author="David Conklin" w:date="2020-11-26T14:39:00Z">
            <w:r w:rsidRPr="002F2067" w:rsidDel="00EB2AA0">
              <w:rPr>
                <w:rStyle w:val="Hyperlink"/>
                <w:noProof/>
              </w:rPr>
              <w:delText>DataCW3M\ScenarioData\&lt;scenario&gt; folder contents</w:delText>
            </w:r>
            <w:r w:rsidDel="00EB2AA0">
              <w:rPr>
                <w:noProof/>
                <w:webHidden/>
              </w:rPr>
              <w:tab/>
            </w:r>
            <w:r w:rsidDel="00EB2AA0">
              <w:rPr>
                <w:noProof/>
                <w:webHidden/>
              </w:rPr>
              <w:fldChar w:fldCharType="begin"/>
            </w:r>
            <w:r w:rsidDel="00EB2AA0">
              <w:rPr>
                <w:noProof/>
                <w:webHidden/>
              </w:rPr>
              <w:delInstrText xml:space="preserve"> PAGEREF _Toc56764240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76711F58" w14:textId="67E37036" w:rsidR="00D9019C" w:rsidDel="00EB2AA0" w:rsidRDefault="00D9019C">
          <w:pPr>
            <w:pStyle w:val="TOC2"/>
            <w:tabs>
              <w:tab w:val="right" w:leader="dot" w:pos="9350"/>
            </w:tabs>
            <w:rPr>
              <w:del w:id="239" w:author="David Conklin" w:date="2020-11-26T14:39:00Z"/>
              <w:rFonts w:eastAsiaTheme="minorEastAsia"/>
              <w:noProof/>
            </w:rPr>
          </w:pPr>
          <w:del w:id="2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"_Toc56764241"</w:delInstrText>
            </w:r>
            <w:r w:rsidRPr="002F2067" w:rsidDel="00EB2AA0">
              <w:rPr>
                <w:rStyle w:val="Hyperlink"/>
                <w:noProof/>
              </w:rPr>
              <w:delInstrText xml:space="preserve"> </w:delInstrText>
            </w:r>
            <w:r w:rsidRPr="002F2067" w:rsidDel="00EB2AA0">
              <w:rPr>
                <w:rStyle w:val="Hyperlink"/>
                <w:noProof/>
              </w:rPr>
              <w:fldChar w:fldCharType="separate"/>
            </w:r>
          </w:del>
          <w:ins w:id="241" w:author="David Conklin" w:date="2020-11-26T14:39:00Z">
            <w:r w:rsidR="00EB2AA0">
              <w:rPr>
                <w:rStyle w:val="Hyperlink"/>
                <w:b/>
                <w:bCs/>
                <w:noProof/>
              </w:rPr>
              <w:t>Error! Hyperlink reference not valid.</w:t>
            </w:r>
          </w:ins>
          <w:del w:id="242" w:author="David Conklin" w:date="2020-11-26T14:39:00Z">
            <w:r w:rsidRPr="002F2067" w:rsidDel="00EB2AA0">
              <w:rPr>
                <w:rStyle w:val="Hyperlink"/>
                <w:noProof/>
              </w:rPr>
              <w:delText>DataCW3M\&lt;study area&gt; folder contents</w:delText>
            </w:r>
            <w:r w:rsidDel="00EB2AA0">
              <w:rPr>
                <w:noProof/>
                <w:webHidden/>
              </w:rPr>
              <w:tab/>
            </w:r>
            <w:r w:rsidDel="00EB2AA0">
              <w:rPr>
                <w:noProof/>
                <w:webHidden/>
              </w:rPr>
              <w:fldChar w:fldCharType="begin"/>
            </w:r>
            <w:r w:rsidDel="00EB2AA0">
              <w:rPr>
                <w:noProof/>
                <w:webHidden/>
              </w:rPr>
              <w:delInstrText xml:space="preserve"> PAGEREF _Toc56764241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6CCC6E26" w14:textId="1E2F38B7" w:rsidR="00D9019C" w:rsidDel="00EB2AA0" w:rsidRDefault="00D9019C">
          <w:pPr>
            <w:pStyle w:val="TOC1"/>
            <w:tabs>
              <w:tab w:val="right" w:leader="dot" w:pos="9350"/>
            </w:tabs>
            <w:rPr>
              <w:del w:id="243" w:author="David Conklin" w:date="2020-11-26T14:39:00Z"/>
              <w:rFonts w:eastAsiaTheme="minorEastAsia"/>
              <w:noProof/>
            </w:rPr>
          </w:pPr>
          <w:del w:id="2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"_Toc56764242"</w:delInstrText>
            </w:r>
            <w:r w:rsidRPr="002F2067" w:rsidDel="00EB2AA0">
              <w:rPr>
                <w:rStyle w:val="Hyperlink"/>
                <w:noProof/>
              </w:rPr>
              <w:delInstrText xml:space="preserve"> </w:delInstrText>
            </w:r>
            <w:r w:rsidRPr="002F2067" w:rsidDel="00EB2AA0">
              <w:rPr>
                <w:rStyle w:val="Hyperlink"/>
                <w:noProof/>
              </w:rPr>
              <w:fldChar w:fldCharType="separate"/>
            </w:r>
          </w:del>
          <w:ins w:id="245" w:author="David Conklin" w:date="2020-11-26T14:39:00Z">
            <w:r w:rsidR="00EB2AA0">
              <w:rPr>
                <w:rStyle w:val="Hyperlink"/>
                <w:b/>
                <w:bCs/>
                <w:noProof/>
              </w:rPr>
              <w:t>Error! Hyperlink reference not valid.</w:t>
            </w:r>
          </w:ins>
          <w:del w:id="246" w:author="David Conklin" w:date="2020-11-26T14:39:00Z">
            <w:r w:rsidRPr="002F2067" w:rsidDel="00EB2AA0">
              <w:rPr>
                <w:rStyle w:val="Hyperlink"/>
                <w:noProof/>
              </w:rPr>
              <w:delText>Calendar conventions</w:delText>
            </w:r>
            <w:r w:rsidDel="00EB2AA0">
              <w:rPr>
                <w:noProof/>
                <w:webHidden/>
              </w:rPr>
              <w:tab/>
            </w:r>
            <w:r w:rsidDel="00EB2AA0">
              <w:rPr>
                <w:noProof/>
                <w:webHidden/>
              </w:rPr>
              <w:fldChar w:fldCharType="begin"/>
            </w:r>
            <w:r w:rsidDel="00EB2AA0">
              <w:rPr>
                <w:noProof/>
                <w:webHidden/>
              </w:rPr>
              <w:delInstrText xml:space="preserve"> PAGEREF _Toc56764242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79AA9951" w14:textId="45621CD2" w:rsidR="00D9019C" w:rsidDel="00EB2AA0" w:rsidRDefault="00D9019C">
          <w:pPr>
            <w:pStyle w:val="TOC2"/>
            <w:tabs>
              <w:tab w:val="right" w:leader="dot" w:pos="9350"/>
            </w:tabs>
            <w:rPr>
              <w:del w:id="247" w:author="David Conklin" w:date="2020-11-26T14:39:00Z"/>
              <w:rFonts w:eastAsiaTheme="minorEastAsia"/>
              <w:noProof/>
            </w:rPr>
          </w:pPr>
          <w:del w:id="2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"_Toc56764243"</w:delInstrText>
            </w:r>
            <w:r w:rsidRPr="002F2067" w:rsidDel="00EB2AA0">
              <w:rPr>
                <w:rStyle w:val="Hyperlink"/>
                <w:noProof/>
              </w:rPr>
              <w:delInstrText xml:space="preserve"> </w:delInstrText>
            </w:r>
            <w:r w:rsidRPr="002F2067" w:rsidDel="00EB2AA0">
              <w:rPr>
                <w:rStyle w:val="Hyperlink"/>
                <w:noProof/>
              </w:rPr>
              <w:fldChar w:fldCharType="separate"/>
            </w:r>
          </w:del>
          <w:ins w:id="249" w:author="David Conklin" w:date="2020-11-26T14:39:00Z">
            <w:r w:rsidR="00EB2AA0">
              <w:rPr>
                <w:rStyle w:val="Hyperlink"/>
                <w:b/>
                <w:bCs/>
                <w:noProof/>
              </w:rPr>
              <w:t>Error! Hyperlink reference not valid.</w:t>
            </w:r>
          </w:ins>
          <w:del w:id="250" w:author="David Conklin" w:date="2020-11-26T14:39:00Z">
            <w:r w:rsidRPr="002F2067" w:rsidDel="00EB2AA0">
              <w:rPr>
                <w:rStyle w:val="Hyperlink"/>
                <w:noProof/>
              </w:rPr>
              <w:delText>Water years</w:delText>
            </w:r>
            <w:r w:rsidDel="00EB2AA0">
              <w:rPr>
                <w:noProof/>
                <w:webHidden/>
              </w:rPr>
              <w:tab/>
            </w:r>
            <w:r w:rsidDel="00EB2AA0">
              <w:rPr>
                <w:noProof/>
                <w:webHidden/>
              </w:rPr>
              <w:fldChar w:fldCharType="begin"/>
            </w:r>
            <w:r w:rsidDel="00EB2AA0">
              <w:rPr>
                <w:noProof/>
                <w:webHidden/>
              </w:rPr>
              <w:delInstrText xml:space="preserve"> PAGEREF _Toc56764243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20C8BFD3" w14:textId="5CBD9621" w:rsidR="00D9019C" w:rsidDel="00EB2AA0" w:rsidRDefault="00D9019C">
          <w:pPr>
            <w:pStyle w:val="TOC1"/>
            <w:tabs>
              <w:tab w:val="right" w:leader="dot" w:pos="9350"/>
            </w:tabs>
            <w:rPr>
              <w:del w:id="251" w:author="David Conklin" w:date="2020-11-26T14:39:00Z"/>
              <w:rFonts w:eastAsiaTheme="minorEastAsia"/>
              <w:noProof/>
            </w:rPr>
          </w:pPr>
          <w:del w:id="2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"_Toc56764244"</w:delInstrText>
            </w:r>
            <w:r w:rsidRPr="002F2067" w:rsidDel="00EB2AA0">
              <w:rPr>
                <w:rStyle w:val="Hyperlink"/>
                <w:noProof/>
              </w:rPr>
              <w:delInstrText xml:space="preserve"> </w:delInstrText>
            </w:r>
            <w:r w:rsidRPr="002F2067" w:rsidDel="00EB2AA0">
              <w:rPr>
                <w:rStyle w:val="Hyperlink"/>
                <w:noProof/>
              </w:rPr>
              <w:fldChar w:fldCharType="separate"/>
            </w:r>
          </w:del>
          <w:ins w:id="253" w:author="David Conklin" w:date="2020-11-26T14:39:00Z">
            <w:r w:rsidR="00EB2AA0">
              <w:rPr>
                <w:rStyle w:val="Hyperlink"/>
                <w:b/>
                <w:bCs/>
                <w:noProof/>
              </w:rPr>
              <w:t>Error! Hyperlink reference not valid.</w:t>
            </w:r>
          </w:ins>
          <w:del w:id="254" w:author="David Conklin" w:date="2020-11-26T14:39:00Z">
            <w:r w:rsidRPr="002F2067" w:rsidDel="00EB2AA0">
              <w:rPr>
                <w:rStyle w:val="Hyperlink"/>
                <w:noProof/>
              </w:rPr>
              <w:delText>Climate data</w:delText>
            </w:r>
            <w:r w:rsidDel="00EB2AA0">
              <w:rPr>
                <w:noProof/>
                <w:webHidden/>
              </w:rPr>
              <w:tab/>
            </w:r>
            <w:r w:rsidDel="00EB2AA0">
              <w:rPr>
                <w:noProof/>
                <w:webHidden/>
              </w:rPr>
              <w:fldChar w:fldCharType="begin"/>
            </w:r>
            <w:r w:rsidDel="00EB2AA0">
              <w:rPr>
                <w:noProof/>
                <w:webHidden/>
              </w:rPr>
              <w:delInstrText xml:space="preserve"> PAGEREF _Toc56764244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5073BDD2" w14:textId="4BC7C8DD" w:rsidR="00D9019C" w:rsidDel="00EB2AA0" w:rsidRDefault="00D9019C">
          <w:pPr>
            <w:pStyle w:val="TOC2"/>
            <w:tabs>
              <w:tab w:val="right" w:leader="dot" w:pos="9350"/>
            </w:tabs>
            <w:rPr>
              <w:del w:id="255" w:author="David Conklin" w:date="2020-11-26T14:39:00Z"/>
              <w:rFonts w:eastAsiaTheme="minorEastAsia"/>
              <w:noProof/>
            </w:rPr>
          </w:pPr>
          <w:del w:id="2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"_Toc56764245"</w:delInstrText>
            </w:r>
            <w:r w:rsidRPr="002F2067" w:rsidDel="00EB2AA0">
              <w:rPr>
                <w:rStyle w:val="Hyperlink"/>
                <w:noProof/>
              </w:rPr>
              <w:delInstrText xml:space="preserve"> </w:delInstrText>
            </w:r>
            <w:r w:rsidRPr="002F2067" w:rsidDel="00EB2AA0">
              <w:rPr>
                <w:rStyle w:val="Hyperlink"/>
                <w:noProof/>
              </w:rPr>
              <w:fldChar w:fldCharType="separate"/>
            </w:r>
          </w:del>
          <w:ins w:id="257" w:author="David Conklin" w:date="2020-11-26T14:39:00Z">
            <w:r w:rsidR="00EB2AA0">
              <w:rPr>
                <w:rStyle w:val="Hyperlink"/>
                <w:b/>
                <w:bCs/>
                <w:noProof/>
              </w:rPr>
              <w:t>Error! Hyperlink reference not valid.</w:t>
            </w:r>
          </w:ins>
          <w:del w:id="258" w:author="David Conklin" w:date="2020-11-26T14:39:00Z">
            <w:r w:rsidRPr="002F2067" w:rsidDel="00EB2AA0">
              <w:rPr>
                <w:rStyle w:val="Hyperlink"/>
                <w:noProof/>
              </w:rPr>
              <w:delText>Numbered climate scenarios in the model</w:delText>
            </w:r>
            <w:r w:rsidDel="00EB2AA0">
              <w:rPr>
                <w:noProof/>
                <w:webHidden/>
              </w:rPr>
              <w:tab/>
            </w:r>
            <w:r w:rsidDel="00EB2AA0">
              <w:rPr>
                <w:noProof/>
                <w:webHidden/>
              </w:rPr>
              <w:fldChar w:fldCharType="begin"/>
            </w:r>
            <w:r w:rsidDel="00EB2AA0">
              <w:rPr>
                <w:noProof/>
                <w:webHidden/>
              </w:rPr>
              <w:delInstrText xml:space="preserve"> PAGEREF _Toc56764245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0345F5AA" w14:textId="02CB4C4D" w:rsidR="00D9019C" w:rsidDel="00EB2AA0" w:rsidRDefault="00D9019C">
          <w:pPr>
            <w:pStyle w:val="TOC2"/>
            <w:tabs>
              <w:tab w:val="right" w:leader="dot" w:pos="9350"/>
            </w:tabs>
            <w:rPr>
              <w:del w:id="259" w:author="David Conklin" w:date="2020-11-26T14:39:00Z"/>
              <w:rFonts w:eastAsiaTheme="minorEastAsia"/>
              <w:noProof/>
            </w:rPr>
          </w:pPr>
          <w:del w:id="2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"_Toc56764246"</w:delInstrText>
            </w:r>
            <w:r w:rsidRPr="002F2067" w:rsidDel="00EB2AA0">
              <w:rPr>
                <w:rStyle w:val="Hyperlink"/>
                <w:noProof/>
              </w:rPr>
              <w:delInstrText xml:space="preserve"> </w:delInstrText>
            </w:r>
            <w:r w:rsidRPr="002F2067" w:rsidDel="00EB2AA0">
              <w:rPr>
                <w:rStyle w:val="Hyperlink"/>
                <w:noProof/>
              </w:rPr>
              <w:fldChar w:fldCharType="separate"/>
            </w:r>
          </w:del>
          <w:ins w:id="261" w:author="David Conklin" w:date="2020-11-26T14:39:00Z">
            <w:r w:rsidR="00EB2AA0">
              <w:rPr>
                <w:rStyle w:val="Hyperlink"/>
                <w:b/>
                <w:bCs/>
                <w:noProof/>
              </w:rPr>
              <w:t>Error! Hyperlink reference not valid.</w:t>
            </w:r>
          </w:ins>
          <w:del w:id="262" w:author="David Conklin" w:date="2020-11-26T14:39:00Z">
            <w:r w:rsidRPr="002F2067" w:rsidDel="00EB2AA0">
              <w:rPr>
                <w:rStyle w:val="Hyperlink"/>
                <w:noProof/>
              </w:rPr>
              <w:delText>Monthly and seasonal weather data</w:delText>
            </w:r>
            <w:r w:rsidDel="00EB2AA0">
              <w:rPr>
                <w:noProof/>
                <w:webHidden/>
              </w:rPr>
              <w:tab/>
            </w:r>
            <w:r w:rsidDel="00EB2AA0">
              <w:rPr>
                <w:noProof/>
                <w:webHidden/>
              </w:rPr>
              <w:fldChar w:fldCharType="begin"/>
            </w:r>
            <w:r w:rsidDel="00EB2AA0">
              <w:rPr>
                <w:noProof/>
                <w:webHidden/>
              </w:rPr>
              <w:delInstrText xml:space="preserve"> PAGEREF _Toc56764246 \h </w:delInstrText>
            </w:r>
            <w:r w:rsidDel="00EB2AA0">
              <w:rPr>
                <w:noProof/>
                <w:webHidden/>
              </w:rPr>
            </w:r>
            <w:r w:rsidDel="00EB2AA0">
              <w:rPr>
                <w:noProof/>
                <w:webHidden/>
              </w:rPr>
              <w:fldChar w:fldCharType="separate"/>
            </w:r>
            <w:r w:rsidDel="00EB2AA0">
              <w:rPr>
                <w:noProof/>
                <w:webHidden/>
              </w:rPr>
              <w:delText>13</w:delText>
            </w:r>
            <w:r w:rsidDel="00EB2AA0">
              <w:rPr>
                <w:noProof/>
                <w:webHidden/>
              </w:rPr>
              <w:fldChar w:fldCharType="end"/>
            </w:r>
            <w:r w:rsidRPr="002F2067" w:rsidDel="00EB2AA0">
              <w:rPr>
                <w:rStyle w:val="Hyperlink"/>
                <w:noProof/>
              </w:rPr>
              <w:fldChar w:fldCharType="end"/>
            </w:r>
          </w:del>
        </w:p>
        <w:p w14:paraId="2DEE1C1A" w14:textId="0B4A04B6" w:rsidR="00D9019C" w:rsidDel="00EB2AA0" w:rsidRDefault="00D9019C">
          <w:pPr>
            <w:pStyle w:val="TOC2"/>
            <w:tabs>
              <w:tab w:val="right" w:leader="dot" w:pos="9350"/>
            </w:tabs>
            <w:rPr>
              <w:del w:id="263" w:author="David Conklin" w:date="2020-11-26T14:39:00Z"/>
              <w:rFonts w:eastAsiaTheme="minorEastAsia"/>
              <w:noProof/>
            </w:rPr>
          </w:pPr>
          <w:del w:id="2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"_Toc56764247"</w:delInstrText>
            </w:r>
            <w:r w:rsidRPr="002F2067" w:rsidDel="00EB2AA0">
              <w:rPr>
                <w:rStyle w:val="Hyperlink"/>
                <w:noProof/>
              </w:rPr>
              <w:delInstrText xml:space="preserve"> </w:delInstrText>
            </w:r>
            <w:r w:rsidRPr="002F2067" w:rsidDel="00EB2AA0">
              <w:rPr>
                <w:rStyle w:val="Hyperlink"/>
                <w:noProof/>
              </w:rPr>
              <w:fldChar w:fldCharType="separate"/>
            </w:r>
          </w:del>
          <w:ins w:id="265" w:author="David Conklin" w:date="2020-11-26T14:39:00Z">
            <w:r w:rsidR="00EB2AA0">
              <w:rPr>
                <w:rStyle w:val="Hyperlink"/>
                <w:b/>
                <w:bCs/>
                <w:noProof/>
              </w:rPr>
              <w:t>Error! Hyperlink reference not valid.</w:t>
            </w:r>
          </w:ins>
          <w:del w:id="266" w:author="David Conklin" w:date="2020-11-26T14:39:00Z">
            <w:r w:rsidRPr="002F2067" w:rsidDel="00EB2AA0">
              <w:rPr>
                <w:rStyle w:val="Hyperlink"/>
                <w:noProof/>
              </w:rPr>
              <w:delText>Climate data grids</w:delText>
            </w:r>
            <w:r w:rsidDel="00EB2AA0">
              <w:rPr>
                <w:noProof/>
                <w:webHidden/>
              </w:rPr>
              <w:tab/>
            </w:r>
            <w:r w:rsidDel="00EB2AA0">
              <w:rPr>
                <w:noProof/>
                <w:webHidden/>
              </w:rPr>
              <w:fldChar w:fldCharType="begin"/>
            </w:r>
            <w:r w:rsidDel="00EB2AA0">
              <w:rPr>
                <w:noProof/>
                <w:webHidden/>
              </w:rPr>
              <w:delInstrText xml:space="preserve"> PAGEREF _Toc56764247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2B8E4C5" w14:textId="6500D9C7" w:rsidR="00D9019C" w:rsidDel="00EB2AA0" w:rsidRDefault="00D9019C">
          <w:pPr>
            <w:pStyle w:val="TOC3"/>
            <w:tabs>
              <w:tab w:val="right" w:leader="dot" w:pos="9350"/>
            </w:tabs>
            <w:rPr>
              <w:del w:id="267" w:author="David Conklin" w:date="2020-11-26T14:39:00Z"/>
              <w:rFonts w:eastAsiaTheme="minorEastAsia"/>
              <w:noProof/>
            </w:rPr>
          </w:pPr>
          <w:del w:id="2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"_Toc56764248"</w:delInstrText>
            </w:r>
            <w:r w:rsidRPr="002F2067" w:rsidDel="00EB2AA0">
              <w:rPr>
                <w:rStyle w:val="Hyperlink"/>
                <w:noProof/>
              </w:rPr>
              <w:delInstrText xml:space="preserve"> </w:delInstrText>
            </w:r>
            <w:r w:rsidRPr="002F2067" w:rsidDel="00EB2AA0">
              <w:rPr>
                <w:rStyle w:val="Hyperlink"/>
                <w:noProof/>
              </w:rPr>
              <w:fldChar w:fldCharType="separate"/>
            </w:r>
          </w:del>
          <w:ins w:id="269" w:author="David Conklin" w:date="2020-11-26T14:39:00Z">
            <w:r w:rsidR="00EB2AA0">
              <w:rPr>
                <w:rStyle w:val="Hyperlink"/>
                <w:b/>
                <w:bCs/>
                <w:noProof/>
              </w:rPr>
              <w:t>Error! Hyperlink reference not valid.</w:t>
            </w:r>
          </w:ins>
          <w:del w:id="270" w:author="David Conklin" w:date="2020-11-26T14:39:00Z">
            <w:r w:rsidRPr="002F2067" w:rsidDel="00EB2AA0">
              <w:rPr>
                <w:rStyle w:val="Hyperlink"/>
                <w:noProof/>
              </w:rPr>
              <w:delText>The WW2100 climate grid</w:delText>
            </w:r>
            <w:r w:rsidDel="00EB2AA0">
              <w:rPr>
                <w:noProof/>
                <w:webHidden/>
              </w:rPr>
              <w:tab/>
            </w:r>
            <w:r w:rsidDel="00EB2AA0">
              <w:rPr>
                <w:noProof/>
                <w:webHidden/>
              </w:rPr>
              <w:fldChar w:fldCharType="begin"/>
            </w:r>
            <w:r w:rsidDel="00EB2AA0">
              <w:rPr>
                <w:noProof/>
                <w:webHidden/>
              </w:rPr>
              <w:delInstrText xml:space="preserve"> PAGEREF _Toc56764248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A2D2373" w14:textId="27160334" w:rsidR="00D9019C" w:rsidDel="00EB2AA0" w:rsidRDefault="00D9019C">
          <w:pPr>
            <w:pStyle w:val="TOC3"/>
            <w:tabs>
              <w:tab w:val="right" w:leader="dot" w:pos="9350"/>
            </w:tabs>
            <w:rPr>
              <w:del w:id="271" w:author="David Conklin" w:date="2020-11-26T14:39:00Z"/>
              <w:rFonts w:eastAsiaTheme="minorEastAsia"/>
              <w:noProof/>
            </w:rPr>
          </w:pPr>
          <w:del w:id="27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"_Toc56764249"</w:delInstrText>
            </w:r>
            <w:r w:rsidRPr="002F2067" w:rsidDel="00EB2AA0">
              <w:rPr>
                <w:rStyle w:val="Hyperlink"/>
                <w:noProof/>
              </w:rPr>
              <w:delInstrText xml:space="preserve"> </w:delInstrText>
            </w:r>
            <w:r w:rsidRPr="002F2067" w:rsidDel="00EB2AA0">
              <w:rPr>
                <w:rStyle w:val="Hyperlink"/>
                <w:noProof/>
              </w:rPr>
              <w:fldChar w:fldCharType="separate"/>
            </w:r>
          </w:del>
          <w:ins w:id="273" w:author="David Conklin" w:date="2020-11-26T14:39:00Z">
            <w:r w:rsidR="00EB2AA0">
              <w:rPr>
                <w:rStyle w:val="Hyperlink"/>
                <w:b/>
                <w:bCs/>
                <w:noProof/>
              </w:rPr>
              <w:t>Error! Hyperlink reference not valid.</w:t>
            </w:r>
          </w:ins>
          <w:del w:id="274" w:author="David Conklin" w:date="2020-11-26T14:39:00Z">
            <w:r w:rsidRPr="002F2067" w:rsidDel="00EB2AA0">
              <w:rPr>
                <w:rStyle w:val="Hyperlink"/>
                <w:noProof/>
              </w:rPr>
              <w:delText>The v2 climate grid</w:delText>
            </w:r>
            <w:r w:rsidDel="00EB2AA0">
              <w:rPr>
                <w:noProof/>
                <w:webHidden/>
              </w:rPr>
              <w:tab/>
            </w:r>
            <w:r w:rsidDel="00EB2AA0">
              <w:rPr>
                <w:noProof/>
                <w:webHidden/>
              </w:rPr>
              <w:fldChar w:fldCharType="begin"/>
            </w:r>
            <w:r w:rsidDel="00EB2AA0">
              <w:rPr>
                <w:noProof/>
                <w:webHidden/>
              </w:rPr>
              <w:delInstrText xml:space="preserve"> PAGEREF _Toc56764249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20B5AA00" w14:textId="2B18F94E" w:rsidR="00D9019C" w:rsidDel="00EB2AA0" w:rsidRDefault="00D9019C">
          <w:pPr>
            <w:pStyle w:val="TOC2"/>
            <w:tabs>
              <w:tab w:val="right" w:leader="dot" w:pos="9350"/>
            </w:tabs>
            <w:rPr>
              <w:del w:id="275" w:author="David Conklin" w:date="2020-11-26T14:39:00Z"/>
              <w:rFonts w:eastAsiaTheme="minorEastAsia"/>
              <w:noProof/>
            </w:rPr>
          </w:pPr>
          <w:del w:id="27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"_Toc56764250"</w:delInstrText>
            </w:r>
            <w:r w:rsidRPr="002F2067" w:rsidDel="00EB2AA0">
              <w:rPr>
                <w:rStyle w:val="Hyperlink"/>
                <w:noProof/>
              </w:rPr>
              <w:delInstrText xml:space="preserve"> </w:delInstrText>
            </w:r>
            <w:r w:rsidRPr="002F2067" w:rsidDel="00EB2AA0">
              <w:rPr>
                <w:rStyle w:val="Hyperlink"/>
                <w:noProof/>
              </w:rPr>
              <w:fldChar w:fldCharType="separate"/>
            </w:r>
          </w:del>
          <w:ins w:id="277" w:author="David Conklin" w:date="2020-11-26T14:39:00Z">
            <w:r w:rsidR="00EB2AA0">
              <w:rPr>
                <w:rStyle w:val="Hyperlink"/>
                <w:b/>
                <w:bCs/>
                <w:noProof/>
              </w:rPr>
              <w:t>Error! Hyperlink reference not valid.</w:t>
            </w:r>
          </w:ins>
          <w:del w:id="278" w:author="David Conklin" w:date="2020-11-26T14:39:00Z">
            <w:r w:rsidRPr="002F2067" w:rsidDel="00EB2AA0">
              <w:rPr>
                <w:rStyle w:val="Hyperlink"/>
                <w:noProof/>
              </w:rPr>
              <w:delText>How climate data is looked up</w:delText>
            </w:r>
            <w:r w:rsidDel="00EB2AA0">
              <w:rPr>
                <w:noProof/>
                <w:webHidden/>
              </w:rPr>
              <w:tab/>
            </w:r>
            <w:r w:rsidDel="00EB2AA0">
              <w:rPr>
                <w:noProof/>
                <w:webHidden/>
              </w:rPr>
              <w:fldChar w:fldCharType="begin"/>
            </w:r>
            <w:r w:rsidDel="00EB2AA0">
              <w:rPr>
                <w:noProof/>
                <w:webHidden/>
              </w:rPr>
              <w:delInstrText xml:space="preserve"> PAGEREF _Toc56764250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44796D1" w14:textId="1FBA2EC5" w:rsidR="00D9019C" w:rsidDel="00EB2AA0" w:rsidRDefault="00D9019C">
          <w:pPr>
            <w:pStyle w:val="TOC2"/>
            <w:tabs>
              <w:tab w:val="right" w:leader="dot" w:pos="9350"/>
            </w:tabs>
            <w:rPr>
              <w:del w:id="279" w:author="David Conklin" w:date="2020-11-26T14:39:00Z"/>
              <w:rFonts w:eastAsiaTheme="minorEastAsia"/>
              <w:noProof/>
            </w:rPr>
          </w:pPr>
          <w:del w:id="28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"_Toc56764251"</w:delInstrText>
            </w:r>
            <w:r w:rsidRPr="002F2067" w:rsidDel="00EB2AA0">
              <w:rPr>
                <w:rStyle w:val="Hyperlink"/>
                <w:noProof/>
              </w:rPr>
              <w:delInstrText xml:space="preserve"> </w:delInstrText>
            </w:r>
            <w:r w:rsidRPr="002F2067" w:rsidDel="00EB2AA0">
              <w:rPr>
                <w:rStyle w:val="Hyperlink"/>
                <w:noProof/>
              </w:rPr>
              <w:fldChar w:fldCharType="separate"/>
            </w:r>
          </w:del>
          <w:ins w:id="281" w:author="David Conklin" w:date="2020-11-26T14:39:00Z">
            <w:r w:rsidR="00EB2AA0">
              <w:rPr>
                <w:rStyle w:val="Hyperlink"/>
                <w:b/>
                <w:bCs/>
                <w:noProof/>
              </w:rPr>
              <w:t>Error! Hyperlink reference not valid.</w:t>
            </w:r>
          </w:ins>
          <w:del w:id="282" w:author="David Conklin" w:date="2020-11-26T14:39:00Z">
            <w:r w:rsidRPr="002F2067" w:rsidDel="00EB2AA0">
              <w:rPr>
                <w:rStyle w:val="Hyperlink"/>
                <w:noProof/>
              </w:rPr>
              <w:delText>What is in a climate dataset</w:delText>
            </w:r>
            <w:r w:rsidDel="00EB2AA0">
              <w:rPr>
                <w:noProof/>
                <w:webHidden/>
              </w:rPr>
              <w:tab/>
            </w:r>
            <w:r w:rsidDel="00EB2AA0">
              <w:rPr>
                <w:noProof/>
                <w:webHidden/>
              </w:rPr>
              <w:fldChar w:fldCharType="begin"/>
            </w:r>
            <w:r w:rsidDel="00EB2AA0">
              <w:rPr>
                <w:noProof/>
                <w:webHidden/>
              </w:rPr>
              <w:delInstrText xml:space="preserve"> PAGEREF _Toc56764251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971C170" w14:textId="708BA1CC" w:rsidR="00D9019C" w:rsidDel="00EB2AA0" w:rsidRDefault="00D9019C">
          <w:pPr>
            <w:pStyle w:val="TOC1"/>
            <w:tabs>
              <w:tab w:val="right" w:leader="dot" w:pos="9350"/>
            </w:tabs>
            <w:rPr>
              <w:del w:id="283" w:author="David Conklin" w:date="2020-11-26T14:39:00Z"/>
              <w:rFonts w:eastAsiaTheme="minorEastAsia"/>
              <w:noProof/>
            </w:rPr>
          </w:pPr>
          <w:del w:id="28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"_Toc56764252"</w:delInstrText>
            </w:r>
            <w:r w:rsidRPr="002F2067" w:rsidDel="00EB2AA0">
              <w:rPr>
                <w:rStyle w:val="Hyperlink"/>
                <w:noProof/>
              </w:rPr>
              <w:delInstrText xml:space="preserve"> </w:delInstrText>
            </w:r>
            <w:r w:rsidRPr="002F2067" w:rsidDel="00EB2AA0">
              <w:rPr>
                <w:rStyle w:val="Hyperlink"/>
                <w:noProof/>
              </w:rPr>
              <w:fldChar w:fldCharType="separate"/>
            </w:r>
          </w:del>
          <w:ins w:id="285" w:author="David Conklin" w:date="2020-11-26T14:39:00Z">
            <w:r w:rsidR="00EB2AA0">
              <w:rPr>
                <w:rStyle w:val="Hyperlink"/>
                <w:b/>
                <w:bCs/>
                <w:noProof/>
              </w:rPr>
              <w:t>Error! Hyperlink reference not valid.</w:t>
            </w:r>
          </w:ins>
          <w:del w:id="286" w:author="David Conklin" w:date="2020-11-26T14:39:00Z">
            <w:r w:rsidRPr="002F2067" w:rsidDel="00EB2AA0">
              <w:rPr>
                <w:rStyle w:val="Hyperlink"/>
                <w:noProof/>
              </w:rPr>
              <w:delText>Water rights</w:delText>
            </w:r>
            <w:r w:rsidDel="00EB2AA0">
              <w:rPr>
                <w:noProof/>
                <w:webHidden/>
              </w:rPr>
              <w:tab/>
            </w:r>
            <w:r w:rsidDel="00EB2AA0">
              <w:rPr>
                <w:noProof/>
                <w:webHidden/>
              </w:rPr>
              <w:fldChar w:fldCharType="begin"/>
            </w:r>
            <w:r w:rsidDel="00EB2AA0">
              <w:rPr>
                <w:noProof/>
                <w:webHidden/>
              </w:rPr>
              <w:delInstrText xml:space="preserve"> PAGEREF _Toc56764252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1C16ED16" w14:textId="04567EF8" w:rsidR="00D9019C" w:rsidDel="00EB2AA0" w:rsidRDefault="00D9019C">
          <w:pPr>
            <w:pStyle w:val="TOC2"/>
            <w:tabs>
              <w:tab w:val="right" w:leader="dot" w:pos="9350"/>
            </w:tabs>
            <w:rPr>
              <w:del w:id="287" w:author="David Conklin" w:date="2020-11-26T14:39:00Z"/>
              <w:rFonts w:eastAsiaTheme="minorEastAsia"/>
              <w:noProof/>
            </w:rPr>
          </w:pPr>
          <w:del w:id="28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"_Toc56764253"</w:delInstrText>
            </w:r>
            <w:r w:rsidRPr="002F2067" w:rsidDel="00EB2AA0">
              <w:rPr>
                <w:rStyle w:val="Hyperlink"/>
                <w:noProof/>
              </w:rPr>
              <w:delInstrText xml:space="preserve"> </w:delInstrText>
            </w:r>
            <w:r w:rsidRPr="002F2067" w:rsidDel="00EB2AA0">
              <w:rPr>
                <w:rStyle w:val="Hyperlink"/>
                <w:noProof/>
              </w:rPr>
              <w:fldChar w:fldCharType="separate"/>
            </w:r>
          </w:del>
          <w:ins w:id="289" w:author="David Conklin" w:date="2020-11-26T14:39:00Z">
            <w:r w:rsidR="00EB2AA0">
              <w:rPr>
                <w:rStyle w:val="Hyperlink"/>
                <w:b/>
                <w:bCs/>
                <w:noProof/>
              </w:rPr>
              <w:t>Error! Hyperlink reference not valid.</w:t>
            </w:r>
          </w:ins>
          <w:del w:id="290" w:author="David Conklin" w:date="2020-11-26T14:39:00Z">
            <w:r w:rsidRPr="002F2067" w:rsidDel="00EB2AA0">
              <w:rPr>
                <w:rStyle w:val="Hyperlink"/>
                <w:noProof/>
              </w:rPr>
              <w:delText>Water rights data</w:delText>
            </w:r>
            <w:r w:rsidDel="00EB2AA0">
              <w:rPr>
                <w:noProof/>
                <w:webHidden/>
              </w:rPr>
              <w:tab/>
            </w:r>
            <w:r w:rsidDel="00EB2AA0">
              <w:rPr>
                <w:noProof/>
                <w:webHidden/>
              </w:rPr>
              <w:fldChar w:fldCharType="begin"/>
            </w:r>
            <w:r w:rsidDel="00EB2AA0">
              <w:rPr>
                <w:noProof/>
                <w:webHidden/>
              </w:rPr>
              <w:delInstrText xml:space="preserve"> PAGEREF _Toc56764253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36922129" w14:textId="26E05684" w:rsidR="00D9019C" w:rsidDel="00EB2AA0" w:rsidRDefault="00D9019C">
          <w:pPr>
            <w:pStyle w:val="TOC2"/>
            <w:tabs>
              <w:tab w:val="right" w:leader="dot" w:pos="9350"/>
            </w:tabs>
            <w:rPr>
              <w:del w:id="291" w:author="David Conklin" w:date="2020-11-26T14:39:00Z"/>
              <w:rFonts w:eastAsiaTheme="minorEastAsia"/>
              <w:noProof/>
            </w:rPr>
          </w:pPr>
          <w:del w:id="29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"_Toc56764254"</w:delInstrText>
            </w:r>
            <w:r w:rsidRPr="002F2067" w:rsidDel="00EB2AA0">
              <w:rPr>
                <w:rStyle w:val="Hyperlink"/>
                <w:noProof/>
              </w:rPr>
              <w:delInstrText xml:space="preserve"> </w:delInstrText>
            </w:r>
            <w:r w:rsidRPr="002F2067" w:rsidDel="00EB2AA0">
              <w:rPr>
                <w:rStyle w:val="Hyperlink"/>
                <w:noProof/>
              </w:rPr>
              <w:fldChar w:fldCharType="separate"/>
            </w:r>
          </w:del>
          <w:ins w:id="293" w:author="David Conklin" w:date="2020-11-26T14:39:00Z">
            <w:r w:rsidR="00EB2AA0">
              <w:rPr>
                <w:rStyle w:val="Hyperlink"/>
                <w:b/>
                <w:bCs/>
                <w:noProof/>
              </w:rPr>
              <w:t>Error! Hyperlink reference not valid.</w:t>
            </w:r>
          </w:ins>
          <w:del w:id="294" w:author="David Conklin" w:date="2020-11-26T14:39:00Z">
            <w:r w:rsidRPr="002F2067" w:rsidDel="00EB2AA0">
              <w:rPr>
                <w:rStyle w:val="Hyperlink"/>
                <w:noProof/>
              </w:rPr>
              <w:delText>The wr_pods.csv file</w:delText>
            </w:r>
            <w:r w:rsidDel="00EB2AA0">
              <w:rPr>
                <w:noProof/>
                <w:webHidden/>
              </w:rPr>
              <w:tab/>
            </w:r>
            <w:r w:rsidDel="00EB2AA0">
              <w:rPr>
                <w:noProof/>
                <w:webHidden/>
              </w:rPr>
              <w:fldChar w:fldCharType="begin"/>
            </w:r>
            <w:r w:rsidDel="00EB2AA0">
              <w:rPr>
                <w:noProof/>
                <w:webHidden/>
              </w:rPr>
              <w:delInstrText xml:space="preserve"> PAGEREF _Toc56764254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F0EF644" w14:textId="1B627961" w:rsidR="00D9019C" w:rsidDel="00EB2AA0" w:rsidRDefault="00D9019C">
          <w:pPr>
            <w:pStyle w:val="TOC2"/>
            <w:tabs>
              <w:tab w:val="right" w:leader="dot" w:pos="9350"/>
            </w:tabs>
            <w:rPr>
              <w:del w:id="295" w:author="David Conklin" w:date="2020-11-26T14:39:00Z"/>
              <w:rFonts w:eastAsiaTheme="minorEastAsia"/>
              <w:noProof/>
            </w:rPr>
          </w:pPr>
          <w:del w:id="29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"_Toc56764255"</w:delInstrText>
            </w:r>
            <w:r w:rsidRPr="002F2067" w:rsidDel="00EB2AA0">
              <w:rPr>
                <w:rStyle w:val="Hyperlink"/>
                <w:noProof/>
              </w:rPr>
              <w:delInstrText xml:space="preserve"> </w:delInstrText>
            </w:r>
            <w:r w:rsidRPr="002F2067" w:rsidDel="00EB2AA0">
              <w:rPr>
                <w:rStyle w:val="Hyperlink"/>
                <w:noProof/>
              </w:rPr>
              <w:fldChar w:fldCharType="separate"/>
            </w:r>
          </w:del>
          <w:ins w:id="297" w:author="David Conklin" w:date="2020-11-26T14:39:00Z">
            <w:r w:rsidR="00EB2AA0">
              <w:rPr>
                <w:rStyle w:val="Hyperlink"/>
                <w:b/>
                <w:bCs/>
                <w:noProof/>
              </w:rPr>
              <w:t>Error! Hyperlink reference not valid.</w:t>
            </w:r>
          </w:ins>
          <w:del w:id="298" w:author="David Conklin" w:date="2020-11-26T14:39:00Z">
            <w:r w:rsidRPr="002F2067" w:rsidDel="00EB2AA0">
              <w:rPr>
                <w:rStyle w:val="Hyperlink"/>
                <w:noProof/>
              </w:rPr>
              <w:delText>The wr_pous.csv file</w:delText>
            </w:r>
            <w:r w:rsidDel="00EB2AA0">
              <w:rPr>
                <w:noProof/>
                <w:webHidden/>
              </w:rPr>
              <w:tab/>
            </w:r>
            <w:r w:rsidDel="00EB2AA0">
              <w:rPr>
                <w:noProof/>
                <w:webHidden/>
              </w:rPr>
              <w:fldChar w:fldCharType="begin"/>
            </w:r>
            <w:r w:rsidDel="00EB2AA0">
              <w:rPr>
                <w:noProof/>
                <w:webHidden/>
              </w:rPr>
              <w:delInstrText xml:space="preserve"> PAGEREF _Toc56764255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C0A5669" w14:textId="7DBFBB6D" w:rsidR="00D9019C" w:rsidDel="00EB2AA0" w:rsidRDefault="00D9019C">
          <w:pPr>
            <w:pStyle w:val="TOC2"/>
            <w:tabs>
              <w:tab w:val="right" w:leader="dot" w:pos="9350"/>
            </w:tabs>
            <w:rPr>
              <w:del w:id="299" w:author="David Conklin" w:date="2020-11-26T14:39:00Z"/>
              <w:rFonts w:eastAsiaTheme="minorEastAsia"/>
              <w:noProof/>
            </w:rPr>
          </w:pPr>
          <w:del w:id="30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"_Toc56764256"</w:delInstrText>
            </w:r>
            <w:r w:rsidRPr="002F2067" w:rsidDel="00EB2AA0">
              <w:rPr>
                <w:rStyle w:val="Hyperlink"/>
                <w:noProof/>
              </w:rPr>
              <w:delInstrText xml:space="preserve"> </w:delInstrText>
            </w:r>
            <w:r w:rsidRPr="002F2067" w:rsidDel="00EB2AA0">
              <w:rPr>
                <w:rStyle w:val="Hyperlink"/>
                <w:noProof/>
              </w:rPr>
              <w:fldChar w:fldCharType="separate"/>
            </w:r>
          </w:del>
          <w:ins w:id="301" w:author="David Conklin" w:date="2020-11-26T14:39:00Z">
            <w:r w:rsidR="00EB2AA0">
              <w:rPr>
                <w:rStyle w:val="Hyperlink"/>
                <w:b/>
                <w:bCs/>
                <w:noProof/>
              </w:rPr>
              <w:t>Error! Hyperlink reference not valid.</w:t>
            </w:r>
          </w:ins>
          <w:del w:id="302" w:author="David Conklin" w:date="2020-11-26T14:39:00Z">
            <w:r w:rsidRPr="002F2067" w:rsidDel="00EB2AA0">
              <w:rPr>
                <w:rStyle w:val="Hyperlink"/>
                <w:noProof/>
              </w:rPr>
              <w:delText>Adding a water right</w:delText>
            </w:r>
            <w:r w:rsidDel="00EB2AA0">
              <w:rPr>
                <w:noProof/>
                <w:webHidden/>
              </w:rPr>
              <w:tab/>
            </w:r>
            <w:r w:rsidDel="00EB2AA0">
              <w:rPr>
                <w:noProof/>
                <w:webHidden/>
              </w:rPr>
              <w:fldChar w:fldCharType="begin"/>
            </w:r>
            <w:r w:rsidDel="00EB2AA0">
              <w:rPr>
                <w:noProof/>
                <w:webHidden/>
              </w:rPr>
              <w:delInstrText xml:space="preserve"> PAGEREF _Toc56764256 \h </w:delInstrText>
            </w:r>
            <w:r w:rsidDel="00EB2AA0">
              <w:rPr>
                <w:noProof/>
                <w:webHidden/>
              </w:rPr>
            </w:r>
            <w:r w:rsidDel="00EB2AA0">
              <w:rPr>
                <w:noProof/>
                <w:webHidden/>
              </w:rPr>
              <w:fldChar w:fldCharType="separate"/>
            </w:r>
            <w:r w:rsidDel="00EB2AA0">
              <w:rPr>
                <w:noProof/>
                <w:webHidden/>
              </w:rPr>
              <w:delText>18</w:delText>
            </w:r>
            <w:r w:rsidDel="00EB2AA0">
              <w:rPr>
                <w:noProof/>
                <w:webHidden/>
              </w:rPr>
              <w:fldChar w:fldCharType="end"/>
            </w:r>
            <w:r w:rsidRPr="002F2067" w:rsidDel="00EB2AA0">
              <w:rPr>
                <w:rStyle w:val="Hyperlink"/>
                <w:noProof/>
              </w:rPr>
              <w:fldChar w:fldCharType="end"/>
            </w:r>
          </w:del>
        </w:p>
        <w:p w14:paraId="53A1CD77" w14:textId="1F0CC726" w:rsidR="00D9019C" w:rsidDel="00EB2AA0" w:rsidRDefault="00D9019C">
          <w:pPr>
            <w:pStyle w:val="TOC1"/>
            <w:tabs>
              <w:tab w:val="right" w:leader="dot" w:pos="9350"/>
            </w:tabs>
            <w:rPr>
              <w:del w:id="303" w:author="David Conklin" w:date="2020-11-26T14:39:00Z"/>
              <w:rFonts w:eastAsiaTheme="minorEastAsia"/>
              <w:noProof/>
            </w:rPr>
          </w:pPr>
          <w:del w:id="30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"_Toc56764257"</w:delInstrText>
            </w:r>
            <w:r w:rsidRPr="002F2067" w:rsidDel="00EB2AA0">
              <w:rPr>
                <w:rStyle w:val="Hyperlink"/>
                <w:noProof/>
              </w:rPr>
              <w:delInstrText xml:space="preserve"> </w:delInstrText>
            </w:r>
            <w:r w:rsidRPr="002F2067" w:rsidDel="00EB2AA0">
              <w:rPr>
                <w:rStyle w:val="Hyperlink"/>
                <w:noProof/>
              </w:rPr>
              <w:fldChar w:fldCharType="separate"/>
            </w:r>
          </w:del>
          <w:ins w:id="305" w:author="David Conklin" w:date="2020-11-26T14:39:00Z">
            <w:r w:rsidR="00EB2AA0">
              <w:rPr>
                <w:rStyle w:val="Hyperlink"/>
                <w:b/>
                <w:bCs/>
                <w:noProof/>
              </w:rPr>
              <w:t>Error! Hyperlink reference not valid.</w:t>
            </w:r>
          </w:ins>
          <w:del w:id="306" w:author="David Conklin" w:date="2020-11-26T14:39:00Z">
            <w:r w:rsidRPr="002F2067" w:rsidDel="00EB2AA0">
              <w:rPr>
                <w:rStyle w:val="Hyperlink"/>
                <w:noProof/>
              </w:rPr>
              <w:delText>Stream flow and stream temperature</w:delText>
            </w:r>
            <w:r w:rsidDel="00EB2AA0">
              <w:rPr>
                <w:noProof/>
                <w:webHidden/>
              </w:rPr>
              <w:tab/>
            </w:r>
            <w:r w:rsidDel="00EB2AA0">
              <w:rPr>
                <w:noProof/>
                <w:webHidden/>
              </w:rPr>
              <w:fldChar w:fldCharType="begin"/>
            </w:r>
            <w:r w:rsidDel="00EB2AA0">
              <w:rPr>
                <w:noProof/>
                <w:webHidden/>
              </w:rPr>
              <w:delInstrText xml:space="preserve"> PAGEREF _Toc56764257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01542779" w14:textId="756CA3AD" w:rsidR="00D9019C" w:rsidDel="00EB2AA0" w:rsidRDefault="00D9019C">
          <w:pPr>
            <w:pStyle w:val="TOC2"/>
            <w:tabs>
              <w:tab w:val="right" w:leader="dot" w:pos="9350"/>
            </w:tabs>
            <w:rPr>
              <w:del w:id="307" w:author="David Conklin" w:date="2020-11-26T14:39:00Z"/>
              <w:rFonts w:eastAsiaTheme="minorEastAsia"/>
              <w:noProof/>
            </w:rPr>
          </w:pPr>
          <w:del w:id="30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"_Toc56764258"</w:delInstrText>
            </w:r>
            <w:r w:rsidRPr="002F2067" w:rsidDel="00EB2AA0">
              <w:rPr>
                <w:rStyle w:val="Hyperlink"/>
                <w:noProof/>
              </w:rPr>
              <w:delInstrText xml:space="preserve"> </w:delInstrText>
            </w:r>
            <w:r w:rsidRPr="002F2067" w:rsidDel="00EB2AA0">
              <w:rPr>
                <w:rStyle w:val="Hyperlink"/>
                <w:noProof/>
              </w:rPr>
              <w:fldChar w:fldCharType="separate"/>
            </w:r>
          </w:del>
          <w:ins w:id="309" w:author="David Conklin" w:date="2020-11-26T14:39:00Z">
            <w:r w:rsidR="00EB2AA0">
              <w:rPr>
                <w:rStyle w:val="Hyperlink"/>
                <w:b/>
                <w:bCs/>
                <w:noProof/>
              </w:rPr>
              <w:t>Error! Hyperlink reference not valid.</w:t>
            </w:r>
          </w:ins>
          <w:del w:id="310" w:author="David Conklin" w:date="2020-11-26T14:39:00Z">
            <w:r w:rsidRPr="002F2067" w:rsidDel="00EB2AA0">
              <w:rPr>
                <w:rStyle w:val="Hyperlink"/>
                <w:noProof/>
              </w:rPr>
              <w:delText>Water parcels</w:delText>
            </w:r>
            <w:r w:rsidDel="00EB2AA0">
              <w:rPr>
                <w:noProof/>
                <w:webHidden/>
              </w:rPr>
              <w:tab/>
            </w:r>
            <w:r w:rsidDel="00EB2AA0">
              <w:rPr>
                <w:noProof/>
                <w:webHidden/>
              </w:rPr>
              <w:fldChar w:fldCharType="begin"/>
            </w:r>
            <w:r w:rsidDel="00EB2AA0">
              <w:rPr>
                <w:noProof/>
                <w:webHidden/>
              </w:rPr>
              <w:delInstrText xml:space="preserve"> PAGEREF _Toc56764258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147B0D40" w14:textId="4448A9C8" w:rsidR="00D9019C" w:rsidDel="00EB2AA0" w:rsidRDefault="00D9019C">
          <w:pPr>
            <w:pStyle w:val="TOC2"/>
            <w:tabs>
              <w:tab w:val="right" w:leader="dot" w:pos="9350"/>
            </w:tabs>
            <w:rPr>
              <w:del w:id="311" w:author="David Conklin" w:date="2020-11-26T14:39:00Z"/>
              <w:rFonts w:eastAsiaTheme="minorEastAsia"/>
              <w:noProof/>
            </w:rPr>
          </w:pPr>
          <w:del w:id="31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"_Toc56764259"</w:delInstrText>
            </w:r>
            <w:r w:rsidRPr="002F2067" w:rsidDel="00EB2AA0">
              <w:rPr>
                <w:rStyle w:val="Hyperlink"/>
                <w:noProof/>
              </w:rPr>
              <w:delInstrText xml:space="preserve"> </w:delInstrText>
            </w:r>
            <w:r w:rsidRPr="002F2067" w:rsidDel="00EB2AA0">
              <w:rPr>
                <w:rStyle w:val="Hyperlink"/>
                <w:noProof/>
              </w:rPr>
              <w:fldChar w:fldCharType="separate"/>
            </w:r>
          </w:del>
          <w:ins w:id="313" w:author="David Conklin" w:date="2020-11-26T14:39:00Z">
            <w:r w:rsidR="00EB2AA0">
              <w:rPr>
                <w:rStyle w:val="Hyperlink"/>
                <w:b/>
                <w:bCs/>
                <w:noProof/>
              </w:rPr>
              <w:t>Error! Hyperlink reference not valid.</w:t>
            </w:r>
          </w:ins>
          <w:del w:id="314" w:author="David Conklin" w:date="2020-11-26T14:39:00Z">
            <w:r w:rsidRPr="002F2067" w:rsidDel="00EB2AA0">
              <w:rPr>
                <w:rStyle w:val="Hyperlink"/>
                <w:noProof/>
              </w:rPr>
              <w:delText>Daily water mass and energy balance</w:delText>
            </w:r>
            <w:r w:rsidDel="00EB2AA0">
              <w:rPr>
                <w:noProof/>
                <w:webHidden/>
              </w:rPr>
              <w:tab/>
            </w:r>
            <w:r w:rsidDel="00EB2AA0">
              <w:rPr>
                <w:noProof/>
                <w:webHidden/>
              </w:rPr>
              <w:fldChar w:fldCharType="begin"/>
            </w:r>
            <w:r w:rsidDel="00EB2AA0">
              <w:rPr>
                <w:noProof/>
                <w:webHidden/>
              </w:rPr>
              <w:delInstrText xml:space="preserve"> PAGEREF _Toc56764259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4FB7FDE2" w14:textId="2CCE7EC5" w:rsidR="00D9019C" w:rsidDel="00EB2AA0" w:rsidRDefault="00D9019C">
          <w:pPr>
            <w:pStyle w:val="TOC2"/>
            <w:tabs>
              <w:tab w:val="right" w:leader="dot" w:pos="9350"/>
            </w:tabs>
            <w:rPr>
              <w:del w:id="315" w:author="David Conklin" w:date="2020-11-26T14:39:00Z"/>
              <w:rFonts w:eastAsiaTheme="minorEastAsia"/>
              <w:noProof/>
            </w:rPr>
          </w:pPr>
          <w:del w:id="3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"_Toc56764260"</w:delInstrText>
            </w:r>
            <w:r w:rsidRPr="002F2067" w:rsidDel="00EB2AA0">
              <w:rPr>
                <w:rStyle w:val="Hyperlink"/>
                <w:noProof/>
              </w:rPr>
              <w:delInstrText xml:space="preserve"> </w:delInstrText>
            </w:r>
            <w:r w:rsidRPr="002F2067" w:rsidDel="00EB2AA0">
              <w:rPr>
                <w:rStyle w:val="Hyperlink"/>
                <w:noProof/>
              </w:rPr>
              <w:fldChar w:fldCharType="separate"/>
            </w:r>
          </w:del>
          <w:ins w:id="317" w:author="David Conklin" w:date="2020-11-26T14:39:00Z">
            <w:r w:rsidR="00EB2AA0">
              <w:rPr>
                <w:rStyle w:val="Hyperlink"/>
                <w:b/>
                <w:bCs/>
                <w:noProof/>
              </w:rPr>
              <w:t>Error! Hyperlink reference not valid.</w:t>
            </w:r>
          </w:ins>
          <w:del w:id="318" w:author="David Conklin" w:date="2020-11-26T14:39:00Z">
            <w:r w:rsidRPr="002F2067" w:rsidDel="00EB2AA0">
              <w:rPr>
                <w:rStyle w:val="Hyperlink"/>
                <w:noProof/>
              </w:rPr>
              <w:delText>Estimating the rate of flow in a stream reach</w:delText>
            </w:r>
            <w:r w:rsidDel="00EB2AA0">
              <w:rPr>
                <w:noProof/>
                <w:webHidden/>
              </w:rPr>
              <w:tab/>
            </w:r>
            <w:r w:rsidDel="00EB2AA0">
              <w:rPr>
                <w:noProof/>
                <w:webHidden/>
              </w:rPr>
              <w:fldChar w:fldCharType="begin"/>
            </w:r>
            <w:r w:rsidDel="00EB2AA0">
              <w:rPr>
                <w:noProof/>
                <w:webHidden/>
              </w:rPr>
              <w:delInstrText xml:space="preserve"> PAGEREF _Toc56764260 \h </w:delInstrText>
            </w:r>
            <w:r w:rsidDel="00EB2AA0">
              <w:rPr>
                <w:noProof/>
                <w:webHidden/>
              </w:rPr>
            </w:r>
            <w:r w:rsidDel="00EB2AA0">
              <w:rPr>
                <w:noProof/>
                <w:webHidden/>
              </w:rPr>
              <w:fldChar w:fldCharType="separate"/>
            </w:r>
            <w:r w:rsidDel="00EB2AA0">
              <w:rPr>
                <w:noProof/>
                <w:webHidden/>
              </w:rPr>
              <w:delText>20</w:delText>
            </w:r>
            <w:r w:rsidDel="00EB2AA0">
              <w:rPr>
                <w:noProof/>
                <w:webHidden/>
              </w:rPr>
              <w:fldChar w:fldCharType="end"/>
            </w:r>
            <w:r w:rsidRPr="002F2067" w:rsidDel="00EB2AA0">
              <w:rPr>
                <w:rStyle w:val="Hyperlink"/>
                <w:noProof/>
              </w:rPr>
              <w:fldChar w:fldCharType="end"/>
            </w:r>
          </w:del>
        </w:p>
        <w:p w14:paraId="60939DD4" w14:textId="62806977" w:rsidR="00D9019C" w:rsidDel="00EB2AA0" w:rsidRDefault="00D9019C">
          <w:pPr>
            <w:pStyle w:val="TOC2"/>
            <w:tabs>
              <w:tab w:val="right" w:leader="dot" w:pos="9350"/>
            </w:tabs>
            <w:rPr>
              <w:del w:id="319" w:author="David Conklin" w:date="2020-11-26T14:39:00Z"/>
              <w:rFonts w:eastAsiaTheme="minorEastAsia"/>
              <w:noProof/>
            </w:rPr>
          </w:pPr>
          <w:del w:id="3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"_Toc56764261"</w:delInstrText>
            </w:r>
            <w:r w:rsidRPr="002F2067" w:rsidDel="00EB2AA0">
              <w:rPr>
                <w:rStyle w:val="Hyperlink"/>
                <w:noProof/>
              </w:rPr>
              <w:delInstrText xml:space="preserve"> </w:delInstrText>
            </w:r>
            <w:r w:rsidRPr="002F2067" w:rsidDel="00EB2AA0">
              <w:rPr>
                <w:rStyle w:val="Hyperlink"/>
                <w:noProof/>
              </w:rPr>
              <w:fldChar w:fldCharType="separate"/>
            </w:r>
          </w:del>
          <w:ins w:id="321" w:author="David Conklin" w:date="2020-11-26T14:39:00Z">
            <w:r w:rsidR="00EB2AA0">
              <w:rPr>
                <w:rStyle w:val="Hyperlink"/>
                <w:b/>
                <w:bCs/>
                <w:noProof/>
              </w:rPr>
              <w:t>Error! Hyperlink reference not valid.</w:t>
            </w:r>
          </w:ins>
          <w:del w:id="322" w:author="David Conklin" w:date="2020-11-26T14:39:00Z">
            <w:r w:rsidRPr="002F2067" w:rsidDel="00EB2AA0">
              <w:rPr>
                <w:rStyle w:val="Hyperlink"/>
                <w:noProof/>
              </w:rPr>
              <w:delText>Estimating the surface area of the water in a subreach</w:delText>
            </w:r>
            <w:r w:rsidDel="00EB2AA0">
              <w:rPr>
                <w:noProof/>
                <w:webHidden/>
              </w:rPr>
              <w:tab/>
            </w:r>
            <w:r w:rsidDel="00EB2AA0">
              <w:rPr>
                <w:noProof/>
                <w:webHidden/>
              </w:rPr>
              <w:fldChar w:fldCharType="begin"/>
            </w:r>
            <w:r w:rsidDel="00EB2AA0">
              <w:rPr>
                <w:noProof/>
                <w:webHidden/>
              </w:rPr>
              <w:delInstrText xml:space="preserve"> PAGEREF _Toc56764261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1A1AC48E" w14:textId="028E79C9" w:rsidR="00D9019C" w:rsidDel="00EB2AA0" w:rsidRDefault="00D9019C">
          <w:pPr>
            <w:pStyle w:val="TOC2"/>
            <w:tabs>
              <w:tab w:val="right" w:leader="dot" w:pos="9350"/>
            </w:tabs>
            <w:rPr>
              <w:del w:id="323" w:author="David Conklin" w:date="2020-11-26T14:39:00Z"/>
              <w:rFonts w:eastAsiaTheme="minorEastAsia"/>
              <w:noProof/>
            </w:rPr>
          </w:pPr>
          <w:del w:id="3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"_Toc56764262"</w:delInstrText>
            </w:r>
            <w:r w:rsidRPr="002F2067" w:rsidDel="00EB2AA0">
              <w:rPr>
                <w:rStyle w:val="Hyperlink"/>
                <w:noProof/>
              </w:rPr>
              <w:delInstrText xml:space="preserve"> </w:delInstrText>
            </w:r>
            <w:r w:rsidRPr="002F2067" w:rsidDel="00EB2AA0">
              <w:rPr>
                <w:rStyle w:val="Hyperlink"/>
                <w:noProof/>
              </w:rPr>
              <w:fldChar w:fldCharType="separate"/>
            </w:r>
          </w:del>
          <w:ins w:id="325" w:author="David Conklin" w:date="2020-11-26T14:39:00Z">
            <w:r w:rsidR="00EB2AA0">
              <w:rPr>
                <w:rStyle w:val="Hyperlink"/>
                <w:b/>
                <w:bCs/>
                <w:noProof/>
              </w:rPr>
              <w:t>Error! Hyperlink reference not valid.</w:t>
            </w:r>
          </w:ins>
          <w:del w:id="326" w:author="David Conklin" w:date="2020-11-26T14:39:00Z">
            <w:r w:rsidRPr="002F2067" w:rsidDel="00EB2AA0">
              <w:rPr>
                <w:rStyle w:val="Hyperlink"/>
                <w:noProof/>
              </w:rPr>
              <w:delText>Water temperature from thermal energy</w:delText>
            </w:r>
            <w:r w:rsidDel="00EB2AA0">
              <w:rPr>
                <w:noProof/>
                <w:webHidden/>
              </w:rPr>
              <w:tab/>
            </w:r>
            <w:r w:rsidDel="00EB2AA0">
              <w:rPr>
                <w:noProof/>
                <w:webHidden/>
              </w:rPr>
              <w:fldChar w:fldCharType="begin"/>
            </w:r>
            <w:r w:rsidDel="00EB2AA0">
              <w:rPr>
                <w:noProof/>
                <w:webHidden/>
              </w:rPr>
              <w:delInstrText xml:space="preserve"> PAGEREF _Toc56764262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FF33CB4" w14:textId="4F7EC89E" w:rsidR="00D9019C" w:rsidDel="00EB2AA0" w:rsidRDefault="00D9019C">
          <w:pPr>
            <w:pStyle w:val="TOC2"/>
            <w:tabs>
              <w:tab w:val="right" w:leader="dot" w:pos="9350"/>
            </w:tabs>
            <w:rPr>
              <w:del w:id="327" w:author="David Conklin" w:date="2020-11-26T14:39:00Z"/>
              <w:rFonts w:eastAsiaTheme="minorEastAsia"/>
              <w:noProof/>
            </w:rPr>
          </w:pPr>
          <w:del w:id="3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"_Toc56764263"</w:delInstrText>
            </w:r>
            <w:r w:rsidRPr="002F2067" w:rsidDel="00EB2AA0">
              <w:rPr>
                <w:rStyle w:val="Hyperlink"/>
                <w:noProof/>
              </w:rPr>
              <w:delInstrText xml:space="preserve"> </w:delInstrText>
            </w:r>
            <w:r w:rsidRPr="002F2067" w:rsidDel="00EB2AA0">
              <w:rPr>
                <w:rStyle w:val="Hyperlink"/>
                <w:noProof/>
              </w:rPr>
              <w:fldChar w:fldCharType="separate"/>
            </w:r>
          </w:del>
          <w:ins w:id="329" w:author="David Conklin" w:date="2020-11-26T14:39:00Z">
            <w:r w:rsidR="00EB2AA0">
              <w:rPr>
                <w:rStyle w:val="Hyperlink"/>
                <w:b/>
                <w:bCs/>
                <w:noProof/>
              </w:rPr>
              <w:t>Error! Hyperlink reference not valid.</w:t>
            </w:r>
          </w:ins>
          <w:del w:id="330" w:author="David Conklin" w:date="2020-11-26T14:39:00Z">
            <w:r w:rsidRPr="002F2067" w:rsidDel="00EB2AA0">
              <w:rPr>
                <w:rStyle w:val="Hyperlink"/>
                <w:noProof/>
              </w:rPr>
              <w:delText>Initial conditions for Flow: the IC file</w:delText>
            </w:r>
            <w:r w:rsidDel="00EB2AA0">
              <w:rPr>
                <w:noProof/>
                <w:webHidden/>
              </w:rPr>
              <w:tab/>
            </w:r>
            <w:r w:rsidDel="00EB2AA0">
              <w:rPr>
                <w:noProof/>
                <w:webHidden/>
              </w:rPr>
              <w:fldChar w:fldCharType="begin"/>
            </w:r>
            <w:r w:rsidDel="00EB2AA0">
              <w:rPr>
                <w:noProof/>
                <w:webHidden/>
              </w:rPr>
              <w:delInstrText xml:space="preserve"> PAGEREF _Toc56764263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16C72F4" w14:textId="20921D95" w:rsidR="00D9019C" w:rsidDel="00EB2AA0" w:rsidRDefault="00D9019C">
          <w:pPr>
            <w:pStyle w:val="TOC2"/>
            <w:tabs>
              <w:tab w:val="right" w:leader="dot" w:pos="9350"/>
            </w:tabs>
            <w:rPr>
              <w:del w:id="331" w:author="David Conklin" w:date="2020-11-26T14:39:00Z"/>
              <w:rFonts w:eastAsiaTheme="minorEastAsia"/>
              <w:noProof/>
            </w:rPr>
          </w:pPr>
          <w:del w:id="3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"_Toc56764264"</w:delInstrText>
            </w:r>
            <w:r w:rsidRPr="002F2067" w:rsidDel="00EB2AA0">
              <w:rPr>
                <w:rStyle w:val="Hyperlink"/>
                <w:noProof/>
              </w:rPr>
              <w:delInstrText xml:space="preserve"> </w:delInstrText>
            </w:r>
            <w:r w:rsidRPr="002F2067" w:rsidDel="00EB2AA0">
              <w:rPr>
                <w:rStyle w:val="Hyperlink"/>
                <w:noProof/>
              </w:rPr>
              <w:fldChar w:fldCharType="separate"/>
            </w:r>
          </w:del>
          <w:ins w:id="333" w:author="David Conklin" w:date="2020-11-26T14:39:00Z">
            <w:r w:rsidR="00EB2AA0">
              <w:rPr>
                <w:rStyle w:val="Hyperlink"/>
                <w:b/>
                <w:bCs/>
                <w:noProof/>
              </w:rPr>
              <w:t>Error! Hyperlink reference not valid.</w:t>
            </w:r>
          </w:ins>
          <w:del w:id="334" w:author="David Conklin" w:date="2020-11-26T14:39:00Z">
            <w:r w:rsidRPr="002F2067" w:rsidDel="00EB2AA0">
              <w:rPr>
                <w:rStyle w:val="Hyperlink"/>
                <w:noProof/>
              </w:rPr>
              <w:delText>Boundary conditions for stream water temperature</w:delText>
            </w:r>
            <w:r w:rsidDel="00EB2AA0">
              <w:rPr>
                <w:noProof/>
                <w:webHidden/>
              </w:rPr>
              <w:tab/>
            </w:r>
            <w:r w:rsidDel="00EB2AA0">
              <w:rPr>
                <w:noProof/>
                <w:webHidden/>
              </w:rPr>
              <w:fldChar w:fldCharType="begin"/>
            </w:r>
            <w:r w:rsidDel="00EB2AA0">
              <w:rPr>
                <w:noProof/>
                <w:webHidden/>
              </w:rPr>
              <w:delInstrText xml:space="preserve"> PAGEREF _Toc56764264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3882988A" w14:textId="42BB116F" w:rsidR="00D9019C" w:rsidDel="00EB2AA0" w:rsidRDefault="00D9019C">
          <w:pPr>
            <w:pStyle w:val="TOC2"/>
            <w:tabs>
              <w:tab w:val="right" w:leader="dot" w:pos="9350"/>
            </w:tabs>
            <w:rPr>
              <w:del w:id="335" w:author="David Conklin" w:date="2020-11-26T14:39:00Z"/>
              <w:rFonts w:eastAsiaTheme="minorEastAsia"/>
              <w:noProof/>
            </w:rPr>
          </w:pPr>
          <w:del w:id="3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"_Toc56764265"</w:delInstrText>
            </w:r>
            <w:r w:rsidRPr="002F2067" w:rsidDel="00EB2AA0">
              <w:rPr>
                <w:rStyle w:val="Hyperlink"/>
                <w:noProof/>
              </w:rPr>
              <w:delInstrText xml:space="preserve"> </w:delInstrText>
            </w:r>
            <w:r w:rsidRPr="002F2067" w:rsidDel="00EB2AA0">
              <w:rPr>
                <w:rStyle w:val="Hyperlink"/>
                <w:noProof/>
              </w:rPr>
              <w:fldChar w:fldCharType="separate"/>
            </w:r>
          </w:del>
          <w:ins w:id="337" w:author="David Conklin" w:date="2020-11-26T14:39:00Z">
            <w:r w:rsidR="00EB2AA0">
              <w:rPr>
                <w:rStyle w:val="Hyperlink"/>
                <w:b/>
                <w:bCs/>
                <w:noProof/>
              </w:rPr>
              <w:t>Error! Hyperlink reference not valid.</w:t>
            </w:r>
          </w:ins>
          <w:del w:id="338" w:author="David Conklin" w:date="2020-11-26T14:39:00Z">
            <w:r w:rsidRPr="002F2067" w:rsidDel="00EB2AA0">
              <w:rPr>
                <w:rStyle w:val="Hyperlink"/>
                <w:noProof/>
              </w:rPr>
              <w:delText>Thermal stratification in reservoirs</w:delText>
            </w:r>
            <w:r w:rsidDel="00EB2AA0">
              <w:rPr>
                <w:noProof/>
                <w:webHidden/>
              </w:rPr>
              <w:tab/>
            </w:r>
            <w:r w:rsidDel="00EB2AA0">
              <w:rPr>
                <w:noProof/>
                <w:webHidden/>
              </w:rPr>
              <w:fldChar w:fldCharType="begin"/>
            </w:r>
            <w:r w:rsidDel="00EB2AA0">
              <w:rPr>
                <w:noProof/>
                <w:webHidden/>
              </w:rPr>
              <w:delInstrText xml:space="preserve"> PAGEREF _Toc56764265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0522ABD2" w14:textId="02963957" w:rsidR="00D9019C" w:rsidDel="00EB2AA0" w:rsidRDefault="00D9019C">
          <w:pPr>
            <w:pStyle w:val="TOC2"/>
            <w:tabs>
              <w:tab w:val="right" w:leader="dot" w:pos="9350"/>
            </w:tabs>
            <w:rPr>
              <w:del w:id="339" w:author="David Conklin" w:date="2020-11-26T14:39:00Z"/>
              <w:rFonts w:eastAsiaTheme="minorEastAsia"/>
              <w:noProof/>
            </w:rPr>
          </w:pPr>
          <w:del w:id="3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"_Toc56764266"</w:delInstrText>
            </w:r>
            <w:r w:rsidRPr="002F2067" w:rsidDel="00EB2AA0">
              <w:rPr>
                <w:rStyle w:val="Hyperlink"/>
                <w:noProof/>
              </w:rPr>
              <w:delInstrText xml:space="preserve"> </w:delInstrText>
            </w:r>
            <w:r w:rsidRPr="002F2067" w:rsidDel="00EB2AA0">
              <w:rPr>
                <w:rStyle w:val="Hyperlink"/>
                <w:noProof/>
              </w:rPr>
              <w:fldChar w:fldCharType="separate"/>
            </w:r>
          </w:del>
          <w:ins w:id="341" w:author="David Conklin" w:date="2020-11-26T14:39:00Z">
            <w:r w:rsidR="00EB2AA0">
              <w:rPr>
                <w:rStyle w:val="Hyperlink"/>
                <w:b/>
                <w:bCs/>
                <w:noProof/>
              </w:rPr>
              <w:t>Error! Hyperlink reference not valid.</w:t>
            </w:r>
          </w:ins>
          <w:del w:id="342" w:author="David Conklin" w:date="2020-11-26T14:39:00Z">
            <w:r w:rsidRPr="002F2067" w:rsidDel="00EB2AA0">
              <w:rPr>
                <w:rStyle w:val="Hyperlink"/>
                <w:noProof/>
              </w:rPr>
              <w:delText>Thermal loading</w:delText>
            </w:r>
            <w:r w:rsidDel="00EB2AA0">
              <w:rPr>
                <w:noProof/>
                <w:webHidden/>
              </w:rPr>
              <w:tab/>
            </w:r>
            <w:r w:rsidDel="00EB2AA0">
              <w:rPr>
                <w:noProof/>
                <w:webHidden/>
              </w:rPr>
              <w:fldChar w:fldCharType="begin"/>
            </w:r>
            <w:r w:rsidDel="00EB2AA0">
              <w:rPr>
                <w:noProof/>
                <w:webHidden/>
              </w:rPr>
              <w:delInstrText xml:space="preserve"> PAGEREF _Toc56764266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1E265362" w14:textId="3EFAA4B9" w:rsidR="00D9019C" w:rsidDel="00EB2AA0" w:rsidRDefault="00D9019C">
          <w:pPr>
            <w:pStyle w:val="TOC1"/>
            <w:tabs>
              <w:tab w:val="right" w:leader="dot" w:pos="9350"/>
            </w:tabs>
            <w:rPr>
              <w:del w:id="343" w:author="David Conklin" w:date="2020-11-26T14:39:00Z"/>
              <w:rFonts w:eastAsiaTheme="minorEastAsia"/>
              <w:noProof/>
            </w:rPr>
          </w:pPr>
          <w:del w:id="3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"_Toc56764267"</w:delInstrText>
            </w:r>
            <w:r w:rsidRPr="002F2067" w:rsidDel="00EB2AA0">
              <w:rPr>
                <w:rStyle w:val="Hyperlink"/>
                <w:noProof/>
              </w:rPr>
              <w:delInstrText xml:space="preserve"> </w:delInstrText>
            </w:r>
            <w:r w:rsidRPr="002F2067" w:rsidDel="00EB2AA0">
              <w:rPr>
                <w:rStyle w:val="Hyperlink"/>
                <w:noProof/>
              </w:rPr>
              <w:fldChar w:fldCharType="separate"/>
            </w:r>
          </w:del>
          <w:ins w:id="345" w:author="David Conklin" w:date="2020-11-26T14:39:00Z">
            <w:r w:rsidR="00EB2AA0">
              <w:rPr>
                <w:rStyle w:val="Hyperlink"/>
                <w:b/>
                <w:bCs/>
                <w:noProof/>
              </w:rPr>
              <w:t>Error! Hyperlink reference not valid.</w:t>
            </w:r>
          </w:ins>
          <w:del w:id="346" w:author="David Conklin" w:date="2020-11-26T14:39:00Z">
            <w:r w:rsidRPr="002F2067" w:rsidDel="00EB2AA0">
              <w:rPr>
                <w:rStyle w:val="Hyperlink"/>
                <w:noProof/>
              </w:rPr>
              <w:delText>Reservoir data</w:delText>
            </w:r>
            <w:r w:rsidDel="00EB2AA0">
              <w:rPr>
                <w:noProof/>
                <w:webHidden/>
              </w:rPr>
              <w:tab/>
            </w:r>
            <w:r w:rsidDel="00EB2AA0">
              <w:rPr>
                <w:noProof/>
                <w:webHidden/>
              </w:rPr>
              <w:fldChar w:fldCharType="begin"/>
            </w:r>
            <w:r w:rsidDel="00EB2AA0">
              <w:rPr>
                <w:noProof/>
                <w:webHidden/>
              </w:rPr>
              <w:delInstrText xml:space="preserve"> PAGEREF _Toc56764267 \h </w:delInstrText>
            </w:r>
            <w:r w:rsidDel="00EB2AA0">
              <w:rPr>
                <w:noProof/>
                <w:webHidden/>
              </w:rPr>
            </w:r>
            <w:r w:rsidDel="00EB2AA0">
              <w:rPr>
                <w:noProof/>
                <w:webHidden/>
              </w:rPr>
              <w:fldChar w:fldCharType="separate"/>
            </w:r>
            <w:r w:rsidDel="00EB2AA0">
              <w:rPr>
                <w:noProof/>
                <w:webHidden/>
              </w:rPr>
              <w:delText>24</w:delText>
            </w:r>
            <w:r w:rsidDel="00EB2AA0">
              <w:rPr>
                <w:noProof/>
                <w:webHidden/>
              </w:rPr>
              <w:fldChar w:fldCharType="end"/>
            </w:r>
            <w:r w:rsidRPr="002F2067" w:rsidDel="00EB2AA0">
              <w:rPr>
                <w:rStyle w:val="Hyperlink"/>
                <w:noProof/>
              </w:rPr>
              <w:fldChar w:fldCharType="end"/>
            </w:r>
          </w:del>
        </w:p>
        <w:p w14:paraId="3F59A401" w14:textId="579C931E" w:rsidR="00D9019C" w:rsidDel="00EB2AA0" w:rsidRDefault="00D9019C">
          <w:pPr>
            <w:pStyle w:val="TOC2"/>
            <w:tabs>
              <w:tab w:val="right" w:leader="dot" w:pos="9350"/>
            </w:tabs>
            <w:rPr>
              <w:del w:id="347" w:author="David Conklin" w:date="2020-11-26T14:39:00Z"/>
              <w:rFonts w:eastAsiaTheme="minorEastAsia"/>
              <w:noProof/>
            </w:rPr>
          </w:pPr>
          <w:del w:id="3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"_Toc56764268"</w:delInstrText>
            </w:r>
            <w:r w:rsidRPr="002F2067" w:rsidDel="00EB2AA0">
              <w:rPr>
                <w:rStyle w:val="Hyperlink"/>
                <w:noProof/>
              </w:rPr>
              <w:delInstrText xml:space="preserve"> </w:delInstrText>
            </w:r>
            <w:r w:rsidRPr="002F2067" w:rsidDel="00EB2AA0">
              <w:rPr>
                <w:rStyle w:val="Hyperlink"/>
                <w:noProof/>
              </w:rPr>
              <w:fldChar w:fldCharType="separate"/>
            </w:r>
          </w:del>
          <w:ins w:id="349" w:author="David Conklin" w:date="2020-11-26T14:39:00Z">
            <w:r w:rsidR="00EB2AA0">
              <w:rPr>
                <w:rStyle w:val="Hyperlink"/>
                <w:b/>
                <w:bCs/>
                <w:noProof/>
              </w:rPr>
              <w:t>Error! Hyperlink reference not valid.</w:t>
            </w:r>
          </w:ins>
          <w:del w:id="350" w:author="David Conklin" w:date="2020-11-26T14:39:00Z">
            <w:r w:rsidRPr="002F2067" w:rsidDel="00EB2AA0">
              <w:rPr>
                <w:rStyle w:val="Hyperlink"/>
                <w:noProof/>
              </w:rPr>
              <w:delText>Reservoir data sources</w:delText>
            </w:r>
            <w:r w:rsidDel="00EB2AA0">
              <w:rPr>
                <w:noProof/>
                <w:webHidden/>
              </w:rPr>
              <w:tab/>
            </w:r>
            <w:r w:rsidDel="00EB2AA0">
              <w:rPr>
                <w:noProof/>
                <w:webHidden/>
              </w:rPr>
              <w:fldChar w:fldCharType="begin"/>
            </w:r>
            <w:r w:rsidDel="00EB2AA0">
              <w:rPr>
                <w:noProof/>
                <w:webHidden/>
              </w:rPr>
              <w:delInstrText xml:space="preserve"> PAGEREF _Toc56764268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6CF58630" w14:textId="1518EF06" w:rsidR="00D9019C" w:rsidDel="00EB2AA0" w:rsidRDefault="00D9019C">
          <w:pPr>
            <w:pStyle w:val="TOC1"/>
            <w:tabs>
              <w:tab w:val="right" w:leader="dot" w:pos="9350"/>
            </w:tabs>
            <w:rPr>
              <w:del w:id="351" w:author="David Conklin" w:date="2020-11-26T14:39:00Z"/>
              <w:rFonts w:eastAsiaTheme="minorEastAsia"/>
              <w:noProof/>
            </w:rPr>
          </w:pPr>
          <w:del w:id="3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"_Toc56764269"</w:delInstrText>
            </w:r>
            <w:r w:rsidRPr="002F2067" w:rsidDel="00EB2AA0">
              <w:rPr>
                <w:rStyle w:val="Hyperlink"/>
                <w:noProof/>
              </w:rPr>
              <w:delInstrText xml:space="preserve"> </w:delInstrText>
            </w:r>
            <w:r w:rsidRPr="002F2067" w:rsidDel="00EB2AA0">
              <w:rPr>
                <w:rStyle w:val="Hyperlink"/>
                <w:noProof/>
              </w:rPr>
              <w:fldChar w:fldCharType="separate"/>
            </w:r>
          </w:del>
          <w:ins w:id="353" w:author="David Conklin" w:date="2020-11-26T14:39:00Z">
            <w:r w:rsidR="00EB2AA0">
              <w:rPr>
                <w:rStyle w:val="Hyperlink"/>
                <w:b/>
                <w:bCs/>
                <w:noProof/>
              </w:rPr>
              <w:t>Error! Hyperlink reference not valid.</w:t>
            </w:r>
          </w:ins>
          <w:del w:id="354" w:author="David Conklin" w:date="2020-11-26T14:39:00Z">
            <w:r w:rsidRPr="002F2067" w:rsidDel="00EB2AA0">
              <w:rPr>
                <w:rStyle w:val="Hyperlink"/>
                <w:noProof/>
              </w:rPr>
              <w:delText>Creating a new study area from a watershed within the WRB</w:delText>
            </w:r>
            <w:r w:rsidDel="00EB2AA0">
              <w:rPr>
                <w:noProof/>
                <w:webHidden/>
              </w:rPr>
              <w:tab/>
            </w:r>
            <w:r w:rsidDel="00EB2AA0">
              <w:rPr>
                <w:noProof/>
                <w:webHidden/>
              </w:rPr>
              <w:fldChar w:fldCharType="begin"/>
            </w:r>
            <w:r w:rsidDel="00EB2AA0">
              <w:rPr>
                <w:noProof/>
                <w:webHidden/>
              </w:rPr>
              <w:delInstrText xml:space="preserve"> PAGEREF _Toc56764269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2229D8C0" w14:textId="3CA2886A" w:rsidR="00D9019C" w:rsidDel="00EB2AA0" w:rsidRDefault="00D9019C">
          <w:pPr>
            <w:pStyle w:val="TOC2"/>
            <w:tabs>
              <w:tab w:val="right" w:leader="dot" w:pos="9350"/>
            </w:tabs>
            <w:rPr>
              <w:del w:id="355" w:author="David Conklin" w:date="2020-11-26T14:39:00Z"/>
              <w:rFonts w:eastAsiaTheme="minorEastAsia"/>
              <w:noProof/>
            </w:rPr>
          </w:pPr>
          <w:del w:id="3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"_Toc56764270"</w:delInstrText>
            </w:r>
            <w:r w:rsidRPr="002F2067" w:rsidDel="00EB2AA0">
              <w:rPr>
                <w:rStyle w:val="Hyperlink"/>
                <w:noProof/>
              </w:rPr>
              <w:delInstrText xml:space="preserve"> </w:delInstrText>
            </w:r>
            <w:r w:rsidRPr="002F2067" w:rsidDel="00EB2AA0">
              <w:rPr>
                <w:rStyle w:val="Hyperlink"/>
                <w:noProof/>
              </w:rPr>
              <w:fldChar w:fldCharType="separate"/>
            </w:r>
          </w:del>
          <w:ins w:id="357" w:author="David Conklin" w:date="2020-11-26T14:39:00Z">
            <w:r w:rsidR="00EB2AA0">
              <w:rPr>
                <w:rStyle w:val="Hyperlink"/>
                <w:b/>
                <w:bCs/>
                <w:noProof/>
              </w:rPr>
              <w:t>Error! Hyperlink reference not valid.</w:t>
            </w:r>
          </w:ins>
          <w:del w:id="358" w:author="David Conklin" w:date="2020-11-26T14:39:00Z">
            <w:r w:rsidRPr="002F2067" w:rsidDel="00EB2AA0">
              <w:rPr>
                <w:rStyle w:val="Hyperlink"/>
                <w:noProof/>
              </w:rPr>
              <w:delText>Limitations of subbasin simulations</w:delText>
            </w:r>
            <w:r w:rsidDel="00EB2AA0">
              <w:rPr>
                <w:noProof/>
                <w:webHidden/>
              </w:rPr>
              <w:tab/>
            </w:r>
            <w:r w:rsidDel="00EB2AA0">
              <w:rPr>
                <w:noProof/>
                <w:webHidden/>
              </w:rPr>
              <w:fldChar w:fldCharType="begin"/>
            </w:r>
            <w:r w:rsidDel="00EB2AA0">
              <w:rPr>
                <w:noProof/>
                <w:webHidden/>
              </w:rPr>
              <w:delInstrText xml:space="preserve"> PAGEREF _Toc56764270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3A6CF439" w14:textId="46DF6563" w:rsidR="00D9019C" w:rsidDel="00EB2AA0" w:rsidRDefault="00D9019C">
          <w:pPr>
            <w:pStyle w:val="TOC1"/>
            <w:tabs>
              <w:tab w:val="right" w:leader="dot" w:pos="9350"/>
            </w:tabs>
            <w:rPr>
              <w:del w:id="359" w:author="David Conklin" w:date="2020-11-26T14:39:00Z"/>
              <w:rFonts w:eastAsiaTheme="minorEastAsia"/>
              <w:noProof/>
            </w:rPr>
          </w:pPr>
          <w:del w:id="3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"_Toc56764271"</w:delInstrText>
            </w:r>
            <w:r w:rsidRPr="002F2067" w:rsidDel="00EB2AA0">
              <w:rPr>
                <w:rStyle w:val="Hyperlink"/>
                <w:noProof/>
              </w:rPr>
              <w:delInstrText xml:space="preserve"> </w:delInstrText>
            </w:r>
            <w:r w:rsidRPr="002F2067" w:rsidDel="00EB2AA0">
              <w:rPr>
                <w:rStyle w:val="Hyperlink"/>
                <w:noProof/>
              </w:rPr>
              <w:fldChar w:fldCharType="separate"/>
            </w:r>
          </w:del>
          <w:ins w:id="361" w:author="David Conklin" w:date="2020-11-26T14:39:00Z">
            <w:r w:rsidR="00EB2AA0">
              <w:rPr>
                <w:rStyle w:val="Hyperlink"/>
                <w:b/>
                <w:bCs/>
                <w:noProof/>
              </w:rPr>
              <w:t>Error! Hyperlink reference not valid.</w:t>
            </w:r>
          </w:ins>
          <w:del w:id="362" w:author="David Conklin" w:date="2020-11-26T14:39:00Z">
            <w:r w:rsidRPr="002F2067" w:rsidDel="00EB2AA0">
              <w:rPr>
                <w:rStyle w:val="Hyperlink"/>
                <w:noProof/>
              </w:rPr>
              <w:delText>North Santiam study area</w:delText>
            </w:r>
            <w:r w:rsidDel="00EB2AA0">
              <w:rPr>
                <w:noProof/>
                <w:webHidden/>
              </w:rPr>
              <w:tab/>
            </w:r>
            <w:r w:rsidDel="00EB2AA0">
              <w:rPr>
                <w:noProof/>
                <w:webHidden/>
              </w:rPr>
              <w:fldChar w:fldCharType="begin"/>
            </w:r>
            <w:r w:rsidDel="00EB2AA0">
              <w:rPr>
                <w:noProof/>
                <w:webHidden/>
              </w:rPr>
              <w:delInstrText xml:space="preserve"> PAGEREF _Toc56764271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00E20A93" w14:textId="00423875" w:rsidR="00D9019C" w:rsidDel="00EB2AA0" w:rsidRDefault="00D9019C">
          <w:pPr>
            <w:pStyle w:val="TOC2"/>
            <w:tabs>
              <w:tab w:val="right" w:leader="dot" w:pos="9350"/>
            </w:tabs>
            <w:rPr>
              <w:del w:id="363" w:author="David Conklin" w:date="2020-11-26T14:39:00Z"/>
              <w:rFonts w:eastAsiaTheme="minorEastAsia"/>
              <w:noProof/>
            </w:rPr>
          </w:pPr>
          <w:del w:id="3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"_Toc56764272"</w:delInstrText>
            </w:r>
            <w:r w:rsidRPr="002F2067" w:rsidDel="00EB2AA0">
              <w:rPr>
                <w:rStyle w:val="Hyperlink"/>
                <w:noProof/>
              </w:rPr>
              <w:delInstrText xml:space="preserve"> </w:delInstrText>
            </w:r>
            <w:r w:rsidRPr="002F2067" w:rsidDel="00EB2AA0">
              <w:rPr>
                <w:rStyle w:val="Hyperlink"/>
                <w:noProof/>
              </w:rPr>
              <w:fldChar w:fldCharType="separate"/>
            </w:r>
          </w:del>
          <w:ins w:id="365" w:author="David Conklin" w:date="2020-11-26T14:39:00Z">
            <w:r w:rsidR="00EB2AA0">
              <w:rPr>
                <w:rStyle w:val="Hyperlink"/>
                <w:b/>
                <w:bCs/>
                <w:noProof/>
              </w:rPr>
              <w:t>Error! Hyperlink reference not valid.</w:t>
            </w:r>
          </w:ins>
          <w:del w:id="366" w:author="David Conklin" w:date="2020-11-26T14:39:00Z">
            <w:r w:rsidRPr="002F2067" w:rsidDel="00EB2AA0">
              <w:rPr>
                <w:rStyle w:val="Hyperlink"/>
                <w:rFonts w:eastAsia="Times New Roman"/>
                <w:noProof/>
              </w:rPr>
              <w:delText>Instream water rights</w:delText>
            </w:r>
            <w:r w:rsidDel="00EB2AA0">
              <w:rPr>
                <w:noProof/>
                <w:webHidden/>
              </w:rPr>
              <w:tab/>
            </w:r>
            <w:r w:rsidDel="00EB2AA0">
              <w:rPr>
                <w:noProof/>
                <w:webHidden/>
              </w:rPr>
              <w:fldChar w:fldCharType="begin"/>
            </w:r>
            <w:r w:rsidDel="00EB2AA0">
              <w:rPr>
                <w:noProof/>
                <w:webHidden/>
              </w:rPr>
              <w:delInstrText xml:space="preserve"> PAGEREF _Toc56764272 \h </w:delInstrText>
            </w:r>
            <w:r w:rsidDel="00EB2AA0">
              <w:rPr>
                <w:noProof/>
                <w:webHidden/>
              </w:rPr>
            </w:r>
            <w:r w:rsidDel="00EB2AA0">
              <w:rPr>
                <w:noProof/>
                <w:webHidden/>
              </w:rPr>
              <w:fldChar w:fldCharType="separate"/>
            </w:r>
            <w:r w:rsidDel="00EB2AA0">
              <w:rPr>
                <w:noProof/>
                <w:webHidden/>
              </w:rPr>
              <w:delText>29</w:delText>
            </w:r>
            <w:r w:rsidDel="00EB2AA0">
              <w:rPr>
                <w:noProof/>
                <w:webHidden/>
              </w:rPr>
              <w:fldChar w:fldCharType="end"/>
            </w:r>
            <w:r w:rsidRPr="002F2067" w:rsidDel="00EB2AA0">
              <w:rPr>
                <w:rStyle w:val="Hyperlink"/>
                <w:noProof/>
              </w:rPr>
              <w:fldChar w:fldCharType="end"/>
            </w:r>
          </w:del>
        </w:p>
        <w:p w14:paraId="7ABC5109" w14:textId="51516C56" w:rsidR="00D9019C" w:rsidDel="00EB2AA0" w:rsidRDefault="00D9019C">
          <w:pPr>
            <w:pStyle w:val="TOC2"/>
            <w:tabs>
              <w:tab w:val="right" w:leader="dot" w:pos="9350"/>
            </w:tabs>
            <w:rPr>
              <w:del w:id="367" w:author="David Conklin" w:date="2020-11-26T14:39:00Z"/>
              <w:rFonts w:eastAsiaTheme="minorEastAsia"/>
              <w:noProof/>
            </w:rPr>
          </w:pPr>
          <w:del w:id="3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"_Toc56764273"</w:delInstrText>
            </w:r>
            <w:r w:rsidRPr="002F2067" w:rsidDel="00EB2AA0">
              <w:rPr>
                <w:rStyle w:val="Hyperlink"/>
                <w:noProof/>
              </w:rPr>
              <w:delInstrText xml:space="preserve"> </w:delInstrText>
            </w:r>
            <w:r w:rsidRPr="002F2067" w:rsidDel="00EB2AA0">
              <w:rPr>
                <w:rStyle w:val="Hyperlink"/>
                <w:noProof/>
              </w:rPr>
              <w:fldChar w:fldCharType="separate"/>
            </w:r>
          </w:del>
          <w:ins w:id="369" w:author="David Conklin" w:date="2020-11-26T14:39:00Z">
            <w:r w:rsidR="00EB2AA0">
              <w:rPr>
                <w:rStyle w:val="Hyperlink"/>
                <w:b/>
                <w:bCs/>
                <w:noProof/>
              </w:rPr>
              <w:t>Error! Hyperlink reference not valid.</w:t>
            </w:r>
          </w:ins>
          <w:del w:id="370" w:author="David Conklin" w:date="2020-11-26T14:39:00Z">
            <w:r w:rsidRPr="002F2067" w:rsidDel="00EB2AA0">
              <w:rPr>
                <w:rStyle w:val="Hyperlink"/>
                <w:noProof/>
              </w:rPr>
              <w:delText>Municipal water rights</w:delText>
            </w:r>
            <w:r w:rsidDel="00EB2AA0">
              <w:rPr>
                <w:noProof/>
                <w:webHidden/>
              </w:rPr>
              <w:tab/>
            </w:r>
            <w:r w:rsidDel="00EB2AA0">
              <w:rPr>
                <w:noProof/>
                <w:webHidden/>
              </w:rPr>
              <w:fldChar w:fldCharType="begin"/>
            </w:r>
            <w:r w:rsidDel="00EB2AA0">
              <w:rPr>
                <w:noProof/>
                <w:webHidden/>
              </w:rPr>
              <w:delInstrText xml:space="preserve"> PAGEREF _Toc56764273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257DC9D9" w14:textId="4E8C4F09" w:rsidR="00D9019C" w:rsidDel="00EB2AA0" w:rsidRDefault="00D9019C">
          <w:pPr>
            <w:pStyle w:val="TOC1"/>
            <w:tabs>
              <w:tab w:val="right" w:leader="dot" w:pos="9350"/>
            </w:tabs>
            <w:rPr>
              <w:del w:id="371" w:author="David Conklin" w:date="2020-11-26T14:39:00Z"/>
              <w:rFonts w:eastAsiaTheme="minorEastAsia"/>
              <w:noProof/>
            </w:rPr>
          </w:pPr>
          <w:del w:id="37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"_Toc56764274"</w:delInstrText>
            </w:r>
            <w:r w:rsidRPr="002F2067" w:rsidDel="00EB2AA0">
              <w:rPr>
                <w:rStyle w:val="Hyperlink"/>
                <w:noProof/>
              </w:rPr>
              <w:delInstrText xml:space="preserve"> </w:delInstrText>
            </w:r>
            <w:r w:rsidRPr="002F2067" w:rsidDel="00EB2AA0">
              <w:rPr>
                <w:rStyle w:val="Hyperlink"/>
                <w:noProof/>
              </w:rPr>
              <w:fldChar w:fldCharType="separate"/>
            </w:r>
          </w:del>
          <w:ins w:id="373" w:author="David Conklin" w:date="2020-11-26T14:39:00Z">
            <w:r w:rsidR="00EB2AA0">
              <w:rPr>
                <w:rStyle w:val="Hyperlink"/>
                <w:b/>
                <w:bCs/>
                <w:noProof/>
              </w:rPr>
              <w:t>Error! Hyperlink reference not valid.</w:t>
            </w:r>
          </w:ins>
          <w:del w:id="374" w:author="David Conklin" w:date="2020-11-26T14:39:00Z">
            <w:r w:rsidRPr="002F2067" w:rsidDel="00EB2AA0">
              <w:rPr>
                <w:rStyle w:val="Hyperlink"/>
                <w:noProof/>
              </w:rPr>
              <w:delText>McKenzie Basin Wetlands Study</w:delText>
            </w:r>
            <w:r w:rsidDel="00EB2AA0">
              <w:rPr>
                <w:noProof/>
                <w:webHidden/>
              </w:rPr>
              <w:tab/>
            </w:r>
            <w:r w:rsidDel="00EB2AA0">
              <w:rPr>
                <w:noProof/>
                <w:webHidden/>
              </w:rPr>
              <w:fldChar w:fldCharType="begin"/>
            </w:r>
            <w:r w:rsidDel="00EB2AA0">
              <w:rPr>
                <w:noProof/>
                <w:webHidden/>
              </w:rPr>
              <w:delInstrText xml:space="preserve"> PAGEREF _Toc56764274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65B54759" w14:textId="41E62833" w:rsidR="00D9019C" w:rsidDel="00EB2AA0" w:rsidRDefault="00D9019C">
          <w:pPr>
            <w:pStyle w:val="TOC2"/>
            <w:tabs>
              <w:tab w:val="right" w:leader="dot" w:pos="9350"/>
            </w:tabs>
            <w:rPr>
              <w:del w:id="375" w:author="David Conklin" w:date="2020-11-26T14:39:00Z"/>
              <w:rFonts w:eastAsiaTheme="minorEastAsia"/>
              <w:noProof/>
            </w:rPr>
          </w:pPr>
          <w:del w:id="37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"_Toc56764275"</w:delInstrText>
            </w:r>
            <w:r w:rsidRPr="002F2067" w:rsidDel="00EB2AA0">
              <w:rPr>
                <w:rStyle w:val="Hyperlink"/>
                <w:noProof/>
              </w:rPr>
              <w:delInstrText xml:space="preserve"> </w:delInstrText>
            </w:r>
            <w:r w:rsidRPr="002F2067" w:rsidDel="00EB2AA0">
              <w:rPr>
                <w:rStyle w:val="Hyperlink"/>
                <w:noProof/>
              </w:rPr>
              <w:fldChar w:fldCharType="separate"/>
            </w:r>
          </w:del>
          <w:ins w:id="377" w:author="David Conklin" w:date="2020-11-26T14:39:00Z">
            <w:r w:rsidR="00EB2AA0">
              <w:rPr>
                <w:rStyle w:val="Hyperlink"/>
                <w:b/>
                <w:bCs/>
                <w:noProof/>
              </w:rPr>
              <w:t>Error! Hyperlink reference not valid.</w:t>
            </w:r>
          </w:ins>
          <w:del w:id="378" w:author="David Conklin" w:date="2020-11-26T14:39:00Z">
            <w:r w:rsidRPr="002F2067" w:rsidDel="00EB2AA0">
              <w:rPr>
                <w:rStyle w:val="Hyperlink"/>
                <w:noProof/>
              </w:rPr>
              <w:delText>Project Overview</w:delText>
            </w:r>
            <w:r w:rsidDel="00EB2AA0">
              <w:rPr>
                <w:noProof/>
                <w:webHidden/>
              </w:rPr>
              <w:tab/>
            </w:r>
            <w:r w:rsidDel="00EB2AA0">
              <w:rPr>
                <w:noProof/>
                <w:webHidden/>
              </w:rPr>
              <w:fldChar w:fldCharType="begin"/>
            </w:r>
            <w:r w:rsidDel="00EB2AA0">
              <w:rPr>
                <w:noProof/>
                <w:webHidden/>
              </w:rPr>
              <w:delInstrText xml:space="preserve"> PAGEREF _Toc56764275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767F000A" w14:textId="7FC87B6F" w:rsidR="00D9019C" w:rsidDel="00EB2AA0" w:rsidRDefault="00D9019C">
          <w:pPr>
            <w:pStyle w:val="TOC2"/>
            <w:tabs>
              <w:tab w:val="right" w:leader="dot" w:pos="9350"/>
            </w:tabs>
            <w:rPr>
              <w:del w:id="379" w:author="David Conklin" w:date="2020-11-26T14:39:00Z"/>
              <w:rFonts w:eastAsiaTheme="minorEastAsia"/>
              <w:noProof/>
            </w:rPr>
          </w:pPr>
          <w:del w:id="38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"_Toc56764276"</w:delInstrText>
            </w:r>
            <w:r w:rsidRPr="002F2067" w:rsidDel="00EB2AA0">
              <w:rPr>
                <w:rStyle w:val="Hyperlink"/>
                <w:noProof/>
              </w:rPr>
              <w:delInstrText xml:space="preserve"> </w:delInstrText>
            </w:r>
            <w:r w:rsidRPr="002F2067" w:rsidDel="00EB2AA0">
              <w:rPr>
                <w:rStyle w:val="Hyperlink"/>
                <w:noProof/>
              </w:rPr>
              <w:fldChar w:fldCharType="separate"/>
            </w:r>
          </w:del>
          <w:ins w:id="381" w:author="David Conklin" w:date="2020-11-26T14:39:00Z">
            <w:r w:rsidR="00EB2AA0">
              <w:rPr>
                <w:rStyle w:val="Hyperlink"/>
                <w:b/>
                <w:bCs/>
                <w:noProof/>
              </w:rPr>
              <w:t>Error! Hyperlink reference not valid.</w:t>
            </w:r>
          </w:ins>
          <w:del w:id="382" w:author="David Conklin" w:date="2020-11-26T14:39:00Z">
            <w:r w:rsidRPr="002F2067" w:rsidDel="00EB2AA0">
              <w:rPr>
                <w:rStyle w:val="Hyperlink"/>
                <w:noProof/>
              </w:rPr>
              <w:delText>Model and Simulation Overview</w:delText>
            </w:r>
            <w:r w:rsidDel="00EB2AA0">
              <w:rPr>
                <w:noProof/>
                <w:webHidden/>
              </w:rPr>
              <w:tab/>
            </w:r>
            <w:r w:rsidDel="00EB2AA0">
              <w:rPr>
                <w:noProof/>
                <w:webHidden/>
              </w:rPr>
              <w:fldChar w:fldCharType="begin"/>
            </w:r>
            <w:r w:rsidDel="00EB2AA0">
              <w:rPr>
                <w:noProof/>
                <w:webHidden/>
              </w:rPr>
              <w:delInstrText xml:space="preserve"> PAGEREF _Toc56764276 \h </w:delInstrText>
            </w:r>
            <w:r w:rsidDel="00EB2AA0">
              <w:rPr>
                <w:noProof/>
                <w:webHidden/>
              </w:rPr>
            </w:r>
            <w:r w:rsidDel="00EB2AA0">
              <w:rPr>
                <w:noProof/>
                <w:webHidden/>
              </w:rPr>
              <w:fldChar w:fldCharType="separate"/>
            </w:r>
            <w:r w:rsidDel="00EB2AA0">
              <w:rPr>
                <w:noProof/>
                <w:webHidden/>
              </w:rPr>
              <w:delText>32</w:delText>
            </w:r>
            <w:r w:rsidDel="00EB2AA0">
              <w:rPr>
                <w:noProof/>
                <w:webHidden/>
              </w:rPr>
              <w:fldChar w:fldCharType="end"/>
            </w:r>
            <w:r w:rsidRPr="002F2067" w:rsidDel="00EB2AA0">
              <w:rPr>
                <w:rStyle w:val="Hyperlink"/>
                <w:noProof/>
              </w:rPr>
              <w:fldChar w:fldCharType="end"/>
            </w:r>
          </w:del>
        </w:p>
        <w:p w14:paraId="01317041" w14:textId="7795B4DF" w:rsidR="00D9019C" w:rsidDel="00EB2AA0" w:rsidRDefault="00D9019C">
          <w:pPr>
            <w:pStyle w:val="TOC2"/>
            <w:tabs>
              <w:tab w:val="right" w:leader="dot" w:pos="9350"/>
            </w:tabs>
            <w:rPr>
              <w:del w:id="383" w:author="David Conklin" w:date="2020-11-26T14:39:00Z"/>
              <w:rFonts w:eastAsiaTheme="minorEastAsia"/>
              <w:noProof/>
            </w:rPr>
          </w:pPr>
          <w:del w:id="38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"_Toc56764277"</w:delInstrText>
            </w:r>
            <w:r w:rsidRPr="002F2067" w:rsidDel="00EB2AA0">
              <w:rPr>
                <w:rStyle w:val="Hyperlink"/>
                <w:noProof/>
              </w:rPr>
              <w:delInstrText xml:space="preserve"> </w:delInstrText>
            </w:r>
            <w:r w:rsidRPr="002F2067" w:rsidDel="00EB2AA0">
              <w:rPr>
                <w:rStyle w:val="Hyperlink"/>
                <w:noProof/>
              </w:rPr>
              <w:fldChar w:fldCharType="separate"/>
            </w:r>
          </w:del>
          <w:ins w:id="385" w:author="David Conklin" w:date="2020-11-26T14:39:00Z">
            <w:r w:rsidR="00EB2AA0">
              <w:rPr>
                <w:rStyle w:val="Hyperlink"/>
                <w:b/>
                <w:bCs/>
                <w:noProof/>
              </w:rPr>
              <w:t>Error! Hyperlink reference not valid.</w:t>
            </w:r>
          </w:ins>
          <w:del w:id="386" w:author="David Conklin" w:date="2020-11-26T14:39:00Z">
            <w:r w:rsidRPr="002F2067" w:rsidDel="00EB2AA0">
              <w:rPr>
                <w:rStyle w:val="Hyperlink"/>
                <w:noProof/>
              </w:rPr>
              <w:delText>McKenzie wetlands in the initial versions of the IDU, HRU, and Reach data layers</w:delText>
            </w:r>
            <w:r w:rsidDel="00EB2AA0">
              <w:rPr>
                <w:noProof/>
                <w:webHidden/>
              </w:rPr>
              <w:tab/>
            </w:r>
            <w:r w:rsidDel="00EB2AA0">
              <w:rPr>
                <w:noProof/>
                <w:webHidden/>
              </w:rPr>
              <w:fldChar w:fldCharType="begin"/>
            </w:r>
            <w:r w:rsidDel="00EB2AA0">
              <w:rPr>
                <w:noProof/>
                <w:webHidden/>
              </w:rPr>
              <w:delInstrText xml:space="preserve"> PAGEREF _Toc56764277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60AC2163" w14:textId="15C39CD6" w:rsidR="00D9019C" w:rsidDel="00EB2AA0" w:rsidRDefault="00D9019C">
          <w:pPr>
            <w:pStyle w:val="TOC2"/>
            <w:tabs>
              <w:tab w:val="right" w:leader="dot" w:pos="9350"/>
            </w:tabs>
            <w:rPr>
              <w:del w:id="387" w:author="David Conklin" w:date="2020-11-26T14:39:00Z"/>
              <w:rFonts w:eastAsiaTheme="minorEastAsia"/>
              <w:noProof/>
            </w:rPr>
          </w:pPr>
          <w:del w:id="38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"_Toc56764278"</w:delInstrText>
            </w:r>
            <w:r w:rsidRPr="002F2067" w:rsidDel="00EB2AA0">
              <w:rPr>
                <w:rStyle w:val="Hyperlink"/>
                <w:noProof/>
              </w:rPr>
              <w:delInstrText xml:space="preserve"> </w:delInstrText>
            </w:r>
            <w:r w:rsidRPr="002F2067" w:rsidDel="00EB2AA0">
              <w:rPr>
                <w:rStyle w:val="Hyperlink"/>
                <w:noProof/>
              </w:rPr>
              <w:fldChar w:fldCharType="separate"/>
            </w:r>
          </w:del>
          <w:ins w:id="389" w:author="David Conklin" w:date="2020-11-26T14:39:00Z">
            <w:r w:rsidR="00EB2AA0">
              <w:rPr>
                <w:rStyle w:val="Hyperlink"/>
                <w:b/>
                <w:bCs/>
                <w:noProof/>
              </w:rPr>
              <w:t>Error! Hyperlink reference not valid.</w:t>
            </w:r>
          </w:ins>
          <w:del w:id="390" w:author="David Conklin" w:date="2020-11-26T14:39:00Z">
            <w:r w:rsidRPr="002F2067" w:rsidDel="00EB2AA0">
              <w:rPr>
                <w:rStyle w:val="Hyperlink"/>
                <w:noProof/>
              </w:rPr>
              <w:delText>Data changes for better representation of wetlands</w:delText>
            </w:r>
            <w:r w:rsidDel="00EB2AA0">
              <w:rPr>
                <w:noProof/>
                <w:webHidden/>
              </w:rPr>
              <w:tab/>
            </w:r>
            <w:r w:rsidDel="00EB2AA0">
              <w:rPr>
                <w:noProof/>
                <w:webHidden/>
              </w:rPr>
              <w:fldChar w:fldCharType="begin"/>
            </w:r>
            <w:r w:rsidDel="00EB2AA0">
              <w:rPr>
                <w:noProof/>
                <w:webHidden/>
              </w:rPr>
              <w:delInstrText xml:space="preserve"> PAGEREF _Toc56764278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4689C083" w14:textId="053B58CE" w:rsidR="00D9019C" w:rsidDel="00EB2AA0" w:rsidRDefault="00D9019C">
          <w:pPr>
            <w:pStyle w:val="TOC2"/>
            <w:tabs>
              <w:tab w:val="right" w:leader="dot" w:pos="9350"/>
            </w:tabs>
            <w:rPr>
              <w:del w:id="391" w:author="David Conklin" w:date="2020-11-26T14:39:00Z"/>
              <w:rFonts w:eastAsiaTheme="minorEastAsia"/>
              <w:noProof/>
            </w:rPr>
          </w:pPr>
          <w:del w:id="39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"_Toc56764279"</w:delInstrText>
            </w:r>
            <w:r w:rsidRPr="002F2067" w:rsidDel="00EB2AA0">
              <w:rPr>
                <w:rStyle w:val="Hyperlink"/>
                <w:noProof/>
              </w:rPr>
              <w:delInstrText xml:space="preserve"> </w:delInstrText>
            </w:r>
            <w:r w:rsidRPr="002F2067" w:rsidDel="00EB2AA0">
              <w:rPr>
                <w:rStyle w:val="Hyperlink"/>
                <w:noProof/>
              </w:rPr>
              <w:fldChar w:fldCharType="separate"/>
            </w:r>
          </w:del>
          <w:ins w:id="393" w:author="David Conklin" w:date="2020-11-26T14:39:00Z">
            <w:r w:rsidR="00EB2AA0">
              <w:rPr>
                <w:rStyle w:val="Hyperlink"/>
                <w:b/>
                <w:bCs/>
                <w:noProof/>
              </w:rPr>
              <w:t>Error! Hyperlink reference not valid.</w:t>
            </w:r>
          </w:ins>
          <w:del w:id="394" w:author="David Conklin" w:date="2020-11-26T14:39:00Z">
            <w:r w:rsidRPr="002F2067" w:rsidDel="00EB2AA0">
              <w:rPr>
                <w:rStyle w:val="Hyperlink"/>
                <w:noProof/>
              </w:rPr>
              <w:delText>Projection, Calendar, and Units</w:delText>
            </w:r>
            <w:r w:rsidDel="00EB2AA0">
              <w:rPr>
                <w:noProof/>
                <w:webHidden/>
              </w:rPr>
              <w:tab/>
            </w:r>
            <w:r w:rsidDel="00EB2AA0">
              <w:rPr>
                <w:noProof/>
                <w:webHidden/>
              </w:rPr>
              <w:fldChar w:fldCharType="begin"/>
            </w:r>
            <w:r w:rsidDel="00EB2AA0">
              <w:rPr>
                <w:noProof/>
                <w:webHidden/>
              </w:rPr>
              <w:delInstrText xml:space="preserve"> PAGEREF _Toc56764279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DAB35F6" w14:textId="024BF1B7" w:rsidR="00D9019C" w:rsidDel="00EB2AA0" w:rsidRDefault="00D9019C">
          <w:pPr>
            <w:pStyle w:val="TOC2"/>
            <w:tabs>
              <w:tab w:val="right" w:leader="dot" w:pos="9350"/>
            </w:tabs>
            <w:rPr>
              <w:del w:id="395" w:author="David Conklin" w:date="2020-11-26T14:39:00Z"/>
              <w:rFonts w:eastAsiaTheme="minorEastAsia"/>
              <w:noProof/>
            </w:rPr>
          </w:pPr>
          <w:del w:id="39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"_Toc56764280"</w:delInstrText>
            </w:r>
            <w:r w:rsidRPr="002F2067" w:rsidDel="00EB2AA0">
              <w:rPr>
                <w:rStyle w:val="Hyperlink"/>
                <w:noProof/>
              </w:rPr>
              <w:delInstrText xml:space="preserve"> </w:delInstrText>
            </w:r>
            <w:r w:rsidRPr="002F2067" w:rsidDel="00EB2AA0">
              <w:rPr>
                <w:rStyle w:val="Hyperlink"/>
                <w:noProof/>
              </w:rPr>
              <w:fldChar w:fldCharType="separate"/>
            </w:r>
          </w:del>
          <w:ins w:id="397" w:author="David Conklin" w:date="2020-11-26T14:39:00Z">
            <w:r w:rsidR="00EB2AA0">
              <w:rPr>
                <w:rStyle w:val="Hyperlink"/>
                <w:b/>
                <w:bCs/>
                <w:noProof/>
              </w:rPr>
              <w:t>Error! Hyperlink reference not valid.</w:t>
            </w:r>
          </w:ins>
          <w:del w:id="398" w:author="David Conklin" w:date="2020-11-26T14:39:00Z">
            <w:r w:rsidRPr="002F2067" w:rsidDel="00EB2AA0">
              <w:rPr>
                <w:rStyle w:val="Hyperlink"/>
                <w:noProof/>
              </w:rPr>
              <w:delText>Simulation of changes in wetlands over time</w:delText>
            </w:r>
            <w:r w:rsidDel="00EB2AA0">
              <w:rPr>
                <w:noProof/>
                <w:webHidden/>
              </w:rPr>
              <w:tab/>
            </w:r>
            <w:r w:rsidDel="00EB2AA0">
              <w:rPr>
                <w:noProof/>
                <w:webHidden/>
              </w:rPr>
              <w:fldChar w:fldCharType="begin"/>
            </w:r>
            <w:r w:rsidDel="00EB2AA0">
              <w:rPr>
                <w:noProof/>
                <w:webHidden/>
              </w:rPr>
              <w:delInstrText xml:space="preserve"> PAGEREF _Toc56764280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1C41E613" w14:textId="1D1C8B76" w:rsidR="00D9019C" w:rsidDel="00EB2AA0" w:rsidRDefault="00D9019C">
          <w:pPr>
            <w:pStyle w:val="TOC2"/>
            <w:tabs>
              <w:tab w:val="right" w:leader="dot" w:pos="9350"/>
            </w:tabs>
            <w:rPr>
              <w:del w:id="399" w:author="David Conklin" w:date="2020-11-26T14:39:00Z"/>
              <w:rFonts w:eastAsiaTheme="minorEastAsia"/>
              <w:noProof/>
            </w:rPr>
          </w:pPr>
          <w:del w:id="40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"_Toc56764281"</w:delInstrText>
            </w:r>
            <w:r w:rsidRPr="002F2067" w:rsidDel="00EB2AA0">
              <w:rPr>
                <w:rStyle w:val="Hyperlink"/>
                <w:noProof/>
              </w:rPr>
              <w:delInstrText xml:space="preserve"> </w:delInstrText>
            </w:r>
            <w:r w:rsidRPr="002F2067" w:rsidDel="00EB2AA0">
              <w:rPr>
                <w:rStyle w:val="Hyperlink"/>
                <w:noProof/>
              </w:rPr>
              <w:fldChar w:fldCharType="separate"/>
            </w:r>
          </w:del>
          <w:ins w:id="401" w:author="David Conklin" w:date="2020-11-26T14:39:00Z">
            <w:r w:rsidR="00EB2AA0">
              <w:rPr>
                <w:rStyle w:val="Hyperlink"/>
                <w:b/>
                <w:bCs/>
                <w:noProof/>
              </w:rPr>
              <w:t>Error! Hyperlink reference not valid.</w:t>
            </w:r>
          </w:ins>
          <w:del w:id="402" w:author="David Conklin" w:date="2020-11-26T14:39:00Z">
            <w:r w:rsidRPr="002F2067" w:rsidDel="00EB2AA0">
              <w:rPr>
                <w:rStyle w:val="Hyperlink"/>
                <w:noProof/>
              </w:rPr>
              <w:delText>How wetlands are represented in the model</w:delText>
            </w:r>
            <w:r w:rsidDel="00EB2AA0">
              <w:rPr>
                <w:noProof/>
                <w:webHidden/>
              </w:rPr>
              <w:tab/>
            </w:r>
            <w:r w:rsidDel="00EB2AA0">
              <w:rPr>
                <w:noProof/>
                <w:webHidden/>
              </w:rPr>
              <w:fldChar w:fldCharType="begin"/>
            </w:r>
            <w:r w:rsidDel="00EB2AA0">
              <w:rPr>
                <w:noProof/>
                <w:webHidden/>
              </w:rPr>
              <w:delInstrText xml:space="preserve"> PAGEREF _Toc56764281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7243A39" w14:textId="1E669439" w:rsidR="00D9019C" w:rsidDel="00EB2AA0" w:rsidRDefault="00D9019C">
          <w:pPr>
            <w:pStyle w:val="TOC2"/>
            <w:tabs>
              <w:tab w:val="right" w:leader="dot" w:pos="9350"/>
            </w:tabs>
            <w:rPr>
              <w:del w:id="403" w:author="David Conklin" w:date="2020-11-26T14:39:00Z"/>
              <w:rFonts w:eastAsiaTheme="minorEastAsia"/>
              <w:noProof/>
            </w:rPr>
          </w:pPr>
          <w:del w:id="40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"_Toc56764282"</w:delInstrText>
            </w:r>
            <w:r w:rsidRPr="002F2067" w:rsidDel="00EB2AA0">
              <w:rPr>
                <w:rStyle w:val="Hyperlink"/>
                <w:noProof/>
              </w:rPr>
              <w:delInstrText xml:space="preserve"> </w:delInstrText>
            </w:r>
            <w:r w:rsidRPr="002F2067" w:rsidDel="00EB2AA0">
              <w:rPr>
                <w:rStyle w:val="Hyperlink"/>
                <w:noProof/>
              </w:rPr>
              <w:fldChar w:fldCharType="separate"/>
            </w:r>
          </w:del>
          <w:ins w:id="405" w:author="David Conklin" w:date="2020-11-26T14:39:00Z">
            <w:r w:rsidR="00EB2AA0">
              <w:rPr>
                <w:rStyle w:val="Hyperlink"/>
                <w:b/>
                <w:bCs/>
                <w:noProof/>
              </w:rPr>
              <w:t>Error! Hyperlink reference not valid.</w:t>
            </w:r>
          </w:ins>
          <w:del w:id="406" w:author="David Conklin" w:date="2020-11-26T14:39:00Z">
            <w:r w:rsidRPr="002F2067" w:rsidDel="00EB2AA0">
              <w:rPr>
                <w:rStyle w:val="Hyperlink"/>
                <w:noProof/>
              </w:rPr>
              <w:delText>Attributes of interest in the wetlands study</w:delText>
            </w:r>
            <w:r w:rsidDel="00EB2AA0">
              <w:rPr>
                <w:noProof/>
                <w:webHidden/>
              </w:rPr>
              <w:tab/>
            </w:r>
            <w:r w:rsidDel="00EB2AA0">
              <w:rPr>
                <w:noProof/>
                <w:webHidden/>
              </w:rPr>
              <w:fldChar w:fldCharType="begin"/>
            </w:r>
            <w:r w:rsidDel="00EB2AA0">
              <w:rPr>
                <w:noProof/>
                <w:webHidden/>
              </w:rPr>
              <w:delInstrText xml:space="preserve"> PAGEREF _Toc56764282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33DA75F3" w14:textId="2328E492" w:rsidR="00D9019C" w:rsidDel="00EB2AA0" w:rsidRDefault="00D9019C">
          <w:pPr>
            <w:pStyle w:val="TOC2"/>
            <w:tabs>
              <w:tab w:val="right" w:leader="dot" w:pos="9350"/>
            </w:tabs>
            <w:rPr>
              <w:del w:id="407" w:author="David Conklin" w:date="2020-11-26T14:39:00Z"/>
              <w:rFonts w:eastAsiaTheme="minorEastAsia"/>
              <w:noProof/>
            </w:rPr>
          </w:pPr>
          <w:del w:id="40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"_Toc56764283"</w:delInstrText>
            </w:r>
            <w:r w:rsidRPr="002F2067" w:rsidDel="00EB2AA0">
              <w:rPr>
                <w:rStyle w:val="Hyperlink"/>
                <w:noProof/>
              </w:rPr>
              <w:delInstrText xml:space="preserve"> </w:delInstrText>
            </w:r>
            <w:r w:rsidRPr="002F2067" w:rsidDel="00EB2AA0">
              <w:rPr>
                <w:rStyle w:val="Hyperlink"/>
                <w:noProof/>
              </w:rPr>
              <w:fldChar w:fldCharType="separate"/>
            </w:r>
          </w:del>
          <w:ins w:id="409" w:author="David Conklin" w:date="2020-11-26T14:39:00Z">
            <w:r w:rsidR="00EB2AA0">
              <w:rPr>
                <w:rStyle w:val="Hyperlink"/>
                <w:b/>
                <w:bCs/>
                <w:noProof/>
              </w:rPr>
              <w:t>Error! Hyperlink reference not valid.</w:t>
            </w:r>
          </w:ins>
          <w:del w:id="410" w:author="David Conklin" w:date="2020-11-26T14:39:00Z">
            <w:r w:rsidRPr="002F2067" w:rsidDel="00EB2AA0">
              <w:rPr>
                <w:rStyle w:val="Hyperlink"/>
                <w:noProof/>
              </w:rPr>
              <w:delText>A WETNESS attribute</w:delText>
            </w:r>
            <w:r w:rsidDel="00EB2AA0">
              <w:rPr>
                <w:noProof/>
                <w:webHidden/>
              </w:rPr>
              <w:tab/>
            </w:r>
            <w:r w:rsidDel="00EB2AA0">
              <w:rPr>
                <w:noProof/>
                <w:webHidden/>
              </w:rPr>
              <w:fldChar w:fldCharType="begin"/>
            </w:r>
            <w:r w:rsidDel="00EB2AA0">
              <w:rPr>
                <w:noProof/>
                <w:webHidden/>
              </w:rPr>
              <w:delInstrText xml:space="preserve"> PAGEREF _Toc56764283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5EEBAB90" w14:textId="01DD8D32" w:rsidR="00D9019C" w:rsidDel="00EB2AA0" w:rsidRDefault="00D9019C">
          <w:pPr>
            <w:pStyle w:val="TOC2"/>
            <w:tabs>
              <w:tab w:val="right" w:leader="dot" w:pos="9350"/>
            </w:tabs>
            <w:rPr>
              <w:del w:id="411" w:author="David Conklin" w:date="2020-11-26T14:39:00Z"/>
              <w:rFonts w:eastAsiaTheme="minorEastAsia"/>
              <w:noProof/>
            </w:rPr>
          </w:pPr>
          <w:del w:id="41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"_Toc56764284"</w:delInstrText>
            </w:r>
            <w:r w:rsidRPr="002F2067" w:rsidDel="00EB2AA0">
              <w:rPr>
                <w:rStyle w:val="Hyperlink"/>
                <w:noProof/>
              </w:rPr>
              <w:delInstrText xml:space="preserve"> </w:delInstrText>
            </w:r>
            <w:r w:rsidRPr="002F2067" w:rsidDel="00EB2AA0">
              <w:rPr>
                <w:rStyle w:val="Hyperlink"/>
                <w:noProof/>
              </w:rPr>
              <w:fldChar w:fldCharType="separate"/>
            </w:r>
          </w:del>
          <w:ins w:id="413" w:author="David Conklin" w:date="2020-11-26T14:39:00Z">
            <w:r w:rsidR="00EB2AA0">
              <w:rPr>
                <w:rStyle w:val="Hyperlink"/>
                <w:b/>
                <w:bCs/>
                <w:noProof/>
              </w:rPr>
              <w:t>Error! Hyperlink reference not valid.</w:t>
            </w:r>
          </w:ins>
          <w:del w:id="414" w:author="David Conklin" w:date="2020-11-26T14:39:00Z">
            <w:r w:rsidRPr="002F2067" w:rsidDel="00EB2AA0">
              <w:rPr>
                <w:rStyle w:val="Hyperlink"/>
                <w:noProof/>
              </w:rPr>
              <w:delText>Calculating the exchange of water between the wetland and the reach</w:delText>
            </w:r>
            <w:r w:rsidDel="00EB2AA0">
              <w:rPr>
                <w:noProof/>
                <w:webHidden/>
              </w:rPr>
              <w:tab/>
            </w:r>
            <w:r w:rsidDel="00EB2AA0">
              <w:rPr>
                <w:noProof/>
                <w:webHidden/>
              </w:rPr>
              <w:fldChar w:fldCharType="begin"/>
            </w:r>
            <w:r w:rsidDel="00EB2AA0">
              <w:rPr>
                <w:noProof/>
                <w:webHidden/>
              </w:rPr>
              <w:delInstrText xml:space="preserve"> PAGEREF _Toc56764284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1221ADAC" w14:textId="2BE4E638" w:rsidR="00D9019C" w:rsidDel="00EB2AA0" w:rsidRDefault="00D9019C">
          <w:pPr>
            <w:pStyle w:val="TOC3"/>
            <w:tabs>
              <w:tab w:val="right" w:leader="dot" w:pos="9350"/>
            </w:tabs>
            <w:rPr>
              <w:del w:id="415" w:author="David Conklin" w:date="2020-11-26T14:39:00Z"/>
              <w:rFonts w:eastAsiaTheme="minorEastAsia"/>
              <w:noProof/>
            </w:rPr>
          </w:pPr>
          <w:del w:id="4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"_Toc56764285"</w:delInstrText>
            </w:r>
            <w:r w:rsidRPr="002F2067" w:rsidDel="00EB2AA0">
              <w:rPr>
                <w:rStyle w:val="Hyperlink"/>
                <w:noProof/>
              </w:rPr>
              <w:delInstrText xml:space="preserve"> </w:delInstrText>
            </w:r>
            <w:r w:rsidRPr="002F2067" w:rsidDel="00EB2AA0">
              <w:rPr>
                <w:rStyle w:val="Hyperlink"/>
                <w:noProof/>
              </w:rPr>
              <w:fldChar w:fldCharType="separate"/>
            </w:r>
          </w:del>
          <w:ins w:id="417" w:author="David Conklin" w:date="2020-11-26T14:39:00Z">
            <w:r w:rsidR="00EB2AA0">
              <w:rPr>
                <w:rStyle w:val="Hyperlink"/>
                <w:b/>
                <w:bCs/>
                <w:noProof/>
              </w:rPr>
              <w:t>Error! Hyperlink reference not valid.</w:t>
            </w:r>
          </w:ins>
          <w:del w:id="418" w:author="David Conklin" w:date="2020-11-26T14:39:00Z">
            <w:r w:rsidRPr="002F2067" w:rsidDel="00EB2AA0">
              <w:rPr>
                <w:rStyle w:val="Hyperlink"/>
                <w:noProof/>
              </w:rPr>
              <w:delText>Wetland IDU parameters</w:delText>
            </w:r>
            <w:r w:rsidDel="00EB2AA0">
              <w:rPr>
                <w:noProof/>
                <w:webHidden/>
              </w:rPr>
              <w:tab/>
            </w:r>
            <w:r w:rsidDel="00EB2AA0">
              <w:rPr>
                <w:noProof/>
                <w:webHidden/>
              </w:rPr>
              <w:fldChar w:fldCharType="begin"/>
            </w:r>
            <w:r w:rsidDel="00EB2AA0">
              <w:rPr>
                <w:noProof/>
                <w:webHidden/>
              </w:rPr>
              <w:delInstrText xml:space="preserve"> PAGEREF _Toc56764285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31106AB7" w14:textId="25F66AB9" w:rsidR="00D9019C" w:rsidDel="00EB2AA0" w:rsidRDefault="00D9019C">
          <w:pPr>
            <w:pStyle w:val="TOC3"/>
            <w:tabs>
              <w:tab w:val="right" w:leader="dot" w:pos="9350"/>
            </w:tabs>
            <w:rPr>
              <w:del w:id="419" w:author="David Conklin" w:date="2020-11-26T14:39:00Z"/>
              <w:rFonts w:eastAsiaTheme="minorEastAsia"/>
              <w:noProof/>
            </w:rPr>
          </w:pPr>
          <w:del w:id="4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"_Toc56764286"</w:delInstrText>
            </w:r>
            <w:r w:rsidRPr="002F2067" w:rsidDel="00EB2AA0">
              <w:rPr>
                <w:rStyle w:val="Hyperlink"/>
                <w:noProof/>
              </w:rPr>
              <w:delInstrText xml:space="preserve"> </w:delInstrText>
            </w:r>
            <w:r w:rsidRPr="002F2067" w:rsidDel="00EB2AA0">
              <w:rPr>
                <w:rStyle w:val="Hyperlink"/>
                <w:noProof/>
              </w:rPr>
              <w:fldChar w:fldCharType="separate"/>
            </w:r>
          </w:del>
          <w:ins w:id="421" w:author="David Conklin" w:date="2020-11-26T14:39:00Z">
            <w:r w:rsidR="00EB2AA0">
              <w:rPr>
                <w:rStyle w:val="Hyperlink"/>
                <w:b/>
                <w:bCs/>
                <w:noProof/>
              </w:rPr>
              <w:t>Error! Hyperlink reference not valid.</w:t>
            </w:r>
          </w:ins>
          <w:del w:id="422" w:author="David Conklin" w:date="2020-11-26T14:39:00Z">
            <w:r w:rsidRPr="002F2067" w:rsidDel="00EB2AA0">
              <w:rPr>
                <w:rStyle w:val="Hyperlink"/>
                <w:noProof/>
              </w:rPr>
              <w:delText>Reach parameters</w:delText>
            </w:r>
            <w:r w:rsidDel="00EB2AA0">
              <w:rPr>
                <w:noProof/>
                <w:webHidden/>
              </w:rPr>
              <w:tab/>
            </w:r>
            <w:r w:rsidDel="00EB2AA0">
              <w:rPr>
                <w:noProof/>
                <w:webHidden/>
              </w:rPr>
              <w:fldChar w:fldCharType="begin"/>
            </w:r>
            <w:r w:rsidDel="00EB2AA0">
              <w:rPr>
                <w:noProof/>
                <w:webHidden/>
              </w:rPr>
              <w:delInstrText xml:space="preserve"> PAGEREF _Toc56764286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5DDAB00B" w14:textId="4EE36455" w:rsidR="00D9019C" w:rsidDel="00EB2AA0" w:rsidRDefault="00D9019C">
          <w:pPr>
            <w:pStyle w:val="TOC2"/>
            <w:tabs>
              <w:tab w:val="right" w:leader="dot" w:pos="9350"/>
            </w:tabs>
            <w:rPr>
              <w:del w:id="423" w:author="David Conklin" w:date="2020-11-26T14:39:00Z"/>
              <w:rFonts w:eastAsiaTheme="minorEastAsia"/>
              <w:noProof/>
            </w:rPr>
          </w:pPr>
          <w:del w:id="4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"_Toc56764287"</w:delInstrText>
            </w:r>
            <w:r w:rsidRPr="002F2067" w:rsidDel="00EB2AA0">
              <w:rPr>
                <w:rStyle w:val="Hyperlink"/>
                <w:noProof/>
              </w:rPr>
              <w:delInstrText xml:space="preserve"> </w:delInstrText>
            </w:r>
            <w:r w:rsidRPr="002F2067" w:rsidDel="00EB2AA0">
              <w:rPr>
                <w:rStyle w:val="Hyperlink"/>
                <w:noProof/>
              </w:rPr>
              <w:fldChar w:fldCharType="separate"/>
            </w:r>
          </w:del>
          <w:ins w:id="425" w:author="David Conklin" w:date="2020-11-26T14:39:00Z">
            <w:r w:rsidR="00EB2AA0">
              <w:rPr>
                <w:rStyle w:val="Hyperlink"/>
                <w:b/>
                <w:bCs/>
                <w:noProof/>
              </w:rPr>
              <w:t>Error! Hyperlink reference not valid.</w:t>
            </w:r>
          </w:ins>
          <w:del w:id="426" w:author="David Conklin" w:date="2020-11-26T14:39:00Z">
            <w:r w:rsidRPr="002F2067" w:rsidDel="00EB2AA0">
              <w:rPr>
                <w:rStyle w:val="Hyperlink"/>
                <w:noProof/>
              </w:rPr>
              <w:delText>Loss (or gain) of wetlands</w:delText>
            </w:r>
            <w:r w:rsidDel="00EB2AA0">
              <w:rPr>
                <w:noProof/>
                <w:webHidden/>
              </w:rPr>
              <w:tab/>
            </w:r>
            <w:r w:rsidDel="00EB2AA0">
              <w:rPr>
                <w:noProof/>
                <w:webHidden/>
              </w:rPr>
              <w:fldChar w:fldCharType="begin"/>
            </w:r>
            <w:r w:rsidDel="00EB2AA0">
              <w:rPr>
                <w:noProof/>
                <w:webHidden/>
              </w:rPr>
              <w:delInstrText xml:space="preserve"> PAGEREF _Toc56764287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29A06D5D" w14:textId="2F5A0C65" w:rsidR="00D9019C" w:rsidDel="00EB2AA0" w:rsidRDefault="00D9019C">
          <w:pPr>
            <w:pStyle w:val="TOC2"/>
            <w:tabs>
              <w:tab w:val="right" w:leader="dot" w:pos="9350"/>
            </w:tabs>
            <w:rPr>
              <w:del w:id="427" w:author="David Conklin" w:date="2020-11-26T14:39:00Z"/>
              <w:rFonts w:eastAsiaTheme="minorEastAsia"/>
              <w:noProof/>
            </w:rPr>
          </w:pPr>
          <w:del w:id="4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"_Toc56764288"</w:delInstrText>
            </w:r>
            <w:r w:rsidRPr="002F2067" w:rsidDel="00EB2AA0">
              <w:rPr>
                <w:rStyle w:val="Hyperlink"/>
                <w:noProof/>
              </w:rPr>
              <w:delInstrText xml:space="preserve"> </w:delInstrText>
            </w:r>
            <w:r w:rsidRPr="002F2067" w:rsidDel="00EB2AA0">
              <w:rPr>
                <w:rStyle w:val="Hyperlink"/>
                <w:noProof/>
              </w:rPr>
              <w:fldChar w:fldCharType="separate"/>
            </w:r>
          </w:del>
          <w:ins w:id="429" w:author="David Conklin" w:date="2020-11-26T14:39:00Z">
            <w:r w:rsidR="00EB2AA0">
              <w:rPr>
                <w:rStyle w:val="Hyperlink"/>
                <w:b/>
                <w:bCs/>
                <w:noProof/>
              </w:rPr>
              <w:t>Error! Hyperlink reference not valid.</w:t>
            </w:r>
          </w:ins>
          <w:del w:id="430" w:author="David Conklin" w:date="2020-11-26T14:39:00Z">
            <w:r w:rsidRPr="002F2067" w:rsidDel="00EB2AA0">
              <w:rPr>
                <w:rStyle w:val="Hyperlink"/>
                <w:noProof/>
              </w:rPr>
              <w:delText>Reality check</w:delText>
            </w:r>
            <w:r w:rsidDel="00EB2AA0">
              <w:rPr>
                <w:noProof/>
                <w:webHidden/>
              </w:rPr>
              <w:tab/>
            </w:r>
            <w:r w:rsidDel="00EB2AA0">
              <w:rPr>
                <w:noProof/>
                <w:webHidden/>
              </w:rPr>
              <w:fldChar w:fldCharType="begin"/>
            </w:r>
            <w:r w:rsidDel="00EB2AA0">
              <w:rPr>
                <w:noProof/>
                <w:webHidden/>
              </w:rPr>
              <w:delInstrText xml:space="preserve"> PAGEREF _Toc56764288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0A905AAF" w14:textId="342CDA27" w:rsidR="00D9019C" w:rsidDel="00EB2AA0" w:rsidRDefault="00D9019C">
          <w:pPr>
            <w:pStyle w:val="TOC2"/>
            <w:tabs>
              <w:tab w:val="right" w:leader="dot" w:pos="9350"/>
            </w:tabs>
            <w:rPr>
              <w:del w:id="431" w:author="David Conklin" w:date="2020-11-26T14:39:00Z"/>
              <w:rFonts w:eastAsiaTheme="minorEastAsia"/>
              <w:noProof/>
            </w:rPr>
          </w:pPr>
          <w:del w:id="4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"_Toc56764289"</w:delInstrText>
            </w:r>
            <w:r w:rsidRPr="002F2067" w:rsidDel="00EB2AA0">
              <w:rPr>
                <w:rStyle w:val="Hyperlink"/>
                <w:noProof/>
              </w:rPr>
              <w:delInstrText xml:space="preserve"> </w:delInstrText>
            </w:r>
            <w:r w:rsidRPr="002F2067" w:rsidDel="00EB2AA0">
              <w:rPr>
                <w:rStyle w:val="Hyperlink"/>
                <w:noProof/>
              </w:rPr>
              <w:fldChar w:fldCharType="separate"/>
            </w:r>
          </w:del>
          <w:ins w:id="433" w:author="David Conklin" w:date="2020-11-26T14:39:00Z">
            <w:r w:rsidR="00EB2AA0">
              <w:rPr>
                <w:rStyle w:val="Hyperlink"/>
                <w:b/>
                <w:bCs/>
                <w:noProof/>
              </w:rPr>
              <w:t>Error! Hyperlink reference not valid.</w:t>
            </w:r>
          </w:ins>
          <w:del w:id="434" w:author="David Conklin" w:date="2020-11-26T14:39:00Z">
            <w:r w:rsidRPr="002F2067" w:rsidDel="00EB2AA0">
              <w:rPr>
                <w:rStyle w:val="Hyperlink"/>
                <w:noProof/>
              </w:rPr>
              <w:delText>High Cascades Springs</w:delText>
            </w:r>
            <w:r w:rsidDel="00EB2AA0">
              <w:rPr>
                <w:noProof/>
                <w:webHidden/>
              </w:rPr>
              <w:tab/>
            </w:r>
            <w:r w:rsidDel="00EB2AA0">
              <w:rPr>
                <w:noProof/>
                <w:webHidden/>
              </w:rPr>
              <w:fldChar w:fldCharType="begin"/>
            </w:r>
            <w:r w:rsidDel="00EB2AA0">
              <w:rPr>
                <w:noProof/>
                <w:webHidden/>
              </w:rPr>
              <w:delInstrText xml:space="preserve"> PAGEREF _Toc56764289 \h </w:delInstrText>
            </w:r>
            <w:r w:rsidDel="00EB2AA0">
              <w:rPr>
                <w:noProof/>
                <w:webHidden/>
              </w:rPr>
            </w:r>
            <w:r w:rsidDel="00EB2AA0">
              <w:rPr>
                <w:noProof/>
                <w:webHidden/>
              </w:rPr>
              <w:fldChar w:fldCharType="separate"/>
            </w:r>
            <w:r w:rsidDel="00EB2AA0">
              <w:rPr>
                <w:noProof/>
                <w:webHidden/>
              </w:rPr>
              <w:delText>40</w:delText>
            </w:r>
            <w:r w:rsidDel="00EB2AA0">
              <w:rPr>
                <w:noProof/>
                <w:webHidden/>
              </w:rPr>
              <w:fldChar w:fldCharType="end"/>
            </w:r>
            <w:r w:rsidRPr="002F2067" w:rsidDel="00EB2AA0">
              <w:rPr>
                <w:rStyle w:val="Hyperlink"/>
                <w:noProof/>
              </w:rPr>
              <w:fldChar w:fldCharType="end"/>
            </w:r>
          </w:del>
        </w:p>
        <w:p w14:paraId="5EF3B381" w14:textId="71F12C72" w:rsidR="00D9019C" w:rsidDel="00EB2AA0" w:rsidRDefault="00D9019C">
          <w:pPr>
            <w:pStyle w:val="TOC2"/>
            <w:tabs>
              <w:tab w:val="right" w:leader="dot" w:pos="9350"/>
            </w:tabs>
            <w:rPr>
              <w:del w:id="435" w:author="David Conklin" w:date="2020-11-26T14:39:00Z"/>
              <w:rFonts w:eastAsiaTheme="minorEastAsia"/>
              <w:noProof/>
            </w:rPr>
          </w:pPr>
          <w:del w:id="4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"_Toc56764290"</w:delInstrText>
            </w:r>
            <w:r w:rsidRPr="002F2067" w:rsidDel="00EB2AA0">
              <w:rPr>
                <w:rStyle w:val="Hyperlink"/>
                <w:noProof/>
              </w:rPr>
              <w:delInstrText xml:space="preserve"> </w:delInstrText>
            </w:r>
            <w:r w:rsidRPr="002F2067" w:rsidDel="00EB2AA0">
              <w:rPr>
                <w:rStyle w:val="Hyperlink"/>
                <w:noProof/>
              </w:rPr>
              <w:fldChar w:fldCharType="separate"/>
            </w:r>
          </w:del>
          <w:ins w:id="437" w:author="David Conklin" w:date="2020-11-26T14:39:00Z">
            <w:r w:rsidR="00EB2AA0">
              <w:rPr>
                <w:rStyle w:val="Hyperlink"/>
                <w:b/>
                <w:bCs/>
                <w:noProof/>
              </w:rPr>
              <w:t>Error! Hyperlink reference not valid.</w:t>
            </w:r>
          </w:ins>
          <w:del w:id="438" w:author="David Conklin" w:date="2020-11-26T14:39:00Z">
            <w:r w:rsidRPr="002F2067" w:rsidDel="00EB2AA0">
              <w:rPr>
                <w:rStyle w:val="Hyperlink"/>
                <w:noProof/>
              </w:rPr>
              <w:delText>Calibration and simulation skill</w:delText>
            </w:r>
            <w:r w:rsidDel="00EB2AA0">
              <w:rPr>
                <w:noProof/>
                <w:webHidden/>
              </w:rPr>
              <w:tab/>
            </w:r>
            <w:r w:rsidDel="00EB2AA0">
              <w:rPr>
                <w:noProof/>
                <w:webHidden/>
              </w:rPr>
              <w:fldChar w:fldCharType="begin"/>
            </w:r>
            <w:r w:rsidDel="00EB2AA0">
              <w:rPr>
                <w:noProof/>
                <w:webHidden/>
              </w:rPr>
              <w:delInstrText xml:space="preserve"> PAGEREF _Toc56764290 \h </w:delInstrText>
            </w:r>
            <w:r w:rsidDel="00EB2AA0">
              <w:rPr>
                <w:noProof/>
                <w:webHidden/>
              </w:rPr>
            </w:r>
            <w:r w:rsidDel="00EB2AA0">
              <w:rPr>
                <w:noProof/>
                <w:webHidden/>
              </w:rPr>
              <w:fldChar w:fldCharType="separate"/>
            </w:r>
            <w:r w:rsidDel="00EB2AA0">
              <w:rPr>
                <w:noProof/>
                <w:webHidden/>
              </w:rPr>
              <w:delText>41</w:delText>
            </w:r>
            <w:r w:rsidDel="00EB2AA0">
              <w:rPr>
                <w:noProof/>
                <w:webHidden/>
              </w:rPr>
              <w:fldChar w:fldCharType="end"/>
            </w:r>
            <w:r w:rsidRPr="002F2067" w:rsidDel="00EB2AA0">
              <w:rPr>
                <w:rStyle w:val="Hyperlink"/>
                <w:noProof/>
              </w:rPr>
              <w:fldChar w:fldCharType="end"/>
            </w:r>
          </w:del>
        </w:p>
        <w:p w14:paraId="463A4417" w14:textId="444CA90B" w:rsidR="00D9019C" w:rsidDel="00EB2AA0" w:rsidRDefault="00D9019C">
          <w:pPr>
            <w:pStyle w:val="TOC2"/>
            <w:tabs>
              <w:tab w:val="right" w:leader="dot" w:pos="9350"/>
            </w:tabs>
            <w:rPr>
              <w:del w:id="439" w:author="David Conklin" w:date="2020-11-26T14:39:00Z"/>
              <w:rFonts w:eastAsiaTheme="minorEastAsia"/>
              <w:noProof/>
            </w:rPr>
          </w:pPr>
          <w:del w:id="4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"_Toc56764291"</w:delInstrText>
            </w:r>
            <w:r w:rsidRPr="002F2067" w:rsidDel="00EB2AA0">
              <w:rPr>
                <w:rStyle w:val="Hyperlink"/>
                <w:noProof/>
              </w:rPr>
              <w:delInstrText xml:space="preserve"> </w:delInstrText>
            </w:r>
            <w:r w:rsidRPr="002F2067" w:rsidDel="00EB2AA0">
              <w:rPr>
                <w:rStyle w:val="Hyperlink"/>
                <w:noProof/>
              </w:rPr>
              <w:fldChar w:fldCharType="separate"/>
            </w:r>
          </w:del>
          <w:ins w:id="441" w:author="David Conklin" w:date="2020-11-26T14:39:00Z">
            <w:r w:rsidR="00EB2AA0">
              <w:rPr>
                <w:rStyle w:val="Hyperlink"/>
                <w:b/>
                <w:bCs/>
                <w:noProof/>
              </w:rPr>
              <w:t>Error! Hyperlink reference not valid.</w:t>
            </w:r>
          </w:ins>
          <w:del w:id="442" w:author="David Conklin" w:date="2020-11-26T14:39:00Z">
            <w:r w:rsidRPr="002F2067" w:rsidDel="00EB2AA0">
              <w:rPr>
                <w:rStyle w:val="Hyperlink"/>
                <w:noProof/>
              </w:rPr>
              <w:delText>Analysis of calibration and skill</w:delText>
            </w:r>
            <w:r w:rsidDel="00EB2AA0">
              <w:rPr>
                <w:noProof/>
                <w:webHidden/>
              </w:rPr>
              <w:tab/>
            </w:r>
            <w:r w:rsidDel="00EB2AA0">
              <w:rPr>
                <w:noProof/>
                <w:webHidden/>
              </w:rPr>
              <w:fldChar w:fldCharType="begin"/>
            </w:r>
            <w:r w:rsidDel="00EB2AA0">
              <w:rPr>
                <w:noProof/>
                <w:webHidden/>
              </w:rPr>
              <w:delInstrText xml:space="preserve"> PAGEREF _Toc56764291 \h </w:delInstrText>
            </w:r>
            <w:r w:rsidDel="00EB2AA0">
              <w:rPr>
                <w:noProof/>
                <w:webHidden/>
              </w:rPr>
            </w:r>
            <w:r w:rsidDel="00EB2AA0">
              <w:rPr>
                <w:noProof/>
                <w:webHidden/>
              </w:rPr>
              <w:fldChar w:fldCharType="separate"/>
            </w:r>
            <w:r w:rsidDel="00EB2AA0">
              <w:rPr>
                <w:noProof/>
                <w:webHidden/>
              </w:rPr>
              <w:delText>43</w:delText>
            </w:r>
            <w:r w:rsidDel="00EB2AA0">
              <w:rPr>
                <w:noProof/>
                <w:webHidden/>
              </w:rPr>
              <w:fldChar w:fldCharType="end"/>
            </w:r>
            <w:r w:rsidRPr="002F2067" w:rsidDel="00EB2AA0">
              <w:rPr>
                <w:rStyle w:val="Hyperlink"/>
                <w:noProof/>
              </w:rPr>
              <w:fldChar w:fldCharType="end"/>
            </w:r>
          </w:del>
        </w:p>
        <w:p w14:paraId="4452F33B" w14:textId="63E7F271" w:rsidR="00D9019C" w:rsidDel="00EB2AA0" w:rsidRDefault="00D9019C">
          <w:pPr>
            <w:pStyle w:val="TOC2"/>
            <w:tabs>
              <w:tab w:val="right" w:leader="dot" w:pos="9350"/>
            </w:tabs>
            <w:rPr>
              <w:del w:id="443" w:author="David Conklin" w:date="2020-11-26T14:39:00Z"/>
              <w:rFonts w:eastAsiaTheme="minorEastAsia"/>
              <w:noProof/>
            </w:rPr>
          </w:pPr>
          <w:del w:id="4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"_Toc56764292"</w:delInstrText>
            </w:r>
            <w:r w:rsidRPr="002F2067" w:rsidDel="00EB2AA0">
              <w:rPr>
                <w:rStyle w:val="Hyperlink"/>
                <w:noProof/>
              </w:rPr>
              <w:delInstrText xml:space="preserve"> </w:delInstrText>
            </w:r>
            <w:r w:rsidRPr="002F2067" w:rsidDel="00EB2AA0">
              <w:rPr>
                <w:rStyle w:val="Hyperlink"/>
                <w:noProof/>
              </w:rPr>
              <w:fldChar w:fldCharType="separate"/>
            </w:r>
          </w:del>
          <w:ins w:id="445" w:author="David Conklin" w:date="2020-11-26T14:39:00Z">
            <w:r w:rsidR="00EB2AA0">
              <w:rPr>
                <w:rStyle w:val="Hyperlink"/>
                <w:b/>
                <w:bCs/>
                <w:noProof/>
              </w:rPr>
              <w:t>Error! Hyperlink reference not valid.</w:t>
            </w:r>
          </w:ins>
          <w:del w:id="446" w:author="David Conklin" w:date="2020-11-26T14:39:00Z">
            <w:r w:rsidRPr="002F2067" w:rsidDel="00EB2AA0">
              <w:rPr>
                <w:rStyle w:val="Hyperlink"/>
                <w:noProof/>
              </w:rPr>
              <w:delText>Simulated McKenzie basin water budget</w:delText>
            </w:r>
            <w:r w:rsidDel="00EB2AA0">
              <w:rPr>
                <w:noProof/>
                <w:webHidden/>
              </w:rPr>
              <w:tab/>
            </w:r>
            <w:r w:rsidDel="00EB2AA0">
              <w:rPr>
                <w:noProof/>
                <w:webHidden/>
              </w:rPr>
              <w:fldChar w:fldCharType="begin"/>
            </w:r>
            <w:r w:rsidDel="00EB2AA0">
              <w:rPr>
                <w:noProof/>
                <w:webHidden/>
              </w:rPr>
              <w:delInstrText xml:space="preserve"> PAGEREF _Toc56764292 \h </w:delInstrText>
            </w:r>
            <w:r w:rsidDel="00EB2AA0">
              <w:rPr>
                <w:noProof/>
                <w:webHidden/>
              </w:rPr>
            </w:r>
            <w:r w:rsidDel="00EB2AA0">
              <w:rPr>
                <w:noProof/>
                <w:webHidden/>
              </w:rPr>
              <w:fldChar w:fldCharType="separate"/>
            </w:r>
            <w:r w:rsidDel="00EB2AA0">
              <w:rPr>
                <w:noProof/>
                <w:webHidden/>
              </w:rPr>
              <w:delText>44</w:delText>
            </w:r>
            <w:r w:rsidDel="00EB2AA0">
              <w:rPr>
                <w:noProof/>
                <w:webHidden/>
              </w:rPr>
              <w:fldChar w:fldCharType="end"/>
            </w:r>
            <w:r w:rsidRPr="002F2067" w:rsidDel="00EB2AA0">
              <w:rPr>
                <w:rStyle w:val="Hyperlink"/>
                <w:noProof/>
              </w:rPr>
              <w:fldChar w:fldCharType="end"/>
            </w:r>
          </w:del>
        </w:p>
        <w:p w14:paraId="3D4A0636" w14:textId="1FFE6967" w:rsidR="00D9019C" w:rsidDel="00EB2AA0" w:rsidRDefault="00D9019C">
          <w:pPr>
            <w:pStyle w:val="TOC2"/>
            <w:tabs>
              <w:tab w:val="right" w:leader="dot" w:pos="9350"/>
            </w:tabs>
            <w:rPr>
              <w:del w:id="447" w:author="David Conklin" w:date="2020-11-26T14:39:00Z"/>
              <w:rFonts w:eastAsiaTheme="minorEastAsia"/>
              <w:noProof/>
            </w:rPr>
          </w:pPr>
          <w:del w:id="4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"_Toc56764293"</w:delInstrText>
            </w:r>
            <w:r w:rsidRPr="002F2067" w:rsidDel="00EB2AA0">
              <w:rPr>
                <w:rStyle w:val="Hyperlink"/>
                <w:noProof/>
              </w:rPr>
              <w:delInstrText xml:space="preserve"> </w:delInstrText>
            </w:r>
            <w:r w:rsidRPr="002F2067" w:rsidDel="00EB2AA0">
              <w:rPr>
                <w:rStyle w:val="Hyperlink"/>
                <w:noProof/>
              </w:rPr>
              <w:fldChar w:fldCharType="separate"/>
            </w:r>
          </w:del>
          <w:ins w:id="449" w:author="David Conklin" w:date="2020-11-26T14:39:00Z">
            <w:r w:rsidR="00EB2AA0">
              <w:rPr>
                <w:rStyle w:val="Hyperlink"/>
                <w:b/>
                <w:bCs/>
                <w:noProof/>
              </w:rPr>
              <w:t>Error! Hyperlink reference not valid.</w:t>
            </w:r>
          </w:ins>
          <w:del w:id="450" w:author="David Conklin" w:date="2020-11-26T14:39:00Z">
            <w:r w:rsidRPr="002F2067" w:rsidDel="00EB2AA0">
              <w:rPr>
                <w:rStyle w:val="Hyperlink"/>
                <w:noProof/>
              </w:rPr>
              <w:delText>Clackamas wetlands v. McKenzie wetlands</w:delText>
            </w:r>
            <w:r w:rsidDel="00EB2AA0">
              <w:rPr>
                <w:noProof/>
                <w:webHidden/>
              </w:rPr>
              <w:tab/>
            </w:r>
            <w:r w:rsidDel="00EB2AA0">
              <w:rPr>
                <w:noProof/>
                <w:webHidden/>
              </w:rPr>
              <w:fldChar w:fldCharType="begin"/>
            </w:r>
            <w:r w:rsidDel="00EB2AA0">
              <w:rPr>
                <w:noProof/>
                <w:webHidden/>
              </w:rPr>
              <w:delInstrText xml:space="preserve"> PAGEREF _Toc56764293 \h </w:delInstrText>
            </w:r>
            <w:r w:rsidDel="00EB2AA0">
              <w:rPr>
                <w:noProof/>
                <w:webHidden/>
              </w:rPr>
            </w:r>
            <w:r w:rsidDel="00EB2AA0">
              <w:rPr>
                <w:noProof/>
                <w:webHidden/>
              </w:rPr>
              <w:fldChar w:fldCharType="separate"/>
            </w:r>
            <w:r w:rsidDel="00EB2AA0">
              <w:rPr>
                <w:noProof/>
                <w:webHidden/>
              </w:rPr>
              <w:delText>46</w:delText>
            </w:r>
            <w:r w:rsidDel="00EB2AA0">
              <w:rPr>
                <w:noProof/>
                <w:webHidden/>
              </w:rPr>
              <w:fldChar w:fldCharType="end"/>
            </w:r>
            <w:r w:rsidRPr="002F2067" w:rsidDel="00EB2AA0">
              <w:rPr>
                <w:rStyle w:val="Hyperlink"/>
                <w:noProof/>
              </w:rPr>
              <w:fldChar w:fldCharType="end"/>
            </w:r>
          </w:del>
        </w:p>
        <w:p w14:paraId="5BDD0F0C" w14:textId="6F6D57AC" w:rsidR="00D9019C" w:rsidDel="00EB2AA0" w:rsidRDefault="00D9019C">
          <w:pPr>
            <w:pStyle w:val="TOC1"/>
            <w:tabs>
              <w:tab w:val="right" w:leader="dot" w:pos="9350"/>
            </w:tabs>
            <w:rPr>
              <w:del w:id="451" w:author="David Conklin" w:date="2020-11-26T14:39:00Z"/>
              <w:rFonts w:eastAsiaTheme="minorEastAsia"/>
              <w:noProof/>
            </w:rPr>
          </w:pPr>
          <w:del w:id="4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"_Toc56764294"</w:delInstrText>
            </w:r>
            <w:r w:rsidRPr="002F2067" w:rsidDel="00EB2AA0">
              <w:rPr>
                <w:rStyle w:val="Hyperlink"/>
                <w:noProof/>
              </w:rPr>
              <w:delInstrText xml:space="preserve"> </w:delInstrText>
            </w:r>
            <w:r w:rsidRPr="002F2067" w:rsidDel="00EB2AA0">
              <w:rPr>
                <w:rStyle w:val="Hyperlink"/>
                <w:noProof/>
              </w:rPr>
              <w:fldChar w:fldCharType="separate"/>
            </w:r>
          </w:del>
          <w:ins w:id="453" w:author="David Conklin" w:date="2020-11-26T14:39:00Z">
            <w:r w:rsidR="00EB2AA0">
              <w:rPr>
                <w:rStyle w:val="Hyperlink"/>
                <w:b/>
                <w:bCs/>
                <w:noProof/>
              </w:rPr>
              <w:t>Error! Hyperlink reference not valid.</w:t>
            </w:r>
          </w:ins>
          <w:del w:id="454" w:author="David Conklin" w:date="2020-11-26T14:39:00Z">
            <w:r w:rsidRPr="002F2067" w:rsidDel="00EB2AA0">
              <w:rPr>
                <w:rStyle w:val="Hyperlink"/>
                <w:noProof/>
              </w:rPr>
              <w:delText>The Clackamas Basin</w:delText>
            </w:r>
            <w:r w:rsidDel="00EB2AA0">
              <w:rPr>
                <w:noProof/>
                <w:webHidden/>
              </w:rPr>
              <w:tab/>
            </w:r>
            <w:r w:rsidDel="00EB2AA0">
              <w:rPr>
                <w:noProof/>
                <w:webHidden/>
              </w:rPr>
              <w:fldChar w:fldCharType="begin"/>
            </w:r>
            <w:r w:rsidDel="00EB2AA0">
              <w:rPr>
                <w:noProof/>
                <w:webHidden/>
              </w:rPr>
              <w:delInstrText xml:space="preserve"> PAGEREF _Toc56764294 \h </w:delInstrText>
            </w:r>
            <w:r w:rsidDel="00EB2AA0">
              <w:rPr>
                <w:noProof/>
                <w:webHidden/>
              </w:rPr>
            </w:r>
            <w:r w:rsidDel="00EB2AA0">
              <w:rPr>
                <w:noProof/>
                <w:webHidden/>
              </w:rPr>
              <w:fldChar w:fldCharType="separate"/>
            </w:r>
            <w:r w:rsidDel="00EB2AA0">
              <w:rPr>
                <w:noProof/>
                <w:webHidden/>
              </w:rPr>
              <w:delText>47</w:delText>
            </w:r>
            <w:r w:rsidDel="00EB2AA0">
              <w:rPr>
                <w:noProof/>
                <w:webHidden/>
              </w:rPr>
              <w:fldChar w:fldCharType="end"/>
            </w:r>
            <w:r w:rsidRPr="002F2067" w:rsidDel="00EB2AA0">
              <w:rPr>
                <w:rStyle w:val="Hyperlink"/>
                <w:noProof/>
              </w:rPr>
              <w:fldChar w:fldCharType="end"/>
            </w:r>
          </w:del>
        </w:p>
        <w:p w14:paraId="4A97197F" w14:textId="5898AFFA" w:rsidR="00D9019C" w:rsidDel="00EB2AA0" w:rsidRDefault="00D9019C">
          <w:pPr>
            <w:pStyle w:val="TOC1"/>
            <w:tabs>
              <w:tab w:val="right" w:leader="dot" w:pos="9350"/>
            </w:tabs>
            <w:rPr>
              <w:del w:id="455" w:author="David Conklin" w:date="2020-11-26T14:39:00Z"/>
              <w:rFonts w:eastAsiaTheme="minorEastAsia"/>
              <w:noProof/>
            </w:rPr>
          </w:pPr>
          <w:del w:id="4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"_Toc56764295"</w:delInstrText>
            </w:r>
            <w:r w:rsidRPr="002F2067" w:rsidDel="00EB2AA0">
              <w:rPr>
                <w:rStyle w:val="Hyperlink"/>
                <w:noProof/>
              </w:rPr>
              <w:delInstrText xml:space="preserve"> </w:delInstrText>
            </w:r>
            <w:r w:rsidRPr="002F2067" w:rsidDel="00EB2AA0">
              <w:rPr>
                <w:rStyle w:val="Hyperlink"/>
                <w:noProof/>
              </w:rPr>
              <w:fldChar w:fldCharType="separate"/>
            </w:r>
          </w:del>
          <w:ins w:id="457" w:author="David Conklin" w:date="2020-11-26T14:39:00Z">
            <w:r w:rsidR="00EB2AA0">
              <w:rPr>
                <w:rStyle w:val="Hyperlink"/>
                <w:b/>
                <w:bCs/>
                <w:noProof/>
              </w:rPr>
              <w:t>Error! Hyperlink reference not valid.</w:t>
            </w:r>
          </w:ins>
          <w:del w:id="458" w:author="David Conklin" w:date="2020-11-26T14:39:00Z">
            <w:r w:rsidRPr="002F2067" w:rsidDel="00EB2AA0">
              <w:rPr>
                <w:rStyle w:val="Hyperlink"/>
                <w:noProof/>
              </w:rPr>
              <w:delText>Directory structure and file names</w:delText>
            </w:r>
            <w:r w:rsidDel="00EB2AA0">
              <w:rPr>
                <w:noProof/>
                <w:webHidden/>
              </w:rPr>
              <w:tab/>
            </w:r>
            <w:r w:rsidDel="00EB2AA0">
              <w:rPr>
                <w:noProof/>
                <w:webHidden/>
              </w:rPr>
              <w:fldChar w:fldCharType="begin"/>
            </w:r>
            <w:r w:rsidDel="00EB2AA0">
              <w:rPr>
                <w:noProof/>
                <w:webHidden/>
              </w:rPr>
              <w:delInstrText xml:space="preserve"> PAGEREF _Toc56764295 \h </w:delInstrText>
            </w:r>
            <w:r w:rsidDel="00EB2AA0">
              <w:rPr>
                <w:noProof/>
                <w:webHidden/>
              </w:rPr>
            </w:r>
            <w:r w:rsidDel="00EB2AA0">
              <w:rPr>
                <w:noProof/>
                <w:webHidden/>
              </w:rPr>
              <w:fldChar w:fldCharType="separate"/>
            </w:r>
            <w:r w:rsidDel="00EB2AA0">
              <w:rPr>
                <w:noProof/>
                <w:webHidden/>
              </w:rPr>
              <w:delText>48</w:delText>
            </w:r>
            <w:r w:rsidDel="00EB2AA0">
              <w:rPr>
                <w:noProof/>
                <w:webHidden/>
              </w:rPr>
              <w:fldChar w:fldCharType="end"/>
            </w:r>
            <w:r w:rsidRPr="002F2067" w:rsidDel="00EB2AA0">
              <w:rPr>
                <w:rStyle w:val="Hyperlink"/>
                <w:noProof/>
              </w:rPr>
              <w:fldChar w:fldCharType="end"/>
            </w:r>
          </w:del>
        </w:p>
        <w:p w14:paraId="21BA0AAF" w14:textId="4FC8EBE6" w:rsidR="00D9019C" w:rsidDel="00EB2AA0" w:rsidRDefault="00D9019C">
          <w:pPr>
            <w:pStyle w:val="TOC1"/>
            <w:tabs>
              <w:tab w:val="right" w:leader="dot" w:pos="9350"/>
            </w:tabs>
            <w:rPr>
              <w:del w:id="459" w:author="David Conklin" w:date="2020-11-26T14:39:00Z"/>
              <w:rFonts w:eastAsiaTheme="minorEastAsia"/>
              <w:noProof/>
            </w:rPr>
          </w:pPr>
          <w:del w:id="4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"_Toc56764296"</w:delInstrText>
            </w:r>
            <w:r w:rsidRPr="002F2067" w:rsidDel="00EB2AA0">
              <w:rPr>
                <w:rStyle w:val="Hyperlink"/>
                <w:noProof/>
              </w:rPr>
              <w:delInstrText xml:space="preserve"> </w:delInstrText>
            </w:r>
            <w:r w:rsidRPr="002F2067" w:rsidDel="00EB2AA0">
              <w:rPr>
                <w:rStyle w:val="Hyperlink"/>
                <w:noProof/>
              </w:rPr>
              <w:fldChar w:fldCharType="separate"/>
            </w:r>
          </w:del>
          <w:ins w:id="461" w:author="David Conklin" w:date="2020-11-26T14:39:00Z">
            <w:r w:rsidR="00EB2AA0">
              <w:rPr>
                <w:rStyle w:val="Hyperlink"/>
                <w:b/>
                <w:bCs/>
                <w:noProof/>
              </w:rPr>
              <w:t>Error! Hyperlink reference not valid.</w:t>
            </w:r>
          </w:ins>
          <w:del w:id="462" w:author="David Conklin" w:date="2020-11-26T14:39:00Z">
            <w:r w:rsidRPr="002F2067" w:rsidDel="00EB2AA0">
              <w:rPr>
                <w:rStyle w:val="Hyperlink"/>
                <w:noProof/>
              </w:rPr>
              <w:delText>Release Log</w:delText>
            </w:r>
            <w:r w:rsidDel="00EB2AA0">
              <w:rPr>
                <w:noProof/>
                <w:webHidden/>
              </w:rPr>
              <w:tab/>
            </w:r>
            <w:r w:rsidDel="00EB2AA0">
              <w:rPr>
                <w:noProof/>
                <w:webHidden/>
              </w:rPr>
              <w:fldChar w:fldCharType="begin"/>
            </w:r>
            <w:r w:rsidDel="00EB2AA0">
              <w:rPr>
                <w:noProof/>
                <w:webHidden/>
              </w:rPr>
              <w:delInstrText xml:space="preserve"> PAGEREF _Toc56764296 \h </w:delInstrText>
            </w:r>
            <w:r w:rsidDel="00EB2AA0">
              <w:rPr>
                <w:noProof/>
                <w:webHidden/>
              </w:rPr>
            </w:r>
            <w:r w:rsidDel="00EB2AA0">
              <w:rPr>
                <w:noProof/>
                <w:webHidden/>
              </w:rPr>
              <w:fldChar w:fldCharType="separate"/>
            </w:r>
            <w:r w:rsidDel="00EB2AA0">
              <w:rPr>
                <w:noProof/>
                <w:webHidden/>
              </w:rPr>
              <w:delText>49</w:delText>
            </w:r>
            <w:r w:rsidDel="00EB2AA0">
              <w:rPr>
                <w:noProof/>
                <w:webHidden/>
              </w:rPr>
              <w:fldChar w:fldCharType="end"/>
            </w:r>
            <w:r w:rsidRPr="002F2067" w:rsidDel="00EB2AA0">
              <w:rPr>
                <w:rStyle w:val="Hyperlink"/>
                <w:noProof/>
              </w:rPr>
              <w:fldChar w:fldCharType="end"/>
            </w:r>
          </w:del>
        </w:p>
        <w:p w14:paraId="7938A47A" w14:textId="53CDBF1E" w:rsidR="00D9019C" w:rsidDel="00EB2AA0" w:rsidRDefault="00D9019C">
          <w:pPr>
            <w:pStyle w:val="TOC1"/>
            <w:tabs>
              <w:tab w:val="right" w:leader="dot" w:pos="9350"/>
            </w:tabs>
            <w:rPr>
              <w:del w:id="463" w:author="David Conklin" w:date="2020-11-26T14:39:00Z"/>
              <w:rFonts w:eastAsiaTheme="minorEastAsia"/>
              <w:noProof/>
            </w:rPr>
          </w:pPr>
          <w:del w:id="4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"_Toc56764297"</w:delInstrText>
            </w:r>
            <w:r w:rsidRPr="002F2067" w:rsidDel="00EB2AA0">
              <w:rPr>
                <w:rStyle w:val="Hyperlink"/>
                <w:noProof/>
              </w:rPr>
              <w:delInstrText xml:space="preserve"> </w:delInstrText>
            </w:r>
            <w:r w:rsidRPr="002F2067" w:rsidDel="00EB2AA0">
              <w:rPr>
                <w:rStyle w:val="Hyperlink"/>
                <w:noProof/>
              </w:rPr>
              <w:fldChar w:fldCharType="separate"/>
            </w:r>
          </w:del>
          <w:ins w:id="465" w:author="David Conklin" w:date="2020-11-26T14:39:00Z">
            <w:r w:rsidR="00EB2AA0">
              <w:rPr>
                <w:rStyle w:val="Hyperlink"/>
                <w:b/>
                <w:bCs/>
                <w:noProof/>
              </w:rPr>
              <w:t>Error! Hyperlink reference not valid.</w:t>
            </w:r>
          </w:ins>
          <w:del w:id="466" w:author="David Conklin" w:date="2020-11-26T14:39:00Z">
            <w:r w:rsidRPr="002F2067" w:rsidDel="00EB2AA0">
              <w:rPr>
                <w:rStyle w:val="Hyperlink"/>
                <w:noProof/>
              </w:rPr>
              <w:delText>References</w:delText>
            </w:r>
            <w:r w:rsidDel="00EB2AA0">
              <w:rPr>
                <w:noProof/>
                <w:webHidden/>
              </w:rPr>
              <w:tab/>
            </w:r>
            <w:r w:rsidDel="00EB2AA0">
              <w:rPr>
                <w:noProof/>
                <w:webHidden/>
              </w:rPr>
              <w:fldChar w:fldCharType="begin"/>
            </w:r>
            <w:r w:rsidDel="00EB2AA0">
              <w:rPr>
                <w:noProof/>
                <w:webHidden/>
              </w:rPr>
              <w:delInstrText xml:space="preserve"> PAGEREF _Toc56764297 \h </w:delInstrText>
            </w:r>
            <w:r w:rsidDel="00EB2AA0">
              <w:rPr>
                <w:noProof/>
                <w:webHidden/>
              </w:rPr>
            </w:r>
            <w:r w:rsidDel="00EB2AA0">
              <w:rPr>
                <w:noProof/>
                <w:webHidden/>
              </w:rPr>
              <w:fldChar w:fldCharType="separate"/>
            </w:r>
            <w:r w:rsidDel="00EB2AA0">
              <w:rPr>
                <w:noProof/>
                <w:webHidden/>
              </w:rPr>
              <w:delText>51</w:delText>
            </w:r>
            <w:r w:rsidDel="00EB2AA0">
              <w:rPr>
                <w:noProof/>
                <w:webHidden/>
              </w:rPr>
              <w:fldChar w:fldCharType="end"/>
            </w:r>
            <w:r w:rsidRPr="002F2067" w:rsidDel="00EB2AA0">
              <w:rPr>
                <w:rStyle w:val="Hyperlink"/>
                <w:noProof/>
              </w:rPr>
              <w:fldChar w:fldCharType="end"/>
            </w:r>
          </w:del>
        </w:p>
        <w:p w14:paraId="0D0AD269" w14:textId="375ECFF8" w:rsidR="00D9019C" w:rsidDel="00EB2AA0" w:rsidRDefault="00D9019C">
          <w:pPr>
            <w:pStyle w:val="TOC1"/>
            <w:tabs>
              <w:tab w:val="right" w:leader="dot" w:pos="9350"/>
            </w:tabs>
            <w:rPr>
              <w:del w:id="467" w:author="David Conklin" w:date="2020-11-26T14:39:00Z"/>
              <w:rFonts w:eastAsiaTheme="minorEastAsia"/>
              <w:noProof/>
            </w:rPr>
          </w:pPr>
          <w:del w:id="4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"_Toc56764298"</w:delInstrText>
            </w:r>
            <w:r w:rsidRPr="002F2067" w:rsidDel="00EB2AA0">
              <w:rPr>
                <w:rStyle w:val="Hyperlink"/>
                <w:noProof/>
              </w:rPr>
              <w:delInstrText xml:space="preserve"> </w:delInstrText>
            </w:r>
            <w:r w:rsidRPr="002F2067" w:rsidDel="00EB2AA0">
              <w:rPr>
                <w:rStyle w:val="Hyperlink"/>
                <w:noProof/>
              </w:rPr>
              <w:fldChar w:fldCharType="separate"/>
            </w:r>
          </w:del>
          <w:ins w:id="469" w:author="David Conklin" w:date="2020-11-26T14:39:00Z">
            <w:r w:rsidR="00EB2AA0">
              <w:rPr>
                <w:rStyle w:val="Hyperlink"/>
                <w:b/>
                <w:bCs/>
                <w:noProof/>
              </w:rPr>
              <w:t>Error! Hyperlink reference not valid.</w:t>
            </w:r>
          </w:ins>
          <w:del w:id="470" w:author="David Conklin" w:date="2020-11-26T14:39:00Z">
            <w:r w:rsidRPr="002F2067" w:rsidDel="00EB2AA0">
              <w:rPr>
                <w:rStyle w:val="Hyperlink"/>
                <w:noProof/>
              </w:rPr>
              <w:delText>Acronyms and Abbreviations</w:delText>
            </w:r>
            <w:r w:rsidDel="00EB2AA0">
              <w:rPr>
                <w:noProof/>
                <w:webHidden/>
              </w:rPr>
              <w:tab/>
            </w:r>
            <w:r w:rsidDel="00EB2AA0">
              <w:rPr>
                <w:noProof/>
                <w:webHidden/>
              </w:rPr>
              <w:fldChar w:fldCharType="begin"/>
            </w:r>
            <w:r w:rsidDel="00EB2AA0">
              <w:rPr>
                <w:noProof/>
                <w:webHidden/>
              </w:rPr>
              <w:delInstrText xml:space="preserve"> PAGEREF _Toc56764298 \h </w:delInstrText>
            </w:r>
            <w:r w:rsidDel="00EB2AA0">
              <w:rPr>
                <w:noProof/>
                <w:webHidden/>
              </w:rPr>
            </w:r>
            <w:r w:rsidDel="00EB2AA0">
              <w:rPr>
                <w:noProof/>
                <w:webHidden/>
              </w:rPr>
              <w:fldChar w:fldCharType="separate"/>
            </w:r>
            <w:r w:rsidDel="00EB2AA0">
              <w:rPr>
                <w:noProof/>
                <w:webHidden/>
              </w:rPr>
              <w:delText>52</w:delText>
            </w:r>
            <w:r w:rsidDel="00EB2AA0">
              <w:rPr>
                <w:noProof/>
                <w:webHidden/>
              </w:rPr>
              <w:fldChar w:fldCharType="end"/>
            </w:r>
            <w:r w:rsidRPr="002F2067" w:rsidDel="00EB2AA0">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1A6DC9">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1A6DC9">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1A6DC9">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1A6DC9">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1A6DC9">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1A6DC9">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1A6DC9">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1A6DC9">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71" w:name="_Toc57294003"/>
      <w:r>
        <w:t>What is a digital handbook?</w:t>
      </w:r>
      <w:bookmarkEnd w:id="47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72" w:name="_Toc57294004"/>
      <w:r>
        <w:t>CW3M c</w:t>
      </w:r>
      <w:r w:rsidR="00C70B81">
        <w:t>oncept</w:t>
      </w:r>
      <w:bookmarkEnd w:id="472"/>
      <w:r>
        <w:t xml:space="preserve"> </w:t>
      </w:r>
    </w:p>
    <w:p w14:paraId="7E41CEB8" w14:textId="77777777" w:rsidR="000D6396" w:rsidRDefault="000D6396" w:rsidP="00A43D30"/>
    <w:p w14:paraId="3DA45CFC" w14:textId="77777777" w:rsidR="000D6396" w:rsidRDefault="00C46F0A" w:rsidP="00C46F0A">
      <w:pPr>
        <w:pStyle w:val="Heading2"/>
      </w:pPr>
      <w:bookmarkStart w:id="473" w:name="_Toc57294005"/>
      <w:r>
        <w:t>A different kind of community model</w:t>
      </w:r>
      <w:bookmarkEnd w:id="47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74" w:name="_Toc57294006"/>
      <w:r>
        <w:t>What CW3M is for</w:t>
      </w:r>
      <w:bookmarkEnd w:id="47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75" w:name="_Toc57294007"/>
      <w:r>
        <w:t>Management and maintenance</w:t>
      </w:r>
      <w:bookmarkEnd w:id="47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76" w:name="_Toc57294008"/>
      <w:r>
        <w:t>Study areas</w:t>
      </w:r>
      <w:bookmarkEnd w:id="47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77" w:name="_Toc57294009"/>
      <w:r>
        <w:t>Data</w:t>
      </w:r>
      <w:r w:rsidR="00A92F06">
        <w:t>CW3M</w:t>
      </w:r>
      <w:r>
        <w:t xml:space="preserve"> directory structure</w:t>
      </w:r>
      <w:bookmarkEnd w:id="477"/>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78" w:name="_Toc57294010"/>
      <w:r>
        <w:t>DataCW3M\ScenarioData directory structure</w:t>
      </w:r>
      <w:bookmarkEnd w:id="47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lastRenderedPageBreak/>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79" w:name="_Toc57294011"/>
      <w:r>
        <w:t>DataCW3M\ScenarioData\&lt;scenario&gt; folder contents</w:t>
      </w:r>
      <w:bookmarkEnd w:id="47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80" w:name="_Toc57294012"/>
      <w:r>
        <w:t>DataCW3M\&lt;study area&gt; folder contents</w:t>
      </w:r>
      <w:bookmarkEnd w:id="48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81" w:name="_Ref529607484"/>
      <w:bookmarkStart w:id="48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81"/>
      <w:r>
        <w:t xml:space="preserve">. Willamette River basin study area; embedded study areas are </w:t>
      </w:r>
      <w:r w:rsidR="0005603B">
        <w:t>colored</w:t>
      </w:r>
      <w:r w:rsidR="0097392C">
        <w:t xml:space="preserve"> other than gray.  The 2 lighter blues together make up the upper Willamette basin study area.</w:t>
      </w:r>
      <w:bookmarkEnd w:id="48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83" w:name="_Ref529607514"/>
      <w:bookmarkStart w:id="48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83"/>
      <w:r>
        <w:t>. Tualatin basin study area; Chicken Creek watershed is highlighted.</w:t>
      </w:r>
      <w:bookmarkEnd w:id="48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85" w:name="_Ref529607587"/>
      <w:bookmarkStart w:id="48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85"/>
      <w:r>
        <w:t>. North Santiam watershed study area.</w:t>
      </w:r>
      <w:bookmarkEnd w:id="48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487" w:name="_Ref529607628"/>
      <w:bookmarkStart w:id="48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487"/>
      <w:r>
        <w:t>. Upper Willamette study area.</w:t>
      </w:r>
      <w:bookmarkEnd w:id="48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489" w:name="_Ref529611388"/>
      <w:bookmarkStart w:id="49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489"/>
      <w:r>
        <w:t>. Chicken Creek watershed study area.</w:t>
      </w:r>
      <w:bookmarkEnd w:id="49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91" w:name="_Toc57294013"/>
      <w:r>
        <w:t>Calendar conventions</w:t>
      </w:r>
      <w:bookmarkEnd w:id="49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92" w:name="_Toc57294014"/>
      <w:r>
        <w:t>Water years</w:t>
      </w:r>
      <w:bookmarkEnd w:id="49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93" w:name="_Toc57294015"/>
      <w:r>
        <w:t>Climate data</w:t>
      </w:r>
      <w:bookmarkEnd w:id="493"/>
    </w:p>
    <w:p w14:paraId="4E201698" w14:textId="77777777" w:rsidR="00CB152A" w:rsidRPr="00A06758" w:rsidRDefault="00CB152A" w:rsidP="00A06758"/>
    <w:p w14:paraId="400F9551" w14:textId="77777777" w:rsidR="00CB152A" w:rsidRDefault="00CB152A" w:rsidP="00CB152A">
      <w:pPr>
        <w:pStyle w:val="Heading2"/>
      </w:pPr>
      <w:bookmarkStart w:id="494" w:name="_Toc2858729"/>
      <w:bookmarkStart w:id="495" w:name="_Toc57294016"/>
      <w:r>
        <w:t>Numbered climate scenarios in the model</w:t>
      </w:r>
      <w:bookmarkEnd w:id="494"/>
      <w:bookmarkEnd w:id="495"/>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96" w:name="_Ref6032062"/>
      <w:bookmarkStart w:id="497" w:name="_Ref6033311"/>
      <w:bookmarkStart w:id="498" w:name="_Toc6121576"/>
      <w:r>
        <w:t xml:space="preserve">Table </w:t>
      </w:r>
      <w:bookmarkEnd w:id="496"/>
      <w:r>
        <w:t>1. Numbered climate scenarios</w:t>
      </w:r>
      <w:bookmarkEnd w:id="497"/>
      <w:bookmarkEnd w:id="498"/>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99" w:name="_Toc7759621"/>
      <w:bookmarkStart w:id="500" w:name="_Toc57294017"/>
      <w:r>
        <w:t>Monthly and seasonal weather data</w:t>
      </w:r>
      <w:bookmarkEnd w:id="499"/>
      <w:bookmarkEnd w:id="500"/>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01" w:name="_Toc57294018"/>
      <w:r>
        <w:t>Climate data grid</w:t>
      </w:r>
      <w:r w:rsidR="009F132A">
        <w:t>s</w:t>
      </w:r>
      <w:bookmarkEnd w:id="50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02" w:name="_Toc57294019"/>
      <w:r>
        <w:t>The WW2100 climate grid</w:t>
      </w:r>
      <w:bookmarkEnd w:id="50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03" w:name="_Toc57294020"/>
      <w:r>
        <w:t>The v2 climate grid</w:t>
      </w:r>
      <w:bookmarkEnd w:id="50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04" w:name="_Toc57294021"/>
      <w:r>
        <w:t>How climate data is looked up</w:t>
      </w:r>
      <w:bookmarkEnd w:id="50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05" w:name="_Toc57294022"/>
      <w:r>
        <w:t>What is in a climate dataset</w:t>
      </w:r>
      <w:bookmarkEnd w:id="50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06" w:name="_Toc57294023"/>
      <w:r>
        <w:t>Water rights</w:t>
      </w:r>
      <w:bookmarkEnd w:id="506"/>
    </w:p>
    <w:p w14:paraId="7ECEE8A5" w14:textId="77777777" w:rsidR="00D35AF7" w:rsidRDefault="00D35AF7" w:rsidP="00D35AF7">
      <w:pPr>
        <w:pStyle w:val="Heading2"/>
      </w:pPr>
      <w:bookmarkStart w:id="507" w:name="_Toc57294024"/>
      <w:r>
        <w:t>Water rights data</w:t>
      </w:r>
      <w:bookmarkEnd w:id="507"/>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08" w:name="_Toc57294025"/>
      <w:r>
        <w:lastRenderedPageBreak/>
        <w:t>The wr_pods.csv file</w:t>
      </w:r>
      <w:bookmarkEnd w:id="50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09" w:name="_Toc57294026"/>
      <w:r>
        <w:t>The wr_pous.csv file</w:t>
      </w:r>
      <w:bookmarkEnd w:id="50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10" w:name="_Toc57294027"/>
      <w:r>
        <w:t>Adding a water right</w:t>
      </w:r>
      <w:bookmarkEnd w:id="51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11" w:name="_Toc57294028"/>
      <w:r>
        <w:lastRenderedPageBreak/>
        <w:t>Stream flow and stream temperature</w:t>
      </w:r>
      <w:bookmarkEnd w:id="511"/>
    </w:p>
    <w:p w14:paraId="224B0981" w14:textId="77777777" w:rsidR="008C7362" w:rsidRDefault="008C7362" w:rsidP="008C7362">
      <w:pPr>
        <w:pStyle w:val="Heading2"/>
      </w:pPr>
      <w:bookmarkStart w:id="512" w:name="_Toc50800503"/>
      <w:bookmarkStart w:id="513" w:name="_Toc54090937"/>
      <w:bookmarkStart w:id="514" w:name="_Toc57294029"/>
      <w:r>
        <w:t>Water parcels</w:t>
      </w:r>
      <w:bookmarkEnd w:id="512"/>
      <w:bookmarkEnd w:id="513"/>
      <w:bookmarkEnd w:id="51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15" w:name="_Toc57294030"/>
      <w:r>
        <w:t>Daily water mass and energy balance</w:t>
      </w:r>
      <w:bookmarkEnd w:id="51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16" w:name="_Toc57294031"/>
      <w:r>
        <w:t>Estimating the rate of flow</w:t>
      </w:r>
      <w:r w:rsidR="006A13B7">
        <w:t xml:space="preserve"> </w:t>
      </w:r>
      <w:r>
        <w:t>in a stream reach</w:t>
      </w:r>
      <w:bookmarkEnd w:id="516"/>
    </w:p>
    <w:p w14:paraId="28F0C643" w14:textId="60D9002A" w:rsidR="001A6DC9" w:rsidRDefault="00933943" w:rsidP="00C739DC">
      <w:pPr>
        <w:ind w:firstLine="720"/>
        <w:rPr>
          <w:ins w:id="517" w:author="David Conklin" w:date="2020-11-28T09:28:00Z"/>
        </w:rPr>
      </w:pPr>
      <w:r>
        <w:t xml:space="preserve">CW3M uses a kinematic wave algorithm to estimate the average daily flow rate in each subreach and reach.  </w:t>
      </w:r>
      <w:moveFromRangeStart w:id="518" w:author="David Conklin" w:date="2020-11-28T09:36:00Z" w:name="move57448623"/>
      <w:moveFrom w:id="519" w:author="David Conklin" w:date="2020-11-28T09:36:00Z">
        <w:r w:rsidDel="00E45E68">
          <w:t xml:space="preserve">Each reach is represented as an ordered set of subreaches.  </w:t>
        </w:r>
      </w:moveFrom>
      <w:moveFromRangeEnd w:id="518"/>
      <w:ins w:id="520" w:author="David Conklin" w:date="2020-11-28T09:28:00Z">
        <w:r w:rsidR="001A6DC9">
          <w:t>The reaches themselves are organize</w:t>
        </w:r>
      </w:ins>
      <w:ins w:id="521" w:author="David Conklin" w:date="2020-11-28T09:29:00Z">
        <w:r w:rsidR="001A6DC9">
          <w:t>d as a tree: 1) headwater reaches are “leaves”; 2) all other rea</w:t>
        </w:r>
      </w:ins>
      <w:ins w:id="522" w:author="David Conklin" w:date="2020-11-28T09:30:00Z">
        <w:r w:rsidR="001A6DC9">
          <w:t>ches may have either one or two upstream reaches</w:t>
        </w:r>
      </w:ins>
      <w:ins w:id="523" w:author="David Conklin" w:date="2020-11-28T09:31:00Z">
        <w:r w:rsidR="001A6DC9">
          <w:t xml:space="preserve"> (“branches”)</w:t>
        </w:r>
      </w:ins>
      <w:ins w:id="524" w:author="David Conklin" w:date="2020-11-28T09:30:00Z">
        <w:r w:rsidR="001A6DC9">
          <w:t xml:space="preserve"> which drain into them; 3) </w:t>
        </w:r>
      </w:ins>
      <w:ins w:id="525" w:author="David Conklin" w:date="2020-11-28T09:31:00Z">
        <w:r w:rsidR="001A6DC9">
          <w:t>all reaches except the one at the “root”</w:t>
        </w:r>
      </w:ins>
      <w:ins w:id="526" w:author="David Conklin" w:date="2020-11-28T09:32:00Z">
        <w:r w:rsidR="001A6DC9">
          <w:t xml:space="preserve"> drain into a single downstream reach.</w:t>
        </w:r>
        <w:r w:rsidR="00E45E68">
          <w:t xml:space="preserve">  Internally, the </w:t>
        </w:r>
      </w:ins>
      <w:ins w:id="527" w:author="David Conklin" w:date="2020-11-28T09:33:00Z">
        <w:r w:rsidR="00E45E68">
          <w:t xml:space="preserve">model holds an array of pointers to reach objects (class </w:t>
        </w:r>
      </w:ins>
      <w:ins w:id="528" w:author="David Conklin" w:date="2020-11-28T09:37:00Z">
        <w:r w:rsidR="00E45E68">
          <w:t>FlowModel</w:t>
        </w:r>
      </w:ins>
      <w:ins w:id="529" w:author="David Conklin" w:date="2020-11-28T09:33:00Z">
        <w:r w:rsidR="00E45E68">
          <w:t>, member m</w:t>
        </w:r>
      </w:ins>
      <w:ins w:id="530" w:author="David Conklin" w:date="2020-11-28T09:34:00Z">
        <w:r w:rsidR="00E45E68">
          <w:t>_reachArray[]) which is ordered such that for any given reach all the reaches which dr</w:t>
        </w:r>
      </w:ins>
      <w:ins w:id="531" w:author="David Conklin" w:date="2020-11-28T09:35:00Z">
        <w:r w:rsidR="00E45E68">
          <w:t xml:space="preserve">ain directly or indirectly into that reach come before it in the array, that is, the array </w:t>
        </w:r>
      </w:ins>
      <w:ins w:id="532" w:author="David Conklin" w:date="2020-11-28T09:36:00Z">
        <w:r w:rsidR="00E45E68">
          <w:t>starts with the leaves and ends with the root.</w:t>
        </w:r>
      </w:ins>
    </w:p>
    <w:p w14:paraId="2F86EAC2" w14:textId="5B279131" w:rsidR="00933943" w:rsidRDefault="00E45E68" w:rsidP="00C739DC">
      <w:pPr>
        <w:ind w:firstLine="720"/>
      </w:pPr>
      <w:moveToRangeStart w:id="533" w:author="David Conklin" w:date="2020-11-28T09:36:00Z" w:name="move57448623"/>
      <w:moveTo w:id="534" w:author="David Conklin" w:date="2020-11-28T09:36:00Z">
        <w:r>
          <w:t>Each</w:t>
        </w:r>
      </w:moveTo>
      <w:ins w:id="535" w:author="David Conklin" w:date="2020-11-28T09:36:00Z">
        <w:r>
          <w:t xml:space="preserve"> individual</w:t>
        </w:r>
      </w:ins>
      <w:moveTo w:id="536" w:author="David Conklin" w:date="2020-11-28T09:36:00Z">
        <w:r>
          <w:t xml:space="preserve"> reach is represented as an ordered set of subreaches</w:t>
        </w:r>
      </w:moveTo>
      <w:ins w:id="537" w:author="David Conklin" w:date="2020-11-28T09:38:00Z">
        <w:r>
          <w:t xml:space="preserve"> (class Reach, member m_</w:t>
        </w:r>
      </w:ins>
      <w:ins w:id="538" w:author="David Conklin" w:date="2020-11-28T09:39:00Z">
        <w:r w:rsidRPr="00E45E68">
          <w:t xml:space="preserve"> </w:t>
        </w:r>
        <w:r w:rsidRPr="00E45E68">
          <w:t>m_subnodeArra</w:t>
        </w:r>
        <w:r>
          <w:t>y[])</w:t>
        </w:r>
      </w:ins>
      <w:moveTo w:id="539" w:author="David Conklin" w:date="2020-11-28T09:36:00Z">
        <w:r>
          <w:t xml:space="preserve">. </w:t>
        </w:r>
      </w:moveTo>
      <w:ins w:id="540" w:author="David Conklin" w:date="2020-11-28T09:39:00Z">
        <w:r>
          <w:t xml:space="preserve"> The</w:t>
        </w:r>
      </w:ins>
      <w:ins w:id="541" w:author="David Conklin" w:date="2020-11-28T09:40:00Z">
        <w:r>
          <w:t xml:space="preserve"> ordered set starts with the upstream end of the reach and ends with the downstream end. </w:t>
        </w:r>
      </w:ins>
      <w:moveTo w:id="542" w:author="David Conklin" w:date="2020-11-28T09:36:00Z">
        <w:r>
          <w:t xml:space="preserve"> </w:t>
        </w:r>
      </w:moveTo>
      <w:moveToRangeEnd w:id="533"/>
      <w:r w:rsidR="00933943">
        <w:t>The kinematic wave algorithm is used to estimate the average daily outflow from each subreach.  The daily flow rate for the reach is taken as the average daily flow rate of the most downstream subreach of the reach.</w:t>
      </w:r>
    </w:p>
    <w:p w14:paraId="1FCB4942" w14:textId="26B91D49" w:rsidR="008C7362" w:rsidDel="001A6DC9" w:rsidRDefault="007B1928" w:rsidP="005160F8">
      <w:pPr>
        <w:ind w:firstLine="720"/>
        <w:rPr>
          <w:del w:id="543" w:author="David Conklin" w:date="2020-11-28T09:22: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ins w:id="544" w:author="David Conklin" w:date="2020-11-28T09:41:00Z">
        <w:r w:rsidR="00B245B6">
          <w:t xml:space="preserve">current day’s </w:t>
        </w:r>
      </w:ins>
      <w:r>
        <w:t xml:space="preserve">inflow rate from upstream, and the </w:t>
      </w:r>
      <w:ins w:id="545" w:author="David Conklin" w:date="2020-11-28T09:41:00Z">
        <w:r w:rsidR="00B245B6">
          <w:t xml:space="preserve">current day’s </w:t>
        </w:r>
      </w:ins>
      <w:r>
        <w:t xml:space="preserve">lateral inflow rate. </w:t>
      </w:r>
      <w:r w:rsidR="009236BE">
        <w:t xml:space="preserve"> </w:t>
      </w:r>
      <w:ins w:id="546" w:author="David Conklin" w:date="2020-11-28T16:38:00Z">
        <w:r w:rsidR="009F26EB">
          <w:t>The use of the current day’s</w:t>
        </w:r>
      </w:ins>
      <w:ins w:id="547" w:author="David Conklin" w:date="2020-11-28T16:39:00Z">
        <w:r w:rsidR="009F26EB">
          <w:t xml:space="preserve"> inflow rate as an input necessitates taking the reaches in order from headwater reaches</w:t>
        </w:r>
      </w:ins>
      <w:ins w:id="548" w:author="David Conklin" w:date="2020-11-28T16:40:00Z">
        <w:r w:rsidR="009F26EB">
          <w:t xml:space="preserve"> down to the pour point; the outflow from one reach cannot be calculated until the out</w:t>
        </w:r>
      </w:ins>
      <w:ins w:id="549" w:author="David Conklin" w:date="2020-11-28T16:41:00Z">
        <w:r w:rsidR="009F26EB">
          <w:t xml:space="preserve">flows from all the other reaches upstream has been calculated. </w:t>
        </w:r>
      </w:ins>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Del="001A6DC9" w:rsidRDefault="008C7362" w:rsidP="005160F8">
      <w:pPr>
        <w:ind w:firstLine="720"/>
        <w:rPr>
          <w:del w:id="550" w:author="David Conklin" w:date="2020-11-28T09:28:00Z"/>
        </w:rPr>
      </w:pPr>
    </w:p>
    <w:p w14:paraId="56589349" w14:textId="6A694AAA" w:rsidR="008C7362" w:rsidDel="001A6DC9" w:rsidRDefault="001A6DC9" w:rsidP="00E45E68">
      <w:pPr>
        <w:ind w:firstLine="720"/>
        <w:rPr>
          <w:del w:id="551" w:author="David Conklin" w:date="2020-11-28T09:28:00Z"/>
        </w:rPr>
        <w:pPrChange w:id="552" w:author="David Conklin" w:date="2020-11-28T09:40:00Z">
          <w:pPr>
            <w:ind w:firstLine="720"/>
          </w:pPr>
        </w:pPrChange>
      </w:pPr>
      <w:ins w:id="553" w:author="David Conklin" w:date="2020-11-28T09:28:00Z">
        <w:r>
          <w:t xml:space="preserve"> </w:t>
        </w:r>
      </w:ins>
    </w:p>
    <w:p w14:paraId="1177B77A" w14:textId="1E3AF1BD" w:rsidR="007B1928" w:rsidRPr="001A6DC9" w:rsidRDefault="009236BE" w:rsidP="00E45E68">
      <w:pPr>
        <w:ind w:firstLine="720"/>
        <w:rPr>
          <w:rPrChange w:id="554" w:author="David Conklin" w:date="2020-11-28T09:26:00Z">
            <w:rPr>
              <w:color w:val="FF0000"/>
            </w:rPr>
          </w:rPrChange>
        </w:rPr>
        <w:pPrChange w:id="555" w:author="David Conklin" w:date="2020-11-28T09:40:00Z">
          <w:pPr>
            <w:ind w:firstLine="720"/>
          </w:pPr>
        </w:pPrChange>
      </w:pPr>
      <w:del w:id="556" w:author="David Conklin" w:date="2020-11-28T09:28:00Z">
        <w:r w:rsidRPr="001A6DC9" w:rsidDel="001A6DC9">
          <w:rPr>
            <w:rPrChange w:id="557" w:author="David Conklin" w:date="2020-11-28T09:26:00Z">
              <w:rPr>
                <w:color w:val="FF0000"/>
              </w:rPr>
            </w:rPrChange>
          </w:rPr>
          <w:delText xml:space="preserve"> </w:delText>
        </w:r>
      </w:del>
      <w:r w:rsidRPr="001A6DC9">
        <w:rPr>
          <w:rPrChange w:id="558" w:author="David Conklin" w:date="2020-11-28T09:26:00Z">
            <w:rPr>
              <w:color w:val="FF0000"/>
            </w:rPr>
          </w:rPrChange>
        </w:rPr>
        <w:t xml:space="preserve">Then </w:t>
      </w:r>
      <w:r w:rsidRPr="001A6DC9">
        <w:rPr>
          <w:rPrChange w:id="559" w:author="David Conklin" w:date="2020-11-28T09:26:00Z">
            <w:rPr>
              <w:color w:val="FF0000"/>
            </w:rPr>
          </w:rPrChange>
        </w:rPr>
        <w:lastRenderedPageBreak/>
        <w:t xml:space="preserve">that depth is used </w:t>
      </w:r>
      <w:r w:rsidR="00067529" w:rsidRPr="001A6DC9">
        <w:rPr>
          <w:rPrChange w:id="560" w:author="David Conklin" w:date="2020-11-28T09:26:00Z">
            <w:rPr>
              <w:color w:val="FF0000"/>
            </w:rPr>
          </w:rPrChange>
        </w:rPr>
        <w:t xml:space="preserve">together with the length of the subreach and the current day’s upstream and lateral inflows to calculate </w:t>
      </w:r>
      <w:r w:rsidRPr="001A6DC9">
        <w:rPr>
          <w:rPrChange w:id="561" w:author="David Conklin" w:date="2020-11-28T09:26:00Z">
            <w:rPr>
              <w:color w:val="FF0000"/>
            </w:rPr>
          </w:rPrChange>
        </w:rPr>
        <w:t>the current day’s outflow rate</w:t>
      </w:r>
      <w:r w:rsidR="00067529" w:rsidRPr="001A6DC9">
        <w:rPr>
          <w:rPrChange w:id="562" w:author="David Conklin" w:date="2020-11-28T09:26:00Z">
            <w:rPr>
              <w:color w:val="FF0000"/>
            </w:rPr>
          </w:rPrChange>
        </w:rPr>
        <w:t xml:space="preserve">.  </w:t>
      </w:r>
    </w:p>
    <w:p w14:paraId="623B7768" w14:textId="5665E17C" w:rsidR="00067529" w:rsidRPr="001A6DC9" w:rsidRDefault="00067529" w:rsidP="00933943">
      <w:pPr>
        <w:ind w:firstLine="720"/>
        <w:rPr>
          <w:rPrChange w:id="563" w:author="David Conklin" w:date="2020-11-28T09:26:00Z">
            <w:rPr>
              <w:color w:val="FF0000"/>
            </w:rPr>
          </w:rPrChange>
        </w:rPr>
      </w:pPr>
      <w:r w:rsidRPr="001A6DC9">
        <w:rPr>
          <w:rPrChange w:id="564" w:author="David Conklin" w:date="2020-11-28T09:26:00Z">
            <w:rPr>
              <w:color w:val="FF0000"/>
            </w:rPr>
          </w:rPrChange>
        </w:rPr>
        <w:t>The daily outflow rate is subsequently used in a</w:t>
      </w:r>
      <w:r w:rsidR="00263AF4" w:rsidRPr="001A6DC9">
        <w:rPr>
          <w:rPrChange w:id="565" w:author="David Conklin" w:date="2020-11-28T09:26:00Z">
            <w:rPr>
              <w:color w:val="FF0000"/>
            </w:rPr>
          </w:rPrChange>
        </w:rPr>
        <w:t xml:space="preserve"> second call to</w:t>
      </w:r>
      <w:r w:rsidRPr="001A6DC9">
        <w:rPr>
          <w:rPrChange w:id="566" w:author="David Conklin" w:date="2020-11-28T09:26:00Z">
            <w:rPr>
              <w:color w:val="FF0000"/>
            </w:rPr>
          </w:rPrChange>
        </w:rPr>
        <w:t xml:space="preserve"> </w:t>
      </w:r>
      <w:r w:rsidRPr="001A6DC9">
        <w:rPr>
          <w:i/>
          <w:iCs/>
          <w:rPrChange w:id="567" w:author="David Conklin" w:date="2020-11-28T09:26:00Z">
            <w:rPr>
              <w:i/>
              <w:iCs/>
              <w:color w:val="FF0000"/>
            </w:rPr>
          </w:rPrChange>
        </w:rPr>
        <w:t>Ge</w:t>
      </w:r>
      <w:ins w:id="568" w:author="David Conklin" w:date="2020-11-28T09:22:00Z">
        <w:r w:rsidR="001A6DC9" w:rsidRPr="001A6DC9">
          <w:rPr>
            <w:i/>
            <w:iCs/>
            <w:rPrChange w:id="569" w:author="David Conklin" w:date="2020-11-28T09:26:00Z">
              <w:rPr>
                <w:i/>
                <w:iCs/>
                <w:color w:val="FF0000"/>
              </w:rPr>
            </w:rPrChange>
          </w:rPr>
          <w:t>t</w:t>
        </w:r>
      </w:ins>
      <w:r w:rsidR="00263AF4" w:rsidRPr="001A6DC9">
        <w:rPr>
          <w:i/>
          <w:iCs/>
          <w:rPrChange w:id="570" w:author="David Conklin" w:date="2020-11-28T09:26:00Z">
            <w:rPr>
              <w:i/>
              <w:iCs/>
              <w:color w:val="FF0000"/>
            </w:rPr>
          </w:rPrChange>
        </w:rPr>
        <w:t>Manning</w:t>
      </w:r>
      <w:r w:rsidRPr="001A6DC9">
        <w:rPr>
          <w:i/>
          <w:iCs/>
          <w:rPrChange w:id="571" w:author="David Conklin" w:date="2020-11-28T09:26:00Z">
            <w:rPr>
              <w:i/>
              <w:iCs/>
              <w:color w:val="FF0000"/>
            </w:rPr>
          </w:rPrChange>
        </w:rPr>
        <w:t>tDepthFromQ()</w:t>
      </w:r>
      <w:r w:rsidRPr="001A6DC9">
        <w:rPr>
          <w:rPrChange w:id="572" w:author="David Conklin" w:date="2020-11-28T09:26:00Z">
            <w:rPr>
              <w:color w:val="FF0000"/>
            </w:rPr>
          </w:rPrChange>
        </w:rPr>
        <w:t xml:space="preserve"> to calculate a new </w:t>
      </w:r>
      <w:r w:rsidR="00176B6C" w:rsidRPr="001A6DC9">
        <w:rPr>
          <w:rPrChange w:id="573" w:author="David Conklin" w:date="2020-11-28T09:26:00Z">
            <w:rPr>
              <w:color w:val="FF0000"/>
            </w:rPr>
          </w:rPrChange>
        </w:rPr>
        <w:t xml:space="preserve">depth for the water in the reach, making use of the slope of the subreach and parameterized values for Manning’s n and </w:t>
      </w:r>
      <w:r w:rsidR="005729DB" w:rsidRPr="001A6DC9">
        <w:rPr>
          <w:rPrChange w:id="574" w:author="David Conklin" w:date="2020-11-28T09:26:00Z">
            <w:rPr>
              <w:color w:val="FF0000"/>
            </w:rPr>
          </w:rPrChange>
        </w:rPr>
        <w:t xml:space="preserve">the </w:t>
      </w:r>
      <w:r w:rsidR="00176B6C" w:rsidRPr="001A6DC9">
        <w:rPr>
          <w:rPrChange w:id="575" w:author="David Conklin" w:date="2020-11-28T09:26:00Z">
            <w:rPr>
              <w:color w:val="FF0000"/>
            </w:rPr>
          </w:rPrChange>
        </w:rPr>
        <w:t>width</w:t>
      </w:r>
      <w:r w:rsidR="005729DB" w:rsidRPr="001A6DC9">
        <w:rPr>
          <w:rPrChange w:id="576" w:author="David Conklin" w:date="2020-11-28T09:26:00Z">
            <w:rPr>
              <w:color w:val="FF0000"/>
            </w:rPr>
          </w:rPrChange>
        </w:rPr>
        <w:t>-</w:t>
      </w:r>
      <w:r w:rsidR="00176B6C" w:rsidRPr="001A6DC9">
        <w:rPr>
          <w:rPrChange w:id="577" w:author="David Conklin" w:date="2020-11-28T09:26:00Z">
            <w:rPr>
              <w:color w:val="FF0000"/>
            </w:rPr>
          </w:rPrChange>
        </w:rPr>
        <w:t>to</w:t>
      </w:r>
      <w:r w:rsidR="005729DB" w:rsidRPr="001A6DC9">
        <w:rPr>
          <w:rPrChange w:id="578" w:author="David Conklin" w:date="2020-11-28T09:26:00Z">
            <w:rPr>
              <w:color w:val="FF0000"/>
            </w:rPr>
          </w:rPrChange>
        </w:rPr>
        <w:t>-</w:t>
      </w:r>
      <w:r w:rsidR="00176B6C" w:rsidRPr="001A6DC9">
        <w:rPr>
          <w:rPrChange w:id="579" w:author="David Conklin" w:date="2020-11-28T09:26:00Z">
            <w:rPr>
              <w:color w:val="FF0000"/>
            </w:rPr>
          </w:rPrChange>
        </w:rPr>
        <w:t>depth ratio.  The value in the source code for Manning’s n is 0.3; the default value for the width</w:t>
      </w:r>
      <w:r w:rsidR="005729DB" w:rsidRPr="001A6DC9">
        <w:rPr>
          <w:rPrChange w:id="580" w:author="David Conklin" w:date="2020-11-28T09:26:00Z">
            <w:rPr>
              <w:color w:val="FF0000"/>
            </w:rPr>
          </w:rPrChange>
        </w:rPr>
        <w:t>-</w:t>
      </w:r>
      <w:r w:rsidR="00176B6C" w:rsidRPr="001A6DC9">
        <w:rPr>
          <w:rPrChange w:id="581" w:author="David Conklin" w:date="2020-11-28T09:26:00Z">
            <w:rPr>
              <w:color w:val="FF0000"/>
            </w:rPr>
          </w:rPrChange>
        </w:rPr>
        <w:t>to</w:t>
      </w:r>
      <w:r w:rsidR="005729DB" w:rsidRPr="001A6DC9">
        <w:rPr>
          <w:rPrChange w:id="582" w:author="David Conklin" w:date="2020-11-28T09:26:00Z">
            <w:rPr>
              <w:color w:val="FF0000"/>
            </w:rPr>
          </w:rPrChange>
        </w:rPr>
        <w:t>-</w:t>
      </w:r>
      <w:r w:rsidR="00176B6C" w:rsidRPr="001A6DC9">
        <w:rPr>
          <w:rPrChange w:id="583" w:author="David Conklin" w:date="2020-11-28T09:26:00Z">
            <w:rPr>
              <w:color w:val="FF0000"/>
            </w:rPr>
          </w:rPrChange>
        </w:rPr>
        <w:t>depth ratio is 10.  The value of the width</w:t>
      </w:r>
      <w:r w:rsidR="005729DB" w:rsidRPr="001A6DC9">
        <w:rPr>
          <w:rPrChange w:id="584" w:author="David Conklin" w:date="2020-11-28T09:26:00Z">
            <w:rPr>
              <w:color w:val="FF0000"/>
            </w:rPr>
          </w:rPrChange>
        </w:rPr>
        <w:t>-</w:t>
      </w:r>
      <w:r w:rsidR="00176B6C" w:rsidRPr="001A6DC9">
        <w:rPr>
          <w:rPrChange w:id="585" w:author="David Conklin" w:date="2020-11-28T09:26:00Z">
            <w:rPr>
              <w:color w:val="FF0000"/>
            </w:rPr>
          </w:rPrChange>
        </w:rPr>
        <w:t>to</w:t>
      </w:r>
      <w:r w:rsidR="005729DB" w:rsidRPr="001A6DC9">
        <w:rPr>
          <w:rPrChange w:id="586" w:author="David Conklin" w:date="2020-11-28T09:26:00Z">
            <w:rPr>
              <w:color w:val="FF0000"/>
            </w:rPr>
          </w:rPrChange>
        </w:rPr>
        <w:t>-</w:t>
      </w:r>
      <w:r w:rsidR="00176B6C" w:rsidRPr="001A6DC9">
        <w:rPr>
          <w:rPrChange w:id="587" w:author="David Conklin" w:date="2020-11-28T09:26:00Z">
            <w:rPr>
              <w:color w:val="FF0000"/>
            </w:rPr>
          </w:rPrChange>
        </w:rPr>
        <w:t>depth ratio may be spec</w:t>
      </w:r>
      <w:r w:rsidR="00732D7E" w:rsidRPr="001A6DC9">
        <w:rPr>
          <w:rPrChange w:id="588" w:author="David Conklin" w:date="2020-11-28T09:26:00Z">
            <w:rPr>
              <w:color w:val="FF0000"/>
            </w:rPr>
          </w:rPrChange>
        </w:rPr>
        <w:t>ified explicitly in the &lt;streams&gt; block of the Flow XML input file (e.g. wd_ratio = “</w:t>
      </w:r>
      <w:r w:rsidR="005729DB" w:rsidRPr="001A6DC9">
        <w:rPr>
          <w:rPrChange w:id="589" w:author="David Conklin" w:date="2020-11-28T09:26:00Z">
            <w:rPr>
              <w:color w:val="FF0000"/>
            </w:rPr>
          </w:rPrChange>
        </w:rPr>
        <w:t>10</w:t>
      </w:r>
      <w:r w:rsidR="00732D7E" w:rsidRPr="001A6DC9">
        <w:rPr>
          <w:rPrChange w:id="590" w:author="David Conklin" w:date="2020-11-28T09:26:00Z">
            <w:rPr>
              <w:color w:val="FF0000"/>
            </w:rPr>
          </w:rPrChange>
        </w:rPr>
        <w:t>”).</w:t>
      </w:r>
      <w:r w:rsidR="00771FED" w:rsidRPr="001A6DC9">
        <w:rPr>
          <w:rPrChange w:id="591" w:author="David Conklin" w:date="2020-11-28T09:26:00Z">
            <w:rPr>
              <w:color w:val="FF0000"/>
            </w:rPr>
          </w:rPrChange>
        </w:rPr>
        <w:t xml:space="preserve">  The width-to-depth ratio is used in the </w:t>
      </w:r>
      <w:r w:rsidR="00771FED" w:rsidRPr="001A6DC9">
        <w:rPr>
          <w:i/>
          <w:iCs/>
          <w:rPrChange w:id="592" w:author="David Conklin" w:date="2020-11-28T09:26:00Z">
            <w:rPr>
              <w:i/>
              <w:iCs/>
              <w:color w:val="FF0000"/>
            </w:rPr>
          </w:rPrChange>
        </w:rPr>
        <w:t>Get</w:t>
      </w:r>
      <w:r w:rsidR="00263AF4" w:rsidRPr="001A6DC9">
        <w:rPr>
          <w:i/>
          <w:iCs/>
          <w:rPrChange w:id="593" w:author="David Conklin" w:date="2020-11-28T09:26:00Z">
            <w:rPr>
              <w:i/>
              <w:iCs/>
              <w:color w:val="FF0000"/>
            </w:rPr>
          </w:rPrChange>
        </w:rPr>
        <w:t>Manning</w:t>
      </w:r>
      <w:r w:rsidR="00771FED" w:rsidRPr="001A6DC9">
        <w:rPr>
          <w:i/>
          <w:iCs/>
          <w:rPrChange w:id="594" w:author="David Conklin" w:date="2020-11-28T09:26:00Z">
            <w:rPr>
              <w:i/>
              <w:iCs/>
              <w:color w:val="FF0000"/>
            </w:rPr>
          </w:rPrChange>
        </w:rPr>
        <w:t>DepthFromQ()</w:t>
      </w:r>
      <w:r w:rsidR="00771FED" w:rsidRPr="001A6DC9">
        <w:rPr>
          <w:rPrChange w:id="595" w:author="David Conklin" w:date="2020-11-28T09:26:00Z">
            <w:rPr>
              <w:color w:val="FF0000"/>
            </w:rPr>
          </w:rPrChange>
        </w:rPr>
        <w:t xml:space="preserve"> function to take into account the shape of the of the channel cross-section.</w:t>
      </w:r>
    </w:p>
    <w:p w14:paraId="7F73C199" w14:textId="1D8847D6" w:rsidR="0010247C" w:rsidRPr="001A6DC9" w:rsidRDefault="005729DB">
      <w:pPr>
        <w:ind w:firstLine="720"/>
        <w:rPr>
          <w:rPrChange w:id="596" w:author="David Conklin" w:date="2020-11-28T09:26:00Z">
            <w:rPr>
              <w:color w:val="FF0000"/>
            </w:rPr>
          </w:rPrChange>
        </w:rPr>
      </w:pPr>
      <w:r w:rsidRPr="001A6DC9">
        <w:rPr>
          <w:rPrChange w:id="597" w:author="David Conklin" w:date="2020-11-28T09:26:00Z">
            <w:rPr>
              <w:color w:val="FF0000"/>
            </w:rPr>
          </w:rPrChange>
        </w:rPr>
        <w:t xml:space="preserve">Note that there are two ways to calculate the width of the subreach.  Both ways use the depth from the </w:t>
      </w:r>
      <w:r w:rsidRPr="001A6DC9">
        <w:rPr>
          <w:i/>
          <w:iCs/>
          <w:rPrChange w:id="598" w:author="David Conklin" w:date="2020-11-28T09:26:00Z">
            <w:rPr>
              <w:i/>
              <w:iCs/>
              <w:color w:val="FF0000"/>
            </w:rPr>
          </w:rPrChange>
        </w:rPr>
        <w:t>GetDepthFromQ()</w:t>
      </w:r>
      <w:r w:rsidRPr="001A6DC9">
        <w:rPr>
          <w:rPrChange w:id="599" w:author="David Conklin" w:date="2020-11-28T09:26:00Z">
            <w:rPr>
              <w:color w:val="FF0000"/>
            </w:rPr>
          </w:rPrChange>
        </w:rPr>
        <w:t xml:space="preserve"> function.  The simple</w:t>
      </w:r>
      <w:r w:rsidR="00771FED" w:rsidRPr="001A6DC9">
        <w:rPr>
          <w:rPrChange w:id="600" w:author="David Conklin" w:date="2020-11-28T09:26:00Z">
            <w:rPr>
              <w:color w:val="FF0000"/>
            </w:rPr>
          </w:rPrChange>
        </w:rPr>
        <w:t>r</w:t>
      </w:r>
      <w:r w:rsidRPr="001A6DC9">
        <w:rPr>
          <w:rPrChange w:id="601" w:author="David Conklin" w:date="2020-11-28T09:26:00Z">
            <w:rPr>
              <w:color w:val="FF0000"/>
            </w:rPr>
          </w:rPrChange>
        </w:rPr>
        <w:t xml:space="preserve"> way is to multiply the depth by the </w:t>
      </w:r>
      <w:r w:rsidR="008505BB" w:rsidRPr="001A6DC9">
        <w:rPr>
          <w:rPrChange w:id="602" w:author="David Conklin" w:date="2020-11-28T09:26:00Z">
            <w:rPr>
              <w:color w:val="FF0000"/>
            </w:rPr>
          </w:rPrChange>
        </w:rPr>
        <w:t xml:space="preserve">parameterized </w:t>
      </w:r>
      <w:r w:rsidRPr="001A6DC9">
        <w:rPr>
          <w:rPrChange w:id="603" w:author="David Conklin" w:date="2020-11-28T09:26:00Z">
            <w:rPr>
              <w:color w:val="FF0000"/>
            </w:rPr>
          </w:rPrChange>
        </w:rPr>
        <w:t>width-to-depth ratio</w:t>
      </w:r>
      <w:r w:rsidR="00771FED" w:rsidRPr="001A6DC9">
        <w:rPr>
          <w:rPrChange w:id="604" w:author="David Conklin" w:date="2020-11-28T09:26:00Z">
            <w:rPr>
              <w:color w:val="FF0000"/>
            </w:rPr>
          </w:rPrChange>
        </w:rPr>
        <w:t xml:space="preserve">.   The other way is to use that depth, together with the length of the subreach and the volume of water in the subreach to calculate the width.   </w:t>
      </w:r>
      <w:r w:rsidR="0010247C" w:rsidRPr="001A6DC9">
        <w:rPr>
          <w:rPrChange w:id="605" w:author="David Conklin" w:date="2020-11-28T09:26:00Z">
            <w:rPr>
              <w:color w:val="FF0000"/>
            </w:rPr>
          </w:rPrChange>
        </w:rPr>
        <w:t xml:space="preserve">The </w:t>
      </w:r>
      <w:r w:rsidR="0010247C" w:rsidRPr="001A6DC9">
        <w:rPr>
          <w:i/>
          <w:iCs/>
          <w:rPrChange w:id="606" w:author="David Conklin" w:date="2020-11-28T09:26:00Z">
            <w:rPr>
              <w:i/>
              <w:iCs/>
              <w:color w:val="FF0000"/>
            </w:rPr>
          </w:rPrChange>
        </w:rPr>
        <w:t xml:space="preserve">SetSubreachGeometry() </w:t>
      </w:r>
      <w:r w:rsidR="0010247C" w:rsidRPr="001A6DC9">
        <w:rPr>
          <w:rPrChange w:id="607" w:author="David Conklin" w:date="2020-11-28T09:26:00Z">
            <w:rPr>
              <w:color w:val="FF0000"/>
            </w:rPr>
          </w:rPrChange>
        </w:rPr>
        <w:t xml:space="preserve">function uses the second way, which results in a width which is consistent with the length, depth, and volume, but is generally </w:t>
      </w:r>
      <w:r w:rsidR="0010247C" w:rsidRPr="001A6DC9">
        <w:rPr>
          <w:i/>
          <w:iCs/>
          <w:rPrChange w:id="608" w:author="David Conklin" w:date="2020-11-28T09:26:00Z">
            <w:rPr>
              <w:i/>
              <w:iCs/>
              <w:color w:val="FF0000"/>
            </w:rPr>
          </w:rPrChange>
        </w:rPr>
        <w:t>not</w:t>
      </w:r>
      <w:r w:rsidR="0010247C" w:rsidRPr="001A6DC9">
        <w:rPr>
          <w:rPrChange w:id="609" w:author="David Conklin" w:date="2020-11-28T09:26:00Z">
            <w:rPr>
              <w:color w:val="FF0000"/>
            </w:rPr>
          </w:rPrChange>
        </w:rPr>
        <w:t xml:space="preserve"> equal to what would be expected from the parameterized width-to-depth value.  Getting a plausible value for the stream width is important because it determines the surface are</w:t>
      </w:r>
      <w:ins w:id="610" w:author="David Conklin" w:date="2020-11-28T09:23:00Z">
        <w:r w:rsidR="001A6DC9" w:rsidRPr="001A6DC9">
          <w:rPr>
            <w:rPrChange w:id="611" w:author="David Conklin" w:date="2020-11-28T09:26:00Z">
              <w:rPr>
                <w:color w:val="FF0000"/>
              </w:rPr>
            </w:rPrChange>
          </w:rPr>
          <w:t>a</w:t>
        </w:r>
      </w:ins>
      <w:r w:rsidR="0010247C" w:rsidRPr="001A6DC9">
        <w:rPr>
          <w:rPrChange w:id="612" w:author="David Conklin" w:date="2020-11-28T09:26:00Z">
            <w:rPr>
              <w:color w:val="FF0000"/>
            </w:rPr>
          </w:rPrChange>
        </w:rPr>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1A6DC9" w:rsidRDefault="00933943" w:rsidP="00933943">
      <w:pPr>
        <w:ind w:firstLine="720"/>
        <w:rPr>
          <w:rPrChange w:id="613" w:author="David Conklin" w:date="2020-11-28T09:26:00Z">
            <w:rPr>
              <w:color w:val="FF0000"/>
            </w:rPr>
          </w:rPrChange>
        </w:rPr>
      </w:pPr>
      <w:r w:rsidRPr="001A6DC9">
        <w:rPr>
          <w:rPrChange w:id="614" w:author="David Conklin" w:date="2020-11-28T09:26:00Z">
            <w:rPr>
              <w:color w:val="FF0000"/>
            </w:rPr>
          </w:rPrChange>
        </w:rPr>
        <w:t>As implemented</w:t>
      </w:r>
      <w:r w:rsidRPr="001A6DC9">
        <w:rPr>
          <w:i/>
          <w:iCs/>
          <w:rPrChange w:id="615" w:author="David Conklin" w:date="2020-11-28T09:26:00Z">
            <w:rPr>
              <w:i/>
              <w:iCs/>
              <w:color w:val="FF0000"/>
            </w:rPr>
          </w:rPrChange>
        </w:rPr>
        <w:t>,</w:t>
      </w:r>
      <w:r w:rsidRPr="001A6DC9">
        <w:rPr>
          <w:rPrChange w:id="616" w:author="David Conklin" w:date="2020-11-28T09:26:00Z">
            <w:rPr>
              <w:color w:val="FF0000"/>
            </w:rPr>
          </w:rPrChange>
        </w:rPr>
        <w:t xml:space="preserve"> </w:t>
      </w:r>
      <w:r w:rsidR="008110C5" w:rsidRPr="001A6DC9">
        <w:rPr>
          <w:i/>
          <w:iCs/>
          <w:rPrChange w:id="617" w:author="David Conklin" w:date="2020-11-28T09:26:00Z">
            <w:rPr>
              <w:i/>
              <w:iCs/>
              <w:color w:val="FF0000"/>
            </w:rPr>
          </w:rPrChange>
        </w:rPr>
        <w:t>KinematicWave()</w:t>
      </w:r>
      <w:r w:rsidRPr="001A6DC9">
        <w:rPr>
          <w:rPrChange w:id="618" w:author="David Conklin" w:date="2020-11-28T09:26:00Z">
            <w:rPr>
              <w:color w:val="FF0000"/>
            </w:rPr>
          </w:rPrChange>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1A6DC9" w:rsidRDefault="00933943" w:rsidP="00933943">
      <w:pPr>
        <w:pStyle w:val="Body"/>
        <w:rPr>
          <w:color w:val="auto"/>
          <w:rPrChange w:id="619" w:author="David Conklin" w:date="2020-11-28T09:26:00Z">
            <w:rPr/>
          </w:rPrChange>
        </w:rPr>
      </w:pPr>
    </w:p>
    <w:p w14:paraId="7CF0DAC7" w14:textId="4F7F6C1E" w:rsidR="00263AF4" w:rsidRDefault="00263AF4" w:rsidP="00263AF4">
      <w:pPr>
        <w:pStyle w:val="Heading2"/>
      </w:pPr>
      <w:bookmarkStart w:id="620" w:name="_Toc57294032"/>
      <w:r>
        <w:t>Estimating the surface area of the water in a subreach</w:t>
      </w:r>
      <w:bookmarkEnd w:id="62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21" w:name="_Toc57294033"/>
      <w:r>
        <w:t>Water temperature from thermal energy</w:t>
      </w:r>
      <w:bookmarkEnd w:id="62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22" w:name="_Toc57294034"/>
      <w:r>
        <w:t>Initial conditions for Flow: the IC file</w:t>
      </w:r>
      <w:bookmarkEnd w:id="62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23" w:name="_Toc57294035"/>
      <w:r>
        <w:t>Boundary conditions for stream water temperature</w:t>
      </w:r>
      <w:bookmarkEnd w:id="623"/>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24" w:name="_Toc57294036"/>
      <w:r>
        <w:t>Thermal stratification in reservoirs</w:t>
      </w:r>
      <w:bookmarkEnd w:id="62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25" w:name="_Toc57294037"/>
      <w:r>
        <w:t>Thermal loading</w:t>
      </w:r>
      <w:bookmarkEnd w:id="62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lastRenderedPageBreak/>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lastRenderedPageBreak/>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Pr>
        <w:rPr>
          <w:ins w:id="626" w:author="David Conklin" w:date="2020-11-28T09:42:00Z"/>
        </w:rPr>
      </w:pPr>
    </w:p>
    <w:p w14:paraId="02757E2C" w14:textId="01C15EB6" w:rsidR="00BD2BE8" w:rsidRDefault="00BD2BE8" w:rsidP="00BD2BE8">
      <w:pPr>
        <w:pStyle w:val="Heading1"/>
        <w:rPr>
          <w:ins w:id="627" w:author="David Conklin" w:date="2020-11-28T09:43:00Z"/>
        </w:rPr>
      </w:pPr>
      <w:ins w:id="628" w:author="David Conklin" w:date="2020-11-28T09:42:00Z">
        <w:r>
          <w:t>Res</w:t>
        </w:r>
      </w:ins>
      <w:ins w:id="629" w:author="David Conklin" w:date="2020-11-28T09:43:00Z">
        <w:r>
          <w:t>ervoirs</w:t>
        </w:r>
      </w:ins>
    </w:p>
    <w:p w14:paraId="725B17CC" w14:textId="07D2A164" w:rsidR="00BD2BE8" w:rsidRDefault="00BD2BE8" w:rsidP="00BD2BE8">
      <w:pPr>
        <w:rPr>
          <w:ins w:id="630" w:author="David Conklin" w:date="2020-11-28T09:47:00Z"/>
        </w:rPr>
      </w:pPr>
      <w:ins w:id="631" w:author="David Conklin" w:date="2020-11-28T09:43:00Z">
        <w:r>
          <w:tab/>
          <w:t xml:space="preserve">CW3M simulates the 13 </w:t>
        </w:r>
      </w:ins>
      <w:ins w:id="632" w:author="David Conklin" w:date="2020-11-28T09:44:00Z">
        <w:r>
          <w:t xml:space="preserve">reservoirs in the </w:t>
        </w:r>
        <w:r>
          <w:t>U.S. Army Corps of Engineers (USACE)</w:t>
        </w:r>
        <w:r>
          <w:t xml:space="preserve"> Willamette Project.</w:t>
        </w:r>
      </w:ins>
      <w:ins w:id="633" w:author="David Conklin" w:date="2020-11-28T09:45:00Z">
        <w:r>
          <w:t xml:space="preserve">  There are some other non-USACE dams and reservoirs in</w:t>
        </w:r>
      </w:ins>
      <w:ins w:id="634" w:author="David Conklin" w:date="2020-11-28T09:46:00Z">
        <w:r>
          <w:t xml:space="preserve"> the Willamette basin as well, but they are not (as of November 2020) represented in CW3M.</w:t>
        </w:r>
      </w:ins>
    </w:p>
    <w:p w14:paraId="3686381E" w14:textId="729746A0" w:rsidR="00BD2BE8" w:rsidRDefault="00BD2BE8" w:rsidP="00BD2BE8">
      <w:pPr>
        <w:rPr>
          <w:ins w:id="635" w:author="David Conklin" w:date="2020-11-28T10:00:00Z"/>
        </w:rPr>
      </w:pPr>
      <w:ins w:id="636" w:author="David Conklin" w:date="2020-11-28T09:47:00Z">
        <w:r>
          <w:tab/>
          <w:t>The USACE reservoirs appear in the IDU layer as polygons wi</w:t>
        </w:r>
      </w:ins>
      <w:ins w:id="637" w:author="David Conklin" w:date="2020-11-28T09:48:00Z">
        <w:r>
          <w:t xml:space="preserve">th LULC_A = </w:t>
        </w:r>
      </w:ins>
      <w:ins w:id="638" w:author="David Conklin" w:date="2020-11-28T09:49:00Z">
        <w:r>
          <w:t>7 Water/Snow/Ice</w:t>
        </w:r>
      </w:ins>
      <w:ins w:id="639" w:author="David Conklin" w:date="2020-11-28T09:51:00Z">
        <w:r>
          <w:t xml:space="preserve">, LULC_B = 71 Open Water, </w:t>
        </w:r>
      </w:ins>
      <w:ins w:id="640" w:author="David Conklin" w:date="2020-11-28T09:52:00Z">
        <w:r>
          <w:t xml:space="preserve">VEGCLASS = 111 Open Water, and </w:t>
        </w:r>
      </w:ins>
      <w:ins w:id="641" w:author="David Conklin" w:date="2020-11-28T09:57:00Z">
        <w:r w:rsidR="00205794">
          <w:t xml:space="preserve">COMID = the COMID of a reach </w:t>
        </w:r>
      </w:ins>
      <w:ins w:id="642" w:author="David Conklin" w:date="2020-11-28T09:58:00Z">
        <w:r w:rsidR="00205794">
          <w:t xml:space="preserve">associated with the reservoir.  The Reach layer has a RES_ID attribute which is zero for most reaches, </w:t>
        </w:r>
      </w:ins>
      <w:ins w:id="643" w:author="David Conklin" w:date="2020-11-28T09:59:00Z">
        <w:r w:rsidR="00205794">
          <w:t>but is equal to the reservoir’s RES_ID value for reaches which overlap with th</w:t>
        </w:r>
      </w:ins>
      <w:ins w:id="644" w:author="David Conklin" w:date="2020-11-28T10:00:00Z">
        <w:r w:rsidR="00205794">
          <w:t>e reservoir’s area.  Here are the RES_ID values:</w:t>
        </w:r>
      </w:ins>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rPr>
          <w:ins w:id="645" w:author="David Conklin" w:date="2020-11-28T10:01:00Z"/>
        </w:trPr>
        <w:tc>
          <w:tcPr>
            <w:tcW w:w="0" w:type="auto"/>
          </w:tcPr>
          <w:p w14:paraId="2022AD60" w14:textId="77777777" w:rsidR="00205794" w:rsidRDefault="00205794" w:rsidP="00BD2BE8">
            <w:pPr>
              <w:rPr>
                <w:ins w:id="646" w:author="David Conklin" w:date="2020-11-28T10:02:00Z"/>
              </w:rPr>
            </w:pPr>
            <w:ins w:id="647" w:author="David Conklin" w:date="2020-11-28T10:02:00Z">
              <w:r>
                <w:t>USACE</w:t>
              </w:r>
            </w:ins>
          </w:p>
          <w:p w14:paraId="59A289C4" w14:textId="226BE451" w:rsidR="00205794" w:rsidRDefault="00205794" w:rsidP="00BD2BE8">
            <w:pPr>
              <w:rPr>
                <w:ins w:id="648" w:author="David Conklin" w:date="2020-11-28T10:01:00Z"/>
              </w:rPr>
            </w:pPr>
            <w:ins w:id="649" w:author="David Conklin" w:date="2020-11-28T10:01:00Z">
              <w:r>
                <w:t>code</w:t>
              </w:r>
            </w:ins>
          </w:p>
        </w:tc>
        <w:tc>
          <w:tcPr>
            <w:tcW w:w="0" w:type="auto"/>
          </w:tcPr>
          <w:p w14:paraId="4B8C1725" w14:textId="03810A34" w:rsidR="00205794" w:rsidRDefault="00205794" w:rsidP="00BD2BE8">
            <w:pPr>
              <w:rPr>
                <w:ins w:id="650" w:author="David Conklin" w:date="2020-11-28T10:01:00Z"/>
              </w:rPr>
            </w:pPr>
            <w:ins w:id="651" w:author="David Conklin" w:date="2020-11-28T10:01:00Z">
              <w:r>
                <w:t>RE</w:t>
              </w:r>
            </w:ins>
            <w:ins w:id="652" w:author="David Conklin" w:date="2020-11-28T10:02:00Z">
              <w:r>
                <w:t>S_ID</w:t>
              </w:r>
            </w:ins>
          </w:p>
        </w:tc>
        <w:tc>
          <w:tcPr>
            <w:tcW w:w="0" w:type="auto"/>
          </w:tcPr>
          <w:p w14:paraId="5860B258" w14:textId="0D386AFB" w:rsidR="00205794" w:rsidRDefault="00205794" w:rsidP="00BD2BE8">
            <w:pPr>
              <w:rPr>
                <w:ins w:id="653" w:author="David Conklin" w:date="2020-11-28T10:01:00Z"/>
              </w:rPr>
            </w:pPr>
            <w:ins w:id="654" w:author="David Conklin" w:date="2020-11-28T10:02:00Z">
              <w:r>
                <w:t>name</w:t>
              </w:r>
            </w:ins>
          </w:p>
        </w:tc>
        <w:tc>
          <w:tcPr>
            <w:tcW w:w="0" w:type="auto"/>
          </w:tcPr>
          <w:p w14:paraId="10A6B3E3" w14:textId="64E299D0" w:rsidR="00205794" w:rsidRDefault="00205794" w:rsidP="00BD2BE8">
            <w:pPr>
              <w:rPr>
                <w:ins w:id="655" w:author="David Conklin" w:date="2020-11-28T10:01:00Z"/>
              </w:rPr>
            </w:pPr>
            <w:ins w:id="656" w:author="David Conklin" w:date="2020-11-28T10:02:00Z">
              <w:r>
                <w:t>subbasin</w:t>
              </w:r>
            </w:ins>
          </w:p>
        </w:tc>
        <w:tc>
          <w:tcPr>
            <w:tcW w:w="0" w:type="auto"/>
          </w:tcPr>
          <w:p w14:paraId="664FBDBD" w14:textId="785EBD87" w:rsidR="00205794" w:rsidRDefault="00205794" w:rsidP="00BD2BE8">
            <w:pPr>
              <w:rPr>
                <w:ins w:id="657" w:author="David Conklin" w:date="2020-11-28T10:01:00Z"/>
              </w:rPr>
            </w:pPr>
            <w:ins w:id="658" w:author="David Conklin" w:date="2020-11-28T10:02:00Z">
              <w:r>
                <w:t>reservoir type</w:t>
              </w:r>
            </w:ins>
          </w:p>
        </w:tc>
      </w:tr>
      <w:tr w:rsidR="00205794" w14:paraId="3AEC6768" w14:textId="77777777" w:rsidTr="00205794">
        <w:trPr>
          <w:ins w:id="659" w:author="David Conklin" w:date="2020-11-28T10:01:00Z"/>
        </w:trPr>
        <w:tc>
          <w:tcPr>
            <w:tcW w:w="0" w:type="auto"/>
          </w:tcPr>
          <w:p w14:paraId="50D1C6D8" w14:textId="33A3CFDA" w:rsidR="00205794" w:rsidRDefault="00205794" w:rsidP="00BD2BE8">
            <w:pPr>
              <w:rPr>
                <w:ins w:id="660" w:author="David Conklin" w:date="2020-11-28T10:01:00Z"/>
              </w:rPr>
            </w:pPr>
            <w:ins w:id="661" w:author="David Conklin" w:date="2020-11-28T10:02:00Z">
              <w:r>
                <w:t>HCR</w:t>
              </w:r>
            </w:ins>
          </w:p>
        </w:tc>
        <w:tc>
          <w:tcPr>
            <w:tcW w:w="0" w:type="auto"/>
          </w:tcPr>
          <w:p w14:paraId="1AC63B11" w14:textId="2E699A37" w:rsidR="00205794" w:rsidRDefault="00205794" w:rsidP="00BD2BE8">
            <w:pPr>
              <w:rPr>
                <w:ins w:id="662" w:author="David Conklin" w:date="2020-11-28T10:01:00Z"/>
              </w:rPr>
            </w:pPr>
            <w:ins w:id="663" w:author="David Conklin" w:date="2020-11-28T10:02:00Z">
              <w:r>
                <w:t>1</w:t>
              </w:r>
            </w:ins>
          </w:p>
        </w:tc>
        <w:tc>
          <w:tcPr>
            <w:tcW w:w="0" w:type="auto"/>
          </w:tcPr>
          <w:p w14:paraId="41D4B28C" w14:textId="2EACF0C0" w:rsidR="00205794" w:rsidRDefault="001D75B6" w:rsidP="00BD2BE8">
            <w:pPr>
              <w:rPr>
                <w:ins w:id="664" w:author="David Conklin" w:date="2020-11-28T10:01:00Z"/>
              </w:rPr>
            </w:pPr>
            <w:ins w:id="665" w:author="David Conklin" w:date="2020-11-28T10:03:00Z">
              <w:r>
                <w:t>Hills Creek</w:t>
              </w:r>
            </w:ins>
          </w:p>
        </w:tc>
        <w:tc>
          <w:tcPr>
            <w:tcW w:w="0" w:type="auto"/>
          </w:tcPr>
          <w:p w14:paraId="17D2879E" w14:textId="25D3A74C" w:rsidR="00205794" w:rsidRDefault="001D75B6" w:rsidP="00BD2BE8">
            <w:pPr>
              <w:rPr>
                <w:ins w:id="666" w:author="David Conklin" w:date="2020-11-28T10:01:00Z"/>
              </w:rPr>
            </w:pPr>
            <w:ins w:id="667" w:author="David Conklin" w:date="2020-11-28T10:03:00Z">
              <w:r>
                <w:t>Middle Fork</w:t>
              </w:r>
            </w:ins>
          </w:p>
        </w:tc>
        <w:tc>
          <w:tcPr>
            <w:tcW w:w="0" w:type="auto"/>
          </w:tcPr>
          <w:p w14:paraId="02A97B50" w14:textId="12241903" w:rsidR="00205794" w:rsidRDefault="001D75B6" w:rsidP="00BD2BE8">
            <w:pPr>
              <w:rPr>
                <w:ins w:id="668" w:author="David Conklin" w:date="2020-11-28T10:01:00Z"/>
              </w:rPr>
            </w:pPr>
            <w:ins w:id="669" w:author="David Conklin" w:date="2020-11-28T10:03:00Z">
              <w:r>
                <w:t>flood control, hydropower</w:t>
              </w:r>
            </w:ins>
          </w:p>
        </w:tc>
      </w:tr>
      <w:tr w:rsidR="00205794" w14:paraId="039F9360" w14:textId="77777777" w:rsidTr="00205794">
        <w:trPr>
          <w:ins w:id="670" w:author="David Conklin" w:date="2020-11-28T10:01:00Z"/>
        </w:trPr>
        <w:tc>
          <w:tcPr>
            <w:tcW w:w="0" w:type="auto"/>
          </w:tcPr>
          <w:p w14:paraId="1A47D53B" w14:textId="1A7BB847" w:rsidR="00205794" w:rsidRDefault="001D75B6" w:rsidP="00BD2BE8">
            <w:pPr>
              <w:rPr>
                <w:ins w:id="671" w:author="David Conklin" w:date="2020-11-28T10:01:00Z"/>
              </w:rPr>
            </w:pPr>
            <w:ins w:id="672" w:author="David Conklin" w:date="2020-11-28T10:03:00Z">
              <w:r>
                <w:t>LOP</w:t>
              </w:r>
            </w:ins>
          </w:p>
        </w:tc>
        <w:tc>
          <w:tcPr>
            <w:tcW w:w="0" w:type="auto"/>
          </w:tcPr>
          <w:p w14:paraId="50CBF7BF" w14:textId="1759435A" w:rsidR="00205794" w:rsidRDefault="001D75B6" w:rsidP="00BD2BE8">
            <w:pPr>
              <w:rPr>
                <w:ins w:id="673" w:author="David Conklin" w:date="2020-11-28T10:01:00Z"/>
              </w:rPr>
            </w:pPr>
            <w:ins w:id="674" w:author="David Conklin" w:date="2020-11-28T10:03:00Z">
              <w:r>
                <w:t>2</w:t>
              </w:r>
            </w:ins>
          </w:p>
        </w:tc>
        <w:tc>
          <w:tcPr>
            <w:tcW w:w="0" w:type="auto"/>
          </w:tcPr>
          <w:p w14:paraId="3BEC46E2" w14:textId="2E235E82" w:rsidR="00205794" w:rsidRDefault="001D75B6" w:rsidP="00BD2BE8">
            <w:pPr>
              <w:rPr>
                <w:ins w:id="675" w:author="David Conklin" w:date="2020-11-28T10:01:00Z"/>
              </w:rPr>
            </w:pPr>
            <w:ins w:id="676" w:author="David Conklin" w:date="2020-11-28T10:03:00Z">
              <w:r>
                <w:t>Lookout Point</w:t>
              </w:r>
            </w:ins>
          </w:p>
        </w:tc>
        <w:tc>
          <w:tcPr>
            <w:tcW w:w="0" w:type="auto"/>
          </w:tcPr>
          <w:p w14:paraId="7268268A" w14:textId="3DE2A08F" w:rsidR="00205794" w:rsidRDefault="001D75B6" w:rsidP="00BD2BE8">
            <w:pPr>
              <w:rPr>
                <w:ins w:id="677" w:author="David Conklin" w:date="2020-11-28T10:01:00Z"/>
              </w:rPr>
            </w:pPr>
            <w:ins w:id="678" w:author="David Conklin" w:date="2020-11-28T10:03:00Z">
              <w:r>
                <w:t>Middle Fo</w:t>
              </w:r>
            </w:ins>
            <w:ins w:id="679" w:author="David Conklin" w:date="2020-11-28T10:04:00Z">
              <w:r>
                <w:t>rk</w:t>
              </w:r>
            </w:ins>
          </w:p>
        </w:tc>
        <w:tc>
          <w:tcPr>
            <w:tcW w:w="0" w:type="auto"/>
          </w:tcPr>
          <w:p w14:paraId="209B5F31" w14:textId="482DB9F6" w:rsidR="00205794" w:rsidRDefault="001D75B6" w:rsidP="00BD2BE8">
            <w:pPr>
              <w:rPr>
                <w:ins w:id="680" w:author="David Conklin" w:date="2020-11-28T10:01:00Z"/>
              </w:rPr>
            </w:pPr>
            <w:ins w:id="681" w:author="David Conklin" w:date="2020-11-28T10:04:00Z">
              <w:r>
                <w:t>flood contro</w:t>
              </w:r>
            </w:ins>
            <w:ins w:id="682" w:author="David Conklin" w:date="2020-11-28T10:06:00Z">
              <w:r>
                <w:t>l</w:t>
              </w:r>
            </w:ins>
            <w:ins w:id="683" w:author="David Conklin" w:date="2020-11-28T10:04:00Z">
              <w:r>
                <w:t>, hydropower</w:t>
              </w:r>
            </w:ins>
          </w:p>
        </w:tc>
      </w:tr>
      <w:tr w:rsidR="00205794" w14:paraId="5A67A7AE" w14:textId="77777777" w:rsidTr="00205794">
        <w:trPr>
          <w:ins w:id="684" w:author="David Conklin" w:date="2020-11-28T10:01:00Z"/>
        </w:trPr>
        <w:tc>
          <w:tcPr>
            <w:tcW w:w="0" w:type="auto"/>
          </w:tcPr>
          <w:p w14:paraId="1BE582AC" w14:textId="4C4ED482" w:rsidR="00205794" w:rsidRDefault="001D75B6" w:rsidP="00BD2BE8">
            <w:pPr>
              <w:rPr>
                <w:ins w:id="685" w:author="David Conklin" w:date="2020-11-28T10:01:00Z"/>
              </w:rPr>
            </w:pPr>
            <w:ins w:id="686" w:author="David Conklin" w:date="2020-11-28T10:04:00Z">
              <w:r>
                <w:t>DEX</w:t>
              </w:r>
            </w:ins>
          </w:p>
        </w:tc>
        <w:tc>
          <w:tcPr>
            <w:tcW w:w="0" w:type="auto"/>
          </w:tcPr>
          <w:p w14:paraId="4ED2CE2F" w14:textId="073B5087" w:rsidR="00205794" w:rsidRDefault="001D75B6" w:rsidP="00BD2BE8">
            <w:pPr>
              <w:rPr>
                <w:ins w:id="687" w:author="David Conklin" w:date="2020-11-28T10:01:00Z"/>
              </w:rPr>
            </w:pPr>
            <w:ins w:id="688" w:author="David Conklin" w:date="2020-11-28T10:04:00Z">
              <w:r>
                <w:t>3</w:t>
              </w:r>
            </w:ins>
          </w:p>
        </w:tc>
        <w:tc>
          <w:tcPr>
            <w:tcW w:w="0" w:type="auto"/>
          </w:tcPr>
          <w:p w14:paraId="083CC8C7" w14:textId="1D4D3569" w:rsidR="00205794" w:rsidRDefault="001D75B6" w:rsidP="00BD2BE8">
            <w:pPr>
              <w:rPr>
                <w:ins w:id="689" w:author="David Conklin" w:date="2020-11-28T10:01:00Z"/>
              </w:rPr>
            </w:pPr>
            <w:ins w:id="690" w:author="David Conklin" w:date="2020-11-28T10:04:00Z">
              <w:r>
                <w:t>Dexter</w:t>
              </w:r>
            </w:ins>
          </w:p>
        </w:tc>
        <w:tc>
          <w:tcPr>
            <w:tcW w:w="0" w:type="auto"/>
          </w:tcPr>
          <w:p w14:paraId="1EEF3CC2" w14:textId="5E9E70F4" w:rsidR="00205794" w:rsidRDefault="001D75B6" w:rsidP="00BD2BE8">
            <w:pPr>
              <w:rPr>
                <w:ins w:id="691" w:author="David Conklin" w:date="2020-11-28T10:01:00Z"/>
              </w:rPr>
            </w:pPr>
            <w:ins w:id="692" w:author="David Conklin" w:date="2020-11-28T10:04:00Z">
              <w:r>
                <w:t>Middle Fork</w:t>
              </w:r>
            </w:ins>
          </w:p>
        </w:tc>
        <w:tc>
          <w:tcPr>
            <w:tcW w:w="0" w:type="auto"/>
          </w:tcPr>
          <w:p w14:paraId="5AFA965F" w14:textId="5B14F8C2" w:rsidR="00205794" w:rsidRDefault="001D75B6" w:rsidP="00BD2BE8">
            <w:pPr>
              <w:rPr>
                <w:ins w:id="693" w:author="David Conklin" w:date="2020-11-28T10:01:00Z"/>
              </w:rPr>
            </w:pPr>
            <w:ins w:id="694" w:author="David Conklin" w:date="2020-11-28T10:04:00Z">
              <w:r>
                <w:t>re-regulating, hydropower</w:t>
              </w:r>
            </w:ins>
          </w:p>
        </w:tc>
      </w:tr>
      <w:tr w:rsidR="00205794" w14:paraId="7E254CE2" w14:textId="77777777" w:rsidTr="00205794">
        <w:trPr>
          <w:ins w:id="695" w:author="David Conklin" w:date="2020-11-28T10:01:00Z"/>
        </w:trPr>
        <w:tc>
          <w:tcPr>
            <w:tcW w:w="0" w:type="auto"/>
          </w:tcPr>
          <w:p w14:paraId="5598B100" w14:textId="0DDBD712" w:rsidR="00205794" w:rsidRDefault="001D75B6" w:rsidP="00BD2BE8">
            <w:pPr>
              <w:rPr>
                <w:ins w:id="696" w:author="David Conklin" w:date="2020-11-28T10:01:00Z"/>
              </w:rPr>
            </w:pPr>
            <w:ins w:id="697" w:author="David Conklin" w:date="2020-11-28T10:04:00Z">
              <w:r>
                <w:t>FAL</w:t>
              </w:r>
            </w:ins>
          </w:p>
        </w:tc>
        <w:tc>
          <w:tcPr>
            <w:tcW w:w="0" w:type="auto"/>
          </w:tcPr>
          <w:p w14:paraId="5DCB3154" w14:textId="45D67DA5" w:rsidR="00205794" w:rsidRDefault="001D75B6" w:rsidP="00BD2BE8">
            <w:pPr>
              <w:rPr>
                <w:ins w:id="698" w:author="David Conklin" w:date="2020-11-28T10:01:00Z"/>
              </w:rPr>
            </w:pPr>
            <w:ins w:id="699" w:author="David Conklin" w:date="2020-11-28T10:05:00Z">
              <w:r>
                <w:t>4</w:t>
              </w:r>
            </w:ins>
          </w:p>
        </w:tc>
        <w:tc>
          <w:tcPr>
            <w:tcW w:w="0" w:type="auto"/>
          </w:tcPr>
          <w:p w14:paraId="573045AC" w14:textId="2B831C82" w:rsidR="00205794" w:rsidRDefault="001D75B6" w:rsidP="00BD2BE8">
            <w:pPr>
              <w:rPr>
                <w:ins w:id="700" w:author="David Conklin" w:date="2020-11-28T10:01:00Z"/>
              </w:rPr>
            </w:pPr>
            <w:ins w:id="701" w:author="David Conklin" w:date="2020-11-28T10:05:00Z">
              <w:r>
                <w:t>Fall Creek</w:t>
              </w:r>
            </w:ins>
          </w:p>
        </w:tc>
        <w:tc>
          <w:tcPr>
            <w:tcW w:w="0" w:type="auto"/>
          </w:tcPr>
          <w:p w14:paraId="71EDAF5F" w14:textId="77693E9D" w:rsidR="00205794" w:rsidRDefault="001D75B6" w:rsidP="00BD2BE8">
            <w:pPr>
              <w:rPr>
                <w:ins w:id="702" w:author="David Conklin" w:date="2020-11-28T10:01:00Z"/>
              </w:rPr>
            </w:pPr>
            <w:ins w:id="703" w:author="David Conklin" w:date="2020-11-28T10:05:00Z">
              <w:r>
                <w:t>Middle Fork</w:t>
              </w:r>
            </w:ins>
          </w:p>
        </w:tc>
        <w:tc>
          <w:tcPr>
            <w:tcW w:w="0" w:type="auto"/>
          </w:tcPr>
          <w:p w14:paraId="466DD230" w14:textId="2C08943E" w:rsidR="00205794" w:rsidRDefault="001D75B6" w:rsidP="00BD2BE8">
            <w:pPr>
              <w:rPr>
                <w:ins w:id="704" w:author="David Conklin" w:date="2020-11-28T10:01:00Z"/>
              </w:rPr>
            </w:pPr>
            <w:ins w:id="705" w:author="David Conklin" w:date="2020-11-28T10:05:00Z">
              <w:r>
                <w:t>flood control</w:t>
              </w:r>
            </w:ins>
          </w:p>
        </w:tc>
      </w:tr>
      <w:tr w:rsidR="00205794" w14:paraId="6C1EF9D1" w14:textId="77777777" w:rsidTr="00205794">
        <w:trPr>
          <w:ins w:id="706" w:author="David Conklin" w:date="2020-11-28T10:01:00Z"/>
        </w:trPr>
        <w:tc>
          <w:tcPr>
            <w:tcW w:w="0" w:type="auto"/>
          </w:tcPr>
          <w:p w14:paraId="780364F2" w14:textId="2A574E75" w:rsidR="00205794" w:rsidRDefault="001D75B6" w:rsidP="00BD2BE8">
            <w:pPr>
              <w:rPr>
                <w:ins w:id="707" w:author="David Conklin" w:date="2020-11-28T10:01:00Z"/>
              </w:rPr>
            </w:pPr>
            <w:ins w:id="708" w:author="David Conklin" w:date="2020-11-28T10:05:00Z">
              <w:r>
                <w:t>DOR</w:t>
              </w:r>
            </w:ins>
          </w:p>
        </w:tc>
        <w:tc>
          <w:tcPr>
            <w:tcW w:w="0" w:type="auto"/>
          </w:tcPr>
          <w:p w14:paraId="35449904" w14:textId="7269AE3A" w:rsidR="00205794" w:rsidRDefault="001D75B6" w:rsidP="00BD2BE8">
            <w:pPr>
              <w:rPr>
                <w:ins w:id="709" w:author="David Conklin" w:date="2020-11-28T10:01:00Z"/>
              </w:rPr>
            </w:pPr>
            <w:ins w:id="710" w:author="David Conklin" w:date="2020-11-28T10:05:00Z">
              <w:r>
                <w:t>5</w:t>
              </w:r>
            </w:ins>
          </w:p>
        </w:tc>
        <w:tc>
          <w:tcPr>
            <w:tcW w:w="0" w:type="auto"/>
          </w:tcPr>
          <w:p w14:paraId="23AF0718" w14:textId="4257EB4D" w:rsidR="00205794" w:rsidRDefault="001D75B6" w:rsidP="00BD2BE8">
            <w:pPr>
              <w:rPr>
                <w:ins w:id="711" w:author="David Conklin" w:date="2020-11-28T10:01:00Z"/>
              </w:rPr>
            </w:pPr>
            <w:ins w:id="712" w:author="David Conklin" w:date="2020-11-28T10:05:00Z">
              <w:r>
                <w:t>Dorena</w:t>
              </w:r>
            </w:ins>
          </w:p>
        </w:tc>
        <w:tc>
          <w:tcPr>
            <w:tcW w:w="0" w:type="auto"/>
          </w:tcPr>
          <w:p w14:paraId="0CAFF8FE" w14:textId="6FAC9EE0" w:rsidR="00205794" w:rsidRDefault="001D75B6" w:rsidP="00BD2BE8">
            <w:pPr>
              <w:rPr>
                <w:ins w:id="713" w:author="David Conklin" w:date="2020-11-28T10:01:00Z"/>
              </w:rPr>
            </w:pPr>
            <w:ins w:id="714" w:author="David Conklin" w:date="2020-11-28T10:05:00Z">
              <w:r>
                <w:t>Coast Fork</w:t>
              </w:r>
            </w:ins>
          </w:p>
        </w:tc>
        <w:tc>
          <w:tcPr>
            <w:tcW w:w="0" w:type="auto"/>
          </w:tcPr>
          <w:p w14:paraId="55EFD082" w14:textId="4A01F556" w:rsidR="00205794" w:rsidRDefault="001D75B6" w:rsidP="00BD2BE8">
            <w:pPr>
              <w:rPr>
                <w:ins w:id="715" w:author="David Conklin" w:date="2020-11-28T10:01:00Z"/>
              </w:rPr>
            </w:pPr>
            <w:ins w:id="716" w:author="David Conklin" w:date="2020-11-28T10:05:00Z">
              <w:r>
                <w:t>flood control</w:t>
              </w:r>
            </w:ins>
          </w:p>
        </w:tc>
      </w:tr>
      <w:tr w:rsidR="00205794" w14:paraId="1A2B4944" w14:textId="77777777" w:rsidTr="00205794">
        <w:trPr>
          <w:ins w:id="717" w:author="David Conklin" w:date="2020-11-28T10:01:00Z"/>
        </w:trPr>
        <w:tc>
          <w:tcPr>
            <w:tcW w:w="0" w:type="auto"/>
          </w:tcPr>
          <w:p w14:paraId="7B62CB05" w14:textId="6D7C1EDB" w:rsidR="00205794" w:rsidRDefault="001D75B6" w:rsidP="00BD2BE8">
            <w:pPr>
              <w:rPr>
                <w:ins w:id="718" w:author="David Conklin" w:date="2020-11-28T10:01:00Z"/>
              </w:rPr>
            </w:pPr>
            <w:ins w:id="719" w:author="David Conklin" w:date="2020-11-28T10:06:00Z">
              <w:r>
                <w:t>COT</w:t>
              </w:r>
            </w:ins>
          </w:p>
        </w:tc>
        <w:tc>
          <w:tcPr>
            <w:tcW w:w="0" w:type="auto"/>
          </w:tcPr>
          <w:p w14:paraId="18138803" w14:textId="4DB8AB8C" w:rsidR="00205794" w:rsidRDefault="001D75B6" w:rsidP="00BD2BE8">
            <w:pPr>
              <w:rPr>
                <w:ins w:id="720" w:author="David Conklin" w:date="2020-11-28T10:01:00Z"/>
              </w:rPr>
            </w:pPr>
            <w:ins w:id="721" w:author="David Conklin" w:date="2020-11-28T10:06:00Z">
              <w:r>
                <w:t>6</w:t>
              </w:r>
            </w:ins>
          </w:p>
        </w:tc>
        <w:tc>
          <w:tcPr>
            <w:tcW w:w="0" w:type="auto"/>
          </w:tcPr>
          <w:p w14:paraId="4055A50B" w14:textId="5E8A8B74" w:rsidR="00205794" w:rsidRDefault="001D75B6" w:rsidP="00BD2BE8">
            <w:pPr>
              <w:rPr>
                <w:ins w:id="722" w:author="David Conklin" w:date="2020-11-28T10:01:00Z"/>
              </w:rPr>
            </w:pPr>
            <w:ins w:id="723" w:author="David Conklin" w:date="2020-11-28T10:06:00Z">
              <w:r>
                <w:t>Cottage Grove</w:t>
              </w:r>
            </w:ins>
          </w:p>
        </w:tc>
        <w:tc>
          <w:tcPr>
            <w:tcW w:w="0" w:type="auto"/>
          </w:tcPr>
          <w:p w14:paraId="30A97B8D" w14:textId="030E6911" w:rsidR="00205794" w:rsidRDefault="001D75B6" w:rsidP="00BD2BE8">
            <w:pPr>
              <w:rPr>
                <w:ins w:id="724" w:author="David Conklin" w:date="2020-11-28T10:01:00Z"/>
              </w:rPr>
            </w:pPr>
            <w:ins w:id="725" w:author="David Conklin" w:date="2020-11-28T10:06:00Z">
              <w:r>
                <w:t>Coast Fork</w:t>
              </w:r>
            </w:ins>
          </w:p>
        </w:tc>
        <w:tc>
          <w:tcPr>
            <w:tcW w:w="0" w:type="auto"/>
          </w:tcPr>
          <w:p w14:paraId="70F5A0EB" w14:textId="0DB05547" w:rsidR="00205794" w:rsidRDefault="001D75B6" w:rsidP="00BD2BE8">
            <w:pPr>
              <w:rPr>
                <w:ins w:id="726" w:author="David Conklin" w:date="2020-11-28T10:01:00Z"/>
              </w:rPr>
            </w:pPr>
            <w:ins w:id="727" w:author="David Conklin" w:date="2020-11-28T10:06:00Z">
              <w:r>
                <w:t>flood control</w:t>
              </w:r>
            </w:ins>
          </w:p>
        </w:tc>
      </w:tr>
      <w:tr w:rsidR="00205794" w14:paraId="4019A82D" w14:textId="77777777" w:rsidTr="00205794">
        <w:trPr>
          <w:ins w:id="728" w:author="David Conklin" w:date="2020-11-28T10:01:00Z"/>
        </w:trPr>
        <w:tc>
          <w:tcPr>
            <w:tcW w:w="0" w:type="auto"/>
          </w:tcPr>
          <w:p w14:paraId="09A66CC7" w14:textId="1982A4D6" w:rsidR="00205794" w:rsidRDefault="001D75B6" w:rsidP="00BD2BE8">
            <w:pPr>
              <w:rPr>
                <w:ins w:id="729" w:author="David Conklin" w:date="2020-11-28T10:01:00Z"/>
              </w:rPr>
            </w:pPr>
            <w:ins w:id="730" w:author="David Conklin" w:date="2020-11-28T10:06:00Z">
              <w:r>
                <w:t>FRN</w:t>
              </w:r>
            </w:ins>
          </w:p>
        </w:tc>
        <w:tc>
          <w:tcPr>
            <w:tcW w:w="0" w:type="auto"/>
          </w:tcPr>
          <w:p w14:paraId="50A7D52D" w14:textId="43FA619C" w:rsidR="00205794" w:rsidRDefault="001D75B6" w:rsidP="00BD2BE8">
            <w:pPr>
              <w:rPr>
                <w:ins w:id="731" w:author="David Conklin" w:date="2020-11-28T10:01:00Z"/>
              </w:rPr>
            </w:pPr>
            <w:ins w:id="732" w:author="David Conklin" w:date="2020-11-28T10:06:00Z">
              <w:r>
                <w:t>7</w:t>
              </w:r>
            </w:ins>
          </w:p>
        </w:tc>
        <w:tc>
          <w:tcPr>
            <w:tcW w:w="0" w:type="auto"/>
          </w:tcPr>
          <w:p w14:paraId="51A9F2BE" w14:textId="2B6A3C5B" w:rsidR="00205794" w:rsidRDefault="001D75B6" w:rsidP="00BD2BE8">
            <w:pPr>
              <w:rPr>
                <w:ins w:id="733" w:author="David Conklin" w:date="2020-11-28T10:01:00Z"/>
              </w:rPr>
            </w:pPr>
            <w:ins w:id="734" w:author="David Conklin" w:date="2020-11-28T10:06:00Z">
              <w:r>
                <w:t>Fe</w:t>
              </w:r>
            </w:ins>
            <w:ins w:id="735" w:author="David Conklin" w:date="2020-11-28T10:07:00Z">
              <w:r>
                <w:t>rn Ridge</w:t>
              </w:r>
            </w:ins>
          </w:p>
        </w:tc>
        <w:tc>
          <w:tcPr>
            <w:tcW w:w="0" w:type="auto"/>
          </w:tcPr>
          <w:p w14:paraId="7FD2433A" w14:textId="18797DF5" w:rsidR="00205794" w:rsidRDefault="001D75B6" w:rsidP="00BD2BE8">
            <w:pPr>
              <w:rPr>
                <w:ins w:id="736" w:author="David Conklin" w:date="2020-11-28T10:01:00Z"/>
              </w:rPr>
            </w:pPr>
            <w:ins w:id="737" w:author="David Conklin" w:date="2020-11-28T10:07:00Z">
              <w:r>
                <w:t>Long Tom</w:t>
              </w:r>
            </w:ins>
          </w:p>
        </w:tc>
        <w:tc>
          <w:tcPr>
            <w:tcW w:w="0" w:type="auto"/>
          </w:tcPr>
          <w:p w14:paraId="406A10F7" w14:textId="664AD9DA" w:rsidR="00205794" w:rsidRDefault="001D75B6" w:rsidP="00BD2BE8">
            <w:pPr>
              <w:rPr>
                <w:ins w:id="738" w:author="David Conklin" w:date="2020-11-28T10:01:00Z"/>
              </w:rPr>
            </w:pPr>
            <w:ins w:id="739" w:author="David Conklin" w:date="2020-11-28T10:07:00Z">
              <w:r>
                <w:t>flood control</w:t>
              </w:r>
            </w:ins>
          </w:p>
        </w:tc>
      </w:tr>
      <w:tr w:rsidR="00205794" w14:paraId="325F9062" w14:textId="77777777" w:rsidTr="00205794">
        <w:trPr>
          <w:ins w:id="740" w:author="David Conklin" w:date="2020-11-28T10:01:00Z"/>
        </w:trPr>
        <w:tc>
          <w:tcPr>
            <w:tcW w:w="0" w:type="auto"/>
          </w:tcPr>
          <w:p w14:paraId="33559506" w14:textId="7F43C4C9" w:rsidR="00205794" w:rsidRDefault="001D75B6" w:rsidP="00BD2BE8">
            <w:pPr>
              <w:rPr>
                <w:ins w:id="741" w:author="David Conklin" w:date="2020-11-28T10:01:00Z"/>
              </w:rPr>
            </w:pPr>
            <w:ins w:id="742" w:author="David Conklin" w:date="2020-11-28T10:07:00Z">
              <w:r>
                <w:t>CGR</w:t>
              </w:r>
            </w:ins>
          </w:p>
        </w:tc>
        <w:tc>
          <w:tcPr>
            <w:tcW w:w="0" w:type="auto"/>
          </w:tcPr>
          <w:p w14:paraId="7542D660" w14:textId="65E15C83" w:rsidR="00205794" w:rsidRDefault="001D75B6" w:rsidP="00BD2BE8">
            <w:pPr>
              <w:rPr>
                <w:ins w:id="743" w:author="David Conklin" w:date="2020-11-28T10:01:00Z"/>
              </w:rPr>
            </w:pPr>
            <w:ins w:id="744" w:author="David Conklin" w:date="2020-11-28T10:07:00Z">
              <w:r>
                <w:t>8</w:t>
              </w:r>
            </w:ins>
          </w:p>
        </w:tc>
        <w:tc>
          <w:tcPr>
            <w:tcW w:w="0" w:type="auto"/>
          </w:tcPr>
          <w:p w14:paraId="202720DB" w14:textId="4182CEDF" w:rsidR="00205794" w:rsidRDefault="001D75B6" w:rsidP="00BD2BE8">
            <w:pPr>
              <w:rPr>
                <w:ins w:id="745" w:author="David Conklin" w:date="2020-11-28T10:01:00Z"/>
              </w:rPr>
            </w:pPr>
            <w:ins w:id="746" w:author="David Conklin" w:date="2020-11-28T10:07:00Z">
              <w:r>
                <w:t>Cougar</w:t>
              </w:r>
            </w:ins>
          </w:p>
        </w:tc>
        <w:tc>
          <w:tcPr>
            <w:tcW w:w="0" w:type="auto"/>
          </w:tcPr>
          <w:p w14:paraId="18242E54" w14:textId="4BEF4D71" w:rsidR="00205794" w:rsidRDefault="001D75B6" w:rsidP="00BD2BE8">
            <w:pPr>
              <w:rPr>
                <w:ins w:id="747" w:author="David Conklin" w:date="2020-11-28T10:01:00Z"/>
              </w:rPr>
            </w:pPr>
            <w:ins w:id="748" w:author="David Conklin" w:date="2020-11-28T10:07:00Z">
              <w:r>
                <w:t>McKenzie</w:t>
              </w:r>
            </w:ins>
          </w:p>
        </w:tc>
        <w:tc>
          <w:tcPr>
            <w:tcW w:w="0" w:type="auto"/>
          </w:tcPr>
          <w:p w14:paraId="3F120BE8" w14:textId="358C0C2F" w:rsidR="00205794" w:rsidRDefault="001D75B6" w:rsidP="00BD2BE8">
            <w:pPr>
              <w:rPr>
                <w:ins w:id="749" w:author="David Conklin" w:date="2020-11-28T10:01:00Z"/>
              </w:rPr>
            </w:pPr>
            <w:ins w:id="750" w:author="David Conklin" w:date="2020-11-28T10:07:00Z">
              <w:r>
                <w:t>flood control, hydropower</w:t>
              </w:r>
            </w:ins>
          </w:p>
        </w:tc>
      </w:tr>
      <w:tr w:rsidR="00205794" w14:paraId="6025F603" w14:textId="77777777" w:rsidTr="00205794">
        <w:trPr>
          <w:ins w:id="751" w:author="David Conklin" w:date="2020-11-28T10:01:00Z"/>
        </w:trPr>
        <w:tc>
          <w:tcPr>
            <w:tcW w:w="0" w:type="auto"/>
          </w:tcPr>
          <w:p w14:paraId="1732D5EC" w14:textId="1BD3C824" w:rsidR="00205794" w:rsidRDefault="001D75B6" w:rsidP="00BD2BE8">
            <w:pPr>
              <w:rPr>
                <w:ins w:id="752" w:author="David Conklin" w:date="2020-11-28T10:01:00Z"/>
              </w:rPr>
            </w:pPr>
            <w:ins w:id="753" w:author="David Conklin" w:date="2020-11-28T10:07:00Z">
              <w:r>
                <w:t>BLU</w:t>
              </w:r>
            </w:ins>
          </w:p>
        </w:tc>
        <w:tc>
          <w:tcPr>
            <w:tcW w:w="0" w:type="auto"/>
          </w:tcPr>
          <w:p w14:paraId="14457BCE" w14:textId="26B1D383" w:rsidR="00205794" w:rsidRDefault="001D75B6" w:rsidP="00BD2BE8">
            <w:pPr>
              <w:rPr>
                <w:ins w:id="754" w:author="David Conklin" w:date="2020-11-28T10:01:00Z"/>
              </w:rPr>
            </w:pPr>
            <w:ins w:id="755" w:author="David Conklin" w:date="2020-11-28T10:08:00Z">
              <w:r>
                <w:t>9</w:t>
              </w:r>
            </w:ins>
          </w:p>
        </w:tc>
        <w:tc>
          <w:tcPr>
            <w:tcW w:w="0" w:type="auto"/>
          </w:tcPr>
          <w:p w14:paraId="48AB42BC" w14:textId="5F5D0E7E" w:rsidR="00205794" w:rsidRDefault="001D75B6" w:rsidP="00BD2BE8">
            <w:pPr>
              <w:rPr>
                <w:ins w:id="756" w:author="David Conklin" w:date="2020-11-28T10:01:00Z"/>
              </w:rPr>
            </w:pPr>
            <w:ins w:id="757" w:author="David Conklin" w:date="2020-11-28T10:08:00Z">
              <w:r>
                <w:t>Blue Lake</w:t>
              </w:r>
            </w:ins>
          </w:p>
        </w:tc>
        <w:tc>
          <w:tcPr>
            <w:tcW w:w="0" w:type="auto"/>
          </w:tcPr>
          <w:p w14:paraId="6D2C0946" w14:textId="3E947E99" w:rsidR="00205794" w:rsidRDefault="001D75B6" w:rsidP="00BD2BE8">
            <w:pPr>
              <w:rPr>
                <w:ins w:id="758" w:author="David Conklin" w:date="2020-11-28T10:01:00Z"/>
              </w:rPr>
            </w:pPr>
            <w:ins w:id="759" w:author="David Conklin" w:date="2020-11-28T10:08:00Z">
              <w:r>
                <w:t>McKenzie</w:t>
              </w:r>
            </w:ins>
          </w:p>
        </w:tc>
        <w:tc>
          <w:tcPr>
            <w:tcW w:w="0" w:type="auto"/>
          </w:tcPr>
          <w:p w14:paraId="4D6CC09C" w14:textId="741AAAFF" w:rsidR="00205794" w:rsidRDefault="001D75B6" w:rsidP="00BD2BE8">
            <w:pPr>
              <w:rPr>
                <w:ins w:id="760" w:author="David Conklin" w:date="2020-11-28T10:01:00Z"/>
              </w:rPr>
            </w:pPr>
            <w:ins w:id="761" w:author="David Conklin" w:date="2020-11-28T10:08:00Z">
              <w:r>
                <w:t>flood control</w:t>
              </w:r>
            </w:ins>
          </w:p>
        </w:tc>
      </w:tr>
      <w:tr w:rsidR="00205794" w14:paraId="1C44E5C6" w14:textId="77777777" w:rsidTr="00205794">
        <w:trPr>
          <w:ins w:id="762" w:author="David Conklin" w:date="2020-11-28T10:01:00Z"/>
        </w:trPr>
        <w:tc>
          <w:tcPr>
            <w:tcW w:w="0" w:type="auto"/>
          </w:tcPr>
          <w:p w14:paraId="2B5BCD06" w14:textId="5FC3E5BA" w:rsidR="00205794" w:rsidRDefault="001D75B6" w:rsidP="00BD2BE8">
            <w:pPr>
              <w:rPr>
                <w:ins w:id="763" w:author="David Conklin" w:date="2020-11-28T10:01:00Z"/>
              </w:rPr>
            </w:pPr>
            <w:ins w:id="764" w:author="David Conklin" w:date="2020-11-28T10:08:00Z">
              <w:r>
                <w:t>GPR</w:t>
              </w:r>
            </w:ins>
          </w:p>
        </w:tc>
        <w:tc>
          <w:tcPr>
            <w:tcW w:w="0" w:type="auto"/>
          </w:tcPr>
          <w:p w14:paraId="7BD52349" w14:textId="31CA3DF8" w:rsidR="00205794" w:rsidRDefault="001D75B6" w:rsidP="00BD2BE8">
            <w:pPr>
              <w:rPr>
                <w:ins w:id="765" w:author="David Conklin" w:date="2020-11-28T10:01:00Z"/>
              </w:rPr>
            </w:pPr>
            <w:ins w:id="766" w:author="David Conklin" w:date="2020-11-28T10:08:00Z">
              <w:r>
                <w:t>10</w:t>
              </w:r>
            </w:ins>
          </w:p>
        </w:tc>
        <w:tc>
          <w:tcPr>
            <w:tcW w:w="0" w:type="auto"/>
          </w:tcPr>
          <w:p w14:paraId="3AB7ABFE" w14:textId="0495CA62" w:rsidR="00205794" w:rsidRDefault="001D75B6" w:rsidP="00BD2BE8">
            <w:pPr>
              <w:rPr>
                <w:ins w:id="767" w:author="David Conklin" w:date="2020-11-28T10:01:00Z"/>
              </w:rPr>
            </w:pPr>
            <w:ins w:id="768" w:author="David Conklin" w:date="2020-11-28T10:08:00Z">
              <w:r>
                <w:t>Green Peter</w:t>
              </w:r>
            </w:ins>
          </w:p>
        </w:tc>
        <w:tc>
          <w:tcPr>
            <w:tcW w:w="0" w:type="auto"/>
          </w:tcPr>
          <w:p w14:paraId="334E0E82" w14:textId="09463E8F" w:rsidR="00205794" w:rsidRDefault="001D75B6" w:rsidP="00BD2BE8">
            <w:pPr>
              <w:rPr>
                <w:ins w:id="769" w:author="David Conklin" w:date="2020-11-28T10:01:00Z"/>
              </w:rPr>
            </w:pPr>
            <w:ins w:id="770" w:author="David Conklin" w:date="2020-11-28T10:08:00Z">
              <w:r>
                <w:t>South Santiam</w:t>
              </w:r>
            </w:ins>
          </w:p>
        </w:tc>
        <w:tc>
          <w:tcPr>
            <w:tcW w:w="0" w:type="auto"/>
          </w:tcPr>
          <w:p w14:paraId="548F65E5" w14:textId="3B9CAE2A" w:rsidR="00205794" w:rsidRDefault="001D75B6" w:rsidP="00BD2BE8">
            <w:pPr>
              <w:rPr>
                <w:ins w:id="771" w:author="David Conklin" w:date="2020-11-28T10:01:00Z"/>
              </w:rPr>
            </w:pPr>
            <w:ins w:id="772" w:author="David Conklin" w:date="2020-11-28T10:08:00Z">
              <w:r>
                <w:t>flood control, hydropower</w:t>
              </w:r>
            </w:ins>
          </w:p>
        </w:tc>
      </w:tr>
      <w:tr w:rsidR="00205794" w14:paraId="1204991C" w14:textId="77777777" w:rsidTr="00205794">
        <w:trPr>
          <w:ins w:id="773" w:author="David Conklin" w:date="2020-11-28T10:01:00Z"/>
        </w:trPr>
        <w:tc>
          <w:tcPr>
            <w:tcW w:w="0" w:type="auto"/>
          </w:tcPr>
          <w:p w14:paraId="1A2F9FC5" w14:textId="27ADC3D6" w:rsidR="00205794" w:rsidRDefault="001D75B6" w:rsidP="00BD2BE8">
            <w:pPr>
              <w:rPr>
                <w:ins w:id="774" w:author="David Conklin" w:date="2020-11-28T10:01:00Z"/>
              </w:rPr>
            </w:pPr>
            <w:ins w:id="775" w:author="David Conklin" w:date="2020-11-28T10:09:00Z">
              <w:r>
                <w:t>FOS</w:t>
              </w:r>
            </w:ins>
          </w:p>
        </w:tc>
        <w:tc>
          <w:tcPr>
            <w:tcW w:w="0" w:type="auto"/>
          </w:tcPr>
          <w:p w14:paraId="3010FCF1" w14:textId="0EAB0E9F" w:rsidR="00205794" w:rsidRDefault="001D75B6" w:rsidP="00BD2BE8">
            <w:pPr>
              <w:rPr>
                <w:ins w:id="776" w:author="David Conklin" w:date="2020-11-28T10:01:00Z"/>
              </w:rPr>
            </w:pPr>
            <w:ins w:id="777" w:author="David Conklin" w:date="2020-11-28T10:09:00Z">
              <w:r>
                <w:t>11</w:t>
              </w:r>
            </w:ins>
          </w:p>
        </w:tc>
        <w:tc>
          <w:tcPr>
            <w:tcW w:w="0" w:type="auto"/>
          </w:tcPr>
          <w:p w14:paraId="16C4821E" w14:textId="5077988A" w:rsidR="00205794" w:rsidRDefault="001D75B6" w:rsidP="00BD2BE8">
            <w:pPr>
              <w:rPr>
                <w:ins w:id="778" w:author="David Conklin" w:date="2020-11-28T10:01:00Z"/>
              </w:rPr>
            </w:pPr>
            <w:ins w:id="779" w:author="David Conklin" w:date="2020-11-28T10:09:00Z">
              <w:r>
                <w:t>Foster</w:t>
              </w:r>
            </w:ins>
          </w:p>
        </w:tc>
        <w:tc>
          <w:tcPr>
            <w:tcW w:w="0" w:type="auto"/>
          </w:tcPr>
          <w:p w14:paraId="0BC08734" w14:textId="5E5A5F59" w:rsidR="00205794" w:rsidRDefault="001D75B6" w:rsidP="00BD2BE8">
            <w:pPr>
              <w:rPr>
                <w:ins w:id="780" w:author="David Conklin" w:date="2020-11-28T10:01:00Z"/>
              </w:rPr>
            </w:pPr>
            <w:ins w:id="781" w:author="David Conklin" w:date="2020-11-28T10:09:00Z">
              <w:r>
                <w:t>South Santiam</w:t>
              </w:r>
            </w:ins>
          </w:p>
        </w:tc>
        <w:tc>
          <w:tcPr>
            <w:tcW w:w="0" w:type="auto"/>
          </w:tcPr>
          <w:p w14:paraId="740F823F" w14:textId="07DCDD2B" w:rsidR="00205794" w:rsidRDefault="001D75B6" w:rsidP="00BD2BE8">
            <w:pPr>
              <w:rPr>
                <w:ins w:id="782" w:author="David Conklin" w:date="2020-11-28T10:01:00Z"/>
              </w:rPr>
            </w:pPr>
            <w:ins w:id="783" w:author="David Conklin" w:date="2020-11-28T10:09:00Z">
              <w:r>
                <w:t>flood control, hydropower</w:t>
              </w:r>
            </w:ins>
          </w:p>
        </w:tc>
      </w:tr>
      <w:tr w:rsidR="00205794" w14:paraId="552F8B54" w14:textId="77777777" w:rsidTr="00205794">
        <w:trPr>
          <w:ins w:id="784" w:author="David Conklin" w:date="2020-11-28T10:01:00Z"/>
        </w:trPr>
        <w:tc>
          <w:tcPr>
            <w:tcW w:w="0" w:type="auto"/>
          </w:tcPr>
          <w:p w14:paraId="55728224" w14:textId="23EA65BD" w:rsidR="00205794" w:rsidRDefault="001D75B6" w:rsidP="00BD2BE8">
            <w:pPr>
              <w:rPr>
                <w:ins w:id="785" w:author="David Conklin" w:date="2020-11-28T10:01:00Z"/>
              </w:rPr>
            </w:pPr>
            <w:ins w:id="786" w:author="David Conklin" w:date="2020-11-28T10:09:00Z">
              <w:r>
                <w:t>DET</w:t>
              </w:r>
            </w:ins>
          </w:p>
        </w:tc>
        <w:tc>
          <w:tcPr>
            <w:tcW w:w="0" w:type="auto"/>
          </w:tcPr>
          <w:p w14:paraId="24F7770C" w14:textId="2E09A243" w:rsidR="00205794" w:rsidRDefault="001D75B6" w:rsidP="00BD2BE8">
            <w:pPr>
              <w:rPr>
                <w:ins w:id="787" w:author="David Conklin" w:date="2020-11-28T10:01:00Z"/>
              </w:rPr>
            </w:pPr>
            <w:ins w:id="788" w:author="David Conklin" w:date="2020-11-28T10:09:00Z">
              <w:r>
                <w:t>12</w:t>
              </w:r>
            </w:ins>
          </w:p>
        </w:tc>
        <w:tc>
          <w:tcPr>
            <w:tcW w:w="0" w:type="auto"/>
          </w:tcPr>
          <w:p w14:paraId="449EC447" w14:textId="124D3D5A" w:rsidR="00205794" w:rsidRDefault="001D75B6" w:rsidP="00BD2BE8">
            <w:pPr>
              <w:rPr>
                <w:ins w:id="789" w:author="David Conklin" w:date="2020-11-28T10:01:00Z"/>
              </w:rPr>
            </w:pPr>
            <w:ins w:id="790" w:author="David Conklin" w:date="2020-11-28T10:09:00Z">
              <w:r>
                <w:t>Detroit</w:t>
              </w:r>
            </w:ins>
          </w:p>
        </w:tc>
        <w:tc>
          <w:tcPr>
            <w:tcW w:w="0" w:type="auto"/>
          </w:tcPr>
          <w:p w14:paraId="19DCA51F" w14:textId="4B173113" w:rsidR="00205794" w:rsidRDefault="001D75B6" w:rsidP="00BD2BE8">
            <w:pPr>
              <w:rPr>
                <w:ins w:id="791" w:author="David Conklin" w:date="2020-11-28T10:01:00Z"/>
              </w:rPr>
            </w:pPr>
            <w:ins w:id="792" w:author="David Conklin" w:date="2020-11-28T10:09:00Z">
              <w:r>
                <w:t>North</w:t>
              </w:r>
            </w:ins>
            <w:ins w:id="793" w:author="David Conklin" w:date="2020-11-28T10:10:00Z">
              <w:r>
                <w:t xml:space="preserve"> Santiam</w:t>
              </w:r>
            </w:ins>
          </w:p>
        </w:tc>
        <w:tc>
          <w:tcPr>
            <w:tcW w:w="0" w:type="auto"/>
          </w:tcPr>
          <w:p w14:paraId="40B75B1F" w14:textId="5C70500D" w:rsidR="00205794" w:rsidRDefault="001D75B6" w:rsidP="00BD2BE8">
            <w:pPr>
              <w:rPr>
                <w:ins w:id="794" w:author="David Conklin" w:date="2020-11-28T10:01:00Z"/>
              </w:rPr>
            </w:pPr>
            <w:ins w:id="795" w:author="David Conklin" w:date="2020-11-28T10:10:00Z">
              <w:r>
                <w:t>flood control, hydropower</w:t>
              </w:r>
            </w:ins>
          </w:p>
        </w:tc>
      </w:tr>
      <w:tr w:rsidR="00205794" w14:paraId="50B5ACF6" w14:textId="77777777" w:rsidTr="00205794">
        <w:trPr>
          <w:ins w:id="796" w:author="David Conklin" w:date="2020-11-28T10:01:00Z"/>
        </w:trPr>
        <w:tc>
          <w:tcPr>
            <w:tcW w:w="0" w:type="auto"/>
          </w:tcPr>
          <w:p w14:paraId="1C00F1E8" w14:textId="36492955" w:rsidR="00205794" w:rsidRDefault="001D75B6" w:rsidP="00BD2BE8">
            <w:pPr>
              <w:rPr>
                <w:ins w:id="797" w:author="David Conklin" w:date="2020-11-28T10:01:00Z"/>
              </w:rPr>
            </w:pPr>
            <w:ins w:id="798" w:author="David Conklin" w:date="2020-11-28T10:10:00Z">
              <w:r>
                <w:t>BCL</w:t>
              </w:r>
            </w:ins>
          </w:p>
        </w:tc>
        <w:tc>
          <w:tcPr>
            <w:tcW w:w="0" w:type="auto"/>
          </w:tcPr>
          <w:p w14:paraId="6B4D0355" w14:textId="7762EB0D" w:rsidR="00205794" w:rsidRDefault="001D75B6" w:rsidP="00BD2BE8">
            <w:pPr>
              <w:rPr>
                <w:ins w:id="799" w:author="David Conklin" w:date="2020-11-28T10:01:00Z"/>
              </w:rPr>
            </w:pPr>
            <w:ins w:id="800" w:author="David Conklin" w:date="2020-11-28T10:10:00Z">
              <w:r>
                <w:t>13</w:t>
              </w:r>
            </w:ins>
          </w:p>
        </w:tc>
        <w:tc>
          <w:tcPr>
            <w:tcW w:w="0" w:type="auto"/>
          </w:tcPr>
          <w:p w14:paraId="0485BA9C" w14:textId="6C0F171C" w:rsidR="00205794" w:rsidRDefault="001D75B6" w:rsidP="00BD2BE8">
            <w:pPr>
              <w:rPr>
                <w:ins w:id="801" w:author="David Conklin" w:date="2020-11-28T10:01:00Z"/>
              </w:rPr>
            </w:pPr>
            <w:ins w:id="802" w:author="David Conklin" w:date="2020-11-28T10:10:00Z">
              <w:r>
                <w:t>Big Cliff</w:t>
              </w:r>
            </w:ins>
          </w:p>
        </w:tc>
        <w:tc>
          <w:tcPr>
            <w:tcW w:w="0" w:type="auto"/>
          </w:tcPr>
          <w:p w14:paraId="1954A759" w14:textId="74C807D8" w:rsidR="00205794" w:rsidRDefault="001D75B6" w:rsidP="00BD2BE8">
            <w:pPr>
              <w:rPr>
                <w:ins w:id="803" w:author="David Conklin" w:date="2020-11-28T10:01:00Z"/>
              </w:rPr>
            </w:pPr>
            <w:ins w:id="804" w:author="David Conklin" w:date="2020-11-28T10:10:00Z">
              <w:r>
                <w:t>North Santiam</w:t>
              </w:r>
            </w:ins>
          </w:p>
        </w:tc>
        <w:tc>
          <w:tcPr>
            <w:tcW w:w="0" w:type="auto"/>
          </w:tcPr>
          <w:p w14:paraId="5FA4CF68" w14:textId="33E6F8F6" w:rsidR="00205794" w:rsidRDefault="001D75B6" w:rsidP="00BD2BE8">
            <w:pPr>
              <w:rPr>
                <w:ins w:id="805" w:author="David Conklin" w:date="2020-11-28T10:01:00Z"/>
              </w:rPr>
            </w:pPr>
            <w:ins w:id="806" w:author="David Conklin" w:date="2020-11-28T10:10:00Z">
              <w:r>
                <w:t>re-regulating, hydropower</w:t>
              </w:r>
            </w:ins>
          </w:p>
        </w:tc>
      </w:tr>
    </w:tbl>
    <w:p w14:paraId="307D4E54" w14:textId="77777777" w:rsidR="00205794" w:rsidRPr="005160F8" w:rsidRDefault="00205794" w:rsidP="005160F8"/>
    <w:p w14:paraId="76A8297C" w14:textId="7D5D1141" w:rsidR="006B0F78" w:rsidRDefault="006B0F78" w:rsidP="006B0F78">
      <w:pPr>
        <w:rPr>
          <w:ins w:id="807" w:author="David Conklin" w:date="2020-11-28T10:16:00Z"/>
        </w:rPr>
      </w:pPr>
      <w:bookmarkStart w:id="808" w:name="_Toc57294038"/>
      <w:ins w:id="809" w:author="David Conklin" w:date="2020-11-28T10:13:00Z">
        <w:r>
          <w:tab/>
          <w:t xml:space="preserve">Each reservoir is associated with a single reach which receives </w:t>
        </w:r>
      </w:ins>
      <w:ins w:id="810" w:author="David Conklin" w:date="2020-11-28T10:14:00Z">
        <w:r>
          <w:t xml:space="preserve">its outfall.  The outfall reaches </w:t>
        </w:r>
      </w:ins>
      <w:ins w:id="811" w:author="David Conklin" w:date="2020-11-28T10:15:00Z">
        <w:r>
          <w:t>are identified in the Reach layer by having the reservoir’s RES</w:t>
        </w:r>
      </w:ins>
      <w:ins w:id="812" w:author="David Conklin" w:date="2020-11-28T10:16:00Z">
        <w:r>
          <w:t>_ID value in the Reach attribute RESOUTFALL.</w:t>
        </w:r>
      </w:ins>
      <w:ins w:id="813" w:author="David Conklin" w:date="2020-11-28T10:17:00Z">
        <w:r>
          <w:t xml:space="preserve">  Conceptually, the reservoir is represented as a water body inserted into the reach tree </w:t>
        </w:r>
      </w:ins>
      <w:ins w:id="814" w:author="David Conklin" w:date="2020-11-28T10:18:00Z">
        <w:r>
          <w:t>just upstream of the outfall reach and downstream of all the reaches which overlap the reser</w:t>
        </w:r>
      </w:ins>
      <w:ins w:id="815" w:author="David Conklin" w:date="2020-11-28T10:19:00Z">
        <w:r>
          <w:t>voir’s actual area.</w:t>
        </w:r>
      </w:ins>
    </w:p>
    <w:p w14:paraId="0CD55CC2" w14:textId="77777777" w:rsidR="006B0F78" w:rsidRDefault="006B0F78" w:rsidP="006B0F78">
      <w:pPr>
        <w:rPr>
          <w:ins w:id="816" w:author="David Conklin" w:date="2020-11-28T10:16:00Z"/>
        </w:rPr>
      </w:pPr>
    </w:p>
    <w:p w14:paraId="37789951" w14:textId="2C4C7947" w:rsidR="006636CC" w:rsidRDefault="006636CC" w:rsidP="006B0F78">
      <w:pPr>
        <w:pStyle w:val="Heading2"/>
        <w:pPrChange w:id="817" w:author="David Conklin" w:date="2020-11-28T10:16:00Z">
          <w:pPr>
            <w:pStyle w:val="Heading1"/>
          </w:pPr>
        </w:pPrChange>
      </w:pPr>
      <w:r>
        <w:lastRenderedPageBreak/>
        <w:t>Reservoir data</w:t>
      </w:r>
      <w:bookmarkEnd w:id="808"/>
    </w:p>
    <w:p w14:paraId="19956B9D" w14:textId="51F2C190" w:rsidR="006636CC" w:rsidRDefault="006636CC" w:rsidP="00891E6B">
      <w:pPr>
        <w:ind w:firstLine="720"/>
        <w:pPrChange w:id="818" w:author="David Conklin" w:date="2020-11-28T10:21:00Z">
          <w:pPr/>
        </w:pPrChange>
      </w:pPr>
      <w:r>
        <w:t xml:space="preserve">The </w:t>
      </w:r>
      <w:del w:id="819" w:author="David Conklin" w:date="2020-11-28T09:44:00Z">
        <w:r w:rsidDel="00BD2BE8">
          <w:delText>U.S. Army Corps of Engineers (</w:delText>
        </w:r>
      </w:del>
      <w:r>
        <w:t>USACE</w:t>
      </w:r>
      <w:del w:id="820" w:author="David Conklin" w:date="2020-11-28T09:45:00Z">
        <w:r w:rsidDel="00BD2BE8">
          <w:delText>)</w:delText>
        </w:r>
      </w:del>
      <w:r>
        <w:t xml:space="preserve"> operates </w:t>
      </w:r>
      <w:del w:id="821" w:author="David Conklin" w:date="2020-11-28T10:20:00Z">
        <w:r w:rsidDel="00891E6B">
          <w:delText xml:space="preserve">a system of </w:delText>
        </w:r>
      </w:del>
      <w:ins w:id="822" w:author="David Conklin" w:date="2020-11-28T10:20:00Z">
        <w:r w:rsidR="00891E6B">
          <w:t xml:space="preserve">the </w:t>
        </w:r>
      </w:ins>
      <w:r>
        <w:t xml:space="preserve">13 reservoirs in the Willamette </w:t>
      </w:r>
      <w:ins w:id="823" w:author="David Conklin" w:date="2020-11-28T10:20:00Z">
        <w:r w:rsidR="00891E6B">
          <w:t>Project</w:t>
        </w:r>
      </w:ins>
      <w:del w:id="824" w:author="David Conklin" w:date="2020-11-28T10:20:00Z">
        <w:r w:rsidDel="00891E6B">
          <w:delText>basin</w:delText>
        </w:r>
      </w:del>
      <w:ins w:id="825" w:author="David Conklin" w:date="2020-11-28T10:20:00Z">
        <w:r w:rsidR="00891E6B">
          <w:t xml:space="preserve"> as an integrated system</w:t>
        </w:r>
      </w:ins>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279B9324" w14:textId="68F894AA" w:rsidR="00167AC6" w:rsidDel="00891E6B" w:rsidRDefault="00167AC6" w:rsidP="006636CC">
      <w:pPr>
        <w:rPr>
          <w:del w:id="826" w:author="David Conklin" w:date="2020-11-28T10:21: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rsidDel="00891E6B" w14:paraId="3270DB1D" w14:textId="72117C47" w:rsidTr="005E090B">
        <w:trPr>
          <w:del w:id="827" w:author="David Conklin" w:date="2020-11-28T10:21:00Z"/>
        </w:trPr>
        <w:tc>
          <w:tcPr>
            <w:tcW w:w="0" w:type="auto"/>
          </w:tcPr>
          <w:p w14:paraId="17DD6AE2" w14:textId="09BD219D" w:rsidR="005A5638" w:rsidDel="00891E6B" w:rsidRDefault="005A5638" w:rsidP="006636CC">
            <w:pPr>
              <w:rPr>
                <w:del w:id="828" w:author="David Conklin" w:date="2020-11-28T10:21:00Z"/>
              </w:rPr>
            </w:pPr>
            <w:del w:id="829" w:author="David Conklin" w:date="2020-11-28T10:21:00Z">
              <w:r w:rsidDel="00891E6B">
                <w:delText>code</w:delText>
              </w:r>
            </w:del>
          </w:p>
        </w:tc>
        <w:tc>
          <w:tcPr>
            <w:tcW w:w="0" w:type="auto"/>
          </w:tcPr>
          <w:p w14:paraId="133EC0EE" w14:textId="3D657267" w:rsidR="005A5638" w:rsidDel="00891E6B" w:rsidRDefault="005A5638" w:rsidP="006636CC">
            <w:pPr>
              <w:rPr>
                <w:del w:id="830" w:author="David Conklin" w:date="2020-11-28T10:21:00Z"/>
              </w:rPr>
            </w:pPr>
            <w:del w:id="831" w:author="David Conklin" w:date="2020-11-28T10:21:00Z">
              <w:r w:rsidDel="00891E6B">
                <w:delText>id</w:delText>
              </w:r>
            </w:del>
          </w:p>
        </w:tc>
        <w:tc>
          <w:tcPr>
            <w:tcW w:w="0" w:type="auto"/>
          </w:tcPr>
          <w:p w14:paraId="245A2CAE" w14:textId="4BB6A2AB" w:rsidR="005A5638" w:rsidDel="00891E6B" w:rsidRDefault="005A5638" w:rsidP="006636CC">
            <w:pPr>
              <w:rPr>
                <w:del w:id="832" w:author="David Conklin" w:date="2020-11-28T10:21:00Z"/>
              </w:rPr>
            </w:pPr>
            <w:del w:id="833" w:author="David Conklin" w:date="2020-11-28T10:21:00Z">
              <w:r w:rsidDel="00891E6B">
                <w:delText>name</w:delText>
              </w:r>
            </w:del>
          </w:p>
        </w:tc>
        <w:tc>
          <w:tcPr>
            <w:tcW w:w="0" w:type="auto"/>
          </w:tcPr>
          <w:p w14:paraId="132A3652" w14:textId="57683046" w:rsidR="005A5638" w:rsidDel="00891E6B" w:rsidRDefault="005A5638" w:rsidP="006636CC">
            <w:pPr>
              <w:rPr>
                <w:del w:id="834" w:author="David Conklin" w:date="2020-11-28T10:21:00Z"/>
              </w:rPr>
            </w:pPr>
            <w:del w:id="835" w:author="David Conklin" w:date="2020-11-28T10:21:00Z">
              <w:r w:rsidDel="00891E6B">
                <w:delText>subbasin</w:delText>
              </w:r>
            </w:del>
          </w:p>
        </w:tc>
        <w:tc>
          <w:tcPr>
            <w:tcW w:w="0" w:type="auto"/>
          </w:tcPr>
          <w:p w14:paraId="70013EA0" w14:textId="494B8A9D" w:rsidR="005A5638" w:rsidDel="00891E6B" w:rsidRDefault="005A5638" w:rsidP="006636CC">
            <w:pPr>
              <w:rPr>
                <w:del w:id="836" w:author="David Conklin" w:date="2020-11-28T10:21:00Z"/>
              </w:rPr>
            </w:pPr>
            <w:del w:id="837" w:author="David Conklin" w:date="2020-11-28T10:21:00Z">
              <w:r w:rsidDel="00891E6B">
                <w:delText>reservoir type</w:delText>
              </w:r>
            </w:del>
          </w:p>
        </w:tc>
      </w:tr>
      <w:tr w:rsidR="005A5638" w:rsidDel="00891E6B" w14:paraId="652E69BE" w14:textId="5B1515B1" w:rsidTr="005E090B">
        <w:trPr>
          <w:del w:id="838" w:author="David Conklin" w:date="2020-11-28T10:21:00Z"/>
        </w:trPr>
        <w:tc>
          <w:tcPr>
            <w:tcW w:w="0" w:type="auto"/>
          </w:tcPr>
          <w:p w14:paraId="36C8BF82" w14:textId="701F4885" w:rsidR="005A5638" w:rsidDel="00891E6B" w:rsidRDefault="005A5638" w:rsidP="006636CC">
            <w:pPr>
              <w:rPr>
                <w:del w:id="839" w:author="David Conklin" w:date="2020-11-28T10:21:00Z"/>
              </w:rPr>
            </w:pPr>
            <w:del w:id="840" w:author="David Conklin" w:date="2020-11-28T10:21:00Z">
              <w:r w:rsidDel="00891E6B">
                <w:delText>BCL</w:delText>
              </w:r>
            </w:del>
          </w:p>
        </w:tc>
        <w:tc>
          <w:tcPr>
            <w:tcW w:w="0" w:type="auto"/>
          </w:tcPr>
          <w:p w14:paraId="594D7517" w14:textId="2D8B1309" w:rsidR="005A5638" w:rsidDel="00891E6B" w:rsidRDefault="005A5638" w:rsidP="006636CC">
            <w:pPr>
              <w:rPr>
                <w:del w:id="841" w:author="David Conklin" w:date="2020-11-28T10:21:00Z"/>
              </w:rPr>
            </w:pPr>
            <w:del w:id="842" w:author="David Conklin" w:date="2020-11-28T10:21:00Z">
              <w:r w:rsidDel="00891E6B">
                <w:delText>13</w:delText>
              </w:r>
            </w:del>
          </w:p>
        </w:tc>
        <w:tc>
          <w:tcPr>
            <w:tcW w:w="0" w:type="auto"/>
          </w:tcPr>
          <w:p w14:paraId="4E67A8A1" w14:textId="22EE24EC" w:rsidR="005A5638" w:rsidDel="00891E6B" w:rsidRDefault="005A5638" w:rsidP="006636CC">
            <w:pPr>
              <w:rPr>
                <w:del w:id="843" w:author="David Conklin" w:date="2020-11-28T10:21:00Z"/>
              </w:rPr>
            </w:pPr>
            <w:del w:id="844" w:author="David Conklin" w:date="2020-11-28T10:21:00Z">
              <w:r w:rsidDel="00891E6B">
                <w:delText>Big Cliff</w:delText>
              </w:r>
            </w:del>
          </w:p>
        </w:tc>
        <w:tc>
          <w:tcPr>
            <w:tcW w:w="0" w:type="auto"/>
          </w:tcPr>
          <w:p w14:paraId="79BD107C" w14:textId="38239457" w:rsidR="005A5638" w:rsidDel="00891E6B" w:rsidRDefault="005A5638" w:rsidP="006636CC">
            <w:pPr>
              <w:rPr>
                <w:del w:id="845" w:author="David Conklin" w:date="2020-11-28T10:21:00Z"/>
              </w:rPr>
            </w:pPr>
            <w:del w:id="846" w:author="David Conklin" w:date="2020-11-28T10:21:00Z">
              <w:r w:rsidDel="00891E6B">
                <w:delText>North Santiam</w:delText>
              </w:r>
            </w:del>
          </w:p>
        </w:tc>
        <w:tc>
          <w:tcPr>
            <w:tcW w:w="0" w:type="auto"/>
          </w:tcPr>
          <w:p w14:paraId="0FAC4790" w14:textId="5D0D1CC2" w:rsidR="005A5638" w:rsidDel="00891E6B" w:rsidRDefault="005A5638" w:rsidP="006636CC">
            <w:pPr>
              <w:rPr>
                <w:del w:id="847" w:author="David Conklin" w:date="2020-11-28T10:21:00Z"/>
              </w:rPr>
            </w:pPr>
            <w:del w:id="848" w:author="David Conklin" w:date="2020-11-28T10:21:00Z">
              <w:r w:rsidDel="00891E6B">
                <w:delText>re-regulating, hydropower</w:delText>
              </w:r>
            </w:del>
          </w:p>
        </w:tc>
      </w:tr>
      <w:tr w:rsidR="005A5638" w:rsidDel="00891E6B" w14:paraId="54B8AB23" w14:textId="64DA4BD2" w:rsidTr="005E090B">
        <w:trPr>
          <w:del w:id="849" w:author="David Conklin" w:date="2020-11-28T10:21:00Z"/>
        </w:trPr>
        <w:tc>
          <w:tcPr>
            <w:tcW w:w="0" w:type="auto"/>
          </w:tcPr>
          <w:p w14:paraId="2E92C173" w14:textId="1226F74D" w:rsidR="005A5638" w:rsidDel="00891E6B" w:rsidRDefault="005A5638" w:rsidP="006636CC">
            <w:pPr>
              <w:rPr>
                <w:del w:id="850" w:author="David Conklin" w:date="2020-11-28T10:21:00Z"/>
              </w:rPr>
            </w:pPr>
            <w:del w:id="851" w:author="David Conklin" w:date="2020-11-28T10:21:00Z">
              <w:r w:rsidDel="00891E6B">
                <w:delText>BLU</w:delText>
              </w:r>
            </w:del>
          </w:p>
        </w:tc>
        <w:tc>
          <w:tcPr>
            <w:tcW w:w="0" w:type="auto"/>
          </w:tcPr>
          <w:p w14:paraId="77597C37" w14:textId="5BF84DE9" w:rsidR="005A5638" w:rsidDel="00891E6B" w:rsidRDefault="005A5638" w:rsidP="006636CC">
            <w:pPr>
              <w:rPr>
                <w:del w:id="852" w:author="David Conklin" w:date="2020-11-28T10:21:00Z"/>
              </w:rPr>
            </w:pPr>
            <w:del w:id="853" w:author="David Conklin" w:date="2020-11-28T10:21:00Z">
              <w:r w:rsidDel="00891E6B">
                <w:delText>9</w:delText>
              </w:r>
            </w:del>
          </w:p>
        </w:tc>
        <w:tc>
          <w:tcPr>
            <w:tcW w:w="0" w:type="auto"/>
          </w:tcPr>
          <w:p w14:paraId="4F14316B" w14:textId="0EE2F2C1" w:rsidR="005A5638" w:rsidDel="00891E6B" w:rsidRDefault="005A5638" w:rsidP="006636CC">
            <w:pPr>
              <w:rPr>
                <w:del w:id="854" w:author="David Conklin" w:date="2020-11-28T10:21:00Z"/>
              </w:rPr>
            </w:pPr>
            <w:del w:id="855" w:author="David Conklin" w:date="2020-11-28T10:21:00Z">
              <w:r w:rsidDel="00891E6B">
                <w:delText>Blue River</w:delText>
              </w:r>
            </w:del>
          </w:p>
        </w:tc>
        <w:tc>
          <w:tcPr>
            <w:tcW w:w="0" w:type="auto"/>
          </w:tcPr>
          <w:p w14:paraId="287EF418" w14:textId="7148FC70" w:rsidR="005A5638" w:rsidDel="00891E6B" w:rsidRDefault="005A5638" w:rsidP="006636CC">
            <w:pPr>
              <w:rPr>
                <w:del w:id="856" w:author="David Conklin" w:date="2020-11-28T10:21:00Z"/>
              </w:rPr>
            </w:pPr>
            <w:del w:id="857" w:author="David Conklin" w:date="2020-11-28T10:21:00Z">
              <w:r w:rsidDel="00891E6B">
                <w:delText>McKenzie</w:delText>
              </w:r>
            </w:del>
          </w:p>
        </w:tc>
        <w:tc>
          <w:tcPr>
            <w:tcW w:w="0" w:type="auto"/>
          </w:tcPr>
          <w:p w14:paraId="05CED5F0" w14:textId="3971FBEB" w:rsidR="005A5638" w:rsidDel="00891E6B" w:rsidRDefault="005A5638" w:rsidP="006636CC">
            <w:pPr>
              <w:rPr>
                <w:del w:id="858" w:author="David Conklin" w:date="2020-11-28T10:21:00Z"/>
              </w:rPr>
            </w:pPr>
            <w:del w:id="859" w:author="David Conklin" w:date="2020-11-28T10:21:00Z">
              <w:r w:rsidDel="00891E6B">
                <w:delText>flood control</w:delText>
              </w:r>
            </w:del>
          </w:p>
        </w:tc>
      </w:tr>
      <w:tr w:rsidR="005A5638" w:rsidDel="00891E6B" w14:paraId="58E1BDC9" w14:textId="4DDFFC3D" w:rsidTr="005E090B">
        <w:trPr>
          <w:del w:id="860" w:author="David Conklin" w:date="2020-11-28T10:21:00Z"/>
        </w:trPr>
        <w:tc>
          <w:tcPr>
            <w:tcW w:w="0" w:type="auto"/>
          </w:tcPr>
          <w:p w14:paraId="4B8A52AD" w14:textId="6184F253" w:rsidR="005A5638" w:rsidDel="00891E6B" w:rsidRDefault="005A5638" w:rsidP="006636CC">
            <w:pPr>
              <w:rPr>
                <w:del w:id="861" w:author="David Conklin" w:date="2020-11-28T10:21:00Z"/>
              </w:rPr>
            </w:pPr>
            <w:del w:id="862" w:author="David Conklin" w:date="2020-11-28T10:21:00Z">
              <w:r w:rsidDel="00891E6B">
                <w:delText>CGR</w:delText>
              </w:r>
            </w:del>
          </w:p>
        </w:tc>
        <w:tc>
          <w:tcPr>
            <w:tcW w:w="0" w:type="auto"/>
          </w:tcPr>
          <w:p w14:paraId="626363AE" w14:textId="7B7ADAFA" w:rsidR="005A5638" w:rsidDel="00891E6B" w:rsidRDefault="005A5638" w:rsidP="006636CC">
            <w:pPr>
              <w:rPr>
                <w:del w:id="863" w:author="David Conklin" w:date="2020-11-28T10:21:00Z"/>
              </w:rPr>
            </w:pPr>
            <w:del w:id="864" w:author="David Conklin" w:date="2020-11-28T10:21:00Z">
              <w:r w:rsidDel="00891E6B">
                <w:delText>8</w:delText>
              </w:r>
            </w:del>
          </w:p>
        </w:tc>
        <w:tc>
          <w:tcPr>
            <w:tcW w:w="0" w:type="auto"/>
          </w:tcPr>
          <w:p w14:paraId="1492A572" w14:textId="42ED8589" w:rsidR="005A5638" w:rsidDel="00891E6B" w:rsidRDefault="005A5638" w:rsidP="006636CC">
            <w:pPr>
              <w:rPr>
                <w:del w:id="865" w:author="David Conklin" w:date="2020-11-28T10:21:00Z"/>
              </w:rPr>
            </w:pPr>
            <w:del w:id="866" w:author="David Conklin" w:date="2020-11-28T10:21:00Z">
              <w:r w:rsidDel="00891E6B">
                <w:delText>Cougar</w:delText>
              </w:r>
            </w:del>
          </w:p>
        </w:tc>
        <w:tc>
          <w:tcPr>
            <w:tcW w:w="0" w:type="auto"/>
          </w:tcPr>
          <w:p w14:paraId="6E80CFAB" w14:textId="0CC642F1" w:rsidR="005A5638" w:rsidDel="00891E6B" w:rsidRDefault="005A5638" w:rsidP="006636CC">
            <w:pPr>
              <w:rPr>
                <w:del w:id="867" w:author="David Conklin" w:date="2020-11-28T10:21:00Z"/>
              </w:rPr>
            </w:pPr>
            <w:del w:id="868" w:author="David Conklin" w:date="2020-11-28T10:21:00Z">
              <w:r w:rsidDel="00891E6B">
                <w:delText>McKenzie</w:delText>
              </w:r>
            </w:del>
          </w:p>
        </w:tc>
        <w:tc>
          <w:tcPr>
            <w:tcW w:w="0" w:type="auto"/>
          </w:tcPr>
          <w:p w14:paraId="61465AFB" w14:textId="61E29E4E" w:rsidR="005A5638" w:rsidDel="00891E6B" w:rsidRDefault="005A5638" w:rsidP="006636CC">
            <w:pPr>
              <w:rPr>
                <w:del w:id="869" w:author="David Conklin" w:date="2020-11-28T10:21:00Z"/>
              </w:rPr>
            </w:pPr>
            <w:del w:id="870" w:author="David Conklin" w:date="2020-11-28T10:21:00Z">
              <w:r w:rsidDel="00891E6B">
                <w:delText>flood control, hydropower</w:delText>
              </w:r>
            </w:del>
          </w:p>
        </w:tc>
      </w:tr>
      <w:tr w:rsidR="005A5638" w:rsidDel="00891E6B" w14:paraId="7E3C4798" w14:textId="354B74F0" w:rsidTr="005E090B">
        <w:trPr>
          <w:del w:id="871" w:author="David Conklin" w:date="2020-11-28T10:21:00Z"/>
        </w:trPr>
        <w:tc>
          <w:tcPr>
            <w:tcW w:w="0" w:type="auto"/>
          </w:tcPr>
          <w:p w14:paraId="673AAAC6" w14:textId="3BD4F19A" w:rsidR="005A5638" w:rsidDel="00891E6B" w:rsidRDefault="005A5638" w:rsidP="006636CC">
            <w:pPr>
              <w:rPr>
                <w:del w:id="872" w:author="David Conklin" w:date="2020-11-28T10:21:00Z"/>
              </w:rPr>
            </w:pPr>
            <w:del w:id="873" w:author="David Conklin" w:date="2020-11-28T10:21:00Z">
              <w:r w:rsidDel="00891E6B">
                <w:delText>COT</w:delText>
              </w:r>
            </w:del>
          </w:p>
        </w:tc>
        <w:tc>
          <w:tcPr>
            <w:tcW w:w="0" w:type="auto"/>
          </w:tcPr>
          <w:p w14:paraId="3E60A2CC" w14:textId="4D10F0D8" w:rsidR="005A5638" w:rsidDel="00891E6B" w:rsidRDefault="005A5638" w:rsidP="006636CC">
            <w:pPr>
              <w:rPr>
                <w:del w:id="874" w:author="David Conklin" w:date="2020-11-28T10:21:00Z"/>
              </w:rPr>
            </w:pPr>
            <w:del w:id="875" w:author="David Conklin" w:date="2020-11-28T10:21:00Z">
              <w:r w:rsidDel="00891E6B">
                <w:delText>6</w:delText>
              </w:r>
            </w:del>
          </w:p>
        </w:tc>
        <w:tc>
          <w:tcPr>
            <w:tcW w:w="0" w:type="auto"/>
          </w:tcPr>
          <w:p w14:paraId="50B65734" w14:textId="4543E582" w:rsidR="005A5638" w:rsidDel="00891E6B" w:rsidRDefault="005A5638" w:rsidP="006636CC">
            <w:pPr>
              <w:rPr>
                <w:del w:id="876" w:author="David Conklin" w:date="2020-11-28T10:21:00Z"/>
              </w:rPr>
            </w:pPr>
            <w:del w:id="877" w:author="David Conklin" w:date="2020-11-28T10:21:00Z">
              <w:r w:rsidDel="00891E6B">
                <w:delText>Cottage Grove</w:delText>
              </w:r>
            </w:del>
          </w:p>
        </w:tc>
        <w:tc>
          <w:tcPr>
            <w:tcW w:w="0" w:type="auto"/>
          </w:tcPr>
          <w:p w14:paraId="7E502612" w14:textId="1F984E2E" w:rsidR="005A5638" w:rsidDel="00891E6B" w:rsidRDefault="005A5638" w:rsidP="006636CC">
            <w:pPr>
              <w:rPr>
                <w:del w:id="878" w:author="David Conklin" w:date="2020-11-28T10:21:00Z"/>
              </w:rPr>
            </w:pPr>
            <w:del w:id="879" w:author="David Conklin" w:date="2020-11-28T10:21:00Z">
              <w:r w:rsidDel="00891E6B">
                <w:delText>Coast Fork</w:delText>
              </w:r>
            </w:del>
          </w:p>
        </w:tc>
        <w:tc>
          <w:tcPr>
            <w:tcW w:w="0" w:type="auto"/>
          </w:tcPr>
          <w:p w14:paraId="74FFEBB4" w14:textId="4B7A7E48" w:rsidR="005A5638" w:rsidDel="00891E6B" w:rsidRDefault="005A5638" w:rsidP="006636CC">
            <w:pPr>
              <w:rPr>
                <w:del w:id="880" w:author="David Conklin" w:date="2020-11-28T10:21:00Z"/>
              </w:rPr>
            </w:pPr>
            <w:del w:id="881" w:author="David Conklin" w:date="2020-11-28T10:21:00Z">
              <w:r w:rsidDel="00891E6B">
                <w:delText>flood control</w:delText>
              </w:r>
            </w:del>
          </w:p>
        </w:tc>
      </w:tr>
      <w:tr w:rsidR="005A5638" w:rsidDel="00891E6B" w14:paraId="0495576B" w14:textId="545EC2AE" w:rsidTr="005E090B">
        <w:trPr>
          <w:del w:id="882" w:author="David Conklin" w:date="2020-11-28T10:21:00Z"/>
        </w:trPr>
        <w:tc>
          <w:tcPr>
            <w:tcW w:w="0" w:type="auto"/>
          </w:tcPr>
          <w:p w14:paraId="69938D06" w14:textId="4FB56D20" w:rsidR="005A5638" w:rsidDel="00891E6B" w:rsidRDefault="005A5638" w:rsidP="006636CC">
            <w:pPr>
              <w:rPr>
                <w:del w:id="883" w:author="David Conklin" w:date="2020-11-28T10:21:00Z"/>
              </w:rPr>
            </w:pPr>
            <w:del w:id="884" w:author="David Conklin" w:date="2020-11-28T10:21:00Z">
              <w:r w:rsidDel="00891E6B">
                <w:delText>DET</w:delText>
              </w:r>
            </w:del>
          </w:p>
        </w:tc>
        <w:tc>
          <w:tcPr>
            <w:tcW w:w="0" w:type="auto"/>
          </w:tcPr>
          <w:p w14:paraId="1B9A29B8" w14:textId="69A644C1" w:rsidR="005A5638" w:rsidDel="00891E6B" w:rsidRDefault="005A5638" w:rsidP="006636CC">
            <w:pPr>
              <w:rPr>
                <w:del w:id="885" w:author="David Conklin" w:date="2020-11-28T10:21:00Z"/>
              </w:rPr>
            </w:pPr>
            <w:del w:id="886" w:author="David Conklin" w:date="2020-11-28T10:21:00Z">
              <w:r w:rsidDel="00891E6B">
                <w:delText>12</w:delText>
              </w:r>
            </w:del>
          </w:p>
        </w:tc>
        <w:tc>
          <w:tcPr>
            <w:tcW w:w="0" w:type="auto"/>
          </w:tcPr>
          <w:p w14:paraId="5C96144B" w14:textId="1DA30892" w:rsidR="005A5638" w:rsidDel="00891E6B" w:rsidRDefault="005A5638" w:rsidP="006636CC">
            <w:pPr>
              <w:rPr>
                <w:del w:id="887" w:author="David Conklin" w:date="2020-11-28T10:21:00Z"/>
              </w:rPr>
            </w:pPr>
            <w:del w:id="888" w:author="David Conklin" w:date="2020-11-28T10:21:00Z">
              <w:r w:rsidDel="00891E6B">
                <w:delText>Detroit</w:delText>
              </w:r>
            </w:del>
          </w:p>
        </w:tc>
        <w:tc>
          <w:tcPr>
            <w:tcW w:w="0" w:type="auto"/>
          </w:tcPr>
          <w:p w14:paraId="74848A87" w14:textId="36D5F47B" w:rsidR="005A5638" w:rsidDel="00891E6B" w:rsidRDefault="005A5638" w:rsidP="006636CC">
            <w:pPr>
              <w:rPr>
                <w:del w:id="889" w:author="David Conklin" w:date="2020-11-28T10:21:00Z"/>
              </w:rPr>
            </w:pPr>
            <w:del w:id="890" w:author="David Conklin" w:date="2020-11-28T10:21:00Z">
              <w:r w:rsidDel="00891E6B">
                <w:delText>North Santiam</w:delText>
              </w:r>
            </w:del>
          </w:p>
        </w:tc>
        <w:tc>
          <w:tcPr>
            <w:tcW w:w="0" w:type="auto"/>
          </w:tcPr>
          <w:p w14:paraId="0B04C5D9" w14:textId="2A45D73B" w:rsidR="005A5638" w:rsidDel="00891E6B" w:rsidRDefault="005A5638" w:rsidP="006636CC">
            <w:pPr>
              <w:rPr>
                <w:del w:id="891" w:author="David Conklin" w:date="2020-11-28T10:21:00Z"/>
              </w:rPr>
            </w:pPr>
            <w:del w:id="892" w:author="David Conklin" w:date="2020-11-28T10:21:00Z">
              <w:r w:rsidDel="00891E6B">
                <w:delText>flood control, hydropower</w:delText>
              </w:r>
            </w:del>
          </w:p>
        </w:tc>
      </w:tr>
      <w:tr w:rsidR="005A5638" w:rsidDel="00891E6B" w14:paraId="15C7D919" w14:textId="12A7B0F0" w:rsidTr="005E090B">
        <w:trPr>
          <w:del w:id="893" w:author="David Conklin" w:date="2020-11-28T10:21:00Z"/>
        </w:trPr>
        <w:tc>
          <w:tcPr>
            <w:tcW w:w="0" w:type="auto"/>
          </w:tcPr>
          <w:p w14:paraId="70475300" w14:textId="3417ABD5" w:rsidR="005A5638" w:rsidDel="00891E6B" w:rsidRDefault="005A5638" w:rsidP="006636CC">
            <w:pPr>
              <w:rPr>
                <w:del w:id="894" w:author="David Conklin" w:date="2020-11-28T10:21:00Z"/>
              </w:rPr>
            </w:pPr>
            <w:del w:id="895" w:author="David Conklin" w:date="2020-11-28T10:21:00Z">
              <w:r w:rsidDel="00891E6B">
                <w:delText>DEX</w:delText>
              </w:r>
            </w:del>
          </w:p>
        </w:tc>
        <w:tc>
          <w:tcPr>
            <w:tcW w:w="0" w:type="auto"/>
          </w:tcPr>
          <w:p w14:paraId="082B466B" w14:textId="113D8E9E" w:rsidR="005A5638" w:rsidDel="00891E6B" w:rsidRDefault="005A5638" w:rsidP="006636CC">
            <w:pPr>
              <w:rPr>
                <w:del w:id="896" w:author="David Conklin" w:date="2020-11-28T10:21:00Z"/>
              </w:rPr>
            </w:pPr>
            <w:del w:id="897" w:author="David Conklin" w:date="2020-11-28T10:21:00Z">
              <w:r w:rsidDel="00891E6B">
                <w:delText>3</w:delText>
              </w:r>
            </w:del>
          </w:p>
        </w:tc>
        <w:tc>
          <w:tcPr>
            <w:tcW w:w="0" w:type="auto"/>
          </w:tcPr>
          <w:p w14:paraId="7B480A80" w14:textId="4D0BC74F" w:rsidR="005A5638" w:rsidDel="00891E6B" w:rsidRDefault="005A5638" w:rsidP="006636CC">
            <w:pPr>
              <w:rPr>
                <w:del w:id="898" w:author="David Conklin" w:date="2020-11-28T10:21:00Z"/>
              </w:rPr>
            </w:pPr>
            <w:del w:id="899" w:author="David Conklin" w:date="2020-11-28T10:21:00Z">
              <w:r w:rsidDel="00891E6B">
                <w:delText>Dexter</w:delText>
              </w:r>
            </w:del>
          </w:p>
        </w:tc>
        <w:tc>
          <w:tcPr>
            <w:tcW w:w="0" w:type="auto"/>
          </w:tcPr>
          <w:p w14:paraId="2EF74191" w14:textId="49E771CA" w:rsidR="005A5638" w:rsidDel="00891E6B" w:rsidRDefault="005A5638" w:rsidP="006636CC">
            <w:pPr>
              <w:rPr>
                <w:del w:id="900" w:author="David Conklin" w:date="2020-11-28T10:21:00Z"/>
              </w:rPr>
            </w:pPr>
            <w:del w:id="901" w:author="David Conklin" w:date="2020-11-28T10:21:00Z">
              <w:r w:rsidDel="00891E6B">
                <w:delText>Middle Fork</w:delText>
              </w:r>
            </w:del>
          </w:p>
        </w:tc>
        <w:tc>
          <w:tcPr>
            <w:tcW w:w="0" w:type="auto"/>
          </w:tcPr>
          <w:p w14:paraId="57A111E5" w14:textId="441271E2" w:rsidR="005A5638" w:rsidDel="00891E6B" w:rsidRDefault="005A5638" w:rsidP="006636CC">
            <w:pPr>
              <w:rPr>
                <w:del w:id="902" w:author="David Conklin" w:date="2020-11-28T10:21:00Z"/>
              </w:rPr>
            </w:pPr>
            <w:del w:id="903" w:author="David Conklin" w:date="2020-11-28T10:21:00Z">
              <w:r w:rsidDel="00891E6B">
                <w:delText>re-regulating, hydropower</w:delText>
              </w:r>
            </w:del>
          </w:p>
        </w:tc>
      </w:tr>
      <w:tr w:rsidR="005A5638" w:rsidDel="00891E6B" w14:paraId="32266FB8" w14:textId="09ABDA6D" w:rsidTr="005E090B">
        <w:trPr>
          <w:del w:id="904" w:author="David Conklin" w:date="2020-11-28T10:21:00Z"/>
        </w:trPr>
        <w:tc>
          <w:tcPr>
            <w:tcW w:w="0" w:type="auto"/>
          </w:tcPr>
          <w:p w14:paraId="2EE04CA7" w14:textId="7952AA49" w:rsidR="005A5638" w:rsidDel="00891E6B" w:rsidRDefault="005A5638" w:rsidP="006636CC">
            <w:pPr>
              <w:rPr>
                <w:del w:id="905" w:author="David Conklin" w:date="2020-11-28T10:21:00Z"/>
              </w:rPr>
            </w:pPr>
            <w:del w:id="906" w:author="David Conklin" w:date="2020-11-28T10:21:00Z">
              <w:r w:rsidDel="00891E6B">
                <w:delText>DOR</w:delText>
              </w:r>
            </w:del>
          </w:p>
        </w:tc>
        <w:tc>
          <w:tcPr>
            <w:tcW w:w="0" w:type="auto"/>
          </w:tcPr>
          <w:p w14:paraId="510BB3A1" w14:textId="20686F02" w:rsidR="005A5638" w:rsidDel="00891E6B" w:rsidRDefault="005A5638" w:rsidP="006636CC">
            <w:pPr>
              <w:rPr>
                <w:del w:id="907" w:author="David Conklin" w:date="2020-11-28T10:21:00Z"/>
              </w:rPr>
            </w:pPr>
            <w:del w:id="908" w:author="David Conklin" w:date="2020-11-28T10:21:00Z">
              <w:r w:rsidDel="00891E6B">
                <w:delText>5</w:delText>
              </w:r>
            </w:del>
          </w:p>
        </w:tc>
        <w:tc>
          <w:tcPr>
            <w:tcW w:w="0" w:type="auto"/>
          </w:tcPr>
          <w:p w14:paraId="6DE981D3" w14:textId="3B12F44D" w:rsidR="005A5638" w:rsidDel="00891E6B" w:rsidRDefault="005A5638" w:rsidP="006636CC">
            <w:pPr>
              <w:rPr>
                <w:del w:id="909" w:author="David Conklin" w:date="2020-11-28T10:21:00Z"/>
              </w:rPr>
            </w:pPr>
            <w:del w:id="910" w:author="David Conklin" w:date="2020-11-28T10:21:00Z">
              <w:r w:rsidDel="00891E6B">
                <w:delText>Dorena</w:delText>
              </w:r>
            </w:del>
          </w:p>
        </w:tc>
        <w:tc>
          <w:tcPr>
            <w:tcW w:w="0" w:type="auto"/>
          </w:tcPr>
          <w:p w14:paraId="7FF02757" w14:textId="7F8B738A" w:rsidR="005A5638" w:rsidDel="00891E6B" w:rsidRDefault="005A5638" w:rsidP="006636CC">
            <w:pPr>
              <w:rPr>
                <w:del w:id="911" w:author="David Conklin" w:date="2020-11-28T10:21:00Z"/>
              </w:rPr>
            </w:pPr>
            <w:del w:id="912" w:author="David Conklin" w:date="2020-11-28T10:21:00Z">
              <w:r w:rsidDel="00891E6B">
                <w:delText>Coast Fork</w:delText>
              </w:r>
            </w:del>
          </w:p>
        </w:tc>
        <w:tc>
          <w:tcPr>
            <w:tcW w:w="0" w:type="auto"/>
          </w:tcPr>
          <w:p w14:paraId="65E2EB0B" w14:textId="5A69032E" w:rsidR="005A5638" w:rsidDel="00891E6B" w:rsidRDefault="005A5638" w:rsidP="006636CC">
            <w:pPr>
              <w:rPr>
                <w:del w:id="913" w:author="David Conklin" w:date="2020-11-28T10:21:00Z"/>
              </w:rPr>
            </w:pPr>
            <w:del w:id="914" w:author="David Conklin" w:date="2020-11-28T10:21:00Z">
              <w:r w:rsidDel="00891E6B">
                <w:delText>flood control</w:delText>
              </w:r>
            </w:del>
          </w:p>
        </w:tc>
      </w:tr>
      <w:tr w:rsidR="005A5638" w:rsidDel="00891E6B" w14:paraId="132D67EC" w14:textId="27201D39" w:rsidTr="005E090B">
        <w:trPr>
          <w:del w:id="915" w:author="David Conklin" w:date="2020-11-28T10:21:00Z"/>
        </w:trPr>
        <w:tc>
          <w:tcPr>
            <w:tcW w:w="0" w:type="auto"/>
          </w:tcPr>
          <w:p w14:paraId="0798A743" w14:textId="5F7C3479" w:rsidR="005A5638" w:rsidDel="00891E6B" w:rsidRDefault="005A5638" w:rsidP="006636CC">
            <w:pPr>
              <w:rPr>
                <w:del w:id="916" w:author="David Conklin" w:date="2020-11-28T10:21:00Z"/>
              </w:rPr>
            </w:pPr>
            <w:del w:id="917" w:author="David Conklin" w:date="2020-11-28T10:21:00Z">
              <w:r w:rsidDel="00891E6B">
                <w:delText>FAL</w:delText>
              </w:r>
            </w:del>
          </w:p>
        </w:tc>
        <w:tc>
          <w:tcPr>
            <w:tcW w:w="0" w:type="auto"/>
          </w:tcPr>
          <w:p w14:paraId="4950AA4A" w14:textId="078010CD" w:rsidR="005A5638" w:rsidDel="00891E6B" w:rsidRDefault="005A5638" w:rsidP="006636CC">
            <w:pPr>
              <w:rPr>
                <w:del w:id="918" w:author="David Conklin" w:date="2020-11-28T10:21:00Z"/>
              </w:rPr>
            </w:pPr>
            <w:del w:id="919" w:author="David Conklin" w:date="2020-11-28T10:21:00Z">
              <w:r w:rsidDel="00891E6B">
                <w:delText>4</w:delText>
              </w:r>
            </w:del>
          </w:p>
        </w:tc>
        <w:tc>
          <w:tcPr>
            <w:tcW w:w="0" w:type="auto"/>
          </w:tcPr>
          <w:p w14:paraId="06555869" w14:textId="49A33D0E" w:rsidR="005A5638" w:rsidDel="00891E6B" w:rsidRDefault="005A5638" w:rsidP="006636CC">
            <w:pPr>
              <w:rPr>
                <w:del w:id="920" w:author="David Conklin" w:date="2020-11-28T10:21:00Z"/>
              </w:rPr>
            </w:pPr>
            <w:del w:id="921" w:author="David Conklin" w:date="2020-11-28T10:21:00Z">
              <w:r w:rsidDel="00891E6B">
                <w:delText>Fall Creek</w:delText>
              </w:r>
            </w:del>
          </w:p>
        </w:tc>
        <w:tc>
          <w:tcPr>
            <w:tcW w:w="0" w:type="auto"/>
          </w:tcPr>
          <w:p w14:paraId="2B450FE1" w14:textId="7FE662F5" w:rsidR="005A5638" w:rsidDel="00891E6B" w:rsidRDefault="005A5638" w:rsidP="006636CC">
            <w:pPr>
              <w:rPr>
                <w:del w:id="922" w:author="David Conklin" w:date="2020-11-28T10:21:00Z"/>
              </w:rPr>
            </w:pPr>
            <w:del w:id="923" w:author="David Conklin" w:date="2020-11-28T10:21:00Z">
              <w:r w:rsidDel="00891E6B">
                <w:delText>Middle Fork</w:delText>
              </w:r>
            </w:del>
          </w:p>
        </w:tc>
        <w:tc>
          <w:tcPr>
            <w:tcW w:w="0" w:type="auto"/>
          </w:tcPr>
          <w:p w14:paraId="76D1316A" w14:textId="7A945224" w:rsidR="005A5638" w:rsidDel="00891E6B" w:rsidRDefault="005A5638" w:rsidP="006636CC">
            <w:pPr>
              <w:rPr>
                <w:del w:id="924" w:author="David Conklin" w:date="2020-11-28T10:21:00Z"/>
              </w:rPr>
            </w:pPr>
            <w:del w:id="925" w:author="David Conklin" w:date="2020-11-28T10:21:00Z">
              <w:r w:rsidDel="00891E6B">
                <w:delText>flood control</w:delText>
              </w:r>
            </w:del>
          </w:p>
        </w:tc>
      </w:tr>
      <w:tr w:rsidR="005A5638" w:rsidDel="00891E6B" w14:paraId="1842BA85" w14:textId="7993452D" w:rsidTr="005E090B">
        <w:trPr>
          <w:del w:id="926" w:author="David Conklin" w:date="2020-11-28T10:21:00Z"/>
        </w:trPr>
        <w:tc>
          <w:tcPr>
            <w:tcW w:w="0" w:type="auto"/>
          </w:tcPr>
          <w:p w14:paraId="4FF88FEA" w14:textId="2F75E47F" w:rsidR="005A5638" w:rsidDel="00891E6B" w:rsidRDefault="005A5638" w:rsidP="006636CC">
            <w:pPr>
              <w:rPr>
                <w:del w:id="927" w:author="David Conklin" w:date="2020-11-28T10:21:00Z"/>
              </w:rPr>
            </w:pPr>
            <w:del w:id="928" w:author="David Conklin" w:date="2020-11-28T10:21:00Z">
              <w:r w:rsidDel="00891E6B">
                <w:delText>FOS</w:delText>
              </w:r>
            </w:del>
          </w:p>
        </w:tc>
        <w:tc>
          <w:tcPr>
            <w:tcW w:w="0" w:type="auto"/>
          </w:tcPr>
          <w:p w14:paraId="72470C6A" w14:textId="1ACEC0F6" w:rsidR="005A5638" w:rsidDel="00891E6B" w:rsidRDefault="005A5638" w:rsidP="006636CC">
            <w:pPr>
              <w:rPr>
                <w:del w:id="929" w:author="David Conklin" w:date="2020-11-28T10:21:00Z"/>
              </w:rPr>
            </w:pPr>
            <w:del w:id="930" w:author="David Conklin" w:date="2020-11-28T10:21:00Z">
              <w:r w:rsidDel="00891E6B">
                <w:delText>11</w:delText>
              </w:r>
            </w:del>
          </w:p>
        </w:tc>
        <w:tc>
          <w:tcPr>
            <w:tcW w:w="0" w:type="auto"/>
          </w:tcPr>
          <w:p w14:paraId="0DB5F348" w14:textId="470DC6DE" w:rsidR="005A5638" w:rsidDel="00891E6B" w:rsidRDefault="005A5638" w:rsidP="006636CC">
            <w:pPr>
              <w:rPr>
                <w:del w:id="931" w:author="David Conklin" w:date="2020-11-28T10:21:00Z"/>
              </w:rPr>
            </w:pPr>
            <w:del w:id="932" w:author="David Conklin" w:date="2020-11-28T10:21:00Z">
              <w:r w:rsidDel="00891E6B">
                <w:delText>Foster</w:delText>
              </w:r>
            </w:del>
          </w:p>
        </w:tc>
        <w:tc>
          <w:tcPr>
            <w:tcW w:w="0" w:type="auto"/>
          </w:tcPr>
          <w:p w14:paraId="0A0D9CE2" w14:textId="7FE04545" w:rsidR="005A5638" w:rsidDel="00891E6B" w:rsidRDefault="005A5638" w:rsidP="006636CC">
            <w:pPr>
              <w:rPr>
                <w:del w:id="933" w:author="David Conklin" w:date="2020-11-28T10:21:00Z"/>
              </w:rPr>
            </w:pPr>
            <w:del w:id="934" w:author="David Conklin" w:date="2020-11-28T10:21:00Z">
              <w:r w:rsidDel="00891E6B">
                <w:delText>South Santiam</w:delText>
              </w:r>
            </w:del>
          </w:p>
        </w:tc>
        <w:tc>
          <w:tcPr>
            <w:tcW w:w="0" w:type="auto"/>
          </w:tcPr>
          <w:p w14:paraId="05996DBB" w14:textId="60D8D5E9" w:rsidR="005A5638" w:rsidDel="00891E6B" w:rsidRDefault="005A5638" w:rsidP="006636CC">
            <w:pPr>
              <w:rPr>
                <w:del w:id="935" w:author="David Conklin" w:date="2020-11-28T10:21:00Z"/>
              </w:rPr>
            </w:pPr>
            <w:del w:id="936" w:author="David Conklin" w:date="2020-11-28T10:21:00Z">
              <w:r w:rsidDel="00891E6B">
                <w:delText>flood control, hydropower</w:delText>
              </w:r>
            </w:del>
          </w:p>
        </w:tc>
      </w:tr>
      <w:tr w:rsidR="005A5638" w:rsidDel="00891E6B" w14:paraId="65615764" w14:textId="595E9BF4" w:rsidTr="005E090B">
        <w:trPr>
          <w:del w:id="937" w:author="David Conklin" w:date="2020-11-28T10:21:00Z"/>
        </w:trPr>
        <w:tc>
          <w:tcPr>
            <w:tcW w:w="0" w:type="auto"/>
          </w:tcPr>
          <w:p w14:paraId="52FA3DFB" w14:textId="06E67F10" w:rsidR="005A5638" w:rsidDel="00891E6B" w:rsidRDefault="005A5638" w:rsidP="006636CC">
            <w:pPr>
              <w:rPr>
                <w:del w:id="938" w:author="David Conklin" w:date="2020-11-28T10:21:00Z"/>
              </w:rPr>
            </w:pPr>
            <w:del w:id="939" w:author="David Conklin" w:date="2020-11-28T10:21:00Z">
              <w:r w:rsidDel="00891E6B">
                <w:delText>FRN</w:delText>
              </w:r>
            </w:del>
          </w:p>
        </w:tc>
        <w:tc>
          <w:tcPr>
            <w:tcW w:w="0" w:type="auto"/>
          </w:tcPr>
          <w:p w14:paraId="5D303C62" w14:textId="051513E9" w:rsidR="005A5638" w:rsidDel="00891E6B" w:rsidRDefault="005A5638" w:rsidP="006636CC">
            <w:pPr>
              <w:rPr>
                <w:del w:id="940" w:author="David Conklin" w:date="2020-11-28T10:21:00Z"/>
              </w:rPr>
            </w:pPr>
            <w:del w:id="941" w:author="David Conklin" w:date="2020-11-28T10:21:00Z">
              <w:r w:rsidDel="00891E6B">
                <w:delText>7</w:delText>
              </w:r>
            </w:del>
          </w:p>
        </w:tc>
        <w:tc>
          <w:tcPr>
            <w:tcW w:w="0" w:type="auto"/>
          </w:tcPr>
          <w:p w14:paraId="6528B2D4" w14:textId="48FCCA0F" w:rsidR="005A5638" w:rsidDel="00891E6B" w:rsidRDefault="005A5638" w:rsidP="006636CC">
            <w:pPr>
              <w:rPr>
                <w:del w:id="942" w:author="David Conklin" w:date="2020-11-28T10:21:00Z"/>
              </w:rPr>
            </w:pPr>
            <w:del w:id="943" w:author="David Conklin" w:date="2020-11-28T10:21:00Z">
              <w:r w:rsidDel="00891E6B">
                <w:delText>Fern Ridge</w:delText>
              </w:r>
            </w:del>
          </w:p>
        </w:tc>
        <w:tc>
          <w:tcPr>
            <w:tcW w:w="0" w:type="auto"/>
          </w:tcPr>
          <w:p w14:paraId="387513B1" w14:textId="53E66C0B" w:rsidR="005A5638" w:rsidDel="00891E6B" w:rsidRDefault="005A5638" w:rsidP="006636CC">
            <w:pPr>
              <w:rPr>
                <w:del w:id="944" w:author="David Conklin" w:date="2020-11-28T10:21:00Z"/>
              </w:rPr>
            </w:pPr>
            <w:del w:id="945" w:author="David Conklin" w:date="2020-11-28T10:21:00Z">
              <w:r w:rsidDel="00891E6B">
                <w:delText>Long Tom</w:delText>
              </w:r>
            </w:del>
          </w:p>
        </w:tc>
        <w:tc>
          <w:tcPr>
            <w:tcW w:w="0" w:type="auto"/>
          </w:tcPr>
          <w:p w14:paraId="03BA6765" w14:textId="2A675618" w:rsidR="005A5638" w:rsidDel="00891E6B" w:rsidRDefault="005A5638" w:rsidP="006636CC">
            <w:pPr>
              <w:rPr>
                <w:del w:id="946" w:author="David Conklin" w:date="2020-11-28T10:21:00Z"/>
              </w:rPr>
            </w:pPr>
            <w:del w:id="947" w:author="David Conklin" w:date="2020-11-28T10:21:00Z">
              <w:r w:rsidDel="00891E6B">
                <w:delText>flood control</w:delText>
              </w:r>
            </w:del>
          </w:p>
        </w:tc>
      </w:tr>
      <w:tr w:rsidR="005A5638" w:rsidDel="00891E6B" w14:paraId="22548737" w14:textId="3AFD0196" w:rsidTr="005E090B">
        <w:trPr>
          <w:del w:id="948" w:author="David Conklin" w:date="2020-11-28T10:21:00Z"/>
        </w:trPr>
        <w:tc>
          <w:tcPr>
            <w:tcW w:w="0" w:type="auto"/>
          </w:tcPr>
          <w:p w14:paraId="62627224" w14:textId="79940037" w:rsidR="005A5638" w:rsidDel="00891E6B" w:rsidRDefault="005A5638" w:rsidP="006636CC">
            <w:pPr>
              <w:rPr>
                <w:del w:id="949" w:author="David Conklin" w:date="2020-11-28T10:21:00Z"/>
              </w:rPr>
            </w:pPr>
            <w:del w:id="950" w:author="David Conklin" w:date="2020-11-28T10:21:00Z">
              <w:r w:rsidDel="00891E6B">
                <w:delText>GPR</w:delText>
              </w:r>
            </w:del>
          </w:p>
        </w:tc>
        <w:tc>
          <w:tcPr>
            <w:tcW w:w="0" w:type="auto"/>
          </w:tcPr>
          <w:p w14:paraId="189F1F32" w14:textId="5244A20B" w:rsidR="005A5638" w:rsidDel="00891E6B" w:rsidRDefault="005A5638" w:rsidP="006636CC">
            <w:pPr>
              <w:rPr>
                <w:del w:id="951" w:author="David Conklin" w:date="2020-11-28T10:21:00Z"/>
              </w:rPr>
            </w:pPr>
            <w:del w:id="952" w:author="David Conklin" w:date="2020-11-28T10:21:00Z">
              <w:r w:rsidDel="00891E6B">
                <w:delText>10</w:delText>
              </w:r>
            </w:del>
          </w:p>
        </w:tc>
        <w:tc>
          <w:tcPr>
            <w:tcW w:w="0" w:type="auto"/>
          </w:tcPr>
          <w:p w14:paraId="75C1AE9C" w14:textId="3ACD75A0" w:rsidR="005A5638" w:rsidDel="00891E6B" w:rsidRDefault="005A5638" w:rsidP="006636CC">
            <w:pPr>
              <w:rPr>
                <w:del w:id="953" w:author="David Conklin" w:date="2020-11-28T10:21:00Z"/>
              </w:rPr>
            </w:pPr>
            <w:del w:id="954" w:author="David Conklin" w:date="2020-11-28T10:21:00Z">
              <w:r w:rsidDel="00891E6B">
                <w:delText>Green Peter</w:delText>
              </w:r>
            </w:del>
          </w:p>
        </w:tc>
        <w:tc>
          <w:tcPr>
            <w:tcW w:w="0" w:type="auto"/>
          </w:tcPr>
          <w:p w14:paraId="3CBECDDA" w14:textId="151D7354" w:rsidR="005A5638" w:rsidDel="00891E6B" w:rsidRDefault="005A5638" w:rsidP="006636CC">
            <w:pPr>
              <w:rPr>
                <w:del w:id="955" w:author="David Conklin" w:date="2020-11-28T10:21:00Z"/>
              </w:rPr>
            </w:pPr>
            <w:del w:id="956" w:author="David Conklin" w:date="2020-11-28T10:21:00Z">
              <w:r w:rsidDel="00891E6B">
                <w:delText>South Santiam</w:delText>
              </w:r>
            </w:del>
          </w:p>
        </w:tc>
        <w:tc>
          <w:tcPr>
            <w:tcW w:w="0" w:type="auto"/>
          </w:tcPr>
          <w:p w14:paraId="7C56A966" w14:textId="52E875D3" w:rsidR="005A5638" w:rsidDel="00891E6B" w:rsidRDefault="005A5638" w:rsidP="006636CC">
            <w:pPr>
              <w:rPr>
                <w:del w:id="957" w:author="David Conklin" w:date="2020-11-28T10:21:00Z"/>
              </w:rPr>
            </w:pPr>
            <w:del w:id="958" w:author="David Conklin" w:date="2020-11-28T10:21:00Z">
              <w:r w:rsidDel="00891E6B">
                <w:delText>flood control, hydropower</w:delText>
              </w:r>
            </w:del>
          </w:p>
        </w:tc>
      </w:tr>
      <w:tr w:rsidR="005A5638" w:rsidDel="00891E6B" w14:paraId="1D928761" w14:textId="580CAAD3" w:rsidTr="005E090B">
        <w:trPr>
          <w:del w:id="959" w:author="David Conklin" w:date="2020-11-28T10:21:00Z"/>
        </w:trPr>
        <w:tc>
          <w:tcPr>
            <w:tcW w:w="0" w:type="auto"/>
          </w:tcPr>
          <w:p w14:paraId="1FD41C3A" w14:textId="0B5D2300" w:rsidR="005A5638" w:rsidDel="00891E6B" w:rsidRDefault="005A5638" w:rsidP="006636CC">
            <w:pPr>
              <w:rPr>
                <w:del w:id="960" w:author="David Conklin" w:date="2020-11-28T10:21:00Z"/>
              </w:rPr>
            </w:pPr>
            <w:del w:id="961" w:author="David Conklin" w:date="2020-11-28T10:21:00Z">
              <w:r w:rsidDel="00891E6B">
                <w:delText>HCR</w:delText>
              </w:r>
            </w:del>
          </w:p>
        </w:tc>
        <w:tc>
          <w:tcPr>
            <w:tcW w:w="0" w:type="auto"/>
          </w:tcPr>
          <w:p w14:paraId="6256D4F2" w14:textId="1BD88C6B" w:rsidR="005A5638" w:rsidDel="00891E6B" w:rsidRDefault="005A5638" w:rsidP="006636CC">
            <w:pPr>
              <w:rPr>
                <w:del w:id="962" w:author="David Conklin" w:date="2020-11-28T10:21:00Z"/>
              </w:rPr>
            </w:pPr>
            <w:del w:id="963" w:author="David Conklin" w:date="2020-11-28T10:21:00Z">
              <w:r w:rsidDel="00891E6B">
                <w:delText>1</w:delText>
              </w:r>
            </w:del>
          </w:p>
        </w:tc>
        <w:tc>
          <w:tcPr>
            <w:tcW w:w="0" w:type="auto"/>
          </w:tcPr>
          <w:p w14:paraId="274BAF58" w14:textId="6C74D63B" w:rsidR="005A5638" w:rsidDel="00891E6B" w:rsidRDefault="005A5638" w:rsidP="006636CC">
            <w:pPr>
              <w:rPr>
                <w:del w:id="964" w:author="David Conklin" w:date="2020-11-28T10:21:00Z"/>
              </w:rPr>
            </w:pPr>
            <w:del w:id="965" w:author="David Conklin" w:date="2020-11-28T10:21:00Z">
              <w:r w:rsidDel="00891E6B">
                <w:delText>Hills Creek</w:delText>
              </w:r>
            </w:del>
          </w:p>
        </w:tc>
        <w:tc>
          <w:tcPr>
            <w:tcW w:w="0" w:type="auto"/>
          </w:tcPr>
          <w:p w14:paraId="3C4FCA08" w14:textId="3FA4EED5" w:rsidR="005A5638" w:rsidDel="00891E6B" w:rsidRDefault="005A5638" w:rsidP="006636CC">
            <w:pPr>
              <w:rPr>
                <w:del w:id="966" w:author="David Conklin" w:date="2020-11-28T10:21:00Z"/>
              </w:rPr>
            </w:pPr>
            <w:del w:id="967" w:author="David Conklin" w:date="2020-11-28T10:21:00Z">
              <w:r w:rsidDel="00891E6B">
                <w:delText>Middle Fork</w:delText>
              </w:r>
            </w:del>
          </w:p>
        </w:tc>
        <w:tc>
          <w:tcPr>
            <w:tcW w:w="0" w:type="auto"/>
          </w:tcPr>
          <w:p w14:paraId="58DD8D7A" w14:textId="6DB1C62D" w:rsidR="005A5638" w:rsidDel="00891E6B" w:rsidRDefault="005A5638" w:rsidP="006636CC">
            <w:pPr>
              <w:rPr>
                <w:del w:id="968" w:author="David Conklin" w:date="2020-11-28T10:21:00Z"/>
              </w:rPr>
            </w:pPr>
            <w:del w:id="969" w:author="David Conklin" w:date="2020-11-28T10:21:00Z">
              <w:r w:rsidDel="00891E6B">
                <w:delText>flood control, hydropower</w:delText>
              </w:r>
            </w:del>
          </w:p>
        </w:tc>
      </w:tr>
      <w:tr w:rsidR="005A5638" w:rsidDel="00891E6B" w14:paraId="37E769A7" w14:textId="59CD20A2" w:rsidTr="005E090B">
        <w:trPr>
          <w:del w:id="970" w:author="David Conklin" w:date="2020-11-28T10:21:00Z"/>
        </w:trPr>
        <w:tc>
          <w:tcPr>
            <w:tcW w:w="0" w:type="auto"/>
          </w:tcPr>
          <w:p w14:paraId="196067DC" w14:textId="690B9D18" w:rsidR="005A5638" w:rsidDel="00891E6B" w:rsidRDefault="005A5638" w:rsidP="006636CC">
            <w:pPr>
              <w:rPr>
                <w:del w:id="971" w:author="David Conklin" w:date="2020-11-28T10:21:00Z"/>
              </w:rPr>
            </w:pPr>
            <w:del w:id="972" w:author="David Conklin" w:date="2020-11-28T10:21:00Z">
              <w:r w:rsidDel="00891E6B">
                <w:delText>LOP</w:delText>
              </w:r>
            </w:del>
          </w:p>
        </w:tc>
        <w:tc>
          <w:tcPr>
            <w:tcW w:w="0" w:type="auto"/>
          </w:tcPr>
          <w:p w14:paraId="43B4D2A3" w14:textId="13CC4F12" w:rsidR="005A5638" w:rsidDel="00891E6B" w:rsidRDefault="005A5638" w:rsidP="006636CC">
            <w:pPr>
              <w:rPr>
                <w:del w:id="973" w:author="David Conklin" w:date="2020-11-28T10:21:00Z"/>
              </w:rPr>
            </w:pPr>
            <w:del w:id="974" w:author="David Conklin" w:date="2020-11-28T10:21:00Z">
              <w:r w:rsidDel="00891E6B">
                <w:delText>2</w:delText>
              </w:r>
            </w:del>
          </w:p>
        </w:tc>
        <w:tc>
          <w:tcPr>
            <w:tcW w:w="0" w:type="auto"/>
          </w:tcPr>
          <w:p w14:paraId="227D31AC" w14:textId="0A448E9D" w:rsidR="005A5638" w:rsidDel="00891E6B" w:rsidRDefault="005A5638" w:rsidP="006636CC">
            <w:pPr>
              <w:rPr>
                <w:del w:id="975" w:author="David Conklin" w:date="2020-11-28T10:21:00Z"/>
              </w:rPr>
            </w:pPr>
            <w:del w:id="976" w:author="David Conklin" w:date="2020-11-28T10:21:00Z">
              <w:r w:rsidDel="00891E6B">
                <w:delText>Lookout Point</w:delText>
              </w:r>
            </w:del>
          </w:p>
        </w:tc>
        <w:tc>
          <w:tcPr>
            <w:tcW w:w="0" w:type="auto"/>
          </w:tcPr>
          <w:p w14:paraId="7CD67270" w14:textId="76ABC1F7" w:rsidR="005A5638" w:rsidDel="00891E6B" w:rsidRDefault="005A5638" w:rsidP="006636CC">
            <w:pPr>
              <w:rPr>
                <w:del w:id="977" w:author="David Conklin" w:date="2020-11-28T10:21:00Z"/>
              </w:rPr>
            </w:pPr>
            <w:del w:id="978" w:author="David Conklin" w:date="2020-11-28T10:21:00Z">
              <w:r w:rsidDel="00891E6B">
                <w:delText>Middle Fork</w:delText>
              </w:r>
            </w:del>
          </w:p>
        </w:tc>
        <w:tc>
          <w:tcPr>
            <w:tcW w:w="0" w:type="auto"/>
          </w:tcPr>
          <w:p w14:paraId="22C7F409" w14:textId="61A6DF30" w:rsidR="005A5638" w:rsidDel="00891E6B" w:rsidRDefault="005A5638" w:rsidP="006636CC">
            <w:pPr>
              <w:rPr>
                <w:del w:id="979" w:author="David Conklin" w:date="2020-11-28T10:21:00Z"/>
              </w:rPr>
            </w:pPr>
            <w:del w:id="980" w:author="David Conklin" w:date="2020-11-28T10:21:00Z">
              <w:r w:rsidDel="00891E6B">
                <w:delText>flood control, hydropower</w:delText>
              </w:r>
            </w:del>
          </w:p>
        </w:tc>
      </w:tr>
    </w:tbl>
    <w:p w14:paraId="3D2B1A55" w14:textId="57AAC064" w:rsidR="00167AC6" w:rsidDel="00891E6B" w:rsidRDefault="00891E6B" w:rsidP="006636CC">
      <w:pPr>
        <w:rPr>
          <w:del w:id="981" w:author="David Conklin" w:date="2020-11-28T10:21:00Z"/>
        </w:rPr>
      </w:pPr>
      <w:ins w:id="982" w:author="David Conklin" w:date="2020-11-28T10:21:00Z">
        <w:r>
          <w:tab/>
        </w:r>
      </w:ins>
    </w:p>
    <w:p w14:paraId="1144742D" w14:textId="0A298C89" w:rsidR="00167AC6" w:rsidDel="00891E6B" w:rsidRDefault="00167AC6" w:rsidP="006636CC">
      <w:pPr>
        <w:rPr>
          <w:del w:id="983" w:author="David Conklin" w:date="2020-11-28T10:21:00Z"/>
        </w:rPr>
      </w:pPr>
    </w:p>
    <w:p w14:paraId="7701215C" w14:textId="0C6C166A" w:rsidR="00167AC6" w:rsidRDefault="00167AC6" w:rsidP="006636CC">
      <w:r>
        <w:t>Reservoir rules and data are stored in the CW3M repository at DataCW3M/Reservoirs.  Data and rules for specific reservoir</w:t>
      </w:r>
      <w:r w:rsidR="00147635">
        <w:t>s</w:t>
      </w:r>
      <w:r>
        <w:t xml:space="preserve"> are identified in </w:t>
      </w:r>
      <w:r w:rsidR="00147635">
        <w:t>their individual</w:t>
      </w:r>
      <w:r>
        <w:t xml:space="preserve"> &lt;reservoir&gt; block</w:t>
      </w:r>
      <w:r w:rsidR="00147635">
        <w:t xml:space="preserve">s </w:t>
      </w:r>
      <w:r>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lastRenderedPageBreak/>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84" w:name="_Toc57294039"/>
      <w:r>
        <w:t>Reservoir data sources</w:t>
      </w:r>
      <w:bookmarkEnd w:id="98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985" w:name="_Toc57294040"/>
      <w:r>
        <w:lastRenderedPageBreak/>
        <w:t>Creating a new study area</w:t>
      </w:r>
      <w:r w:rsidR="00A55502">
        <w:t xml:space="preserve"> from a watershed within the WRB</w:t>
      </w:r>
      <w:bookmarkEnd w:id="98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86" w:name="_Toc57294041"/>
      <w:r>
        <w:t>Limitations of subbasin simulations</w:t>
      </w:r>
      <w:bookmarkEnd w:id="98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w:t>
      </w:r>
      <w:r>
        <w:lastRenderedPageBreak/>
        <w:t>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987" w:name="_Toc57294042"/>
      <w:r>
        <w:t>North Santiam study area</w:t>
      </w:r>
      <w:bookmarkEnd w:id="987"/>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88" w:name="_Toc57294043"/>
      <w:r>
        <w:rPr>
          <w:rFonts w:eastAsia="Times New Roman"/>
        </w:rPr>
        <w:t>Instream water rights</w:t>
      </w:r>
      <w:bookmarkEnd w:id="98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98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989"/>
    </w:p>
    <w:p w14:paraId="0FD5899C" w14:textId="77777777" w:rsidR="0092040E" w:rsidRDefault="0092040E" w:rsidP="0092040E"/>
    <w:p w14:paraId="0E0CDFE5" w14:textId="77777777" w:rsidR="00B91F45" w:rsidRDefault="00B47486" w:rsidP="00B91F45">
      <w:pPr>
        <w:pStyle w:val="Heading2"/>
      </w:pPr>
      <w:bookmarkStart w:id="990" w:name="_Toc57294044"/>
      <w:r>
        <w:t xml:space="preserve">Municipal </w:t>
      </w:r>
      <w:r w:rsidR="00057A5D">
        <w:t>w</w:t>
      </w:r>
      <w:r>
        <w:t xml:space="preserve">ater </w:t>
      </w:r>
      <w:r w:rsidR="00D97755">
        <w:t>r</w:t>
      </w:r>
      <w:r>
        <w:t>ights</w:t>
      </w:r>
      <w:bookmarkEnd w:id="99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91" w:name="_Toc57294045"/>
      <w:r>
        <w:t>McKenzie Basin Wetlands Study</w:t>
      </w:r>
      <w:bookmarkEnd w:id="991"/>
    </w:p>
    <w:p w14:paraId="79498AD8" w14:textId="77777777" w:rsidR="00736461" w:rsidRPr="00D97CDA" w:rsidRDefault="00736461" w:rsidP="00A8214A"/>
    <w:p w14:paraId="2403DDA0" w14:textId="063D759E" w:rsidR="00275338" w:rsidRDefault="003613A1" w:rsidP="00A8214A">
      <w:pPr>
        <w:pStyle w:val="Heading2"/>
      </w:pPr>
      <w:bookmarkStart w:id="992" w:name="_Toc57294046"/>
      <w:r>
        <w:t xml:space="preserve">Project </w:t>
      </w:r>
      <w:r w:rsidR="00DC262D">
        <w:t>Overview</w:t>
      </w:r>
      <w:bookmarkEnd w:id="992"/>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993" w:name="_Ref48282850"/>
      <w:bookmarkStart w:id="994" w:name="_Toc53219839"/>
      <w:r>
        <w:t xml:space="preserve">Figure </w:t>
      </w:r>
      <w:fldSimple w:instr=" SEQ Figure \* ARABIC ">
        <w:r w:rsidR="00F90C07">
          <w:rPr>
            <w:noProof/>
          </w:rPr>
          <w:t>7</w:t>
        </w:r>
      </w:fldSimple>
      <w:bookmarkEnd w:id="993"/>
      <w:r>
        <w:t>. McKenzie basin in CW3M screen capture</w:t>
      </w:r>
      <w:bookmarkEnd w:id="99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995" w:name="_Ref48282776"/>
      <w:bookmarkStart w:id="996" w:name="_Ref48282732"/>
      <w:bookmarkStart w:id="997" w:name="_Toc53219840"/>
      <w:r>
        <w:t xml:space="preserve">Figure </w:t>
      </w:r>
      <w:fldSimple w:instr=" SEQ Figure \* ARABIC ">
        <w:r w:rsidR="00F90C07">
          <w:rPr>
            <w:noProof/>
          </w:rPr>
          <w:t>8</w:t>
        </w:r>
      </w:fldSimple>
      <w:bookmarkEnd w:id="995"/>
      <w:r>
        <w:t>. Wetlands in the lower McKenzie basin, with their WETL_ID attribute values</w:t>
      </w:r>
      <w:bookmarkEnd w:id="996"/>
      <w:bookmarkEnd w:id="997"/>
    </w:p>
    <w:p w14:paraId="364BDC9E" w14:textId="77777777" w:rsidR="004D33B7" w:rsidRDefault="004D33B7" w:rsidP="00275338"/>
    <w:p w14:paraId="6EF95807" w14:textId="5E566C26" w:rsidR="003613A1" w:rsidRDefault="003613A1" w:rsidP="00A8214A">
      <w:pPr>
        <w:pStyle w:val="Heading2"/>
      </w:pPr>
      <w:bookmarkStart w:id="998" w:name="_Toc57294047"/>
      <w:r>
        <w:t>Model and Simulation Overview</w:t>
      </w:r>
      <w:bookmarkEnd w:id="99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99" w:name="_Toc57294048"/>
      <w:r>
        <w:t>McKenzie wetlands in the initial versions of the IDU, HRU, and Reach data layers</w:t>
      </w:r>
      <w:bookmarkEnd w:id="999"/>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00" w:name="_Toc49175988"/>
      <w:bookmarkStart w:id="1001" w:name="_Toc57294049"/>
      <w:r>
        <w:t>Data changes for better representation of wetlands</w:t>
      </w:r>
      <w:bookmarkEnd w:id="1000"/>
      <w:bookmarkEnd w:id="100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02" w:name="_Toc57294050"/>
      <w:r>
        <w:t xml:space="preserve">Projection, </w:t>
      </w:r>
      <w:r w:rsidR="006F174A">
        <w:t>Calendar</w:t>
      </w:r>
      <w:r>
        <w:t>,</w:t>
      </w:r>
      <w:r w:rsidR="006F174A">
        <w:t xml:space="preserve"> and </w:t>
      </w:r>
      <w:r w:rsidR="009D540F">
        <w:t>Units</w:t>
      </w:r>
      <w:bookmarkEnd w:id="100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03" w:name="_Toc57294051"/>
      <w:r>
        <w:t>Simulation of changes in wetlands over time</w:t>
      </w:r>
      <w:bookmarkEnd w:id="100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04" w:name="_Toc57294052"/>
      <w:r>
        <w:t xml:space="preserve">How wetlands </w:t>
      </w:r>
      <w:r w:rsidR="000806A1">
        <w:t>are</w:t>
      </w:r>
      <w:r>
        <w:t xml:space="preserve"> represented</w:t>
      </w:r>
      <w:r w:rsidR="006D6388">
        <w:t xml:space="preserve"> in the model</w:t>
      </w:r>
      <w:bookmarkEnd w:id="100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05" w:name="_Toc57294053"/>
      <w:r>
        <w:t>Attributes of interest in the wetlands study</w:t>
      </w:r>
      <w:bookmarkEnd w:id="100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06" w:name="_Toc57294054"/>
      <w:r>
        <w:t>A WETNESS attribute</w:t>
      </w:r>
      <w:bookmarkEnd w:id="100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07" w:name="_Toc57294055"/>
      <w:r>
        <w:t>Calculating the exchange of water between the wetland and the reach</w:t>
      </w:r>
      <w:bookmarkEnd w:id="1007"/>
    </w:p>
    <w:p w14:paraId="71419F3E" w14:textId="001ADEBC" w:rsidR="00871F69" w:rsidRDefault="00871F69" w:rsidP="00871F69">
      <w:pPr>
        <w:pStyle w:val="Heading3"/>
      </w:pPr>
      <w:bookmarkStart w:id="1008" w:name="_Toc57294056"/>
      <w:r>
        <w:t xml:space="preserve">Wetland </w:t>
      </w:r>
      <w:r w:rsidR="007A55EC">
        <w:t xml:space="preserve">IDU </w:t>
      </w:r>
      <w:r>
        <w:t>parameters</w:t>
      </w:r>
      <w:bookmarkEnd w:id="100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09" w:name="_Toc57294057"/>
      <w:r>
        <w:t>Reach parameters</w:t>
      </w:r>
      <w:bookmarkEnd w:id="100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10" w:name="_Toc57294058"/>
      <w:r>
        <w:t>Loss (or gain) of wetlands</w:t>
      </w:r>
      <w:bookmarkEnd w:id="101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11" w:name="_Toc57294059"/>
      <w:r>
        <w:t>Reality check</w:t>
      </w:r>
      <w:bookmarkEnd w:id="101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12" w:name="_Toc57294060"/>
      <w:r>
        <w:t>High Cascades Springs</w:t>
      </w:r>
      <w:bookmarkEnd w:id="101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3768810B" w:rsidR="007E57E4" w:rsidRDefault="007E57E4" w:rsidP="007E57E4">
      <w:pPr>
        <w:pStyle w:val="Heading2"/>
      </w:pPr>
      <w:bookmarkStart w:id="1013" w:name="_Toc57294061"/>
      <w:r>
        <w:t>Calibration</w:t>
      </w:r>
      <w:r w:rsidR="00B06ED6">
        <w:t xml:space="preserve"> and simulation skill</w:t>
      </w:r>
      <w:bookmarkEnd w:id="1013"/>
    </w:p>
    <w:p w14:paraId="08A0E44B" w14:textId="6A5C14DA" w:rsidR="00A81ED1" w:rsidRDefault="00A81ED1" w:rsidP="00A81ED1">
      <w:r>
        <w:t>Initial calibration of CW3M for the McKenzie basin, done through 1</w:t>
      </w:r>
      <w:ins w:id="1014" w:author="David Conklin" w:date="2020-12-05T07:06:00Z">
        <w:r w:rsidR="005160F8">
          <w:t>2/5</w:t>
        </w:r>
      </w:ins>
      <w:del w:id="1015" w:author="David Conklin" w:date="2020-12-05T07:06:00Z">
        <w:r w:rsidDel="005160F8">
          <w:delText>1/10</w:delText>
        </w:r>
      </w:del>
      <w:r>
        <w:t xml:space="preserve">/20 for the EPA-funded study, </w:t>
      </w:r>
      <w:ins w:id="1016" w:author="David Conklin" w:date="2020-12-05T07:07:00Z">
        <w:r w:rsidR="005160F8">
          <w:t xml:space="preserve">has </w:t>
        </w:r>
      </w:ins>
      <w:r>
        <w:t>yield</w:t>
      </w:r>
      <w:ins w:id="1017" w:author="David Conklin" w:date="2020-12-05T07:06:00Z">
        <w:r w:rsidR="005160F8">
          <w:t>ed</w:t>
        </w:r>
      </w:ins>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 xml:space="preserve">satisfactory or better, using the Moriasi skill criteria (Moriasi et al. 2007, 2015).  Simulated flows at the other 6 gages are not satisfactory.  Simulated monthly stream temperatures are satisfactory or better at </w:t>
      </w:r>
      <w:ins w:id="1018" w:author="David Conklin" w:date="2020-12-05T07:08:00Z">
        <w:r w:rsidR="005160F8">
          <w:t>all</w:t>
        </w:r>
      </w:ins>
      <w:del w:id="1019" w:author="David Conklin" w:date="2020-12-05T07:08:00Z">
        <w:r w:rsidR="00B64193" w:rsidDel="005160F8">
          <w:delText>only 2</w:delText>
        </w:r>
      </w:del>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60AA0480" w:rsidR="00E54FFC" w:rsidRDefault="00E54FFC" w:rsidP="00A81ED1">
      <w:r w:rsidRPr="00E54FFC">
        <w:t>the statistical performance measures</w:t>
      </w:r>
      <w:r w:rsidR="008740A4">
        <w:t xml:space="preserve"> adapted from Table 5 in Moriasi et al. 2015 pp. 1771-2</w:t>
      </w:r>
    </w:p>
    <w:p w14:paraId="0E49B56F" w14:textId="77777777"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p>
    <w:p w14:paraId="3CC20E42" w14:textId="65BC8E49"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p>
    <w:p w14:paraId="7BA9D6E2" w14:textId="77777777" w:rsidR="0064217D" w:rsidRPr="0064217D" w:rsidRDefault="0064217D" w:rsidP="0064217D">
      <w:pPr>
        <w:numPr>
          <w:ilvl w:val="0"/>
          <w:numId w:val="3"/>
        </w:numPr>
      </w:pPr>
      <w:r w:rsidRPr="0064217D">
        <w:t>RSR – Ratio of RMSE to the standard deviation of the observations. Smaller is better; 0 is perfect.  Range 0 to + infinity.</w:t>
      </w:r>
    </w:p>
    <w:p w14:paraId="3DA5A54C" w14:textId="77777777" w:rsidR="0064217D" w:rsidRP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496994C1" w:rsidR="00A81ED1" w:rsidRDefault="00F81EFD" w:rsidP="00A81ED1">
      <w:r>
        <w:lastRenderedPageBreak/>
        <w:t xml:space="preserve">Flow locations with satisfactory or better simulation skill grades, as of CW3M version </w:t>
      </w:r>
      <w:ins w:id="1020" w:author="David Conklin" w:date="2020-11-26T14:26:00Z">
        <w:r w:rsidR="00CD73D7">
          <w:t>128</w:t>
        </w:r>
      </w:ins>
      <w:del w:id="1021" w:author="David Conklin" w:date="2020-11-26T14:26:00Z">
        <w:r w:rsidDel="00CD73D7">
          <w:delText>98</w:delText>
        </w:r>
      </w:del>
    </w:p>
    <w:p w14:paraId="7DE00C0C" w14:textId="7B7D6DE3" w:rsidR="00B06ED6" w:rsidRPr="002854B5" w:rsidRDefault="00B06ED6" w:rsidP="00D14E53">
      <w:r>
        <w:t>(NS = not satisfactory, S = satisfactory, G  = good, VG = very good)</w:t>
      </w:r>
    </w:p>
    <w:tbl>
      <w:tblPr>
        <w:tblStyle w:val="TableGrid"/>
        <w:tblW w:w="0" w:type="auto"/>
        <w:tblLook w:val="04A0" w:firstRow="1" w:lastRow="0" w:firstColumn="1" w:lastColumn="0" w:noHBand="0" w:noVBand="1"/>
      </w:tblPr>
      <w:tblGrid>
        <w:gridCol w:w="1109"/>
        <w:gridCol w:w="1109"/>
        <w:gridCol w:w="3459"/>
        <w:gridCol w:w="909"/>
        <w:gridCol w:w="1267"/>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824767B" w:rsidR="00060258" w:rsidRDefault="00060258" w:rsidP="007E57E4">
            <w:r>
              <w:t>0.3%</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367A1712" w:rsidR="00060258" w:rsidRDefault="00CD73D7" w:rsidP="007E57E4">
            <w:ins w:id="1022" w:author="David Conklin" w:date="2020-11-26T14:21:00Z">
              <w:r>
                <w:t>-1</w:t>
              </w:r>
            </w:ins>
            <w:ins w:id="1023" w:author="David Conklin" w:date="2020-11-26T14:22:00Z">
              <w:r>
                <w:t>0.8%</w:t>
              </w:r>
            </w:ins>
            <w:del w:id="1024" w:author="David Conklin" w:date="2020-11-26T14:21:00Z">
              <w:r w:rsidR="00060258" w:rsidDel="00CD73D7">
                <w:delText>0.1%</w:delText>
              </w:r>
            </w:del>
          </w:p>
        </w:tc>
        <w:tc>
          <w:tcPr>
            <w:tcW w:w="0" w:type="auto"/>
          </w:tcPr>
          <w:p w14:paraId="16CDA108" w14:textId="04D3F000" w:rsidR="00060258" w:rsidRDefault="00CD73D7" w:rsidP="007E57E4">
            <w:ins w:id="1025" w:author="David Conklin" w:date="2020-11-26T14:22:00Z">
              <w:r>
                <w:t>S</w:t>
              </w:r>
            </w:ins>
            <w:del w:id="1026" w:author="David Conklin" w:date="2020-11-26T14:22:00Z">
              <w:r w:rsidR="00060258" w:rsidDel="00CD73D7">
                <w:delText>VG</w:delText>
              </w:r>
            </w:del>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22086676" w:rsidR="00060258" w:rsidRDefault="00060258" w:rsidP="00060258">
            <w:r>
              <w:t>0.</w:t>
            </w:r>
            <w:ins w:id="1027" w:author="David Conklin" w:date="2020-11-26T14:22:00Z">
              <w:r w:rsidR="00CD73D7">
                <w:t>77</w:t>
              </w:r>
            </w:ins>
            <w:del w:id="1028" w:author="David Conklin" w:date="2020-11-26T14:22:00Z">
              <w:r w:rsidDel="00CD73D7">
                <w:delText>81</w:delText>
              </w:r>
            </w:del>
          </w:p>
        </w:tc>
        <w:tc>
          <w:tcPr>
            <w:tcW w:w="0" w:type="auto"/>
          </w:tcPr>
          <w:p w14:paraId="5570EC34" w14:textId="6829CFB0" w:rsidR="00060258" w:rsidRDefault="00060258" w:rsidP="00060258">
            <w:del w:id="1029" w:author="David Conklin" w:date="2020-11-26T14:22:00Z">
              <w:r w:rsidDel="00CD73D7">
                <w:delText>V</w:delText>
              </w:r>
            </w:del>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024CFB54" w:rsidR="00060258" w:rsidRDefault="00060258" w:rsidP="00060258">
            <w:r>
              <w:t>0.4</w:t>
            </w:r>
            <w:ins w:id="1030" w:author="David Conklin" w:date="2020-11-26T14:23:00Z">
              <w:r w:rsidR="00CD73D7">
                <w:t>7</w:t>
              </w:r>
            </w:ins>
            <w:del w:id="1031" w:author="David Conklin" w:date="2020-11-26T14:23:00Z">
              <w:r w:rsidDel="00CD73D7">
                <w:delText>4</w:delText>
              </w:r>
            </w:del>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5E52740B" w:rsidR="00060258" w:rsidRDefault="00060258" w:rsidP="00060258">
            <w:r>
              <w:t>0.8</w:t>
            </w:r>
            <w:ins w:id="1032" w:author="David Conklin" w:date="2020-11-26T14:23:00Z">
              <w:r w:rsidR="00CD73D7">
                <w:t>2</w:t>
              </w:r>
            </w:ins>
            <w:del w:id="1033" w:author="David Conklin" w:date="2020-11-26T14:23:00Z">
              <w:r w:rsidDel="00CD73D7">
                <w:delText>1</w:delText>
              </w:r>
            </w:del>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51A1BF88" w:rsidR="00060258" w:rsidRDefault="00060258" w:rsidP="00060258">
            <w:r>
              <w:t>0.</w:t>
            </w:r>
            <w:ins w:id="1034" w:author="David Conklin" w:date="2020-11-26T14:20:00Z">
              <w:r w:rsidR="00CD73D7">
                <w:t>3</w:t>
              </w:r>
            </w:ins>
            <w:del w:id="1035" w:author="David Conklin" w:date="2020-11-26T14:20:00Z">
              <w:r w:rsidR="002822A5" w:rsidDel="00CD73D7">
                <w:delText>2</w:delText>
              </w:r>
            </w:del>
            <w:r>
              <w:t>%</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78C5E0B6" w:rsidR="00060258" w:rsidRDefault="00060258" w:rsidP="00060258">
            <w:r>
              <w:t>0</w:t>
            </w:r>
            <w:ins w:id="1036" w:author="David Conklin" w:date="2020-11-26T14:21:00Z">
              <w:r w:rsidR="00CD73D7">
                <w:t>.</w:t>
              </w:r>
            </w:ins>
            <w:ins w:id="1037" w:author="David Conklin" w:date="2020-11-26T14:24:00Z">
              <w:r w:rsidR="00CD73D7">
                <w:t>84</w:t>
              </w:r>
            </w:ins>
            <w:del w:id="1038" w:author="David Conklin" w:date="2020-11-26T14:20:00Z">
              <w:r w:rsidDel="00777977">
                <w:delText>.</w:delText>
              </w:r>
              <w:r w:rsidR="002822A5" w:rsidDel="00777977">
                <w:delText>84</w:delText>
              </w:r>
            </w:del>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7CE6E904" w:rsidR="00060258" w:rsidRDefault="00060258" w:rsidP="00060258">
            <w:r>
              <w:t>0.</w:t>
            </w:r>
            <w:ins w:id="1039" w:author="David Conklin" w:date="2020-11-26T14:24:00Z">
              <w:r w:rsidR="00CD73D7">
                <w:t>39</w:t>
              </w:r>
            </w:ins>
            <w:del w:id="1040" w:author="David Conklin" w:date="2020-11-26T14:24:00Z">
              <w:r w:rsidDel="00CD73D7">
                <w:delText>4</w:delText>
              </w:r>
              <w:r w:rsidR="002822A5" w:rsidDel="00CD73D7">
                <w:delText>0</w:delText>
              </w:r>
            </w:del>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5A4DD2B9" w:rsidR="003D64A1" w:rsidRDefault="00CD73D7" w:rsidP="003D64A1">
            <w:ins w:id="1041" w:author="David Conklin" w:date="2020-11-26T14:23:00Z">
              <w:r>
                <w:t>-</w:t>
              </w:r>
            </w:ins>
            <w:ins w:id="1042" w:author="David Conklin" w:date="2020-11-26T14:24:00Z">
              <w:r>
                <w:t>4.3%</w:t>
              </w:r>
            </w:ins>
            <w:del w:id="1043" w:author="David Conklin" w:date="2020-11-26T14:23:00Z">
              <w:r w:rsidR="003D64A1" w:rsidDel="00CD73D7">
                <w:delText>0.0%</w:delText>
              </w:r>
            </w:del>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089F3D14" w:rsidR="003D64A1" w:rsidRDefault="003D64A1" w:rsidP="003D64A1">
            <w:r>
              <w:t>0.</w:t>
            </w:r>
            <w:ins w:id="1044" w:author="David Conklin" w:date="2020-11-26T14:25:00Z">
              <w:r w:rsidR="00CD73D7">
                <w:t>69</w:t>
              </w:r>
            </w:ins>
            <w:del w:id="1045" w:author="David Conklin" w:date="2020-11-26T14:25:00Z">
              <w:r w:rsidDel="00CD73D7">
                <w:delText>70</w:delText>
              </w:r>
            </w:del>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1ABAEC52" w:rsidR="003D64A1" w:rsidRDefault="003D64A1" w:rsidP="003D64A1">
            <w:r>
              <w:t>0.</w:t>
            </w:r>
            <w:ins w:id="1046" w:author="David Conklin" w:date="2020-11-26T14:25:00Z">
              <w:r w:rsidR="00CD73D7">
                <w:t>60</w:t>
              </w:r>
            </w:ins>
            <w:del w:id="1047" w:author="David Conklin" w:date="2020-11-26T14:25:00Z">
              <w:r w:rsidDel="00CD73D7">
                <w:delText>58</w:delText>
              </w:r>
            </w:del>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5DE34960" w:rsidR="00FC642F" w:rsidRDefault="00CD73D7" w:rsidP="00FC642F">
            <w:ins w:id="1048" w:author="David Conklin" w:date="2020-11-26T14:25:00Z">
              <w:r>
                <w:t>0.6%</w:t>
              </w:r>
            </w:ins>
            <w:del w:id="1049" w:author="David Conklin" w:date="2020-11-26T14:25:00Z">
              <w:r w:rsidR="00FC642F" w:rsidDel="00CD73D7">
                <w:delText>3.3%</w:delText>
              </w:r>
            </w:del>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1B8BE323" w:rsidR="00FC642F" w:rsidRDefault="00FC642F" w:rsidP="00FC642F">
            <w:r>
              <w:t>0.69</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7382C78E" w:rsidR="00FC642F" w:rsidRDefault="00FC642F" w:rsidP="00FC642F">
            <w:r>
              <w:t>0.5</w:t>
            </w:r>
            <w:ins w:id="1050" w:author="David Conklin" w:date="2020-11-26T14:25:00Z">
              <w:r w:rsidR="00CD73D7">
                <w:t>6</w:t>
              </w:r>
            </w:ins>
            <w:del w:id="1051" w:author="David Conklin" w:date="2020-11-26T14:25:00Z">
              <w:r w:rsidDel="00CD73D7">
                <w:delText>5</w:delText>
              </w:r>
            </w:del>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7B2E9110" w:rsidR="00FC642F" w:rsidRDefault="00FC642F" w:rsidP="00FC642F">
            <w:r>
              <w:t>0.7</w:t>
            </w:r>
            <w:ins w:id="1052" w:author="David Conklin" w:date="2020-11-26T14:26:00Z">
              <w:r w:rsidR="00CD73D7">
                <w:t>8</w:t>
              </w:r>
            </w:ins>
            <w:del w:id="1053" w:author="David Conklin" w:date="2020-11-26T14:26:00Z">
              <w:r w:rsidDel="00CD73D7">
                <w:delText>7</w:delText>
              </w:r>
            </w:del>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64F422C9" w:rsidR="007639FF" w:rsidRDefault="00CD73D7" w:rsidP="007639FF">
            <w:ins w:id="1054" w:author="David Conklin" w:date="2020-11-26T14:26:00Z">
              <w:r>
                <w:t>-1.7%</w:t>
              </w:r>
            </w:ins>
            <w:del w:id="1055" w:author="David Conklin" w:date="2020-11-26T14:26:00Z">
              <w:r w:rsidR="007639FF" w:rsidDel="00CD73D7">
                <w:delText>0.3%</w:delText>
              </w:r>
            </w:del>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4E76585" w:rsidR="007639FF" w:rsidRDefault="007639FF" w:rsidP="007639FF">
            <w:r>
              <w:t>0.4</w:t>
            </w:r>
            <w:ins w:id="1056" w:author="David Conklin" w:date="2020-11-26T14:26:00Z">
              <w:r w:rsidR="00CD73D7">
                <w:t>7</w:t>
              </w:r>
            </w:ins>
            <w:del w:id="1057" w:author="David Conklin" w:date="2020-11-26T14:26:00Z">
              <w:r w:rsidDel="00CD73D7">
                <w:delText>8</w:delText>
              </w:r>
            </w:del>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3C2E5364" w:rsidR="007639FF" w:rsidRDefault="007639FF" w:rsidP="007639FF">
            <w:r>
              <w:t>0.7</w:t>
            </w:r>
            <w:ins w:id="1058" w:author="David Conklin" w:date="2020-11-26T14:27:00Z">
              <w:r w:rsidR="00CD73D7">
                <w:t>9</w:t>
              </w:r>
            </w:ins>
            <w:del w:id="1059" w:author="David Conklin" w:date="2020-11-26T14:27:00Z">
              <w:r w:rsidDel="00CD73D7">
                <w:delText>8</w:delText>
              </w:r>
            </w:del>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4FBB0F4E" w:rsidR="00A41DB9" w:rsidRDefault="00EB3145" w:rsidP="00A41DB9">
            <w:del w:id="1060" w:author="David Conklin" w:date="2020-11-26T14:27:00Z">
              <w:r w:rsidDel="00CD73D7">
                <w:delText>-0.4</w:delText>
              </w:r>
              <w:r w:rsidR="00A41DB9" w:rsidDel="00CD73D7">
                <w:delText>%</w:delText>
              </w:r>
            </w:del>
            <w:ins w:id="1061" w:author="David Conklin" w:date="2020-11-26T14:27:00Z">
              <w:r w:rsidR="00CD73D7">
                <w:t>0.9%</w:t>
              </w:r>
            </w:ins>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56470471" w:rsidR="00A41DB9" w:rsidRDefault="00A41DB9" w:rsidP="00A41DB9">
            <w:r>
              <w:t>0.7</w:t>
            </w:r>
            <w:ins w:id="1062" w:author="David Conklin" w:date="2020-11-26T14:27:00Z">
              <w:r w:rsidR="00CD73D7">
                <w:t>3</w:t>
              </w:r>
            </w:ins>
            <w:del w:id="1063" w:author="David Conklin" w:date="2020-11-26T14:27:00Z">
              <w:r w:rsidR="00EB3145" w:rsidDel="00CD73D7">
                <w:delText>2</w:delText>
              </w:r>
            </w:del>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D824C79" w:rsidR="00A41DB9" w:rsidRDefault="00A41DB9" w:rsidP="00A41DB9">
            <w:r>
              <w:t>0.</w:t>
            </w:r>
            <w:r w:rsidR="00EB3145">
              <w:t>5</w:t>
            </w:r>
            <w:ins w:id="1064" w:author="David Conklin" w:date="2020-11-26T14:27:00Z">
              <w:r w:rsidR="00CD73D7">
                <w:t>2</w:t>
              </w:r>
            </w:ins>
            <w:del w:id="1065" w:author="David Conklin" w:date="2020-11-26T14:27:00Z">
              <w:r w:rsidR="00EB3145" w:rsidDel="00CD73D7">
                <w:delText>3</w:delText>
              </w:r>
            </w:del>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0ABCAD9B" w:rsidR="00A41DB9" w:rsidRDefault="00A41DB9" w:rsidP="00A41DB9">
            <w:r>
              <w:t>0.</w:t>
            </w:r>
            <w:r w:rsidR="00EB3145">
              <w:t>8</w:t>
            </w:r>
            <w:ins w:id="1066" w:author="David Conklin" w:date="2020-11-26T14:27:00Z">
              <w:r w:rsidR="00CD73D7">
                <w:t>2</w:t>
              </w:r>
            </w:ins>
            <w:del w:id="1067" w:author="David Conklin" w:date="2020-11-26T14:27:00Z">
              <w:r w:rsidR="00EB3145" w:rsidDel="00CD73D7">
                <w:delText>1</w:delText>
              </w:r>
            </w:del>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624718F1" w:rsidR="00E70EE0" w:rsidRDefault="00E70EE0" w:rsidP="007E57E4">
      <w:r>
        <w:lastRenderedPageBreak/>
        <w:t xml:space="preserve">Temperature sensor locations with </w:t>
      </w:r>
      <w:ins w:id="1068" w:author="David Conklin" w:date="2020-11-26T14:28:00Z">
        <w:r w:rsidR="0090573C">
          <w:t xml:space="preserve">generally </w:t>
        </w:r>
      </w:ins>
      <w:r>
        <w:t xml:space="preserve">satisfactory or better simulation skill grades, as of ver. </w:t>
      </w:r>
      <w:ins w:id="1069" w:author="David Conklin" w:date="2020-12-05T07:08:00Z">
        <w:r w:rsidR="005160F8">
          <w:t>149</w:t>
        </w:r>
      </w:ins>
      <w:del w:id="1070" w:author="David Conklin" w:date="2020-12-05T07:08:00Z">
        <w:r w:rsidDel="005160F8">
          <w:delText>98</w:delText>
        </w:r>
      </w:del>
    </w:p>
    <w:tbl>
      <w:tblPr>
        <w:tblStyle w:val="TableGrid"/>
        <w:tblW w:w="0" w:type="auto"/>
        <w:tblLook w:val="04A0" w:firstRow="1" w:lastRow="0" w:firstColumn="1" w:lastColumn="0" w:noHBand="0" w:noVBand="1"/>
      </w:tblPr>
      <w:tblGrid>
        <w:gridCol w:w="1109"/>
        <w:gridCol w:w="1109"/>
        <w:gridCol w:w="3416"/>
        <w:gridCol w:w="909"/>
        <w:gridCol w:w="1223"/>
        <w:gridCol w:w="727"/>
        <w:gridCol w:w="558"/>
      </w:tblGrid>
      <w:tr w:rsidR="005160F8" w14:paraId="553C1842" w14:textId="1ACF3678" w:rsidTr="007C1288">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pPr>
              <w:rPr>
                <w:ins w:id="1071" w:author="David Conklin" w:date="2020-12-05T07:09:00Z"/>
              </w:rPr>
            </w:pPr>
            <w:ins w:id="1072" w:author="David Conklin" w:date="2020-12-05T07:09:00Z">
              <w:r>
                <w:t>ver.</w:t>
              </w:r>
            </w:ins>
          </w:p>
        </w:tc>
      </w:tr>
      <w:tr w:rsidR="005160F8" w14:paraId="132190CB" w14:textId="56D0D559" w:rsidTr="007C1288">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20BC513" w:rsidR="005160F8" w:rsidRDefault="005160F8" w:rsidP="00E70EE0">
            <w:ins w:id="1073" w:author="David Conklin" w:date="2020-12-05T07:10:00Z">
              <w:r>
                <w:t>-</w:t>
              </w:r>
            </w:ins>
            <w:ins w:id="1074" w:author="David Conklin" w:date="2020-11-26T14:28:00Z">
              <w:r>
                <w:t>1</w:t>
              </w:r>
            </w:ins>
            <w:ins w:id="1075" w:author="David Conklin" w:date="2020-12-05T07:10:00Z">
              <w:r>
                <w:t>0.2</w:t>
              </w:r>
            </w:ins>
            <w:del w:id="1076" w:author="David Conklin" w:date="2020-11-26T14:28:00Z">
              <w:r w:rsidDel="0090573C">
                <w:delText>13.6</w:delText>
              </w:r>
            </w:del>
            <w:r>
              <w:t>%</w:t>
            </w:r>
          </w:p>
        </w:tc>
        <w:tc>
          <w:tcPr>
            <w:tcW w:w="0" w:type="auto"/>
          </w:tcPr>
          <w:p w14:paraId="1E0F0D76" w14:textId="54CC6E2B" w:rsidR="005160F8" w:rsidRDefault="005160F8" w:rsidP="00E70EE0">
            <w:ins w:id="1077" w:author="David Conklin" w:date="2020-12-05T07:10:00Z">
              <w:r>
                <w:t>S</w:t>
              </w:r>
            </w:ins>
            <w:del w:id="1078" w:author="David Conklin" w:date="2020-11-26T14:28:00Z">
              <w:r w:rsidDel="0090573C">
                <w:delText>S</w:delText>
              </w:r>
            </w:del>
          </w:p>
        </w:tc>
        <w:tc>
          <w:tcPr>
            <w:tcW w:w="0" w:type="auto"/>
          </w:tcPr>
          <w:p w14:paraId="2495AAD6" w14:textId="2C9A02D8" w:rsidR="005160F8" w:rsidRDefault="005160F8" w:rsidP="00E70EE0">
            <w:pPr>
              <w:rPr>
                <w:ins w:id="1079" w:author="David Conklin" w:date="2020-12-05T07:09:00Z"/>
              </w:rPr>
            </w:pPr>
            <w:ins w:id="1080" w:author="David Conklin" w:date="2020-12-05T07:10:00Z">
              <w:r>
                <w:t>147</w:t>
              </w:r>
            </w:ins>
          </w:p>
        </w:tc>
      </w:tr>
      <w:tr w:rsidR="005160F8" w14:paraId="04236B81" w14:textId="1CC79A54" w:rsidTr="007C1288">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36F3DF7F" w:rsidR="005160F8" w:rsidRDefault="005160F8" w:rsidP="00E70EE0">
            <w:r>
              <w:t>0.</w:t>
            </w:r>
            <w:ins w:id="1081" w:author="David Conklin" w:date="2020-12-05T07:10:00Z">
              <w:r>
                <w:t>64</w:t>
              </w:r>
            </w:ins>
            <w:del w:id="1082" w:author="David Conklin" w:date="2020-11-26T14:30:00Z">
              <w:r w:rsidDel="0090573C">
                <w:delText>60</w:delText>
              </w:r>
            </w:del>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pPr>
              <w:rPr>
                <w:ins w:id="1083" w:author="David Conklin" w:date="2020-12-05T07:09:00Z"/>
              </w:rPr>
            </w:pPr>
          </w:p>
        </w:tc>
      </w:tr>
      <w:tr w:rsidR="005160F8" w14:paraId="7643AE9E" w14:textId="103D89F7" w:rsidTr="007C1288">
        <w:tc>
          <w:tcPr>
            <w:tcW w:w="0" w:type="auto"/>
          </w:tcPr>
          <w:p w14:paraId="24715091" w14:textId="77777777" w:rsidR="005160F8" w:rsidRDefault="005160F8" w:rsidP="00E70EE0"/>
        </w:tc>
        <w:tc>
          <w:tcPr>
            <w:tcW w:w="0" w:type="auto"/>
          </w:tcPr>
          <w:p w14:paraId="2A2C8ECA" w14:textId="77777777" w:rsidR="005160F8" w:rsidRDefault="005160F8" w:rsidP="00E70EE0"/>
        </w:tc>
        <w:tc>
          <w:tcPr>
            <w:tcW w:w="0" w:type="auto"/>
          </w:tcPr>
          <w:p w14:paraId="0A6EAA23" w14:textId="77777777" w:rsidR="005160F8" w:rsidRDefault="005160F8" w:rsidP="00E70EE0"/>
        </w:tc>
        <w:tc>
          <w:tcPr>
            <w:tcW w:w="0" w:type="auto"/>
          </w:tcPr>
          <w:p w14:paraId="5281B085" w14:textId="2575B5BE" w:rsidR="005160F8" w:rsidRDefault="005160F8" w:rsidP="00E70EE0">
            <w:r>
              <w:t>RSR</w:t>
            </w:r>
          </w:p>
        </w:tc>
        <w:tc>
          <w:tcPr>
            <w:tcW w:w="0" w:type="auto"/>
          </w:tcPr>
          <w:p w14:paraId="545DB3CF" w14:textId="0ED2343F" w:rsidR="005160F8" w:rsidRDefault="005160F8" w:rsidP="00E70EE0">
            <w:r>
              <w:t>0.</w:t>
            </w:r>
            <w:ins w:id="1084" w:author="David Conklin" w:date="2020-12-05T07:10:00Z">
              <w:r>
                <w:t>57</w:t>
              </w:r>
            </w:ins>
            <w:del w:id="1085" w:author="David Conklin" w:date="2020-11-26T14:30:00Z">
              <w:r w:rsidDel="0090573C">
                <w:delText>59</w:delText>
              </w:r>
            </w:del>
          </w:p>
        </w:tc>
        <w:tc>
          <w:tcPr>
            <w:tcW w:w="0" w:type="auto"/>
          </w:tcPr>
          <w:p w14:paraId="29C7EFB5" w14:textId="1840DEA5" w:rsidR="005160F8" w:rsidRDefault="005160F8" w:rsidP="00E70EE0">
            <w:r>
              <w:t>G</w:t>
            </w:r>
          </w:p>
        </w:tc>
        <w:tc>
          <w:tcPr>
            <w:tcW w:w="0" w:type="auto"/>
          </w:tcPr>
          <w:p w14:paraId="23E28367" w14:textId="77777777" w:rsidR="005160F8" w:rsidRDefault="005160F8" w:rsidP="00E70EE0">
            <w:pPr>
              <w:rPr>
                <w:ins w:id="1086" w:author="David Conklin" w:date="2020-12-05T07:09:00Z"/>
              </w:rPr>
            </w:pPr>
          </w:p>
        </w:tc>
      </w:tr>
      <w:tr w:rsidR="005160F8" w14:paraId="7219706D" w14:textId="43D7C283" w:rsidTr="007C1288">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A5C2C1A" w:rsidR="005160F8" w:rsidRDefault="005160F8" w:rsidP="00E70EE0">
            <w:r>
              <w:t>0.</w:t>
            </w:r>
            <w:ins w:id="1087" w:author="David Conklin" w:date="2020-12-05T07:11:00Z">
              <w:r>
                <w:t>91</w:t>
              </w:r>
            </w:ins>
            <w:del w:id="1088" w:author="David Conklin" w:date="2020-12-05T07:11:00Z">
              <w:r w:rsidDel="005160F8">
                <w:delText>8</w:delText>
              </w:r>
            </w:del>
            <w:del w:id="1089" w:author="David Conklin" w:date="2020-11-26T14:30:00Z">
              <w:r w:rsidDel="0090573C">
                <w:delText>7</w:delText>
              </w:r>
            </w:del>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pPr>
              <w:rPr>
                <w:ins w:id="1090" w:author="David Conklin" w:date="2020-12-05T07:09:00Z"/>
              </w:rPr>
            </w:pPr>
          </w:p>
        </w:tc>
      </w:tr>
      <w:tr w:rsidR="005160F8" w14:paraId="2BD21F15" w14:textId="77777777" w:rsidTr="007C1288">
        <w:trPr>
          <w:ins w:id="1091" w:author="David Conklin" w:date="2020-12-05T07:11:00Z"/>
        </w:trPr>
        <w:tc>
          <w:tcPr>
            <w:tcW w:w="0" w:type="auto"/>
          </w:tcPr>
          <w:p w14:paraId="3CE9ADC6" w14:textId="77777777" w:rsidR="005160F8" w:rsidRDefault="005160F8" w:rsidP="00E70EE0">
            <w:pPr>
              <w:rPr>
                <w:ins w:id="1092" w:author="David Conklin" w:date="2020-12-05T07:11:00Z"/>
              </w:rPr>
            </w:pPr>
          </w:p>
        </w:tc>
        <w:tc>
          <w:tcPr>
            <w:tcW w:w="0" w:type="auto"/>
          </w:tcPr>
          <w:p w14:paraId="6BBC69DB" w14:textId="77777777" w:rsidR="005160F8" w:rsidRDefault="005160F8" w:rsidP="00E70EE0">
            <w:pPr>
              <w:rPr>
                <w:ins w:id="1093" w:author="David Conklin" w:date="2020-12-05T07:11:00Z"/>
              </w:rPr>
            </w:pPr>
          </w:p>
        </w:tc>
        <w:tc>
          <w:tcPr>
            <w:tcW w:w="0" w:type="auto"/>
          </w:tcPr>
          <w:p w14:paraId="3635EA19" w14:textId="77777777" w:rsidR="005160F8" w:rsidRDefault="005160F8" w:rsidP="00E70EE0">
            <w:pPr>
              <w:rPr>
                <w:ins w:id="1094" w:author="David Conklin" w:date="2020-12-05T07:11:00Z"/>
              </w:rPr>
            </w:pPr>
          </w:p>
        </w:tc>
        <w:tc>
          <w:tcPr>
            <w:tcW w:w="0" w:type="auto"/>
          </w:tcPr>
          <w:p w14:paraId="4D629E84" w14:textId="34E35F66" w:rsidR="005160F8" w:rsidRDefault="005160F8" w:rsidP="00E70EE0">
            <w:pPr>
              <w:rPr>
                <w:ins w:id="1095" w:author="David Conklin" w:date="2020-12-05T07:11:00Z"/>
              </w:rPr>
            </w:pPr>
            <w:ins w:id="1096" w:author="David Conklin" w:date="2020-12-05T07:11:00Z">
              <w:r>
                <w:t>av</w:t>
              </w:r>
            </w:ins>
            <w:ins w:id="1097" w:author="David Conklin" w:date="2020-12-05T07:14:00Z">
              <w:r>
                <w:t>e</w:t>
              </w:r>
            </w:ins>
            <w:ins w:id="1098" w:author="David Conklin" w:date="2020-12-05T07:11:00Z">
              <w:r>
                <w:t xml:space="preserve"> e</w:t>
              </w:r>
            </w:ins>
            <w:ins w:id="1099" w:author="David Conklin" w:date="2020-12-05T07:12:00Z">
              <w:r>
                <w:t>rr</w:t>
              </w:r>
            </w:ins>
          </w:p>
        </w:tc>
        <w:tc>
          <w:tcPr>
            <w:tcW w:w="0" w:type="auto"/>
          </w:tcPr>
          <w:p w14:paraId="5B681B32" w14:textId="2A3AA7E3" w:rsidR="005160F8" w:rsidRDefault="005160F8" w:rsidP="00E70EE0">
            <w:pPr>
              <w:rPr>
                <w:ins w:id="1100" w:author="David Conklin" w:date="2020-12-05T07:11:00Z"/>
              </w:rPr>
            </w:pPr>
            <w:ins w:id="1101" w:author="David Conklin" w:date="2020-12-05T07:12:00Z">
              <w:r>
                <w:t>0.8 deg C</w:t>
              </w:r>
            </w:ins>
          </w:p>
        </w:tc>
        <w:tc>
          <w:tcPr>
            <w:tcW w:w="0" w:type="auto"/>
          </w:tcPr>
          <w:p w14:paraId="43E846EC" w14:textId="77777777" w:rsidR="005160F8" w:rsidRDefault="005160F8" w:rsidP="00E70EE0">
            <w:pPr>
              <w:rPr>
                <w:ins w:id="1102" w:author="David Conklin" w:date="2020-12-05T07:11:00Z"/>
              </w:rPr>
            </w:pPr>
          </w:p>
        </w:tc>
        <w:tc>
          <w:tcPr>
            <w:tcW w:w="0" w:type="auto"/>
          </w:tcPr>
          <w:p w14:paraId="40F5ABF1" w14:textId="77777777" w:rsidR="005160F8" w:rsidRDefault="005160F8" w:rsidP="00E70EE0">
            <w:pPr>
              <w:rPr>
                <w:ins w:id="1103" w:author="David Conklin" w:date="2020-12-05T07:11:00Z"/>
              </w:rPr>
            </w:pPr>
          </w:p>
        </w:tc>
      </w:tr>
      <w:tr w:rsidR="00CA1E74" w14:paraId="3493F681" w14:textId="77777777" w:rsidTr="007C1288">
        <w:trPr>
          <w:ins w:id="1104" w:author="David Conklin" w:date="2020-12-05T07:20:00Z"/>
        </w:trPr>
        <w:tc>
          <w:tcPr>
            <w:tcW w:w="0" w:type="auto"/>
          </w:tcPr>
          <w:p w14:paraId="384265E2" w14:textId="53A48D49" w:rsidR="00CA1E74" w:rsidRDefault="00CA1E74" w:rsidP="00CA1E74">
            <w:pPr>
              <w:rPr>
                <w:ins w:id="1105" w:author="David Conklin" w:date="2020-12-05T07:20:00Z"/>
              </w:rPr>
            </w:pPr>
            <w:ins w:id="1106" w:author="David Conklin" w:date="2020-12-05T07:21:00Z">
              <w:r>
                <w:t>14159500</w:t>
              </w:r>
            </w:ins>
          </w:p>
        </w:tc>
        <w:tc>
          <w:tcPr>
            <w:tcW w:w="0" w:type="auto"/>
          </w:tcPr>
          <w:p w14:paraId="664B6FFB" w14:textId="6ACD1BA2" w:rsidR="00CA1E74" w:rsidRDefault="00CA1E74" w:rsidP="00CA1E74">
            <w:pPr>
              <w:rPr>
                <w:ins w:id="1107" w:author="David Conklin" w:date="2020-12-05T07:20:00Z"/>
              </w:rPr>
            </w:pPr>
            <w:ins w:id="1108" w:author="David Conklin" w:date="2020-12-05T07:21:00Z">
              <w:r>
                <w:t>23773009</w:t>
              </w:r>
            </w:ins>
          </w:p>
        </w:tc>
        <w:tc>
          <w:tcPr>
            <w:tcW w:w="0" w:type="auto"/>
          </w:tcPr>
          <w:p w14:paraId="7713EB10" w14:textId="63175BB5" w:rsidR="00CA1E74" w:rsidRDefault="00CA1E74" w:rsidP="00CA1E74">
            <w:pPr>
              <w:rPr>
                <w:ins w:id="1109" w:author="David Conklin" w:date="2020-12-05T07:20:00Z"/>
              </w:rPr>
            </w:pPr>
            <w:ins w:id="1110" w:author="David Conklin" w:date="2020-12-05T07:21:00Z">
              <w:r>
                <w:t>SO</w:t>
              </w:r>
              <w:r>
                <w:t xml:space="preserve"> FK</w:t>
              </w:r>
              <w:r>
                <w:t xml:space="preserve"> MCKENZIE </w:t>
              </w:r>
              <w:r>
                <w:t>BELOW COUGAR</w:t>
              </w:r>
            </w:ins>
          </w:p>
        </w:tc>
        <w:tc>
          <w:tcPr>
            <w:tcW w:w="0" w:type="auto"/>
          </w:tcPr>
          <w:p w14:paraId="522DC0D1" w14:textId="2F31C1DC" w:rsidR="00CA1E74" w:rsidRDefault="00CA1E74" w:rsidP="00CA1E74">
            <w:pPr>
              <w:rPr>
                <w:ins w:id="1111" w:author="David Conklin" w:date="2020-12-05T07:20:00Z"/>
              </w:rPr>
            </w:pPr>
            <w:ins w:id="1112" w:author="David Conklin" w:date="2020-12-05T07:22:00Z">
              <w:r>
                <w:t>%bias</w:t>
              </w:r>
            </w:ins>
          </w:p>
        </w:tc>
        <w:tc>
          <w:tcPr>
            <w:tcW w:w="0" w:type="auto"/>
          </w:tcPr>
          <w:p w14:paraId="404B0371" w14:textId="41649575" w:rsidR="00CA1E74" w:rsidRDefault="00CA1E74" w:rsidP="00CA1E74">
            <w:pPr>
              <w:rPr>
                <w:ins w:id="1113" w:author="David Conklin" w:date="2020-12-05T07:20:00Z"/>
              </w:rPr>
            </w:pPr>
            <w:ins w:id="1114" w:author="David Conklin" w:date="2020-12-05T07:22:00Z">
              <w:r>
                <w:t>-1</w:t>
              </w:r>
              <w:r>
                <w:t>.5</w:t>
              </w:r>
              <w:r>
                <w:t>%</w:t>
              </w:r>
            </w:ins>
          </w:p>
        </w:tc>
        <w:tc>
          <w:tcPr>
            <w:tcW w:w="0" w:type="auto"/>
          </w:tcPr>
          <w:p w14:paraId="18CFE703" w14:textId="0E19F78E" w:rsidR="00CA1E74" w:rsidRDefault="00CA1E74" w:rsidP="00CA1E74">
            <w:pPr>
              <w:rPr>
                <w:ins w:id="1115" w:author="David Conklin" w:date="2020-12-05T07:20:00Z"/>
              </w:rPr>
            </w:pPr>
            <w:ins w:id="1116" w:author="David Conklin" w:date="2020-12-05T07:23:00Z">
              <w:r>
                <w:t>VG</w:t>
              </w:r>
            </w:ins>
          </w:p>
        </w:tc>
        <w:tc>
          <w:tcPr>
            <w:tcW w:w="0" w:type="auto"/>
          </w:tcPr>
          <w:p w14:paraId="7ADE1336" w14:textId="7EA298DA" w:rsidR="00CA1E74" w:rsidRDefault="00CA1E74" w:rsidP="00CA1E74">
            <w:pPr>
              <w:rPr>
                <w:ins w:id="1117" w:author="David Conklin" w:date="2020-12-05T07:20:00Z"/>
              </w:rPr>
            </w:pPr>
            <w:ins w:id="1118" w:author="David Conklin" w:date="2020-12-05T07:22:00Z">
              <w:r>
                <w:t>147</w:t>
              </w:r>
            </w:ins>
          </w:p>
        </w:tc>
      </w:tr>
      <w:tr w:rsidR="00CA1E74" w14:paraId="22D7F3CD" w14:textId="77777777" w:rsidTr="007C1288">
        <w:trPr>
          <w:ins w:id="1119" w:author="David Conklin" w:date="2020-12-05T07:20:00Z"/>
        </w:trPr>
        <w:tc>
          <w:tcPr>
            <w:tcW w:w="0" w:type="auto"/>
          </w:tcPr>
          <w:p w14:paraId="6C658ABC" w14:textId="77777777" w:rsidR="00CA1E74" w:rsidRDefault="00CA1E74" w:rsidP="00CA1E74">
            <w:pPr>
              <w:rPr>
                <w:ins w:id="1120" w:author="David Conklin" w:date="2020-12-05T07:20:00Z"/>
              </w:rPr>
            </w:pPr>
          </w:p>
        </w:tc>
        <w:tc>
          <w:tcPr>
            <w:tcW w:w="0" w:type="auto"/>
          </w:tcPr>
          <w:p w14:paraId="0E884D9A" w14:textId="77777777" w:rsidR="00CA1E74" w:rsidRDefault="00CA1E74" w:rsidP="00CA1E74">
            <w:pPr>
              <w:rPr>
                <w:ins w:id="1121" w:author="David Conklin" w:date="2020-12-05T07:20:00Z"/>
              </w:rPr>
            </w:pPr>
          </w:p>
        </w:tc>
        <w:tc>
          <w:tcPr>
            <w:tcW w:w="0" w:type="auto"/>
          </w:tcPr>
          <w:p w14:paraId="1E15D7CD" w14:textId="77777777" w:rsidR="00CA1E74" w:rsidRDefault="00CA1E74" w:rsidP="00CA1E74">
            <w:pPr>
              <w:rPr>
                <w:ins w:id="1122" w:author="David Conklin" w:date="2020-12-05T07:20:00Z"/>
              </w:rPr>
            </w:pPr>
          </w:p>
        </w:tc>
        <w:tc>
          <w:tcPr>
            <w:tcW w:w="0" w:type="auto"/>
          </w:tcPr>
          <w:p w14:paraId="4704988E" w14:textId="3ECEE007" w:rsidR="00CA1E74" w:rsidRDefault="00CA1E74" w:rsidP="00CA1E74">
            <w:pPr>
              <w:rPr>
                <w:ins w:id="1123" w:author="David Conklin" w:date="2020-12-05T07:20:00Z"/>
              </w:rPr>
            </w:pPr>
            <w:ins w:id="1124" w:author="David Conklin" w:date="2020-12-05T07:22:00Z">
              <w:r>
                <w:t>NSE</w:t>
              </w:r>
            </w:ins>
          </w:p>
        </w:tc>
        <w:tc>
          <w:tcPr>
            <w:tcW w:w="0" w:type="auto"/>
          </w:tcPr>
          <w:p w14:paraId="165D6B8F" w14:textId="6B13319E" w:rsidR="00CA1E74" w:rsidRDefault="00CA1E74" w:rsidP="00CA1E74">
            <w:pPr>
              <w:rPr>
                <w:ins w:id="1125" w:author="David Conklin" w:date="2020-12-05T07:20:00Z"/>
              </w:rPr>
            </w:pPr>
            <w:ins w:id="1126" w:author="David Conklin" w:date="2020-12-05T07:22:00Z">
              <w:r>
                <w:t>0.</w:t>
              </w:r>
            </w:ins>
            <w:ins w:id="1127" w:author="David Conklin" w:date="2020-12-05T07:23:00Z">
              <w:r>
                <w:t>59</w:t>
              </w:r>
            </w:ins>
          </w:p>
        </w:tc>
        <w:tc>
          <w:tcPr>
            <w:tcW w:w="0" w:type="auto"/>
          </w:tcPr>
          <w:p w14:paraId="18F41CFA" w14:textId="28E6889F" w:rsidR="00CA1E74" w:rsidRDefault="00CA1E74" w:rsidP="00CA1E74">
            <w:pPr>
              <w:rPr>
                <w:ins w:id="1128" w:author="David Conklin" w:date="2020-12-05T07:20:00Z"/>
              </w:rPr>
            </w:pPr>
            <w:ins w:id="1129" w:author="David Conklin" w:date="2020-12-05T07:22:00Z">
              <w:r>
                <w:t>S</w:t>
              </w:r>
            </w:ins>
          </w:p>
        </w:tc>
        <w:tc>
          <w:tcPr>
            <w:tcW w:w="0" w:type="auto"/>
          </w:tcPr>
          <w:p w14:paraId="680855FF" w14:textId="77777777" w:rsidR="00CA1E74" w:rsidRDefault="00CA1E74" w:rsidP="00CA1E74">
            <w:pPr>
              <w:rPr>
                <w:ins w:id="1130" w:author="David Conklin" w:date="2020-12-05T07:20:00Z"/>
              </w:rPr>
            </w:pPr>
          </w:p>
        </w:tc>
      </w:tr>
      <w:tr w:rsidR="00CA1E74" w14:paraId="6105B01B" w14:textId="77777777" w:rsidTr="007C1288">
        <w:trPr>
          <w:ins w:id="1131" w:author="David Conklin" w:date="2020-12-05T07:20:00Z"/>
        </w:trPr>
        <w:tc>
          <w:tcPr>
            <w:tcW w:w="0" w:type="auto"/>
          </w:tcPr>
          <w:p w14:paraId="6184CC3D" w14:textId="77777777" w:rsidR="00CA1E74" w:rsidRDefault="00CA1E74" w:rsidP="00CA1E74">
            <w:pPr>
              <w:rPr>
                <w:ins w:id="1132" w:author="David Conklin" w:date="2020-12-05T07:20:00Z"/>
              </w:rPr>
            </w:pPr>
          </w:p>
        </w:tc>
        <w:tc>
          <w:tcPr>
            <w:tcW w:w="0" w:type="auto"/>
          </w:tcPr>
          <w:p w14:paraId="3E9C289C" w14:textId="77777777" w:rsidR="00CA1E74" w:rsidRDefault="00CA1E74" w:rsidP="00CA1E74">
            <w:pPr>
              <w:rPr>
                <w:ins w:id="1133" w:author="David Conklin" w:date="2020-12-05T07:20:00Z"/>
              </w:rPr>
            </w:pPr>
          </w:p>
        </w:tc>
        <w:tc>
          <w:tcPr>
            <w:tcW w:w="0" w:type="auto"/>
          </w:tcPr>
          <w:p w14:paraId="07CECA75" w14:textId="77777777" w:rsidR="00CA1E74" w:rsidRDefault="00CA1E74" w:rsidP="00CA1E74">
            <w:pPr>
              <w:rPr>
                <w:ins w:id="1134" w:author="David Conklin" w:date="2020-12-05T07:20:00Z"/>
              </w:rPr>
            </w:pPr>
          </w:p>
        </w:tc>
        <w:tc>
          <w:tcPr>
            <w:tcW w:w="0" w:type="auto"/>
          </w:tcPr>
          <w:p w14:paraId="23399F8E" w14:textId="2F141740" w:rsidR="00CA1E74" w:rsidRDefault="00CA1E74" w:rsidP="00CA1E74">
            <w:pPr>
              <w:rPr>
                <w:ins w:id="1135" w:author="David Conklin" w:date="2020-12-05T07:20:00Z"/>
              </w:rPr>
            </w:pPr>
            <w:ins w:id="1136" w:author="David Conklin" w:date="2020-12-05T07:22:00Z">
              <w:r>
                <w:t>RSR</w:t>
              </w:r>
            </w:ins>
          </w:p>
        </w:tc>
        <w:tc>
          <w:tcPr>
            <w:tcW w:w="0" w:type="auto"/>
          </w:tcPr>
          <w:p w14:paraId="74AAD523" w14:textId="608A21AF" w:rsidR="00CA1E74" w:rsidRDefault="00CA1E74" w:rsidP="00CA1E74">
            <w:pPr>
              <w:rPr>
                <w:ins w:id="1137" w:author="David Conklin" w:date="2020-12-05T07:20:00Z"/>
              </w:rPr>
            </w:pPr>
            <w:ins w:id="1138" w:author="David Conklin" w:date="2020-12-05T07:22:00Z">
              <w:r>
                <w:t>0.</w:t>
              </w:r>
            </w:ins>
            <w:ins w:id="1139" w:author="David Conklin" w:date="2020-12-05T07:23:00Z">
              <w:r>
                <w:t>64</w:t>
              </w:r>
            </w:ins>
          </w:p>
        </w:tc>
        <w:tc>
          <w:tcPr>
            <w:tcW w:w="0" w:type="auto"/>
          </w:tcPr>
          <w:p w14:paraId="58BF95A7" w14:textId="2FD3EBED" w:rsidR="00CA1E74" w:rsidRDefault="00CA1E74" w:rsidP="00CA1E74">
            <w:pPr>
              <w:rPr>
                <w:ins w:id="1140" w:author="David Conklin" w:date="2020-12-05T07:20:00Z"/>
              </w:rPr>
            </w:pPr>
            <w:ins w:id="1141" w:author="David Conklin" w:date="2020-12-05T07:23:00Z">
              <w:r>
                <w:t>S</w:t>
              </w:r>
            </w:ins>
          </w:p>
        </w:tc>
        <w:tc>
          <w:tcPr>
            <w:tcW w:w="0" w:type="auto"/>
          </w:tcPr>
          <w:p w14:paraId="48DCFDE9" w14:textId="77777777" w:rsidR="00CA1E74" w:rsidRDefault="00CA1E74" w:rsidP="00CA1E74">
            <w:pPr>
              <w:rPr>
                <w:ins w:id="1142" w:author="David Conklin" w:date="2020-12-05T07:20:00Z"/>
              </w:rPr>
            </w:pPr>
          </w:p>
        </w:tc>
      </w:tr>
      <w:tr w:rsidR="00CA1E74" w14:paraId="304EC4C2" w14:textId="77777777" w:rsidTr="007C1288">
        <w:trPr>
          <w:ins w:id="1143" w:author="David Conklin" w:date="2020-12-05T07:20:00Z"/>
        </w:trPr>
        <w:tc>
          <w:tcPr>
            <w:tcW w:w="0" w:type="auto"/>
          </w:tcPr>
          <w:p w14:paraId="1069302A" w14:textId="77777777" w:rsidR="00CA1E74" w:rsidRDefault="00CA1E74" w:rsidP="00CA1E74">
            <w:pPr>
              <w:rPr>
                <w:ins w:id="1144" w:author="David Conklin" w:date="2020-12-05T07:20:00Z"/>
              </w:rPr>
            </w:pPr>
          </w:p>
        </w:tc>
        <w:tc>
          <w:tcPr>
            <w:tcW w:w="0" w:type="auto"/>
          </w:tcPr>
          <w:p w14:paraId="2E696512" w14:textId="77777777" w:rsidR="00CA1E74" w:rsidRDefault="00CA1E74" w:rsidP="00CA1E74">
            <w:pPr>
              <w:rPr>
                <w:ins w:id="1145" w:author="David Conklin" w:date="2020-12-05T07:20:00Z"/>
              </w:rPr>
            </w:pPr>
          </w:p>
        </w:tc>
        <w:tc>
          <w:tcPr>
            <w:tcW w:w="0" w:type="auto"/>
          </w:tcPr>
          <w:p w14:paraId="1C5724A7" w14:textId="77777777" w:rsidR="00CA1E74" w:rsidRDefault="00CA1E74" w:rsidP="00CA1E74">
            <w:pPr>
              <w:rPr>
                <w:ins w:id="1146" w:author="David Conklin" w:date="2020-12-05T07:20:00Z"/>
              </w:rPr>
            </w:pPr>
          </w:p>
        </w:tc>
        <w:tc>
          <w:tcPr>
            <w:tcW w:w="0" w:type="auto"/>
          </w:tcPr>
          <w:p w14:paraId="5625EE96" w14:textId="40EEDC12" w:rsidR="00CA1E74" w:rsidRDefault="00CA1E74" w:rsidP="00CA1E74">
            <w:pPr>
              <w:rPr>
                <w:ins w:id="1147" w:author="David Conklin" w:date="2020-12-05T07:20:00Z"/>
              </w:rPr>
            </w:pPr>
            <w:ins w:id="1148" w:author="David Conklin" w:date="2020-12-05T07:22:00Z">
              <w:r>
                <w:t>R2</w:t>
              </w:r>
            </w:ins>
          </w:p>
        </w:tc>
        <w:tc>
          <w:tcPr>
            <w:tcW w:w="0" w:type="auto"/>
          </w:tcPr>
          <w:p w14:paraId="083EDB1E" w14:textId="21EA8F63" w:rsidR="00CA1E74" w:rsidRDefault="00CA1E74" w:rsidP="00CA1E74">
            <w:pPr>
              <w:rPr>
                <w:ins w:id="1149" w:author="David Conklin" w:date="2020-12-05T07:20:00Z"/>
              </w:rPr>
            </w:pPr>
            <w:ins w:id="1150" w:author="David Conklin" w:date="2020-12-05T07:22:00Z">
              <w:r>
                <w:t>0.</w:t>
              </w:r>
            </w:ins>
            <w:ins w:id="1151" w:author="David Conklin" w:date="2020-12-05T07:23:00Z">
              <w:r>
                <w:t>65</w:t>
              </w:r>
            </w:ins>
          </w:p>
        </w:tc>
        <w:tc>
          <w:tcPr>
            <w:tcW w:w="0" w:type="auto"/>
          </w:tcPr>
          <w:p w14:paraId="6E68D394" w14:textId="51AB28B7" w:rsidR="00CA1E74" w:rsidRDefault="00CA1E74" w:rsidP="00CA1E74">
            <w:pPr>
              <w:rPr>
                <w:ins w:id="1152" w:author="David Conklin" w:date="2020-12-05T07:20:00Z"/>
              </w:rPr>
            </w:pPr>
            <w:ins w:id="1153" w:author="David Conklin" w:date="2020-12-05T07:23:00Z">
              <w:r>
                <w:t>S</w:t>
              </w:r>
            </w:ins>
          </w:p>
        </w:tc>
        <w:tc>
          <w:tcPr>
            <w:tcW w:w="0" w:type="auto"/>
          </w:tcPr>
          <w:p w14:paraId="4689D21F" w14:textId="77777777" w:rsidR="00CA1E74" w:rsidRDefault="00CA1E74" w:rsidP="00CA1E74">
            <w:pPr>
              <w:rPr>
                <w:ins w:id="1154" w:author="David Conklin" w:date="2020-12-05T07:20:00Z"/>
              </w:rPr>
            </w:pPr>
          </w:p>
        </w:tc>
      </w:tr>
      <w:tr w:rsidR="00CA1E74" w14:paraId="448452DC" w14:textId="77777777" w:rsidTr="007C1288">
        <w:trPr>
          <w:ins w:id="1155" w:author="David Conklin" w:date="2020-12-05T07:20:00Z"/>
        </w:trPr>
        <w:tc>
          <w:tcPr>
            <w:tcW w:w="0" w:type="auto"/>
          </w:tcPr>
          <w:p w14:paraId="4FAE908E" w14:textId="77777777" w:rsidR="00CA1E74" w:rsidRDefault="00CA1E74" w:rsidP="00CA1E74">
            <w:pPr>
              <w:rPr>
                <w:ins w:id="1156" w:author="David Conklin" w:date="2020-12-05T07:20:00Z"/>
              </w:rPr>
            </w:pPr>
          </w:p>
        </w:tc>
        <w:tc>
          <w:tcPr>
            <w:tcW w:w="0" w:type="auto"/>
          </w:tcPr>
          <w:p w14:paraId="76EC78FD" w14:textId="77777777" w:rsidR="00CA1E74" w:rsidRDefault="00CA1E74" w:rsidP="00CA1E74">
            <w:pPr>
              <w:rPr>
                <w:ins w:id="1157" w:author="David Conklin" w:date="2020-12-05T07:20:00Z"/>
              </w:rPr>
            </w:pPr>
          </w:p>
        </w:tc>
        <w:tc>
          <w:tcPr>
            <w:tcW w:w="0" w:type="auto"/>
          </w:tcPr>
          <w:p w14:paraId="68EA8735" w14:textId="77777777" w:rsidR="00CA1E74" w:rsidRDefault="00CA1E74" w:rsidP="00CA1E74">
            <w:pPr>
              <w:rPr>
                <w:ins w:id="1158" w:author="David Conklin" w:date="2020-12-05T07:20:00Z"/>
              </w:rPr>
            </w:pPr>
          </w:p>
        </w:tc>
        <w:tc>
          <w:tcPr>
            <w:tcW w:w="0" w:type="auto"/>
          </w:tcPr>
          <w:p w14:paraId="0851DB7E" w14:textId="1B20C7AF" w:rsidR="00CA1E74" w:rsidRDefault="00CA1E74" w:rsidP="00CA1E74">
            <w:pPr>
              <w:rPr>
                <w:ins w:id="1159" w:author="David Conklin" w:date="2020-12-05T07:20:00Z"/>
              </w:rPr>
            </w:pPr>
            <w:ins w:id="1160" w:author="David Conklin" w:date="2020-12-05T07:22:00Z">
              <w:r>
                <w:t>ave err</w:t>
              </w:r>
            </w:ins>
          </w:p>
        </w:tc>
        <w:tc>
          <w:tcPr>
            <w:tcW w:w="0" w:type="auto"/>
          </w:tcPr>
          <w:p w14:paraId="475E1F14" w14:textId="53995559" w:rsidR="00CA1E74" w:rsidRDefault="00CA1E74" w:rsidP="00CA1E74">
            <w:pPr>
              <w:rPr>
                <w:ins w:id="1161" w:author="David Conklin" w:date="2020-12-05T07:20:00Z"/>
              </w:rPr>
            </w:pPr>
            <w:ins w:id="1162" w:author="David Conklin" w:date="2020-12-05T07:22:00Z">
              <w:r>
                <w:t>0.8 deg C</w:t>
              </w:r>
            </w:ins>
          </w:p>
        </w:tc>
        <w:tc>
          <w:tcPr>
            <w:tcW w:w="0" w:type="auto"/>
          </w:tcPr>
          <w:p w14:paraId="00DB25D9" w14:textId="77777777" w:rsidR="00CA1E74" w:rsidRDefault="00CA1E74" w:rsidP="00CA1E74">
            <w:pPr>
              <w:rPr>
                <w:ins w:id="1163" w:author="David Conklin" w:date="2020-12-05T07:20:00Z"/>
              </w:rPr>
            </w:pPr>
          </w:p>
        </w:tc>
        <w:tc>
          <w:tcPr>
            <w:tcW w:w="0" w:type="auto"/>
          </w:tcPr>
          <w:p w14:paraId="7247B8AA" w14:textId="77777777" w:rsidR="00CA1E74" w:rsidRDefault="00CA1E74" w:rsidP="00CA1E74">
            <w:pPr>
              <w:rPr>
                <w:ins w:id="1164" w:author="David Conklin" w:date="2020-12-05T07:20:00Z"/>
              </w:rPr>
            </w:pPr>
          </w:p>
        </w:tc>
      </w:tr>
      <w:tr w:rsidR="00041D27" w14:paraId="102E59F8" w14:textId="77777777" w:rsidTr="007C1288">
        <w:trPr>
          <w:ins w:id="1165" w:author="David Conklin" w:date="2020-12-05T07:24:00Z"/>
        </w:trPr>
        <w:tc>
          <w:tcPr>
            <w:tcW w:w="0" w:type="auto"/>
          </w:tcPr>
          <w:p w14:paraId="215C26DB" w14:textId="3BB3A63C" w:rsidR="00041D27" w:rsidRDefault="00041D27" w:rsidP="00041D27">
            <w:pPr>
              <w:rPr>
                <w:ins w:id="1166" w:author="David Conklin" w:date="2020-12-05T07:24:00Z"/>
              </w:rPr>
            </w:pPr>
            <w:ins w:id="1167" w:author="David Conklin" w:date="2020-12-05T07:25:00Z">
              <w:r>
                <w:t>14161100</w:t>
              </w:r>
            </w:ins>
          </w:p>
        </w:tc>
        <w:tc>
          <w:tcPr>
            <w:tcW w:w="0" w:type="auto"/>
          </w:tcPr>
          <w:p w14:paraId="674B6564" w14:textId="75FD2A5A" w:rsidR="00041D27" w:rsidRDefault="00041D27" w:rsidP="00041D27">
            <w:pPr>
              <w:rPr>
                <w:ins w:id="1168" w:author="David Conklin" w:date="2020-12-05T07:24:00Z"/>
              </w:rPr>
            </w:pPr>
            <w:ins w:id="1169" w:author="David Conklin" w:date="2020-12-05T07:25:00Z">
              <w:r>
                <w:t>23773429</w:t>
              </w:r>
            </w:ins>
          </w:p>
        </w:tc>
        <w:tc>
          <w:tcPr>
            <w:tcW w:w="0" w:type="auto"/>
          </w:tcPr>
          <w:p w14:paraId="527D9241" w14:textId="016CE952" w:rsidR="00041D27" w:rsidRDefault="00041D27" w:rsidP="00041D27">
            <w:pPr>
              <w:rPr>
                <w:ins w:id="1170" w:author="David Conklin" w:date="2020-12-05T07:24:00Z"/>
              </w:rPr>
            </w:pPr>
            <w:ins w:id="1171" w:author="David Conklin" w:date="2020-12-05T07:25:00Z">
              <w:r>
                <w:t xml:space="preserve">BLUE RIVER </w:t>
              </w:r>
              <w:r>
                <w:t>ABOVE THE RESERVOIR</w:t>
              </w:r>
            </w:ins>
          </w:p>
        </w:tc>
        <w:tc>
          <w:tcPr>
            <w:tcW w:w="0" w:type="auto"/>
          </w:tcPr>
          <w:p w14:paraId="3660BB27" w14:textId="031AD573" w:rsidR="00041D27" w:rsidRDefault="00041D27" w:rsidP="00041D27">
            <w:pPr>
              <w:rPr>
                <w:ins w:id="1172" w:author="David Conklin" w:date="2020-12-05T07:24:00Z"/>
              </w:rPr>
            </w:pPr>
            <w:ins w:id="1173" w:author="David Conklin" w:date="2020-12-05T07:25:00Z">
              <w:r>
                <w:t>%bias</w:t>
              </w:r>
            </w:ins>
          </w:p>
        </w:tc>
        <w:tc>
          <w:tcPr>
            <w:tcW w:w="0" w:type="auto"/>
          </w:tcPr>
          <w:p w14:paraId="37F8A474" w14:textId="04CE5F37" w:rsidR="00041D27" w:rsidRDefault="00041D27" w:rsidP="00041D27">
            <w:pPr>
              <w:rPr>
                <w:ins w:id="1174" w:author="David Conklin" w:date="2020-12-05T07:24:00Z"/>
              </w:rPr>
            </w:pPr>
            <w:ins w:id="1175" w:author="David Conklin" w:date="2020-12-05T07:25:00Z">
              <w:r>
                <w:t>-</w:t>
              </w:r>
            </w:ins>
            <w:ins w:id="1176" w:author="David Conklin" w:date="2020-12-05T07:26:00Z">
              <w:r>
                <w:t>7.</w:t>
              </w:r>
            </w:ins>
            <w:ins w:id="1177" w:author="David Conklin" w:date="2020-12-05T07:25:00Z">
              <w:r>
                <w:t>5%</w:t>
              </w:r>
            </w:ins>
          </w:p>
        </w:tc>
        <w:tc>
          <w:tcPr>
            <w:tcW w:w="0" w:type="auto"/>
          </w:tcPr>
          <w:p w14:paraId="58C9D573" w14:textId="7C27847D" w:rsidR="00041D27" w:rsidRDefault="00041D27" w:rsidP="00041D27">
            <w:pPr>
              <w:rPr>
                <w:ins w:id="1178" w:author="David Conklin" w:date="2020-12-05T07:24:00Z"/>
              </w:rPr>
            </w:pPr>
            <w:ins w:id="1179" w:author="David Conklin" w:date="2020-12-05T07:25:00Z">
              <w:r>
                <w:t>G</w:t>
              </w:r>
            </w:ins>
          </w:p>
        </w:tc>
        <w:tc>
          <w:tcPr>
            <w:tcW w:w="0" w:type="auto"/>
          </w:tcPr>
          <w:p w14:paraId="520E786A" w14:textId="23AEC937" w:rsidR="00041D27" w:rsidRDefault="00041D27" w:rsidP="00041D27">
            <w:pPr>
              <w:rPr>
                <w:ins w:id="1180" w:author="David Conklin" w:date="2020-12-05T07:24:00Z"/>
              </w:rPr>
            </w:pPr>
            <w:ins w:id="1181" w:author="David Conklin" w:date="2020-12-05T07:25:00Z">
              <w:r>
                <w:t>147</w:t>
              </w:r>
            </w:ins>
          </w:p>
        </w:tc>
      </w:tr>
      <w:tr w:rsidR="00041D27" w14:paraId="5FD4644D" w14:textId="77777777" w:rsidTr="007C1288">
        <w:trPr>
          <w:ins w:id="1182" w:author="David Conklin" w:date="2020-12-05T07:24:00Z"/>
        </w:trPr>
        <w:tc>
          <w:tcPr>
            <w:tcW w:w="0" w:type="auto"/>
          </w:tcPr>
          <w:p w14:paraId="2AD5E164" w14:textId="77777777" w:rsidR="00041D27" w:rsidRDefault="00041D27" w:rsidP="00041D27">
            <w:pPr>
              <w:rPr>
                <w:ins w:id="1183" w:author="David Conklin" w:date="2020-12-05T07:24:00Z"/>
              </w:rPr>
            </w:pPr>
          </w:p>
        </w:tc>
        <w:tc>
          <w:tcPr>
            <w:tcW w:w="0" w:type="auto"/>
          </w:tcPr>
          <w:p w14:paraId="6A34727F" w14:textId="77777777" w:rsidR="00041D27" w:rsidRDefault="00041D27" w:rsidP="00041D27">
            <w:pPr>
              <w:rPr>
                <w:ins w:id="1184" w:author="David Conklin" w:date="2020-12-05T07:24:00Z"/>
              </w:rPr>
            </w:pPr>
          </w:p>
        </w:tc>
        <w:tc>
          <w:tcPr>
            <w:tcW w:w="0" w:type="auto"/>
          </w:tcPr>
          <w:p w14:paraId="791962AD" w14:textId="77777777" w:rsidR="00041D27" w:rsidRDefault="00041D27" w:rsidP="00041D27">
            <w:pPr>
              <w:rPr>
                <w:ins w:id="1185" w:author="David Conklin" w:date="2020-12-05T07:24:00Z"/>
              </w:rPr>
            </w:pPr>
          </w:p>
        </w:tc>
        <w:tc>
          <w:tcPr>
            <w:tcW w:w="0" w:type="auto"/>
          </w:tcPr>
          <w:p w14:paraId="5DEB804E" w14:textId="036A16D4" w:rsidR="00041D27" w:rsidRDefault="00041D27" w:rsidP="00041D27">
            <w:pPr>
              <w:rPr>
                <w:ins w:id="1186" w:author="David Conklin" w:date="2020-12-05T07:24:00Z"/>
              </w:rPr>
            </w:pPr>
            <w:ins w:id="1187" w:author="David Conklin" w:date="2020-12-05T07:25:00Z">
              <w:r>
                <w:t>NSE</w:t>
              </w:r>
            </w:ins>
          </w:p>
        </w:tc>
        <w:tc>
          <w:tcPr>
            <w:tcW w:w="0" w:type="auto"/>
          </w:tcPr>
          <w:p w14:paraId="2EA61B1C" w14:textId="27F97E2F" w:rsidR="00041D27" w:rsidRDefault="00041D27" w:rsidP="00041D27">
            <w:pPr>
              <w:rPr>
                <w:ins w:id="1188" w:author="David Conklin" w:date="2020-12-05T07:24:00Z"/>
              </w:rPr>
            </w:pPr>
            <w:ins w:id="1189" w:author="David Conklin" w:date="2020-12-05T07:25:00Z">
              <w:r>
                <w:t>0.</w:t>
              </w:r>
            </w:ins>
            <w:ins w:id="1190" w:author="David Conklin" w:date="2020-12-05T07:26:00Z">
              <w:r>
                <w:t>86</w:t>
              </w:r>
            </w:ins>
          </w:p>
        </w:tc>
        <w:tc>
          <w:tcPr>
            <w:tcW w:w="0" w:type="auto"/>
          </w:tcPr>
          <w:p w14:paraId="356AD4CB" w14:textId="14FC8B75" w:rsidR="00041D27" w:rsidRDefault="00041D27" w:rsidP="00041D27">
            <w:pPr>
              <w:rPr>
                <w:ins w:id="1191" w:author="David Conklin" w:date="2020-12-05T07:24:00Z"/>
              </w:rPr>
            </w:pPr>
            <w:ins w:id="1192" w:author="David Conklin" w:date="2020-12-05T07:26:00Z">
              <w:r>
                <w:t>VG</w:t>
              </w:r>
            </w:ins>
          </w:p>
        </w:tc>
        <w:tc>
          <w:tcPr>
            <w:tcW w:w="0" w:type="auto"/>
          </w:tcPr>
          <w:p w14:paraId="5E723E7F" w14:textId="77777777" w:rsidR="00041D27" w:rsidRDefault="00041D27" w:rsidP="00041D27">
            <w:pPr>
              <w:rPr>
                <w:ins w:id="1193" w:author="David Conklin" w:date="2020-12-05T07:24:00Z"/>
              </w:rPr>
            </w:pPr>
          </w:p>
        </w:tc>
      </w:tr>
      <w:tr w:rsidR="00041D27" w14:paraId="7D98D051" w14:textId="77777777" w:rsidTr="007C1288">
        <w:trPr>
          <w:ins w:id="1194" w:author="David Conklin" w:date="2020-12-05T07:24:00Z"/>
        </w:trPr>
        <w:tc>
          <w:tcPr>
            <w:tcW w:w="0" w:type="auto"/>
          </w:tcPr>
          <w:p w14:paraId="4BB604F5" w14:textId="77777777" w:rsidR="00041D27" w:rsidRDefault="00041D27" w:rsidP="00041D27">
            <w:pPr>
              <w:rPr>
                <w:ins w:id="1195" w:author="David Conklin" w:date="2020-12-05T07:24:00Z"/>
              </w:rPr>
            </w:pPr>
          </w:p>
        </w:tc>
        <w:tc>
          <w:tcPr>
            <w:tcW w:w="0" w:type="auto"/>
          </w:tcPr>
          <w:p w14:paraId="20E90C1D" w14:textId="77777777" w:rsidR="00041D27" w:rsidRDefault="00041D27" w:rsidP="00041D27">
            <w:pPr>
              <w:rPr>
                <w:ins w:id="1196" w:author="David Conklin" w:date="2020-12-05T07:24:00Z"/>
              </w:rPr>
            </w:pPr>
          </w:p>
        </w:tc>
        <w:tc>
          <w:tcPr>
            <w:tcW w:w="0" w:type="auto"/>
          </w:tcPr>
          <w:p w14:paraId="27827799" w14:textId="77777777" w:rsidR="00041D27" w:rsidRDefault="00041D27" w:rsidP="00041D27">
            <w:pPr>
              <w:rPr>
                <w:ins w:id="1197" w:author="David Conklin" w:date="2020-12-05T07:24:00Z"/>
              </w:rPr>
            </w:pPr>
          </w:p>
        </w:tc>
        <w:tc>
          <w:tcPr>
            <w:tcW w:w="0" w:type="auto"/>
          </w:tcPr>
          <w:p w14:paraId="5332F1DC" w14:textId="5F00CB7B" w:rsidR="00041D27" w:rsidRDefault="00041D27" w:rsidP="00041D27">
            <w:pPr>
              <w:rPr>
                <w:ins w:id="1198" w:author="David Conklin" w:date="2020-12-05T07:24:00Z"/>
              </w:rPr>
            </w:pPr>
            <w:ins w:id="1199" w:author="David Conklin" w:date="2020-12-05T07:25:00Z">
              <w:r>
                <w:t>RSR</w:t>
              </w:r>
            </w:ins>
          </w:p>
        </w:tc>
        <w:tc>
          <w:tcPr>
            <w:tcW w:w="0" w:type="auto"/>
          </w:tcPr>
          <w:p w14:paraId="6475777C" w14:textId="2FACB8DD" w:rsidR="00041D27" w:rsidRDefault="00041D27" w:rsidP="00041D27">
            <w:pPr>
              <w:rPr>
                <w:ins w:id="1200" w:author="David Conklin" w:date="2020-12-05T07:24:00Z"/>
              </w:rPr>
            </w:pPr>
            <w:ins w:id="1201" w:author="David Conklin" w:date="2020-12-05T07:25:00Z">
              <w:r>
                <w:t>0.</w:t>
              </w:r>
            </w:ins>
            <w:ins w:id="1202" w:author="David Conklin" w:date="2020-12-05T07:27:00Z">
              <w:r>
                <w:t>37</w:t>
              </w:r>
            </w:ins>
          </w:p>
        </w:tc>
        <w:tc>
          <w:tcPr>
            <w:tcW w:w="0" w:type="auto"/>
          </w:tcPr>
          <w:p w14:paraId="0975C5D6" w14:textId="0AAEFD41" w:rsidR="00041D27" w:rsidRDefault="00041D27" w:rsidP="00041D27">
            <w:pPr>
              <w:rPr>
                <w:ins w:id="1203" w:author="David Conklin" w:date="2020-12-05T07:24:00Z"/>
              </w:rPr>
            </w:pPr>
            <w:ins w:id="1204" w:author="David Conklin" w:date="2020-12-05T07:27:00Z">
              <w:r>
                <w:t>VG</w:t>
              </w:r>
            </w:ins>
          </w:p>
        </w:tc>
        <w:tc>
          <w:tcPr>
            <w:tcW w:w="0" w:type="auto"/>
          </w:tcPr>
          <w:p w14:paraId="06336AE7" w14:textId="77777777" w:rsidR="00041D27" w:rsidRDefault="00041D27" w:rsidP="00041D27">
            <w:pPr>
              <w:rPr>
                <w:ins w:id="1205" w:author="David Conklin" w:date="2020-12-05T07:24:00Z"/>
              </w:rPr>
            </w:pPr>
          </w:p>
        </w:tc>
      </w:tr>
      <w:tr w:rsidR="00041D27" w14:paraId="2F19C2CD" w14:textId="77777777" w:rsidTr="007C1288">
        <w:trPr>
          <w:ins w:id="1206" w:author="David Conklin" w:date="2020-12-05T07:24:00Z"/>
        </w:trPr>
        <w:tc>
          <w:tcPr>
            <w:tcW w:w="0" w:type="auto"/>
          </w:tcPr>
          <w:p w14:paraId="7A117CD1" w14:textId="77777777" w:rsidR="00041D27" w:rsidRDefault="00041D27" w:rsidP="00041D27">
            <w:pPr>
              <w:rPr>
                <w:ins w:id="1207" w:author="David Conklin" w:date="2020-12-05T07:24:00Z"/>
              </w:rPr>
            </w:pPr>
          </w:p>
        </w:tc>
        <w:tc>
          <w:tcPr>
            <w:tcW w:w="0" w:type="auto"/>
          </w:tcPr>
          <w:p w14:paraId="0BEE597C" w14:textId="77777777" w:rsidR="00041D27" w:rsidRDefault="00041D27" w:rsidP="00041D27">
            <w:pPr>
              <w:rPr>
                <w:ins w:id="1208" w:author="David Conklin" w:date="2020-12-05T07:24:00Z"/>
              </w:rPr>
            </w:pPr>
          </w:p>
        </w:tc>
        <w:tc>
          <w:tcPr>
            <w:tcW w:w="0" w:type="auto"/>
          </w:tcPr>
          <w:p w14:paraId="51EBB1C1" w14:textId="77777777" w:rsidR="00041D27" w:rsidRDefault="00041D27" w:rsidP="00041D27">
            <w:pPr>
              <w:rPr>
                <w:ins w:id="1209" w:author="David Conklin" w:date="2020-12-05T07:24:00Z"/>
              </w:rPr>
            </w:pPr>
          </w:p>
        </w:tc>
        <w:tc>
          <w:tcPr>
            <w:tcW w:w="0" w:type="auto"/>
          </w:tcPr>
          <w:p w14:paraId="5A0F0C6F" w14:textId="154394DD" w:rsidR="00041D27" w:rsidRDefault="00041D27" w:rsidP="00041D27">
            <w:pPr>
              <w:rPr>
                <w:ins w:id="1210" w:author="David Conklin" w:date="2020-12-05T07:24:00Z"/>
              </w:rPr>
            </w:pPr>
            <w:ins w:id="1211" w:author="David Conklin" w:date="2020-12-05T07:25:00Z">
              <w:r>
                <w:t>R2</w:t>
              </w:r>
            </w:ins>
          </w:p>
        </w:tc>
        <w:tc>
          <w:tcPr>
            <w:tcW w:w="0" w:type="auto"/>
          </w:tcPr>
          <w:p w14:paraId="0E5CD791" w14:textId="5CA49BE9" w:rsidR="00041D27" w:rsidRDefault="00041D27" w:rsidP="00041D27">
            <w:pPr>
              <w:rPr>
                <w:ins w:id="1212" w:author="David Conklin" w:date="2020-12-05T07:24:00Z"/>
              </w:rPr>
            </w:pPr>
            <w:ins w:id="1213" w:author="David Conklin" w:date="2020-12-05T07:25:00Z">
              <w:r>
                <w:t>0.</w:t>
              </w:r>
            </w:ins>
            <w:ins w:id="1214" w:author="David Conklin" w:date="2020-12-05T07:27:00Z">
              <w:r>
                <w:t>93</w:t>
              </w:r>
            </w:ins>
          </w:p>
        </w:tc>
        <w:tc>
          <w:tcPr>
            <w:tcW w:w="0" w:type="auto"/>
          </w:tcPr>
          <w:p w14:paraId="1AC695F8" w14:textId="4F53240C" w:rsidR="00041D27" w:rsidRDefault="00041D27" w:rsidP="00041D27">
            <w:pPr>
              <w:rPr>
                <w:ins w:id="1215" w:author="David Conklin" w:date="2020-12-05T07:24:00Z"/>
              </w:rPr>
            </w:pPr>
            <w:ins w:id="1216" w:author="David Conklin" w:date="2020-12-05T07:27:00Z">
              <w:r>
                <w:t>VG</w:t>
              </w:r>
            </w:ins>
          </w:p>
        </w:tc>
        <w:tc>
          <w:tcPr>
            <w:tcW w:w="0" w:type="auto"/>
          </w:tcPr>
          <w:p w14:paraId="4F73F8B9" w14:textId="77777777" w:rsidR="00041D27" w:rsidRDefault="00041D27" w:rsidP="00041D27">
            <w:pPr>
              <w:rPr>
                <w:ins w:id="1217" w:author="David Conklin" w:date="2020-12-05T07:24:00Z"/>
              </w:rPr>
            </w:pPr>
          </w:p>
        </w:tc>
      </w:tr>
      <w:tr w:rsidR="00041D27" w14:paraId="23C9DD45" w14:textId="77777777" w:rsidTr="007C1288">
        <w:trPr>
          <w:ins w:id="1218" w:author="David Conklin" w:date="2020-12-05T07:24:00Z"/>
        </w:trPr>
        <w:tc>
          <w:tcPr>
            <w:tcW w:w="0" w:type="auto"/>
          </w:tcPr>
          <w:p w14:paraId="1734501E" w14:textId="77777777" w:rsidR="00041D27" w:rsidRDefault="00041D27" w:rsidP="00041D27">
            <w:pPr>
              <w:rPr>
                <w:ins w:id="1219" w:author="David Conklin" w:date="2020-12-05T07:24:00Z"/>
              </w:rPr>
            </w:pPr>
          </w:p>
        </w:tc>
        <w:tc>
          <w:tcPr>
            <w:tcW w:w="0" w:type="auto"/>
          </w:tcPr>
          <w:p w14:paraId="4CF254CE" w14:textId="77777777" w:rsidR="00041D27" w:rsidRDefault="00041D27" w:rsidP="00041D27">
            <w:pPr>
              <w:rPr>
                <w:ins w:id="1220" w:author="David Conklin" w:date="2020-12-05T07:24:00Z"/>
              </w:rPr>
            </w:pPr>
          </w:p>
        </w:tc>
        <w:tc>
          <w:tcPr>
            <w:tcW w:w="0" w:type="auto"/>
          </w:tcPr>
          <w:p w14:paraId="07AC4EBD" w14:textId="77777777" w:rsidR="00041D27" w:rsidRDefault="00041D27" w:rsidP="00041D27">
            <w:pPr>
              <w:rPr>
                <w:ins w:id="1221" w:author="David Conklin" w:date="2020-12-05T07:24:00Z"/>
              </w:rPr>
            </w:pPr>
          </w:p>
        </w:tc>
        <w:tc>
          <w:tcPr>
            <w:tcW w:w="0" w:type="auto"/>
          </w:tcPr>
          <w:p w14:paraId="78554B59" w14:textId="783A4E56" w:rsidR="00041D27" w:rsidRDefault="00041D27" w:rsidP="00041D27">
            <w:pPr>
              <w:rPr>
                <w:ins w:id="1222" w:author="David Conklin" w:date="2020-12-05T07:24:00Z"/>
              </w:rPr>
            </w:pPr>
            <w:ins w:id="1223" w:author="David Conklin" w:date="2020-12-05T07:25:00Z">
              <w:r>
                <w:t>ave err</w:t>
              </w:r>
            </w:ins>
          </w:p>
        </w:tc>
        <w:tc>
          <w:tcPr>
            <w:tcW w:w="0" w:type="auto"/>
          </w:tcPr>
          <w:p w14:paraId="7B38995A" w14:textId="24E2A5CD" w:rsidR="00041D27" w:rsidRDefault="00041D27" w:rsidP="00041D27">
            <w:pPr>
              <w:rPr>
                <w:ins w:id="1224" w:author="David Conklin" w:date="2020-12-05T07:24:00Z"/>
              </w:rPr>
            </w:pPr>
            <w:ins w:id="1225" w:author="David Conklin" w:date="2020-12-05T07:25:00Z">
              <w:r>
                <w:t>0.</w:t>
              </w:r>
            </w:ins>
            <w:ins w:id="1226" w:author="David Conklin" w:date="2020-12-05T07:27:00Z">
              <w:r>
                <w:t>7</w:t>
              </w:r>
            </w:ins>
            <w:ins w:id="1227" w:author="David Conklin" w:date="2020-12-05T07:25:00Z">
              <w:r>
                <w:t xml:space="preserve"> deg C</w:t>
              </w:r>
            </w:ins>
          </w:p>
        </w:tc>
        <w:tc>
          <w:tcPr>
            <w:tcW w:w="0" w:type="auto"/>
          </w:tcPr>
          <w:p w14:paraId="456013FF" w14:textId="77777777" w:rsidR="00041D27" w:rsidRDefault="00041D27" w:rsidP="00041D27">
            <w:pPr>
              <w:rPr>
                <w:ins w:id="1228" w:author="David Conklin" w:date="2020-12-05T07:24:00Z"/>
              </w:rPr>
            </w:pPr>
          </w:p>
        </w:tc>
        <w:tc>
          <w:tcPr>
            <w:tcW w:w="0" w:type="auto"/>
          </w:tcPr>
          <w:p w14:paraId="11EBF2AF" w14:textId="77777777" w:rsidR="00041D27" w:rsidRDefault="00041D27" w:rsidP="00041D27">
            <w:pPr>
              <w:rPr>
                <w:ins w:id="1229" w:author="David Conklin" w:date="2020-12-05T07:24:00Z"/>
              </w:rPr>
            </w:pPr>
          </w:p>
        </w:tc>
      </w:tr>
      <w:tr w:rsidR="00771AAC" w14:paraId="4B414284" w14:textId="77777777" w:rsidTr="007C1288">
        <w:trPr>
          <w:ins w:id="1230" w:author="David Conklin" w:date="2020-12-05T07:28:00Z"/>
        </w:trPr>
        <w:tc>
          <w:tcPr>
            <w:tcW w:w="0" w:type="auto"/>
          </w:tcPr>
          <w:p w14:paraId="3136AF28" w14:textId="6FA189FF" w:rsidR="00771AAC" w:rsidRDefault="00771AAC" w:rsidP="00771AAC">
            <w:pPr>
              <w:rPr>
                <w:ins w:id="1231" w:author="David Conklin" w:date="2020-12-05T07:28:00Z"/>
              </w:rPr>
            </w:pPr>
            <w:ins w:id="1232" w:author="David Conklin" w:date="2020-12-05T07:28:00Z">
              <w:r>
                <w:t>14162200</w:t>
              </w:r>
            </w:ins>
          </w:p>
        </w:tc>
        <w:tc>
          <w:tcPr>
            <w:tcW w:w="0" w:type="auto"/>
          </w:tcPr>
          <w:p w14:paraId="19EA5F29" w14:textId="2337E25E" w:rsidR="00771AAC" w:rsidRDefault="00771AAC" w:rsidP="00771AAC">
            <w:pPr>
              <w:rPr>
                <w:ins w:id="1233" w:author="David Conklin" w:date="2020-12-05T07:28:00Z"/>
              </w:rPr>
            </w:pPr>
            <w:ins w:id="1234" w:author="David Conklin" w:date="2020-12-05T07:28:00Z">
              <w:r>
                <w:t>23773405</w:t>
              </w:r>
            </w:ins>
          </w:p>
        </w:tc>
        <w:tc>
          <w:tcPr>
            <w:tcW w:w="0" w:type="auto"/>
          </w:tcPr>
          <w:p w14:paraId="4F516243" w14:textId="0C991675" w:rsidR="00771AAC" w:rsidRDefault="00771AAC" w:rsidP="00771AAC">
            <w:pPr>
              <w:rPr>
                <w:ins w:id="1235" w:author="David Conklin" w:date="2020-12-05T07:28:00Z"/>
              </w:rPr>
            </w:pPr>
            <w:ins w:id="1236" w:author="David Conklin" w:date="2020-12-05T07:28:00Z">
              <w:r>
                <w:t xml:space="preserve">BLUE RIVER </w:t>
              </w:r>
              <w:r>
                <w:t>BELOW THE RESERVOI</w:t>
              </w:r>
            </w:ins>
            <w:ins w:id="1237" w:author="David Conklin" w:date="2020-12-05T07:29:00Z">
              <w:r>
                <w:t>R</w:t>
              </w:r>
            </w:ins>
          </w:p>
        </w:tc>
        <w:tc>
          <w:tcPr>
            <w:tcW w:w="0" w:type="auto"/>
          </w:tcPr>
          <w:p w14:paraId="0033914A" w14:textId="4B9CD9C7" w:rsidR="00771AAC" w:rsidRDefault="00771AAC" w:rsidP="00771AAC">
            <w:pPr>
              <w:rPr>
                <w:ins w:id="1238" w:author="David Conklin" w:date="2020-12-05T07:28:00Z"/>
              </w:rPr>
            </w:pPr>
            <w:ins w:id="1239" w:author="David Conklin" w:date="2020-12-05T07:29:00Z">
              <w:r>
                <w:t>%bias</w:t>
              </w:r>
            </w:ins>
          </w:p>
        </w:tc>
        <w:tc>
          <w:tcPr>
            <w:tcW w:w="0" w:type="auto"/>
          </w:tcPr>
          <w:p w14:paraId="55597B67" w14:textId="22591973" w:rsidR="00771AAC" w:rsidRDefault="00771AAC" w:rsidP="00771AAC">
            <w:pPr>
              <w:rPr>
                <w:ins w:id="1240" w:author="David Conklin" w:date="2020-12-05T07:28:00Z"/>
              </w:rPr>
            </w:pPr>
            <w:ins w:id="1241" w:author="David Conklin" w:date="2020-12-05T07:29:00Z">
              <w:r>
                <w:t>-</w:t>
              </w:r>
              <w:r>
                <w:t>0.4</w:t>
              </w:r>
              <w:r>
                <w:t>%</w:t>
              </w:r>
            </w:ins>
          </w:p>
        </w:tc>
        <w:tc>
          <w:tcPr>
            <w:tcW w:w="0" w:type="auto"/>
          </w:tcPr>
          <w:p w14:paraId="64E00F1C" w14:textId="4F3218DC" w:rsidR="00771AAC" w:rsidRDefault="00771AAC" w:rsidP="00771AAC">
            <w:pPr>
              <w:rPr>
                <w:ins w:id="1242" w:author="David Conklin" w:date="2020-12-05T07:28:00Z"/>
              </w:rPr>
            </w:pPr>
            <w:ins w:id="1243" w:author="David Conklin" w:date="2020-12-05T07:29:00Z">
              <w:r>
                <w:t>V</w:t>
              </w:r>
              <w:r>
                <w:t>G</w:t>
              </w:r>
            </w:ins>
          </w:p>
        </w:tc>
        <w:tc>
          <w:tcPr>
            <w:tcW w:w="0" w:type="auto"/>
          </w:tcPr>
          <w:p w14:paraId="02B09498" w14:textId="258C2A05" w:rsidR="00771AAC" w:rsidRDefault="00771AAC" w:rsidP="00771AAC">
            <w:pPr>
              <w:rPr>
                <w:ins w:id="1244" w:author="David Conklin" w:date="2020-12-05T07:28:00Z"/>
              </w:rPr>
            </w:pPr>
            <w:ins w:id="1245" w:author="David Conklin" w:date="2020-12-05T07:29:00Z">
              <w:r>
                <w:t>147</w:t>
              </w:r>
            </w:ins>
          </w:p>
        </w:tc>
      </w:tr>
      <w:tr w:rsidR="00771AAC" w14:paraId="5538EB9B" w14:textId="77777777" w:rsidTr="007C1288">
        <w:trPr>
          <w:ins w:id="1246" w:author="David Conklin" w:date="2020-12-05T07:28:00Z"/>
        </w:trPr>
        <w:tc>
          <w:tcPr>
            <w:tcW w:w="0" w:type="auto"/>
          </w:tcPr>
          <w:p w14:paraId="2EC94EA2" w14:textId="77777777" w:rsidR="00771AAC" w:rsidRDefault="00771AAC" w:rsidP="00771AAC">
            <w:pPr>
              <w:rPr>
                <w:ins w:id="1247" w:author="David Conklin" w:date="2020-12-05T07:28:00Z"/>
              </w:rPr>
            </w:pPr>
          </w:p>
        </w:tc>
        <w:tc>
          <w:tcPr>
            <w:tcW w:w="0" w:type="auto"/>
          </w:tcPr>
          <w:p w14:paraId="7BDA5E1C" w14:textId="77777777" w:rsidR="00771AAC" w:rsidRDefault="00771AAC" w:rsidP="00771AAC">
            <w:pPr>
              <w:rPr>
                <w:ins w:id="1248" w:author="David Conklin" w:date="2020-12-05T07:28:00Z"/>
              </w:rPr>
            </w:pPr>
          </w:p>
        </w:tc>
        <w:tc>
          <w:tcPr>
            <w:tcW w:w="0" w:type="auto"/>
          </w:tcPr>
          <w:p w14:paraId="03596065" w14:textId="77777777" w:rsidR="00771AAC" w:rsidRDefault="00771AAC" w:rsidP="00771AAC">
            <w:pPr>
              <w:rPr>
                <w:ins w:id="1249" w:author="David Conklin" w:date="2020-12-05T07:28:00Z"/>
              </w:rPr>
            </w:pPr>
          </w:p>
        </w:tc>
        <w:tc>
          <w:tcPr>
            <w:tcW w:w="0" w:type="auto"/>
          </w:tcPr>
          <w:p w14:paraId="16D3BEDD" w14:textId="0D34C854" w:rsidR="00771AAC" w:rsidRDefault="00771AAC" w:rsidP="00771AAC">
            <w:pPr>
              <w:rPr>
                <w:ins w:id="1250" w:author="David Conklin" w:date="2020-12-05T07:28:00Z"/>
              </w:rPr>
            </w:pPr>
            <w:ins w:id="1251" w:author="David Conklin" w:date="2020-12-05T07:29:00Z">
              <w:r>
                <w:t>NSE</w:t>
              </w:r>
            </w:ins>
          </w:p>
        </w:tc>
        <w:tc>
          <w:tcPr>
            <w:tcW w:w="0" w:type="auto"/>
          </w:tcPr>
          <w:p w14:paraId="544DD24A" w14:textId="4747493D" w:rsidR="00771AAC" w:rsidRDefault="00771AAC" w:rsidP="00771AAC">
            <w:pPr>
              <w:rPr>
                <w:ins w:id="1252" w:author="David Conklin" w:date="2020-12-05T07:28:00Z"/>
              </w:rPr>
            </w:pPr>
            <w:ins w:id="1253" w:author="David Conklin" w:date="2020-12-05T07:29:00Z">
              <w:r>
                <w:t>0.</w:t>
              </w:r>
              <w:r>
                <w:t>51</w:t>
              </w:r>
            </w:ins>
          </w:p>
        </w:tc>
        <w:tc>
          <w:tcPr>
            <w:tcW w:w="0" w:type="auto"/>
          </w:tcPr>
          <w:p w14:paraId="48894EF4" w14:textId="73B15797" w:rsidR="00771AAC" w:rsidRDefault="00771AAC" w:rsidP="00771AAC">
            <w:pPr>
              <w:rPr>
                <w:ins w:id="1254" w:author="David Conklin" w:date="2020-12-05T07:28:00Z"/>
              </w:rPr>
            </w:pPr>
            <w:ins w:id="1255" w:author="David Conklin" w:date="2020-12-05T07:30:00Z">
              <w:r>
                <w:t>S</w:t>
              </w:r>
            </w:ins>
          </w:p>
        </w:tc>
        <w:tc>
          <w:tcPr>
            <w:tcW w:w="0" w:type="auto"/>
          </w:tcPr>
          <w:p w14:paraId="56A6B9F6" w14:textId="77777777" w:rsidR="00771AAC" w:rsidRDefault="00771AAC" w:rsidP="00771AAC">
            <w:pPr>
              <w:rPr>
                <w:ins w:id="1256" w:author="David Conklin" w:date="2020-12-05T07:28:00Z"/>
              </w:rPr>
            </w:pPr>
          </w:p>
        </w:tc>
      </w:tr>
      <w:tr w:rsidR="00771AAC" w14:paraId="5CF1C5DA" w14:textId="77777777" w:rsidTr="007C1288">
        <w:trPr>
          <w:ins w:id="1257" w:author="David Conklin" w:date="2020-12-05T07:28:00Z"/>
        </w:trPr>
        <w:tc>
          <w:tcPr>
            <w:tcW w:w="0" w:type="auto"/>
          </w:tcPr>
          <w:p w14:paraId="5A349DD9" w14:textId="77777777" w:rsidR="00771AAC" w:rsidRDefault="00771AAC" w:rsidP="00771AAC">
            <w:pPr>
              <w:rPr>
                <w:ins w:id="1258" w:author="David Conklin" w:date="2020-12-05T07:28:00Z"/>
              </w:rPr>
            </w:pPr>
          </w:p>
        </w:tc>
        <w:tc>
          <w:tcPr>
            <w:tcW w:w="0" w:type="auto"/>
          </w:tcPr>
          <w:p w14:paraId="2F987622" w14:textId="77777777" w:rsidR="00771AAC" w:rsidRDefault="00771AAC" w:rsidP="00771AAC">
            <w:pPr>
              <w:rPr>
                <w:ins w:id="1259" w:author="David Conklin" w:date="2020-12-05T07:28:00Z"/>
              </w:rPr>
            </w:pPr>
          </w:p>
        </w:tc>
        <w:tc>
          <w:tcPr>
            <w:tcW w:w="0" w:type="auto"/>
          </w:tcPr>
          <w:p w14:paraId="06F8CA33" w14:textId="77777777" w:rsidR="00771AAC" w:rsidRDefault="00771AAC" w:rsidP="00771AAC">
            <w:pPr>
              <w:rPr>
                <w:ins w:id="1260" w:author="David Conklin" w:date="2020-12-05T07:28:00Z"/>
              </w:rPr>
            </w:pPr>
          </w:p>
        </w:tc>
        <w:tc>
          <w:tcPr>
            <w:tcW w:w="0" w:type="auto"/>
          </w:tcPr>
          <w:p w14:paraId="1171C3D2" w14:textId="7C5FF190" w:rsidR="00771AAC" w:rsidRDefault="00771AAC" w:rsidP="00771AAC">
            <w:pPr>
              <w:rPr>
                <w:ins w:id="1261" w:author="David Conklin" w:date="2020-12-05T07:28:00Z"/>
              </w:rPr>
            </w:pPr>
            <w:ins w:id="1262" w:author="David Conklin" w:date="2020-12-05T07:29:00Z">
              <w:r>
                <w:t>RSR</w:t>
              </w:r>
            </w:ins>
          </w:p>
        </w:tc>
        <w:tc>
          <w:tcPr>
            <w:tcW w:w="0" w:type="auto"/>
          </w:tcPr>
          <w:p w14:paraId="54721918" w14:textId="018701A6" w:rsidR="00771AAC" w:rsidRDefault="00771AAC" w:rsidP="00771AAC">
            <w:pPr>
              <w:rPr>
                <w:ins w:id="1263" w:author="David Conklin" w:date="2020-12-05T07:28:00Z"/>
              </w:rPr>
            </w:pPr>
            <w:ins w:id="1264" w:author="David Conklin" w:date="2020-12-05T07:29:00Z">
              <w:r>
                <w:t>0.</w:t>
              </w:r>
            </w:ins>
            <w:ins w:id="1265" w:author="David Conklin" w:date="2020-12-05T07:30:00Z">
              <w:r>
                <w:t>70</w:t>
              </w:r>
            </w:ins>
          </w:p>
        </w:tc>
        <w:tc>
          <w:tcPr>
            <w:tcW w:w="0" w:type="auto"/>
          </w:tcPr>
          <w:p w14:paraId="38398456" w14:textId="4FFC5FFA" w:rsidR="00771AAC" w:rsidRDefault="00771AAC" w:rsidP="00771AAC">
            <w:pPr>
              <w:rPr>
                <w:ins w:id="1266" w:author="David Conklin" w:date="2020-12-05T07:28:00Z"/>
              </w:rPr>
            </w:pPr>
            <w:ins w:id="1267" w:author="David Conklin" w:date="2020-12-05T07:30:00Z">
              <w:r>
                <w:t>S</w:t>
              </w:r>
            </w:ins>
          </w:p>
        </w:tc>
        <w:tc>
          <w:tcPr>
            <w:tcW w:w="0" w:type="auto"/>
          </w:tcPr>
          <w:p w14:paraId="1196B02F" w14:textId="77777777" w:rsidR="00771AAC" w:rsidRDefault="00771AAC" w:rsidP="00771AAC">
            <w:pPr>
              <w:rPr>
                <w:ins w:id="1268" w:author="David Conklin" w:date="2020-12-05T07:28:00Z"/>
              </w:rPr>
            </w:pPr>
          </w:p>
        </w:tc>
      </w:tr>
      <w:tr w:rsidR="00771AAC" w14:paraId="25069F53" w14:textId="77777777" w:rsidTr="007C1288">
        <w:trPr>
          <w:ins w:id="1269" w:author="David Conklin" w:date="2020-12-05T07:28:00Z"/>
        </w:trPr>
        <w:tc>
          <w:tcPr>
            <w:tcW w:w="0" w:type="auto"/>
          </w:tcPr>
          <w:p w14:paraId="4BFBA33A" w14:textId="77777777" w:rsidR="00771AAC" w:rsidRDefault="00771AAC" w:rsidP="00771AAC">
            <w:pPr>
              <w:rPr>
                <w:ins w:id="1270" w:author="David Conklin" w:date="2020-12-05T07:28:00Z"/>
              </w:rPr>
            </w:pPr>
          </w:p>
        </w:tc>
        <w:tc>
          <w:tcPr>
            <w:tcW w:w="0" w:type="auto"/>
          </w:tcPr>
          <w:p w14:paraId="0FB1CD3A" w14:textId="77777777" w:rsidR="00771AAC" w:rsidRDefault="00771AAC" w:rsidP="00771AAC">
            <w:pPr>
              <w:rPr>
                <w:ins w:id="1271" w:author="David Conklin" w:date="2020-12-05T07:28:00Z"/>
              </w:rPr>
            </w:pPr>
          </w:p>
        </w:tc>
        <w:tc>
          <w:tcPr>
            <w:tcW w:w="0" w:type="auto"/>
          </w:tcPr>
          <w:p w14:paraId="331AE5CA" w14:textId="77777777" w:rsidR="00771AAC" w:rsidRDefault="00771AAC" w:rsidP="00771AAC">
            <w:pPr>
              <w:rPr>
                <w:ins w:id="1272" w:author="David Conklin" w:date="2020-12-05T07:28:00Z"/>
              </w:rPr>
            </w:pPr>
          </w:p>
        </w:tc>
        <w:tc>
          <w:tcPr>
            <w:tcW w:w="0" w:type="auto"/>
          </w:tcPr>
          <w:p w14:paraId="29EE474F" w14:textId="5BD633AC" w:rsidR="00771AAC" w:rsidRDefault="00771AAC" w:rsidP="00771AAC">
            <w:pPr>
              <w:rPr>
                <w:ins w:id="1273" w:author="David Conklin" w:date="2020-12-05T07:28:00Z"/>
              </w:rPr>
            </w:pPr>
            <w:ins w:id="1274" w:author="David Conklin" w:date="2020-12-05T07:29:00Z">
              <w:r>
                <w:t>R2</w:t>
              </w:r>
            </w:ins>
          </w:p>
        </w:tc>
        <w:tc>
          <w:tcPr>
            <w:tcW w:w="0" w:type="auto"/>
          </w:tcPr>
          <w:p w14:paraId="35325BC5" w14:textId="490C1852" w:rsidR="00771AAC" w:rsidRDefault="00771AAC" w:rsidP="00771AAC">
            <w:pPr>
              <w:rPr>
                <w:ins w:id="1275" w:author="David Conklin" w:date="2020-12-05T07:28:00Z"/>
              </w:rPr>
            </w:pPr>
            <w:ins w:id="1276" w:author="David Conklin" w:date="2020-12-05T07:29:00Z">
              <w:r>
                <w:t>0.</w:t>
              </w:r>
            </w:ins>
            <w:ins w:id="1277" w:author="David Conklin" w:date="2020-12-05T07:30:00Z">
              <w:r>
                <w:t>59</w:t>
              </w:r>
            </w:ins>
          </w:p>
        </w:tc>
        <w:tc>
          <w:tcPr>
            <w:tcW w:w="0" w:type="auto"/>
          </w:tcPr>
          <w:p w14:paraId="67F765A3" w14:textId="48B72B33" w:rsidR="00771AAC" w:rsidRDefault="00771AAC" w:rsidP="00771AAC">
            <w:pPr>
              <w:rPr>
                <w:ins w:id="1278" w:author="David Conklin" w:date="2020-12-05T07:28:00Z"/>
              </w:rPr>
            </w:pPr>
            <w:ins w:id="1279" w:author="David Conklin" w:date="2020-12-05T07:30:00Z">
              <w:r>
                <w:t>NS</w:t>
              </w:r>
            </w:ins>
          </w:p>
        </w:tc>
        <w:tc>
          <w:tcPr>
            <w:tcW w:w="0" w:type="auto"/>
          </w:tcPr>
          <w:p w14:paraId="19030C96" w14:textId="77777777" w:rsidR="00771AAC" w:rsidRDefault="00771AAC" w:rsidP="00771AAC">
            <w:pPr>
              <w:rPr>
                <w:ins w:id="1280" w:author="David Conklin" w:date="2020-12-05T07:28:00Z"/>
              </w:rPr>
            </w:pPr>
          </w:p>
        </w:tc>
      </w:tr>
      <w:tr w:rsidR="00771AAC" w14:paraId="4715FEE0" w14:textId="77777777" w:rsidTr="007C1288">
        <w:trPr>
          <w:ins w:id="1281" w:author="David Conklin" w:date="2020-12-05T07:28:00Z"/>
        </w:trPr>
        <w:tc>
          <w:tcPr>
            <w:tcW w:w="0" w:type="auto"/>
          </w:tcPr>
          <w:p w14:paraId="4F524128" w14:textId="77777777" w:rsidR="00771AAC" w:rsidRDefault="00771AAC" w:rsidP="00771AAC">
            <w:pPr>
              <w:rPr>
                <w:ins w:id="1282" w:author="David Conklin" w:date="2020-12-05T07:28:00Z"/>
              </w:rPr>
            </w:pPr>
          </w:p>
        </w:tc>
        <w:tc>
          <w:tcPr>
            <w:tcW w:w="0" w:type="auto"/>
          </w:tcPr>
          <w:p w14:paraId="219A8808" w14:textId="77777777" w:rsidR="00771AAC" w:rsidRDefault="00771AAC" w:rsidP="00771AAC">
            <w:pPr>
              <w:rPr>
                <w:ins w:id="1283" w:author="David Conklin" w:date="2020-12-05T07:28:00Z"/>
              </w:rPr>
            </w:pPr>
          </w:p>
        </w:tc>
        <w:tc>
          <w:tcPr>
            <w:tcW w:w="0" w:type="auto"/>
          </w:tcPr>
          <w:p w14:paraId="40614EFB" w14:textId="77777777" w:rsidR="00771AAC" w:rsidRDefault="00771AAC" w:rsidP="00771AAC">
            <w:pPr>
              <w:rPr>
                <w:ins w:id="1284" w:author="David Conklin" w:date="2020-12-05T07:28:00Z"/>
              </w:rPr>
            </w:pPr>
          </w:p>
        </w:tc>
        <w:tc>
          <w:tcPr>
            <w:tcW w:w="0" w:type="auto"/>
          </w:tcPr>
          <w:p w14:paraId="701FD63C" w14:textId="7CAE1A6B" w:rsidR="00771AAC" w:rsidRDefault="00771AAC" w:rsidP="00771AAC">
            <w:pPr>
              <w:rPr>
                <w:ins w:id="1285" w:author="David Conklin" w:date="2020-12-05T07:28:00Z"/>
              </w:rPr>
            </w:pPr>
            <w:ins w:id="1286" w:author="David Conklin" w:date="2020-12-05T07:29:00Z">
              <w:r>
                <w:t>ave err</w:t>
              </w:r>
            </w:ins>
          </w:p>
        </w:tc>
        <w:tc>
          <w:tcPr>
            <w:tcW w:w="0" w:type="auto"/>
          </w:tcPr>
          <w:p w14:paraId="106AC0F3" w14:textId="65F857FD" w:rsidR="00771AAC" w:rsidRDefault="00771AAC" w:rsidP="00771AAC">
            <w:pPr>
              <w:rPr>
                <w:ins w:id="1287" w:author="David Conklin" w:date="2020-12-05T07:28:00Z"/>
              </w:rPr>
            </w:pPr>
            <w:ins w:id="1288" w:author="David Conklin" w:date="2020-12-05T07:29:00Z">
              <w:r>
                <w:t>0.</w:t>
              </w:r>
            </w:ins>
            <w:ins w:id="1289" w:author="David Conklin" w:date="2020-12-05T07:30:00Z">
              <w:r>
                <w:t>0</w:t>
              </w:r>
            </w:ins>
            <w:ins w:id="1290" w:author="David Conklin" w:date="2020-12-05T07:29:00Z">
              <w:r>
                <w:t xml:space="preserve"> deg C</w:t>
              </w:r>
            </w:ins>
          </w:p>
        </w:tc>
        <w:tc>
          <w:tcPr>
            <w:tcW w:w="0" w:type="auto"/>
          </w:tcPr>
          <w:p w14:paraId="6A78D536" w14:textId="77777777" w:rsidR="00771AAC" w:rsidRDefault="00771AAC" w:rsidP="00771AAC">
            <w:pPr>
              <w:rPr>
                <w:ins w:id="1291" w:author="David Conklin" w:date="2020-12-05T07:28:00Z"/>
              </w:rPr>
            </w:pPr>
          </w:p>
        </w:tc>
        <w:tc>
          <w:tcPr>
            <w:tcW w:w="0" w:type="auto"/>
          </w:tcPr>
          <w:p w14:paraId="38985587" w14:textId="77777777" w:rsidR="00771AAC" w:rsidRDefault="00771AAC" w:rsidP="00771AAC">
            <w:pPr>
              <w:rPr>
                <w:ins w:id="1292" w:author="David Conklin" w:date="2020-12-05T07:28:00Z"/>
              </w:rPr>
            </w:pPr>
          </w:p>
        </w:tc>
      </w:tr>
      <w:tr w:rsidR="00771AAC" w14:paraId="75B5887F" w14:textId="77777777" w:rsidTr="007C1288">
        <w:trPr>
          <w:ins w:id="1293" w:author="David Conklin" w:date="2020-12-05T07:19:00Z"/>
        </w:trPr>
        <w:tc>
          <w:tcPr>
            <w:tcW w:w="0" w:type="auto"/>
          </w:tcPr>
          <w:p w14:paraId="5F6BF183" w14:textId="179F5686" w:rsidR="00771AAC" w:rsidRDefault="00771AAC" w:rsidP="00771AAC">
            <w:pPr>
              <w:rPr>
                <w:ins w:id="1294" w:author="David Conklin" w:date="2020-12-05T07:19:00Z"/>
              </w:rPr>
            </w:pPr>
            <w:ins w:id="1295" w:author="David Conklin" w:date="2020-12-05T07:19:00Z">
              <w:r>
                <w:t>14162500</w:t>
              </w:r>
            </w:ins>
          </w:p>
        </w:tc>
        <w:tc>
          <w:tcPr>
            <w:tcW w:w="0" w:type="auto"/>
          </w:tcPr>
          <w:p w14:paraId="4B1D0EF3" w14:textId="56C721BA" w:rsidR="00771AAC" w:rsidRDefault="00771AAC" w:rsidP="00771AAC">
            <w:pPr>
              <w:rPr>
                <w:ins w:id="1296" w:author="David Conklin" w:date="2020-12-05T07:19:00Z"/>
              </w:rPr>
            </w:pPr>
            <w:ins w:id="1297" w:author="David Conklin" w:date="2020-12-05T07:19:00Z">
              <w:r>
                <w:t>23772909</w:t>
              </w:r>
            </w:ins>
          </w:p>
        </w:tc>
        <w:tc>
          <w:tcPr>
            <w:tcW w:w="0" w:type="auto"/>
          </w:tcPr>
          <w:p w14:paraId="34D34A62" w14:textId="3065CE9D" w:rsidR="00771AAC" w:rsidRDefault="00771AAC" w:rsidP="00771AAC">
            <w:pPr>
              <w:rPr>
                <w:ins w:id="1298" w:author="David Conklin" w:date="2020-12-05T07:19:00Z"/>
              </w:rPr>
            </w:pPr>
            <w:ins w:id="1299" w:author="David Conklin" w:date="2020-12-05T07:19:00Z">
              <w:r>
                <w:t>MCKENZIE RIVER NEAR VIDA</w:t>
              </w:r>
            </w:ins>
          </w:p>
        </w:tc>
        <w:tc>
          <w:tcPr>
            <w:tcW w:w="0" w:type="auto"/>
          </w:tcPr>
          <w:p w14:paraId="28D95DBB" w14:textId="4CB4220B" w:rsidR="00771AAC" w:rsidRDefault="00771AAC" w:rsidP="00771AAC">
            <w:pPr>
              <w:rPr>
                <w:ins w:id="1300" w:author="David Conklin" w:date="2020-12-05T07:19:00Z"/>
              </w:rPr>
            </w:pPr>
            <w:ins w:id="1301" w:author="David Conklin" w:date="2020-12-05T07:19:00Z">
              <w:r>
                <w:t>%bias</w:t>
              </w:r>
            </w:ins>
          </w:p>
        </w:tc>
        <w:tc>
          <w:tcPr>
            <w:tcW w:w="0" w:type="auto"/>
          </w:tcPr>
          <w:p w14:paraId="35ED9764" w14:textId="358AE500" w:rsidR="00771AAC" w:rsidRDefault="00771AAC" w:rsidP="00771AAC">
            <w:pPr>
              <w:rPr>
                <w:ins w:id="1302" w:author="David Conklin" w:date="2020-12-05T07:19:00Z"/>
              </w:rPr>
            </w:pPr>
            <w:ins w:id="1303" w:author="David Conklin" w:date="2020-12-05T07:19:00Z">
              <w:r>
                <w:t>-10.9%</w:t>
              </w:r>
            </w:ins>
          </w:p>
        </w:tc>
        <w:tc>
          <w:tcPr>
            <w:tcW w:w="0" w:type="auto"/>
          </w:tcPr>
          <w:p w14:paraId="76D5A39A" w14:textId="2C800525" w:rsidR="00771AAC" w:rsidRDefault="00771AAC" w:rsidP="00771AAC">
            <w:pPr>
              <w:rPr>
                <w:ins w:id="1304" w:author="David Conklin" w:date="2020-12-05T07:19:00Z"/>
              </w:rPr>
            </w:pPr>
            <w:ins w:id="1305" w:author="David Conklin" w:date="2020-12-05T07:19:00Z">
              <w:r>
                <w:t>S</w:t>
              </w:r>
            </w:ins>
          </w:p>
        </w:tc>
        <w:tc>
          <w:tcPr>
            <w:tcW w:w="0" w:type="auto"/>
          </w:tcPr>
          <w:p w14:paraId="7CF247B3" w14:textId="4652359B" w:rsidR="00771AAC" w:rsidRDefault="00771AAC" w:rsidP="00771AAC">
            <w:pPr>
              <w:rPr>
                <w:ins w:id="1306" w:author="David Conklin" w:date="2020-12-05T07:19:00Z"/>
              </w:rPr>
            </w:pPr>
            <w:ins w:id="1307" w:author="David Conklin" w:date="2020-12-05T07:19:00Z">
              <w:r>
                <w:t>149</w:t>
              </w:r>
            </w:ins>
          </w:p>
        </w:tc>
      </w:tr>
      <w:tr w:rsidR="00771AAC" w14:paraId="1ED80062" w14:textId="77777777" w:rsidTr="007C1288">
        <w:trPr>
          <w:ins w:id="1308" w:author="David Conklin" w:date="2020-12-05T07:19:00Z"/>
        </w:trPr>
        <w:tc>
          <w:tcPr>
            <w:tcW w:w="0" w:type="auto"/>
          </w:tcPr>
          <w:p w14:paraId="56B946A0" w14:textId="77777777" w:rsidR="00771AAC" w:rsidRDefault="00771AAC" w:rsidP="00771AAC">
            <w:pPr>
              <w:rPr>
                <w:ins w:id="1309" w:author="David Conklin" w:date="2020-12-05T07:19:00Z"/>
              </w:rPr>
            </w:pPr>
          </w:p>
        </w:tc>
        <w:tc>
          <w:tcPr>
            <w:tcW w:w="0" w:type="auto"/>
          </w:tcPr>
          <w:p w14:paraId="1CD74D21" w14:textId="77777777" w:rsidR="00771AAC" w:rsidRDefault="00771AAC" w:rsidP="00771AAC">
            <w:pPr>
              <w:rPr>
                <w:ins w:id="1310" w:author="David Conklin" w:date="2020-12-05T07:19:00Z"/>
              </w:rPr>
            </w:pPr>
          </w:p>
        </w:tc>
        <w:tc>
          <w:tcPr>
            <w:tcW w:w="0" w:type="auto"/>
          </w:tcPr>
          <w:p w14:paraId="0AB6BF23" w14:textId="77777777" w:rsidR="00771AAC" w:rsidRDefault="00771AAC" w:rsidP="00771AAC">
            <w:pPr>
              <w:rPr>
                <w:ins w:id="1311" w:author="David Conklin" w:date="2020-12-05T07:19:00Z"/>
              </w:rPr>
            </w:pPr>
          </w:p>
        </w:tc>
        <w:tc>
          <w:tcPr>
            <w:tcW w:w="0" w:type="auto"/>
          </w:tcPr>
          <w:p w14:paraId="1FCF5485" w14:textId="5ADF5AFE" w:rsidR="00771AAC" w:rsidRDefault="00771AAC" w:rsidP="00771AAC">
            <w:pPr>
              <w:rPr>
                <w:ins w:id="1312" w:author="David Conklin" w:date="2020-12-05T07:19:00Z"/>
              </w:rPr>
            </w:pPr>
            <w:ins w:id="1313" w:author="David Conklin" w:date="2020-12-05T07:19:00Z">
              <w:r>
                <w:t>NSE</w:t>
              </w:r>
            </w:ins>
          </w:p>
        </w:tc>
        <w:tc>
          <w:tcPr>
            <w:tcW w:w="0" w:type="auto"/>
          </w:tcPr>
          <w:p w14:paraId="6FEA2BA2" w14:textId="45B29A64" w:rsidR="00771AAC" w:rsidRDefault="00771AAC" w:rsidP="00771AAC">
            <w:pPr>
              <w:rPr>
                <w:ins w:id="1314" w:author="David Conklin" w:date="2020-12-05T07:19:00Z"/>
              </w:rPr>
            </w:pPr>
            <w:ins w:id="1315" w:author="David Conklin" w:date="2020-12-05T07:19:00Z">
              <w:r>
                <w:t>0.47</w:t>
              </w:r>
            </w:ins>
          </w:p>
        </w:tc>
        <w:tc>
          <w:tcPr>
            <w:tcW w:w="0" w:type="auto"/>
          </w:tcPr>
          <w:p w14:paraId="0598E456" w14:textId="6FD9B92E" w:rsidR="00771AAC" w:rsidRDefault="00771AAC" w:rsidP="00771AAC">
            <w:pPr>
              <w:rPr>
                <w:ins w:id="1316" w:author="David Conklin" w:date="2020-12-05T07:19:00Z"/>
              </w:rPr>
            </w:pPr>
            <w:ins w:id="1317" w:author="David Conklin" w:date="2020-12-05T07:19:00Z">
              <w:r>
                <w:t>S</w:t>
              </w:r>
            </w:ins>
          </w:p>
        </w:tc>
        <w:tc>
          <w:tcPr>
            <w:tcW w:w="0" w:type="auto"/>
          </w:tcPr>
          <w:p w14:paraId="557C5BBB" w14:textId="77777777" w:rsidR="00771AAC" w:rsidRDefault="00771AAC" w:rsidP="00771AAC">
            <w:pPr>
              <w:rPr>
                <w:ins w:id="1318" w:author="David Conklin" w:date="2020-12-05T07:19:00Z"/>
              </w:rPr>
            </w:pPr>
          </w:p>
        </w:tc>
      </w:tr>
      <w:tr w:rsidR="00771AAC" w14:paraId="505C8620" w14:textId="77777777" w:rsidTr="007C1288">
        <w:trPr>
          <w:ins w:id="1319" w:author="David Conklin" w:date="2020-12-05T07:19:00Z"/>
        </w:trPr>
        <w:tc>
          <w:tcPr>
            <w:tcW w:w="0" w:type="auto"/>
          </w:tcPr>
          <w:p w14:paraId="6663E5B6" w14:textId="77777777" w:rsidR="00771AAC" w:rsidRDefault="00771AAC" w:rsidP="00771AAC">
            <w:pPr>
              <w:rPr>
                <w:ins w:id="1320" w:author="David Conklin" w:date="2020-12-05T07:19:00Z"/>
              </w:rPr>
            </w:pPr>
          </w:p>
        </w:tc>
        <w:tc>
          <w:tcPr>
            <w:tcW w:w="0" w:type="auto"/>
          </w:tcPr>
          <w:p w14:paraId="21706B09" w14:textId="77777777" w:rsidR="00771AAC" w:rsidRDefault="00771AAC" w:rsidP="00771AAC">
            <w:pPr>
              <w:rPr>
                <w:ins w:id="1321" w:author="David Conklin" w:date="2020-12-05T07:19:00Z"/>
              </w:rPr>
            </w:pPr>
          </w:p>
        </w:tc>
        <w:tc>
          <w:tcPr>
            <w:tcW w:w="0" w:type="auto"/>
          </w:tcPr>
          <w:p w14:paraId="70C6EBAB" w14:textId="77777777" w:rsidR="00771AAC" w:rsidRDefault="00771AAC" w:rsidP="00771AAC">
            <w:pPr>
              <w:rPr>
                <w:ins w:id="1322" w:author="David Conklin" w:date="2020-12-05T07:19:00Z"/>
              </w:rPr>
            </w:pPr>
          </w:p>
        </w:tc>
        <w:tc>
          <w:tcPr>
            <w:tcW w:w="0" w:type="auto"/>
          </w:tcPr>
          <w:p w14:paraId="1A4BF031" w14:textId="0EA20529" w:rsidR="00771AAC" w:rsidRDefault="00771AAC" w:rsidP="00771AAC">
            <w:pPr>
              <w:rPr>
                <w:ins w:id="1323" w:author="David Conklin" w:date="2020-12-05T07:19:00Z"/>
              </w:rPr>
            </w:pPr>
            <w:ins w:id="1324" w:author="David Conklin" w:date="2020-12-05T07:19:00Z">
              <w:r>
                <w:t>RSR</w:t>
              </w:r>
            </w:ins>
          </w:p>
        </w:tc>
        <w:tc>
          <w:tcPr>
            <w:tcW w:w="0" w:type="auto"/>
          </w:tcPr>
          <w:p w14:paraId="6E4A3F05" w14:textId="78ACBBA6" w:rsidR="00771AAC" w:rsidRDefault="00771AAC" w:rsidP="00771AAC">
            <w:pPr>
              <w:rPr>
                <w:ins w:id="1325" w:author="David Conklin" w:date="2020-12-05T07:19:00Z"/>
              </w:rPr>
            </w:pPr>
            <w:ins w:id="1326" w:author="David Conklin" w:date="2020-12-05T07:19:00Z">
              <w:r>
                <w:t>0.68</w:t>
              </w:r>
            </w:ins>
          </w:p>
        </w:tc>
        <w:tc>
          <w:tcPr>
            <w:tcW w:w="0" w:type="auto"/>
          </w:tcPr>
          <w:p w14:paraId="31609E00" w14:textId="15A7D3A2" w:rsidR="00771AAC" w:rsidRDefault="00771AAC" w:rsidP="00771AAC">
            <w:pPr>
              <w:rPr>
                <w:ins w:id="1327" w:author="David Conklin" w:date="2020-12-05T07:19:00Z"/>
              </w:rPr>
            </w:pPr>
            <w:ins w:id="1328" w:author="David Conklin" w:date="2020-12-05T07:19:00Z">
              <w:r>
                <w:t>S</w:t>
              </w:r>
            </w:ins>
          </w:p>
        </w:tc>
        <w:tc>
          <w:tcPr>
            <w:tcW w:w="0" w:type="auto"/>
          </w:tcPr>
          <w:p w14:paraId="629A3127" w14:textId="77777777" w:rsidR="00771AAC" w:rsidRDefault="00771AAC" w:rsidP="00771AAC">
            <w:pPr>
              <w:rPr>
                <w:ins w:id="1329" w:author="David Conklin" w:date="2020-12-05T07:19:00Z"/>
              </w:rPr>
            </w:pPr>
          </w:p>
        </w:tc>
      </w:tr>
      <w:tr w:rsidR="00771AAC" w14:paraId="018CD271" w14:textId="77777777" w:rsidTr="007C1288">
        <w:trPr>
          <w:ins w:id="1330" w:author="David Conklin" w:date="2020-12-05T07:19:00Z"/>
        </w:trPr>
        <w:tc>
          <w:tcPr>
            <w:tcW w:w="0" w:type="auto"/>
          </w:tcPr>
          <w:p w14:paraId="18529DA2" w14:textId="77777777" w:rsidR="00771AAC" w:rsidRDefault="00771AAC" w:rsidP="00771AAC">
            <w:pPr>
              <w:rPr>
                <w:ins w:id="1331" w:author="David Conklin" w:date="2020-12-05T07:19:00Z"/>
              </w:rPr>
            </w:pPr>
          </w:p>
        </w:tc>
        <w:tc>
          <w:tcPr>
            <w:tcW w:w="0" w:type="auto"/>
          </w:tcPr>
          <w:p w14:paraId="34761E01" w14:textId="77777777" w:rsidR="00771AAC" w:rsidRDefault="00771AAC" w:rsidP="00771AAC">
            <w:pPr>
              <w:rPr>
                <w:ins w:id="1332" w:author="David Conklin" w:date="2020-12-05T07:19:00Z"/>
              </w:rPr>
            </w:pPr>
          </w:p>
        </w:tc>
        <w:tc>
          <w:tcPr>
            <w:tcW w:w="0" w:type="auto"/>
          </w:tcPr>
          <w:p w14:paraId="3269D126" w14:textId="77777777" w:rsidR="00771AAC" w:rsidRDefault="00771AAC" w:rsidP="00771AAC">
            <w:pPr>
              <w:rPr>
                <w:ins w:id="1333" w:author="David Conklin" w:date="2020-12-05T07:19:00Z"/>
              </w:rPr>
            </w:pPr>
          </w:p>
        </w:tc>
        <w:tc>
          <w:tcPr>
            <w:tcW w:w="0" w:type="auto"/>
          </w:tcPr>
          <w:p w14:paraId="20896EE8" w14:textId="626E98EF" w:rsidR="00771AAC" w:rsidRDefault="00771AAC" w:rsidP="00771AAC">
            <w:pPr>
              <w:rPr>
                <w:ins w:id="1334" w:author="David Conklin" w:date="2020-12-05T07:19:00Z"/>
              </w:rPr>
            </w:pPr>
            <w:ins w:id="1335" w:author="David Conklin" w:date="2020-12-05T07:19:00Z">
              <w:r>
                <w:t>R2</w:t>
              </w:r>
            </w:ins>
          </w:p>
        </w:tc>
        <w:tc>
          <w:tcPr>
            <w:tcW w:w="0" w:type="auto"/>
          </w:tcPr>
          <w:p w14:paraId="5370746D" w14:textId="47EDF3AC" w:rsidR="00771AAC" w:rsidRDefault="00771AAC" w:rsidP="00771AAC">
            <w:pPr>
              <w:rPr>
                <w:ins w:id="1336" w:author="David Conklin" w:date="2020-12-05T07:19:00Z"/>
              </w:rPr>
            </w:pPr>
            <w:ins w:id="1337" w:author="David Conklin" w:date="2020-12-05T07:19:00Z">
              <w:r>
                <w:t>0.95</w:t>
              </w:r>
            </w:ins>
          </w:p>
        </w:tc>
        <w:tc>
          <w:tcPr>
            <w:tcW w:w="0" w:type="auto"/>
          </w:tcPr>
          <w:p w14:paraId="1C2F51A4" w14:textId="0EA9E813" w:rsidR="00771AAC" w:rsidRDefault="00771AAC" w:rsidP="00771AAC">
            <w:pPr>
              <w:rPr>
                <w:ins w:id="1338" w:author="David Conklin" w:date="2020-12-05T07:19:00Z"/>
              </w:rPr>
            </w:pPr>
            <w:ins w:id="1339" w:author="David Conklin" w:date="2020-12-05T07:19:00Z">
              <w:r>
                <w:t>VG</w:t>
              </w:r>
            </w:ins>
          </w:p>
        </w:tc>
        <w:tc>
          <w:tcPr>
            <w:tcW w:w="0" w:type="auto"/>
          </w:tcPr>
          <w:p w14:paraId="5E5BC476" w14:textId="77777777" w:rsidR="00771AAC" w:rsidRDefault="00771AAC" w:rsidP="00771AAC">
            <w:pPr>
              <w:rPr>
                <w:ins w:id="1340" w:author="David Conklin" w:date="2020-12-05T07:19:00Z"/>
              </w:rPr>
            </w:pPr>
          </w:p>
        </w:tc>
      </w:tr>
      <w:tr w:rsidR="00771AAC" w14:paraId="5E97FFFE" w14:textId="77777777" w:rsidTr="007C1288">
        <w:trPr>
          <w:ins w:id="1341" w:author="David Conklin" w:date="2020-12-05T07:19:00Z"/>
        </w:trPr>
        <w:tc>
          <w:tcPr>
            <w:tcW w:w="0" w:type="auto"/>
          </w:tcPr>
          <w:p w14:paraId="3BF99663" w14:textId="77777777" w:rsidR="00771AAC" w:rsidRDefault="00771AAC" w:rsidP="00771AAC">
            <w:pPr>
              <w:rPr>
                <w:ins w:id="1342" w:author="David Conklin" w:date="2020-12-05T07:19:00Z"/>
              </w:rPr>
            </w:pPr>
          </w:p>
        </w:tc>
        <w:tc>
          <w:tcPr>
            <w:tcW w:w="0" w:type="auto"/>
          </w:tcPr>
          <w:p w14:paraId="710B3153" w14:textId="77777777" w:rsidR="00771AAC" w:rsidRDefault="00771AAC" w:rsidP="00771AAC">
            <w:pPr>
              <w:rPr>
                <w:ins w:id="1343" w:author="David Conklin" w:date="2020-12-05T07:19:00Z"/>
              </w:rPr>
            </w:pPr>
          </w:p>
        </w:tc>
        <w:tc>
          <w:tcPr>
            <w:tcW w:w="0" w:type="auto"/>
          </w:tcPr>
          <w:p w14:paraId="5570236E" w14:textId="77777777" w:rsidR="00771AAC" w:rsidRDefault="00771AAC" w:rsidP="00771AAC">
            <w:pPr>
              <w:rPr>
                <w:ins w:id="1344" w:author="David Conklin" w:date="2020-12-05T07:19:00Z"/>
              </w:rPr>
            </w:pPr>
          </w:p>
        </w:tc>
        <w:tc>
          <w:tcPr>
            <w:tcW w:w="0" w:type="auto"/>
          </w:tcPr>
          <w:p w14:paraId="4A0C0A8D" w14:textId="2738EB88" w:rsidR="00771AAC" w:rsidRDefault="00771AAC" w:rsidP="00771AAC">
            <w:pPr>
              <w:rPr>
                <w:ins w:id="1345" w:author="David Conklin" w:date="2020-12-05T07:19:00Z"/>
              </w:rPr>
            </w:pPr>
            <w:ins w:id="1346" w:author="David Conklin" w:date="2020-12-05T07:19:00Z">
              <w:r>
                <w:t>ave err</w:t>
              </w:r>
            </w:ins>
          </w:p>
        </w:tc>
        <w:tc>
          <w:tcPr>
            <w:tcW w:w="0" w:type="auto"/>
          </w:tcPr>
          <w:p w14:paraId="4AFDAA06" w14:textId="2B9545F0" w:rsidR="00771AAC" w:rsidRDefault="00771AAC" w:rsidP="00771AAC">
            <w:pPr>
              <w:rPr>
                <w:ins w:id="1347" w:author="David Conklin" w:date="2020-12-05T07:19:00Z"/>
              </w:rPr>
            </w:pPr>
            <w:ins w:id="1348" w:author="David Conklin" w:date="2020-12-05T07:24:00Z">
              <w:r>
                <w:t>0.1</w:t>
              </w:r>
            </w:ins>
            <w:ins w:id="1349" w:author="David Conklin" w:date="2020-12-05T07:19:00Z">
              <w:r>
                <w:t xml:space="preserve"> deg C</w:t>
              </w:r>
            </w:ins>
          </w:p>
        </w:tc>
        <w:tc>
          <w:tcPr>
            <w:tcW w:w="0" w:type="auto"/>
          </w:tcPr>
          <w:p w14:paraId="00708A1D" w14:textId="77777777" w:rsidR="00771AAC" w:rsidRDefault="00771AAC" w:rsidP="00771AAC">
            <w:pPr>
              <w:rPr>
                <w:ins w:id="1350" w:author="David Conklin" w:date="2020-12-05T07:19:00Z"/>
              </w:rPr>
            </w:pPr>
          </w:p>
        </w:tc>
        <w:tc>
          <w:tcPr>
            <w:tcW w:w="0" w:type="auto"/>
          </w:tcPr>
          <w:p w14:paraId="786F3D85" w14:textId="77777777" w:rsidR="00771AAC" w:rsidRDefault="00771AAC" w:rsidP="00771AAC">
            <w:pPr>
              <w:rPr>
                <w:ins w:id="1351" w:author="David Conklin" w:date="2020-12-05T07:19:00Z"/>
              </w:rPr>
            </w:pPr>
          </w:p>
        </w:tc>
      </w:tr>
      <w:tr w:rsidR="00771AAC" w14:paraId="0BDEEC7C" w14:textId="12F0241B" w:rsidTr="007C1288">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395B54B4" w:rsidR="00771AAC" w:rsidRDefault="00771AAC" w:rsidP="00771AAC">
            <w:del w:id="1352" w:author="David Conklin" w:date="2020-11-26T14:31:00Z">
              <w:r w:rsidDel="00490074">
                <w:delText>-5.3%</w:delText>
              </w:r>
            </w:del>
            <w:ins w:id="1353" w:author="David Conklin" w:date="2020-12-05T07:12:00Z">
              <w:r>
                <w:t>-</w:t>
              </w:r>
            </w:ins>
            <w:ins w:id="1354" w:author="David Conklin" w:date="2020-12-05T07:15:00Z">
              <w:r>
                <w:t>7.4</w:t>
              </w:r>
            </w:ins>
            <w:ins w:id="1355" w:author="David Conklin" w:date="2020-12-05T07:12:00Z">
              <w:r>
                <w:t>%</w:t>
              </w:r>
            </w:ins>
          </w:p>
        </w:tc>
        <w:tc>
          <w:tcPr>
            <w:tcW w:w="0" w:type="auto"/>
          </w:tcPr>
          <w:p w14:paraId="1512C366" w14:textId="3D60965E" w:rsidR="00771AAC" w:rsidRDefault="00771AAC" w:rsidP="00771AAC">
            <w:ins w:id="1356" w:author="David Conklin" w:date="2020-12-05T07:15:00Z">
              <w:r>
                <w:t>G</w:t>
              </w:r>
            </w:ins>
            <w:del w:id="1357" w:author="David Conklin" w:date="2020-12-05T07:15:00Z">
              <w:r w:rsidDel="005160F8">
                <w:delText>G</w:delText>
              </w:r>
            </w:del>
          </w:p>
        </w:tc>
        <w:tc>
          <w:tcPr>
            <w:tcW w:w="0" w:type="auto"/>
          </w:tcPr>
          <w:p w14:paraId="21A5CC65" w14:textId="154A3F11" w:rsidR="00771AAC" w:rsidRDefault="00771AAC" w:rsidP="00771AAC">
            <w:pPr>
              <w:rPr>
                <w:ins w:id="1358" w:author="David Conklin" w:date="2020-12-05T07:09:00Z"/>
              </w:rPr>
            </w:pPr>
            <w:ins w:id="1359" w:author="David Conklin" w:date="2020-12-05T07:12:00Z">
              <w:r>
                <w:t>149</w:t>
              </w:r>
            </w:ins>
          </w:p>
        </w:tc>
      </w:tr>
      <w:tr w:rsidR="00771AAC" w14:paraId="1B5FE809" w14:textId="709EF516" w:rsidTr="007C1288">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59A92260" w:rsidR="00771AAC" w:rsidRDefault="00771AAC" w:rsidP="00771AAC">
            <w:del w:id="1360" w:author="David Conklin" w:date="2020-12-05T07:13:00Z">
              <w:r w:rsidDel="005160F8">
                <w:delText>0.</w:delText>
              </w:r>
            </w:del>
            <w:ins w:id="1361" w:author="David Conklin" w:date="2020-12-05T07:13:00Z">
              <w:r>
                <w:t>0.74</w:t>
              </w:r>
            </w:ins>
            <w:del w:id="1362" w:author="David Conklin" w:date="2020-11-26T14:30:00Z">
              <w:r w:rsidDel="0090573C">
                <w:delText>78</w:delText>
              </w:r>
            </w:del>
          </w:p>
        </w:tc>
        <w:tc>
          <w:tcPr>
            <w:tcW w:w="0" w:type="auto"/>
          </w:tcPr>
          <w:p w14:paraId="2BD166C2" w14:textId="4898A77F" w:rsidR="00771AAC" w:rsidRDefault="00771AAC" w:rsidP="00771AAC">
            <w:r>
              <w:t>G</w:t>
            </w:r>
          </w:p>
        </w:tc>
        <w:tc>
          <w:tcPr>
            <w:tcW w:w="0" w:type="auto"/>
          </w:tcPr>
          <w:p w14:paraId="1D2D4840" w14:textId="77777777" w:rsidR="00771AAC" w:rsidRDefault="00771AAC" w:rsidP="00771AAC">
            <w:pPr>
              <w:rPr>
                <w:ins w:id="1363" w:author="David Conklin" w:date="2020-12-05T07:09:00Z"/>
              </w:rPr>
            </w:pPr>
          </w:p>
        </w:tc>
      </w:tr>
      <w:tr w:rsidR="00771AAC" w14:paraId="397FB880" w14:textId="6D399172" w:rsidTr="007C1288">
        <w:tc>
          <w:tcPr>
            <w:tcW w:w="0" w:type="auto"/>
          </w:tcPr>
          <w:p w14:paraId="4D9DE3D0" w14:textId="77777777" w:rsidR="00771AAC" w:rsidRDefault="00771AAC" w:rsidP="00771AAC"/>
        </w:tc>
        <w:tc>
          <w:tcPr>
            <w:tcW w:w="0" w:type="auto"/>
          </w:tcPr>
          <w:p w14:paraId="3D3982B2" w14:textId="77777777" w:rsidR="00771AAC" w:rsidRDefault="00771AAC" w:rsidP="00771AAC"/>
        </w:tc>
        <w:tc>
          <w:tcPr>
            <w:tcW w:w="0" w:type="auto"/>
          </w:tcPr>
          <w:p w14:paraId="6257C23A" w14:textId="77777777" w:rsidR="00771AAC" w:rsidRDefault="00771AAC" w:rsidP="00771AAC"/>
        </w:tc>
        <w:tc>
          <w:tcPr>
            <w:tcW w:w="0" w:type="auto"/>
          </w:tcPr>
          <w:p w14:paraId="5BC3038F" w14:textId="77BC6E31" w:rsidR="00771AAC" w:rsidRDefault="00771AAC" w:rsidP="00771AAC">
            <w:r>
              <w:t>RSR</w:t>
            </w:r>
          </w:p>
        </w:tc>
        <w:tc>
          <w:tcPr>
            <w:tcW w:w="0" w:type="auto"/>
          </w:tcPr>
          <w:p w14:paraId="636C72A4" w14:textId="70A76DC1" w:rsidR="00771AAC" w:rsidRDefault="00771AAC" w:rsidP="00771AAC">
            <w:r>
              <w:t>0.</w:t>
            </w:r>
            <w:ins w:id="1364" w:author="David Conklin" w:date="2020-12-05T07:13:00Z">
              <w:r>
                <w:t>50</w:t>
              </w:r>
            </w:ins>
            <w:del w:id="1365" w:author="David Conklin" w:date="2020-11-26T14:31:00Z">
              <w:r w:rsidDel="00490074">
                <w:delText>47</w:delText>
              </w:r>
            </w:del>
          </w:p>
        </w:tc>
        <w:tc>
          <w:tcPr>
            <w:tcW w:w="0" w:type="auto"/>
          </w:tcPr>
          <w:p w14:paraId="5276FAC8" w14:textId="287E2FFA" w:rsidR="00771AAC" w:rsidRDefault="00771AAC" w:rsidP="00771AAC">
            <w:r>
              <w:t>VG</w:t>
            </w:r>
          </w:p>
        </w:tc>
        <w:tc>
          <w:tcPr>
            <w:tcW w:w="0" w:type="auto"/>
          </w:tcPr>
          <w:p w14:paraId="548DA638" w14:textId="77777777" w:rsidR="00771AAC" w:rsidRDefault="00771AAC" w:rsidP="00771AAC">
            <w:pPr>
              <w:rPr>
                <w:ins w:id="1366" w:author="David Conklin" w:date="2020-12-05T07:09:00Z"/>
              </w:rPr>
            </w:pPr>
          </w:p>
        </w:tc>
      </w:tr>
      <w:tr w:rsidR="00771AAC" w14:paraId="5326D1E3" w14:textId="592E8A15" w:rsidTr="007C1288">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1274BB2E" w:rsidR="00771AAC" w:rsidRDefault="00771AAC" w:rsidP="00771AAC">
            <w:r>
              <w:t>0.</w:t>
            </w:r>
            <w:ins w:id="1367" w:author="David Conklin" w:date="2020-11-26T14:31:00Z">
              <w:r>
                <w:t>9</w:t>
              </w:r>
            </w:ins>
            <w:ins w:id="1368" w:author="David Conklin" w:date="2020-12-05T07:13:00Z">
              <w:r>
                <w:t>6</w:t>
              </w:r>
            </w:ins>
            <w:del w:id="1369" w:author="David Conklin" w:date="2020-11-26T14:31:00Z">
              <w:r w:rsidDel="00490074">
                <w:delText>83</w:delText>
              </w:r>
            </w:del>
          </w:p>
        </w:tc>
        <w:tc>
          <w:tcPr>
            <w:tcW w:w="0" w:type="auto"/>
          </w:tcPr>
          <w:p w14:paraId="743FEAFD" w14:textId="391364CF" w:rsidR="00771AAC" w:rsidRDefault="00771AAC" w:rsidP="00771AAC">
            <w:ins w:id="1370" w:author="David Conklin" w:date="2020-11-26T14:33:00Z">
              <w:r>
                <w:t>V</w:t>
              </w:r>
            </w:ins>
            <w:r>
              <w:t>G</w:t>
            </w:r>
          </w:p>
        </w:tc>
        <w:tc>
          <w:tcPr>
            <w:tcW w:w="0" w:type="auto"/>
          </w:tcPr>
          <w:p w14:paraId="69743C5D" w14:textId="77777777" w:rsidR="00771AAC" w:rsidRDefault="00771AAC" w:rsidP="00771AAC">
            <w:pPr>
              <w:rPr>
                <w:ins w:id="1371" w:author="David Conklin" w:date="2020-12-05T07:09:00Z"/>
              </w:rPr>
            </w:pPr>
          </w:p>
        </w:tc>
      </w:tr>
      <w:tr w:rsidR="00771AAC" w14:paraId="6E77E66D" w14:textId="77777777" w:rsidTr="007C1288">
        <w:trPr>
          <w:ins w:id="1372" w:author="David Conklin" w:date="2020-12-05T07:13:00Z"/>
        </w:trPr>
        <w:tc>
          <w:tcPr>
            <w:tcW w:w="0" w:type="auto"/>
          </w:tcPr>
          <w:p w14:paraId="475153BC" w14:textId="77777777" w:rsidR="00771AAC" w:rsidRDefault="00771AAC" w:rsidP="00771AAC">
            <w:pPr>
              <w:rPr>
                <w:ins w:id="1373" w:author="David Conklin" w:date="2020-12-05T07:13:00Z"/>
              </w:rPr>
            </w:pPr>
          </w:p>
        </w:tc>
        <w:tc>
          <w:tcPr>
            <w:tcW w:w="0" w:type="auto"/>
          </w:tcPr>
          <w:p w14:paraId="16063010" w14:textId="77777777" w:rsidR="00771AAC" w:rsidRDefault="00771AAC" w:rsidP="00771AAC">
            <w:pPr>
              <w:rPr>
                <w:ins w:id="1374" w:author="David Conklin" w:date="2020-12-05T07:13:00Z"/>
              </w:rPr>
            </w:pPr>
          </w:p>
        </w:tc>
        <w:tc>
          <w:tcPr>
            <w:tcW w:w="0" w:type="auto"/>
          </w:tcPr>
          <w:p w14:paraId="066E8459" w14:textId="77777777" w:rsidR="00771AAC" w:rsidRDefault="00771AAC" w:rsidP="00771AAC">
            <w:pPr>
              <w:rPr>
                <w:ins w:id="1375" w:author="David Conklin" w:date="2020-12-05T07:13:00Z"/>
              </w:rPr>
            </w:pPr>
          </w:p>
        </w:tc>
        <w:tc>
          <w:tcPr>
            <w:tcW w:w="0" w:type="auto"/>
          </w:tcPr>
          <w:p w14:paraId="58D7F617" w14:textId="6E948617" w:rsidR="00771AAC" w:rsidRDefault="00771AAC" w:rsidP="00771AAC">
            <w:pPr>
              <w:rPr>
                <w:ins w:id="1376" w:author="David Conklin" w:date="2020-12-05T07:13:00Z"/>
              </w:rPr>
            </w:pPr>
            <w:ins w:id="1377" w:author="David Conklin" w:date="2020-12-05T07:13:00Z">
              <w:r>
                <w:t>ave err</w:t>
              </w:r>
            </w:ins>
          </w:p>
        </w:tc>
        <w:tc>
          <w:tcPr>
            <w:tcW w:w="0" w:type="auto"/>
          </w:tcPr>
          <w:p w14:paraId="7008AD30" w14:textId="2585AF07" w:rsidR="00771AAC" w:rsidRDefault="00771AAC" w:rsidP="00771AAC">
            <w:pPr>
              <w:rPr>
                <w:ins w:id="1378" w:author="David Conklin" w:date="2020-12-05T07:13:00Z"/>
              </w:rPr>
            </w:pPr>
            <w:ins w:id="1379" w:author="David Conklin" w:date="2020-12-05T07:14:00Z">
              <w:r>
                <w:t>0.8 deg C</w:t>
              </w:r>
            </w:ins>
          </w:p>
        </w:tc>
        <w:tc>
          <w:tcPr>
            <w:tcW w:w="0" w:type="auto"/>
          </w:tcPr>
          <w:p w14:paraId="17E90CAA" w14:textId="77777777" w:rsidR="00771AAC" w:rsidRDefault="00771AAC" w:rsidP="00771AAC">
            <w:pPr>
              <w:rPr>
                <w:ins w:id="1380" w:author="David Conklin" w:date="2020-12-05T07:13:00Z"/>
              </w:rPr>
            </w:pPr>
          </w:p>
        </w:tc>
        <w:tc>
          <w:tcPr>
            <w:tcW w:w="0" w:type="auto"/>
          </w:tcPr>
          <w:p w14:paraId="6297A3E8" w14:textId="77777777" w:rsidR="00771AAC" w:rsidRDefault="00771AAC" w:rsidP="00771AAC">
            <w:pPr>
              <w:rPr>
                <w:ins w:id="1381" w:author="David Conklin" w:date="2020-12-05T07:13:00Z"/>
              </w:rPr>
            </w:pPr>
          </w:p>
        </w:tc>
      </w:tr>
    </w:tbl>
    <w:p w14:paraId="3D49907E" w14:textId="49ADA59D" w:rsidR="00F81EFD" w:rsidRDefault="00F81EFD" w:rsidP="007E57E4"/>
    <w:p w14:paraId="25B7589F" w14:textId="58DA655E" w:rsidR="00E70EE0" w:rsidDel="00771AAC" w:rsidRDefault="00E70EE0" w:rsidP="007E57E4">
      <w:pPr>
        <w:rPr>
          <w:del w:id="1382" w:author="David Conklin" w:date="2020-12-05T07:31:00Z"/>
        </w:rPr>
      </w:pPr>
      <w:del w:id="1383" w:author="David Conklin" w:date="2020-12-05T07:31:00Z">
        <w:r w:rsidDel="00771AAC">
          <w:delText>Temperature sensor locations with unsatisfactory simulation skill grades</w:delText>
        </w:r>
      </w:del>
    </w:p>
    <w:tbl>
      <w:tblPr>
        <w:tblStyle w:val="TableGrid"/>
        <w:tblW w:w="0" w:type="auto"/>
        <w:tblLook w:val="04A0" w:firstRow="1" w:lastRow="0" w:firstColumn="1" w:lastColumn="0" w:noHBand="0" w:noVBand="1"/>
      </w:tblPr>
      <w:tblGrid>
        <w:gridCol w:w="1109"/>
        <w:gridCol w:w="1109"/>
        <w:gridCol w:w="4441"/>
      </w:tblGrid>
      <w:tr w:rsidR="00257E8F" w:rsidDel="00771AAC" w14:paraId="02B22380" w14:textId="6CED8DD8" w:rsidTr="00257E8F">
        <w:trPr>
          <w:del w:id="1384" w:author="David Conklin" w:date="2020-12-05T07:31:00Z"/>
        </w:trPr>
        <w:tc>
          <w:tcPr>
            <w:tcW w:w="0" w:type="auto"/>
          </w:tcPr>
          <w:p w14:paraId="307F270A" w14:textId="4E8B7211" w:rsidR="00257E8F" w:rsidDel="00771AAC" w:rsidRDefault="00257E8F" w:rsidP="007E57E4">
            <w:pPr>
              <w:rPr>
                <w:del w:id="1385" w:author="David Conklin" w:date="2020-12-05T07:31:00Z"/>
              </w:rPr>
            </w:pPr>
            <w:del w:id="1386" w:author="David Conklin" w:date="2020-12-05T07:31:00Z">
              <w:r w:rsidDel="00771AAC">
                <w:delText>gage</w:delText>
              </w:r>
            </w:del>
          </w:p>
        </w:tc>
        <w:tc>
          <w:tcPr>
            <w:tcW w:w="0" w:type="auto"/>
          </w:tcPr>
          <w:p w14:paraId="19097198" w14:textId="674A45C9" w:rsidR="00257E8F" w:rsidDel="00771AAC" w:rsidRDefault="00257E8F" w:rsidP="007E57E4">
            <w:pPr>
              <w:rPr>
                <w:del w:id="1387" w:author="David Conklin" w:date="2020-12-05T07:31:00Z"/>
              </w:rPr>
            </w:pPr>
            <w:del w:id="1388" w:author="David Conklin" w:date="2020-12-05T07:31:00Z">
              <w:r w:rsidDel="00771AAC">
                <w:delText>COMID</w:delText>
              </w:r>
            </w:del>
          </w:p>
        </w:tc>
        <w:tc>
          <w:tcPr>
            <w:tcW w:w="0" w:type="auto"/>
          </w:tcPr>
          <w:p w14:paraId="1A578839" w14:textId="455F1D22" w:rsidR="00257E8F" w:rsidDel="00771AAC" w:rsidRDefault="00257E8F" w:rsidP="007E57E4">
            <w:pPr>
              <w:rPr>
                <w:del w:id="1389" w:author="David Conklin" w:date="2020-12-05T07:31:00Z"/>
              </w:rPr>
            </w:pPr>
            <w:del w:id="1390" w:author="David Conklin" w:date="2020-12-05T07:31:00Z">
              <w:r w:rsidDel="00771AAC">
                <w:delText>location</w:delText>
              </w:r>
            </w:del>
          </w:p>
        </w:tc>
      </w:tr>
      <w:tr w:rsidR="00257E8F" w:rsidDel="00771AAC" w14:paraId="239C847A" w14:textId="5535B38D" w:rsidTr="00257E8F">
        <w:trPr>
          <w:del w:id="1391" w:author="David Conklin" w:date="2020-12-05T07:31:00Z"/>
        </w:trPr>
        <w:tc>
          <w:tcPr>
            <w:tcW w:w="0" w:type="auto"/>
          </w:tcPr>
          <w:p w14:paraId="0708989B" w14:textId="51497232" w:rsidR="00257E8F" w:rsidDel="00771AAC" w:rsidRDefault="00257E8F" w:rsidP="007E57E4">
            <w:pPr>
              <w:rPr>
                <w:del w:id="1392" w:author="David Conklin" w:date="2020-12-05T07:31:00Z"/>
              </w:rPr>
            </w:pPr>
            <w:del w:id="1393" w:author="David Conklin" w:date="2020-12-05T07:31:00Z">
              <w:r w:rsidDel="00771AAC">
                <w:delText>14159500</w:delText>
              </w:r>
            </w:del>
          </w:p>
        </w:tc>
        <w:tc>
          <w:tcPr>
            <w:tcW w:w="0" w:type="auto"/>
          </w:tcPr>
          <w:p w14:paraId="6FD32123" w14:textId="12215D59" w:rsidR="00257E8F" w:rsidDel="00771AAC" w:rsidRDefault="00257E8F" w:rsidP="007E57E4">
            <w:pPr>
              <w:rPr>
                <w:del w:id="1394" w:author="David Conklin" w:date="2020-12-05T07:31:00Z"/>
              </w:rPr>
            </w:pPr>
            <w:del w:id="1395" w:author="David Conklin" w:date="2020-12-05T07:31:00Z">
              <w:r w:rsidDel="00771AAC">
                <w:delText>23773009</w:delText>
              </w:r>
            </w:del>
          </w:p>
        </w:tc>
        <w:tc>
          <w:tcPr>
            <w:tcW w:w="0" w:type="auto"/>
          </w:tcPr>
          <w:p w14:paraId="11AB40B5" w14:textId="10ACEE11" w:rsidR="00257E8F" w:rsidDel="00771AAC" w:rsidRDefault="00257E8F" w:rsidP="007E57E4">
            <w:pPr>
              <w:rPr>
                <w:del w:id="1396" w:author="David Conklin" w:date="2020-12-05T07:31:00Z"/>
              </w:rPr>
            </w:pPr>
            <w:del w:id="1397" w:author="David Conklin" w:date="2020-12-05T07:31:00Z">
              <w:r w:rsidDel="00771AAC">
                <w:delText>SOUTH FORK MCKENZIE RIVER NEAR RAINBOW</w:delText>
              </w:r>
            </w:del>
          </w:p>
        </w:tc>
      </w:tr>
      <w:tr w:rsidR="00257E8F" w:rsidDel="00771AAC" w14:paraId="3377929B" w14:textId="472FB342" w:rsidTr="00257E8F">
        <w:trPr>
          <w:del w:id="1398" w:author="David Conklin" w:date="2020-12-05T07:31:00Z"/>
        </w:trPr>
        <w:tc>
          <w:tcPr>
            <w:tcW w:w="0" w:type="auto"/>
          </w:tcPr>
          <w:p w14:paraId="32874625" w14:textId="1F01E30F" w:rsidR="00257E8F" w:rsidDel="00771AAC" w:rsidRDefault="00257E8F" w:rsidP="007E57E4">
            <w:pPr>
              <w:rPr>
                <w:del w:id="1399" w:author="David Conklin" w:date="2020-12-05T07:31:00Z"/>
              </w:rPr>
            </w:pPr>
            <w:del w:id="1400" w:author="David Conklin" w:date="2020-12-05T07:31:00Z">
              <w:r w:rsidDel="00771AAC">
                <w:delText>14161100</w:delText>
              </w:r>
            </w:del>
          </w:p>
        </w:tc>
        <w:tc>
          <w:tcPr>
            <w:tcW w:w="0" w:type="auto"/>
          </w:tcPr>
          <w:p w14:paraId="0A9ACDAA" w14:textId="440C3EB5" w:rsidR="00257E8F" w:rsidDel="00771AAC" w:rsidRDefault="00257E8F" w:rsidP="007E57E4">
            <w:pPr>
              <w:rPr>
                <w:del w:id="1401" w:author="David Conklin" w:date="2020-12-05T07:31:00Z"/>
              </w:rPr>
            </w:pPr>
            <w:del w:id="1402" w:author="David Conklin" w:date="2020-12-05T07:31:00Z">
              <w:r w:rsidDel="00771AAC">
                <w:delText>23773429</w:delText>
              </w:r>
            </w:del>
          </w:p>
        </w:tc>
        <w:tc>
          <w:tcPr>
            <w:tcW w:w="0" w:type="auto"/>
          </w:tcPr>
          <w:p w14:paraId="6FD0AC86" w14:textId="1F27713B" w:rsidR="00257E8F" w:rsidDel="00771AAC" w:rsidRDefault="00257E8F" w:rsidP="007E57E4">
            <w:pPr>
              <w:rPr>
                <w:del w:id="1403" w:author="David Conklin" w:date="2020-12-05T07:31:00Z"/>
              </w:rPr>
            </w:pPr>
            <w:del w:id="1404" w:author="David Conklin" w:date="2020-12-05T07:31:00Z">
              <w:r w:rsidDel="00771AAC">
                <w:delText>BLUE RIVER BELOW TIDBITS CREEK</w:delText>
              </w:r>
            </w:del>
          </w:p>
        </w:tc>
      </w:tr>
      <w:tr w:rsidR="00257E8F" w:rsidDel="00771AAC" w14:paraId="5F28D6FF" w14:textId="2EDE67A8" w:rsidTr="00257E8F">
        <w:trPr>
          <w:del w:id="1405" w:author="David Conklin" w:date="2020-12-05T07:31:00Z"/>
        </w:trPr>
        <w:tc>
          <w:tcPr>
            <w:tcW w:w="0" w:type="auto"/>
          </w:tcPr>
          <w:p w14:paraId="4C00307E" w14:textId="7B95D1E7" w:rsidR="00257E8F" w:rsidDel="00771AAC" w:rsidRDefault="00257E8F" w:rsidP="007E57E4">
            <w:pPr>
              <w:rPr>
                <w:del w:id="1406" w:author="David Conklin" w:date="2020-12-05T07:31:00Z"/>
              </w:rPr>
            </w:pPr>
            <w:del w:id="1407" w:author="David Conklin" w:date="2020-12-05T07:31:00Z">
              <w:r w:rsidDel="00771AAC">
                <w:delText>14162200</w:delText>
              </w:r>
            </w:del>
          </w:p>
        </w:tc>
        <w:tc>
          <w:tcPr>
            <w:tcW w:w="0" w:type="auto"/>
          </w:tcPr>
          <w:p w14:paraId="3E513CD9" w14:textId="214124AE" w:rsidR="00257E8F" w:rsidDel="00771AAC" w:rsidRDefault="00257E8F" w:rsidP="007E57E4">
            <w:pPr>
              <w:rPr>
                <w:del w:id="1408" w:author="David Conklin" w:date="2020-12-05T07:31:00Z"/>
              </w:rPr>
            </w:pPr>
            <w:del w:id="1409" w:author="David Conklin" w:date="2020-12-05T07:31:00Z">
              <w:r w:rsidDel="00771AAC">
                <w:delText>23773405</w:delText>
              </w:r>
            </w:del>
          </w:p>
        </w:tc>
        <w:tc>
          <w:tcPr>
            <w:tcW w:w="0" w:type="auto"/>
          </w:tcPr>
          <w:p w14:paraId="4D9819F6" w14:textId="4DCF9044" w:rsidR="00257E8F" w:rsidDel="00771AAC" w:rsidRDefault="00257E8F" w:rsidP="007E57E4">
            <w:pPr>
              <w:rPr>
                <w:del w:id="1410" w:author="David Conklin" w:date="2020-12-05T07:31:00Z"/>
              </w:rPr>
            </w:pPr>
            <w:del w:id="1411" w:author="David Conklin" w:date="2020-12-05T07:31:00Z">
              <w:r w:rsidDel="00771AAC">
                <w:delText>BLUE RIVER AT BLUE RIVER</w:delText>
              </w:r>
            </w:del>
          </w:p>
        </w:tc>
      </w:tr>
      <w:tr w:rsidR="00257E8F" w:rsidDel="00490074" w14:paraId="7549FD54" w14:textId="3592124E" w:rsidTr="00257E8F">
        <w:trPr>
          <w:del w:id="1412" w:author="David Conklin" w:date="2020-11-26T14:34:00Z"/>
        </w:trPr>
        <w:tc>
          <w:tcPr>
            <w:tcW w:w="0" w:type="auto"/>
          </w:tcPr>
          <w:p w14:paraId="600243E1" w14:textId="38D8674F" w:rsidR="00257E8F" w:rsidDel="00490074" w:rsidRDefault="00257E8F" w:rsidP="007E57E4">
            <w:pPr>
              <w:rPr>
                <w:del w:id="1413" w:author="David Conklin" w:date="2020-11-26T14:34:00Z"/>
              </w:rPr>
            </w:pPr>
            <w:del w:id="1414" w:author="David Conklin" w:date="2020-11-26T14:34:00Z">
              <w:r w:rsidDel="00490074">
                <w:delText>14162500</w:delText>
              </w:r>
            </w:del>
          </w:p>
        </w:tc>
        <w:tc>
          <w:tcPr>
            <w:tcW w:w="0" w:type="auto"/>
          </w:tcPr>
          <w:p w14:paraId="51F2F35E" w14:textId="5902B346" w:rsidR="00257E8F" w:rsidDel="00490074" w:rsidRDefault="00257E8F" w:rsidP="007E57E4">
            <w:pPr>
              <w:rPr>
                <w:del w:id="1415" w:author="David Conklin" w:date="2020-11-26T14:34:00Z"/>
              </w:rPr>
            </w:pPr>
            <w:del w:id="1416" w:author="David Conklin" w:date="2020-11-26T14:34:00Z">
              <w:r w:rsidDel="00490074">
                <w:delText>23772909</w:delText>
              </w:r>
            </w:del>
          </w:p>
        </w:tc>
        <w:tc>
          <w:tcPr>
            <w:tcW w:w="0" w:type="auto"/>
          </w:tcPr>
          <w:p w14:paraId="706F34D0" w14:textId="595F3C1D" w:rsidR="00257E8F" w:rsidDel="00490074" w:rsidRDefault="00257E8F" w:rsidP="007E57E4">
            <w:pPr>
              <w:rPr>
                <w:del w:id="1417" w:author="David Conklin" w:date="2020-11-26T14:34:00Z"/>
              </w:rPr>
            </w:pPr>
            <w:del w:id="1418" w:author="David Conklin" w:date="2020-11-26T14:34:00Z">
              <w:r w:rsidDel="00490074">
                <w:delText>MCKENZIE RIVER NEAR VIDA</w:delText>
              </w:r>
            </w:del>
          </w:p>
        </w:tc>
      </w:tr>
    </w:tbl>
    <w:p w14:paraId="1F8675B2" w14:textId="77777777" w:rsidR="00E70EE0" w:rsidRDefault="00E70EE0" w:rsidP="007E57E4"/>
    <w:p w14:paraId="05DF6212" w14:textId="0213B60B" w:rsidR="002E7078" w:rsidRDefault="00257E8F" w:rsidP="007E57E4">
      <w:r>
        <w:t>As of 11/</w:t>
      </w:r>
      <w:ins w:id="1419" w:author="David Conklin" w:date="2020-11-26T14:34:00Z">
        <w:r w:rsidR="003024C9">
          <w:t>26</w:t>
        </w:r>
      </w:ins>
      <w:del w:id="1420" w:author="David Conklin" w:date="2020-11-26T14:34:00Z">
        <w:r w:rsidDel="003024C9">
          <w:delText>10</w:delText>
        </w:r>
      </w:del>
      <w:r>
        <w:t xml:space="preserve">/20, two </w:t>
      </w:r>
      <w:r w:rsidR="00AB31D0">
        <w:t xml:space="preserve">types of </w:t>
      </w:r>
      <w:r>
        <w:t xml:space="preserve">“tuning knobs” have been used to </w:t>
      </w:r>
      <w:r w:rsidR="00AB31D0">
        <w:t xml:space="preserve">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w:t>
      </w:r>
      <w:del w:id="1421" w:author="David Conklin" w:date="2020-11-26T14:35:00Z">
        <w:r w:rsidR="00AB31D0" w:rsidDel="003024C9">
          <w:delText xml:space="preserve"> </w:delText>
        </w:r>
      </w:del>
      <w:r w:rsidR="00AB31D0">
        <w:t>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4C01BAF3" w:rsidR="00535731" w:rsidRDefault="00535731" w:rsidP="00535731">
      <w:pPr>
        <w:pStyle w:val="Heading2"/>
      </w:pPr>
      <w:bookmarkStart w:id="1422" w:name="_Toc57294062"/>
      <w:r>
        <w:t>Analysis of</w:t>
      </w:r>
      <w:ins w:id="1423" w:author="David Conklin" w:date="2020-11-26T14:36:00Z">
        <w:r w:rsidR="003024C9">
          <w:t xml:space="preserve"> locations where the model has low skill</w:t>
        </w:r>
      </w:ins>
      <w:bookmarkEnd w:id="1422"/>
      <w:del w:id="1424" w:author="David Conklin" w:date="2020-11-26T14:36:00Z">
        <w:r w:rsidDel="003024C9">
          <w:delText xml:space="preserve"> calibration and skill </w:delText>
        </w:r>
      </w:del>
    </w:p>
    <w:p w14:paraId="57E1DBA4" w14:textId="5CBCB398" w:rsidR="00535731" w:rsidRDefault="00535731" w:rsidP="00535731">
      <w:r>
        <w:t>As of 11/</w:t>
      </w:r>
      <w:del w:id="1425" w:author="David Conklin" w:date="2020-11-26T14:34:00Z">
        <w:r w:rsidDel="003024C9">
          <w:delText>1</w:delText>
        </w:r>
      </w:del>
      <w:ins w:id="1426" w:author="David Conklin" w:date="2020-11-26T13:30:00Z">
        <w:r w:rsidR="00D14E53">
          <w:t>26</w:t>
        </w:r>
      </w:ins>
      <w:del w:id="1427" w:author="David Conklin" w:date="2020-11-26T13:30:00Z">
        <w:r w:rsidDel="00D14E53">
          <w:delText>1</w:delText>
        </w:r>
      </w:del>
      <w:r>
        <w:t>/20</w:t>
      </w:r>
      <w:ins w:id="1428" w:author="David Conklin" w:date="2020-11-26T13:30:00Z">
        <w:r w:rsidR="00D14E53">
          <w:t xml:space="preserve"> and CW3M version 128</w:t>
        </w:r>
      </w:ins>
      <w:r>
        <w:t xml:space="preserve">, six flow gage locations and </w:t>
      </w:r>
      <w:ins w:id="1429" w:author="David Conklin" w:date="2020-11-26T13:31:00Z">
        <w:r w:rsidR="00D14E53">
          <w:t>3</w:t>
        </w:r>
      </w:ins>
      <w:del w:id="1430" w:author="David Conklin" w:date="2020-11-26T13:31:00Z">
        <w:r w:rsidDel="00D14E53">
          <w:delText>4</w:delText>
        </w:r>
      </w:del>
      <w:r>
        <w:t xml:space="preserve"> temperature sensor locations have unsatisfactory skill grades.  Two of the flow locations are downstream of dams; the </w:t>
      </w:r>
      <w:r w:rsidR="003F363E">
        <w:t xml:space="preserve">poor skill is </w:t>
      </w:r>
      <w:r w:rsidR="003F363E">
        <w:lastRenderedPageBreak/>
        <w:t>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ins w:id="1431" w:author="David Conklin" w:date="2020-11-26T13:33:00Z">
        <w:r w:rsidR="00D14E53">
          <w:t xml:space="preserve">current </w:t>
        </w:r>
      </w:ins>
      <w:r w:rsidR="003F363E">
        <w:t>operating curves</w:t>
      </w:r>
      <w:del w:id="1432" w:author="David Conklin" w:date="2020-11-26T13:33:00Z">
        <w:r w:rsidR="003F363E" w:rsidDel="00D14E53">
          <w:delText xml:space="preserve"> c. 2010</w:delText>
        </w:r>
      </w:del>
      <w:r w:rsidR="003F363E">
        <w:t>.  Further analysis</w:t>
      </w:r>
      <w:del w:id="1433" w:author="David Conklin" w:date="2020-11-26T13:33:00Z">
        <w:r w:rsidR="003F363E" w:rsidDel="00D14E53">
          <w:delText>, and updating the Cougar operating curves,</w:delText>
        </w:r>
      </w:del>
      <w:r w:rsidR="003F363E">
        <w:t xml:space="preserve">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596FF6D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ins w:id="1434" w:author="David Conklin" w:date="2020-11-26T13:39:00Z">
        <w:r w:rsidR="00D14E53">
          <w:t>2</w:t>
        </w:r>
      </w:ins>
      <w:del w:id="1435" w:author="David Conklin" w:date="2020-11-26T13:37:00Z">
        <w:r w:rsidR="00767E36" w:rsidDel="00D14E53">
          <w:delText>2</w:delText>
        </w:r>
      </w:del>
      <w:r w:rsidR="00767E36">
        <w:t>%) but does poorly at reproducing the seasonal variation</w:t>
      </w:r>
      <w:r w:rsidR="0027285C">
        <w:t xml:space="preserve"> (NSE 0.</w:t>
      </w:r>
      <w:ins w:id="1436" w:author="David Conklin" w:date="2020-11-26T13:39:00Z">
        <w:r w:rsidR="000513C0">
          <w:t>43</w:t>
        </w:r>
      </w:ins>
      <w:del w:id="1437" w:author="David Conklin" w:date="2020-11-26T13:39:00Z">
        <w:r w:rsidR="0027285C" w:rsidDel="000513C0">
          <w:delText>38</w:delText>
        </w:r>
      </w:del>
      <w:r w:rsidR="0027285C">
        <w:t>, RSR 0.7</w:t>
      </w:r>
      <w:ins w:id="1438" w:author="David Conklin" w:date="2020-11-26T13:39:00Z">
        <w:r w:rsidR="000513C0">
          <w:t>5</w:t>
        </w:r>
      </w:ins>
      <w:del w:id="1439" w:author="David Conklin" w:date="2020-11-26T13:39:00Z">
        <w:r w:rsidR="0027285C" w:rsidDel="000513C0">
          <w:delText>9</w:delText>
        </w:r>
      </w:del>
      <w:r w:rsidR="0027285C">
        <w:t>, R</w:t>
      </w:r>
      <w:r w:rsidR="003B76A2">
        <w:rPr>
          <w:vertAlign w:val="superscript"/>
        </w:rPr>
        <w:t>2</w:t>
      </w:r>
      <w:r w:rsidR="0027285C">
        <w:t xml:space="preserve"> 0.4</w:t>
      </w:r>
      <w:ins w:id="1440" w:author="David Conklin" w:date="2020-11-26T13:39:00Z">
        <w:r w:rsidR="000513C0">
          <w:t>3</w:t>
        </w:r>
      </w:ins>
      <w:del w:id="1441" w:author="David Conklin" w:date="2020-11-26T13:39:00Z">
        <w:r w:rsidR="0027285C" w:rsidDel="000513C0">
          <w:delText>0</w:delText>
        </w:r>
      </w:del>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spring flow, which affect the recession curves and seasonality.</w:t>
      </w:r>
    </w:p>
    <w:p w14:paraId="168058C4" w14:textId="35F5146D" w:rsidR="00767E36" w:rsidRDefault="00767E36" w:rsidP="00535731"/>
    <w:p w14:paraId="161D656E" w14:textId="3DE4F4EB" w:rsidR="00767E36" w:rsidRDefault="00767E36" w:rsidP="00535731">
      <w:r>
        <w:rPr>
          <w:noProof/>
        </w:rPr>
        <w:drawing>
          <wp:inline distT="0" distB="0" distL="0" distR="0" wp14:anchorId="651C5C62" wp14:editId="375D3607">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949D89" w14:textId="476C5328" w:rsidR="002B6EA4" w:rsidRDefault="002B6EA4" w:rsidP="00535731"/>
    <w:p w14:paraId="21BEFCD3" w14:textId="332FB7E1" w:rsidR="002B6EA4" w:rsidRDefault="002B6EA4" w:rsidP="00535731">
      <w:r>
        <w:t>As of 11/</w:t>
      </w:r>
      <w:ins w:id="1442" w:author="David Conklin" w:date="2020-11-26T13:42:00Z">
        <w:r w:rsidR="000513C0">
          <w:t>26</w:t>
        </w:r>
      </w:ins>
      <w:del w:id="1443" w:author="David Conklin" w:date="2020-11-26T13:42:00Z">
        <w:r w:rsidDel="000513C0">
          <w:delText>11</w:delText>
        </w:r>
      </w:del>
      <w:r>
        <w:t xml:space="preserve">/20, since there are still parts of the CW3M stream temperature code and data </w:t>
      </w:r>
      <w:del w:id="1444" w:author="David Conklin" w:date="2020-11-26T13:42:00Z">
        <w:r w:rsidDel="000513C0">
          <w:delText xml:space="preserve"> </w:delText>
        </w:r>
      </w:del>
      <w:r>
        <w:t xml:space="preserve">which are incomplete, it is a pleasant surprise that simulated stream temperatures at </w:t>
      </w:r>
      <w:ins w:id="1445" w:author="David Conklin" w:date="2020-11-26T13:42:00Z">
        <w:r w:rsidR="000513C0">
          <w:t>3</w:t>
        </w:r>
      </w:ins>
      <w:del w:id="1446" w:author="David Conklin" w:date="2020-11-26T13:42:00Z">
        <w:r w:rsidDel="000513C0">
          <w:delText>2</w:delText>
        </w:r>
      </w:del>
      <w:r>
        <w:t xml:space="preserve"> locations get satisfactory or better grades, especially at gage (14164900) location on McKenzie reach (23772751) closest to </w:t>
      </w:r>
      <w:r w:rsidR="00B47F76">
        <w:t>its</w:t>
      </w:r>
      <w:r>
        <w:t xml:space="preserve"> confluence with the Willamette.</w:t>
      </w:r>
      <w:r w:rsidR="00B47F76">
        <w:t xml:space="preserve">  The missing pieces of the stream temperature model include representation of shading from stream banks and vegetation, information about the temperature of runoff into the reaches and how it varies seasonally, and an accounting for the warming of surface water in reservoirs in the summertime.  Currently, </w:t>
      </w:r>
      <w:r w:rsidR="00FF0F24">
        <w:t xml:space="preserve">water in reaches and reservoirs is initialized at </w:t>
      </w:r>
      <w:ins w:id="1447" w:author="David Conklin" w:date="2020-11-26T13:44:00Z">
        <w:r w:rsidR="000513C0">
          <w:t>8</w:t>
        </w:r>
      </w:ins>
      <w:del w:id="1448" w:author="David Conklin" w:date="2020-11-26T13:44:00Z">
        <w:r w:rsidR="00FF0F24" w:rsidDel="000513C0">
          <w:delText>10</w:delText>
        </w:r>
      </w:del>
      <w:r w:rsidR="00FF0F24">
        <w:t xml:space="preserve"> deg C, and runoff enters the reaches at a constant 5 deg C year around</w:t>
      </w:r>
      <w:r w:rsidR="00B47F76">
        <w:t>.  Spring water is simulated as entering the reache</w:t>
      </w:r>
      <w:r w:rsidR="00FF0F24">
        <w:t>s</w:t>
      </w:r>
      <w:r w:rsidR="00B47F76">
        <w:t xml:space="preserve"> at 4.9 deg C.</w:t>
      </w:r>
      <w:ins w:id="1449" w:author="David Conklin" w:date="2020-11-26T13:43:00Z">
        <w:r w:rsidR="000513C0">
          <w:t xml:space="preserve">  Reservoir releases</w:t>
        </w:r>
      </w:ins>
      <w:ins w:id="1450" w:author="David Conklin" w:date="2020-11-26T13:44:00Z">
        <w:r w:rsidR="000513C0">
          <w:t xml:space="preserve"> are simulated at a constant 8 deg C.</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451" w:name="_Toc57294063"/>
      <w:r>
        <w:lastRenderedPageBreak/>
        <w:t>Simulated McKenzie basin water budget</w:t>
      </w:r>
      <w:bookmarkEnd w:id="1451"/>
    </w:p>
    <w:p w14:paraId="037D7B42" w14:textId="3CFB2DAF" w:rsidR="00B47F76" w:rsidRDefault="00B47F76" w:rsidP="00B47F76">
      <w:r>
        <w:t>As of 11/</w:t>
      </w:r>
      <w:ins w:id="1452" w:author="David Conklin" w:date="2020-11-26T14:11:00Z">
        <w:r w:rsidR="004C77EC">
          <w:t>26</w:t>
        </w:r>
      </w:ins>
      <w:del w:id="1453" w:author="David Conklin" w:date="2020-11-26T14:11:00Z">
        <w:r w:rsidDel="004C77EC">
          <w:delText>10</w:delText>
        </w:r>
      </w:del>
      <w:r>
        <w:t>/20</w:t>
      </w:r>
      <w:ins w:id="1454" w:author="David Conklin" w:date="2020-11-26T14:11:00Z">
        <w:r w:rsidR="004C77EC">
          <w:t xml:space="preserve"> CW3M</w:t>
        </w:r>
      </w:ins>
      <w:ins w:id="1455" w:author="David Conklin" w:date="2020-11-26T14:12:00Z">
        <w:r w:rsidR="004C77EC">
          <w:t xml:space="preserve"> ver. 128</w:t>
        </w:r>
      </w:ins>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10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77777777" w:rsidR="00B47F76" w:rsidRDefault="00B47F76" w:rsidP="006636CC">
            <w:pPr>
              <w:jc w:val="right"/>
            </w:pPr>
            <w:r>
              <w:t>1901</w:t>
            </w:r>
          </w:p>
        </w:tc>
        <w:tc>
          <w:tcPr>
            <w:tcW w:w="0" w:type="auto"/>
          </w:tcPr>
          <w:p w14:paraId="210BDCFE" w14:textId="14A5FB77" w:rsidR="00B47F76" w:rsidRDefault="00B47F76" w:rsidP="006636CC">
            <w:r>
              <w:t>8</w:t>
            </w:r>
            <w:ins w:id="1456" w:author="David Conklin" w:date="2020-11-26T13:51:00Z">
              <w:r w:rsidR="00C4268B">
                <w:t>6.5</w:t>
              </w:r>
            </w:ins>
            <w:del w:id="1457" w:author="David Conklin" w:date="2020-11-26T13:51:00Z">
              <w:r w:rsidDel="00C4268B">
                <w:delText>5.7</w:delText>
              </w:r>
            </w:del>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5844FA04" w:rsidR="00B47F76" w:rsidRDefault="00B47F76" w:rsidP="006636CC">
            <w:pPr>
              <w:jc w:val="right"/>
            </w:pPr>
            <w:r>
              <w:t>2</w:t>
            </w:r>
            <w:ins w:id="1458" w:author="David Conklin" w:date="2020-11-26T13:49:00Z">
              <w:r w:rsidR="000513C0">
                <w:t>80</w:t>
              </w:r>
            </w:ins>
            <w:del w:id="1459" w:author="David Conklin" w:date="2020-11-26T13:49:00Z">
              <w:r w:rsidDel="000513C0">
                <w:delText>92</w:delText>
              </w:r>
            </w:del>
          </w:p>
        </w:tc>
        <w:tc>
          <w:tcPr>
            <w:tcW w:w="0" w:type="auto"/>
          </w:tcPr>
          <w:p w14:paraId="320FE3A4" w14:textId="41CEE8AC" w:rsidR="00B47F76" w:rsidRDefault="00B47F76" w:rsidP="006636CC">
            <w:r>
              <w:t>1</w:t>
            </w:r>
            <w:ins w:id="1460" w:author="David Conklin" w:date="2020-11-26T13:51:00Z">
              <w:r w:rsidR="00C4268B">
                <w:t>2.7</w:t>
              </w:r>
            </w:ins>
            <w:del w:id="1461" w:author="David Conklin" w:date="2020-11-26T13:51:00Z">
              <w:r w:rsidDel="00C4268B">
                <w:delText>3.2</w:delText>
              </w:r>
            </w:del>
            <w:r>
              <w:t>%</w:t>
            </w:r>
          </w:p>
        </w:tc>
        <w:tc>
          <w:tcPr>
            <w:tcW w:w="0" w:type="auto"/>
          </w:tcPr>
          <w:p w14:paraId="269CCE04" w14:textId="12FA6890" w:rsidR="00B47F76" w:rsidRDefault="00B47F76" w:rsidP="006636CC">
            <w:del w:id="1462" w:author="David Conklin" w:date="2020-11-26T13:53:00Z">
              <w:r w:rsidDel="00C4268B">
                <w:delText>30.57</w:delText>
              </w:r>
            </w:del>
            <w:ins w:id="1463" w:author="David Conklin" w:date="2020-11-26T14:07:00Z">
              <w:r w:rsidR="00161692">
                <w:t>29.4</w:t>
              </w:r>
            </w:ins>
          </w:p>
        </w:tc>
        <w:tc>
          <w:tcPr>
            <w:tcW w:w="0" w:type="auto"/>
          </w:tcPr>
          <w:p w14:paraId="68983536" w14:textId="57A12880" w:rsidR="00B47F76" w:rsidRDefault="00C4268B" w:rsidP="006636CC">
            <w:pPr>
              <w:jc w:val="right"/>
            </w:pPr>
            <w:ins w:id="1464" w:author="David Conklin" w:date="2020-11-26T13:52:00Z">
              <w:r>
                <w:t>19.2</w:t>
              </w:r>
            </w:ins>
            <w:del w:id="1465" w:author="David Conklin" w:date="2020-11-26T13:52:00Z">
              <w:r w:rsidR="00B47F76" w:rsidDel="00C4268B">
                <w:delText>20.4</w:delText>
              </w:r>
            </w:del>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66114302" w:rsidR="00B47F76" w:rsidRDefault="00C4268B" w:rsidP="006636CC">
            <w:pPr>
              <w:jc w:val="right"/>
            </w:pPr>
            <w:ins w:id="1466" w:author="David Conklin" w:date="2020-11-26T13:50:00Z">
              <w:r>
                <w:t>5</w:t>
              </w:r>
            </w:ins>
            <w:del w:id="1467" w:author="David Conklin" w:date="2020-11-26T13:50:00Z">
              <w:r w:rsidR="00B47F76" w:rsidDel="00C4268B">
                <w:delText>14</w:delText>
              </w:r>
            </w:del>
          </w:p>
        </w:tc>
        <w:tc>
          <w:tcPr>
            <w:tcW w:w="0" w:type="auto"/>
          </w:tcPr>
          <w:p w14:paraId="6872696A" w14:textId="39C0EF98" w:rsidR="00B47F76" w:rsidRDefault="00B47F76" w:rsidP="006636CC">
            <w:r>
              <w:t>0.</w:t>
            </w:r>
            <w:ins w:id="1468" w:author="David Conklin" w:date="2020-11-26T13:52:00Z">
              <w:r w:rsidR="00C4268B">
                <w:t>2</w:t>
              </w:r>
            </w:ins>
            <w:del w:id="1469" w:author="David Conklin" w:date="2020-11-26T13:52:00Z">
              <w:r w:rsidDel="00C4268B">
                <w:delText>6</w:delText>
              </w:r>
            </w:del>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26F38B73" w:rsidR="00B47F76" w:rsidRDefault="00B47F76" w:rsidP="006636CC">
            <w:pPr>
              <w:jc w:val="right"/>
            </w:pPr>
            <w:r>
              <w:t>2</w:t>
            </w:r>
            <w:ins w:id="1470" w:author="David Conklin" w:date="2020-11-26T13:51:00Z">
              <w:r w:rsidR="00C4268B">
                <w:t>197</w:t>
              </w:r>
            </w:ins>
            <w:del w:id="1471" w:author="David Conklin" w:date="2020-11-26T13:51:00Z">
              <w:r w:rsidDel="00C4268B">
                <w:delText>218</w:delText>
              </w:r>
            </w:del>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739058B0" w:rsidR="00B47F76" w:rsidRDefault="00B47F76" w:rsidP="006636CC">
            <w:pPr>
              <w:jc w:val="right"/>
            </w:pPr>
            <w:r>
              <w:t>14</w:t>
            </w:r>
            <w:ins w:id="1472" w:author="David Conklin" w:date="2020-11-26T13:55:00Z">
              <w:r w:rsidR="00C4268B">
                <w:t>56</w:t>
              </w:r>
            </w:ins>
            <w:del w:id="1473" w:author="David Conklin" w:date="2020-11-26T13:55:00Z">
              <w:r w:rsidDel="00C4268B">
                <w:delText>31</w:delText>
              </w:r>
            </w:del>
          </w:p>
        </w:tc>
        <w:tc>
          <w:tcPr>
            <w:tcW w:w="0" w:type="auto"/>
          </w:tcPr>
          <w:p w14:paraId="2CB26F17" w14:textId="227298BE" w:rsidR="00B47F76" w:rsidRDefault="00B47F76" w:rsidP="006636CC">
            <w:r>
              <w:t>7</w:t>
            </w:r>
            <w:ins w:id="1474" w:author="David Conklin" w:date="2020-11-26T13:58:00Z">
              <w:r w:rsidR="00C4268B">
                <w:t>6.6</w:t>
              </w:r>
            </w:ins>
            <w:del w:id="1475" w:author="David Conklin" w:date="2020-11-26T13:58:00Z">
              <w:r w:rsidDel="00C4268B">
                <w:delText>5.3</w:delText>
              </w:r>
            </w:del>
            <w:r>
              <w:t>%</w:t>
            </w:r>
          </w:p>
        </w:tc>
        <w:tc>
          <w:tcPr>
            <w:tcW w:w="0" w:type="auto"/>
          </w:tcPr>
          <w:p w14:paraId="545C8904" w14:textId="1410ADD6" w:rsidR="00B47F76" w:rsidRDefault="00B47F76" w:rsidP="006636CC">
            <w:r>
              <w:t>15</w:t>
            </w:r>
            <w:ins w:id="1476" w:author="David Conklin" w:date="2020-11-26T14:11:00Z">
              <w:r w:rsidR="004C77EC">
                <w:t>2.7</w:t>
              </w:r>
            </w:ins>
            <w:del w:id="1477" w:author="David Conklin" w:date="2020-11-26T14:11:00Z">
              <w:r w:rsidDel="004C77EC">
                <w:delText>0.06</w:delText>
              </w:r>
            </w:del>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4331FECC" w:rsidR="00B47F76" w:rsidRDefault="00C4268B" w:rsidP="006636CC">
            <w:pPr>
              <w:jc w:val="right"/>
            </w:pPr>
            <w:ins w:id="1478" w:author="David Conklin" w:date="2020-11-26T13:55:00Z">
              <w:r>
                <w:t>706</w:t>
              </w:r>
            </w:ins>
            <w:del w:id="1479" w:author="David Conklin" w:date="2020-11-26T13:55:00Z">
              <w:r w:rsidR="00B47F76" w:rsidDel="00C4268B">
                <w:delText>691</w:delText>
              </w:r>
            </w:del>
          </w:p>
        </w:tc>
        <w:tc>
          <w:tcPr>
            <w:tcW w:w="0" w:type="auto"/>
          </w:tcPr>
          <w:p w14:paraId="1A091BE1" w14:textId="27D97A08" w:rsidR="00B47F76" w:rsidRDefault="00B47F76" w:rsidP="006636CC">
            <w:r>
              <w:t>3</w:t>
            </w:r>
            <w:ins w:id="1480" w:author="David Conklin" w:date="2020-11-26T13:58:00Z">
              <w:r w:rsidR="00C4268B">
                <w:t>7.1</w:t>
              </w:r>
            </w:ins>
            <w:del w:id="1481" w:author="David Conklin" w:date="2020-11-26T13:58:00Z">
              <w:r w:rsidDel="00C4268B">
                <w:delText>6.3</w:delText>
              </w:r>
            </w:del>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7008C1FB" w:rsidR="00B47F76" w:rsidRDefault="00B47F76" w:rsidP="006636CC">
            <w:pPr>
              <w:jc w:val="right"/>
            </w:pPr>
            <w:r>
              <w:t>22</w:t>
            </w:r>
            <w:ins w:id="1482" w:author="David Conklin" w:date="2020-11-26T13:56:00Z">
              <w:r w:rsidR="00C4268B">
                <w:t>5</w:t>
              </w:r>
            </w:ins>
            <w:del w:id="1483" w:author="David Conklin" w:date="2020-11-26T13:56:00Z">
              <w:r w:rsidDel="00C4268B">
                <w:delText>1</w:delText>
              </w:r>
            </w:del>
            <w:r>
              <w:t>3</w:t>
            </w:r>
          </w:p>
        </w:tc>
        <w:tc>
          <w:tcPr>
            <w:tcW w:w="0" w:type="auto"/>
          </w:tcPr>
          <w:p w14:paraId="34613082" w14:textId="3C736E11" w:rsidR="00B47F76" w:rsidRDefault="00B47F76" w:rsidP="006636CC">
            <w:r>
              <w:t>11</w:t>
            </w:r>
            <w:ins w:id="1484" w:author="David Conklin" w:date="2020-11-26T13:59:00Z">
              <w:r w:rsidR="00C4268B">
                <w:t>8.5</w:t>
              </w:r>
            </w:ins>
            <w:del w:id="1485" w:author="David Conklin" w:date="2020-11-26T13:59:00Z">
              <w:r w:rsidDel="00C4268B">
                <w:delText>6.4</w:delText>
              </w:r>
            </w:del>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4F69A72C" w14:textId="0A1FE441" w:rsidR="00B47F76" w:rsidDel="003024C9" w:rsidRDefault="00010FCE" w:rsidP="00B47F76">
      <w:pPr>
        <w:rPr>
          <w:del w:id="1486" w:author="David Conklin" w:date="2020-11-26T14:37:00Z"/>
        </w:rPr>
      </w:pPr>
      <w:r>
        <w:t>The monthly flows and stream temperatures for 2010-18 at the USGS gage location closest to the confluence of the McKenzie and the Willamette are graphed below.</w:t>
      </w:r>
      <w:r w:rsidR="009F1ED9">
        <w:t xml:space="preserve">  Simulation skill grades for these two data streams are G to VG</w:t>
      </w:r>
      <w:ins w:id="1487" w:author="David Conklin" w:date="2020-11-26T14:38:00Z">
        <w:r w:rsidR="003024C9">
          <w:t>.</w:t>
        </w:r>
      </w:ins>
      <w:del w:id="1488" w:author="David Conklin" w:date="2020-11-26T14:38:00Z">
        <w:r w:rsidR="009F1ED9" w:rsidDel="003024C9">
          <w:delText>.</w:delText>
        </w:r>
      </w:del>
    </w:p>
    <w:p w14:paraId="04844AA3" w14:textId="3CC0BC0E" w:rsidR="003024C9" w:rsidRDefault="003024C9" w:rsidP="00535731">
      <w:pPr>
        <w:rPr>
          <w:ins w:id="1489" w:author="David Conklin" w:date="2020-11-26T14:39:00Z"/>
        </w:rPr>
      </w:pPr>
    </w:p>
    <w:p w14:paraId="48FB38C8" w14:textId="68BE265F" w:rsidR="003024C9" w:rsidRDefault="003024C9" w:rsidP="00535731">
      <w:pPr>
        <w:rPr>
          <w:ins w:id="1490" w:author="David Conklin" w:date="2020-11-26T14:39:00Z"/>
        </w:rPr>
      </w:pPr>
    </w:p>
    <w:p w14:paraId="61D302EB" w14:textId="77777777" w:rsidR="003024C9" w:rsidRDefault="003024C9" w:rsidP="00535731">
      <w:pPr>
        <w:rPr>
          <w:ins w:id="1491" w:author="David Conklin" w:date="2020-11-26T14:39:00Z"/>
        </w:rPr>
      </w:pPr>
    </w:p>
    <w:p w14:paraId="15D3E737" w14:textId="7D59DC4E" w:rsidR="003024C9" w:rsidRDefault="003024C9" w:rsidP="00B47F76">
      <w:pPr>
        <w:rPr>
          <w:ins w:id="1492" w:author="David Conklin" w:date="2020-11-26T14:38:00Z"/>
        </w:rPr>
      </w:pPr>
      <w:ins w:id="1493" w:author="David Conklin" w:date="2020-11-26T14:38:00Z">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2"/>
                      <a:stretch>
                        <a:fillRect/>
                      </a:stretch>
                    </pic:blipFill>
                    <pic:spPr>
                      <a:xfrm>
                        <a:off x="0" y="0"/>
                        <a:ext cx="5943600" cy="3659505"/>
                      </a:xfrm>
                      <a:prstGeom prst="rect">
                        <a:avLst/>
                      </a:prstGeom>
                    </pic:spPr>
                  </pic:pic>
                </a:graphicData>
              </a:graphic>
            </wp:inline>
          </w:drawing>
        </w:r>
      </w:ins>
    </w:p>
    <w:p w14:paraId="44083944" w14:textId="77777777" w:rsidR="00010FCE" w:rsidDel="003024C9" w:rsidRDefault="00010FCE" w:rsidP="00B47F76">
      <w:pPr>
        <w:rPr>
          <w:del w:id="1494" w:author="David Conklin" w:date="2020-11-26T14:38:00Z"/>
        </w:rPr>
      </w:pPr>
    </w:p>
    <w:p w14:paraId="57DF6781" w14:textId="6E4FE562" w:rsidR="003B76A2" w:rsidRDefault="004C77EC" w:rsidP="00535731">
      <w:ins w:id="1495" w:author="David Conklin" w:date="2020-11-26T14:17:00Z">
        <w:r w:rsidRPr="004C77EC">
          <w:rPr>
            <w:noProof/>
          </w:rPr>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3"/>
                      <a:stretch>
                        <a:fillRect/>
                      </a:stretch>
                    </pic:blipFill>
                    <pic:spPr>
                      <a:xfrm>
                        <a:off x="0" y="0"/>
                        <a:ext cx="5943600" cy="3643630"/>
                      </a:xfrm>
                      <a:prstGeom prst="rect">
                        <a:avLst/>
                      </a:prstGeom>
                    </pic:spPr>
                  </pic:pic>
                </a:graphicData>
              </a:graphic>
            </wp:inline>
          </w:drawing>
        </w:r>
      </w:ins>
      <w:del w:id="1496" w:author="David Conklin" w:date="2020-11-26T14:17:00Z">
        <w:r w:rsidR="00B47F76" w:rsidDel="004C77EC">
          <w:rPr>
            <w:noProof/>
          </w:rPr>
          <w:drawing>
            <wp:inline distT="0" distB="0" distL="0" distR="0" wp14:anchorId="594C577B" wp14:editId="745D1F26">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2605"/>
                      </a:xfrm>
                      <a:prstGeom prst="rect">
                        <a:avLst/>
                      </a:prstGeom>
                    </pic:spPr>
                  </pic:pic>
                </a:graphicData>
              </a:graphic>
            </wp:inline>
          </w:drawing>
        </w:r>
      </w:del>
    </w:p>
    <w:p w14:paraId="10E2D6EA" w14:textId="77777777" w:rsidR="00B47F76" w:rsidRDefault="00B47F76" w:rsidP="00535731"/>
    <w:p w14:paraId="2B592528" w14:textId="3380F29C" w:rsidR="0027285C" w:rsidDel="004C77EC" w:rsidRDefault="00AE7826" w:rsidP="002854B5">
      <w:pPr>
        <w:rPr>
          <w:del w:id="1497" w:author="David Conklin" w:date="2020-11-26T14:18:00Z"/>
        </w:rPr>
      </w:pPr>
      <w:del w:id="1498" w:author="David Conklin" w:date="2020-11-26T14:18:00Z">
        <w:r w:rsidDel="004C77EC">
          <w:rPr>
            <w:noProof/>
          </w:rPr>
          <w:drawing>
            <wp:inline distT="0" distB="0" distL="0" distR="0" wp14:anchorId="5C2E3FBF" wp14:editId="74E8239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980"/>
                      </a:xfrm>
                      <a:prstGeom prst="rect">
                        <a:avLst/>
                      </a:prstGeom>
                    </pic:spPr>
                  </pic:pic>
                </a:graphicData>
              </a:graphic>
            </wp:inline>
          </w:drawing>
        </w:r>
      </w:del>
    </w:p>
    <w:p w14:paraId="5EBD293D" w14:textId="19E3FB21" w:rsidR="00010FCE" w:rsidRDefault="00010FCE">
      <w:del w:id="1499" w:author="David Conklin" w:date="2020-11-26T14:18:00Z">
        <w:r w:rsidDel="004C77EC">
          <w:br w:type="page"/>
        </w:r>
      </w:del>
    </w:p>
    <w:p w14:paraId="5A25DF07" w14:textId="77777777" w:rsidR="00010FCE" w:rsidRPr="002854B5" w:rsidRDefault="00010FCE" w:rsidP="002854B5"/>
    <w:p w14:paraId="2C48710D" w14:textId="1B938C52" w:rsidR="00E90646" w:rsidRDefault="00E90646" w:rsidP="00E90646">
      <w:pPr>
        <w:pStyle w:val="Heading2"/>
      </w:pPr>
      <w:bookmarkStart w:id="1500" w:name="_Toc57294064"/>
      <w:r>
        <w:t>Clackamas wetlands v. McKenzie wetlands</w:t>
      </w:r>
      <w:bookmarkEnd w:id="1500"/>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del w:id="1501" w:author="David Conklin" w:date="2020-11-26T14:18:00Z">
        <w:r w:rsidDel="004C77EC">
          <w:br w:type="page"/>
        </w:r>
      </w:del>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502" w:name="_Ref48286765"/>
      <w:bookmarkStart w:id="1503" w:name="_Toc53219841"/>
      <w:r>
        <w:t xml:space="preserve">Figure </w:t>
      </w:r>
      <w:fldSimple w:instr=" SEQ Figure \* ARABIC ">
        <w:r w:rsidR="00F90C07">
          <w:rPr>
            <w:noProof/>
          </w:rPr>
          <w:t>9</w:t>
        </w:r>
      </w:fldSimple>
      <w:bookmarkEnd w:id="1502"/>
      <w:r>
        <w:t>. Clackamas basin in CW3M screen capture</w:t>
      </w:r>
      <w:bookmarkEnd w:id="150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04" w:name="_Toc57294065"/>
      <w:r>
        <w:t>The Clackamas Basin</w:t>
      </w:r>
      <w:bookmarkEnd w:id="1504"/>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505" w:name="_Toc57294066"/>
      <w:r>
        <w:lastRenderedPageBreak/>
        <w:t>Directory structure and file names</w:t>
      </w:r>
      <w:bookmarkEnd w:id="150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506" w:name="_Toc57294067"/>
      <w:r>
        <w:t xml:space="preserve">Release </w:t>
      </w:r>
      <w:r w:rsidR="00E735F4">
        <w:t>Log</w:t>
      </w:r>
      <w:bookmarkEnd w:id="150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49CDA738" w14:textId="30164C49" w:rsidR="004C3F2F" w:rsidRDefault="004C3F2F" w:rsidP="004C3F2F">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6F5CEF82" w14:textId="77777777" w:rsidR="00864A13" w:rsidRDefault="00864A13" w:rsidP="00864A13">
      <w:pPr>
        <w:pStyle w:val="Body"/>
      </w:pPr>
    </w:p>
    <w:p w14:paraId="7840B9A7" w14:textId="77777777" w:rsidR="005F3D22" w:rsidRDefault="005F3D22" w:rsidP="005F3D22">
      <w:pPr>
        <w:pStyle w:val="Heading1"/>
      </w:pPr>
      <w:bookmarkStart w:id="1507" w:name="_Toc57294068"/>
      <w:r>
        <w:t>References</w:t>
      </w:r>
      <w:bookmarkEnd w:id="150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1D1355C3" w14:textId="77777777"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77777777" w:rsidR="00B64193" w:rsidRPr="00320149"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66B583FD" w14:textId="77777777" w:rsidR="00B64193" w:rsidRPr="00320149" w:rsidRDefault="00B64193" w:rsidP="00B64193">
      <w:pPr>
        <w:rPr>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508" w:name="_Toc57294069"/>
      <w:r>
        <w:rPr>
          <w:rFonts w:eastAsiaTheme="minorHAnsi"/>
        </w:rPr>
        <w:t>Acronyms</w:t>
      </w:r>
      <w:r w:rsidR="009D540F">
        <w:rPr>
          <w:rFonts w:eastAsiaTheme="minorHAnsi"/>
        </w:rPr>
        <w:t xml:space="preserve"> and Abbreviations</w:t>
      </w:r>
      <w:bookmarkEnd w:id="150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lastRenderedPageBreak/>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A4557" w14:textId="77777777" w:rsidR="001748C7" w:rsidRDefault="001748C7" w:rsidP="00064E77">
      <w:r>
        <w:separator/>
      </w:r>
    </w:p>
  </w:endnote>
  <w:endnote w:type="continuationSeparator" w:id="0">
    <w:p w14:paraId="1DB947C8" w14:textId="77777777" w:rsidR="001748C7" w:rsidRDefault="001748C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A6DC9" w:rsidRDefault="001A6D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A6DC9" w:rsidRDefault="001A6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21105" w14:textId="77777777" w:rsidR="001748C7" w:rsidRDefault="001748C7" w:rsidP="00064E77">
      <w:r>
        <w:separator/>
      </w:r>
    </w:p>
  </w:footnote>
  <w:footnote w:type="continuationSeparator" w:id="0">
    <w:p w14:paraId="096865ED" w14:textId="77777777" w:rsidR="001748C7" w:rsidRDefault="001748C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1D27"/>
    <w:rsid w:val="0004200C"/>
    <w:rsid w:val="000433C1"/>
    <w:rsid w:val="000462BF"/>
    <w:rsid w:val="0005085B"/>
    <w:rsid w:val="000513C0"/>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48C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24C9"/>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33B7"/>
    <w:rsid w:val="004D53D7"/>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AAC"/>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45B6"/>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962"/>
    <w:rsid w:val="00BE0D88"/>
    <w:rsid w:val="00C073DE"/>
    <w:rsid w:val="00C13229"/>
    <w:rsid w:val="00C163DA"/>
    <w:rsid w:val="00C26282"/>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8.JPG"/><Relationship Id="rId39" Type="http://schemas.microsoft.com/office/2011/relationships/people" Target="people.xml"/><Relationship Id="rId21" Type="http://schemas.openxmlformats.org/officeDocument/2006/relationships/chart" Target="charts/chart1.xml"/><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7.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6876190" cy="4200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64812</TotalTime>
  <Pages>54</Pages>
  <Words>19305</Words>
  <Characters>110043</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302</cp:revision>
  <cp:lastPrinted>2020-11-18T20:16:00Z</cp:lastPrinted>
  <dcterms:created xsi:type="dcterms:W3CDTF">2018-11-09T13:56:00Z</dcterms:created>
  <dcterms:modified xsi:type="dcterms:W3CDTF">2020-12-05T15:31:00Z</dcterms:modified>
</cp:coreProperties>
</file>