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53471210" w:rsidR="00064E77" w:rsidRPr="00064E77" w:rsidRDefault="007B1928" w:rsidP="00064E77">
      <w:pPr>
        <w:pStyle w:val="Subtitle"/>
      </w:pPr>
      <w:r>
        <w:t>1</w:t>
      </w:r>
      <w:ins w:id="0" w:author="David Conklin" w:date="2021-01-04T16:35:00Z">
        <w:r w:rsidR="00B40657">
          <w:t>/</w:t>
        </w:r>
      </w:ins>
      <w:ins w:id="1" w:author="David Conklin" w:date="2021-01-07T09:38:00Z">
        <w:r w:rsidR="00E3419D">
          <w:t>7</w:t>
        </w:r>
      </w:ins>
      <w:del w:id="2" w:author="David Conklin" w:date="2021-01-04T16:35:00Z">
        <w:r w:rsidR="005160F8" w:rsidDel="00B40657">
          <w:delText>2/</w:delText>
        </w:r>
        <w:r w:rsidR="00135589" w:rsidDel="00B40657">
          <w:delText>2</w:delText>
        </w:r>
      </w:del>
      <w:del w:id="3" w:author="David Conklin" w:date="2020-12-26T08:20:00Z">
        <w:r w:rsidR="00135589" w:rsidDel="00872B5B">
          <w:delText>1</w:delText>
        </w:r>
      </w:del>
      <w:r w:rsidR="00364BDC">
        <w:t>/2</w:t>
      </w:r>
      <w:ins w:id="4" w:author="David Conklin" w:date="2021-01-04T16:35:00Z">
        <w:r w:rsidR="00B40657">
          <w:t>1</w:t>
        </w:r>
      </w:ins>
      <w:del w:id="5" w:author="David Conklin" w:date="2021-01-04T16:35:00Z">
        <w:r w:rsidR="00364BDC" w:rsidDel="00B40657">
          <w:delText>0</w:delText>
        </w:r>
      </w:del>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6" w:author="David Conklin" w:date="2020-12-26T08:20:00Z">
        <w:r w:rsidR="00872B5B">
          <w:rPr>
            <w:rStyle w:val="Hyperlink"/>
            <w:color w:val="auto"/>
          </w:rPr>
          <w:t>2/</w:t>
        </w:r>
      </w:ins>
      <w:ins w:id="7" w:author="David Conklin" w:date="2020-12-26T08:21:00Z">
        <w:r w:rsidR="00872B5B">
          <w:rPr>
            <w:rStyle w:val="Hyperlink"/>
            <w:color w:val="auto"/>
          </w:rPr>
          <w:t>21</w:t>
        </w:r>
      </w:ins>
      <w:del w:id="8"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6F0CBC">
      <w:pPr>
        <w:rPr>
          <w:rStyle w:val="Hyperlink"/>
          <w:color w:val="auto"/>
          <w:u w:val="none"/>
        </w:rPr>
      </w:pPr>
      <w:del w:id="9" w:author="David Conklin" w:date="2021-01-04T16:39:00Z">
        <w:r w:rsidDel="00B40657">
          <w:rPr>
            <w:rStyle w:val="Hyperlink"/>
            <w:color w:val="auto"/>
            <w:u w:val="none"/>
          </w:rPr>
          <w:delText xml:space="preserve">- </w:delText>
        </w:r>
      </w:del>
      <w:r>
        <w:rPr>
          <w:rStyle w:val="Hyperlink"/>
          <w:color w:val="auto"/>
          <w:u w:val="none"/>
        </w:rPr>
        <w:t>Updated the McKenzie Basin Wetlands Study/Analysis of calibration and skill section.</w:t>
      </w:r>
    </w:p>
    <w:p w14:paraId="6A09CA49" w14:textId="445935BD" w:rsidR="00977ECE" w:rsidDel="003F7628" w:rsidRDefault="00756D1C" w:rsidP="00B40657">
      <w:pPr>
        <w:rPr>
          <w:del w:id="10" w:author="David Conklin" w:date="2020-12-26T08:21:00Z"/>
          <w:rFonts w:cs="Times New Roman"/>
          <w:szCs w:val="24"/>
        </w:rPr>
        <w:pPrChange w:id="11" w:author="David Conklin" w:date="2021-01-04T16:39:00Z">
          <w:pPr/>
        </w:pPrChange>
      </w:pPr>
      <w:ins w:id="12" w:author="David Conklin" w:date="2020-12-28T08:34:00Z">
        <w:r>
          <w:rPr>
            <w:rStyle w:val="Hyperlink"/>
            <w:color w:val="auto"/>
            <w:u w:val="none"/>
          </w:rPr>
          <w:t xml:space="preserve">Add release notes for </w:t>
        </w:r>
        <w:r>
          <w:rPr>
            <w:rFonts w:cs="Times New Roman"/>
            <w:szCs w:val="24"/>
          </w:rPr>
          <w:t>CW3M_Installer_McKenzie_0.4.3.exe.</w:t>
        </w:r>
      </w:ins>
      <w:del w:id="13" w:author="David Conklin" w:date="2020-12-26T08:21:00Z">
        <w:r w:rsidR="00054245"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3BBEDA6C" w14:textId="23CE3A07" w:rsidR="003F7628" w:rsidRDefault="003F7628" w:rsidP="00B40657">
      <w:pPr>
        <w:rPr>
          <w:ins w:id="14" w:author="David Conklin" w:date="2020-12-28T16:23:00Z"/>
          <w:rFonts w:cs="Times New Roman"/>
          <w:szCs w:val="24"/>
        </w:rPr>
        <w:pPrChange w:id="15" w:author="David Conklin" w:date="2021-01-04T16:39:00Z">
          <w:pPr/>
        </w:pPrChange>
      </w:pPr>
    </w:p>
    <w:p w14:paraId="3994DB63" w14:textId="290DBF28" w:rsidR="003F7628" w:rsidRDefault="003F7628" w:rsidP="00B40657">
      <w:pPr>
        <w:rPr>
          <w:ins w:id="16" w:author="David Conklin" w:date="2021-01-05T11:16:00Z"/>
        </w:rPr>
      </w:pPr>
      <w:ins w:id="17" w:author="David Conklin" w:date="2020-12-28T16:23:00Z">
        <w:r>
          <w:t>Adde</w:t>
        </w:r>
      </w:ins>
      <w:ins w:id="18" w:author="David Conklin" w:date="2020-12-28T16:25:00Z">
        <w:r>
          <w:t>d “Cali</w:t>
        </w:r>
      </w:ins>
      <w:ins w:id="19" w:author="David Conklin" w:date="2020-12-28T16:26:00Z">
        <w:r>
          <w:t>bration procedure”</w:t>
        </w:r>
      </w:ins>
      <w:ins w:id="20" w:author="David Conklin" w:date="2021-01-05T11:17:00Z">
        <w:r w:rsidR="00CC2A40">
          <w:t xml:space="preserve"> section.</w:t>
        </w:r>
      </w:ins>
    </w:p>
    <w:p w14:paraId="36DFB983" w14:textId="688CE227" w:rsidR="00877C9A" w:rsidRDefault="00877C9A" w:rsidP="00B40657">
      <w:pPr>
        <w:rPr>
          <w:ins w:id="21" w:author="David Conklin" w:date="2021-01-07T09:38:00Z"/>
        </w:rPr>
      </w:pPr>
      <w:ins w:id="22" w:author="David Conklin" w:date="2021-01-05T11:16:00Z">
        <w:r>
          <w:t xml:space="preserve">Added “Simulated McKenzie basin stream thermal energy </w:t>
        </w:r>
      </w:ins>
      <w:ins w:id="23" w:author="David Conklin" w:date="2021-01-05T11:17:00Z">
        <w:r>
          <w:t>budget</w:t>
        </w:r>
        <w:r w:rsidR="00CC2A40">
          <w:t>” section.</w:t>
        </w:r>
      </w:ins>
    </w:p>
    <w:p w14:paraId="7FCCD30C" w14:textId="07E6681A" w:rsidR="00E3419D" w:rsidRDefault="00E3419D" w:rsidP="00B40657">
      <w:pPr>
        <w:rPr>
          <w:ins w:id="24" w:author="David Conklin" w:date="2020-12-28T16:26:00Z"/>
        </w:rPr>
        <w:pPrChange w:id="25" w:author="David Conklin" w:date="2021-01-04T16:38:00Z">
          <w:pPr>
            <w:pStyle w:val="ListParagraph"/>
            <w:numPr>
              <w:numId w:val="7"/>
            </w:numPr>
            <w:ind w:hanging="360"/>
          </w:pPr>
        </w:pPrChange>
      </w:pPr>
      <w:ins w:id="26" w:author="David Conklin" w:date="2021-01-07T09:38:00Z">
        <w:r>
          <w:t>Remove the “Clackamas wetlands v. McKenzie wetlands</w:t>
        </w:r>
      </w:ins>
      <w:ins w:id="27" w:author="David Conklin" w:date="2021-01-07T09:39:00Z">
        <w:r>
          <w:t>” section.</w:t>
        </w:r>
      </w:ins>
    </w:p>
    <w:p w14:paraId="5112E5F1" w14:textId="77777777" w:rsidR="003F7628" w:rsidRDefault="003F7628">
      <w:pPr>
        <w:ind w:left="360"/>
        <w:rPr>
          <w:ins w:id="28" w:author="David Conklin" w:date="2020-12-28T16:23:00Z"/>
        </w:rPr>
        <w:pPrChange w:id="29" w:author="David Conklin" w:date="2020-12-28T16:27:00Z">
          <w:pPr/>
        </w:pPrChange>
      </w:pPr>
    </w:p>
    <w:p w14:paraId="11AE2C5B" w14:textId="1606E06E" w:rsidR="00977ECE" w:rsidDel="00872B5B" w:rsidRDefault="00543BA6">
      <w:pPr>
        <w:rPr>
          <w:del w:id="30" w:author="David Conklin" w:date="2020-12-26T08:21:00Z"/>
          <w:rStyle w:val="Hyperlink"/>
          <w:color w:val="auto"/>
          <w:u w:val="none"/>
        </w:rPr>
      </w:pPr>
      <w:del w:id="31"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32" w:author="David Conklin" w:date="2020-12-26T08:21:00Z"/>
          <w:rStyle w:val="Hyperlink"/>
          <w:color w:val="auto"/>
          <w:u w:val="none"/>
        </w:rPr>
      </w:pPr>
      <w:del w:id="33"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34" w:author="David Conklin" w:date="2020-12-26T08:21:00Z"/>
          <w:rStyle w:val="Hyperlink"/>
          <w:color w:val="auto"/>
          <w:u w:val="none"/>
        </w:rPr>
      </w:pPr>
      <w:del w:id="35"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36" w:author="David Conklin" w:date="2020-12-26T08:21:00Z"/>
          <w:rStyle w:val="Hyperlink"/>
          <w:color w:val="auto"/>
          <w:u w:val="none"/>
        </w:rPr>
      </w:pPr>
      <w:del w:id="37"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38" w:author="David Conklin" w:date="2020-12-26T08:21:00Z"/>
          <w:rStyle w:val="Hyperlink"/>
          <w:rFonts w:asciiTheme="majorHAnsi" w:eastAsiaTheme="majorEastAsia" w:hAnsiTheme="majorHAnsi" w:cstheme="majorBidi"/>
          <w:color w:val="auto"/>
          <w:sz w:val="26"/>
          <w:szCs w:val="26"/>
          <w:u w:val="none"/>
        </w:rPr>
      </w:pPr>
      <w:del w:id="39"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366784D2" w14:textId="01A25C56" w:rsidR="00044BB7" w:rsidRDefault="006636CC">
          <w:pPr>
            <w:pStyle w:val="TOC1"/>
            <w:tabs>
              <w:tab w:val="right" w:leader="dot" w:pos="9350"/>
            </w:tabs>
            <w:rPr>
              <w:ins w:id="40" w:author="David Conklin" w:date="2021-01-07T12:35:00Z"/>
              <w:rFonts w:eastAsiaTheme="minorEastAsia"/>
              <w:noProof/>
            </w:rPr>
          </w:pPr>
          <w:r>
            <w:fldChar w:fldCharType="begin"/>
          </w:r>
          <w:r>
            <w:instrText xml:space="preserve"> TOC \o "1-3" \h \z \u </w:instrText>
          </w:r>
          <w:r>
            <w:fldChar w:fldCharType="separate"/>
          </w:r>
          <w:ins w:id="41" w:author="David Conklin" w:date="2021-01-07T12:35:00Z">
            <w:r w:rsidR="00044BB7" w:rsidRPr="00AB7A55">
              <w:rPr>
                <w:rStyle w:val="Hyperlink"/>
                <w:noProof/>
              </w:rPr>
              <w:fldChar w:fldCharType="begin"/>
            </w:r>
            <w:r w:rsidR="00044BB7" w:rsidRPr="00AB7A55">
              <w:rPr>
                <w:rStyle w:val="Hyperlink"/>
                <w:noProof/>
              </w:rPr>
              <w:instrText xml:space="preserve"> </w:instrText>
            </w:r>
            <w:r w:rsidR="00044BB7">
              <w:rPr>
                <w:noProof/>
              </w:rPr>
              <w:instrText>HYPERLINK \l "_Toc60915319"</w:instrText>
            </w:r>
            <w:r w:rsidR="00044BB7" w:rsidRPr="00AB7A55">
              <w:rPr>
                <w:rStyle w:val="Hyperlink"/>
                <w:noProof/>
              </w:rPr>
              <w:instrText xml:space="preserve"> </w:instrText>
            </w:r>
            <w:r w:rsidR="00044BB7" w:rsidRPr="00AB7A55">
              <w:rPr>
                <w:rStyle w:val="Hyperlink"/>
                <w:noProof/>
              </w:rPr>
            </w:r>
            <w:r w:rsidR="00044BB7" w:rsidRPr="00AB7A55">
              <w:rPr>
                <w:rStyle w:val="Hyperlink"/>
                <w:noProof/>
              </w:rPr>
              <w:fldChar w:fldCharType="separate"/>
            </w:r>
            <w:r w:rsidR="00044BB7" w:rsidRPr="00AB7A55">
              <w:rPr>
                <w:rStyle w:val="Hyperlink"/>
                <w:noProof/>
              </w:rPr>
              <w:t>What is a digital handbook?</w:t>
            </w:r>
            <w:r w:rsidR="00044BB7">
              <w:rPr>
                <w:noProof/>
                <w:webHidden/>
              </w:rPr>
              <w:tab/>
            </w:r>
            <w:r w:rsidR="00044BB7">
              <w:rPr>
                <w:noProof/>
                <w:webHidden/>
              </w:rPr>
              <w:fldChar w:fldCharType="begin"/>
            </w:r>
            <w:r w:rsidR="00044BB7">
              <w:rPr>
                <w:noProof/>
                <w:webHidden/>
              </w:rPr>
              <w:instrText xml:space="preserve"> PAGEREF _Toc60915319 \h </w:instrText>
            </w:r>
            <w:r w:rsidR="00044BB7">
              <w:rPr>
                <w:noProof/>
                <w:webHidden/>
              </w:rPr>
            </w:r>
          </w:ins>
          <w:r w:rsidR="00044BB7">
            <w:rPr>
              <w:noProof/>
              <w:webHidden/>
            </w:rPr>
            <w:fldChar w:fldCharType="separate"/>
          </w:r>
          <w:ins w:id="42" w:author="David Conklin" w:date="2021-01-07T12:35:00Z">
            <w:r w:rsidR="00044BB7">
              <w:rPr>
                <w:noProof/>
                <w:webHidden/>
              </w:rPr>
              <w:t>3</w:t>
            </w:r>
            <w:r w:rsidR="00044BB7">
              <w:rPr>
                <w:noProof/>
                <w:webHidden/>
              </w:rPr>
              <w:fldChar w:fldCharType="end"/>
            </w:r>
            <w:r w:rsidR="00044BB7" w:rsidRPr="00AB7A55">
              <w:rPr>
                <w:rStyle w:val="Hyperlink"/>
                <w:noProof/>
              </w:rPr>
              <w:fldChar w:fldCharType="end"/>
            </w:r>
          </w:ins>
        </w:p>
        <w:p w14:paraId="3C5F436E" w14:textId="2EB26EFE" w:rsidR="00044BB7" w:rsidRDefault="00044BB7">
          <w:pPr>
            <w:pStyle w:val="TOC1"/>
            <w:tabs>
              <w:tab w:val="right" w:leader="dot" w:pos="9350"/>
            </w:tabs>
            <w:rPr>
              <w:ins w:id="43" w:author="David Conklin" w:date="2021-01-07T12:35:00Z"/>
              <w:rFonts w:eastAsiaTheme="minorEastAsia"/>
              <w:noProof/>
            </w:rPr>
          </w:pPr>
          <w:ins w:id="4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CW3M concept</w:t>
            </w:r>
            <w:r>
              <w:rPr>
                <w:noProof/>
                <w:webHidden/>
              </w:rPr>
              <w:tab/>
            </w:r>
            <w:r>
              <w:rPr>
                <w:noProof/>
                <w:webHidden/>
              </w:rPr>
              <w:fldChar w:fldCharType="begin"/>
            </w:r>
            <w:r>
              <w:rPr>
                <w:noProof/>
                <w:webHidden/>
              </w:rPr>
              <w:instrText xml:space="preserve"> PAGEREF _Toc60915320 \h </w:instrText>
            </w:r>
            <w:r>
              <w:rPr>
                <w:noProof/>
                <w:webHidden/>
              </w:rPr>
            </w:r>
          </w:ins>
          <w:r>
            <w:rPr>
              <w:noProof/>
              <w:webHidden/>
            </w:rPr>
            <w:fldChar w:fldCharType="separate"/>
          </w:r>
          <w:ins w:id="45" w:author="David Conklin" w:date="2021-01-07T12:35:00Z">
            <w:r>
              <w:rPr>
                <w:noProof/>
                <w:webHidden/>
              </w:rPr>
              <w:t>4</w:t>
            </w:r>
            <w:r>
              <w:rPr>
                <w:noProof/>
                <w:webHidden/>
              </w:rPr>
              <w:fldChar w:fldCharType="end"/>
            </w:r>
            <w:r w:rsidRPr="00AB7A55">
              <w:rPr>
                <w:rStyle w:val="Hyperlink"/>
                <w:noProof/>
              </w:rPr>
              <w:fldChar w:fldCharType="end"/>
            </w:r>
          </w:ins>
        </w:p>
        <w:p w14:paraId="2DAAB651" w14:textId="1BE4F468" w:rsidR="00044BB7" w:rsidRDefault="00044BB7">
          <w:pPr>
            <w:pStyle w:val="TOC2"/>
            <w:tabs>
              <w:tab w:val="right" w:leader="dot" w:pos="9350"/>
            </w:tabs>
            <w:rPr>
              <w:ins w:id="46" w:author="David Conklin" w:date="2021-01-07T12:35:00Z"/>
              <w:rFonts w:eastAsiaTheme="minorEastAsia"/>
              <w:noProof/>
            </w:rPr>
          </w:pPr>
          <w:ins w:id="4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 different kind of community model</w:t>
            </w:r>
            <w:r>
              <w:rPr>
                <w:noProof/>
                <w:webHidden/>
              </w:rPr>
              <w:tab/>
            </w:r>
            <w:r>
              <w:rPr>
                <w:noProof/>
                <w:webHidden/>
              </w:rPr>
              <w:fldChar w:fldCharType="begin"/>
            </w:r>
            <w:r>
              <w:rPr>
                <w:noProof/>
                <w:webHidden/>
              </w:rPr>
              <w:instrText xml:space="preserve"> PAGEREF _Toc60915321 \h </w:instrText>
            </w:r>
            <w:r>
              <w:rPr>
                <w:noProof/>
                <w:webHidden/>
              </w:rPr>
            </w:r>
          </w:ins>
          <w:r>
            <w:rPr>
              <w:noProof/>
              <w:webHidden/>
            </w:rPr>
            <w:fldChar w:fldCharType="separate"/>
          </w:r>
          <w:ins w:id="48" w:author="David Conklin" w:date="2021-01-07T12:35:00Z">
            <w:r>
              <w:rPr>
                <w:noProof/>
                <w:webHidden/>
              </w:rPr>
              <w:t>4</w:t>
            </w:r>
            <w:r>
              <w:rPr>
                <w:noProof/>
                <w:webHidden/>
              </w:rPr>
              <w:fldChar w:fldCharType="end"/>
            </w:r>
            <w:r w:rsidRPr="00AB7A55">
              <w:rPr>
                <w:rStyle w:val="Hyperlink"/>
                <w:noProof/>
              </w:rPr>
              <w:fldChar w:fldCharType="end"/>
            </w:r>
          </w:ins>
        </w:p>
        <w:p w14:paraId="092115B9" w14:textId="40481231" w:rsidR="00044BB7" w:rsidRDefault="00044BB7">
          <w:pPr>
            <w:pStyle w:val="TOC2"/>
            <w:tabs>
              <w:tab w:val="right" w:leader="dot" w:pos="9350"/>
            </w:tabs>
            <w:rPr>
              <w:ins w:id="49" w:author="David Conklin" w:date="2021-01-07T12:35:00Z"/>
              <w:rFonts w:eastAsiaTheme="minorEastAsia"/>
              <w:noProof/>
            </w:rPr>
          </w:pPr>
          <w:ins w:id="5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What CW3M is for</w:t>
            </w:r>
            <w:r>
              <w:rPr>
                <w:noProof/>
                <w:webHidden/>
              </w:rPr>
              <w:tab/>
            </w:r>
            <w:r>
              <w:rPr>
                <w:noProof/>
                <w:webHidden/>
              </w:rPr>
              <w:fldChar w:fldCharType="begin"/>
            </w:r>
            <w:r>
              <w:rPr>
                <w:noProof/>
                <w:webHidden/>
              </w:rPr>
              <w:instrText xml:space="preserve"> PAGEREF _Toc60915322 \h </w:instrText>
            </w:r>
            <w:r>
              <w:rPr>
                <w:noProof/>
                <w:webHidden/>
              </w:rPr>
            </w:r>
          </w:ins>
          <w:r>
            <w:rPr>
              <w:noProof/>
              <w:webHidden/>
            </w:rPr>
            <w:fldChar w:fldCharType="separate"/>
          </w:r>
          <w:ins w:id="51" w:author="David Conklin" w:date="2021-01-07T12:35:00Z">
            <w:r>
              <w:rPr>
                <w:noProof/>
                <w:webHidden/>
              </w:rPr>
              <w:t>4</w:t>
            </w:r>
            <w:r>
              <w:rPr>
                <w:noProof/>
                <w:webHidden/>
              </w:rPr>
              <w:fldChar w:fldCharType="end"/>
            </w:r>
            <w:r w:rsidRPr="00AB7A55">
              <w:rPr>
                <w:rStyle w:val="Hyperlink"/>
                <w:noProof/>
              </w:rPr>
              <w:fldChar w:fldCharType="end"/>
            </w:r>
          </w:ins>
        </w:p>
        <w:p w14:paraId="554B1AF2" w14:textId="5F599456" w:rsidR="00044BB7" w:rsidRDefault="00044BB7">
          <w:pPr>
            <w:pStyle w:val="TOC2"/>
            <w:tabs>
              <w:tab w:val="right" w:leader="dot" w:pos="9350"/>
            </w:tabs>
            <w:rPr>
              <w:ins w:id="52" w:author="David Conklin" w:date="2021-01-07T12:35:00Z"/>
              <w:rFonts w:eastAsiaTheme="minorEastAsia"/>
              <w:noProof/>
            </w:rPr>
          </w:pPr>
          <w:ins w:id="5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Management and maintenance</w:t>
            </w:r>
            <w:r>
              <w:rPr>
                <w:noProof/>
                <w:webHidden/>
              </w:rPr>
              <w:tab/>
            </w:r>
            <w:r>
              <w:rPr>
                <w:noProof/>
                <w:webHidden/>
              </w:rPr>
              <w:fldChar w:fldCharType="begin"/>
            </w:r>
            <w:r>
              <w:rPr>
                <w:noProof/>
                <w:webHidden/>
              </w:rPr>
              <w:instrText xml:space="preserve"> PAGEREF _Toc60915323 \h </w:instrText>
            </w:r>
            <w:r>
              <w:rPr>
                <w:noProof/>
                <w:webHidden/>
              </w:rPr>
            </w:r>
          </w:ins>
          <w:r>
            <w:rPr>
              <w:noProof/>
              <w:webHidden/>
            </w:rPr>
            <w:fldChar w:fldCharType="separate"/>
          </w:r>
          <w:ins w:id="54" w:author="David Conklin" w:date="2021-01-07T12:35:00Z">
            <w:r>
              <w:rPr>
                <w:noProof/>
                <w:webHidden/>
              </w:rPr>
              <w:t>4</w:t>
            </w:r>
            <w:r>
              <w:rPr>
                <w:noProof/>
                <w:webHidden/>
              </w:rPr>
              <w:fldChar w:fldCharType="end"/>
            </w:r>
            <w:r w:rsidRPr="00AB7A55">
              <w:rPr>
                <w:rStyle w:val="Hyperlink"/>
                <w:noProof/>
              </w:rPr>
              <w:fldChar w:fldCharType="end"/>
            </w:r>
          </w:ins>
        </w:p>
        <w:p w14:paraId="3D558D5B" w14:textId="0C9155B0" w:rsidR="00044BB7" w:rsidRDefault="00044BB7">
          <w:pPr>
            <w:pStyle w:val="TOC1"/>
            <w:tabs>
              <w:tab w:val="right" w:leader="dot" w:pos="9350"/>
            </w:tabs>
            <w:rPr>
              <w:ins w:id="55" w:author="David Conklin" w:date="2021-01-07T12:35:00Z"/>
              <w:rFonts w:eastAsiaTheme="minorEastAsia"/>
              <w:noProof/>
            </w:rPr>
          </w:pPr>
          <w:ins w:id="5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CW3M – A “first principles” model with tuning knobs</w:t>
            </w:r>
            <w:r>
              <w:rPr>
                <w:noProof/>
                <w:webHidden/>
              </w:rPr>
              <w:tab/>
            </w:r>
            <w:r>
              <w:rPr>
                <w:noProof/>
                <w:webHidden/>
              </w:rPr>
              <w:fldChar w:fldCharType="begin"/>
            </w:r>
            <w:r>
              <w:rPr>
                <w:noProof/>
                <w:webHidden/>
              </w:rPr>
              <w:instrText xml:space="preserve"> PAGEREF _Toc60915324 \h </w:instrText>
            </w:r>
            <w:r>
              <w:rPr>
                <w:noProof/>
                <w:webHidden/>
              </w:rPr>
            </w:r>
          </w:ins>
          <w:r>
            <w:rPr>
              <w:noProof/>
              <w:webHidden/>
            </w:rPr>
            <w:fldChar w:fldCharType="separate"/>
          </w:r>
          <w:ins w:id="57" w:author="David Conklin" w:date="2021-01-07T12:35:00Z">
            <w:r>
              <w:rPr>
                <w:noProof/>
                <w:webHidden/>
              </w:rPr>
              <w:t>5</w:t>
            </w:r>
            <w:r>
              <w:rPr>
                <w:noProof/>
                <w:webHidden/>
              </w:rPr>
              <w:fldChar w:fldCharType="end"/>
            </w:r>
            <w:r w:rsidRPr="00AB7A55">
              <w:rPr>
                <w:rStyle w:val="Hyperlink"/>
                <w:noProof/>
              </w:rPr>
              <w:fldChar w:fldCharType="end"/>
            </w:r>
          </w:ins>
        </w:p>
        <w:p w14:paraId="161CB4ED" w14:textId="7ACD4724" w:rsidR="00044BB7" w:rsidRDefault="00044BB7">
          <w:pPr>
            <w:pStyle w:val="TOC1"/>
            <w:tabs>
              <w:tab w:val="right" w:leader="dot" w:pos="9350"/>
            </w:tabs>
            <w:rPr>
              <w:ins w:id="58" w:author="David Conklin" w:date="2021-01-07T12:35:00Z"/>
              <w:rFonts w:eastAsiaTheme="minorEastAsia"/>
              <w:noProof/>
            </w:rPr>
          </w:pPr>
          <w:ins w:id="5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tuning knobs</w:t>
            </w:r>
            <w:r>
              <w:rPr>
                <w:noProof/>
                <w:webHidden/>
              </w:rPr>
              <w:tab/>
            </w:r>
            <w:r>
              <w:rPr>
                <w:noProof/>
                <w:webHidden/>
              </w:rPr>
              <w:fldChar w:fldCharType="begin"/>
            </w:r>
            <w:r>
              <w:rPr>
                <w:noProof/>
                <w:webHidden/>
              </w:rPr>
              <w:instrText xml:space="preserve"> PAGEREF _Toc60915325 \h </w:instrText>
            </w:r>
            <w:r>
              <w:rPr>
                <w:noProof/>
                <w:webHidden/>
              </w:rPr>
            </w:r>
          </w:ins>
          <w:r>
            <w:rPr>
              <w:noProof/>
              <w:webHidden/>
            </w:rPr>
            <w:fldChar w:fldCharType="separate"/>
          </w:r>
          <w:ins w:id="60" w:author="David Conklin" w:date="2021-01-07T12:35:00Z">
            <w:r>
              <w:rPr>
                <w:noProof/>
                <w:webHidden/>
              </w:rPr>
              <w:t>5</w:t>
            </w:r>
            <w:r>
              <w:rPr>
                <w:noProof/>
                <w:webHidden/>
              </w:rPr>
              <w:fldChar w:fldCharType="end"/>
            </w:r>
            <w:r w:rsidRPr="00AB7A55">
              <w:rPr>
                <w:rStyle w:val="Hyperlink"/>
                <w:noProof/>
              </w:rPr>
              <w:fldChar w:fldCharType="end"/>
            </w:r>
          </w:ins>
        </w:p>
        <w:p w14:paraId="6655ABE8" w14:textId="28AA1139" w:rsidR="00044BB7" w:rsidRDefault="00044BB7">
          <w:pPr>
            <w:pStyle w:val="TOC2"/>
            <w:tabs>
              <w:tab w:val="right" w:leader="dot" w:pos="9350"/>
            </w:tabs>
            <w:rPr>
              <w:ins w:id="61" w:author="David Conklin" w:date="2021-01-07T12:35:00Z"/>
              <w:rFonts w:eastAsiaTheme="minorEastAsia"/>
              <w:noProof/>
            </w:rPr>
          </w:pPr>
          <w:ins w:id="6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ET_MULT – forest evapotranspiration</w:t>
            </w:r>
            <w:r>
              <w:rPr>
                <w:noProof/>
                <w:webHidden/>
              </w:rPr>
              <w:tab/>
            </w:r>
            <w:r>
              <w:rPr>
                <w:noProof/>
                <w:webHidden/>
              </w:rPr>
              <w:fldChar w:fldCharType="begin"/>
            </w:r>
            <w:r>
              <w:rPr>
                <w:noProof/>
                <w:webHidden/>
              </w:rPr>
              <w:instrText xml:space="preserve"> PAGEREF _Toc60915326 \h </w:instrText>
            </w:r>
            <w:r>
              <w:rPr>
                <w:noProof/>
                <w:webHidden/>
              </w:rPr>
            </w:r>
          </w:ins>
          <w:r>
            <w:rPr>
              <w:noProof/>
              <w:webHidden/>
            </w:rPr>
            <w:fldChar w:fldCharType="separate"/>
          </w:r>
          <w:ins w:id="63" w:author="David Conklin" w:date="2021-01-07T12:35:00Z">
            <w:r>
              <w:rPr>
                <w:noProof/>
                <w:webHidden/>
              </w:rPr>
              <w:t>6</w:t>
            </w:r>
            <w:r>
              <w:rPr>
                <w:noProof/>
                <w:webHidden/>
              </w:rPr>
              <w:fldChar w:fldCharType="end"/>
            </w:r>
            <w:r w:rsidRPr="00AB7A55">
              <w:rPr>
                <w:rStyle w:val="Hyperlink"/>
                <w:noProof/>
              </w:rPr>
              <w:fldChar w:fldCharType="end"/>
            </w:r>
          </w:ins>
        </w:p>
        <w:p w14:paraId="7FB0CBE1" w14:textId="203F7881" w:rsidR="00044BB7" w:rsidRDefault="00044BB7">
          <w:pPr>
            <w:pStyle w:val="TOC2"/>
            <w:tabs>
              <w:tab w:val="right" w:leader="dot" w:pos="9350"/>
            </w:tabs>
            <w:rPr>
              <w:ins w:id="64" w:author="David Conklin" w:date="2021-01-07T12:35:00Z"/>
              <w:rFonts w:eastAsiaTheme="minorEastAsia"/>
              <w:noProof/>
            </w:rPr>
          </w:pPr>
          <w:ins w:id="6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SOLAR_RADIATION_MULTIPLIER – reservoir insolation</w:t>
            </w:r>
            <w:r>
              <w:rPr>
                <w:noProof/>
                <w:webHidden/>
              </w:rPr>
              <w:tab/>
            </w:r>
            <w:r>
              <w:rPr>
                <w:noProof/>
                <w:webHidden/>
              </w:rPr>
              <w:fldChar w:fldCharType="begin"/>
            </w:r>
            <w:r>
              <w:rPr>
                <w:noProof/>
                <w:webHidden/>
              </w:rPr>
              <w:instrText xml:space="preserve"> PAGEREF _Toc60915327 \h </w:instrText>
            </w:r>
            <w:r>
              <w:rPr>
                <w:noProof/>
                <w:webHidden/>
              </w:rPr>
            </w:r>
          </w:ins>
          <w:r>
            <w:rPr>
              <w:noProof/>
              <w:webHidden/>
            </w:rPr>
            <w:fldChar w:fldCharType="separate"/>
          </w:r>
          <w:ins w:id="66" w:author="David Conklin" w:date="2021-01-07T12:35:00Z">
            <w:r>
              <w:rPr>
                <w:noProof/>
                <w:webHidden/>
              </w:rPr>
              <w:t>6</w:t>
            </w:r>
            <w:r>
              <w:rPr>
                <w:noProof/>
                <w:webHidden/>
              </w:rPr>
              <w:fldChar w:fldCharType="end"/>
            </w:r>
            <w:r w:rsidRPr="00AB7A55">
              <w:rPr>
                <w:rStyle w:val="Hyperlink"/>
                <w:noProof/>
              </w:rPr>
              <w:fldChar w:fldCharType="end"/>
            </w:r>
          </w:ins>
        </w:p>
        <w:p w14:paraId="3C8A6675" w14:textId="1A524D3F" w:rsidR="00044BB7" w:rsidRDefault="00044BB7">
          <w:pPr>
            <w:pStyle w:val="TOC2"/>
            <w:tabs>
              <w:tab w:val="right" w:leader="dot" w:pos="9350"/>
            </w:tabs>
            <w:rPr>
              <w:ins w:id="67" w:author="David Conklin" w:date="2021-01-07T12:35:00Z"/>
              <w:rFonts w:eastAsiaTheme="minorEastAsia"/>
              <w:noProof/>
            </w:rPr>
          </w:pPr>
          <w:ins w:id="6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FLOW_CMS – Discharge from High Cascade springs</w:t>
            </w:r>
            <w:r>
              <w:rPr>
                <w:noProof/>
                <w:webHidden/>
              </w:rPr>
              <w:tab/>
            </w:r>
            <w:r>
              <w:rPr>
                <w:noProof/>
                <w:webHidden/>
              </w:rPr>
              <w:fldChar w:fldCharType="begin"/>
            </w:r>
            <w:r>
              <w:rPr>
                <w:noProof/>
                <w:webHidden/>
              </w:rPr>
              <w:instrText xml:space="preserve"> PAGEREF _Toc60915328 \h </w:instrText>
            </w:r>
            <w:r>
              <w:rPr>
                <w:noProof/>
                <w:webHidden/>
              </w:rPr>
            </w:r>
          </w:ins>
          <w:r>
            <w:rPr>
              <w:noProof/>
              <w:webHidden/>
            </w:rPr>
            <w:fldChar w:fldCharType="separate"/>
          </w:r>
          <w:ins w:id="69" w:author="David Conklin" w:date="2021-01-07T12:35:00Z">
            <w:r>
              <w:rPr>
                <w:noProof/>
                <w:webHidden/>
              </w:rPr>
              <w:t>6</w:t>
            </w:r>
            <w:r>
              <w:rPr>
                <w:noProof/>
                <w:webHidden/>
              </w:rPr>
              <w:fldChar w:fldCharType="end"/>
            </w:r>
            <w:r w:rsidRPr="00AB7A55">
              <w:rPr>
                <w:rStyle w:val="Hyperlink"/>
                <w:noProof/>
              </w:rPr>
              <w:fldChar w:fldCharType="end"/>
            </w:r>
          </w:ins>
        </w:p>
        <w:p w14:paraId="248969C0" w14:textId="69AD5D9E" w:rsidR="00044BB7" w:rsidRDefault="00044BB7">
          <w:pPr>
            <w:pStyle w:val="TOC1"/>
            <w:tabs>
              <w:tab w:val="right" w:leader="dot" w:pos="9350"/>
            </w:tabs>
            <w:rPr>
              <w:ins w:id="70" w:author="David Conklin" w:date="2021-01-07T12:35:00Z"/>
              <w:rFonts w:eastAsiaTheme="minorEastAsia"/>
              <w:noProof/>
            </w:rPr>
          </w:pPr>
          <w:ins w:id="7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"_Toc60915329"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Study areas</w:t>
            </w:r>
            <w:r>
              <w:rPr>
                <w:noProof/>
                <w:webHidden/>
              </w:rPr>
              <w:tab/>
            </w:r>
            <w:r>
              <w:rPr>
                <w:noProof/>
                <w:webHidden/>
              </w:rPr>
              <w:fldChar w:fldCharType="begin"/>
            </w:r>
            <w:r>
              <w:rPr>
                <w:noProof/>
                <w:webHidden/>
              </w:rPr>
              <w:instrText xml:space="preserve"> PAGEREF _Toc60915329 \h </w:instrText>
            </w:r>
            <w:r>
              <w:rPr>
                <w:noProof/>
                <w:webHidden/>
              </w:rPr>
            </w:r>
          </w:ins>
          <w:r>
            <w:rPr>
              <w:noProof/>
              <w:webHidden/>
            </w:rPr>
            <w:fldChar w:fldCharType="separate"/>
          </w:r>
          <w:ins w:id="72" w:author="David Conklin" w:date="2021-01-07T12:35:00Z">
            <w:r>
              <w:rPr>
                <w:noProof/>
                <w:webHidden/>
              </w:rPr>
              <w:t>6</w:t>
            </w:r>
            <w:r>
              <w:rPr>
                <w:noProof/>
                <w:webHidden/>
              </w:rPr>
              <w:fldChar w:fldCharType="end"/>
            </w:r>
            <w:r w:rsidRPr="00AB7A55">
              <w:rPr>
                <w:rStyle w:val="Hyperlink"/>
                <w:noProof/>
              </w:rPr>
              <w:fldChar w:fldCharType="end"/>
            </w:r>
          </w:ins>
        </w:p>
        <w:p w14:paraId="46AABD05" w14:textId="7F3BFB04" w:rsidR="00044BB7" w:rsidRDefault="00044BB7">
          <w:pPr>
            <w:pStyle w:val="TOC2"/>
            <w:tabs>
              <w:tab w:val="right" w:leader="dot" w:pos="9350"/>
            </w:tabs>
            <w:rPr>
              <w:ins w:id="73" w:author="David Conklin" w:date="2021-01-07T12:35:00Z"/>
              <w:rFonts w:eastAsiaTheme="minorEastAsia"/>
              <w:noProof/>
            </w:rPr>
          </w:pPr>
          <w:ins w:id="7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DataCW3M directory structure</w:t>
            </w:r>
            <w:r>
              <w:rPr>
                <w:noProof/>
                <w:webHidden/>
              </w:rPr>
              <w:tab/>
            </w:r>
            <w:r>
              <w:rPr>
                <w:noProof/>
                <w:webHidden/>
              </w:rPr>
              <w:fldChar w:fldCharType="begin"/>
            </w:r>
            <w:r>
              <w:rPr>
                <w:noProof/>
                <w:webHidden/>
              </w:rPr>
              <w:instrText xml:space="preserve"> PAGEREF _Toc60915330 \h </w:instrText>
            </w:r>
            <w:r>
              <w:rPr>
                <w:noProof/>
                <w:webHidden/>
              </w:rPr>
            </w:r>
          </w:ins>
          <w:r>
            <w:rPr>
              <w:noProof/>
              <w:webHidden/>
            </w:rPr>
            <w:fldChar w:fldCharType="separate"/>
          </w:r>
          <w:ins w:id="75" w:author="David Conklin" w:date="2021-01-07T12:35:00Z">
            <w:r>
              <w:rPr>
                <w:noProof/>
                <w:webHidden/>
              </w:rPr>
              <w:t>7</w:t>
            </w:r>
            <w:r>
              <w:rPr>
                <w:noProof/>
                <w:webHidden/>
              </w:rPr>
              <w:fldChar w:fldCharType="end"/>
            </w:r>
            <w:r w:rsidRPr="00AB7A55">
              <w:rPr>
                <w:rStyle w:val="Hyperlink"/>
                <w:noProof/>
              </w:rPr>
              <w:fldChar w:fldCharType="end"/>
            </w:r>
          </w:ins>
        </w:p>
        <w:p w14:paraId="1F225397" w14:textId="7A8C4D98" w:rsidR="00044BB7" w:rsidRDefault="00044BB7">
          <w:pPr>
            <w:pStyle w:val="TOC2"/>
            <w:tabs>
              <w:tab w:val="right" w:leader="dot" w:pos="9350"/>
            </w:tabs>
            <w:rPr>
              <w:ins w:id="76" w:author="David Conklin" w:date="2021-01-07T12:35:00Z"/>
              <w:rFonts w:eastAsiaTheme="minorEastAsia"/>
              <w:noProof/>
            </w:rPr>
          </w:pPr>
          <w:ins w:id="7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DataCW3M\ScenarioData directory structure</w:t>
            </w:r>
            <w:r>
              <w:rPr>
                <w:noProof/>
                <w:webHidden/>
              </w:rPr>
              <w:tab/>
            </w:r>
            <w:r>
              <w:rPr>
                <w:noProof/>
                <w:webHidden/>
              </w:rPr>
              <w:fldChar w:fldCharType="begin"/>
            </w:r>
            <w:r>
              <w:rPr>
                <w:noProof/>
                <w:webHidden/>
              </w:rPr>
              <w:instrText xml:space="preserve"> PAGEREF _Toc60915331 \h </w:instrText>
            </w:r>
            <w:r>
              <w:rPr>
                <w:noProof/>
                <w:webHidden/>
              </w:rPr>
            </w:r>
          </w:ins>
          <w:r>
            <w:rPr>
              <w:noProof/>
              <w:webHidden/>
            </w:rPr>
            <w:fldChar w:fldCharType="separate"/>
          </w:r>
          <w:ins w:id="78" w:author="David Conklin" w:date="2021-01-07T12:35:00Z">
            <w:r>
              <w:rPr>
                <w:noProof/>
                <w:webHidden/>
              </w:rPr>
              <w:t>7</w:t>
            </w:r>
            <w:r>
              <w:rPr>
                <w:noProof/>
                <w:webHidden/>
              </w:rPr>
              <w:fldChar w:fldCharType="end"/>
            </w:r>
            <w:r w:rsidRPr="00AB7A55">
              <w:rPr>
                <w:rStyle w:val="Hyperlink"/>
                <w:noProof/>
              </w:rPr>
              <w:fldChar w:fldCharType="end"/>
            </w:r>
          </w:ins>
        </w:p>
        <w:p w14:paraId="02ED9B7B" w14:textId="6F50EEB2" w:rsidR="00044BB7" w:rsidRDefault="00044BB7">
          <w:pPr>
            <w:pStyle w:val="TOC2"/>
            <w:tabs>
              <w:tab w:val="right" w:leader="dot" w:pos="9350"/>
            </w:tabs>
            <w:rPr>
              <w:ins w:id="79" w:author="David Conklin" w:date="2021-01-07T12:35:00Z"/>
              <w:rFonts w:eastAsiaTheme="minorEastAsia"/>
              <w:noProof/>
            </w:rPr>
          </w:pPr>
          <w:ins w:id="8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DataCW3M\ScenarioData\&lt;scenario&gt; folder contents</w:t>
            </w:r>
            <w:r>
              <w:rPr>
                <w:noProof/>
                <w:webHidden/>
              </w:rPr>
              <w:tab/>
            </w:r>
            <w:r>
              <w:rPr>
                <w:noProof/>
                <w:webHidden/>
              </w:rPr>
              <w:fldChar w:fldCharType="begin"/>
            </w:r>
            <w:r>
              <w:rPr>
                <w:noProof/>
                <w:webHidden/>
              </w:rPr>
              <w:instrText xml:space="preserve"> PAGEREF _Toc60915332 \h </w:instrText>
            </w:r>
            <w:r>
              <w:rPr>
                <w:noProof/>
                <w:webHidden/>
              </w:rPr>
            </w:r>
          </w:ins>
          <w:r>
            <w:rPr>
              <w:noProof/>
              <w:webHidden/>
            </w:rPr>
            <w:fldChar w:fldCharType="separate"/>
          </w:r>
          <w:ins w:id="81" w:author="David Conklin" w:date="2021-01-07T12:35:00Z">
            <w:r>
              <w:rPr>
                <w:noProof/>
                <w:webHidden/>
              </w:rPr>
              <w:t>8</w:t>
            </w:r>
            <w:r>
              <w:rPr>
                <w:noProof/>
                <w:webHidden/>
              </w:rPr>
              <w:fldChar w:fldCharType="end"/>
            </w:r>
            <w:r w:rsidRPr="00AB7A55">
              <w:rPr>
                <w:rStyle w:val="Hyperlink"/>
                <w:noProof/>
              </w:rPr>
              <w:fldChar w:fldCharType="end"/>
            </w:r>
          </w:ins>
        </w:p>
        <w:p w14:paraId="70726611" w14:textId="7A214D6B" w:rsidR="00044BB7" w:rsidRDefault="00044BB7">
          <w:pPr>
            <w:pStyle w:val="TOC2"/>
            <w:tabs>
              <w:tab w:val="right" w:leader="dot" w:pos="9350"/>
            </w:tabs>
            <w:rPr>
              <w:ins w:id="82" w:author="David Conklin" w:date="2021-01-07T12:35:00Z"/>
              <w:rFonts w:eastAsiaTheme="minorEastAsia"/>
              <w:noProof/>
            </w:rPr>
          </w:pPr>
          <w:ins w:id="8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DataCW3M\&lt;study area&gt; folder contents</w:t>
            </w:r>
            <w:r>
              <w:rPr>
                <w:noProof/>
                <w:webHidden/>
              </w:rPr>
              <w:tab/>
            </w:r>
            <w:r>
              <w:rPr>
                <w:noProof/>
                <w:webHidden/>
              </w:rPr>
              <w:fldChar w:fldCharType="begin"/>
            </w:r>
            <w:r>
              <w:rPr>
                <w:noProof/>
                <w:webHidden/>
              </w:rPr>
              <w:instrText xml:space="preserve"> PAGEREF _Toc60915333 \h </w:instrText>
            </w:r>
            <w:r>
              <w:rPr>
                <w:noProof/>
                <w:webHidden/>
              </w:rPr>
            </w:r>
          </w:ins>
          <w:r>
            <w:rPr>
              <w:noProof/>
              <w:webHidden/>
            </w:rPr>
            <w:fldChar w:fldCharType="separate"/>
          </w:r>
          <w:ins w:id="84" w:author="David Conklin" w:date="2021-01-07T12:35:00Z">
            <w:r>
              <w:rPr>
                <w:noProof/>
                <w:webHidden/>
              </w:rPr>
              <w:t>8</w:t>
            </w:r>
            <w:r>
              <w:rPr>
                <w:noProof/>
                <w:webHidden/>
              </w:rPr>
              <w:fldChar w:fldCharType="end"/>
            </w:r>
            <w:r w:rsidRPr="00AB7A55">
              <w:rPr>
                <w:rStyle w:val="Hyperlink"/>
                <w:noProof/>
              </w:rPr>
              <w:fldChar w:fldCharType="end"/>
            </w:r>
          </w:ins>
        </w:p>
        <w:p w14:paraId="6FC296B5" w14:textId="7942B05C" w:rsidR="00044BB7" w:rsidRDefault="00044BB7">
          <w:pPr>
            <w:pStyle w:val="TOC1"/>
            <w:tabs>
              <w:tab w:val="right" w:leader="dot" w:pos="9350"/>
            </w:tabs>
            <w:rPr>
              <w:ins w:id="85" w:author="David Conklin" w:date="2021-01-07T12:35:00Z"/>
              <w:rFonts w:eastAsiaTheme="minorEastAsia"/>
              <w:noProof/>
            </w:rPr>
          </w:pPr>
          <w:ins w:id="8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Calendar conventions</w:t>
            </w:r>
            <w:r>
              <w:rPr>
                <w:noProof/>
                <w:webHidden/>
              </w:rPr>
              <w:tab/>
            </w:r>
            <w:r>
              <w:rPr>
                <w:noProof/>
                <w:webHidden/>
              </w:rPr>
              <w:fldChar w:fldCharType="begin"/>
            </w:r>
            <w:r>
              <w:rPr>
                <w:noProof/>
                <w:webHidden/>
              </w:rPr>
              <w:instrText xml:space="preserve"> PAGEREF _Toc60915334 \h </w:instrText>
            </w:r>
            <w:r>
              <w:rPr>
                <w:noProof/>
                <w:webHidden/>
              </w:rPr>
            </w:r>
          </w:ins>
          <w:r>
            <w:rPr>
              <w:noProof/>
              <w:webHidden/>
            </w:rPr>
            <w:fldChar w:fldCharType="separate"/>
          </w:r>
          <w:ins w:id="87" w:author="David Conklin" w:date="2021-01-07T12:35:00Z">
            <w:r>
              <w:rPr>
                <w:noProof/>
                <w:webHidden/>
              </w:rPr>
              <w:t>14</w:t>
            </w:r>
            <w:r>
              <w:rPr>
                <w:noProof/>
                <w:webHidden/>
              </w:rPr>
              <w:fldChar w:fldCharType="end"/>
            </w:r>
            <w:r w:rsidRPr="00AB7A55">
              <w:rPr>
                <w:rStyle w:val="Hyperlink"/>
                <w:noProof/>
              </w:rPr>
              <w:fldChar w:fldCharType="end"/>
            </w:r>
          </w:ins>
        </w:p>
        <w:p w14:paraId="171C8A54" w14:textId="3C0739C2" w:rsidR="00044BB7" w:rsidRDefault="00044BB7">
          <w:pPr>
            <w:pStyle w:val="TOC2"/>
            <w:tabs>
              <w:tab w:val="right" w:leader="dot" w:pos="9350"/>
            </w:tabs>
            <w:rPr>
              <w:ins w:id="88" w:author="David Conklin" w:date="2021-01-07T12:35:00Z"/>
              <w:rFonts w:eastAsiaTheme="minorEastAsia"/>
              <w:noProof/>
            </w:rPr>
          </w:pPr>
          <w:ins w:id="8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Water years</w:t>
            </w:r>
            <w:r>
              <w:rPr>
                <w:noProof/>
                <w:webHidden/>
              </w:rPr>
              <w:tab/>
            </w:r>
            <w:r>
              <w:rPr>
                <w:noProof/>
                <w:webHidden/>
              </w:rPr>
              <w:fldChar w:fldCharType="begin"/>
            </w:r>
            <w:r>
              <w:rPr>
                <w:noProof/>
                <w:webHidden/>
              </w:rPr>
              <w:instrText xml:space="preserve"> PAGEREF _Toc60915335 \h </w:instrText>
            </w:r>
            <w:r>
              <w:rPr>
                <w:noProof/>
                <w:webHidden/>
              </w:rPr>
            </w:r>
          </w:ins>
          <w:r>
            <w:rPr>
              <w:noProof/>
              <w:webHidden/>
            </w:rPr>
            <w:fldChar w:fldCharType="separate"/>
          </w:r>
          <w:ins w:id="90" w:author="David Conklin" w:date="2021-01-07T12:35:00Z">
            <w:r>
              <w:rPr>
                <w:noProof/>
                <w:webHidden/>
              </w:rPr>
              <w:t>14</w:t>
            </w:r>
            <w:r>
              <w:rPr>
                <w:noProof/>
                <w:webHidden/>
              </w:rPr>
              <w:fldChar w:fldCharType="end"/>
            </w:r>
            <w:r w:rsidRPr="00AB7A55">
              <w:rPr>
                <w:rStyle w:val="Hyperlink"/>
                <w:noProof/>
              </w:rPr>
              <w:fldChar w:fldCharType="end"/>
            </w:r>
          </w:ins>
        </w:p>
        <w:p w14:paraId="3CF373A2" w14:textId="4003EE3C" w:rsidR="00044BB7" w:rsidRDefault="00044BB7">
          <w:pPr>
            <w:pStyle w:val="TOC1"/>
            <w:tabs>
              <w:tab w:val="right" w:leader="dot" w:pos="9350"/>
            </w:tabs>
            <w:rPr>
              <w:ins w:id="91" w:author="David Conklin" w:date="2021-01-07T12:35:00Z"/>
              <w:rFonts w:eastAsiaTheme="minorEastAsia"/>
              <w:noProof/>
            </w:rPr>
          </w:pPr>
          <w:ins w:id="9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Climate data</w:t>
            </w:r>
            <w:r>
              <w:rPr>
                <w:noProof/>
                <w:webHidden/>
              </w:rPr>
              <w:tab/>
            </w:r>
            <w:r>
              <w:rPr>
                <w:noProof/>
                <w:webHidden/>
              </w:rPr>
              <w:fldChar w:fldCharType="begin"/>
            </w:r>
            <w:r>
              <w:rPr>
                <w:noProof/>
                <w:webHidden/>
              </w:rPr>
              <w:instrText xml:space="preserve"> PAGEREF _Toc60915336 \h </w:instrText>
            </w:r>
            <w:r>
              <w:rPr>
                <w:noProof/>
                <w:webHidden/>
              </w:rPr>
            </w:r>
          </w:ins>
          <w:r>
            <w:rPr>
              <w:noProof/>
              <w:webHidden/>
            </w:rPr>
            <w:fldChar w:fldCharType="separate"/>
          </w:r>
          <w:ins w:id="93" w:author="David Conklin" w:date="2021-01-07T12:35:00Z">
            <w:r>
              <w:rPr>
                <w:noProof/>
                <w:webHidden/>
              </w:rPr>
              <w:t>14</w:t>
            </w:r>
            <w:r>
              <w:rPr>
                <w:noProof/>
                <w:webHidden/>
              </w:rPr>
              <w:fldChar w:fldCharType="end"/>
            </w:r>
            <w:r w:rsidRPr="00AB7A55">
              <w:rPr>
                <w:rStyle w:val="Hyperlink"/>
                <w:noProof/>
              </w:rPr>
              <w:fldChar w:fldCharType="end"/>
            </w:r>
          </w:ins>
        </w:p>
        <w:p w14:paraId="62A7F3C1" w14:textId="69797390" w:rsidR="00044BB7" w:rsidRDefault="00044BB7">
          <w:pPr>
            <w:pStyle w:val="TOC2"/>
            <w:tabs>
              <w:tab w:val="right" w:leader="dot" w:pos="9350"/>
            </w:tabs>
            <w:rPr>
              <w:ins w:id="94" w:author="David Conklin" w:date="2021-01-07T12:35:00Z"/>
              <w:rFonts w:eastAsiaTheme="minorEastAsia"/>
              <w:noProof/>
            </w:rPr>
          </w:pPr>
          <w:ins w:id="9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Numbered climate scenarios in the model</w:t>
            </w:r>
            <w:r>
              <w:rPr>
                <w:noProof/>
                <w:webHidden/>
              </w:rPr>
              <w:tab/>
            </w:r>
            <w:r>
              <w:rPr>
                <w:noProof/>
                <w:webHidden/>
              </w:rPr>
              <w:fldChar w:fldCharType="begin"/>
            </w:r>
            <w:r>
              <w:rPr>
                <w:noProof/>
                <w:webHidden/>
              </w:rPr>
              <w:instrText xml:space="preserve"> PAGEREF _Toc60915337 \h </w:instrText>
            </w:r>
            <w:r>
              <w:rPr>
                <w:noProof/>
                <w:webHidden/>
              </w:rPr>
            </w:r>
          </w:ins>
          <w:r>
            <w:rPr>
              <w:noProof/>
              <w:webHidden/>
            </w:rPr>
            <w:fldChar w:fldCharType="separate"/>
          </w:r>
          <w:ins w:id="96" w:author="David Conklin" w:date="2021-01-07T12:35:00Z">
            <w:r>
              <w:rPr>
                <w:noProof/>
                <w:webHidden/>
              </w:rPr>
              <w:t>14</w:t>
            </w:r>
            <w:r>
              <w:rPr>
                <w:noProof/>
                <w:webHidden/>
              </w:rPr>
              <w:fldChar w:fldCharType="end"/>
            </w:r>
            <w:r w:rsidRPr="00AB7A55">
              <w:rPr>
                <w:rStyle w:val="Hyperlink"/>
                <w:noProof/>
              </w:rPr>
              <w:fldChar w:fldCharType="end"/>
            </w:r>
          </w:ins>
        </w:p>
        <w:p w14:paraId="603F0E26" w14:textId="6E510BCA" w:rsidR="00044BB7" w:rsidRDefault="00044BB7">
          <w:pPr>
            <w:pStyle w:val="TOC2"/>
            <w:tabs>
              <w:tab w:val="right" w:leader="dot" w:pos="9350"/>
            </w:tabs>
            <w:rPr>
              <w:ins w:id="97" w:author="David Conklin" w:date="2021-01-07T12:35:00Z"/>
              <w:rFonts w:eastAsiaTheme="minorEastAsia"/>
              <w:noProof/>
            </w:rPr>
          </w:pPr>
          <w:ins w:id="9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Monthly and seasonal weather data</w:t>
            </w:r>
            <w:r>
              <w:rPr>
                <w:noProof/>
                <w:webHidden/>
              </w:rPr>
              <w:tab/>
            </w:r>
            <w:r>
              <w:rPr>
                <w:noProof/>
                <w:webHidden/>
              </w:rPr>
              <w:fldChar w:fldCharType="begin"/>
            </w:r>
            <w:r>
              <w:rPr>
                <w:noProof/>
                <w:webHidden/>
              </w:rPr>
              <w:instrText xml:space="preserve"> PAGEREF _Toc60915338 \h </w:instrText>
            </w:r>
            <w:r>
              <w:rPr>
                <w:noProof/>
                <w:webHidden/>
              </w:rPr>
            </w:r>
          </w:ins>
          <w:r>
            <w:rPr>
              <w:noProof/>
              <w:webHidden/>
            </w:rPr>
            <w:fldChar w:fldCharType="separate"/>
          </w:r>
          <w:ins w:id="99" w:author="David Conklin" w:date="2021-01-07T12:35:00Z">
            <w:r>
              <w:rPr>
                <w:noProof/>
                <w:webHidden/>
              </w:rPr>
              <w:t>15</w:t>
            </w:r>
            <w:r>
              <w:rPr>
                <w:noProof/>
                <w:webHidden/>
              </w:rPr>
              <w:fldChar w:fldCharType="end"/>
            </w:r>
            <w:r w:rsidRPr="00AB7A55">
              <w:rPr>
                <w:rStyle w:val="Hyperlink"/>
                <w:noProof/>
              </w:rPr>
              <w:fldChar w:fldCharType="end"/>
            </w:r>
          </w:ins>
        </w:p>
        <w:p w14:paraId="6E0EBC3E" w14:textId="7AC207B5" w:rsidR="00044BB7" w:rsidRDefault="00044BB7">
          <w:pPr>
            <w:pStyle w:val="TOC2"/>
            <w:tabs>
              <w:tab w:val="right" w:leader="dot" w:pos="9350"/>
            </w:tabs>
            <w:rPr>
              <w:ins w:id="100" w:author="David Conklin" w:date="2021-01-07T12:35:00Z"/>
              <w:rFonts w:eastAsiaTheme="minorEastAsia"/>
              <w:noProof/>
            </w:rPr>
          </w:pPr>
          <w:ins w:id="10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"_Toc60915339"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Climate data grids</w:t>
            </w:r>
            <w:r>
              <w:rPr>
                <w:noProof/>
                <w:webHidden/>
              </w:rPr>
              <w:tab/>
            </w:r>
            <w:r>
              <w:rPr>
                <w:noProof/>
                <w:webHidden/>
              </w:rPr>
              <w:fldChar w:fldCharType="begin"/>
            </w:r>
            <w:r>
              <w:rPr>
                <w:noProof/>
                <w:webHidden/>
              </w:rPr>
              <w:instrText xml:space="preserve"> PAGEREF _Toc60915339 \h </w:instrText>
            </w:r>
            <w:r>
              <w:rPr>
                <w:noProof/>
                <w:webHidden/>
              </w:rPr>
            </w:r>
          </w:ins>
          <w:r>
            <w:rPr>
              <w:noProof/>
              <w:webHidden/>
            </w:rPr>
            <w:fldChar w:fldCharType="separate"/>
          </w:r>
          <w:ins w:id="102" w:author="David Conklin" w:date="2021-01-07T12:35:00Z">
            <w:r>
              <w:rPr>
                <w:noProof/>
                <w:webHidden/>
              </w:rPr>
              <w:t>16</w:t>
            </w:r>
            <w:r>
              <w:rPr>
                <w:noProof/>
                <w:webHidden/>
              </w:rPr>
              <w:fldChar w:fldCharType="end"/>
            </w:r>
            <w:r w:rsidRPr="00AB7A55">
              <w:rPr>
                <w:rStyle w:val="Hyperlink"/>
                <w:noProof/>
              </w:rPr>
              <w:fldChar w:fldCharType="end"/>
            </w:r>
          </w:ins>
        </w:p>
        <w:p w14:paraId="46587AB4" w14:textId="5010AE1A" w:rsidR="00044BB7" w:rsidRDefault="00044BB7">
          <w:pPr>
            <w:pStyle w:val="TOC3"/>
            <w:tabs>
              <w:tab w:val="right" w:leader="dot" w:pos="9350"/>
            </w:tabs>
            <w:rPr>
              <w:ins w:id="103" w:author="David Conklin" w:date="2021-01-07T12:35:00Z"/>
              <w:rFonts w:eastAsiaTheme="minorEastAsia"/>
              <w:noProof/>
            </w:rPr>
          </w:pPr>
          <w:ins w:id="104" w:author="David Conklin" w:date="2021-01-07T12:35:00Z">
            <w:r w:rsidRPr="00AB7A55">
              <w:rPr>
                <w:rStyle w:val="Hyperlink"/>
                <w:noProof/>
              </w:rPr>
              <w:lastRenderedPageBreak/>
              <w:fldChar w:fldCharType="begin"/>
            </w:r>
            <w:r w:rsidRPr="00AB7A55">
              <w:rPr>
                <w:rStyle w:val="Hyperlink"/>
                <w:noProof/>
              </w:rPr>
              <w:instrText xml:space="preserve"> </w:instrText>
            </w:r>
            <w:r>
              <w:rPr>
                <w:noProof/>
              </w:rPr>
              <w:instrText>HYPERLINK \l "_Toc60915340"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WW2100 climate grid</w:t>
            </w:r>
            <w:r>
              <w:rPr>
                <w:noProof/>
                <w:webHidden/>
              </w:rPr>
              <w:tab/>
            </w:r>
            <w:r>
              <w:rPr>
                <w:noProof/>
                <w:webHidden/>
              </w:rPr>
              <w:fldChar w:fldCharType="begin"/>
            </w:r>
            <w:r>
              <w:rPr>
                <w:noProof/>
                <w:webHidden/>
              </w:rPr>
              <w:instrText xml:space="preserve"> PAGEREF _Toc60915340 \h </w:instrText>
            </w:r>
            <w:r>
              <w:rPr>
                <w:noProof/>
                <w:webHidden/>
              </w:rPr>
            </w:r>
          </w:ins>
          <w:r>
            <w:rPr>
              <w:noProof/>
              <w:webHidden/>
            </w:rPr>
            <w:fldChar w:fldCharType="separate"/>
          </w:r>
          <w:ins w:id="105" w:author="David Conklin" w:date="2021-01-07T12:35:00Z">
            <w:r>
              <w:rPr>
                <w:noProof/>
                <w:webHidden/>
              </w:rPr>
              <w:t>16</w:t>
            </w:r>
            <w:r>
              <w:rPr>
                <w:noProof/>
                <w:webHidden/>
              </w:rPr>
              <w:fldChar w:fldCharType="end"/>
            </w:r>
            <w:r w:rsidRPr="00AB7A55">
              <w:rPr>
                <w:rStyle w:val="Hyperlink"/>
                <w:noProof/>
              </w:rPr>
              <w:fldChar w:fldCharType="end"/>
            </w:r>
          </w:ins>
        </w:p>
        <w:p w14:paraId="4B681FAF" w14:textId="4911514D" w:rsidR="00044BB7" w:rsidRDefault="00044BB7">
          <w:pPr>
            <w:pStyle w:val="TOC3"/>
            <w:tabs>
              <w:tab w:val="right" w:leader="dot" w:pos="9350"/>
            </w:tabs>
            <w:rPr>
              <w:ins w:id="106" w:author="David Conklin" w:date="2021-01-07T12:35:00Z"/>
              <w:rFonts w:eastAsiaTheme="minorEastAsia"/>
              <w:noProof/>
            </w:rPr>
          </w:pPr>
          <w:ins w:id="10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v2 climate grid</w:t>
            </w:r>
            <w:r>
              <w:rPr>
                <w:noProof/>
                <w:webHidden/>
              </w:rPr>
              <w:tab/>
            </w:r>
            <w:r>
              <w:rPr>
                <w:noProof/>
                <w:webHidden/>
              </w:rPr>
              <w:fldChar w:fldCharType="begin"/>
            </w:r>
            <w:r>
              <w:rPr>
                <w:noProof/>
                <w:webHidden/>
              </w:rPr>
              <w:instrText xml:space="preserve"> PAGEREF _Toc60915341 \h </w:instrText>
            </w:r>
            <w:r>
              <w:rPr>
                <w:noProof/>
                <w:webHidden/>
              </w:rPr>
            </w:r>
          </w:ins>
          <w:r>
            <w:rPr>
              <w:noProof/>
              <w:webHidden/>
            </w:rPr>
            <w:fldChar w:fldCharType="separate"/>
          </w:r>
          <w:ins w:id="108" w:author="David Conklin" w:date="2021-01-07T12:35:00Z">
            <w:r>
              <w:rPr>
                <w:noProof/>
                <w:webHidden/>
              </w:rPr>
              <w:t>17</w:t>
            </w:r>
            <w:r>
              <w:rPr>
                <w:noProof/>
                <w:webHidden/>
              </w:rPr>
              <w:fldChar w:fldCharType="end"/>
            </w:r>
            <w:r w:rsidRPr="00AB7A55">
              <w:rPr>
                <w:rStyle w:val="Hyperlink"/>
                <w:noProof/>
              </w:rPr>
              <w:fldChar w:fldCharType="end"/>
            </w:r>
          </w:ins>
        </w:p>
        <w:p w14:paraId="749463AC" w14:textId="22C3B595" w:rsidR="00044BB7" w:rsidRDefault="00044BB7">
          <w:pPr>
            <w:pStyle w:val="TOC2"/>
            <w:tabs>
              <w:tab w:val="right" w:leader="dot" w:pos="9350"/>
            </w:tabs>
            <w:rPr>
              <w:ins w:id="109" w:author="David Conklin" w:date="2021-01-07T12:35:00Z"/>
              <w:rFonts w:eastAsiaTheme="minorEastAsia"/>
              <w:noProof/>
            </w:rPr>
          </w:pPr>
          <w:ins w:id="11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How climate data is looked up</w:t>
            </w:r>
            <w:r>
              <w:rPr>
                <w:noProof/>
                <w:webHidden/>
              </w:rPr>
              <w:tab/>
            </w:r>
            <w:r>
              <w:rPr>
                <w:noProof/>
                <w:webHidden/>
              </w:rPr>
              <w:fldChar w:fldCharType="begin"/>
            </w:r>
            <w:r>
              <w:rPr>
                <w:noProof/>
                <w:webHidden/>
              </w:rPr>
              <w:instrText xml:space="preserve"> PAGEREF _Toc60915342 \h </w:instrText>
            </w:r>
            <w:r>
              <w:rPr>
                <w:noProof/>
                <w:webHidden/>
              </w:rPr>
            </w:r>
          </w:ins>
          <w:r>
            <w:rPr>
              <w:noProof/>
              <w:webHidden/>
            </w:rPr>
            <w:fldChar w:fldCharType="separate"/>
          </w:r>
          <w:ins w:id="111" w:author="David Conklin" w:date="2021-01-07T12:35:00Z">
            <w:r>
              <w:rPr>
                <w:noProof/>
                <w:webHidden/>
              </w:rPr>
              <w:t>17</w:t>
            </w:r>
            <w:r>
              <w:rPr>
                <w:noProof/>
                <w:webHidden/>
              </w:rPr>
              <w:fldChar w:fldCharType="end"/>
            </w:r>
            <w:r w:rsidRPr="00AB7A55">
              <w:rPr>
                <w:rStyle w:val="Hyperlink"/>
                <w:noProof/>
              </w:rPr>
              <w:fldChar w:fldCharType="end"/>
            </w:r>
          </w:ins>
        </w:p>
        <w:p w14:paraId="7BC0BB49" w14:textId="0DF9CEE4" w:rsidR="00044BB7" w:rsidRDefault="00044BB7">
          <w:pPr>
            <w:pStyle w:val="TOC2"/>
            <w:tabs>
              <w:tab w:val="right" w:leader="dot" w:pos="9350"/>
            </w:tabs>
            <w:rPr>
              <w:ins w:id="112" w:author="David Conklin" w:date="2021-01-07T12:35:00Z"/>
              <w:rFonts w:eastAsiaTheme="minorEastAsia"/>
              <w:noProof/>
            </w:rPr>
          </w:pPr>
          <w:ins w:id="11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What is in a climate dataset</w:t>
            </w:r>
            <w:r>
              <w:rPr>
                <w:noProof/>
                <w:webHidden/>
              </w:rPr>
              <w:tab/>
            </w:r>
            <w:r>
              <w:rPr>
                <w:noProof/>
                <w:webHidden/>
              </w:rPr>
              <w:fldChar w:fldCharType="begin"/>
            </w:r>
            <w:r>
              <w:rPr>
                <w:noProof/>
                <w:webHidden/>
              </w:rPr>
              <w:instrText xml:space="preserve"> PAGEREF _Toc60915343 \h </w:instrText>
            </w:r>
            <w:r>
              <w:rPr>
                <w:noProof/>
                <w:webHidden/>
              </w:rPr>
            </w:r>
          </w:ins>
          <w:r>
            <w:rPr>
              <w:noProof/>
              <w:webHidden/>
            </w:rPr>
            <w:fldChar w:fldCharType="separate"/>
          </w:r>
          <w:ins w:id="114" w:author="David Conklin" w:date="2021-01-07T12:35:00Z">
            <w:r>
              <w:rPr>
                <w:noProof/>
                <w:webHidden/>
              </w:rPr>
              <w:t>18</w:t>
            </w:r>
            <w:r>
              <w:rPr>
                <w:noProof/>
                <w:webHidden/>
              </w:rPr>
              <w:fldChar w:fldCharType="end"/>
            </w:r>
            <w:r w:rsidRPr="00AB7A55">
              <w:rPr>
                <w:rStyle w:val="Hyperlink"/>
                <w:noProof/>
              </w:rPr>
              <w:fldChar w:fldCharType="end"/>
            </w:r>
          </w:ins>
        </w:p>
        <w:p w14:paraId="2BDDDED3" w14:textId="3F625A48" w:rsidR="00044BB7" w:rsidRDefault="00044BB7">
          <w:pPr>
            <w:pStyle w:val="TOC1"/>
            <w:tabs>
              <w:tab w:val="right" w:leader="dot" w:pos="9350"/>
            </w:tabs>
            <w:rPr>
              <w:ins w:id="115" w:author="David Conklin" w:date="2021-01-07T12:35:00Z"/>
              <w:rFonts w:eastAsiaTheme="minorEastAsia"/>
              <w:noProof/>
            </w:rPr>
          </w:pPr>
          <w:ins w:id="11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Water rights</w:t>
            </w:r>
            <w:r>
              <w:rPr>
                <w:noProof/>
                <w:webHidden/>
              </w:rPr>
              <w:tab/>
            </w:r>
            <w:r>
              <w:rPr>
                <w:noProof/>
                <w:webHidden/>
              </w:rPr>
              <w:fldChar w:fldCharType="begin"/>
            </w:r>
            <w:r>
              <w:rPr>
                <w:noProof/>
                <w:webHidden/>
              </w:rPr>
              <w:instrText xml:space="preserve"> PAGEREF _Toc60915344 \h </w:instrText>
            </w:r>
            <w:r>
              <w:rPr>
                <w:noProof/>
                <w:webHidden/>
              </w:rPr>
            </w:r>
          </w:ins>
          <w:r>
            <w:rPr>
              <w:noProof/>
              <w:webHidden/>
            </w:rPr>
            <w:fldChar w:fldCharType="separate"/>
          </w:r>
          <w:ins w:id="117" w:author="David Conklin" w:date="2021-01-07T12:35:00Z">
            <w:r>
              <w:rPr>
                <w:noProof/>
                <w:webHidden/>
              </w:rPr>
              <w:t>18</w:t>
            </w:r>
            <w:r>
              <w:rPr>
                <w:noProof/>
                <w:webHidden/>
              </w:rPr>
              <w:fldChar w:fldCharType="end"/>
            </w:r>
            <w:r w:rsidRPr="00AB7A55">
              <w:rPr>
                <w:rStyle w:val="Hyperlink"/>
                <w:noProof/>
              </w:rPr>
              <w:fldChar w:fldCharType="end"/>
            </w:r>
          </w:ins>
        </w:p>
        <w:p w14:paraId="79BA0F81" w14:textId="5595765E" w:rsidR="00044BB7" w:rsidRDefault="00044BB7">
          <w:pPr>
            <w:pStyle w:val="TOC2"/>
            <w:tabs>
              <w:tab w:val="right" w:leader="dot" w:pos="9350"/>
            </w:tabs>
            <w:rPr>
              <w:ins w:id="118" w:author="David Conklin" w:date="2021-01-07T12:35:00Z"/>
              <w:rFonts w:eastAsiaTheme="minorEastAsia"/>
              <w:noProof/>
            </w:rPr>
          </w:pPr>
          <w:ins w:id="11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Water rights data</w:t>
            </w:r>
            <w:r>
              <w:rPr>
                <w:noProof/>
                <w:webHidden/>
              </w:rPr>
              <w:tab/>
            </w:r>
            <w:r>
              <w:rPr>
                <w:noProof/>
                <w:webHidden/>
              </w:rPr>
              <w:fldChar w:fldCharType="begin"/>
            </w:r>
            <w:r>
              <w:rPr>
                <w:noProof/>
                <w:webHidden/>
              </w:rPr>
              <w:instrText xml:space="preserve"> PAGEREF _Toc60915345 \h </w:instrText>
            </w:r>
            <w:r>
              <w:rPr>
                <w:noProof/>
                <w:webHidden/>
              </w:rPr>
            </w:r>
          </w:ins>
          <w:r>
            <w:rPr>
              <w:noProof/>
              <w:webHidden/>
            </w:rPr>
            <w:fldChar w:fldCharType="separate"/>
          </w:r>
          <w:ins w:id="120" w:author="David Conklin" w:date="2021-01-07T12:35:00Z">
            <w:r>
              <w:rPr>
                <w:noProof/>
                <w:webHidden/>
              </w:rPr>
              <w:t>18</w:t>
            </w:r>
            <w:r>
              <w:rPr>
                <w:noProof/>
                <w:webHidden/>
              </w:rPr>
              <w:fldChar w:fldCharType="end"/>
            </w:r>
            <w:r w:rsidRPr="00AB7A55">
              <w:rPr>
                <w:rStyle w:val="Hyperlink"/>
                <w:noProof/>
              </w:rPr>
              <w:fldChar w:fldCharType="end"/>
            </w:r>
          </w:ins>
        </w:p>
        <w:p w14:paraId="71F1B34F" w14:textId="47C2191F" w:rsidR="00044BB7" w:rsidRDefault="00044BB7">
          <w:pPr>
            <w:pStyle w:val="TOC2"/>
            <w:tabs>
              <w:tab w:val="right" w:leader="dot" w:pos="9350"/>
            </w:tabs>
            <w:rPr>
              <w:ins w:id="121" w:author="David Conklin" w:date="2021-01-07T12:35:00Z"/>
              <w:rFonts w:eastAsiaTheme="minorEastAsia"/>
              <w:noProof/>
            </w:rPr>
          </w:pPr>
          <w:ins w:id="12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wr_pods.csv file</w:t>
            </w:r>
            <w:r>
              <w:rPr>
                <w:noProof/>
                <w:webHidden/>
              </w:rPr>
              <w:tab/>
            </w:r>
            <w:r>
              <w:rPr>
                <w:noProof/>
                <w:webHidden/>
              </w:rPr>
              <w:fldChar w:fldCharType="begin"/>
            </w:r>
            <w:r>
              <w:rPr>
                <w:noProof/>
                <w:webHidden/>
              </w:rPr>
              <w:instrText xml:space="preserve"> PAGEREF _Toc60915346 \h </w:instrText>
            </w:r>
            <w:r>
              <w:rPr>
                <w:noProof/>
                <w:webHidden/>
              </w:rPr>
            </w:r>
          </w:ins>
          <w:r>
            <w:rPr>
              <w:noProof/>
              <w:webHidden/>
            </w:rPr>
            <w:fldChar w:fldCharType="separate"/>
          </w:r>
          <w:ins w:id="123" w:author="David Conklin" w:date="2021-01-07T12:35:00Z">
            <w:r>
              <w:rPr>
                <w:noProof/>
                <w:webHidden/>
              </w:rPr>
              <w:t>19</w:t>
            </w:r>
            <w:r>
              <w:rPr>
                <w:noProof/>
                <w:webHidden/>
              </w:rPr>
              <w:fldChar w:fldCharType="end"/>
            </w:r>
            <w:r w:rsidRPr="00AB7A55">
              <w:rPr>
                <w:rStyle w:val="Hyperlink"/>
                <w:noProof/>
              </w:rPr>
              <w:fldChar w:fldCharType="end"/>
            </w:r>
          </w:ins>
        </w:p>
        <w:p w14:paraId="6078C9D2" w14:textId="76532882" w:rsidR="00044BB7" w:rsidRDefault="00044BB7">
          <w:pPr>
            <w:pStyle w:val="TOC2"/>
            <w:tabs>
              <w:tab w:val="right" w:leader="dot" w:pos="9350"/>
            </w:tabs>
            <w:rPr>
              <w:ins w:id="124" w:author="David Conklin" w:date="2021-01-07T12:35:00Z"/>
              <w:rFonts w:eastAsiaTheme="minorEastAsia"/>
              <w:noProof/>
            </w:rPr>
          </w:pPr>
          <w:ins w:id="12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wr_pous.csv file</w:t>
            </w:r>
            <w:r>
              <w:rPr>
                <w:noProof/>
                <w:webHidden/>
              </w:rPr>
              <w:tab/>
            </w:r>
            <w:r>
              <w:rPr>
                <w:noProof/>
                <w:webHidden/>
              </w:rPr>
              <w:fldChar w:fldCharType="begin"/>
            </w:r>
            <w:r>
              <w:rPr>
                <w:noProof/>
                <w:webHidden/>
              </w:rPr>
              <w:instrText xml:space="preserve"> PAGEREF _Toc60915347 \h </w:instrText>
            </w:r>
            <w:r>
              <w:rPr>
                <w:noProof/>
                <w:webHidden/>
              </w:rPr>
            </w:r>
          </w:ins>
          <w:r>
            <w:rPr>
              <w:noProof/>
              <w:webHidden/>
            </w:rPr>
            <w:fldChar w:fldCharType="separate"/>
          </w:r>
          <w:ins w:id="126" w:author="David Conklin" w:date="2021-01-07T12:35:00Z">
            <w:r>
              <w:rPr>
                <w:noProof/>
                <w:webHidden/>
              </w:rPr>
              <w:t>19</w:t>
            </w:r>
            <w:r>
              <w:rPr>
                <w:noProof/>
                <w:webHidden/>
              </w:rPr>
              <w:fldChar w:fldCharType="end"/>
            </w:r>
            <w:r w:rsidRPr="00AB7A55">
              <w:rPr>
                <w:rStyle w:val="Hyperlink"/>
                <w:noProof/>
              </w:rPr>
              <w:fldChar w:fldCharType="end"/>
            </w:r>
          </w:ins>
        </w:p>
        <w:p w14:paraId="14E35B54" w14:textId="6E744DC6" w:rsidR="00044BB7" w:rsidRDefault="00044BB7">
          <w:pPr>
            <w:pStyle w:val="TOC2"/>
            <w:tabs>
              <w:tab w:val="right" w:leader="dot" w:pos="9350"/>
            </w:tabs>
            <w:rPr>
              <w:ins w:id="127" w:author="David Conklin" w:date="2021-01-07T12:35:00Z"/>
              <w:rFonts w:eastAsiaTheme="minorEastAsia"/>
              <w:noProof/>
            </w:rPr>
          </w:pPr>
          <w:ins w:id="12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Adding a water right</w:t>
            </w:r>
            <w:r>
              <w:rPr>
                <w:noProof/>
                <w:webHidden/>
              </w:rPr>
              <w:tab/>
            </w:r>
            <w:r>
              <w:rPr>
                <w:noProof/>
                <w:webHidden/>
              </w:rPr>
              <w:fldChar w:fldCharType="begin"/>
            </w:r>
            <w:r>
              <w:rPr>
                <w:noProof/>
                <w:webHidden/>
              </w:rPr>
              <w:instrText xml:space="preserve"> PAGEREF _Toc60915348 \h </w:instrText>
            </w:r>
            <w:r>
              <w:rPr>
                <w:noProof/>
                <w:webHidden/>
              </w:rPr>
            </w:r>
          </w:ins>
          <w:r>
            <w:rPr>
              <w:noProof/>
              <w:webHidden/>
            </w:rPr>
            <w:fldChar w:fldCharType="separate"/>
          </w:r>
          <w:ins w:id="129" w:author="David Conklin" w:date="2021-01-07T12:35:00Z">
            <w:r>
              <w:rPr>
                <w:noProof/>
                <w:webHidden/>
              </w:rPr>
              <w:t>20</w:t>
            </w:r>
            <w:r>
              <w:rPr>
                <w:noProof/>
                <w:webHidden/>
              </w:rPr>
              <w:fldChar w:fldCharType="end"/>
            </w:r>
            <w:r w:rsidRPr="00AB7A55">
              <w:rPr>
                <w:rStyle w:val="Hyperlink"/>
                <w:noProof/>
              </w:rPr>
              <w:fldChar w:fldCharType="end"/>
            </w:r>
          </w:ins>
        </w:p>
        <w:p w14:paraId="7133576A" w14:textId="4A89199F" w:rsidR="00044BB7" w:rsidRDefault="00044BB7">
          <w:pPr>
            <w:pStyle w:val="TOC1"/>
            <w:tabs>
              <w:tab w:val="right" w:leader="dot" w:pos="9350"/>
            </w:tabs>
            <w:rPr>
              <w:ins w:id="130" w:author="David Conklin" w:date="2021-01-07T12:35:00Z"/>
              <w:rFonts w:eastAsiaTheme="minorEastAsia"/>
              <w:noProof/>
            </w:rPr>
          </w:pPr>
          <w:ins w:id="13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"_Toc60915349"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Stream flow and stream temperature</w:t>
            </w:r>
            <w:r>
              <w:rPr>
                <w:noProof/>
                <w:webHidden/>
              </w:rPr>
              <w:tab/>
            </w:r>
            <w:r>
              <w:rPr>
                <w:noProof/>
                <w:webHidden/>
              </w:rPr>
              <w:fldChar w:fldCharType="begin"/>
            </w:r>
            <w:r>
              <w:rPr>
                <w:noProof/>
                <w:webHidden/>
              </w:rPr>
              <w:instrText xml:space="preserve"> PAGEREF _Toc60915349 \h </w:instrText>
            </w:r>
            <w:r>
              <w:rPr>
                <w:noProof/>
                <w:webHidden/>
              </w:rPr>
            </w:r>
          </w:ins>
          <w:r>
            <w:rPr>
              <w:noProof/>
              <w:webHidden/>
            </w:rPr>
            <w:fldChar w:fldCharType="separate"/>
          </w:r>
          <w:ins w:id="132" w:author="David Conklin" w:date="2021-01-07T12:35:00Z">
            <w:r>
              <w:rPr>
                <w:noProof/>
                <w:webHidden/>
              </w:rPr>
              <w:t>21</w:t>
            </w:r>
            <w:r>
              <w:rPr>
                <w:noProof/>
                <w:webHidden/>
              </w:rPr>
              <w:fldChar w:fldCharType="end"/>
            </w:r>
            <w:r w:rsidRPr="00AB7A55">
              <w:rPr>
                <w:rStyle w:val="Hyperlink"/>
                <w:noProof/>
              </w:rPr>
              <w:fldChar w:fldCharType="end"/>
            </w:r>
          </w:ins>
        </w:p>
        <w:p w14:paraId="59AD7CA9" w14:textId="0F94865A" w:rsidR="00044BB7" w:rsidRDefault="00044BB7">
          <w:pPr>
            <w:pStyle w:val="TOC2"/>
            <w:tabs>
              <w:tab w:val="right" w:leader="dot" w:pos="9350"/>
            </w:tabs>
            <w:rPr>
              <w:ins w:id="133" w:author="David Conklin" w:date="2021-01-07T12:35:00Z"/>
              <w:rFonts w:eastAsiaTheme="minorEastAsia"/>
              <w:noProof/>
            </w:rPr>
          </w:pPr>
          <w:ins w:id="13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Water parcels</w:t>
            </w:r>
            <w:r>
              <w:rPr>
                <w:noProof/>
                <w:webHidden/>
              </w:rPr>
              <w:tab/>
            </w:r>
            <w:r>
              <w:rPr>
                <w:noProof/>
                <w:webHidden/>
              </w:rPr>
              <w:fldChar w:fldCharType="begin"/>
            </w:r>
            <w:r>
              <w:rPr>
                <w:noProof/>
                <w:webHidden/>
              </w:rPr>
              <w:instrText xml:space="preserve"> PAGEREF _Toc60915350 \h </w:instrText>
            </w:r>
            <w:r>
              <w:rPr>
                <w:noProof/>
                <w:webHidden/>
              </w:rPr>
            </w:r>
          </w:ins>
          <w:r>
            <w:rPr>
              <w:noProof/>
              <w:webHidden/>
            </w:rPr>
            <w:fldChar w:fldCharType="separate"/>
          </w:r>
          <w:ins w:id="135" w:author="David Conklin" w:date="2021-01-07T12:35:00Z">
            <w:r>
              <w:rPr>
                <w:noProof/>
                <w:webHidden/>
              </w:rPr>
              <w:t>21</w:t>
            </w:r>
            <w:r>
              <w:rPr>
                <w:noProof/>
                <w:webHidden/>
              </w:rPr>
              <w:fldChar w:fldCharType="end"/>
            </w:r>
            <w:r w:rsidRPr="00AB7A55">
              <w:rPr>
                <w:rStyle w:val="Hyperlink"/>
                <w:noProof/>
              </w:rPr>
              <w:fldChar w:fldCharType="end"/>
            </w:r>
          </w:ins>
        </w:p>
        <w:p w14:paraId="6F9442AC" w14:textId="791E5D61" w:rsidR="00044BB7" w:rsidRDefault="00044BB7">
          <w:pPr>
            <w:pStyle w:val="TOC2"/>
            <w:tabs>
              <w:tab w:val="right" w:leader="dot" w:pos="9350"/>
            </w:tabs>
            <w:rPr>
              <w:ins w:id="136" w:author="David Conklin" w:date="2021-01-07T12:35:00Z"/>
              <w:rFonts w:eastAsiaTheme="minorEastAsia"/>
              <w:noProof/>
            </w:rPr>
          </w:pPr>
          <w:ins w:id="13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Daily water mass and energy balance</w:t>
            </w:r>
            <w:r>
              <w:rPr>
                <w:noProof/>
                <w:webHidden/>
              </w:rPr>
              <w:tab/>
            </w:r>
            <w:r>
              <w:rPr>
                <w:noProof/>
                <w:webHidden/>
              </w:rPr>
              <w:fldChar w:fldCharType="begin"/>
            </w:r>
            <w:r>
              <w:rPr>
                <w:noProof/>
                <w:webHidden/>
              </w:rPr>
              <w:instrText xml:space="preserve"> PAGEREF _Toc60915351 \h </w:instrText>
            </w:r>
            <w:r>
              <w:rPr>
                <w:noProof/>
                <w:webHidden/>
              </w:rPr>
            </w:r>
          </w:ins>
          <w:r>
            <w:rPr>
              <w:noProof/>
              <w:webHidden/>
            </w:rPr>
            <w:fldChar w:fldCharType="separate"/>
          </w:r>
          <w:ins w:id="138" w:author="David Conklin" w:date="2021-01-07T12:35:00Z">
            <w:r>
              <w:rPr>
                <w:noProof/>
                <w:webHidden/>
              </w:rPr>
              <w:t>21</w:t>
            </w:r>
            <w:r>
              <w:rPr>
                <w:noProof/>
                <w:webHidden/>
              </w:rPr>
              <w:fldChar w:fldCharType="end"/>
            </w:r>
            <w:r w:rsidRPr="00AB7A55">
              <w:rPr>
                <w:rStyle w:val="Hyperlink"/>
                <w:noProof/>
              </w:rPr>
              <w:fldChar w:fldCharType="end"/>
            </w:r>
          </w:ins>
        </w:p>
        <w:p w14:paraId="25CEB42D" w14:textId="33B59048" w:rsidR="00044BB7" w:rsidRDefault="00044BB7">
          <w:pPr>
            <w:pStyle w:val="TOC2"/>
            <w:tabs>
              <w:tab w:val="right" w:leader="dot" w:pos="9350"/>
            </w:tabs>
            <w:rPr>
              <w:ins w:id="139" w:author="David Conklin" w:date="2021-01-07T12:35:00Z"/>
              <w:rFonts w:eastAsiaTheme="minorEastAsia"/>
              <w:noProof/>
            </w:rPr>
          </w:pPr>
          <w:ins w:id="14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Estimating the rate of flow in a stream reach</w:t>
            </w:r>
            <w:r>
              <w:rPr>
                <w:noProof/>
                <w:webHidden/>
              </w:rPr>
              <w:tab/>
            </w:r>
            <w:r>
              <w:rPr>
                <w:noProof/>
                <w:webHidden/>
              </w:rPr>
              <w:fldChar w:fldCharType="begin"/>
            </w:r>
            <w:r>
              <w:rPr>
                <w:noProof/>
                <w:webHidden/>
              </w:rPr>
              <w:instrText xml:space="preserve"> PAGEREF _Toc60915352 \h </w:instrText>
            </w:r>
            <w:r>
              <w:rPr>
                <w:noProof/>
                <w:webHidden/>
              </w:rPr>
            </w:r>
          </w:ins>
          <w:r>
            <w:rPr>
              <w:noProof/>
              <w:webHidden/>
            </w:rPr>
            <w:fldChar w:fldCharType="separate"/>
          </w:r>
          <w:ins w:id="141" w:author="David Conklin" w:date="2021-01-07T12:35:00Z">
            <w:r>
              <w:rPr>
                <w:noProof/>
                <w:webHidden/>
              </w:rPr>
              <w:t>22</w:t>
            </w:r>
            <w:r>
              <w:rPr>
                <w:noProof/>
                <w:webHidden/>
              </w:rPr>
              <w:fldChar w:fldCharType="end"/>
            </w:r>
            <w:r w:rsidRPr="00AB7A55">
              <w:rPr>
                <w:rStyle w:val="Hyperlink"/>
                <w:noProof/>
              </w:rPr>
              <w:fldChar w:fldCharType="end"/>
            </w:r>
          </w:ins>
        </w:p>
        <w:p w14:paraId="05E2E736" w14:textId="4683F63D" w:rsidR="00044BB7" w:rsidRDefault="00044BB7">
          <w:pPr>
            <w:pStyle w:val="TOC2"/>
            <w:tabs>
              <w:tab w:val="right" w:leader="dot" w:pos="9350"/>
            </w:tabs>
            <w:rPr>
              <w:ins w:id="142" w:author="David Conklin" w:date="2021-01-07T12:35:00Z"/>
              <w:rFonts w:eastAsiaTheme="minorEastAsia"/>
              <w:noProof/>
            </w:rPr>
          </w:pPr>
          <w:ins w:id="14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_Toc60915353 \h </w:instrText>
            </w:r>
            <w:r>
              <w:rPr>
                <w:noProof/>
                <w:webHidden/>
              </w:rPr>
            </w:r>
          </w:ins>
          <w:r>
            <w:rPr>
              <w:noProof/>
              <w:webHidden/>
            </w:rPr>
            <w:fldChar w:fldCharType="separate"/>
          </w:r>
          <w:ins w:id="144" w:author="David Conklin" w:date="2021-01-07T12:35:00Z">
            <w:r>
              <w:rPr>
                <w:noProof/>
                <w:webHidden/>
              </w:rPr>
              <w:t>25</w:t>
            </w:r>
            <w:r>
              <w:rPr>
                <w:noProof/>
                <w:webHidden/>
              </w:rPr>
              <w:fldChar w:fldCharType="end"/>
            </w:r>
            <w:r w:rsidRPr="00AB7A55">
              <w:rPr>
                <w:rStyle w:val="Hyperlink"/>
                <w:noProof/>
              </w:rPr>
              <w:fldChar w:fldCharType="end"/>
            </w:r>
          </w:ins>
        </w:p>
        <w:p w14:paraId="6CCCB351" w14:textId="52925700" w:rsidR="00044BB7" w:rsidRDefault="00044BB7">
          <w:pPr>
            <w:pStyle w:val="TOC2"/>
            <w:tabs>
              <w:tab w:val="right" w:leader="dot" w:pos="9350"/>
            </w:tabs>
            <w:rPr>
              <w:ins w:id="145" w:author="David Conklin" w:date="2021-01-07T12:35:00Z"/>
              <w:rFonts w:eastAsiaTheme="minorEastAsia"/>
              <w:noProof/>
            </w:rPr>
          </w:pPr>
          <w:ins w:id="14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Water temperature from thermal energy</w:t>
            </w:r>
            <w:r>
              <w:rPr>
                <w:noProof/>
                <w:webHidden/>
              </w:rPr>
              <w:tab/>
            </w:r>
            <w:r>
              <w:rPr>
                <w:noProof/>
                <w:webHidden/>
              </w:rPr>
              <w:fldChar w:fldCharType="begin"/>
            </w:r>
            <w:r>
              <w:rPr>
                <w:noProof/>
                <w:webHidden/>
              </w:rPr>
              <w:instrText xml:space="preserve"> PAGEREF _Toc60915354 \h </w:instrText>
            </w:r>
            <w:r>
              <w:rPr>
                <w:noProof/>
                <w:webHidden/>
              </w:rPr>
            </w:r>
          </w:ins>
          <w:r>
            <w:rPr>
              <w:noProof/>
              <w:webHidden/>
            </w:rPr>
            <w:fldChar w:fldCharType="separate"/>
          </w:r>
          <w:ins w:id="147" w:author="David Conklin" w:date="2021-01-07T12:35:00Z">
            <w:r>
              <w:rPr>
                <w:noProof/>
                <w:webHidden/>
              </w:rPr>
              <w:t>25</w:t>
            </w:r>
            <w:r>
              <w:rPr>
                <w:noProof/>
                <w:webHidden/>
              </w:rPr>
              <w:fldChar w:fldCharType="end"/>
            </w:r>
            <w:r w:rsidRPr="00AB7A55">
              <w:rPr>
                <w:rStyle w:val="Hyperlink"/>
                <w:noProof/>
              </w:rPr>
              <w:fldChar w:fldCharType="end"/>
            </w:r>
          </w:ins>
        </w:p>
        <w:p w14:paraId="04082D2E" w14:textId="40F573CA" w:rsidR="00044BB7" w:rsidRDefault="00044BB7">
          <w:pPr>
            <w:pStyle w:val="TOC2"/>
            <w:tabs>
              <w:tab w:val="right" w:leader="dot" w:pos="9350"/>
            </w:tabs>
            <w:rPr>
              <w:ins w:id="148" w:author="David Conklin" w:date="2021-01-07T12:35:00Z"/>
              <w:rFonts w:eastAsiaTheme="minorEastAsia"/>
              <w:noProof/>
            </w:rPr>
          </w:pPr>
          <w:ins w:id="14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Initial conditions for Flow: the IC file</w:t>
            </w:r>
            <w:r>
              <w:rPr>
                <w:noProof/>
                <w:webHidden/>
              </w:rPr>
              <w:tab/>
            </w:r>
            <w:r>
              <w:rPr>
                <w:noProof/>
                <w:webHidden/>
              </w:rPr>
              <w:fldChar w:fldCharType="begin"/>
            </w:r>
            <w:r>
              <w:rPr>
                <w:noProof/>
                <w:webHidden/>
              </w:rPr>
              <w:instrText xml:space="preserve"> PAGEREF _Toc60915355 \h </w:instrText>
            </w:r>
            <w:r>
              <w:rPr>
                <w:noProof/>
                <w:webHidden/>
              </w:rPr>
            </w:r>
          </w:ins>
          <w:r>
            <w:rPr>
              <w:noProof/>
              <w:webHidden/>
            </w:rPr>
            <w:fldChar w:fldCharType="separate"/>
          </w:r>
          <w:ins w:id="150" w:author="David Conklin" w:date="2021-01-07T12:35:00Z">
            <w:r>
              <w:rPr>
                <w:noProof/>
                <w:webHidden/>
              </w:rPr>
              <w:t>26</w:t>
            </w:r>
            <w:r>
              <w:rPr>
                <w:noProof/>
                <w:webHidden/>
              </w:rPr>
              <w:fldChar w:fldCharType="end"/>
            </w:r>
            <w:r w:rsidRPr="00AB7A55">
              <w:rPr>
                <w:rStyle w:val="Hyperlink"/>
                <w:noProof/>
              </w:rPr>
              <w:fldChar w:fldCharType="end"/>
            </w:r>
          </w:ins>
        </w:p>
        <w:p w14:paraId="48B9EFD6" w14:textId="74172EFB" w:rsidR="00044BB7" w:rsidRDefault="00044BB7">
          <w:pPr>
            <w:pStyle w:val="TOC2"/>
            <w:tabs>
              <w:tab w:val="right" w:leader="dot" w:pos="9350"/>
            </w:tabs>
            <w:rPr>
              <w:ins w:id="151" w:author="David Conklin" w:date="2021-01-07T12:35:00Z"/>
              <w:rFonts w:eastAsiaTheme="minorEastAsia"/>
              <w:noProof/>
            </w:rPr>
          </w:pPr>
          <w:ins w:id="15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Boundary conditions for stream water temperature</w:t>
            </w:r>
            <w:r>
              <w:rPr>
                <w:noProof/>
                <w:webHidden/>
              </w:rPr>
              <w:tab/>
            </w:r>
            <w:r>
              <w:rPr>
                <w:noProof/>
                <w:webHidden/>
              </w:rPr>
              <w:fldChar w:fldCharType="begin"/>
            </w:r>
            <w:r>
              <w:rPr>
                <w:noProof/>
                <w:webHidden/>
              </w:rPr>
              <w:instrText xml:space="preserve"> PAGEREF _Toc60915356 \h </w:instrText>
            </w:r>
            <w:r>
              <w:rPr>
                <w:noProof/>
                <w:webHidden/>
              </w:rPr>
            </w:r>
          </w:ins>
          <w:r>
            <w:rPr>
              <w:noProof/>
              <w:webHidden/>
            </w:rPr>
            <w:fldChar w:fldCharType="separate"/>
          </w:r>
          <w:ins w:id="153" w:author="David Conklin" w:date="2021-01-07T12:35:00Z">
            <w:r>
              <w:rPr>
                <w:noProof/>
                <w:webHidden/>
              </w:rPr>
              <w:t>26</w:t>
            </w:r>
            <w:r>
              <w:rPr>
                <w:noProof/>
                <w:webHidden/>
              </w:rPr>
              <w:fldChar w:fldCharType="end"/>
            </w:r>
            <w:r w:rsidRPr="00AB7A55">
              <w:rPr>
                <w:rStyle w:val="Hyperlink"/>
                <w:noProof/>
              </w:rPr>
              <w:fldChar w:fldCharType="end"/>
            </w:r>
          </w:ins>
        </w:p>
        <w:p w14:paraId="2032D271" w14:textId="11ED59CD" w:rsidR="00044BB7" w:rsidRDefault="00044BB7">
          <w:pPr>
            <w:pStyle w:val="TOC2"/>
            <w:tabs>
              <w:tab w:val="right" w:leader="dot" w:pos="9350"/>
            </w:tabs>
            <w:rPr>
              <w:ins w:id="154" w:author="David Conklin" w:date="2021-01-07T12:35:00Z"/>
              <w:rFonts w:eastAsiaTheme="minorEastAsia"/>
              <w:noProof/>
            </w:rPr>
          </w:pPr>
          <w:ins w:id="15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Thermal stratification in reservoirs</w:t>
            </w:r>
            <w:r>
              <w:rPr>
                <w:noProof/>
                <w:webHidden/>
              </w:rPr>
              <w:tab/>
            </w:r>
            <w:r>
              <w:rPr>
                <w:noProof/>
                <w:webHidden/>
              </w:rPr>
              <w:fldChar w:fldCharType="begin"/>
            </w:r>
            <w:r>
              <w:rPr>
                <w:noProof/>
                <w:webHidden/>
              </w:rPr>
              <w:instrText xml:space="preserve"> PAGEREF _Toc60915357 \h </w:instrText>
            </w:r>
            <w:r>
              <w:rPr>
                <w:noProof/>
                <w:webHidden/>
              </w:rPr>
            </w:r>
          </w:ins>
          <w:r>
            <w:rPr>
              <w:noProof/>
              <w:webHidden/>
            </w:rPr>
            <w:fldChar w:fldCharType="separate"/>
          </w:r>
          <w:ins w:id="156" w:author="David Conklin" w:date="2021-01-07T12:35:00Z">
            <w:r>
              <w:rPr>
                <w:noProof/>
                <w:webHidden/>
              </w:rPr>
              <w:t>27</w:t>
            </w:r>
            <w:r>
              <w:rPr>
                <w:noProof/>
                <w:webHidden/>
              </w:rPr>
              <w:fldChar w:fldCharType="end"/>
            </w:r>
            <w:r w:rsidRPr="00AB7A55">
              <w:rPr>
                <w:rStyle w:val="Hyperlink"/>
                <w:noProof/>
              </w:rPr>
              <w:fldChar w:fldCharType="end"/>
            </w:r>
          </w:ins>
        </w:p>
        <w:p w14:paraId="58BFE987" w14:textId="3C7AE01F" w:rsidR="00044BB7" w:rsidRDefault="00044BB7">
          <w:pPr>
            <w:pStyle w:val="TOC2"/>
            <w:tabs>
              <w:tab w:val="right" w:leader="dot" w:pos="9350"/>
            </w:tabs>
            <w:rPr>
              <w:ins w:id="157" w:author="David Conklin" w:date="2021-01-07T12:35:00Z"/>
              <w:rFonts w:eastAsiaTheme="minorEastAsia"/>
              <w:noProof/>
            </w:rPr>
          </w:pPr>
          <w:ins w:id="15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Thermal loading</w:t>
            </w:r>
            <w:r>
              <w:rPr>
                <w:noProof/>
                <w:webHidden/>
              </w:rPr>
              <w:tab/>
            </w:r>
            <w:r>
              <w:rPr>
                <w:noProof/>
                <w:webHidden/>
              </w:rPr>
              <w:fldChar w:fldCharType="begin"/>
            </w:r>
            <w:r>
              <w:rPr>
                <w:noProof/>
                <w:webHidden/>
              </w:rPr>
              <w:instrText xml:space="preserve"> PAGEREF _Toc60915358 \h </w:instrText>
            </w:r>
            <w:r>
              <w:rPr>
                <w:noProof/>
                <w:webHidden/>
              </w:rPr>
            </w:r>
          </w:ins>
          <w:r>
            <w:rPr>
              <w:noProof/>
              <w:webHidden/>
            </w:rPr>
            <w:fldChar w:fldCharType="separate"/>
          </w:r>
          <w:ins w:id="159" w:author="David Conklin" w:date="2021-01-07T12:35:00Z">
            <w:r>
              <w:rPr>
                <w:noProof/>
                <w:webHidden/>
              </w:rPr>
              <w:t>27</w:t>
            </w:r>
            <w:r>
              <w:rPr>
                <w:noProof/>
                <w:webHidden/>
              </w:rPr>
              <w:fldChar w:fldCharType="end"/>
            </w:r>
            <w:r w:rsidRPr="00AB7A55">
              <w:rPr>
                <w:rStyle w:val="Hyperlink"/>
                <w:noProof/>
              </w:rPr>
              <w:fldChar w:fldCharType="end"/>
            </w:r>
          </w:ins>
        </w:p>
        <w:p w14:paraId="556ECDE3" w14:textId="1A6EB755" w:rsidR="00044BB7" w:rsidRDefault="00044BB7">
          <w:pPr>
            <w:pStyle w:val="TOC1"/>
            <w:tabs>
              <w:tab w:val="right" w:leader="dot" w:pos="9350"/>
            </w:tabs>
            <w:rPr>
              <w:ins w:id="160" w:author="David Conklin" w:date="2021-01-07T12:35:00Z"/>
              <w:rFonts w:eastAsiaTheme="minorEastAsia"/>
              <w:noProof/>
            </w:rPr>
          </w:pPr>
          <w:ins w:id="16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"_Toc60915359"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Reservoirs</w:t>
            </w:r>
            <w:r>
              <w:rPr>
                <w:noProof/>
                <w:webHidden/>
              </w:rPr>
              <w:tab/>
            </w:r>
            <w:r>
              <w:rPr>
                <w:noProof/>
                <w:webHidden/>
              </w:rPr>
              <w:fldChar w:fldCharType="begin"/>
            </w:r>
            <w:r>
              <w:rPr>
                <w:noProof/>
                <w:webHidden/>
              </w:rPr>
              <w:instrText xml:space="preserve"> PAGEREF _Toc60915359 \h </w:instrText>
            </w:r>
            <w:r>
              <w:rPr>
                <w:noProof/>
                <w:webHidden/>
              </w:rPr>
            </w:r>
          </w:ins>
          <w:r>
            <w:rPr>
              <w:noProof/>
              <w:webHidden/>
            </w:rPr>
            <w:fldChar w:fldCharType="separate"/>
          </w:r>
          <w:ins w:id="162" w:author="David Conklin" w:date="2021-01-07T12:35:00Z">
            <w:r>
              <w:rPr>
                <w:noProof/>
                <w:webHidden/>
              </w:rPr>
              <w:t>28</w:t>
            </w:r>
            <w:r>
              <w:rPr>
                <w:noProof/>
                <w:webHidden/>
              </w:rPr>
              <w:fldChar w:fldCharType="end"/>
            </w:r>
            <w:r w:rsidRPr="00AB7A55">
              <w:rPr>
                <w:rStyle w:val="Hyperlink"/>
                <w:noProof/>
              </w:rPr>
              <w:fldChar w:fldCharType="end"/>
            </w:r>
          </w:ins>
        </w:p>
        <w:p w14:paraId="16DD623F" w14:textId="77E3931B" w:rsidR="00044BB7" w:rsidRDefault="00044BB7">
          <w:pPr>
            <w:pStyle w:val="TOC2"/>
            <w:tabs>
              <w:tab w:val="right" w:leader="dot" w:pos="9350"/>
            </w:tabs>
            <w:rPr>
              <w:ins w:id="163" w:author="David Conklin" w:date="2021-01-07T12:35:00Z"/>
              <w:rFonts w:eastAsiaTheme="minorEastAsia"/>
              <w:noProof/>
            </w:rPr>
          </w:pPr>
          <w:ins w:id="16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Reservoir data</w:t>
            </w:r>
            <w:r>
              <w:rPr>
                <w:noProof/>
                <w:webHidden/>
              </w:rPr>
              <w:tab/>
            </w:r>
            <w:r>
              <w:rPr>
                <w:noProof/>
                <w:webHidden/>
              </w:rPr>
              <w:fldChar w:fldCharType="begin"/>
            </w:r>
            <w:r>
              <w:rPr>
                <w:noProof/>
                <w:webHidden/>
              </w:rPr>
              <w:instrText xml:space="preserve"> PAGEREF _Toc60915360 \h </w:instrText>
            </w:r>
            <w:r>
              <w:rPr>
                <w:noProof/>
                <w:webHidden/>
              </w:rPr>
            </w:r>
          </w:ins>
          <w:r>
            <w:rPr>
              <w:noProof/>
              <w:webHidden/>
            </w:rPr>
            <w:fldChar w:fldCharType="separate"/>
          </w:r>
          <w:ins w:id="165" w:author="David Conklin" w:date="2021-01-07T12:35:00Z">
            <w:r>
              <w:rPr>
                <w:noProof/>
                <w:webHidden/>
              </w:rPr>
              <w:t>29</w:t>
            </w:r>
            <w:r>
              <w:rPr>
                <w:noProof/>
                <w:webHidden/>
              </w:rPr>
              <w:fldChar w:fldCharType="end"/>
            </w:r>
            <w:r w:rsidRPr="00AB7A55">
              <w:rPr>
                <w:rStyle w:val="Hyperlink"/>
                <w:noProof/>
              </w:rPr>
              <w:fldChar w:fldCharType="end"/>
            </w:r>
          </w:ins>
        </w:p>
        <w:p w14:paraId="460ECA20" w14:textId="79B14475" w:rsidR="00044BB7" w:rsidRDefault="00044BB7">
          <w:pPr>
            <w:pStyle w:val="TOC2"/>
            <w:tabs>
              <w:tab w:val="right" w:leader="dot" w:pos="9350"/>
            </w:tabs>
            <w:rPr>
              <w:ins w:id="166" w:author="David Conklin" w:date="2021-01-07T12:35:00Z"/>
              <w:rFonts w:eastAsiaTheme="minorEastAsia"/>
              <w:noProof/>
            </w:rPr>
          </w:pPr>
          <w:ins w:id="16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Reservoir data sources</w:t>
            </w:r>
            <w:r>
              <w:rPr>
                <w:noProof/>
                <w:webHidden/>
              </w:rPr>
              <w:tab/>
            </w:r>
            <w:r>
              <w:rPr>
                <w:noProof/>
                <w:webHidden/>
              </w:rPr>
              <w:fldChar w:fldCharType="begin"/>
            </w:r>
            <w:r>
              <w:rPr>
                <w:noProof/>
                <w:webHidden/>
              </w:rPr>
              <w:instrText xml:space="preserve"> PAGEREF _Toc60915361 \h </w:instrText>
            </w:r>
            <w:r>
              <w:rPr>
                <w:noProof/>
                <w:webHidden/>
              </w:rPr>
            </w:r>
          </w:ins>
          <w:r>
            <w:rPr>
              <w:noProof/>
              <w:webHidden/>
            </w:rPr>
            <w:fldChar w:fldCharType="separate"/>
          </w:r>
          <w:ins w:id="168" w:author="David Conklin" w:date="2021-01-07T12:35:00Z">
            <w:r>
              <w:rPr>
                <w:noProof/>
                <w:webHidden/>
              </w:rPr>
              <w:t>31</w:t>
            </w:r>
            <w:r>
              <w:rPr>
                <w:noProof/>
                <w:webHidden/>
              </w:rPr>
              <w:fldChar w:fldCharType="end"/>
            </w:r>
            <w:r w:rsidRPr="00AB7A55">
              <w:rPr>
                <w:rStyle w:val="Hyperlink"/>
                <w:noProof/>
              </w:rPr>
              <w:fldChar w:fldCharType="end"/>
            </w:r>
          </w:ins>
        </w:p>
        <w:p w14:paraId="406D1327" w14:textId="3AC242E1" w:rsidR="00044BB7" w:rsidRDefault="00044BB7">
          <w:pPr>
            <w:pStyle w:val="TOC1"/>
            <w:tabs>
              <w:tab w:val="right" w:leader="dot" w:pos="9350"/>
            </w:tabs>
            <w:rPr>
              <w:ins w:id="169" w:author="David Conklin" w:date="2021-01-07T12:35:00Z"/>
              <w:rFonts w:eastAsiaTheme="minorEastAsia"/>
              <w:noProof/>
            </w:rPr>
          </w:pPr>
          <w:ins w:id="17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_Toc60915362 \h </w:instrText>
            </w:r>
            <w:r>
              <w:rPr>
                <w:noProof/>
                <w:webHidden/>
              </w:rPr>
            </w:r>
          </w:ins>
          <w:r>
            <w:rPr>
              <w:noProof/>
              <w:webHidden/>
            </w:rPr>
            <w:fldChar w:fldCharType="separate"/>
          </w:r>
          <w:ins w:id="171" w:author="David Conklin" w:date="2021-01-07T12:35:00Z">
            <w:r>
              <w:rPr>
                <w:noProof/>
                <w:webHidden/>
              </w:rPr>
              <w:t>31</w:t>
            </w:r>
            <w:r>
              <w:rPr>
                <w:noProof/>
                <w:webHidden/>
              </w:rPr>
              <w:fldChar w:fldCharType="end"/>
            </w:r>
            <w:r w:rsidRPr="00AB7A55">
              <w:rPr>
                <w:rStyle w:val="Hyperlink"/>
                <w:noProof/>
              </w:rPr>
              <w:fldChar w:fldCharType="end"/>
            </w:r>
          </w:ins>
        </w:p>
        <w:p w14:paraId="33849DBB" w14:textId="145E73CF" w:rsidR="00044BB7" w:rsidRDefault="00044BB7">
          <w:pPr>
            <w:pStyle w:val="TOC2"/>
            <w:tabs>
              <w:tab w:val="right" w:leader="dot" w:pos="9350"/>
            </w:tabs>
            <w:rPr>
              <w:ins w:id="172" w:author="David Conklin" w:date="2021-01-07T12:35:00Z"/>
              <w:rFonts w:eastAsiaTheme="minorEastAsia"/>
              <w:noProof/>
            </w:rPr>
          </w:pPr>
          <w:ins w:id="17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Limitations of subbasin simulations</w:t>
            </w:r>
            <w:r>
              <w:rPr>
                <w:noProof/>
                <w:webHidden/>
              </w:rPr>
              <w:tab/>
            </w:r>
            <w:r>
              <w:rPr>
                <w:noProof/>
                <w:webHidden/>
              </w:rPr>
              <w:fldChar w:fldCharType="begin"/>
            </w:r>
            <w:r>
              <w:rPr>
                <w:noProof/>
                <w:webHidden/>
              </w:rPr>
              <w:instrText xml:space="preserve"> PAGEREF _Toc60915363 \h </w:instrText>
            </w:r>
            <w:r>
              <w:rPr>
                <w:noProof/>
                <w:webHidden/>
              </w:rPr>
            </w:r>
          </w:ins>
          <w:r>
            <w:rPr>
              <w:noProof/>
              <w:webHidden/>
            </w:rPr>
            <w:fldChar w:fldCharType="separate"/>
          </w:r>
          <w:ins w:id="174" w:author="David Conklin" w:date="2021-01-07T12:35:00Z">
            <w:r>
              <w:rPr>
                <w:noProof/>
                <w:webHidden/>
              </w:rPr>
              <w:t>33</w:t>
            </w:r>
            <w:r>
              <w:rPr>
                <w:noProof/>
                <w:webHidden/>
              </w:rPr>
              <w:fldChar w:fldCharType="end"/>
            </w:r>
            <w:r w:rsidRPr="00AB7A55">
              <w:rPr>
                <w:rStyle w:val="Hyperlink"/>
                <w:noProof/>
              </w:rPr>
              <w:fldChar w:fldCharType="end"/>
            </w:r>
          </w:ins>
        </w:p>
        <w:p w14:paraId="01A3CB41" w14:textId="54CC22FE" w:rsidR="00044BB7" w:rsidRDefault="00044BB7">
          <w:pPr>
            <w:pStyle w:val="TOC1"/>
            <w:tabs>
              <w:tab w:val="right" w:leader="dot" w:pos="9350"/>
            </w:tabs>
            <w:rPr>
              <w:ins w:id="175" w:author="David Conklin" w:date="2021-01-07T12:35:00Z"/>
              <w:rFonts w:eastAsiaTheme="minorEastAsia"/>
              <w:noProof/>
            </w:rPr>
          </w:pPr>
          <w:ins w:id="17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Calibration procedure</w:t>
            </w:r>
            <w:r>
              <w:rPr>
                <w:noProof/>
                <w:webHidden/>
              </w:rPr>
              <w:tab/>
            </w:r>
            <w:r>
              <w:rPr>
                <w:noProof/>
                <w:webHidden/>
              </w:rPr>
              <w:fldChar w:fldCharType="begin"/>
            </w:r>
            <w:r>
              <w:rPr>
                <w:noProof/>
                <w:webHidden/>
              </w:rPr>
              <w:instrText xml:space="preserve"> PAGEREF _Toc60915364 \h </w:instrText>
            </w:r>
            <w:r>
              <w:rPr>
                <w:noProof/>
                <w:webHidden/>
              </w:rPr>
            </w:r>
          </w:ins>
          <w:r>
            <w:rPr>
              <w:noProof/>
              <w:webHidden/>
            </w:rPr>
            <w:fldChar w:fldCharType="separate"/>
          </w:r>
          <w:ins w:id="177" w:author="David Conklin" w:date="2021-01-07T12:35:00Z">
            <w:r>
              <w:rPr>
                <w:noProof/>
                <w:webHidden/>
              </w:rPr>
              <w:t>33</w:t>
            </w:r>
            <w:r>
              <w:rPr>
                <w:noProof/>
                <w:webHidden/>
              </w:rPr>
              <w:fldChar w:fldCharType="end"/>
            </w:r>
            <w:r w:rsidRPr="00AB7A55">
              <w:rPr>
                <w:rStyle w:val="Hyperlink"/>
                <w:noProof/>
              </w:rPr>
              <w:fldChar w:fldCharType="end"/>
            </w:r>
          </w:ins>
        </w:p>
        <w:p w14:paraId="03B9388F" w14:textId="25362CD3" w:rsidR="00044BB7" w:rsidRDefault="00044BB7">
          <w:pPr>
            <w:pStyle w:val="TOC2"/>
            <w:tabs>
              <w:tab w:val="right" w:leader="dot" w:pos="9350"/>
            </w:tabs>
            <w:rPr>
              <w:ins w:id="178" w:author="David Conklin" w:date="2021-01-07T12:35:00Z"/>
              <w:rFonts w:eastAsiaTheme="minorEastAsia"/>
              <w:noProof/>
            </w:rPr>
          </w:pPr>
          <w:ins w:id="17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Using PEST to determine HBV parameter values</w:t>
            </w:r>
            <w:r>
              <w:rPr>
                <w:noProof/>
                <w:webHidden/>
              </w:rPr>
              <w:tab/>
            </w:r>
            <w:r>
              <w:rPr>
                <w:noProof/>
                <w:webHidden/>
              </w:rPr>
              <w:fldChar w:fldCharType="begin"/>
            </w:r>
            <w:r>
              <w:rPr>
                <w:noProof/>
                <w:webHidden/>
              </w:rPr>
              <w:instrText xml:space="preserve"> PAGEREF _Toc60915365 \h </w:instrText>
            </w:r>
            <w:r>
              <w:rPr>
                <w:noProof/>
                <w:webHidden/>
              </w:rPr>
            </w:r>
          </w:ins>
          <w:r>
            <w:rPr>
              <w:noProof/>
              <w:webHidden/>
            </w:rPr>
            <w:fldChar w:fldCharType="separate"/>
          </w:r>
          <w:ins w:id="180" w:author="David Conklin" w:date="2021-01-07T12:35:00Z">
            <w:r>
              <w:rPr>
                <w:noProof/>
                <w:webHidden/>
              </w:rPr>
              <w:t>34</w:t>
            </w:r>
            <w:r>
              <w:rPr>
                <w:noProof/>
                <w:webHidden/>
              </w:rPr>
              <w:fldChar w:fldCharType="end"/>
            </w:r>
            <w:r w:rsidRPr="00AB7A55">
              <w:rPr>
                <w:rStyle w:val="Hyperlink"/>
                <w:noProof/>
              </w:rPr>
              <w:fldChar w:fldCharType="end"/>
            </w:r>
          </w:ins>
        </w:p>
        <w:p w14:paraId="73BB8569" w14:textId="7D8E9FB2" w:rsidR="00044BB7" w:rsidRDefault="00044BB7">
          <w:pPr>
            <w:pStyle w:val="TOC2"/>
            <w:tabs>
              <w:tab w:val="right" w:leader="dot" w:pos="9350"/>
            </w:tabs>
            <w:rPr>
              <w:ins w:id="181" w:author="David Conklin" w:date="2021-01-07T12:35:00Z"/>
              <w:rFonts w:eastAsiaTheme="minorEastAsia"/>
              <w:noProof/>
            </w:rPr>
          </w:pPr>
          <w:ins w:id="18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_Toc60915366 \h </w:instrText>
            </w:r>
            <w:r>
              <w:rPr>
                <w:noProof/>
                <w:webHidden/>
              </w:rPr>
            </w:r>
          </w:ins>
          <w:r>
            <w:rPr>
              <w:noProof/>
              <w:webHidden/>
            </w:rPr>
            <w:fldChar w:fldCharType="separate"/>
          </w:r>
          <w:ins w:id="183" w:author="David Conklin" w:date="2021-01-07T12:35:00Z">
            <w:r>
              <w:rPr>
                <w:noProof/>
                <w:webHidden/>
              </w:rPr>
              <w:t>34</w:t>
            </w:r>
            <w:r>
              <w:rPr>
                <w:noProof/>
                <w:webHidden/>
              </w:rPr>
              <w:fldChar w:fldCharType="end"/>
            </w:r>
            <w:r w:rsidRPr="00AB7A55">
              <w:rPr>
                <w:rStyle w:val="Hyperlink"/>
                <w:noProof/>
              </w:rPr>
              <w:fldChar w:fldCharType="end"/>
            </w:r>
          </w:ins>
        </w:p>
        <w:p w14:paraId="7BFA1312" w14:textId="196B2C39" w:rsidR="00044BB7" w:rsidRDefault="00044BB7">
          <w:pPr>
            <w:pStyle w:val="TOC2"/>
            <w:tabs>
              <w:tab w:val="right" w:leader="dot" w:pos="9350"/>
            </w:tabs>
            <w:rPr>
              <w:ins w:id="184" w:author="David Conklin" w:date="2021-01-07T12:35:00Z"/>
              <w:rFonts w:eastAsiaTheme="minorEastAsia"/>
              <w:noProof/>
            </w:rPr>
          </w:pPr>
          <w:ins w:id="18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Calibrating stream temperatures</w:t>
            </w:r>
            <w:r>
              <w:rPr>
                <w:noProof/>
                <w:webHidden/>
              </w:rPr>
              <w:tab/>
            </w:r>
            <w:r>
              <w:rPr>
                <w:noProof/>
                <w:webHidden/>
              </w:rPr>
              <w:fldChar w:fldCharType="begin"/>
            </w:r>
            <w:r>
              <w:rPr>
                <w:noProof/>
                <w:webHidden/>
              </w:rPr>
              <w:instrText xml:space="preserve"> PAGEREF _Toc60915367 \h </w:instrText>
            </w:r>
            <w:r>
              <w:rPr>
                <w:noProof/>
                <w:webHidden/>
              </w:rPr>
            </w:r>
          </w:ins>
          <w:r>
            <w:rPr>
              <w:noProof/>
              <w:webHidden/>
            </w:rPr>
            <w:fldChar w:fldCharType="separate"/>
          </w:r>
          <w:ins w:id="186" w:author="David Conklin" w:date="2021-01-07T12:35:00Z">
            <w:r>
              <w:rPr>
                <w:noProof/>
                <w:webHidden/>
              </w:rPr>
              <w:t>35</w:t>
            </w:r>
            <w:r>
              <w:rPr>
                <w:noProof/>
                <w:webHidden/>
              </w:rPr>
              <w:fldChar w:fldCharType="end"/>
            </w:r>
            <w:r w:rsidRPr="00AB7A55">
              <w:rPr>
                <w:rStyle w:val="Hyperlink"/>
                <w:noProof/>
              </w:rPr>
              <w:fldChar w:fldCharType="end"/>
            </w:r>
          </w:ins>
        </w:p>
        <w:p w14:paraId="43BA9924" w14:textId="0D787045" w:rsidR="00044BB7" w:rsidRDefault="00044BB7">
          <w:pPr>
            <w:pStyle w:val="TOC1"/>
            <w:tabs>
              <w:tab w:val="right" w:leader="dot" w:pos="9350"/>
            </w:tabs>
            <w:rPr>
              <w:ins w:id="187" w:author="David Conklin" w:date="2021-01-07T12:35:00Z"/>
              <w:rFonts w:eastAsiaTheme="minorEastAsia"/>
              <w:noProof/>
            </w:rPr>
          </w:pPr>
          <w:ins w:id="18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North Santiam study area</w:t>
            </w:r>
            <w:r>
              <w:rPr>
                <w:noProof/>
                <w:webHidden/>
              </w:rPr>
              <w:tab/>
            </w:r>
            <w:r>
              <w:rPr>
                <w:noProof/>
                <w:webHidden/>
              </w:rPr>
              <w:fldChar w:fldCharType="begin"/>
            </w:r>
            <w:r>
              <w:rPr>
                <w:noProof/>
                <w:webHidden/>
              </w:rPr>
              <w:instrText xml:space="preserve"> PAGEREF _Toc60915368 \h </w:instrText>
            </w:r>
            <w:r>
              <w:rPr>
                <w:noProof/>
                <w:webHidden/>
              </w:rPr>
            </w:r>
          </w:ins>
          <w:r>
            <w:rPr>
              <w:noProof/>
              <w:webHidden/>
            </w:rPr>
            <w:fldChar w:fldCharType="separate"/>
          </w:r>
          <w:ins w:id="189" w:author="David Conklin" w:date="2021-01-07T12:35:00Z">
            <w:r>
              <w:rPr>
                <w:noProof/>
                <w:webHidden/>
              </w:rPr>
              <w:t>35</w:t>
            </w:r>
            <w:r>
              <w:rPr>
                <w:noProof/>
                <w:webHidden/>
              </w:rPr>
              <w:fldChar w:fldCharType="end"/>
            </w:r>
            <w:r w:rsidRPr="00AB7A55">
              <w:rPr>
                <w:rStyle w:val="Hyperlink"/>
                <w:noProof/>
              </w:rPr>
              <w:fldChar w:fldCharType="end"/>
            </w:r>
          </w:ins>
        </w:p>
        <w:p w14:paraId="6891E0CD" w14:textId="7A108FF4" w:rsidR="00044BB7" w:rsidRDefault="00044BB7">
          <w:pPr>
            <w:pStyle w:val="TOC2"/>
            <w:tabs>
              <w:tab w:val="right" w:leader="dot" w:pos="9350"/>
            </w:tabs>
            <w:rPr>
              <w:ins w:id="190" w:author="David Conklin" w:date="2021-01-07T12:35:00Z"/>
              <w:rFonts w:eastAsiaTheme="minorEastAsia"/>
              <w:noProof/>
            </w:rPr>
          </w:pPr>
          <w:ins w:id="19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"_Toc60915369"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_Toc60915369 \h </w:instrText>
            </w:r>
            <w:r>
              <w:rPr>
                <w:noProof/>
                <w:webHidden/>
              </w:rPr>
            </w:r>
          </w:ins>
          <w:r>
            <w:rPr>
              <w:noProof/>
              <w:webHidden/>
            </w:rPr>
            <w:fldChar w:fldCharType="separate"/>
          </w:r>
          <w:ins w:id="192" w:author="David Conklin" w:date="2021-01-07T12:35:00Z">
            <w:r>
              <w:rPr>
                <w:noProof/>
                <w:webHidden/>
              </w:rPr>
              <w:t>36</w:t>
            </w:r>
            <w:r>
              <w:rPr>
                <w:noProof/>
                <w:webHidden/>
              </w:rPr>
              <w:fldChar w:fldCharType="end"/>
            </w:r>
            <w:r w:rsidRPr="00AB7A55">
              <w:rPr>
                <w:rStyle w:val="Hyperlink"/>
                <w:noProof/>
              </w:rPr>
              <w:fldChar w:fldCharType="end"/>
            </w:r>
          </w:ins>
        </w:p>
        <w:p w14:paraId="3F6A19CD" w14:textId="6FD73238" w:rsidR="00044BB7" w:rsidRDefault="00044BB7">
          <w:pPr>
            <w:pStyle w:val="TOC2"/>
            <w:tabs>
              <w:tab w:val="right" w:leader="dot" w:pos="9350"/>
            </w:tabs>
            <w:rPr>
              <w:ins w:id="193" w:author="David Conklin" w:date="2021-01-07T12:35:00Z"/>
              <w:rFonts w:eastAsiaTheme="minorEastAsia"/>
              <w:noProof/>
            </w:rPr>
          </w:pPr>
          <w:ins w:id="19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Municipal water rights</w:t>
            </w:r>
            <w:r>
              <w:rPr>
                <w:noProof/>
                <w:webHidden/>
              </w:rPr>
              <w:tab/>
            </w:r>
            <w:r>
              <w:rPr>
                <w:noProof/>
                <w:webHidden/>
              </w:rPr>
              <w:fldChar w:fldCharType="begin"/>
            </w:r>
            <w:r>
              <w:rPr>
                <w:noProof/>
                <w:webHidden/>
              </w:rPr>
              <w:instrText xml:space="preserve"> PAGEREF _Toc60915370 \h </w:instrText>
            </w:r>
            <w:r>
              <w:rPr>
                <w:noProof/>
                <w:webHidden/>
              </w:rPr>
            </w:r>
          </w:ins>
          <w:r>
            <w:rPr>
              <w:noProof/>
              <w:webHidden/>
            </w:rPr>
            <w:fldChar w:fldCharType="separate"/>
          </w:r>
          <w:ins w:id="195" w:author="David Conklin" w:date="2021-01-07T12:35:00Z">
            <w:r>
              <w:rPr>
                <w:noProof/>
                <w:webHidden/>
              </w:rPr>
              <w:t>37</w:t>
            </w:r>
            <w:r>
              <w:rPr>
                <w:noProof/>
                <w:webHidden/>
              </w:rPr>
              <w:fldChar w:fldCharType="end"/>
            </w:r>
            <w:r w:rsidRPr="00AB7A55">
              <w:rPr>
                <w:rStyle w:val="Hyperlink"/>
                <w:noProof/>
              </w:rPr>
              <w:fldChar w:fldCharType="end"/>
            </w:r>
          </w:ins>
        </w:p>
        <w:p w14:paraId="646C9494" w14:textId="502AD114" w:rsidR="00044BB7" w:rsidRDefault="00044BB7">
          <w:pPr>
            <w:pStyle w:val="TOC1"/>
            <w:tabs>
              <w:tab w:val="right" w:leader="dot" w:pos="9350"/>
            </w:tabs>
            <w:rPr>
              <w:ins w:id="196" w:author="David Conklin" w:date="2021-01-07T12:35:00Z"/>
              <w:rFonts w:eastAsiaTheme="minorEastAsia"/>
              <w:noProof/>
            </w:rPr>
          </w:pPr>
          <w:ins w:id="19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McKenzie Basin Wetlands Study</w:t>
            </w:r>
            <w:r>
              <w:rPr>
                <w:noProof/>
                <w:webHidden/>
              </w:rPr>
              <w:tab/>
            </w:r>
            <w:r>
              <w:rPr>
                <w:noProof/>
                <w:webHidden/>
              </w:rPr>
              <w:fldChar w:fldCharType="begin"/>
            </w:r>
            <w:r>
              <w:rPr>
                <w:noProof/>
                <w:webHidden/>
              </w:rPr>
              <w:instrText xml:space="preserve"> PAGEREF _Toc60915371 \h </w:instrText>
            </w:r>
            <w:r>
              <w:rPr>
                <w:noProof/>
                <w:webHidden/>
              </w:rPr>
            </w:r>
          </w:ins>
          <w:r>
            <w:rPr>
              <w:noProof/>
              <w:webHidden/>
            </w:rPr>
            <w:fldChar w:fldCharType="separate"/>
          </w:r>
          <w:ins w:id="198" w:author="David Conklin" w:date="2021-01-07T12:35:00Z">
            <w:r>
              <w:rPr>
                <w:noProof/>
                <w:webHidden/>
              </w:rPr>
              <w:t>37</w:t>
            </w:r>
            <w:r>
              <w:rPr>
                <w:noProof/>
                <w:webHidden/>
              </w:rPr>
              <w:fldChar w:fldCharType="end"/>
            </w:r>
            <w:r w:rsidRPr="00AB7A55">
              <w:rPr>
                <w:rStyle w:val="Hyperlink"/>
                <w:noProof/>
              </w:rPr>
              <w:fldChar w:fldCharType="end"/>
            </w:r>
          </w:ins>
        </w:p>
        <w:p w14:paraId="348CDA11" w14:textId="597A625F" w:rsidR="00044BB7" w:rsidRDefault="00044BB7">
          <w:pPr>
            <w:pStyle w:val="TOC2"/>
            <w:tabs>
              <w:tab w:val="right" w:leader="dot" w:pos="9350"/>
            </w:tabs>
            <w:rPr>
              <w:ins w:id="199" w:author="David Conklin" w:date="2021-01-07T12:35:00Z"/>
              <w:rFonts w:eastAsiaTheme="minorEastAsia"/>
              <w:noProof/>
            </w:rPr>
          </w:pPr>
          <w:ins w:id="20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Project Overview</w:t>
            </w:r>
            <w:r>
              <w:rPr>
                <w:noProof/>
                <w:webHidden/>
              </w:rPr>
              <w:tab/>
            </w:r>
            <w:r>
              <w:rPr>
                <w:noProof/>
                <w:webHidden/>
              </w:rPr>
              <w:fldChar w:fldCharType="begin"/>
            </w:r>
            <w:r>
              <w:rPr>
                <w:noProof/>
                <w:webHidden/>
              </w:rPr>
              <w:instrText xml:space="preserve"> PAGEREF _Toc60915372 \h </w:instrText>
            </w:r>
            <w:r>
              <w:rPr>
                <w:noProof/>
                <w:webHidden/>
              </w:rPr>
            </w:r>
          </w:ins>
          <w:r>
            <w:rPr>
              <w:noProof/>
              <w:webHidden/>
            </w:rPr>
            <w:fldChar w:fldCharType="separate"/>
          </w:r>
          <w:ins w:id="201" w:author="David Conklin" w:date="2021-01-07T12:35:00Z">
            <w:r>
              <w:rPr>
                <w:noProof/>
                <w:webHidden/>
              </w:rPr>
              <w:t>37</w:t>
            </w:r>
            <w:r>
              <w:rPr>
                <w:noProof/>
                <w:webHidden/>
              </w:rPr>
              <w:fldChar w:fldCharType="end"/>
            </w:r>
            <w:r w:rsidRPr="00AB7A55">
              <w:rPr>
                <w:rStyle w:val="Hyperlink"/>
                <w:noProof/>
              </w:rPr>
              <w:fldChar w:fldCharType="end"/>
            </w:r>
          </w:ins>
        </w:p>
        <w:p w14:paraId="1A969206" w14:textId="24D1A84A" w:rsidR="00044BB7" w:rsidRDefault="00044BB7">
          <w:pPr>
            <w:pStyle w:val="TOC2"/>
            <w:tabs>
              <w:tab w:val="right" w:leader="dot" w:pos="9350"/>
            </w:tabs>
            <w:rPr>
              <w:ins w:id="202" w:author="David Conklin" w:date="2021-01-07T12:35:00Z"/>
              <w:rFonts w:eastAsiaTheme="minorEastAsia"/>
              <w:noProof/>
            </w:rPr>
          </w:pPr>
          <w:ins w:id="20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Model and Simulation Overview</w:t>
            </w:r>
            <w:r>
              <w:rPr>
                <w:noProof/>
                <w:webHidden/>
              </w:rPr>
              <w:tab/>
            </w:r>
            <w:r>
              <w:rPr>
                <w:noProof/>
                <w:webHidden/>
              </w:rPr>
              <w:fldChar w:fldCharType="begin"/>
            </w:r>
            <w:r>
              <w:rPr>
                <w:noProof/>
                <w:webHidden/>
              </w:rPr>
              <w:instrText xml:space="preserve"> PAGEREF _Toc60915373 \h </w:instrText>
            </w:r>
            <w:r>
              <w:rPr>
                <w:noProof/>
                <w:webHidden/>
              </w:rPr>
            </w:r>
          </w:ins>
          <w:r>
            <w:rPr>
              <w:noProof/>
              <w:webHidden/>
            </w:rPr>
            <w:fldChar w:fldCharType="separate"/>
          </w:r>
          <w:ins w:id="204" w:author="David Conklin" w:date="2021-01-07T12:35:00Z">
            <w:r>
              <w:rPr>
                <w:noProof/>
                <w:webHidden/>
              </w:rPr>
              <w:t>40</w:t>
            </w:r>
            <w:r>
              <w:rPr>
                <w:noProof/>
                <w:webHidden/>
              </w:rPr>
              <w:fldChar w:fldCharType="end"/>
            </w:r>
            <w:r w:rsidRPr="00AB7A55">
              <w:rPr>
                <w:rStyle w:val="Hyperlink"/>
                <w:noProof/>
              </w:rPr>
              <w:fldChar w:fldCharType="end"/>
            </w:r>
          </w:ins>
        </w:p>
        <w:p w14:paraId="1D6CAD79" w14:textId="1FE3FFDA" w:rsidR="00044BB7" w:rsidRDefault="00044BB7">
          <w:pPr>
            <w:pStyle w:val="TOC2"/>
            <w:tabs>
              <w:tab w:val="right" w:leader="dot" w:pos="9350"/>
            </w:tabs>
            <w:rPr>
              <w:ins w:id="205" w:author="David Conklin" w:date="2021-01-07T12:35:00Z"/>
              <w:rFonts w:eastAsiaTheme="minorEastAsia"/>
              <w:noProof/>
            </w:rPr>
          </w:pPr>
          <w:ins w:id="20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_Toc60915374 \h </w:instrText>
            </w:r>
            <w:r>
              <w:rPr>
                <w:noProof/>
                <w:webHidden/>
              </w:rPr>
            </w:r>
          </w:ins>
          <w:r>
            <w:rPr>
              <w:noProof/>
              <w:webHidden/>
            </w:rPr>
            <w:fldChar w:fldCharType="separate"/>
          </w:r>
          <w:ins w:id="207" w:author="David Conklin" w:date="2021-01-07T12:35:00Z">
            <w:r>
              <w:rPr>
                <w:noProof/>
                <w:webHidden/>
              </w:rPr>
              <w:t>41</w:t>
            </w:r>
            <w:r>
              <w:rPr>
                <w:noProof/>
                <w:webHidden/>
              </w:rPr>
              <w:fldChar w:fldCharType="end"/>
            </w:r>
            <w:r w:rsidRPr="00AB7A55">
              <w:rPr>
                <w:rStyle w:val="Hyperlink"/>
                <w:noProof/>
              </w:rPr>
              <w:fldChar w:fldCharType="end"/>
            </w:r>
          </w:ins>
        </w:p>
        <w:p w14:paraId="6D47C4C2" w14:textId="042E371A" w:rsidR="00044BB7" w:rsidRDefault="00044BB7">
          <w:pPr>
            <w:pStyle w:val="TOC2"/>
            <w:tabs>
              <w:tab w:val="right" w:leader="dot" w:pos="9350"/>
            </w:tabs>
            <w:rPr>
              <w:ins w:id="208" w:author="David Conklin" w:date="2021-01-07T12:35:00Z"/>
              <w:rFonts w:eastAsiaTheme="minorEastAsia"/>
              <w:noProof/>
            </w:rPr>
          </w:pPr>
          <w:ins w:id="209" w:author="David Conklin" w:date="2021-01-07T12:35:00Z">
            <w:r w:rsidRPr="00AB7A55">
              <w:rPr>
                <w:rStyle w:val="Hyperlink"/>
                <w:noProof/>
              </w:rPr>
              <w:lastRenderedPageBreak/>
              <w:fldChar w:fldCharType="begin"/>
            </w:r>
            <w:r w:rsidRPr="00AB7A55">
              <w:rPr>
                <w:rStyle w:val="Hyperlink"/>
                <w:noProof/>
              </w:rPr>
              <w:instrText xml:space="preserve"> </w:instrText>
            </w:r>
            <w:r>
              <w:rPr>
                <w:noProof/>
              </w:rPr>
              <w:instrText>HYPERLINK \l "_Toc60915375"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Data changes for better representation of wetlands</w:t>
            </w:r>
            <w:r>
              <w:rPr>
                <w:noProof/>
                <w:webHidden/>
              </w:rPr>
              <w:tab/>
            </w:r>
            <w:r>
              <w:rPr>
                <w:noProof/>
                <w:webHidden/>
              </w:rPr>
              <w:fldChar w:fldCharType="begin"/>
            </w:r>
            <w:r>
              <w:rPr>
                <w:noProof/>
                <w:webHidden/>
              </w:rPr>
              <w:instrText xml:space="preserve"> PAGEREF _Toc60915375 \h </w:instrText>
            </w:r>
            <w:r>
              <w:rPr>
                <w:noProof/>
                <w:webHidden/>
              </w:rPr>
            </w:r>
          </w:ins>
          <w:r>
            <w:rPr>
              <w:noProof/>
              <w:webHidden/>
            </w:rPr>
            <w:fldChar w:fldCharType="separate"/>
          </w:r>
          <w:ins w:id="210" w:author="David Conklin" w:date="2021-01-07T12:35:00Z">
            <w:r>
              <w:rPr>
                <w:noProof/>
                <w:webHidden/>
              </w:rPr>
              <w:t>41</w:t>
            </w:r>
            <w:r>
              <w:rPr>
                <w:noProof/>
                <w:webHidden/>
              </w:rPr>
              <w:fldChar w:fldCharType="end"/>
            </w:r>
            <w:r w:rsidRPr="00AB7A55">
              <w:rPr>
                <w:rStyle w:val="Hyperlink"/>
                <w:noProof/>
              </w:rPr>
              <w:fldChar w:fldCharType="end"/>
            </w:r>
          </w:ins>
        </w:p>
        <w:p w14:paraId="75544374" w14:textId="016E23AE" w:rsidR="00044BB7" w:rsidRDefault="00044BB7">
          <w:pPr>
            <w:pStyle w:val="TOC2"/>
            <w:tabs>
              <w:tab w:val="right" w:leader="dot" w:pos="9350"/>
            </w:tabs>
            <w:rPr>
              <w:ins w:id="211" w:author="David Conklin" w:date="2021-01-07T12:35:00Z"/>
              <w:rFonts w:eastAsiaTheme="minorEastAsia"/>
              <w:noProof/>
            </w:rPr>
          </w:pPr>
          <w:ins w:id="21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Projection, Calendar, and Units</w:t>
            </w:r>
            <w:r>
              <w:rPr>
                <w:noProof/>
                <w:webHidden/>
              </w:rPr>
              <w:tab/>
            </w:r>
            <w:r>
              <w:rPr>
                <w:noProof/>
                <w:webHidden/>
              </w:rPr>
              <w:fldChar w:fldCharType="begin"/>
            </w:r>
            <w:r>
              <w:rPr>
                <w:noProof/>
                <w:webHidden/>
              </w:rPr>
              <w:instrText xml:space="preserve"> PAGEREF _Toc60915376 \h </w:instrText>
            </w:r>
            <w:r>
              <w:rPr>
                <w:noProof/>
                <w:webHidden/>
              </w:rPr>
            </w:r>
          </w:ins>
          <w:r>
            <w:rPr>
              <w:noProof/>
              <w:webHidden/>
            </w:rPr>
            <w:fldChar w:fldCharType="separate"/>
          </w:r>
          <w:ins w:id="213" w:author="David Conklin" w:date="2021-01-07T12:35:00Z">
            <w:r>
              <w:rPr>
                <w:noProof/>
                <w:webHidden/>
              </w:rPr>
              <w:t>42</w:t>
            </w:r>
            <w:r>
              <w:rPr>
                <w:noProof/>
                <w:webHidden/>
              </w:rPr>
              <w:fldChar w:fldCharType="end"/>
            </w:r>
            <w:r w:rsidRPr="00AB7A55">
              <w:rPr>
                <w:rStyle w:val="Hyperlink"/>
                <w:noProof/>
              </w:rPr>
              <w:fldChar w:fldCharType="end"/>
            </w:r>
          </w:ins>
        </w:p>
        <w:p w14:paraId="3CACB872" w14:textId="2004B04E" w:rsidR="00044BB7" w:rsidRDefault="00044BB7">
          <w:pPr>
            <w:pStyle w:val="TOC2"/>
            <w:tabs>
              <w:tab w:val="right" w:leader="dot" w:pos="9350"/>
            </w:tabs>
            <w:rPr>
              <w:ins w:id="214" w:author="David Conklin" w:date="2021-01-07T12:35:00Z"/>
              <w:rFonts w:eastAsiaTheme="minorEastAsia"/>
              <w:noProof/>
            </w:rPr>
          </w:pPr>
          <w:ins w:id="21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Simulation of changes in wetlands over time</w:t>
            </w:r>
            <w:r>
              <w:rPr>
                <w:noProof/>
                <w:webHidden/>
              </w:rPr>
              <w:tab/>
            </w:r>
            <w:r>
              <w:rPr>
                <w:noProof/>
                <w:webHidden/>
              </w:rPr>
              <w:fldChar w:fldCharType="begin"/>
            </w:r>
            <w:r>
              <w:rPr>
                <w:noProof/>
                <w:webHidden/>
              </w:rPr>
              <w:instrText xml:space="preserve"> PAGEREF _Toc60915377 \h </w:instrText>
            </w:r>
            <w:r>
              <w:rPr>
                <w:noProof/>
                <w:webHidden/>
              </w:rPr>
            </w:r>
          </w:ins>
          <w:r>
            <w:rPr>
              <w:noProof/>
              <w:webHidden/>
            </w:rPr>
            <w:fldChar w:fldCharType="separate"/>
          </w:r>
          <w:ins w:id="216" w:author="David Conklin" w:date="2021-01-07T12:35:00Z">
            <w:r>
              <w:rPr>
                <w:noProof/>
                <w:webHidden/>
              </w:rPr>
              <w:t>42</w:t>
            </w:r>
            <w:r>
              <w:rPr>
                <w:noProof/>
                <w:webHidden/>
              </w:rPr>
              <w:fldChar w:fldCharType="end"/>
            </w:r>
            <w:r w:rsidRPr="00AB7A55">
              <w:rPr>
                <w:rStyle w:val="Hyperlink"/>
                <w:noProof/>
              </w:rPr>
              <w:fldChar w:fldCharType="end"/>
            </w:r>
          </w:ins>
        </w:p>
        <w:p w14:paraId="492CB844" w14:textId="47CCA0D5" w:rsidR="00044BB7" w:rsidRDefault="00044BB7">
          <w:pPr>
            <w:pStyle w:val="TOC2"/>
            <w:tabs>
              <w:tab w:val="right" w:leader="dot" w:pos="9350"/>
            </w:tabs>
            <w:rPr>
              <w:ins w:id="217" w:author="David Conklin" w:date="2021-01-07T12:35:00Z"/>
              <w:rFonts w:eastAsiaTheme="minorEastAsia"/>
              <w:noProof/>
            </w:rPr>
          </w:pPr>
          <w:ins w:id="21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How wetlands are represented in the model</w:t>
            </w:r>
            <w:r>
              <w:rPr>
                <w:noProof/>
                <w:webHidden/>
              </w:rPr>
              <w:tab/>
            </w:r>
            <w:r>
              <w:rPr>
                <w:noProof/>
                <w:webHidden/>
              </w:rPr>
              <w:fldChar w:fldCharType="begin"/>
            </w:r>
            <w:r>
              <w:rPr>
                <w:noProof/>
                <w:webHidden/>
              </w:rPr>
              <w:instrText xml:space="preserve"> PAGEREF _Toc60915378 \h </w:instrText>
            </w:r>
            <w:r>
              <w:rPr>
                <w:noProof/>
                <w:webHidden/>
              </w:rPr>
            </w:r>
          </w:ins>
          <w:r>
            <w:rPr>
              <w:noProof/>
              <w:webHidden/>
            </w:rPr>
            <w:fldChar w:fldCharType="separate"/>
          </w:r>
          <w:ins w:id="219" w:author="David Conklin" w:date="2021-01-07T12:35:00Z">
            <w:r>
              <w:rPr>
                <w:noProof/>
                <w:webHidden/>
              </w:rPr>
              <w:t>42</w:t>
            </w:r>
            <w:r>
              <w:rPr>
                <w:noProof/>
                <w:webHidden/>
              </w:rPr>
              <w:fldChar w:fldCharType="end"/>
            </w:r>
            <w:r w:rsidRPr="00AB7A55">
              <w:rPr>
                <w:rStyle w:val="Hyperlink"/>
                <w:noProof/>
              </w:rPr>
              <w:fldChar w:fldCharType="end"/>
            </w:r>
          </w:ins>
        </w:p>
        <w:p w14:paraId="53A5F426" w14:textId="5DC04B73" w:rsidR="00044BB7" w:rsidRDefault="00044BB7">
          <w:pPr>
            <w:pStyle w:val="TOC2"/>
            <w:tabs>
              <w:tab w:val="right" w:leader="dot" w:pos="9350"/>
            </w:tabs>
            <w:rPr>
              <w:ins w:id="220" w:author="David Conklin" w:date="2021-01-07T12:35:00Z"/>
              <w:rFonts w:eastAsiaTheme="minorEastAsia"/>
              <w:noProof/>
            </w:rPr>
          </w:pPr>
          <w:ins w:id="22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"_Toc60915379"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Attributes of interest in the wetlands study</w:t>
            </w:r>
            <w:r>
              <w:rPr>
                <w:noProof/>
                <w:webHidden/>
              </w:rPr>
              <w:tab/>
            </w:r>
            <w:r>
              <w:rPr>
                <w:noProof/>
                <w:webHidden/>
              </w:rPr>
              <w:fldChar w:fldCharType="begin"/>
            </w:r>
            <w:r>
              <w:rPr>
                <w:noProof/>
                <w:webHidden/>
              </w:rPr>
              <w:instrText xml:space="preserve"> PAGEREF _Toc60915379 \h </w:instrText>
            </w:r>
            <w:r>
              <w:rPr>
                <w:noProof/>
                <w:webHidden/>
              </w:rPr>
            </w:r>
          </w:ins>
          <w:r>
            <w:rPr>
              <w:noProof/>
              <w:webHidden/>
            </w:rPr>
            <w:fldChar w:fldCharType="separate"/>
          </w:r>
          <w:ins w:id="222" w:author="David Conklin" w:date="2021-01-07T12:35:00Z">
            <w:r>
              <w:rPr>
                <w:noProof/>
                <w:webHidden/>
              </w:rPr>
              <w:t>44</w:t>
            </w:r>
            <w:r>
              <w:rPr>
                <w:noProof/>
                <w:webHidden/>
              </w:rPr>
              <w:fldChar w:fldCharType="end"/>
            </w:r>
            <w:r w:rsidRPr="00AB7A55">
              <w:rPr>
                <w:rStyle w:val="Hyperlink"/>
                <w:noProof/>
              </w:rPr>
              <w:fldChar w:fldCharType="end"/>
            </w:r>
          </w:ins>
        </w:p>
        <w:p w14:paraId="209441C7" w14:textId="478567A3" w:rsidR="00044BB7" w:rsidRDefault="00044BB7">
          <w:pPr>
            <w:pStyle w:val="TOC2"/>
            <w:tabs>
              <w:tab w:val="right" w:leader="dot" w:pos="9350"/>
            </w:tabs>
            <w:rPr>
              <w:ins w:id="223" w:author="David Conklin" w:date="2021-01-07T12:35:00Z"/>
              <w:rFonts w:eastAsiaTheme="minorEastAsia"/>
              <w:noProof/>
            </w:rPr>
          </w:pPr>
          <w:ins w:id="22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 WETNESS attribute</w:t>
            </w:r>
            <w:r>
              <w:rPr>
                <w:noProof/>
                <w:webHidden/>
              </w:rPr>
              <w:tab/>
            </w:r>
            <w:r>
              <w:rPr>
                <w:noProof/>
                <w:webHidden/>
              </w:rPr>
              <w:fldChar w:fldCharType="begin"/>
            </w:r>
            <w:r>
              <w:rPr>
                <w:noProof/>
                <w:webHidden/>
              </w:rPr>
              <w:instrText xml:space="preserve"> PAGEREF _Toc60915380 \h </w:instrText>
            </w:r>
            <w:r>
              <w:rPr>
                <w:noProof/>
                <w:webHidden/>
              </w:rPr>
            </w:r>
          </w:ins>
          <w:r>
            <w:rPr>
              <w:noProof/>
              <w:webHidden/>
            </w:rPr>
            <w:fldChar w:fldCharType="separate"/>
          </w:r>
          <w:ins w:id="225" w:author="David Conklin" w:date="2021-01-07T12:35:00Z">
            <w:r>
              <w:rPr>
                <w:noProof/>
                <w:webHidden/>
              </w:rPr>
              <w:t>44</w:t>
            </w:r>
            <w:r>
              <w:rPr>
                <w:noProof/>
                <w:webHidden/>
              </w:rPr>
              <w:fldChar w:fldCharType="end"/>
            </w:r>
            <w:r w:rsidRPr="00AB7A55">
              <w:rPr>
                <w:rStyle w:val="Hyperlink"/>
                <w:noProof/>
              </w:rPr>
              <w:fldChar w:fldCharType="end"/>
            </w:r>
          </w:ins>
        </w:p>
        <w:p w14:paraId="72AC3F50" w14:textId="08B8F441" w:rsidR="00044BB7" w:rsidRDefault="00044BB7">
          <w:pPr>
            <w:pStyle w:val="TOC2"/>
            <w:tabs>
              <w:tab w:val="right" w:leader="dot" w:pos="9350"/>
            </w:tabs>
            <w:rPr>
              <w:ins w:id="226" w:author="David Conklin" w:date="2021-01-07T12:35:00Z"/>
              <w:rFonts w:eastAsiaTheme="minorEastAsia"/>
              <w:noProof/>
            </w:rPr>
          </w:pPr>
          <w:ins w:id="22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_Toc60915381 \h </w:instrText>
            </w:r>
            <w:r>
              <w:rPr>
                <w:noProof/>
                <w:webHidden/>
              </w:rPr>
            </w:r>
          </w:ins>
          <w:r>
            <w:rPr>
              <w:noProof/>
              <w:webHidden/>
            </w:rPr>
            <w:fldChar w:fldCharType="separate"/>
          </w:r>
          <w:ins w:id="228" w:author="David Conklin" w:date="2021-01-07T12:35:00Z">
            <w:r>
              <w:rPr>
                <w:noProof/>
                <w:webHidden/>
              </w:rPr>
              <w:t>45</w:t>
            </w:r>
            <w:r>
              <w:rPr>
                <w:noProof/>
                <w:webHidden/>
              </w:rPr>
              <w:fldChar w:fldCharType="end"/>
            </w:r>
            <w:r w:rsidRPr="00AB7A55">
              <w:rPr>
                <w:rStyle w:val="Hyperlink"/>
                <w:noProof/>
              </w:rPr>
              <w:fldChar w:fldCharType="end"/>
            </w:r>
          </w:ins>
        </w:p>
        <w:p w14:paraId="5505DFF7" w14:textId="133B7F81" w:rsidR="00044BB7" w:rsidRDefault="00044BB7">
          <w:pPr>
            <w:pStyle w:val="TOC3"/>
            <w:tabs>
              <w:tab w:val="right" w:leader="dot" w:pos="9350"/>
            </w:tabs>
            <w:rPr>
              <w:ins w:id="229" w:author="David Conklin" w:date="2021-01-07T12:35:00Z"/>
              <w:rFonts w:eastAsiaTheme="minorEastAsia"/>
              <w:noProof/>
            </w:rPr>
          </w:pPr>
          <w:ins w:id="23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Wetland IDU parameters</w:t>
            </w:r>
            <w:r>
              <w:rPr>
                <w:noProof/>
                <w:webHidden/>
              </w:rPr>
              <w:tab/>
            </w:r>
            <w:r>
              <w:rPr>
                <w:noProof/>
                <w:webHidden/>
              </w:rPr>
              <w:fldChar w:fldCharType="begin"/>
            </w:r>
            <w:r>
              <w:rPr>
                <w:noProof/>
                <w:webHidden/>
              </w:rPr>
              <w:instrText xml:space="preserve"> PAGEREF _Toc60915382 \h </w:instrText>
            </w:r>
            <w:r>
              <w:rPr>
                <w:noProof/>
                <w:webHidden/>
              </w:rPr>
            </w:r>
          </w:ins>
          <w:r>
            <w:rPr>
              <w:noProof/>
              <w:webHidden/>
            </w:rPr>
            <w:fldChar w:fldCharType="separate"/>
          </w:r>
          <w:ins w:id="231" w:author="David Conklin" w:date="2021-01-07T12:35:00Z">
            <w:r>
              <w:rPr>
                <w:noProof/>
                <w:webHidden/>
              </w:rPr>
              <w:t>45</w:t>
            </w:r>
            <w:r>
              <w:rPr>
                <w:noProof/>
                <w:webHidden/>
              </w:rPr>
              <w:fldChar w:fldCharType="end"/>
            </w:r>
            <w:r w:rsidRPr="00AB7A55">
              <w:rPr>
                <w:rStyle w:val="Hyperlink"/>
                <w:noProof/>
              </w:rPr>
              <w:fldChar w:fldCharType="end"/>
            </w:r>
          </w:ins>
        </w:p>
        <w:p w14:paraId="5D6DE2F7" w14:textId="5629AE36" w:rsidR="00044BB7" w:rsidRDefault="00044BB7">
          <w:pPr>
            <w:pStyle w:val="TOC3"/>
            <w:tabs>
              <w:tab w:val="right" w:leader="dot" w:pos="9350"/>
            </w:tabs>
            <w:rPr>
              <w:ins w:id="232" w:author="David Conklin" w:date="2021-01-07T12:35:00Z"/>
              <w:rFonts w:eastAsiaTheme="minorEastAsia"/>
              <w:noProof/>
            </w:rPr>
          </w:pPr>
          <w:ins w:id="23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Reach parameters</w:t>
            </w:r>
            <w:r>
              <w:rPr>
                <w:noProof/>
                <w:webHidden/>
              </w:rPr>
              <w:tab/>
            </w:r>
            <w:r>
              <w:rPr>
                <w:noProof/>
                <w:webHidden/>
              </w:rPr>
              <w:fldChar w:fldCharType="begin"/>
            </w:r>
            <w:r>
              <w:rPr>
                <w:noProof/>
                <w:webHidden/>
              </w:rPr>
              <w:instrText xml:space="preserve"> PAGEREF _Toc60915383 \h </w:instrText>
            </w:r>
            <w:r>
              <w:rPr>
                <w:noProof/>
                <w:webHidden/>
              </w:rPr>
            </w:r>
          </w:ins>
          <w:r>
            <w:rPr>
              <w:noProof/>
              <w:webHidden/>
            </w:rPr>
            <w:fldChar w:fldCharType="separate"/>
          </w:r>
          <w:ins w:id="234" w:author="David Conklin" w:date="2021-01-07T12:35:00Z">
            <w:r>
              <w:rPr>
                <w:noProof/>
                <w:webHidden/>
              </w:rPr>
              <w:t>45</w:t>
            </w:r>
            <w:r>
              <w:rPr>
                <w:noProof/>
                <w:webHidden/>
              </w:rPr>
              <w:fldChar w:fldCharType="end"/>
            </w:r>
            <w:r w:rsidRPr="00AB7A55">
              <w:rPr>
                <w:rStyle w:val="Hyperlink"/>
                <w:noProof/>
              </w:rPr>
              <w:fldChar w:fldCharType="end"/>
            </w:r>
          </w:ins>
        </w:p>
        <w:p w14:paraId="5BA90E92" w14:textId="1732FF28" w:rsidR="00044BB7" w:rsidRDefault="00044BB7">
          <w:pPr>
            <w:pStyle w:val="TOC2"/>
            <w:tabs>
              <w:tab w:val="right" w:leader="dot" w:pos="9350"/>
            </w:tabs>
            <w:rPr>
              <w:ins w:id="235" w:author="David Conklin" w:date="2021-01-07T12:35:00Z"/>
              <w:rFonts w:eastAsiaTheme="minorEastAsia"/>
              <w:noProof/>
            </w:rPr>
          </w:pPr>
          <w:ins w:id="23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Loss (or gain) of wetlands</w:t>
            </w:r>
            <w:r>
              <w:rPr>
                <w:noProof/>
                <w:webHidden/>
              </w:rPr>
              <w:tab/>
            </w:r>
            <w:r>
              <w:rPr>
                <w:noProof/>
                <w:webHidden/>
              </w:rPr>
              <w:fldChar w:fldCharType="begin"/>
            </w:r>
            <w:r>
              <w:rPr>
                <w:noProof/>
                <w:webHidden/>
              </w:rPr>
              <w:instrText xml:space="preserve"> PAGEREF _Toc60915384 \h </w:instrText>
            </w:r>
            <w:r>
              <w:rPr>
                <w:noProof/>
                <w:webHidden/>
              </w:rPr>
            </w:r>
          </w:ins>
          <w:r>
            <w:rPr>
              <w:noProof/>
              <w:webHidden/>
            </w:rPr>
            <w:fldChar w:fldCharType="separate"/>
          </w:r>
          <w:ins w:id="237" w:author="David Conklin" w:date="2021-01-07T12:35:00Z">
            <w:r>
              <w:rPr>
                <w:noProof/>
                <w:webHidden/>
              </w:rPr>
              <w:t>46</w:t>
            </w:r>
            <w:r>
              <w:rPr>
                <w:noProof/>
                <w:webHidden/>
              </w:rPr>
              <w:fldChar w:fldCharType="end"/>
            </w:r>
            <w:r w:rsidRPr="00AB7A55">
              <w:rPr>
                <w:rStyle w:val="Hyperlink"/>
                <w:noProof/>
              </w:rPr>
              <w:fldChar w:fldCharType="end"/>
            </w:r>
          </w:ins>
        </w:p>
        <w:p w14:paraId="7FA0E601" w14:textId="4219D459" w:rsidR="00044BB7" w:rsidRDefault="00044BB7">
          <w:pPr>
            <w:pStyle w:val="TOC2"/>
            <w:tabs>
              <w:tab w:val="right" w:leader="dot" w:pos="9350"/>
            </w:tabs>
            <w:rPr>
              <w:ins w:id="238" w:author="David Conklin" w:date="2021-01-07T12:35:00Z"/>
              <w:rFonts w:eastAsiaTheme="minorEastAsia"/>
              <w:noProof/>
            </w:rPr>
          </w:pPr>
          <w:ins w:id="239"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"_Toc60915385"</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Reality check</w:t>
            </w:r>
            <w:r>
              <w:rPr>
                <w:noProof/>
                <w:webHidden/>
              </w:rPr>
              <w:tab/>
            </w:r>
            <w:r>
              <w:rPr>
                <w:noProof/>
                <w:webHidden/>
              </w:rPr>
              <w:fldChar w:fldCharType="begin"/>
            </w:r>
            <w:r>
              <w:rPr>
                <w:noProof/>
                <w:webHidden/>
              </w:rPr>
              <w:instrText xml:space="preserve"> PAGEREF _Toc60915385 \h </w:instrText>
            </w:r>
            <w:r>
              <w:rPr>
                <w:noProof/>
                <w:webHidden/>
              </w:rPr>
            </w:r>
          </w:ins>
          <w:r>
            <w:rPr>
              <w:noProof/>
              <w:webHidden/>
            </w:rPr>
            <w:fldChar w:fldCharType="separate"/>
          </w:r>
          <w:ins w:id="240" w:author="David Conklin" w:date="2021-01-07T12:35:00Z">
            <w:r>
              <w:rPr>
                <w:noProof/>
                <w:webHidden/>
              </w:rPr>
              <w:t>46</w:t>
            </w:r>
            <w:r>
              <w:rPr>
                <w:noProof/>
                <w:webHidden/>
              </w:rPr>
              <w:fldChar w:fldCharType="end"/>
            </w:r>
            <w:r w:rsidRPr="00AB7A55">
              <w:rPr>
                <w:rStyle w:val="Hyperlink"/>
                <w:noProof/>
              </w:rPr>
              <w:fldChar w:fldCharType="end"/>
            </w:r>
          </w:ins>
        </w:p>
        <w:p w14:paraId="5AA4B4F0" w14:textId="52B1FB9F" w:rsidR="00044BB7" w:rsidRDefault="00044BB7">
          <w:pPr>
            <w:pStyle w:val="TOC2"/>
            <w:tabs>
              <w:tab w:val="right" w:leader="dot" w:pos="9350"/>
            </w:tabs>
            <w:rPr>
              <w:ins w:id="241" w:author="David Conklin" w:date="2021-01-07T12:35:00Z"/>
              <w:rFonts w:eastAsiaTheme="minorEastAsia"/>
              <w:noProof/>
            </w:rPr>
          </w:pPr>
          <w:ins w:id="242"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"_Toc60915386"</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High Cascades Springs</w:t>
            </w:r>
            <w:r>
              <w:rPr>
                <w:noProof/>
                <w:webHidden/>
              </w:rPr>
              <w:tab/>
            </w:r>
            <w:r>
              <w:rPr>
                <w:noProof/>
                <w:webHidden/>
              </w:rPr>
              <w:fldChar w:fldCharType="begin"/>
            </w:r>
            <w:r>
              <w:rPr>
                <w:noProof/>
                <w:webHidden/>
              </w:rPr>
              <w:instrText xml:space="preserve"> PAGEREF _Toc60915386 \h </w:instrText>
            </w:r>
            <w:r>
              <w:rPr>
                <w:noProof/>
                <w:webHidden/>
              </w:rPr>
            </w:r>
          </w:ins>
          <w:r>
            <w:rPr>
              <w:noProof/>
              <w:webHidden/>
            </w:rPr>
            <w:fldChar w:fldCharType="separate"/>
          </w:r>
          <w:ins w:id="243" w:author="David Conklin" w:date="2021-01-07T12:35:00Z">
            <w:r>
              <w:rPr>
                <w:noProof/>
                <w:webHidden/>
              </w:rPr>
              <w:t>48</w:t>
            </w:r>
            <w:r>
              <w:rPr>
                <w:noProof/>
                <w:webHidden/>
              </w:rPr>
              <w:fldChar w:fldCharType="end"/>
            </w:r>
            <w:r w:rsidRPr="00AB7A55">
              <w:rPr>
                <w:rStyle w:val="Hyperlink"/>
                <w:noProof/>
              </w:rPr>
              <w:fldChar w:fldCharType="end"/>
            </w:r>
          </w:ins>
        </w:p>
        <w:p w14:paraId="7BBE4FB3" w14:textId="4716BEB6" w:rsidR="00044BB7" w:rsidRDefault="00044BB7">
          <w:pPr>
            <w:pStyle w:val="TOC2"/>
            <w:tabs>
              <w:tab w:val="right" w:leader="dot" w:pos="9350"/>
            </w:tabs>
            <w:rPr>
              <w:ins w:id="244" w:author="David Conklin" w:date="2021-01-07T12:35:00Z"/>
              <w:rFonts w:eastAsiaTheme="minorEastAsia"/>
              <w:noProof/>
            </w:rPr>
          </w:pPr>
          <w:ins w:id="245"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"_Toc60915387"</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Calibration and simulation skill</w:t>
            </w:r>
            <w:r>
              <w:rPr>
                <w:noProof/>
                <w:webHidden/>
              </w:rPr>
              <w:tab/>
            </w:r>
            <w:r>
              <w:rPr>
                <w:noProof/>
                <w:webHidden/>
              </w:rPr>
              <w:fldChar w:fldCharType="begin"/>
            </w:r>
            <w:r>
              <w:rPr>
                <w:noProof/>
                <w:webHidden/>
              </w:rPr>
              <w:instrText xml:space="preserve"> PAGEREF _Toc60915387 \h </w:instrText>
            </w:r>
            <w:r>
              <w:rPr>
                <w:noProof/>
                <w:webHidden/>
              </w:rPr>
            </w:r>
          </w:ins>
          <w:r>
            <w:rPr>
              <w:noProof/>
              <w:webHidden/>
            </w:rPr>
            <w:fldChar w:fldCharType="separate"/>
          </w:r>
          <w:ins w:id="246" w:author="David Conklin" w:date="2021-01-07T12:35:00Z">
            <w:r>
              <w:rPr>
                <w:noProof/>
                <w:webHidden/>
              </w:rPr>
              <w:t>49</w:t>
            </w:r>
            <w:r>
              <w:rPr>
                <w:noProof/>
                <w:webHidden/>
              </w:rPr>
              <w:fldChar w:fldCharType="end"/>
            </w:r>
            <w:r w:rsidRPr="00AB7A55">
              <w:rPr>
                <w:rStyle w:val="Hyperlink"/>
                <w:noProof/>
              </w:rPr>
              <w:fldChar w:fldCharType="end"/>
            </w:r>
          </w:ins>
        </w:p>
        <w:p w14:paraId="4F04712D" w14:textId="6B047943" w:rsidR="00044BB7" w:rsidRDefault="00044BB7">
          <w:pPr>
            <w:pStyle w:val="TOC2"/>
            <w:tabs>
              <w:tab w:val="right" w:leader="dot" w:pos="9350"/>
            </w:tabs>
            <w:rPr>
              <w:ins w:id="247" w:author="David Conklin" w:date="2021-01-07T12:35:00Z"/>
              <w:rFonts w:eastAsiaTheme="minorEastAsia"/>
              <w:noProof/>
            </w:rPr>
          </w:pPr>
          <w:ins w:id="248"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"_Toc60915388"</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Analysis of locations where the model has low skill</w:t>
            </w:r>
            <w:r>
              <w:rPr>
                <w:noProof/>
                <w:webHidden/>
              </w:rPr>
              <w:tab/>
            </w:r>
            <w:r>
              <w:rPr>
                <w:noProof/>
                <w:webHidden/>
              </w:rPr>
              <w:fldChar w:fldCharType="begin"/>
            </w:r>
            <w:r>
              <w:rPr>
                <w:noProof/>
                <w:webHidden/>
              </w:rPr>
              <w:instrText xml:space="preserve"> PAGEREF _Toc60915388 \h </w:instrText>
            </w:r>
            <w:r>
              <w:rPr>
                <w:noProof/>
                <w:webHidden/>
              </w:rPr>
            </w:r>
          </w:ins>
          <w:r>
            <w:rPr>
              <w:noProof/>
              <w:webHidden/>
            </w:rPr>
            <w:fldChar w:fldCharType="separate"/>
          </w:r>
          <w:ins w:id="249" w:author="David Conklin" w:date="2021-01-07T12:35:00Z">
            <w:r>
              <w:rPr>
                <w:noProof/>
                <w:webHidden/>
              </w:rPr>
              <w:t>53</w:t>
            </w:r>
            <w:r>
              <w:rPr>
                <w:noProof/>
                <w:webHidden/>
              </w:rPr>
              <w:fldChar w:fldCharType="end"/>
            </w:r>
            <w:r w:rsidRPr="00AB7A55">
              <w:rPr>
                <w:rStyle w:val="Hyperlink"/>
                <w:noProof/>
              </w:rPr>
              <w:fldChar w:fldCharType="end"/>
            </w:r>
          </w:ins>
        </w:p>
        <w:p w14:paraId="78769B98" w14:textId="79DB3D35" w:rsidR="00044BB7" w:rsidRDefault="00044BB7">
          <w:pPr>
            <w:pStyle w:val="TOC2"/>
            <w:tabs>
              <w:tab w:val="right" w:leader="dot" w:pos="9350"/>
            </w:tabs>
            <w:rPr>
              <w:ins w:id="250" w:author="David Conklin" w:date="2021-01-07T12:35:00Z"/>
              <w:rFonts w:eastAsiaTheme="minorEastAsia"/>
              <w:noProof/>
            </w:rPr>
          </w:pPr>
          <w:ins w:id="251"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"_Toc60915389"</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_Toc60915389 \h </w:instrText>
            </w:r>
            <w:r>
              <w:rPr>
                <w:noProof/>
                <w:webHidden/>
              </w:rPr>
            </w:r>
          </w:ins>
          <w:r>
            <w:rPr>
              <w:noProof/>
              <w:webHidden/>
            </w:rPr>
            <w:fldChar w:fldCharType="separate"/>
          </w:r>
          <w:ins w:id="252" w:author="David Conklin" w:date="2021-01-07T12:35:00Z">
            <w:r>
              <w:rPr>
                <w:noProof/>
                <w:webHidden/>
              </w:rPr>
              <w:t>54</w:t>
            </w:r>
            <w:r>
              <w:rPr>
                <w:noProof/>
                <w:webHidden/>
              </w:rPr>
              <w:fldChar w:fldCharType="end"/>
            </w:r>
            <w:r w:rsidRPr="00AB7A55">
              <w:rPr>
                <w:rStyle w:val="Hyperlink"/>
                <w:noProof/>
              </w:rPr>
              <w:fldChar w:fldCharType="end"/>
            </w:r>
          </w:ins>
        </w:p>
        <w:p w14:paraId="793C04A9" w14:textId="1A63124C" w:rsidR="00044BB7" w:rsidRDefault="00044BB7">
          <w:pPr>
            <w:pStyle w:val="TOC1"/>
            <w:tabs>
              <w:tab w:val="right" w:leader="dot" w:pos="9350"/>
            </w:tabs>
            <w:rPr>
              <w:ins w:id="253" w:author="David Conklin" w:date="2021-01-07T12:35:00Z"/>
              <w:rFonts w:eastAsiaTheme="minorEastAsia"/>
              <w:noProof/>
            </w:rPr>
          </w:pPr>
          <w:ins w:id="254"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"_Toc60915390"</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The Clackamas Basin</w:t>
            </w:r>
            <w:r>
              <w:rPr>
                <w:noProof/>
                <w:webHidden/>
              </w:rPr>
              <w:tab/>
            </w:r>
            <w:r>
              <w:rPr>
                <w:noProof/>
                <w:webHidden/>
              </w:rPr>
              <w:fldChar w:fldCharType="begin"/>
            </w:r>
            <w:r>
              <w:rPr>
                <w:noProof/>
                <w:webHidden/>
              </w:rPr>
              <w:instrText xml:space="preserve"> PAGEREF _Toc60915390 \h </w:instrText>
            </w:r>
            <w:r>
              <w:rPr>
                <w:noProof/>
                <w:webHidden/>
              </w:rPr>
            </w:r>
          </w:ins>
          <w:r>
            <w:rPr>
              <w:noProof/>
              <w:webHidden/>
            </w:rPr>
            <w:fldChar w:fldCharType="separate"/>
          </w:r>
          <w:ins w:id="255" w:author="David Conklin" w:date="2021-01-07T12:35:00Z">
            <w:r>
              <w:rPr>
                <w:noProof/>
                <w:webHidden/>
              </w:rPr>
              <w:t>56</w:t>
            </w:r>
            <w:r>
              <w:rPr>
                <w:noProof/>
                <w:webHidden/>
              </w:rPr>
              <w:fldChar w:fldCharType="end"/>
            </w:r>
            <w:r w:rsidRPr="00AB7A55">
              <w:rPr>
                <w:rStyle w:val="Hyperlink"/>
                <w:noProof/>
              </w:rPr>
              <w:fldChar w:fldCharType="end"/>
            </w:r>
          </w:ins>
        </w:p>
        <w:p w14:paraId="0E8BBDB6" w14:textId="75FCD886" w:rsidR="00044BB7" w:rsidRDefault="00044BB7">
          <w:pPr>
            <w:pStyle w:val="TOC1"/>
            <w:tabs>
              <w:tab w:val="right" w:leader="dot" w:pos="9350"/>
            </w:tabs>
            <w:rPr>
              <w:ins w:id="256" w:author="David Conklin" w:date="2021-01-07T12:35:00Z"/>
              <w:rFonts w:eastAsiaTheme="minorEastAsia"/>
              <w:noProof/>
            </w:rPr>
          </w:pPr>
          <w:ins w:id="257"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"_Toc60915391"</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Directory structure and file names</w:t>
            </w:r>
            <w:r>
              <w:rPr>
                <w:noProof/>
                <w:webHidden/>
              </w:rPr>
              <w:tab/>
            </w:r>
            <w:r>
              <w:rPr>
                <w:noProof/>
                <w:webHidden/>
              </w:rPr>
              <w:fldChar w:fldCharType="begin"/>
            </w:r>
            <w:r>
              <w:rPr>
                <w:noProof/>
                <w:webHidden/>
              </w:rPr>
              <w:instrText xml:space="preserve"> PAGEREF _Toc60915391 \h </w:instrText>
            </w:r>
            <w:r>
              <w:rPr>
                <w:noProof/>
                <w:webHidden/>
              </w:rPr>
            </w:r>
          </w:ins>
          <w:r>
            <w:rPr>
              <w:noProof/>
              <w:webHidden/>
            </w:rPr>
            <w:fldChar w:fldCharType="separate"/>
          </w:r>
          <w:ins w:id="258" w:author="David Conklin" w:date="2021-01-07T12:35:00Z">
            <w:r>
              <w:rPr>
                <w:noProof/>
                <w:webHidden/>
              </w:rPr>
              <w:t>57</w:t>
            </w:r>
            <w:r>
              <w:rPr>
                <w:noProof/>
                <w:webHidden/>
              </w:rPr>
              <w:fldChar w:fldCharType="end"/>
            </w:r>
            <w:r w:rsidRPr="00AB7A55">
              <w:rPr>
                <w:rStyle w:val="Hyperlink"/>
                <w:noProof/>
              </w:rPr>
              <w:fldChar w:fldCharType="end"/>
            </w:r>
          </w:ins>
        </w:p>
        <w:p w14:paraId="21F99B67" w14:textId="10458C58" w:rsidR="00044BB7" w:rsidRDefault="00044BB7">
          <w:pPr>
            <w:pStyle w:val="TOC1"/>
            <w:tabs>
              <w:tab w:val="right" w:leader="dot" w:pos="9350"/>
            </w:tabs>
            <w:rPr>
              <w:ins w:id="259" w:author="David Conklin" w:date="2021-01-07T12:35:00Z"/>
              <w:rFonts w:eastAsiaTheme="minorEastAsia"/>
              <w:noProof/>
            </w:rPr>
          </w:pPr>
          <w:ins w:id="260"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"_Toc60915392"</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Release Log</w:t>
            </w:r>
            <w:r>
              <w:rPr>
                <w:noProof/>
                <w:webHidden/>
              </w:rPr>
              <w:tab/>
            </w:r>
            <w:r>
              <w:rPr>
                <w:noProof/>
                <w:webHidden/>
              </w:rPr>
              <w:fldChar w:fldCharType="begin"/>
            </w:r>
            <w:r>
              <w:rPr>
                <w:noProof/>
                <w:webHidden/>
              </w:rPr>
              <w:instrText xml:space="preserve"> PAGEREF _Toc60915392 \h </w:instrText>
            </w:r>
            <w:r>
              <w:rPr>
                <w:noProof/>
                <w:webHidden/>
              </w:rPr>
            </w:r>
          </w:ins>
          <w:r>
            <w:rPr>
              <w:noProof/>
              <w:webHidden/>
            </w:rPr>
            <w:fldChar w:fldCharType="separate"/>
          </w:r>
          <w:ins w:id="261" w:author="David Conklin" w:date="2021-01-07T12:35:00Z">
            <w:r>
              <w:rPr>
                <w:noProof/>
                <w:webHidden/>
              </w:rPr>
              <w:t>57</w:t>
            </w:r>
            <w:r>
              <w:rPr>
                <w:noProof/>
                <w:webHidden/>
              </w:rPr>
              <w:fldChar w:fldCharType="end"/>
            </w:r>
            <w:r w:rsidRPr="00AB7A55">
              <w:rPr>
                <w:rStyle w:val="Hyperlink"/>
                <w:noProof/>
              </w:rPr>
              <w:fldChar w:fldCharType="end"/>
            </w:r>
          </w:ins>
        </w:p>
        <w:p w14:paraId="7FCB7F4D" w14:textId="7AF0C58B" w:rsidR="00044BB7" w:rsidRDefault="00044BB7">
          <w:pPr>
            <w:pStyle w:val="TOC1"/>
            <w:tabs>
              <w:tab w:val="right" w:leader="dot" w:pos="9350"/>
            </w:tabs>
            <w:rPr>
              <w:ins w:id="262" w:author="David Conklin" w:date="2021-01-07T12:35:00Z"/>
              <w:rFonts w:eastAsiaTheme="minorEastAsia"/>
              <w:noProof/>
            </w:rPr>
          </w:pPr>
          <w:ins w:id="263"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"_Toc60915393"</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References</w:t>
            </w:r>
            <w:r>
              <w:rPr>
                <w:noProof/>
                <w:webHidden/>
              </w:rPr>
              <w:tab/>
            </w:r>
            <w:r>
              <w:rPr>
                <w:noProof/>
                <w:webHidden/>
              </w:rPr>
              <w:fldChar w:fldCharType="begin"/>
            </w:r>
            <w:r>
              <w:rPr>
                <w:noProof/>
                <w:webHidden/>
              </w:rPr>
              <w:instrText xml:space="preserve"> PAGEREF _Toc60915393 \h </w:instrText>
            </w:r>
            <w:r>
              <w:rPr>
                <w:noProof/>
                <w:webHidden/>
              </w:rPr>
            </w:r>
          </w:ins>
          <w:r>
            <w:rPr>
              <w:noProof/>
              <w:webHidden/>
            </w:rPr>
            <w:fldChar w:fldCharType="separate"/>
          </w:r>
          <w:ins w:id="264" w:author="David Conklin" w:date="2021-01-07T12:35:00Z">
            <w:r>
              <w:rPr>
                <w:noProof/>
                <w:webHidden/>
              </w:rPr>
              <w:t>60</w:t>
            </w:r>
            <w:r>
              <w:rPr>
                <w:noProof/>
                <w:webHidden/>
              </w:rPr>
              <w:fldChar w:fldCharType="end"/>
            </w:r>
            <w:r w:rsidRPr="00AB7A55">
              <w:rPr>
                <w:rStyle w:val="Hyperlink"/>
                <w:noProof/>
              </w:rPr>
              <w:fldChar w:fldCharType="end"/>
            </w:r>
          </w:ins>
        </w:p>
        <w:p w14:paraId="3CDFB8B7" w14:textId="18C73806" w:rsidR="00044BB7" w:rsidRDefault="00044BB7">
          <w:pPr>
            <w:pStyle w:val="TOC1"/>
            <w:tabs>
              <w:tab w:val="right" w:leader="dot" w:pos="9350"/>
            </w:tabs>
            <w:rPr>
              <w:ins w:id="265" w:author="David Conklin" w:date="2021-01-07T12:35:00Z"/>
              <w:rFonts w:eastAsiaTheme="minorEastAsia"/>
              <w:noProof/>
            </w:rPr>
          </w:pPr>
          <w:ins w:id="266" w:author="David Conklin" w:date="2021-01-07T12:35:00Z">
            <w:r w:rsidRPr="00AB7A55">
              <w:rPr>
                <w:rStyle w:val="Hyperlink"/>
                <w:noProof/>
              </w:rPr>
              <w:fldChar w:fldCharType="begin"/>
            </w:r>
            <w:r w:rsidRPr="00AB7A55">
              <w:rPr>
                <w:rStyle w:val="Hyperlink"/>
                <w:noProof/>
              </w:rPr>
              <w:instrText xml:space="preserve"> </w:instrText>
            </w:r>
            <w:r>
              <w:rPr>
                <w:noProof/>
              </w:rPr>
              <w:instrText>HYPERLINK \l "_Toc60915394"</w:instrText>
            </w:r>
            <w:r w:rsidRPr="00AB7A55">
              <w:rPr>
                <w:rStyle w:val="Hyperlink"/>
                <w:noProof/>
              </w:rPr>
              <w:instrText xml:space="preserve"> </w:instrText>
            </w:r>
            <w:r w:rsidRPr="00AB7A55">
              <w:rPr>
                <w:rStyle w:val="Hyperlink"/>
                <w:noProof/>
              </w:rPr>
            </w:r>
            <w:r w:rsidRPr="00AB7A55">
              <w:rPr>
                <w:rStyle w:val="Hyperlink"/>
                <w:noProof/>
              </w:rPr>
              <w:fldChar w:fldCharType="separate"/>
            </w:r>
            <w:r w:rsidRPr="00AB7A55">
              <w:rPr>
                <w:rStyle w:val="Hyperlink"/>
                <w:noProof/>
              </w:rPr>
              <w:t>Acronyms and Abbreviations</w:t>
            </w:r>
            <w:r>
              <w:rPr>
                <w:noProof/>
                <w:webHidden/>
              </w:rPr>
              <w:tab/>
            </w:r>
            <w:r>
              <w:rPr>
                <w:noProof/>
                <w:webHidden/>
              </w:rPr>
              <w:fldChar w:fldCharType="begin"/>
            </w:r>
            <w:r>
              <w:rPr>
                <w:noProof/>
                <w:webHidden/>
              </w:rPr>
              <w:instrText xml:space="preserve"> PAGEREF _Toc60915394 \h </w:instrText>
            </w:r>
            <w:r>
              <w:rPr>
                <w:noProof/>
                <w:webHidden/>
              </w:rPr>
            </w:r>
          </w:ins>
          <w:r>
            <w:rPr>
              <w:noProof/>
              <w:webHidden/>
            </w:rPr>
            <w:fldChar w:fldCharType="separate"/>
          </w:r>
          <w:ins w:id="267" w:author="David Conklin" w:date="2021-01-07T12:35:00Z">
            <w:r>
              <w:rPr>
                <w:noProof/>
                <w:webHidden/>
              </w:rPr>
              <w:t>62</w:t>
            </w:r>
            <w:r>
              <w:rPr>
                <w:noProof/>
                <w:webHidden/>
              </w:rPr>
              <w:fldChar w:fldCharType="end"/>
            </w:r>
            <w:r w:rsidRPr="00AB7A55">
              <w:rPr>
                <w:rStyle w:val="Hyperlink"/>
                <w:noProof/>
              </w:rPr>
              <w:fldChar w:fldCharType="end"/>
            </w:r>
          </w:ins>
        </w:p>
        <w:p w14:paraId="7650630B" w14:textId="45057D67" w:rsidR="00135589" w:rsidDel="00C1322F" w:rsidRDefault="00FC18C8">
          <w:pPr>
            <w:pStyle w:val="TOC1"/>
            <w:tabs>
              <w:tab w:val="right" w:leader="dot" w:pos="9350"/>
            </w:tabs>
            <w:rPr>
              <w:del w:id="268" w:author="David Conklin" w:date="2020-12-28T08:57:00Z"/>
              <w:rFonts w:eastAsiaTheme="minorEastAsia"/>
              <w:noProof/>
            </w:rPr>
          </w:pPr>
          <w:del w:id="269" w:author="David Conklin" w:date="2020-12-28T08:57:00Z">
            <w:r w:rsidDel="00C1322F">
              <w:rPr>
                <w:noProof/>
              </w:rPr>
              <w:fldChar w:fldCharType="begin"/>
            </w:r>
            <w:r w:rsidDel="00C1322F">
              <w:rPr>
                <w:noProof/>
              </w:rPr>
              <w:delInstrText xml:space="preserve"> HYPERLINK \l "_Toc59475485" </w:delInstrText>
            </w:r>
            <w:r w:rsidDel="00C1322F">
              <w:rPr>
                <w:noProof/>
              </w:rPr>
              <w:fldChar w:fldCharType="separate"/>
            </w:r>
          </w:del>
          <w:ins w:id="270" w:author="David Conklin" w:date="2021-01-07T12:35:00Z">
            <w:r w:rsidR="00044BB7">
              <w:rPr>
                <w:b/>
                <w:bCs/>
                <w:noProof/>
              </w:rPr>
              <w:t>Error! Hyperlink reference not valid.</w:t>
            </w:r>
          </w:ins>
          <w:del w:id="271" w:author="David Conklin" w:date="2020-12-28T08:57:00Z">
            <w:r w:rsidR="00135589" w:rsidRPr="00904388" w:rsidDel="00C1322F">
              <w:rPr>
                <w:rStyle w:val="Hyperlink"/>
                <w:noProof/>
              </w:rPr>
              <w:delText>What is a digital handbook?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_Toc59475485 \h </w:delInstrText>
            </w:r>
            <w:r w:rsidR="00135589" w:rsidDel="00C1322F">
              <w:rPr>
                <w:noProof/>
                <w:webHidden/>
              </w:rPr>
              <w:fldChar w:fldCharType="separate"/>
            </w:r>
            <w:r w:rsidR="00135589" w:rsidDel="00C1322F">
              <w:rPr>
                <w:noProof/>
                <w:webHidden/>
              </w:rPr>
              <w:delText>5</w:delText>
            </w:r>
            <w:r w:rsidR="00135589" w:rsidDel="00C1322F">
              <w:rPr>
                <w:noProof/>
                <w:webHidden/>
              </w:rPr>
              <w:fldChar w:fldCharType="end"/>
            </w:r>
            <w:r w:rsidDel="00C1322F">
              <w:rPr>
                <w:noProof/>
              </w:rPr>
              <w:fldChar w:fldCharType="end"/>
            </w:r>
          </w:del>
        </w:p>
        <w:p w14:paraId="04F4A1C6" w14:textId="2ACB08A1" w:rsidR="00135589" w:rsidDel="00C1322F" w:rsidRDefault="00FC18C8">
          <w:pPr>
            <w:pStyle w:val="TOC1"/>
            <w:tabs>
              <w:tab w:val="right" w:leader="dot" w:pos="9350"/>
            </w:tabs>
            <w:rPr>
              <w:del w:id="272" w:author="David Conklin" w:date="2020-12-28T08:57:00Z"/>
              <w:rFonts w:eastAsiaTheme="minorEastAsia"/>
              <w:noProof/>
            </w:rPr>
          </w:pPr>
          <w:del w:id="273" w:author="David Conklin" w:date="2020-12-28T08:57:00Z">
            <w:r w:rsidDel="00C1322F">
              <w:rPr>
                <w:noProof/>
              </w:rPr>
              <w:fldChar w:fldCharType="begin"/>
            </w:r>
            <w:r w:rsidDel="00C1322F">
              <w:rPr>
                <w:noProof/>
              </w:rPr>
              <w:delInstrText xml:space="preserve"> HYPERLINK \l "_Toc59475486" </w:delInstrText>
            </w:r>
            <w:r w:rsidDel="00C1322F">
              <w:rPr>
                <w:noProof/>
              </w:rPr>
              <w:fldChar w:fldCharType="separate"/>
            </w:r>
          </w:del>
          <w:ins w:id="274" w:author="David Conklin" w:date="2021-01-07T12:35:00Z">
            <w:r w:rsidR="00044BB7">
              <w:rPr>
                <w:b/>
                <w:bCs/>
                <w:noProof/>
              </w:rPr>
              <w:t>Error! Hyperlink reference not valid.</w:t>
            </w:r>
          </w:ins>
          <w:del w:id="275" w:author="David Conklin" w:date="2020-12-28T08:57:00Z">
            <w:r w:rsidR="00135589" w:rsidRPr="00904388" w:rsidDel="00C1322F">
              <w:rPr>
                <w:rStyle w:val="Hyperlink"/>
                <w:noProof/>
              </w:rPr>
              <w:delText>CW3M concept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_Toc59475486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7EED750" w14:textId="6A320AFB" w:rsidR="00135589" w:rsidDel="00C1322F" w:rsidRDefault="00FC18C8">
          <w:pPr>
            <w:pStyle w:val="TOC2"/>
            <w:tabs>
              <w:tab w:val="right" w:leader="dot" w:pos="9350"/>
            </w:tabs>
            <w:rPr>
              <w:del w:id="276" w:author="David Conklin" w:date="2020-12-28T08:57:00Z"/>
              <w:rFonts w:eastAsiaTheme="minorEastAsia"/>
              <w:noProof/>
            </w:rPr>
          </w:pPr>
          <w:del w:id="277" w:author="David Conklin" w:date="2020-12-28T08:57:00Z">
            <w:r w:rsidDel="00C1322F">
              <w:rPr>
                <w:noProof/>
              </w:rPr>
              <w:fldChar w:fldCharType="begin"/>
            </w:r>
            <w:r w:rsidDel="00C1322F">
              <w:rPr>
                <w:noProof/>
              </w:rPr>
              <w:delInstrText xml:space="preserve"> HYPERLINK \l "_Toc59475487" </w:delInstrText>
            </w:r>
            <w:r w:rsidDel="00C1322F">
              <w:rPr>
                <w:noProof/>
              </w:rPr>
              <w:fldChar w:fldCharType="separate"/>
            </w:r>
          </w:del>
          <w:ins w:id="278" w:author="David Conklin" w:date="2021-01-07T12:35:00Z">
            <w:r w:rsidR="00044BB7">
              <w:rPr>
                <w:b/>
                <w:bCs/>
                <w:noProof/>
              </w:rPr>
              <w:t>Error! Hyperlink reference not valid.</w:t>
            </w:r>
          </w:ins>
          <w:del w:id="279" w:author="David Conklin" w:date="2020-12-28T08:57:00Z">
            <w:r w:rsidR="00135589" w:rsidRPr="00904388" w:rsidDel="00C1322F">
              <w:rPr>
                <w:rStyle w:val="Hyperlink"/>
                <w:noProof/>
              </w:rPr>
              <w:delText>A different kind of community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_Toc59475487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60C6DC3F" w14:textId="4467F974" w:rsidR="00135589" w:rsidDel="00C1322F" w:rsidRDefault="00FC18C8">
          <w:pPr>
            <w:pStyle w:val="TOC2"/>
            <w:tabs>
              <w:tab w:val="right" w:leader="dot" w:pos="9350"/>
            </w:tabs>
            <w:rPr>
              <w:del w:id="280" w:author="David Conklin" w:date="2020-12-28T08:57:00Z"/>
              <w:rFonts w:eastAsiaTheme="minorEastAsia"/>
              <w:noProof/>
            </w:rPr>
          </w:pPr>
          <w:del w:id="281" w:author="David Conklin" w:date="2020-12-28T08:57:00Z">
            <w:r w:rsidDel="00C1322F">
              <w:rPr>
                <w:noProof/>
              </w:rPr>
              <w:fldChar w:fldCharType="begin"/>
            </w:r>
            <w:r w:rsidDel="00C1322F">
              <w:rPr>
                <w:noProof/>
              </w:rPr>
              <w:delInstrText xml:space="preserve"> HYPERLINK \l "_Toc59475488" </w:delInstrText>
            </w:r>
            <w:r w:rsidDel="00C1322F">
              <w:rPr>
                <w:noProof/>
              </w:rPr>
              <w:fldChar w:fldCharType="separate"/>
            </w:r>
          </w:del>
          <w:ins w:id="282" w:author="David Conklin" w:date="2021-01-07T12:35:00Z">
            <w:r w:rsidR="00044BB7">
              <w:rPr>
                <w:b/>
                <w:bCs/>
                <w:noProof/>
              </w:rPr>
              <w:t>Error! Hyperlink reference not valid.</w:t>
            </w:r>
          </w:ins>
          <w:del w:id="283" w:author="David Conklin" w:date="2020-12-28T08:57:00Z">
            <w:r w:rsidR="00135589" w:rsidRPr="00904388" w:rsidDel="00C1322F">
              <w:rPr>
                <w:rStyle w:val="Hyperlink"/>
                <w:noProof/>
              </w:rPr>
              <w:delText>What CW3M is for</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_Toc59475488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47FC41F7" w14:textId="30AF6722" w:rsidR="00135589" w:rsidDel="00C1322F" w:rsidRDefault="00FC18C8">
          <w:pPr>
            <w:pStyle w:val="TOC2"/>
            <w:tabs>
              <w:tab w:val="right" w:leader="dot" w:pos="9350"/>
            </w:tabs>
            <w:rPr>
              <w:del w:id="284" w:author="David Conklin" w:date="2020-12-28T08:57:00Z"/>
              <w:rFonts w:eastAsiaTheme="minorEastAsia"/>
              <w:noProof/>
            </w:rPr>
          </w:pPr>
          <w:del w:id="285" w:author="David Conklin" w:date="2020-12-28T08:57:00Z">
            <w:r w:rsidDel="00C1322F">
              <w:rPr>
                <w:noProof/>
              </w:rPr>
              <w:fldChar w:fldCharType="begin"/>
            </w:r>
            <w:r w:rsidDel="00C1322F">
              <w:rPr>
                <w:noProof/>
              </w:rPr>
              <w:delInstrText xml:space="preserve"> HYPERLINK \l "_Toc59475489" </w:delInstrText>
            </w:r>
            <w:r w:rsidDel="00C1322F">
              <w:rPr>
                <w:noProof/>
              </w:rPr>
              <w:fldChar w:fldCharType="separate"/>
            </w:r>
          </w:del>
          <w:ins w:id="286" w:author="David Conklin" w:date="2021-01-07T12:35:00Z">
            <w:r w:rsidR="00044BB7">
              <w:rPr>
                <w:b/>
                <w:bCs/>
                <w:noProof/>
              </w:rPr>
              <w:t>Error! Hyperlink reference not valid.</w:t>
            </w:r>
          </w:ins>
          <w:del w:id="287" w:author="David Conklin" w:date="2020-12-28T08:57:00Z">
            <w:r w:rsidR="00135589" w:rsidRPr="00904388" w:rsidDel="00C1322F">
              <w:rPr>
                <w:rStyle w:val="Hyperlink"/>
                <w:noProof/>
              </w:rPr>
              <w:delText>Management and maintenance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_Toc59475489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37B7BD8" w14:textId="2B7EBB87" w:rsidR="00135589" w:rsidDel="00C1322F" w:rsidRDefault="00FC18C8">
          <w:pPr>
            <w:pStyle w:val="TOC1"/>
            <w:tabs>
              <w:tab w:val="right" w:leader="dot" w:pos="9350"/>
            </w:tabs>
            <w:rPr>
              <w:del w:id="288" w:author="David Conklin" w:date="2020-12-28T08:57:00Z"/>
              <w:rFonts w:eastAsiaTheme="minorEastAsia"/>
              <w:noProof/>
            </w:rPr>
          </w:pPr>
          <w:del w:id="289" w:author="David Conklin" w:date="2020-12-28T08:57:00Z">
            <w:r w:rsidDel="00C1322F">
              <w:rPr>
                <w:noProof/>
              </w:rPr>
              <w:fldChar w:fldCharType="begin"/>
            </w:r>
            <w:r w:rsidDel="00C1322F">
              <w:rPr>
                <w:noProof/>
              </w:rPr>
              <w:delInstrText xml:space="preserve"> HYPERLINK \l "_Toc59475490" </w:delInstrText>
            </w:r>
            <w:r w:rsidDel="00C1322F">
              <w:rPr>
                <w:noProof/>
              </w:rPr>
              <w:fldChar w:fldCharType="separate"/>
            </w:r>
          </w:del>
          <w:ins w:id="290" w:author="David Conklin" w:date="2021-01-07T12:35:00Z">
            <w:r w:rsidR="00044BB7">
              <w:rPr>
                <w:b/>
                <w:bCs/>
                <w:noProof/>
              </w:rPr>
              <w:t>Error! Hyperlink reference not valid.</w:t>
            </w:r>
          </w:ins>
          <w:del w:id="291" w:author="David Conklin" w:date="2020-12-28T08:57:00Z">
            <w:r w:rsidR="00135589" w:rsidRPr="00904388" w:rsidDel="00C1322F">
              <w:rPr>
                <w:rStyle w:val="Hyperlink"/>
                <w:noProof/>
              </w:rPr>
              <w:delText>CW3M – A “first principles” model with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_Toc59475490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234AE284" w14:textId="17E6675E" w:rsidR="00135589" w:rsidDel="00C1322F" w:rsidRDefault="00FC18C8">
          <w:pPr>
            <w:pStyle w:val="TOC1"/>
            <w:tabs>
              <w:tab w:val="right" w:leader="dot" w:pos="9350"/>
            </w:tabs>
            <w:rPr>
              <w:del w:id="292" w:author="David Conklin" w:date="2020-12-28T08:57:00Z"/>
              <w:rFonts w:eastAsiaTheme="minorEastAsia"/>
              <w:noProof/>
            </w:rPr>
          </w:pPr>
          <w:del w:id="293" w:author="David Conklin" w:date="2020-12-28T08:57:00Z">
            <w:r w:rsidDel="00C1322F">
              <w:rPr>
                <w:noProof/>
              </w:rPr>
              <w:fldChar w:fldCharType="begin"/>
            </w:r>
            <w:r w:rsidDel="00C1322F">
              <w:rPr>
                <w:noProof/>
              </w:rPr>
              <w:delInstrText xml:space="preserve"> HYPERLINK \l "_Toc59475491" </w:delInstrText>
            </w:r>
            <w:r w:rsidDel="00C1322F">
              <w:rPr>
                <w:noProof/>
              </w:rPr>
              <w:fldChar w:fldCharType="separate"/>
            </w:r>
          </w:del>
          <w:ins w:id="294" w:author="David Conklin" w:date="2021-01-07T12:35:00Z">
            <w:r w:rsidR="00044BB7">
              <w:rPr>
                <w:b/>
                <w:bCs/>
                <w:noProof/>
              </w:rPr>
              <w:t>Error! Hyperlink reference not valid.</w:t>
            </w:r>
          </w:ins>
          <w:del w:id="295" w:author="David Conklin" w:date="2020-12-28T08:57:00Z">
            <w:r w:rsidR="00135589" w:rsidRPr="00904388" w:rsidDel="00C1322F">
              <w:rPr>
                <w:rStyle w:val="Hyperlink"/>
                <w:noProof/>
              </w:rPr>
              <w:delText>The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_Toc59475491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0AE09BA7" w14:textId="24FDEBEB" w:rsidR="00135589" w:rsidDel="00C1322F" w:rsidRDefault="00FC18C8">
          <w:pPr>
            <w:pStyle w:val="TOC2"/>
            <w:tabs>
              <w:tab w:val="right" w:leader="dot" w:pos="9350"/>
            </w:tabs>
            <w:rPr>
              <w:del w:id="296" w:author="David Conklin" w:date="2020-12-28T08:57:00Z"/>
              <w:rFonts w:eastAsiaTheme="minorEastAsia"/>
              <w:noProof/>
            </w:rPr>
          </w:pPr>
          <w:del w:id="297" w:author="David Conklin" w:date="2020-12-28T08:57:00Z">
            <w:r w:rsidDel="00C1322F">
              <w:rPr>
                <w:noProof/>
              </w:rPr>
              <w:fldChar w:fldCharType="begin"/>
            </w:r>
            <w:r w:rsidDel="00C1322F">
              <w:rPr>
                <w:noProof/>
              </w:rPr>
              <w:delInstrText xml:space="preserve"> HYPERLINK \l "_Toc59475492" </w:delInstrText>
            </w:r>
            <w:r w:rsidDel="00C1322F">
              <w:rPr>
                <w:noProof/>
              </w:rPr>
              <w:fldChar w:fldCharType="separate"/>
            </w:r>
          </w:del>
          <w:ins w:id="298" w:author="David Conklin" w:date="2021-01-07T12:35:00Z">
            <w:r w:rsidR="00044BB7">
              <w:rPr>
                <w:b/>
                <w:bCs/>
                <w:noProof/>
              </w:rPr>
              <w:t>Error! Hyperlink reference not valid.</w:t>
            </w:r>
          </w:ins>
          <w:del w:id="299" w:author="David Conklin" w:date="2020-12-28T08:57:00Z">
            <w:r w:rsidR="00135589" w:rsidRPr="00904388" w:rsidDel="00C1322F">
              <w:rPr>
                <w:rStyle w:val="Hyperlink"/>
                <w:noProof/>
              </w:rPr>
              <w:delText>ET_MULT – forest evapotranspiration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_Toc59475492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65C003E6" w14:textId="7394A8CE" w:rsidR="00135589" w:rsidDel="00C1322F" w:rsidRDefault="00FC18C8">
          <w:pPr>
            <w:pStyle w:val="TOC2"/>
            <w:tabs>
              <w:tab w:val="right" w:leader="dot" w:pos="9350"/>
            </w:tabs>
            <w:rPr>
              <w:del w:id="300" w:author="David Conklin" w:date="2020-12-28T08:57:00Z"/>
              <w:rFonts w:eastAsiaTheme="minorEastAsia"/>
              <w:noProof/>
            </w:rPr>
          </w:pPr>
          <w:del w:id="301" w:author="David Conklin" w:date="2020-12-28T08:57:00Z">
            <w:r w:rsidDel="00C1322F">
              <w:rPr>
                <w:noProof/>
              </w:rPr>
              <w:fldChar w:fldCharType="begin"/>
            </w:r>
            <w:r w:rsidDel="00C1322F">
              <w:rPr>
                <w:noProof/>
              </w:rPr>
              <w:delInstrText xml:space="preserve"> HYPERLINK \l "_Toc59475493" </w:delInstrText>
            </w:r>
            <w:r w:rsidDel="00C1322F">
              <w:rPr>
                <w:noProof/>
              </w:rPr>
              <w:fldChar w:fldCharType="separate"/>
            </w:r>
          </w:del>
          <w:ins w:id="302" w:author="David Conklin" w:date="2021-01-07T12:35:00Z">
            <w:r w:rsidR="00044BB7">
              <w:rPr>
                <w:b/>
                <w:bCs/>
                <w:noProof/>
              </w:rPr>
              <w:t>Error! Hyperlink reference not valid.</w:t>
            </w:r>
          </w:ins>
          <w:del w:id="303" w:author="David Conklin" w:date="2020-12-28T08:57:00Z">
            <w:r w:rsidR="00135589" w:rsidRPr="00904388" w:rsidDel="00C1322F">
              <w:rPr>
                <w:rStyle w:val="Hyperlink"/>
                <w:noProof/>
              </w:rPr>
              <w:delText>SOLAR_RADIATION_MULTIPLIER – reservoir insolation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_Toc59475493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12626B2B" w14:textId="54260466" w:rsidR="00135589" w:rsidDel="00C1322F" w:rsidRDefault="00FC18C8">
          <w:pPr>
            <w:pStyle w:val="TOC2"/>
            <w:tabs>
              <w:tab w:val="right" w:leader="dot" w:pos="9350"/>
            </w:tabs>
            <w:rPr>
              <w:del w:id="304" w:author="David Conklin" w:date="2020-12-28T08:57:00Z"/>
              <w:rFonts w:eastAsiaTheme="minorEastAsia"/>
              <w:noProof/>
            </w:rPr>
          </w:pPr>
          <w:del w:id="305" w:author="David Conklin" w:date="2020-12-28T08:57:00Z">
            <w:r w:rsidDel="00C1322F">
              <w:rPr>
                <w:noProof/>
              </w:rPr>
              <w:fldChar w:fldCharType="begin"/>
            </w:r>
            <w:r w:rsidDel="00C1322F">
              <w:rPr>
                <w:noProof/>
              </w:rPr>
              <w:delInstrText xml:space="preserve"> HYPERLINK \l "_Toc59475494" </w:delInstrText>
            </w:r>
            <w:r w:rsidDel="00C1322F">
              <w:rPr>
                <w:noProof/>
              </w:rPr>
              <w:fldChar w:fldCharType="separate"/>
            </w:r>
          </w:del>
          <w:ins w:id="306" w:author="David Conklin" w:date="2021-01-07T12:35:00Z">
            <w:r w:rsidR="00044BB7">
              <w:rPr>
                <w:b/>
                <w:bCs/>
                <w:noProof/>
              </w:rPr>
              <w:t>Error! Hyperlink reference not valid.</w:t>
            </w:r>
          </w:ins>
          <w:del w:id="307" w:author="David Conklin" w:date="2020-12-28T08:57:00Z">
            <w:r w:rsidR="00135589" w:rsidRPr="00904388" w:rsidDel="00C1322F">
              <w:rPr>
                <w:rStyle w:val="Hyperlink"/>
                <w:noProof/>
              </w:rPr>
              <w:delText>FLOW_CMS – Discharge from High Cascade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_Toc59475494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64B61794" w14:textId="3F468C1D" w:rsidR="00135589" w:rsidDel="00C1322F" w:rsidRDefault="00FC18C8">
          <w:pPr>
            <w:pStyle w:val="TOC1"/>
            <w:tabs>
              <w:tab w:val="right" w:leader="dot" w:pos="9350"/>
            </w:tabs>
            <w:rPr>
              <w:del w:id="308" w:author="David Conklin" w:date="2020-12-28T08:57:00Z"/>
              <w:rFonts w:eastAsiaTheme="minorEastAsia"/>
              <w:noProof/>
            </w:rPr>
          </w:pPr>
          <w:del w:id="309" w:author="David Conklin" w:date="2020-12-28T08:57:00Z">
            <w:r w:rsidDel="00C1322F">
              <w:rPr>
                <w:noProof/>
              </w:rPr>
              <w:fldChar w:fldCharType="begin"/>
            </w:r>
            <w:r w:rsidDel="00C1322F">
              <w:rPr>
                <w:noProof/>
              </w:rPr>
              <w:delInstrText xml:space="preserve"> HYPERLINK \l "_Toc59475495" </w:delInstrText>
            </w:r>
            <w:r w:rsidDel="00C1322F">
              <w:rPr>
                <w:noProof/>
              </w:rPr>
              <w:fldChar w:fldCharType="separate"/>
            </w:r>
          </w:del>
          <w:ins w:id="310" w:author="David Conklin" w:date="2021-01-07T12:35:00Z">
            <w:r w:rsidR="00044BB7">
              <w:rPr>
                <w:b/>
                <w:bCs/>
                <w:noProof/>
              </w:rPr>
              <w:t>Error! Hyperlink reference not valid.</w:t>
            </w:r>
          </w:ins>
          <w:del w:id="311" w:author="David Conklin" w:date="2020-12-28T08:57:00Z">
            <w:r w:rsidR="00135589" w:rsidRPr="00904388" w:rsidDel="00C1322F">
              <w:rPr>
                <w:rStyle w:val="Hyperlink"/>
                <w:noProof/>
              </w:rPr>
              <w:delText>Study areas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_Toc59475495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38B36321" w14:textId="3771D46F" w:rsidR="00135589" w:rsidDel="00C1322F" w:rsidRDefault="00FC18C8">
          <w:pPr>
            <w:pStyle w:val="TOC2"/>
            <w:tabs>
              <w:tab w:val="right" w:leader="dot" w:pos="9350"/>
            </w:tabs>
            <w:rPr>
              <w:del w:id="312" w:author="David Conklin" w:date="2020-12-28T08:57:00Z"/>
              <w:rFonts w:eastAsiaTheme="minorEastAsia"/>
              <w:noProof/>
            </w:rPr>
          </w:pPr>
          <w:del w:id="313" w:author="David Conklin" w:date="2020-12-28T08:57:00Z">
            <w:r w:rsidDel="00C1322F">
              <w:rPr>
                <w:noProof/>
              </w:rPr>
              <w:fldChar w:fldCharType="begin"/>
            </w:r>
            <w:r w:rsidDel="00C1322F">
              <w:rPr>
                <w:noProof/>
              </w:rPr>
              <w:delInstrText xml:space="preserve"> HYPERLINK \l "_Toc59475496" </w:delInstrText>
            </w:r>
            <w:r w:rsidDel="00C1322F">
              <w:rPr>
                <w:noProof/>
              </w:rPr>
              <w:fldChar w:fldCharType="separate"/>
            </w:r>
          </w:del>
          <w:ins w:id="314" w:author="David Conklin" w:date="2021-01-07T12:35:00Z">
            <w:r w:rsidR="00044BB7">
              <w:rPr>
                <w:b/>
                <w:bCs/>
                <w:noProof/>
              </w:rPr>
              <w:t>Error! Hyperlink reference not valid.</w:t>
            </w:r>
          </w:ins>
          <w:del w:id="315" w:author="David Conklin" w:date="2020-12-28T08:57:00Z">
            <w:r w:rsidR="00135589" w:rsidRPr="00904388" w:rsidDel="00C1322F">
              <w:rPr>
                <w:rStyle w:val="Hyperlink"/>
                <w:noProof/>
              </w:rPr>
              <w:delText>DataCW3M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_Toc59475496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54EEC513" w14:textId="10E41627" w:rsidR="00135589" w:rsidDel="00C1322F" w:rsidRDefault="00FC18C8">
          <w:pPr>
            <w:pStyle w:val="TOC2"/>
            <w:tabs>
              <w:tab w:val="right" w:leader="dot" w:pos="9350"/>
            </w:tabs>
            <w:rPr>
              <w:del w:id="316" w:author="David Conklin" w:date="2020-12-28T08:57:00Z"/>
              <w:rFonts w:eastAsiaTheme="minorEastAsia"/>
              <w:noProof/>
            </w:rPr>
          </w:pPr>
          <w:del w:id="317" w:author="David Conklin" w:date="2020-12-28T08:57:00Z">
            <w:r w:rsidDel="00C1322F">
              <w:rPr>
                <w:noProof/>
              </w:rPr>
              <w:fldChar w:fldCharType="begin"/>
            </w:r>
            <w:r w:rsidDel="00C1322F">
              <w:rPr>
                <w:noProof/>
              </w:rPr>
              <w:delInstrText xml:space="preserve"> HYPERLINK \l "_Toc59475497" </w:delInstrText>
            </w:r>
            <w:r w:rsidDel="00C1322F">
              <w:rPr>
                <w:noProof/>
              </w:rPr>
              <w:fldChar w:fldCharType="separate"/>
            </w:r>
          </w:del>
          <w:ins w:id="318" w:author="David Conklin" w:date="2021-01-07T12:35:00Z">
            <w:r w:rsidR="00044BB7">
              <w:rPr>
                <w:b/>
                <w:bCs/>
                <w:noProof/>
              </w:rPr>
              <w:t>Error! Hyperlink reference not valid.</w:t>
            </w:r>
          </w:ins>
          <w:del w:id="319" w:author="David Conklin" w:date="2020-12-28T08:57:00Z">
            <w:r w:rsidR="00135589" w:rsidRPr="00904388" w:rsidDel="00C1322F">
              <w:rPr>
                <w:rStyle w:val="Hyperlink"/>
                <w:noProof/>
              </w:rPr>
              <w:delText>DataCW3M\ScenarioData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_Toc59475497 \h </w:delInstrText>
            </w:r>
            <w:r w:rsidR="00135589" w:rsidDel="00C1322F">
              <w:rPr>
                <w:noProof/>
                <w:webHidden/>
              </w:rPr>
              <w:fldChar w:fldCharType="separate"/>
            </w:r>
            <w:r w:rsidR="00135589" w:rsidDel="00C1322F">
              <w:rPr>
                <w:noProof/>
                <w:webHidden/>
              </w:rPr>
              <w:delText>9</w:delText>
            </w:r>
            <w:r w:rsidR="00135589" w:rsidDel="00C1322F">
              <w:rPr>
                <w:noProof/>
                <w:webHidden/>
              </w:rPr>
              <w:fldChar w:fldCharType="end"/>
            </w:r>
            <w:r w:rsidDel="00C1322F">
              <w:rPr>
                <w:noProof/>
              </w:rPr>
              <w:fldChar w:fldCharType="end"/>
            </w:r>
          </w:del>
        </w:p>
        <w:p w14:paraId="670B4CCE" w14:textId="427874E2" w:rsidR="00135589" w:rsidDel="00C1322F" w:rsidRDefault="00FC18C8">
          <w:pPr>
            <w:pStyle w:val="TOC2"/>
            <w:tabs>
              <w:tab w:val="right" w:leader="dot" w:pos="9350"/>
            </w:tabs>
            <w:rPr>
              <w:del w:id="320" w:author="David Conklin" w:date="2020-12-28T08:57:00Z"/>
              <w:rFonts w:eastAsiaTheme="minorEastAsia"/>
              <w:noProof/>
            </w:rPr>
          </w:pPr>
          <w:del w:id="321" w:author="David Conklin" w:date="2020-12-28T08:57:00Z">
            <w:r w:rsidDel="00C1322F">
              <w:rPr>
                <w:noProof/>
              </w:rPr>
              <w:fldChar w:fldCharType="begin"/>
            </w:r>
            <w:r w:rsidDel="00C1322F">
              <w:rPr>
                <w:noProof/>
              </w:rPr>
              <w:delInstrText xml:space="preserve"> HYPERLINK \l "_Toc59475498" </w:delInstrText>
            </w:r>
            <w:r w:rsidDel="00C1322F">
              <w:rPr>
                <w:noProof/>
              </w:rPr>
              <w:fldChar w:fldCharType="separate"/>
            </w:r>
          </w:del>
          <w:ins w:id="322" w:author="David Conklin" w:date="2021-01-07T12:35:00Z">
            <w:r w:rsidR="00044BB7">
              <w:rPr>
                <w:b/>
                <w:bCs/>
                <w:noProof/>
              </w:rPr>
              <w:t>Error! Hyperlink reference not valid.</w:t>
            </w:r>
          </w:ins>
          <w:del w:id="323" w:author="David Conklin" w:date="2020-12-28T08:57:00Z">
            <w:r w:rsidR="00135589" w:rsidRPr="00904388" w:rsidDel="00C1322F">
              <w:rPr>
                <w:rStyle w:val="Hyperlink"/>
                <w:noProof/>
              </w:rPr>
              <w:delText>DataCW3M\ScenarioData\&lt;scenario&gt;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_Toc59475498 \h </w:delInstrText>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378E720C" w14:textId="11DB7D22" w:rsidR="00135589" w:rsidDel="00C1322F" w:rsidRDefault="00FC18C8">
          <w:pPr>
            <w:pStyle w:val="TOC2"/>
            <w:tabs>
              <w:tab w:val="right" w:leader="dot" w:pos="9350"/>
            </w:tabs>
            <w:rPr>
              <w:del w:id="324" w:author="David Conklin" w:date="2020-12-28T08:57:00Z"/>
              <w:rFonts w:eastAsiaTheme="minorEastAsia"/>
              <w:noProof/>
            </w:rPr>
          </w:pPr>
          <w:del w:id="325" w:author="David Conklin" w:date="2020-12-28T08:57:00Z">
            <w:r w:rsidDel="00C1322F">
              <w:rPr>
                <w:noProof/>
              </w:rPr>
              <w:fldChar w:fldCharType="begin"/>
            </w:r>
            <w:r w:rsidDel="00C1322F">
              <w:rPr>
                <w:noProof/>
              </w:rPr>
              <w:delInstrText xml:space="preserve"> HYPERLINK \l "_Toc59475499" </w:delInstrText>
            </w:r>
            <w:r w:rsidDel="00C1322F">
              <w:rPr>
                <w:noProof/>
              </w:rPr>
              <w:fldChar w:fldCharType="separate"/>
            </w:r>
          </w:del>
          <w:ins w:id="326" w:author="David Conklin" w:date="2021-01-07T12:35:00Z">
            <w:r w:rsidR="00044BB7">
              <w:rPr>
                <w:b/>
                <w:bCs/>
                <w:noProof/>
              </w:rPr>
              <w:t>Error! Hyperlink reference not valid.</w:t>
            </w:r>
          </w:ins>
          <w:del w:id="327" w:author="David Conklin" w:date="2020-12-28T08:57:00Z">
            <w:r w:rsidR="00135589" w:rsidRPr="00904388" w:rsidDel="00C1322F">
              <w:rPr>
                <w:rStyle w:val="Hyperlink"/>
                <w:noProof/>
              </w:rPr>
              <w:delText>DataCW3M\&lt;study area&gt;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_Toc59475499 \h </w:delInstrText>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6EBA0FD2" w14:textId="6C31EED8" w:rsidR="00135589" w:rsidDel="00C1322F" w:rsidRDefault="00FC18C8">
          <w:pPr>
            <w:pStyle w:val="TOC1"/>
            <w:tabs>
              <w:tab w:val="right" w:leader="dot" w:pos="9350"/>
            </w:tabs>
            <w:rPr>
              <w:del w:id="328" w:author="David Conklin" w:date="2020-12-28T08:57:00Z"/>
              <w:rFonts w:eastAsiaTheme="minorEastAsia"/>
              <w:noProof/>
            </w:rPr>
          </w:pPr>
          <w:del w:id="329" w:author="David Conklin" w:date="2020-12-28T08:57:00Z">
            <w:r w:rsidDel="00C1322F">
              <w:rPr>
                <w:noProof/>
              </w:rPr>
              <w:fldChar w:fldCharType="begin"/>
            </w:r>
            <w:r w:rsidDel="00C1322F">
              <w:rPr>
                <w:noProof/>
              </w:rPr>
              <w:delInstrText xml:space="preserve"> HYPERLINK \l "_Toc59475500" </w:delInstrText>
            </w:r>
            <w:r w:rsidDel="00C1322F">
              <w:rPr>
                <w:noProof/>
              </w:rPr>
              <w:fldChar w:fldCharType="separate"/>
            </w:r>
          </w:del>
          <w:ins w:id="330" w:author="David Conklin" w:date="2021-01-07T12:35:00Z">
            <w:r w:rsidR="00044BB7">
              <w:rPr>
                <w:b/>
                <w:bCs/>
                <w:noProof/>
              </w:rPr>
              <w:t>Error! Hyperlink reference not valid.</w:t>
            </w:r>
          </w:ins>
          <w:del w:id="331" w:author="David Conklin" w:date="2020-12-28T08:57:00Z">
            <w:r w:rsidR="00135589" w:rsidRPr="00904388" w:rsidDel="00C1322F">
              <w:rPr>
                <w:rStyle w:val="Hyperlink"/>
                <w:noProof/>
              </w:rPr>
              <w:delText>Calendar conventions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_Toc59475500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72FDE6D8" w14:textId="160A187B" w:rsidR="00135589" w:rsidDel="00C1322F" w:rsidRDefault="00FC18C8">
          <w:pPr>
            <w:pStyle w:val="TOC2"/>
            <w:tabs>
              <w:tab w:val="right" w:leader="dot" w:pos="9350"/>
            </w:tabs>
            <w:rPr>
              <w:del w:id="332" w:author="David Conklin" w:date="2020-12-28T08:57:00Z"/>
              <w:rFonts w:eastAsiaTheme="minorEastAsia"/>
              <w:noProof/>
            </w:rPr>
          </w:pPr>
          <w:del w:id="333" w:author="David Conklin" w:date="2020-12-28T08:57:00Z">
            <w:r w:rsidDel="00C1322F">
              <w:rPr>
                <w:noProof/>
              </w:rPr>
              <w:fldChar w:fldCharType="begin"/>
            </w:r>
            <w:r w:rsidDel="00C1322F">
              <w:rPr>
                <w:noProof/>
              </w:rPr>
              <w:delInstrText xml:space="preserve"> HYPERLINK \l "_Toc59475501" </w:delInstrText>
            </w:r>
            <w:r w:rsidDel="00C1322F">
              <w:rPr>
                <w:noProof/>
              </w:rPr>
              <w:fldChar w:fldCharType="separate"/>
            </w:r>
          </w:del>
          <w:ins w:id="334" w:author="David Conklin" w:date="2021-01-07T12:35:00Z">
            <w:r w:rsidR="00044BB7">
              <w:rPr>
                <w:b/>
                <w:bCs/>
                <w:noProof/>
              </w:rPr>
              <w:t>Error! Hyperlink reference not valid.</w:t>
            </w:r>
          </w:ins>
          <w:del w:id="335" w:author="David Conklin" w:date="2020-12-28T08:57:00Z">
            <w:r w:rsidR="00135589" w:rsidRPr="00904388" w:rsidDel="00C1322F">
              <w:rPr>
                <w:rStyle w:val="Hyperlink"/>
                <w:noProof/>
              </w:rPr>
              <w:delText>Water years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_Toc59475501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18DDA8B" w14:textId="4107268E" w:rsidR="00135589" w:rsidDel="00C1322F" w:rsidRDefault="00FC18C8">
          <w:pPr>
            <w:pStyle w:val="TOC1"/>
            <w:tabs>
              <w:tab w:val="right" w:leader="dot" w:pos="9350"/>
            </w:tabs>
            <w:rPr>
              <w:del w:id="336" w:author="David Conklin" w:date="2020-12-28T08:57:00Z"/>
              <w:rFonts w:eastAsiaTheme="minorEastAsia"/>
              <w:noProof/>
            </w:rPr>
          </w:pPr>
          <w:del w:id="337" w:author="David Conklin" w:date="2020-12-28T08:57:00Z">
            <w:r w:rsidDel="00C1322F">
              <w:rPr>
                <w:noProof/>
              </w:rPr>
              <w:fldChar w:fldCharType="begin"/>
            </w:r>
            <w:r w:rsidDel="00C1322F">
              <w:rPr>
                <w:noProof/>
              </w:rPr>
              <w:delInstrText xml:space="preserve"> HYPERLINK \l "_Toc59475502" </w:delInstrText>
            </w:r>
            <w:r w:rsidDel="00C1322F">
              <w:rPr>
                <w:noProof/>
              </w:rPr>
              <w:fldChar w:fldCharType="separate"/>
            </w:r>
          </w:del>
          <w:ins w:id="338" w:author="David Conklin" w:date="2021-01-07T12:35:00Z">
            <w:r w:rsidR="00044BB7">
              <w:rPr>
                <w:b/>
                <w:bCs/>
                <w:noProof/>
              </w:rPr>
              <w:t>Error! Hyperlink reference not valid.</w:t>
            </w:r>
          </w:ins>
          <w:del w:id="339" w:author="David Conklin" w:date="2020-12-28T08:57:00Z">
            <w:r w:rsidR="00135589" w:rsidRPr="00904388" w:rsidDel="00C1322F">
              <w:rPr>
                <w:rStyle w:val="Hyperlink"/>
                <w:noProof/>
              </w:rPr>
              <w:delText>Climate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_Toc59475502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0A05B388" w14:textId="358FEBBB" w:rsidR="00135589" w:rsidDel="00C1322F" w:rsidRDefault="00FC18C8">
          <w:pPr>
            <w:pStyle w:val="TOC2"/>
            <w:tabs>
              <w:tab w:val="right" w:leader="dot" w:pos="9350"/>
            </w:tabs>
            <w:rPr>
              <w:del w:id="340" w:author="David Conklin" w:date="2020-12-28T08:57:00Z"/>
              <w:rFonts w:eastAsiaTheme="minorEastAsia"/>
              <w:noProof/>
            </w:rPr>
          </w:pPr>
          <w:del w:id="341" w:author="David Conklin" w:date="2020-12-28T08:57:00Z">
            <w:r w:rsidDel="00C1322F">
              <w:rPr>
                <w:noProof/>
              </w:rPr>
              <w:fldChar w:fldCharType="begin"/>
            </w:r>
            <w:r w:rsidDel="00C1322F">
              <w:rPr>
                <w:noProof/>
              </w:rPr>
              <w:delInstrText xml:space="preserve"> HYPERLINK \l "_Toc59475503" </w:delInstrText>
            </w:r>
            <w:r w:rsidDel="00C1322F">
              <w:rPr>
                <w:noProof/>
              </w:rPr>
              <w:fldChar w:fldCharType="separate"/>
            </w:r>
          </w:del>
          <w:ins w:id="342" w:author="David Conklin" w:date="2021-01-07T12:35:00Z">
            <w:r w:rsidR="00044BB7">
              <w:rPr>
                <w:b/>
                <w:bCs/>
                <w:noProof/>
              </w:rPr>
              <w:t>Error! Hyperlink reference not valid.</w:t>
            </w:r>
          </w:ins>
          <w:del w:id="343" w:author="David Conklin" w:date="2020-12-28T08:57:00Z">
            <w:r w:rsidR="00135589" w:rsidRPr="00904388" w:rsidDel="00C1322F">
              <w:rPr>
                <w:rStyle w:val="Hyperlink"/>
                <w:noProof/>
              </w:rPr>
              <w:delText>Numbered climate scenarios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_Toc59475503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7C52241" w14:textId="2AADC55B" w:rsidR="00135589" w:rsidDel="00C1322F" w:rsidRDefault="00FC18C8">
          <w:pPr>
            <w:pStyle w:val="TOC2"/>
            <w:tabs>
              <w:tab w:val="right" w:leader="dot" w:pos="9350"/>
            </w:tabs>
            <w:rPr>
              <w:del w:id="344" w:author="David Conklin" w:date="2020-12-28T08:57:00Z"/>
              <w:rFonts w:eastAsiaTheme="minorEastAsia"/>
              <w:noProof/>
            </w:rPr>
          </w:pPr>
          <w:del w:id="345" w:author="David Conklin" w:date="2020-12-28T08:57:00Z">
            <w:r w:rsidDel="00C1322F">
              <w:rPr>
                <w:noProof/>
              </w:rPr>
              <w:fldChar w:fldCharType="begin"/>
            </w:r>
            <w:r w:rsidDel="00C1322F">
              <w:rPr>
                <w:noProof/>
              </w:rPr>
              <w:delInstrText xml:space="preserve"> HYPERLINK \l "_Toc59475504" </w:delInstrText>
            </w:r>
            <w:r w:rsidDel="00C1322F">
              <w:rPr>
                <w:noProof/>
              </w:rPr>
              <w:fldChar w:fldCharType="separate"/>
            </w:r>
          </w:del>
          <w:ins w:id="346" w:author="David Conklin" w:date="2021-01-07T12:35:00Z">
            <w:r w:rsidR="00044BB7">
              <w:rPr>
                <w:b/>
                <w:bCs/>
                <w:noProof/>
              </w:rPr>
              <w:t>Error! Hyperlink reference not valid.</w:t>
            </w:r>
          </w:ins>
          <w:del w:id="347" w:author="David Conklin" w:date="2020-12-28T08:57:00Z">
            <w:r w:rsidR="00135589" w:rsidRPr="00904388" w:rsidDel="00C1322F">
              <w:rPr>
                <w:rStyle w:val="Hyperlink"/>
                <w:noProof/>
              </w:rPr>
              <w:delText>Monthly and seasonal weather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_Toc59475504 \h </w:delInstrText>
            </w:r>
            <w:r w:rsidR="00135589" w:rsidDel="00C1322F">
              <w:rPr>
                <w:noProof/>
                <w:webHidden/>
              </w:rPr>
              <w:fldChar w:fldCharType="separate"/>
            </w:r>
            <w:r w:rsidR="00135589" w:rsidDel="00C1322F">
              <w:rPr>
                <w:noProof/>
                <w:webHidden/>
              </w:rPr>
              <w:delText>17</w:delText>
            </w:r>
            <w:r w:rsidR="00135589" w:rsidDel="00C1322F">
              <w:rPr>
                <w:noProof/>
                <w:webHidden/>
              </w:rPr>
              <w:fldChar w:fldCharType="end"/>
            </w:r>
            <w:r w:rsidDel="00C1322F">
              <w:rPr>
                <w:noProof/>
              </w:rPr>
              <w:fldChar w:fldCharType="end"/>
            </w:r>
          </w:del>
        </w:p>
        <w:p w14:paraId="00BFD3C9" w14:textId="2A3F406B" w:rsidR="00135589" w:rsidDel="00C1322F" w:rsidRDefault="00FC18C8">
          <w:pPr>
            <w:pStyle w:val="TOC2"/>
            <w:tabs>
              <w:tab w:val="right" w:leader="dot" w:pos="9350"/>
            </w:tabs>
            <w:rPr>
              <w:del w:id="348" w:author="David Conklin" w:date="2020-12-28T08:57:00Z"/>
              <w:rFonts w:eastAsiaTheme="minorEastAsia"/>
              <w:noProof/>
            </w:rPr>
          </w:pPr>
          <w:del w:id="349" w:author="David Conklin" w:date="2020-12-28T08:57:00Z">
            <w:r w:rsidDel="00C1322F">
              <w:rPr>
                <w:noProof/>
              </w:rPr>
              <w:fldChar w:fldCharType="begin"/>
            </w:r>
            <w:r w:rsidDel="00C1322F">
              <w:rPr>
                <w:noProof/>
              </w:rPr>
              <w:delInstrText xml:space="preserve"> HYPERLINK \l "_Toc59475505" </w:delInstrText>
            </w:r>
            <w:r w:rsidDel="00C1322F">
              <w:rPr>
                <w:noProof/>
              </w:rPr>
              <w:fldChar w:fldCharType="separate"/>
            </w:r>
          </w:del>
          <w:ins w:id="350" w:author="David Conklin" w:date="2021-01-07T12:35:00Z">
            <w:r w:rsidR="00044BB7">
              <w:rPr>
                <w:b/>
                <w:bCs/>
                <w:noProof/>
              </w:rPr>
              <w:t>Error! Hyperlink reference not valid.</w:t>
            </w:r>
          </w:ins>
          <w:del w:id="351" w:author="David Conklin" w:date="2020-12-28T08:57:00Z">
            <w:r w:rsidR="00135589" w:rsidRPr="00904388" w:rsidDel="00C1322F">
              <w:rPr>
                <w:rStyle w:val="Hyperlink"/>
                <w:noProof/>
              </w:rPr>
              <w:delText>Climate data grids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_Toc59475505 \h </w:delInstrText>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5A2C7406" w14:textId="592493EE" w:rsidR="00135589" w:rsidDel="00C1322F" w:rsidRDefault="00FC18C8">
          <w:pPr>
            <w:pStyle w:val="TOC3"/>
            <w:tabs>
              <w:tab w:val="right" w:leader="dot" w:pos="9350"/>
            </w:tabs>
            <w:rPr>
              <w:del w:id="352" w:author="David Conklin" w:date="2020-12-28T08:57:00Z"/>
              <w:rFonts w:eastAsiaTheme="minorEastAsia"/>
              <w:noProof/>
            </w:rPr>
          </w:pPr>
          <w:del w:id="353" w:author="David Conklin" w:date="2020-12-28T08:57:00Z">
            <w:r w:rsidDel="00C1322F">
              <w:rPr>
                <w:noProof/>
              </w:rPr>
              <w:fldChar w:fldCharType="begin"/>
            </w:r>
            <w:r w:rsidDel="00C1322F">
              <w:rPr>
                <w:noProof/>
              </w:rPr>
              <w:delInstrText xml:space="preserve"> HYPERLINK \l "_Toc59475506" </w:delInstrText>
            </w:r>
            <w:r w:rsidDel="00C1322F">
              <w:rPr>
                <w:noProof/>
              </w:rPr>
              <w:fldChar w:fldCharType="separate"/>
            </w:r>
          </w:del>
          <w:ins w:id="354" w:author="David Conklin" w:date="2021-01-07T12:35:00Z">
            <w:r w:rsidR="00044BB7">
              <w:rPr>
                <w:b/>
                <w:bCs/>
                <w:noProof/>
              </w:rPr>
              <w:t>Error! Hyperlink reference not valid.</w:t>
            </w:r>
          </w:ins>
          <w:del w:id="355" w:author="David Conklin" w:date="2020-12-28T08:57:00Z">
            <w:r w:rsidR="00135589" w:rsidRPr="00904388" w:rsidDel="00C1322F">
              <w:rPr>
                <w:rStyle w:val="Hyperlink"/>
                <w:noProof/>
              </w:rPr>
              <w:delText>The WW2100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_Toc59475506 \h </w:delInstrText>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766BF83F" w14:textId="5C8E63A0" w:rsidR="00135589" w:rsidDel="00C1322F" w:rsidRDefault="00FC18C8">
          <w:pPr>
            <w:pStyle w:val="TOC3"/>
            <w:tabs>
              <w:tab w:val="right" w:leader="dot" w:pos="9350"/>
            </w:tabs>
            <w:rPr>
              <w:del w:id="356" w:author="David Conklin" w:date="2020-12-28T08:57:00Z"/>
              <w:rFonts w:eastAsiaTheme="minorEastAsia"/>
              <w:noProof/>
            </w:rPr>
          </w:pPr>
          <w:del w:id="357" w:author="David Conklin" w:date="2020-12-28T08:57:00Z">
            <w:r w:rsidDel="00C1322F">
              <w:rPr>
                <w:noProof/>
              </w:rPr>
              <w:fldChar w:fldCharType="begin"/>
            </w:r>
            <w:r w:rsidDel="00C1322F">
              <w:rPr>
                <w:noProof/>
              </w:rPr>
              <w:delInstrText xml:space="preserve"> HYPERLINK \l "_Toc59475507" </w:delInstrText>
            </w:r>
            <w:r w:rsidDel="00C1322F">
              <w:rPr>
                <w:noProof/>
              </w:rPr>
              <w:fldChar w:fldCharType="separate"/>
            </w:r>
          </w:del>
          <w:ins w:id="358" w:author="David Conklin" w:date="2021-01-07T12:35:00Z">
            <w:r w:rsidR="00044BB7">
              <w:rPr>
                <w:b/>
                <w:bCs/>
                <w:noProof/>
              </w:rPr>
              <w:t>Error! Hyperlink reference not valid.</w:t>
            </w:r>
          </w:ins>
          <w:del w:id="359" w:author="David Conklin" w:date="2020-12-28T08:57:00Z">
            <w:r w:rsidR="00135589" w:rsidRPr="00904388" w:rsidDel="00C1322F">
              <w:rPr>
                <w:rStyle w:val="Hyperlink"/>
                <w:noProof/>
              </w:rPr>
              <w:delText>The v2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_Toc59475507 \h </w:delInstrText>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271F8E09" w14:textId="1603C033" w:rsidR="00135589" w:rsidDel="00C1322F" w:rsidRDefault="00FC18C8">
          <w:pPr>
            <w:pStyle w:val="TOC2"/>
            <w:tabs>
              <w:tab w:val="right" w:leader="dot" w:pos="9350"/>
            </w:tabs>
            <w:rPr>
              <w:del w:id="360" w:author="David Conklin" w:date="2020-12-28T08:57:00Z"/>
              <w:rFonts w:eastAsiaTheme="minorEastAsia"/>
              <w:noProof/>
            </w:rPr>
          </w:pPr>
          <w:del w:id="361" w:author="David Conklin" w:date="2020-12-28T08:57:00Z">
            <w:r w:rsidDel="00C1322F">
              <w:rPr>
                <w:noProof/>
              </w:rPr>
              <w:fldChar w:fldCharType="begin"/>
            </w:r>
            <w:r w:rsidDel="00C1322F">
              <w:rPr>
                <w:noProof/>
              </w:rPr>
              <w:delInstrText xml:space="preserve"> HYPERLINK \l "_Toc59475508" </w:delInstrText>
            </w:r>
            <w:r w:rsidDel="00C1322F">
              <w:rPr>
                <w:noProof/>
              </w:rPr>
              <w:fldChar w:fldCharType="separate"/>
            </w:r>
          </w:del>
          <w:ins w:id="362" w:author="David Conklin" w:date="2021-01-07T12:35:00Z">
            <w:r w:rsidR="00044BB7">
              <w:rPr>
                <w:b/>
                <w:bCs/>
                <w:noProof/>
              </w:rPr>
              <w:t>Error! Hyperlink reference not valid.</w:t>
            </w:r>
          </w:ins>
          <w:del w:id="363" w:author="David Conklin" w:date="2020-12-28T08:57:00Z">
            <w:r w:rsidR="00135589" w:rsidRPr="00904388" w:rsidDel="00C1322F">
              <w:rPr>
                <w:rStyle w:val="Hyperlink"/>
                <w:noProof/>
              </w:rPr>
              <w:delText>How climate data is looked up</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_Toc59475508 \h </w:delInstrText>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0098C092" w14:textId="45E1DCA3" w:rsidR="00135589" w:rsidDel="00C1322F" w:rsidRDefault="00FC18C8">
          <w:pPr>
            <w:pStyle w:val="TOC2"/>
            <w:tabs>
              <w:tab w:val="right" w:leader="dot" w:pos="9350"/>
            </w:tabs>
            <w:rPr>
              <w:del w:id="364" w:author="David Conklin" w:date="2020-12-28T08:57:00Z"/>
              <w:rFonts w:eastAsiaTheme="minorEastAsia"/>
              <w:noProof/>
            </w:rPr>
          </w:pPr>
          <w:del w:id="365" w:author="David Conklin" w:date="2020-12-28T08:57:00Z">
            <w:r w:rsidDel="00C1322F">
              <w:rPr>
                <w:noProof/>
              </w:rPr>
              <w:fldChar w:fldCharType="begin"/>
            </w:r>
            <w:r w:rsidDel="00C1322F">
              <w:rPr>
                <w:noProof/>
              </w:rPr>
              <w:delInstrText xml:space="preserve"> HYPERLINK \l "_Toc59475509" </w:delInstrText>
            </w:r>
            <w:r w:rsidDel="00C1322F">
              <w:rPr>
                <w:noProof/>
              </w:rPr>
              <w:fldChar w:fldCharType="separate"/>
            </w:r>
          </w:del>
          <w:ins w:id="366" w:author="David Conklin" w:date="2021-01-07T12:35:00Z">
            <w:r w:rsidR="00044BB7">
              <w:rPr>
                <w:b/>
                <w:bCs/>
                <w:noProof/>
              </w:rPr>
              <w:t>Error! Hyperlink reference not valid.</w:t>
            </w:r>
          </w:ins>
          <w:del w:id="367" w:author="David Conklin" w:date="2020-12-28T08:57:00Z">
            <w:r w:rsidR="00135589" w:rsidRPr="00904388" w:rsidDel="00C1322F">
              <w:rPr>
                <w:rStyle w:val="Hyperlink"/>
                <w:noProof/>
              </w:rPr>
              <w:delText>What is in a climate dataset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_Toc59475509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7F205795" w14:textId="412D7A09" w:rsidR="00135589" w:rsidDel="00C1322F" w:rsidRDefault="00FC18C8">
          <w:pPr>
            <w:pStyle w:val="TOC1"/>
            <w:tabs>
              <w:tab w:val="right" w:leader="dot" w:pos="9350"/>
            </w:tabs>
            <w:rPr>
              <w:del w:id="368" w:author="David Conklin" w:date="2020-12-28T08:57:00Z"/>
              <w:rFonts w:eastAsiaTheme="minorEastAsia"/>
              <w:noProof/>
            </w:rPr>
          </w:pPr>
          <w:del w:id="369" w:author="David Conklin" w:date="2020-12-28T08:57:00Z">
            <w:r w:rsidDel="00C1322F">
              <w:rPr>
                <w:noProof/>
              </w:rPr>
              <w:fldChar w:fldCharType="begin"/>
            </w:r>
            <w:r w:rsidDel="00C1322F">
              <w:rPr>
                <w:noProof/>
              </w:rPr>
              <w:delInstrText xml:space="preserve"> HYPERLINK \l "_Toc59475510" </w:delInstrText>
            </w:r>
            <w:r w:rsidDel="00C1322F">
              <w:rPr>
                <w:noProof/>
              </w:rPr>
              <w:fldChar w:fldCharType="separate"/>
            </w:r>
          </w:del>
          <w:ins w:id="370" w:author="David Conklin" w:date="2021-01-07T12:35:00Z">
            <w:r w:rsidR="00044BB7">
              <w:rPr>
                <w:b/>
                <w:bCs/>
                <w:noProof/>
              </w:rPr>
              <w:t>Error! Hyperlink reference not valid.</w:t>
            </w:r>
          </w:ins>
          <w:del w:id="371" w:author="David Conklin" w:date="2020-12-28T08:57:00Z">
            <w:r w:rsidR="00135589" w:rsidRPr="00904388" w:rsidDel="00C1322F">
              <w:rPr>
                <w:rStyle w:val="Hyperlink"/>
                <w:noProof/>
              </w:rPr>
              <w:delText>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_Toc59475510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16CCF854" w14:textId="4FC91DE5" w:rsidR="00135589" w:rsidDel="00C1322F" w:rsidRDefault="00FC18C8">
          <w:pPr>
            <w:pStyle w:val="TOC2"/>
            <w:tabs>
              <w:tab w:val="right" w:leader="dot" w:pos="9350"/>
            </w:tabs>
            <w:rPr>
              <w:del w:id="372" w:author="David Conklin" w:date="2020-12-28T08:57:00Z"/>
              <w:rFonts w:eastAsiaTheme="minorEastAsia"/>
              <w:noProof/>
            </w:rPr>
          </w:pPr>
          <w:del w:id="373" w:author="David Conklin" w:date="2020-12-28T08:57:00Z">
            <w:r w:rsidDel="00C1322F">
              <w:rPr>
                <w:noProof/>
              </w:rPr>
              <w:fldChar w:fldCharType="begin"/>
            </w:r>
            <w:r w:rsidDel="00C1322F">
              <w:rPr>
                <w:noProof/>
              </w:rPr>
              <w:delInstrText xml:space="preserve"> HYPERLINK \l "_Toc59475511" </w:delInstrText>
            </w:r>
            <w:r w:rsidDel="00C1322F">
              <w:rPr>
                <w:noProof/>
              </w:rPr>
              <w:fldChar w:fldCharType="separate"/>
            </w:r>
          </w:del>
          <w:ins w:id="374" w:author="David Conklin" w:date="2021-01-07T12:35:00Z">
            <w:r w:rsidR="00044BB7">
              <w:rPr>
                <w:b/>
                <w:bCs/>
                <w:noProof/>
              </w:rPr>
              <w:t>Error! Hyperlink reference not valid.</w:t>
            </w:r>
          </w:ins>
          <w:del w:id="375" w:author="David Conklin" w:date="2020-12-28T08:57:00Z">
            <w:r w:rsidR="00135589" w:rsidRPr="00904388" w:rsidDel="00C1322F">
              <w:rPr>
                <w:rStyle w:val="Hyperlink"/>
                <w:noProof/>
              </w:rPr>
              <w:delText>Water rights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_Toc59475511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505F5DA5" w14:textId="40CEC6F4" w:rsidR="00135589" w:rsidDel="00C1322F" w:rsidRDefault="00FC18C8">
          <w:pPr>
            <w:pStyle w:val="TOC2"/>
            <w:tabs>
              <w:tab w:val="right" w:leader="dot" w:pos="9350"/>
            </w:tabs>
            <w:rPr>
              <w:del w:id="376" w:author="David Conklin" w:date="2020-12-28T08:57:00Z"/>
              <w:rFonts w:eastAsiaTheme="minorEastAsia"/>
              <w:noProof/>
            </w:rPr>
          </w:pPr>
          <w:del w:id="377" w:author="David Conklin" w:date="2020-12-28T08:57:00Z">
            <w:r w:rsidDel="00C1322F">
              <w:rPr>
                <w:noProof/>
              </w:rPr>
              <w:fldChar w:fldCharType="begin"/>
            </w:r>
            <w:r w:rsidDel="00C1322F">
              <w:rPr>
                <w:noProof/>
              </w:rPr>
              <w:delInstrText xml:space="preserve"> HYPERLINK \l "_Toc59475512" </w:delInstrText>
            </w:r>
            <w:r w:rsidDel="00C1322F">
              <w:rPr>
                <w:noProof/>
              </w:rPr>
              <w:fldChar w:fldCharType="separate"/>
            </w:r>
          </w:del>
          <w:ins w:id="378" w:author="David Conklin" w:date="2021-01-07T12:35:00Z">
            <w:r w:rsidR="00044BB7">
              <w:rPr>
                <w:b/>
                <w:bCs/>
                <w:noProof/>
              </w:rPr>
              <w:t>Error! Hyperlink reference not valid.</w:t>
            </w:r>
          </w:ins>
          <w:del w:id="379" w:author="David Conklin" w:date="2020-12-28T08:57:00Z">
            <w:r w:rsidR="00135589" w:rsidRPr="00904388" w:rsidDel="00C1322F">
              <w:rPr>
                <w:rStyle w:val="Hyperlink"/>
                <w:noProof/>
              </w:rPr>
              <w:delText>The wr_pods.csv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_Toc59475512 \h </w:delInstrText>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5986671" w14:textId="16B23438" w:rsidR="00135589" w:rsidDel="00C1322F" w:rsidRDefault="00FC18C8">
          <w:pPr>
            <w:pStyle w:val="TOC2"/>
            <w:tabs>
              <w:tab w:val="right" w:leader="dot" w:pos="9350"/>
            </w:tabs>
            <w:rPr>
              <w:del w:id="380" w:author="David Conklin" w:date="2020-12-28T08:57:00Z"/>
              <w:rFonts w:eastAsiaTheme="minorEastAsia"/>
              <w:noProof/>
            </w:rPr>
          </w:pPr>
          <w:del w:id="381" w:author="David Conklin" w:date="2020-12-28T08:57:00Z">
            <w:r w:rsidDel="00C1322F">
              <w:rPr>
                <w:noProof/>
              </w:rPr>
              <w:fldChar w:fldCharType="begin"/>
            </w:r>
            <w:r w:rsidDel="00C1322F">
              <w:rPr>
                <w:noProof/>
              </w:rPr>
              <w:delInstrText xml:space="preserve"> HYPERLINK \l "_Toc59475513" </w:delInstrText>
            </w:r>
            <w:r w:rsidDel="00C1322F">
              <w:rPr>
                <w:noProof/>
              </w:rPr>
              <w:fldChar w:fldCharType="separate"/>
            </w:r>
          </w:del>
          <w:ins w:id="382" w:author="David Conklin" w:date="2021-01-07T12:35:00Z">
            <w:r w:rsidR="00044BB7">
              <w:rPr>
                <w:b/>
                <w:bCs/>
                <w:noProof/>
              </w:rPr>
              <w:t>Error! Hyperlink reference not valid.</w:t>
            </w:r>
          </w:ins>
          <w:del w:id="383" w:author="David Conklin" w:date="2020-12-28T08:57:00Z">
            <w:r w:rsidR="00135589" w:rsidRPr="00904388" w:rsidDel="00C1322F">
              <w:rPr>
                <w:rStyle w:val="Hyperlink"/>
                <w:noProof/>
              </w:rPr>
              <w:delText>The wr_pous.csv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_Toc59475513 \h </w:delInstrText>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29F05A4" w14:textId="44B9147E" w:rsidR="00135589" w:rsidDel="00C1322F" w:rsidRDefault="00FC18C8">
          <w:pPr>
            <w:pStyle w:val="TOC2"/>
            <w:tabs>
              <w:tab w:val="right" w:leader="dot" w:pos="9350"/>
            </w:tabs>
            <w:rPr>
              <w:del w:id="384" w:author="David Conklin" w:date="2020-12-28T08:57:00Z"/>
              <w:rFonts w:eastAsiaTheme="minorEastAsia"/>
              <w:noProof/>
            </w:rPr>
          </w:pPr>
          <w:del w:id="385" w:author="David Conklin" w:date="2020-12-28T08:57:00Z">
            <w:r w:rsidDel="00C1322F">
              <w:rPr>
                <w:noProof/>
              </w:rPr>
              <w:fldChar w:fldCharType="begin"/>
            </w:r>
            <w:r w:rsidDel="00C1322F">
              <w:rPr>
                <w:noProof/>
              </w:rPr>
              <w:delInstrText xml:space="preserve"> HYPERLINK \l "_Toc59475514" </w:delInstrText>
            </w:r>
            <w:r w:rsidDel="00C1322F">
              <w:rPr>
                <w:noProof/>
              </w:rPr>
              <w:fldChar w:fldCharType="separate"/>
            </w:r>
          </w:del>
          <w:ins w:id="386" w:author="David Conklin" w:date="2021-01-07T12:35:00Z">
            <w:r w:rsidR="00044BB7">
              <w:rPr>
                <w:b/>
                <w:bCs/>
                <w:noProof/>
              </w:rPr>
              <w:t>Error! Hyperlink reference not valid.</w:t>
            </w:r>
          </w:ins>
          <w:del w:id="387" w:author="David Conklin" w:date="2020-12-28T08:57:00Z">
            <w:r w:rsidR="00135589" w:rsidRPr="00904388" w:rsidDel="00C1322F">
              <w:rPr>
                <w:rStyle w:val="Hyperlink"/>
                <w:noProof/>
              </w:rPr>
              <w:delText>Adding a water right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_Toc59475514 \h </w:delInstrText>
            </w:r>
            <w:r w:rsidR="00135589" w:rsidDel="00C1322F">
              <w:rPr>
                <w:noProof/>
                <w:webHidden/>
              </w:rPr>
              <w:fldChar w:fldCharType="separate"/>
            </w:r>
            <w:r w:rsidR="00135589" w:rsidDel="00C1322F">
              <w:rPr>
                <w:noProof/>
                <w:webHidden/>
              </w:rPr>
              <w:delText>22</w:delText>
            </w:r>
            <w:r w:rsidR="00135589" w:rsidDel="00C1322F">
              <w:rPr>
                <w:noProof/>
                <w:webHidden/>
              </w:rPr>
              <w:fldChar w:fldCharType="end"/>
            </w:r>
            <w:r w:rsidDel="00C1322F">
              <w:rPr>
                <w:noProof/>
              </w:rPr>
              <w:fldChar w:fldCharType="end"/>
            </w:r>
          </w:del>
        </w:p>
        <w:p w14:paraId="59A869E0" w14:textId="2EC18FE2" w:rsidR="00135589" w:rsidDel="00C1322F" w:rsidRDefault="00FC18C8">
          <w:pPr>
            <w:pStyle w:val="TOC1"/>
            <w:tabs>
              <w:tab w:val="right" w:leader="dot" w:pos="9350"/>
            </w:tabs>
            <w:rPr>
              <w:del w:id="388" w:author="David Conklin" w:date="2020-12-28T08:57:00Z"/>
              <w:rFonts w:eastAsiaTheme="minorEastAsia"/>
              <w:noProof/>
            </w:rPr>
          </w:pPr>
          <w:del w:id="389" w:author="David Conklin" w:date="2020-12-28T08:57:00Z">
            <w:r w:rsidDel="00C1322F">
              <w:rPr>
                <w:noProof/>
              </w:rPr>
              <w:fldChar w:fldCharType="begin"/>
            </w:r>
            <w:r w:rsidDel="00C1322F">
              <w:rPr>
                <w:noProof/>
              </w:rPr>
              <w:delInstrText xml:space="preserve"> HYPERLINK \l "_Toc59475515" </w:delInstrText>
            </w:r>
            <w:r w:rsidDel="00C1322F">
              <w:rPr>
                <w:noProof/>
              </w:rPr>
              <w:fldChar w:fldCharType="separate"/>
            </w:r>
          </w:del>
          <w:ins w:id="390" w:author="David Conklin" w:date="2021-01-07T12:35:00Z">
            <w:r w:rsidR="00044BB7">
              <w:rPr>
                <w:b/>
                <w:bCs/>
                <w:noProof/>
              </w:rPr>
              <w:t>Error! Hyperlink reference not valid.</w:t>
            </w:r>
          </w:ins>
          <w:del w:id="391" w:author="David Conklin" w:date="2020-12-28T08:57:00Z">
            <w:r w:rsidR="00135589" w:rsidRPr="00904388" w:rsidDel="00C1322F">
              <w:rPr>
                <w:rStyle w:val="Hyperlink"/>
                <w:noProof/>
              </w:rPr>
              <w:delText>Stream flow and stream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_Toc59475515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2CF2959C" w14:textId="366A0209" w:rsidR="00135589" w:rsidDel="00C1322F" w:rsidRDefault="00FC18C8">
          <w:pPr>
            <w:pStyle w:val="TOC2"/>
            <w:tabs>
              <w:tab w:val="right" w:leader="dot" w:pos="9350"/>
            </w:tabs>
            <w:rPr>
              <w:del w:id="392" w:author="David Conklin" w:date="2020-12-28T08:57:00Z"/>
              <w:rFonts w:eastAsiaTheme="minorEastAsia"/>
              <w:noProof/>
            </w:rPr>
          </w:pPr>
          <w:del w:id="393" w:author="David Conklin" w:date="2020-12-28T08:57:00Z">
            <w:r w:rsidDel="00C1322F">
              <w:rPr>
                <w:noProof/>
              </w:rPr>
              <w:fldChar w:fldCharType="begin"/>
            </w:r>
            <w:r w:rsidDel="00C1322F">
              <w:rPr>
                <w:noProof/>
              </w:rPr>
              <w:delInstrText xml:space="preserve"> HYPERLINK \l "_Toc59475516" </w:delInstrText>
            </w:r>
            <w:r w:rsidDel="00C1322F">
              <w:rPr>
                <w:noProof/>
              </w:rPr>
              <w:fldChar w:fldCharType="separate"/>
            </w:r>
          </w:del>
          <w:ins w:id="394" w:author="David Conklin" w:date="2021-01-07T12:35:00Z">
            <w:r w:rsidR="00044BB7">
              <w:rPr>
                <w:b/>
                <w:bCs/>
                <w:noProof/>
              </w:rPr>
              <w:t>Error! Hyperlink reference not valid.</w:t>
            </w:r>
          </w:ins>
          <w:del w:id="395" w:author="David Conklin" w:date="2020-12-28T08:57:00Z">
            <w:r w:rsidR="00135589" w:rsidRPr="00904388" w:rsidDel="00C1322F">
              <w:rPr>
                <w:rStyle w:val="Hyperlink"/>
                <w:noProof/>
              </w:rPr>
              <w:delText>Water parcels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_Toc59475516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71625657" w14:textId="053C1FF4" w:rsidR="00135589" w:rsidDel="00C1322F" w:rsidRDefault="00FC18C8">
          <w:pPr>
            <w:pStyle w:val="TOC2"/>
            <w:tabs>
              <w:tab w:val="right" w:leader="dot" w:pos="9350"/>
            </w:tabs>
            <w:rPr>
              <w:del w:id="396" w:author="David Conklin" w:date="2020-12-28T08:57:00Z"/>
              <w:rFonts w:eastAsiaTheme="minorEastAsia"/>
              <w:noProof/>
            </w:rPr>
          </w:pPr>
          <w:del w:id="397" w:author="David Conklin" w:date="2020-12-28T08:57:00Z">
            <w:r w:rsidDel="00C1322F">
              <w:rPr>
                <w:noProof/>
              </w:rPr>
              <w:fldChar w:fldCharType="begin"/>
            </w:r>
            <w:r w:rsidDel="00C1322F">
              <w:rPr>
                <w:noProof/>
              </w:rPr>
              <w:delInstrText xml:space="preserve"> HYPERLINK \l "_Toc59475517" </w:delInstrText>
            </w:r>
            <w:r w:rsidDel="00C1322F">
              <w:rPr>
                <w:noProof/>
              </w:rPr>
              <w:fldChar w:fldCharType="separate"/>
            </w:r>
          </w:del>
          <w:ins w:id="398" w:author="David Conklin" w:date="2021-01-07T12:35:00Z">
            <w:r w:rsidR="00044BB7">
              <w:rPr>
                <w:b/>
                <w:bCs/>
                <w:noProof/>
              </w:rPr>
              <w:t>Error! Hyperlink reference not valid.</w:t>
            </w:r>
          </w:ins>
          <w:del w:id="399" w:author="David Conklin" w:date="2020-12-28T08:57:00Z">
            <w:r w:rsidR="00135589" w:rsidRPr="00904388" w:rsidDel="00C1322F">
              <w:rPr>
                <w:rStyle w:val="Hyperlink"/>
                <w:noProof/>
              </w:rPr>
              <w:delText>Daily water mass and energy balance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_Toc59475517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64972B2F" w14:textId="69A83847" w:rsidR="00135589" w:rsidDel="00C1322F" w:rsidRDefault="00FC18C8">
          <w:pPr>
            <w:pStyle w:val="TOC2"/>
            <w:tabs>
              <w:tab w:val="right" w:leader="dot" w:pos="9350"/>
            </w:tabs>
            <w:rPr>
              <w:del w:id="400" w:author="David Conklin" w:date="2020-12-28T08:57:00Z"/>
              <w:rFonts w:eastAsiaTheme="minorEastAsia"/>
              <w:noProof/>
            </w:rPr>
          </w:pPr>
          <w:del w:id="401" w:author="David Conklin" w:date="2020-12-28T08:57:00Z">
            <w:r w:rsidDel="00C1322F">
              <w:rPr>
                <w:noProof/>
              </w:rPr>
              <w:fldChar w:fldCharType="begin"/>
            </w:r>
            <w:r w:rsidDel="00C1322F">
              <w:rPr>
                <w:noProof/>
              </w:rPr>
              <w:delInstrText xml:space="preserve"> HYPERLINK \l "_Toc59475518" </w:delInstrText>
            </w:r>
            <w:r w:rsidDel="00C1322F">
              <w:rPr>
                <w:noProof/>
              </w:rPr>
              <w:fldChar w:fldCharType="separate"/>
            </w:r>
          </w:del>
          <w:ins w:id="402" w:author="David Conklin" w:date="2021-01-07T12:35:00Z">
            <w:r w:rsidR="00044BB7">
              <w:rPr>
                <w:b/>
                <w:bCs/>
                <w:noProof/>
              </w:rPr>
              <w:t>Error! Hyperlink reference not valid.</w:t>
            </w:r>
          </w:ins>
          <w:del w:id="403" w:author="David Conklin" w:date="2020-12-28T08:57:00Z">
            <w:r w:rsidR="00135589" w:rsidRPr="00904388" w:rsidDel="00C1322F">
              <w:rPr>
                <w:rStyle w:val="Hyperlink"/>
                <w:noProof/>
              </w:rPr>
              <w:delText>Estimating the rate of flow in a stream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_Toc59475518 \h </w:delInstrText>
            </w:r>
            <w:r w:rsidR="00135589" w:rsidDel="00C1322F">
              <w:rPr>
                <w:noProof/>
                <w:webHidden/>
              </w:rPr>
              <w:fldChar w:fldCharType="separate"/>
            </w:r>
            <w:r w:rsidR="00135589" w:rsidDel="00C1322F">
              <w:rPr>
                <w:noProof/>
                <w:webHidden/>
              </w:rPr>
              <w:delText>24</w:delText>
            </w:r>
            <w:r w:rsidR="00135589" w:rsidDel="00C1322F">
              <w:rPr>
                <w:noProof/>
                <w:webHidden/>
              </w:rPr>
              <w:fldChar w:fldCharType="end"/>
            </w:r>
            <w:r w:rsidDel="00C1322F">
              <w:rPr>
                <w:noProof/>
              </w:rPr>
              <w:fldChar w:fldCharType="end"/>
            </w:r>
          </w:del>
        </w:p>
        <w:p w14:paraId="1660935A" w14:textId="6275C22C" w:rsidR="00135589" w:rsidDel="00C1322F" w:rsidRDefault="00FC18C8">
          <w:pPr>
            <w:pStyle w:val="TOC2"/>
            <w:tabs>
              <w:tab w:val="right" w:leader="dot" w:pos="9350"/>
            </w:tabs>
            <w:rPr>
              <w:del w:id="404" w:author="David Conklin" w:date="2020-12-28T08:57:00Z"/>
              <w:rFonts w:eastAsiaTheme="minorEastAsia"/>
              <w:noProof/>
            </w:rPr>
          </w:pPr>
          <w:del w:id="405" w:author="David Conklin" w:date="2020-12-28T08:57:00Z">
            <w:r w:rsidDel="00C1322F">
              <w:rPr>
                <w:noProof/>
              </w:rPr>
              <w:fldChar w:fldCharType="begin"/>
            </w:r>
            <w:r w:rsidDel="00C1322F">
              <w:rPr>
                <w:noProof/>
              </w:rPr>
              <w:delInstrText xml:space="preserve"> HYPERLINK \l "_Toc59475519" </w:delInstrText>
            </w:r>
            <w:r w:rsidDel="00C1322F">
              <w:rPr>
                <w:noProof/>
              </w:rPr>
              <w:fldChar w:fldCharType="separate"/>
            </w:r>
          </w:del>
          <w:ins w:id="406" w:author="David Conklin" w:date="2021-01-07T12:35:00Z">
            <w:r w:rsidR="00044BB7">
              <w:rPr>
                <w:b/>
                <w:bCs/>
                <w:noProof/>
              </w:rPr>
              <w:t>Error! Hyperlink reference not valid.</w:t>
            </w:r>
          </w:ins>
          <w:del w:id="407" w:author="David Conklin" w:date="2020-12-28T08:57:00Z">
            <w:r w:rsidR="00135589" w:rsidRPr="00904388" w:rsidDel="00C1322F">
              <w:rPr>
                <w:rStyle w:val="Hyperlink"/>
                <w:noProof/>
              </w:rPr>
              <w:delText>Estimating the surface area of the water in a subreach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_Toc59475519 \h </w:delInstrText>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12019F0B" w14:textId="50C8CE4A" w:rsidR="00135589" w:rsidDel="00C1322F" w:rsidRDefault="00FC18C8">
          <w:pPr>
            <w:pStyle w:val="TOC2"/>
            <w:tabs>
              <w:tab w:val="right" w:leader="dot" w:pos="9350"/>
            </w:tabs>
            <w:rPr>
              <w:del w:id="408" w:author="David Conklin" w:date="2020-12-28T08:57:00Z"/>
              <w:rFonts w:eastAsiaTheme="minorEastAsia"/>
              <w:noProof/>
            </w:rPr>
          </w:pPr>
          <w:del w:id="409" w:author="David Conklin" w:date="2020-12-28T08:57:00Z">
            <w:r w:rsidDel="00C1322F">
              <w:rPr>
                <w:noProof/>
              </w:rPr>
              <w:fldChar w:fldCharType="begin"/>
            </w:r>
            <w:r w:rsidDel="00C1322F">
              <w:rPr>
                <w:noProof/>
              </w:rPr>
              <w:delInstrText xml:space="preserve"> HYPERLINK \l "_Toc59475520" </w:delInstrText>
            </w:r>
            <w:r w:rsidDel="00C1322F">
              <w:rPr>
                <w:noProof/>
              </w:rPr>
              <w:fldChar w:fldCharType="separate"/>
            </w:r>
          </w:del>
          <w:ins w:id="410" w:author="David Conklin" w:date="2021-01-07T12:35:00Z">
            <w:r w:rsidR="00044BB7">
              <w:rPr>
                <w:b/>
                <w:bCs/>
                <w:noProof/>
              </w:rPr>
              <w:t>Error! Hyperlink reference not valid.</w:t>
            </w:r>
          </w:ins>
          <w:del w:id="411" w:author="David Conklin" w:date="2020-12-28T08:57:00Z">
            <w:r w:rsidR="00135589" w:rsidRPr="00904388" w:rsidDel="00C1322F">
              <w:rPr>
                <w:rStyle w:val="Hyperlink"/>
                <w:noProof/>
              </w:rPr>
              <w:delText>Water temperature from thermal energy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_Toc59475520 \h </w:delInstrText>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633F1713" w14:textId="60F83057" w:rsidR="00135589" w:rsidDel="00C1322F" w:rsidRDefault="00FC18C8">
          <w:pPr>
            <w:pStyle w:val="TOC2"/>
            <w:tabs>
              <w:tab w:val="right" w:leader="dot" w:pos="9350"/>
            </w:tabs>
            <w:rPr>
              <w:del w:id="412" w:author="David Conklin" w:date="2020-12-28T08:57:00Z"/>
              <w:rFonts w:eastAsiaTheme="minorEastAsia"/>
              <w:noProof/>
            </w:rPr>
          </w:pPr>
          <w:del w:id="413" w:author="David Conklin" w:date="2020-12-28T08:57:00Z">
            <w:r w:rsidDel="00C1322F">
              <w:rPr>
                <w:noProof/>
              </w:rPr>
              <w:fldChar w:fldCharType="begin"/>
            </w:r>
            <w:r w:rsidDel="00C1322F">
              <w:rPr>
                <w:noProof/>
              </w:rPr>
              <w:delInstrText xml:space="preserve"> HYPERLINK \l "_Toc59475521" </w:delInstrText>
            </w:r>
            <w:r w:rsidDel="00C1322F">
              <w:rPr>
                <w:noProof/>
              </w:rPr>
              <w:fldChar w:fldCharType="separate"/>
            </w:r>
          </w:del>
          <w:ins w:id="414" w:author="David Conklin" w:date="2021-01-07T12:35:00Z">
            <w:r w:rsidR="00044BB7">
              <w:rPr>
                <w:b/>
                <w:bCs/>
                <w:noProof/>
              </w:rPr>
              <w:t>Error! Hyperlink reference not valid.</w:t>
            </w:r>
          </w:ins>
          <w:del w:id="415" w:author="David Conklin" w:date="2020-12-28T08:57:00Z">
            <w:r w:rsidR="00135589" w:rsidRPr="00904388" w:rsidDel="00C1322F">
              <w:rPr>
                <w:rStyle w:val="Hyperlink"/>
                <w:noProof/>
              </w:rPr>
              <w:delText>Initial conditions for Flow: the IC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_Toc59475521 \h </w:delInstrText>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066528F2" w14:textId="7EAF5298" w:rsidR="00135589" w:rsidDel="00C1322F" w:rsidRDefault="00FC18C8">
          <w:pPr>
            <w:pStyle w:val="TOC2"/>
            <w:tabs>
              <w:tab w:val="right" w:leader="dot" w:pos="9350"/>
            </w:tabs>
            <w:rPr>
              <w:del w:id="416" w:author="David Conklin" w:date="2020-12-28T08:57:00Z"/>
              <w:rFonts w:eastAsiaTheme="minorEastAsia"/>
              <w:noProof/>
            </w:rPr>
          </w:pPr>
          <w:del w:id="417" w:author="David Conklin" w:date="2020-12-28T08:57:00Z">
            <w:r w:rsidDel="00C1322F">
              <w:rPr>
                <w:noProof/>
              </w:rPr>
              <w:fldChar w:fldCharType="begin"/>
            </w:r>
            <w:r w:rsidDel="00C1322F">
              <w:rPr>
                <w:noProof/>
              </w:rPr>
              <w:delInstrText xml:space="preserve"> HYPERLINK \l "_Toc59475522" </w:delInstrText>
            </w:r>
            <w:r w:rsidDel="00C1322F">
              <w:rPr>
                <w:noProof/>
              </w:rPr>
              <w:fldChar w:fldCharType="separate"/>
            </w:r>
          </w:del>
          <w:ins w:id="418" w:author="David Conklin" w:date="2021-01-07T12:35:00Z">
            <w:r w:rsidR="00044BB7">
              <w:rPr>
                <w:b/>
                <w:bCs/>
                <w:noProof/>
              </w:rPr>
              <w:t>Error! Hyperlink reference not valid.</w:t>
            </w:r>
          </w:ins>
          <w:del w:id="419" w:author="David Conklin" w:date="2020-12-28T08:57:00Z">
            <w:r w:rsidR="00135589" w:rsidRPr="00904388" w:rsidDel="00C1322F">
              <w:rPr>
                <w:rStyle w:val="Hyperlink"/>
                <w:noProof/>
              </w:rPr>
              <w:delText>Boundary conditions for stream water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_Toc59475522 \h </w:delInstrText>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71E074BF" w14:textId="59650A2C" w:rsidR="00135589" w:rsidDel="00C1322F" w:rsidRDefault="00FC18C8">
          <w:pPr>
            <w:pStyle w:val="TOC2"/>
            <w:tabs>
              <w:tab w:val="right" w:leader="dot" w:pos="9350"/>
            </w:tabs>
            <w:rPr>
              <w:del w:id="420" w:author="David Conklin" w:date="2020-12-28T08:57:00Z"/>
              <w:rFonts w:eastAsiaTheme="minorEastAsia"/>
              <w:noProof/>
            </w:rPr>
          </w:pPr>
          <w:del w:id="421" w:author="David Conklin" w:date="2020-12-28T08:57:00Z">
            <w:r w:rsidDel="00C1322F">
              <w:rPr>
                <w:noProof/>
              </w:rPr>
              <w:fldChar w:fldCharType="begin"/>
            </w:r>
            <w:r w:rsidDel="00C1322F">
              <w:rPr>
                <w:noProof/>
              </w:rPr>
              <w:delInstrText xml:space="preserve"> HYPERLINK \l "_Toc59475523" </w:delInstrText>
            </w:r>
            <w:r w:rsidDel="00C1322F">
              <w:rPr>
                <w:noProof/>
              </w:rPr>
              <w:fldChar w:fldCharType="separate"/>
            </w:r>
          </w:del>
          <w:ins w:id="422" w:author="David Conklin" w:date="2021-01-07T12:35:00Z">
            <w:r w:rsidR="00044BB7">
              <w:rPr>
                <w:b/>
                <w:bCs/>
                <w:noProof/>
              </w:rPr>
              <w:t>Error! Hyperlink reference not valid.</w:t>
            </w:r>
          </w:ins>
          <w:del w:id="423" w:author="David Conklin" w:date="2020-12-28T08:57:00Z">
            <w:r w:rsidR="00135589" w:rsidRPr="00904388" w:rsidDel="00C1322F">
              <w:rPr>
                <w:rStyle w:val="Hyperlink"/>
                <w:noProof/>
              </w:rPr>
              <w:delText>Thermal stratification in 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_Toc59475523 \h </w:delInstrText>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4AEBC35D" w14:textId="161A9066" w:rsidR="00135589" w:rsidDel="00C1322F" w:rsidRDefault="00FC18C8">
          <w:pPr>
            <w:pStyle w:val="TOC2"/>
            <w:tabs>
              <w:tab w:val="right" w:leader="dot" w:pos="9350"/>
            </w:tabs>
            <w:rPr>
              <w:del w:id="424" w:author="David Conklin" w:date="2020-12-28T08:57:00Z"/>
              <w:rFonts w:eastAsiaTheme="minorEastAsia"/>
              <w:noProof/>
            </w:rPr>
          </w:pPr>
          <w:del w:id="425" w:author="David Conklin" w:date="2020-12-28T08:57:00Z">
            <w:r w:rsidDel="00C1322F">
              <w:rPr>
                <w:noProof/>
              </w:rPr>
              <w:fldChar w:fldCharType="begin"/>
            </w:r>
            <w:r w:rsidDel="00C1322F">
              <w:rPr>
                <w:noProof/>
              </w:rPr>
              <w:delInstrText xml:space="preserve"> HYPERLINK \l "_Toc59475524" </w:delInstrText>
            </w:r>
            <w:r w:rsidDel="00C1322F">
              <w:rPr>
                <w:noProof/>
              </w:rPr>
              <w:fldChar w:fldCharType="separate"/>
            </w:r>
          </w:del>
          <w:ins w:id="426" w:author="David Conklin" w:date="2021-01-07T12:35:00Z">
            <w:r w:rsidR="00044BB7">
              <w:rPr>
                <w:b/>
                <w:bCs/>
                <w:noProof/>
              </w:rPr>
              <w:t>Error! Hyperlink reference not valid.</w:t>
            </w:r>
          </w:ins>
          <w:del w:id="427" w:author="David Conklin" w:date="2020-12-28T08:57:00Z">
            <w:r w:rsidR="00135589" w:rsidRPr="00904388" w:rsidDel="00C1322F">
              <w:rPr>
                <w:rStyle w:val="Hyperlink"/>
                <w:noProof/>
              </w:rPr>
              <w:delText>Thermal loading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_Toc59475524 \h </w:delInstrText>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51B2A9EA" w14:textId="06A1C3C2" w:rsidR="00135589" w:rsidDel="00C1322F" w:rsidRDefault="00FC18C8">
          <w:pPr>
            <w:pStyle w:val="TOC1"/>
            <w:tabs>
              <w:tab w:val="right" w:leader="dot" w:pos="9350"/>
            </w:tabs>
            <w:rPr>
              <w:del w:id="428" w:author="David Conklin" w:date="2020-12-28T08:57:00Z"/>
              <w:rFonts w:eastAsiaTheme="minorEastAsia"/>
              <w:noProof/>
            </w:rPr>
          </w:pPr>
          <w:del w:id="429" w:author="David Conklin" w:date="2020-12-28T08:57:00Z">
            <w:r w:rsidDel="00C1322F">
              <w:rPr>
                <w:noProof/>
              </w:rPr>
              <w:fldChar w:fldCharType="begin"/>
            </w:r>
            <w:r w:rsidDel="00C1322F">
              <w:rPr>
                <w:noProof/>
              </w:rPr>
              <w:delInstrText xml:space="preserve"> HYPERLINK \l "_Toc59475525" </w:delInstrText>
            </w:r>
            <w:r w:rsidDel="00C1322F">
              <w:rPr>
                <w:noProof/>
              </w:rPr>
              <w:fldChar w:fldCharType="separate"/>
            </w:r>
          </w:del>
          <w:ins w:id="430" w:author="David Conklin" w:date="2021-01-07T12:35:00Z">
            <w:r w:rsidR="00044BB7">
              <w:rPr>
                <w:b/>
                <w:bCs/>
                <w:noProof/>
              </w:rPr>
              <w:t>Error! Hyperlink reference not valid.</w:t>
            </w:r>
          </w:ins>
          <w:del w:id="431" w:author="David Conklin" w:date="2020-12-28T08:57:00Z">
            <w:r w:rsidR="00135589" w:rsidRPr="00904388" w:rsidDel="00C1322F">
              <w:rPr>
                <w:rStyle w:val="Hyperlink"/>
                <w:noProof/>
              </w:rPr>
              <w:delText>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_Toc59475525 \h </w:delInstrText>
            </w:r>
            <w:r w:rsidR="00135589" w:rsidDel="00C1322F">
              <w:rPr>
                <w:noProof/>
                <w:webHidden/>
              </w:rPr>
              <w:fldChar w:fldCharType="separate"/>
            </w:r>
            <w:r w:rsidR="00135589" w:rsidDel="00C1322F">
              <w:rPr>
                <w:noProof/>
                <w:webHidden/>
              </w:rPr>
              <w:delText>30</w:delText>
            </w:r>
            <w:r w:rsidR="00135589" w:rsidDel="00C1322F">
              <w:rPr>
                <w:noProof/>
                <w:webHidden/>
              </w:rPr>
              <w:fldChar w:fldCharType="end"/>
            </w:r>
            <w:r w:rsidDel="00C1322F">
              <w:rPr>
                <w:noProof/>
              </w:rPr>
              <w:fldChar w:fldCharType="end"/>
            </w:r>
          </w:del>
        </w:p>
        <w:p w14:paraId="4E2D5BC3" w14:textId="4B97EE2F" w:rsidR="00135589" w:rsidDel="00C1322F" w:rsidRDefault="00FC18C8">
          <w:pPr>
            <w:pStyle w:val="TOC2"/>
            <w:tabs>
              <w:tab w:val="right" w:leader="dot" w:pos="9350"/>
            </w:tabs>
            <w:rPr>
              <w:del w:id="432" w:author="David Conklin" w:date="2020-12-28T08:57:00Z"/>
              <w:rFonts w:eastAsiaTheme="minorEastAsia"/>
              <w:noProof/>
            </w:rPr>
          </w:pPr>
          <w:del w:id="433" w:author="David Conklin" w:date="2020-12-28T08:57:00Z">
            <w:r w:rsidDel="00C1322F">
              <w:rPr>
                <w:noProof/>
              </w:rPr>
              <w:fldChar w:fldCharType="begin"/>
            </w:r>
            <w:r w:rsidDel="00C1322F">
              <w:rPr>
                <w:noProof/>
              </w:rPr>
              <w:delInstrText xml:space="preserve"> HYPERLINK \l "_Toc59475526" </w:delInstrText>
            </w:r>
            <w:r w:rsidDel="00C1322F">
              <w:rPr>
                <w:noProof/>
              </w:rPr>
              <w:fldChar w:fldCharType="separate"/>
            </w:r>
          </w:del>
          <w:ins w:id="434" w:author="David Conklin" w:date="2021-01-07T12:35:00Z">
            <w:r w:rsidR="00044BB7">
              <w:rPr>
                <w:b/>
                <w:bCs/>
                <w:noProof/>
              </w:rPr>
              <w:t>Error! Hyperlink reference not valid.</w:t>
            </w:r>
          </w:ins>
          <w:del w:id="435" w:author="David Conklin" w:date="2020-12-28T08:57:00Z">
            <w:r w:rsidR="00135589" w:rsidRPr="00904388" w:rsidDel="00C1322F">
              <w:rPr>
                <w:rStyle w:val="Hyperlink"/>
                <w:noProof/>
              </w:rPr>
              <w:delText>Reservoir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_Toc59475526 \h </w:delInstrText>
            </w:r>
            <w:r w:rsidR="00135589" w:rsidDel="00C1322F">
              <w:rPr>
                <w:noProof/>
                <w:webHidden/>
              </w:rPr>
              <w:fldChar w:fldCharType="separate"/>
            </w:r>
            <w:r w:rsidR="00135589" w:rsidDel="00C1322F">
              <w:rPr>
                <w:noProof/>
                <w:webHidden/>
              </w:rPr>
              <w:delText>31</w:delText>
            </w:r>
            <w:r w:rsidR="00135589" w:rsidDel="00C1322F">
              <w:rPr>
                <w:noProof/>
                <w:webHidden/>
              </w:rPr>
              <w:fldChar w:fldCharType="end"/>
            </w:r>
            <w:r w:rsidDel="00C1322F">
              <w:rPr>
                <w:noProof/>
              </w:rPr>
              <w:fldChar w:fldCharType="end"/>
            </w:r>
          </w:del>
        </w:p>
        <w:p w14:paraId="3D2614F1" w14:textId="7B923C91" w:rsidR="00135589" w:rsidDel="00C1322F" w:rsidRDefault="00FC18C8">
          <w:pPr>
            <w:pStyle w:val="TOC2"/>
            <w:tabs>
              <w:tab w:val="right" w:leader="dot" w:pos="9350"/>
            </w:tabs>
            <w:rPr>
              <w:del w:id="436" w:author="David Conklin" w:date="2020-12-28T08:57:00Z"/>
              <w:rFonts w:eastAsiaTheme="minorEastAsia"/>
              <w:noProof/>
            </w:rPr>
          </w:pPr>
          <w:del w:id="437" w:author="David Conklin" w:date="2020-12-28T08:57:00Z">
            <w:r w:rsidDel="00C1322F">
              <w:rPr>
                <w:noProof/>
              </w:rPr>
              <w:fldChar w:fldCharType="begin"/>
            </w:r>
            <w:r w:rsidDel="00C1322F">
              <w:rPr>
                <w:noProof/>
              </w:rPr>
              <w:delInstrText xml:space="preserve"> HYPERLINK \l "_Toc59475527" </w:delInstrText>
            </w:r>
            <w:r w:rsidDel="00C1322F">
              <w:rPr>
                <w:noProof/>
              </w:rPr>
              <w:fldChar w:fldCharType="separate"/>
            </w:r>
          </w:del>
          <w:ins w:id="438" w:author="David Conklin" w:date="2021-01-07T12:35:00Z">
            <w:r w:rsidR="00044BB7">
              <w:rPr>
                <w:b/>
                <w:bCs/>
                <w:noProof/>
              </w:rPr>
              <w:t>Error! Hyperlink reference not valid.</w:t>
            </w:r>
          </w:ins>
          <w:del w:id="439" w:author="David Conklin" w:date="2020-12-28T08:57:00Z">
            <w:r w:rsidR="00135589" w:rsidRPr="00904388" w:rsidDel="00C1322F">
              <w:rPr>
                <w:rStyle w:val="Hyperlink"/>
                <w:noProof/>
              </w:rPr>
              <w:delText>Reservoir data sources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_Toc59475527 \h </w:delInstrText>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78FE37DD" w14:textId="5BE1B5CD" w:rsidR="00135589" w:rsidDel="00C1322F" w:rsidRDefault="00FC18C8">
          <w:pPr>
            <w:pStyle w:val="TOC1"/>
            <w:tabs>
              <w:tab w:val="right" w:leader="dot" w:pos="9350"/>
            </w:tabs>
            <w:rPr>
              <w:del w:id="440" w:author="David Conklin" w:date="2020-12-28T08:57:00Z"/>
              <w:rFonts w:eastAsiaTheme="minorEastAsia"/>
              <w:noProof/>
            </w:rPr>
          </w:pPr>
          <w:del w:id="441" w:author="David Conklin" w:date="2020-12-28T08:57:00Z">
            <w:r w:rsidDel="00C1322F">
              <w:rPr>
                <w:noProof/>
              </w:rPr>
              <w:fldChar w:fldCharType="begin"/>
            </w:r>
            <w:r w:rsidDel="00C1322F">
              <w:rPr>
                <w:noProof/>
              </w:rPr>
              <w:delInstrText xml:space="preserve"> HYPERLINK \l "_Toc59475528" </w:delInstrText>
            </w:r>
            <w:r w:rsidDel="00C1322F">
              <w:rPr>
                <w:noProof/>
              </w:rPr>
              <w:fldChar w:fldCharType="separate"/>
            </w:r>
          </w:del>
          <w:ins w:id="442" w:author="David Conklin" w:date="2021-01-07T12:35:00Z">
            <w:r w:rsidR="00044BB7">
              <w:rPr>
                <w:b/>
                <w:bCs/>
                <w:noProof/>
              </w:rPr>
              <w:t>Error! Hyperlink reference not valid.</w:t>
            </w:r>
          </w:ins>
          <w:del w:id="443" w:author="David Conklin" w:date="2020-12-28T08:57:00Z">
            <w:r w:rsidR="00135589" w:rsidRPr="00904388" w:rsidDel="00C1322F">
              <w:rPr>
                <w:rStyle w:val="Hyperlink"/>
                <w:noProof/>
              </w:rPr>
              <w:delText>Creating a new study area from a watershed within the WRB</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_Toc59475528 \h </w:delInstrText>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4BB22314" w14:textId="44C70658" w:rsidR="00135589" w:rsidDel="00C1322F" w:rsidRDefault="00FC18C8">
          <w:pPr>
            <w:pStyle w:val="TOC2"/>
            <w:tabs>
              <w:tab w:val="right" w:leader="dot" w:pos="9350"/>
            </w:tabs>
            <w:rPr>
              <w:del w:id="444" w:author="David Conklin" w:date="2020-12-28T08:57:00Z"/>
              <w:rFonts w:eastAsiaTheme="minorEastAsia"/>
              <w:noProof/>
            </w:rPr>
          </w:pPr>
          <w:del w:id="445" w:author="David Conklin" w:date="2020-12-28T08:57:00Z">
            <w:r w:rsidDel="00C1322F">
              <w:rPr>
                <w:noProof/>
              </w:rPr>
              <w:fldChar w:fldCharType="begin"/>
            </w:r>
            <w:r w:rsidDel="00C1322F">
              <w:rPr>
                <w:noProof/>
              </w:rPr>
              <w:delInstrText xml:space="preserve"> HYPERLINK \l "_Toc59475529" </w:delInstrText>
            </w:r>
            <w:r w:rsidDel="00C1322F">
              <w:rPr>
                <w:noProof/>
              </w:rPr>
              <w:fldChar w:fldCharType="separate"/>
            </w:r>
          </w:del>
          <w:ins w:id="446" w:author="David Conklin" w:date="2021-01-07T12:35:00Z">
            <w:r w:rsidR="00044BB7">
              <w:rPr>
                <w:b/>
                <w:bCs/>
                <w:noProof/>
              </w:rPr>
              <w:t>Error! Hyperlink reference not valid.</w:t>
            </w:r>
          </w:ins>
          <w:del w:id="447" w:author="David Conklin" w:date="2020-12-28T08:57:00Z">
            <w:r w:rsidR="00135589" w:rsidRPr="00904388" w:rsidDel="00C1322F">
              <w:rPr>
                <w:rStyle w:val="Hyperlink"/>
                <w:noProof/>
              </w:rPr>
              <w:delText>Limitations of subbasin simulations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_Toc59475529 \h </w:delInstrText>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0BF8919B" w14:textId="3BD9842A" w:rsidR="00135589" w:rsidDel="00C1322F" w:rsidRDefault="00FC18C8">
          <w:pPr>
            <w:pStyle w:val="TOC1"/>
            <w:tabs>
              <w:tab w:val="right" w:leader="dot" w:pos="9350"/>
            </w:tabs>
            <w:rPr>
              <w:del w:id="448" w:author="David Conklin" w:date="2020-12-28T08:57:00Z"/>
              <w:rFonts w:eastAsiaTheme="minorEastAsia"/>
              <w:noProof/>
            </w:rPr>
          </w:pPr>
          <w:del w:id="449" w:author="David Conklin" w:date="2020-12-28T08:57:00Z">
            <w:r w:rsidDel="00C1322F">
              <w:rPr>
                <w:noProof/>
              </w:rPr>
              <w:fldChar w:fldCharType="begin"/>
            </w:r>
            <w:r w:rsidDel="00C1322F">
              <w:rPr>
                <w:noProof/>
              </w:rPr>
              <w:delInstrText xml:space="preserve"> HYPERLINK \l "_Toc59475530" </w:delInstrText>
            </w:r>
            <w:r w:rsidDel="00C1322F">
              <w:rPr>
                <w:noProof/>
              </w:rPr>
              <w:fldChar w:fldCharType="separate"/>
            </w:r>
          </w:del>
          <w:ins w:id="450" w:author="David Conklin" w:date="2021-01-07T12:35:00Z">
            <w:r w:rsidR="00044BB7">
              <w:rPr>
                <w:b/>
                <w:bCs/>
                <w:noProof/>
              </w:rPr>
              <w:t>Error! Hyperlink reference not valid.</w:t>
            </w:r>
          </w:ins>
          <w:del w:id="451" w:author="David Conklin" w:date="2020-12-28T08:57:00Z">
            <w:r w:rsidR="00135589" w:rsidRPr="00904388" w:rsidDel="00C1322F">
              <w:rPr>
                <w:rStyle w:val="Hyperlink"/>
                <w:noProof/>
              </w:rPr>
              <w:delText>North Santiam study area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_Toc59475530 \h </w:delInstrText>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59F6AAE5" w14:textId="56754023" w:rsidR="00135589" w:rsidDel="00C1322F" w:rsidRDefault="00FC18C8">
          <w:pPr>
            <w:pStyle w:val="TOC2"/>
            <w:tabs>
              <w:tab w:val="right" w:leader="dot" w:pos="9350"/>
            </w:tabs>
            <w:rPr>
              <w:del w:id="452" w:author="David Conklin" w:date="2020-12-28T08:57:00Z"/>
              <w:rFonts w:eastAsiaTheme="minorEastAsia"/>
              <w:noProof/>
            </w:rPr>
          </w:pPr>
          <w:del w:id="453" w:author="David Conklin" w:date="2020-12-28T08:57:00Z">
            <w:r w:rsidDel="00C1322F">
              <w:rPr>
                <w:noProof/>
              </w:rPr>
              <w:fldChar w:fldCharType="begin"/>
            </w:r>
            <w:r w:rsidDel="00C1322F">
              <w:rPr>
                <w:noProof/>
              </w:rPr>
              <w:delInstrText xml:space="preserve"> HYPERLINK \l "_Toc59475531" </w:delInstrText>
            </w:r>
            <w:r w:rsidDel="00C1322F">
              <w:rPr>
                <w:noProof/>
              </w:rPr>
              <w:fldChar w:fldCharType="separate"/>
            </w:r>
          </w:del>
          <w:ins w:id="454" w:author="David Conklin" w:date="2021-01-07T12:35:00Z">
            <w:r w:rsidR="00044BB7">
              <w:rPr>
                <w:b/>
                <w:bCs/>
                <w:noProof/>
              </w:rPr>
              <w:t>Error! Hyperlink reference not valid.</w:t>
            </w:r>
          </w:ins>
          <w:del w:id="455" w:author="David Conklin" w:date="2020-12-28T08:57:00Z">
            <w:r w:rsidR="00135589" w:rsidRPr="00904388" w:rsidDel="00C1322F">
              <w:rPr>
                <w:rStyle w:val="Hyperlink"/>
                <w:rFonts w:eastAsia="Times New Roman"/>
                <w:noProof/>
              </w:rPr>
              <w:delText>Instream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_Toc59475531 \h </w:delInstrText>
            </w:r>
            <w:r w:rsidR="00135589" w:rsidDel="00C1322F">
              <w:rPr>
                <w:noProof/>
                <w:webHidden/>
              </w:rPr>
              <w:fldChar w:fldCharType="separate"/>
            </w:r>
            <w:r w:rsidR="00135589" w:rsidDel="00C1322F">
              <w:rPr>
                <w:noProof/>
                <w:webHidden/>
              </w:rPr>
              <w:delText>36</w:delText>
            </w:r>
            <w:r w:rsidR="00135589" w:rsidDel="00C1322F">
              <w:rPr>
                <w:noProof/>
                <w:webHidden/>
              </w:rPr>
              <w:fldChar w:fldCharType="end"/>
            </w:r>
            <w:r w:rsidDel="00C1322F">
              <w:rPr>
                <w:noProof/>
              </w:rPr>
              <w:fldChar w:fldCharType="end"/>
            </w:r>
          </w:del>
        </w:p>
        <w:p w14:paraId="6706E6E2" w14:textId="520457B9" w:rsidR="00135589" w:rsidDel="00C1322F" w:rsidRDefault="00FC18C8">
          <w:pPr>
            <w:pStyle w:val="TOC2"/>
            <w:tabs>
              <w:tab w:val="right" w:leader="dot" w:pos="9350"/>
            </w:tabs>
            <w:rPr>
              <w:del w:id="456" w:author="David Conklin" w:date="2020-12-28T08:57:00Z"/>
              <w:rFonts w:eastAsiaTheme="minorEastAsia"/>
              <w:noProof/>
            </w:rPr>
          </w:pPr>
          <w:del w:id="457" w:author="David Conklin" w:date="2020-12-28T08:57:00Z">
            <w:r w:rsidDel="00C1322F">
              <w:rPr>
                <w:noProof/>
              </w:rPr>
              <w:fldChar w:fldCharType="begin"/>
            </w:r>
            <w:r w:rsidDel="00C1322F">
              <w:rPr>
                <w:noProof/>
              </w:rPr>
              <w:delInstrText xml:space="preserve"> HYPERLINK \l "_Toc59475532" </w:delInstrText>
            </w:r>
            <w:r w:rsidDel="00C1322F">
              <w:rPr>
                <w:noProof/>
              </w:rPr>
              <w:fldChar w:fldCharType="separate"/>
            </w:r>
          </w:del>
          <w:ins w:id="458" w:author="David Conklin" w:date="2021-01-07T12:35:00Z">
            <w:r w:rsidR="00044BB7">
              <w:rPr>
                <w:b/>
                <w:bCs/>
                <w:noProof/>
              </w:rPr>
              <w:t>Error! Hyperlink reference not valid.</w:t>
            </w:r>
          </w:ins>
          <w:del w:id="459" w:author="David Conklin" w:date="2020-12-28T08:57:00Z">
            <w:r w:rsidR="00135589" w:rsidRPr="00904388" w:rsidDel="00C1322F">
              <w:rPr>
                <w:rStyle w:val="Hyperlink"/>
                <w:noProof/>
              </w:rPr>
              <w:delText>Municipal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_Toc59475532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ED46830" w14:textId="03523C3D" w:rsidR="00135589" w:rsidDel="00C1322F" w:rsidRDefault="00FC18C8">
          <w:pPr>
            <w:pStyle w:val="TOC1"/>
            <w:tabs>
              <w:tab w:val="right" w:leader="dot" w:pos="9350"/>
            </w:tabs>
            <w:rPr>
              <w:del w:id="460" w:author="David Conklin" w:date="2020-12-28T08:57:00Z"/>
              <w:rFonts w:eastAsiaTheme="minorEastAsia"/>
              <w:noProof/>
            </w:rPr>
          </w:pPr>
          <w:del w:id="461" w:author="David Conklin" w:date="2020-12-28T08:57:00Z">
            <w:r w:rsidDel="00C1322F">
              <w:rPr>
                <w:noProof/>
              </w:rPr>
              <w:fldChar w:fldCharType="begin"/>
            </w:r>
            <w:r w:rsidDel="00C1322F">
              <w:rPr>
                <w:noProof/>
              </w:rPr>
              <w:delInstrText xml:space="preserve"> HYPERLINK \l "_Toc59475533" </w:delInstrText>
            </w:r>
            <w:r w:rsidDel="00C1322F">
              <w:rPr>
                <w:noProof/>
              </w:rPr>
              <w:fldChar w:fldCharType="separate"/>
            </w:r>
          </w:del>
          <w:ins w:id="462" w:author="David Conklin" w:date="2021-01-07T12:35:00Z">
            <w:r w:rsidR="00044BB7">
              <w:rPr>
                <w:b/>
                <w:bCs/>
                <w:noProof/>
              </w:rPr>
              <w:t>Error! Hyperlink reference not valid.</w:t>
            </w:r>
          </w:ins>
          <w:del w:id="463" w:author="David Conklin" w:date="2020-12-28T08:57:00Z">
            <w:r w:rsidR="00135589" w:rsidRPr="00904388" w:rsidDel="00C1322F">
              <w:rPr>
                <w:rStyle w:val="Hyperlink"/>
                <w:noProof/>
              </w:rPr>
              <w:delText>McKenzie Basin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_Toc59475533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5ADA520" w14:textId="47232725" w:rsidR="00135589" w:rsidDel="00C1322F" w:rsidRDefault="00FC18C8">
          <w:pPr>
            <w:pStyle w:val="TOC2"/>
            <w:tabs>
              <w:tab w:val="right" w:leader="dot" w:pos="9350"/>
            </w:tabs>
            <w:rPr>
              <w:del w:id="464" w:author="David Conklin" w:date="2020-12-28T08:57:00Z"/>
              <w:rFonts w:eastAsiaTheme="minorEastAsia"/>
              <w:noProof/>
            </w:rPr>
          </w:pPr>
          <w:del w:id="465" w:author="David Conklin" w:date="2020-12-28T08:57:00Z">
            <w:r w:rsidDel="00C1322F">
              <w:rPr>
                <w:noProof/>
              </w:rPr>
              <w:fldChar w:fldCharType="begin"/>
            </w:r>
            <w:r w:rsidDel="00C1322F">
              <w:rPr>
                <w:noProof/>
              </w:rPr>
              <w:delInstrText xml:space="preserve"> HYPERLINK \l "_Toc59475534" </w:delInstrText>
            </w:r>
            <w:r w:rsidDel="00C1322F">
              <w:rPr>
                <w:noProof/>
              </w:rPr>
              <w:fldChar w:fldCharType="separate"/>
            </w:r>
          </w:del>
          <w:ins w:id="466" w:author="David Conklin" w:date="2021-01-07T12:35:00Z">
            <w:r w:rsidR="00044BB7">
              <w:rPr>
                <w:b/>
                <w:bCs/>
                <w:noProof/>
              </w:rPr>
              <w:t>Error! Hyperlink reference not valid.</w:t>
            </w:r>
          </w:ins>
          <w:del w:id="467" w:author="David Conklin" w:date="2020-12-28T08:57:00Z">
            <w:r w:rsidR="00135589" w:rsidRPr="00904388" w:rsidDel="00C1322F">
              <w:rPr>
                <w:rStyle w:val="Hyperlink"/>
                <w:noProof/>
              </w:rPr>
              <w:delText>Project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_Toc59475534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71A46C20" w14:textId="151F9930" w:rsidR="00135589" w:rsidDel="00C1322F" w:rsidRDefault="00FC18C8">
          <w:pPr>
            <w:pStyle w:val="TOC2"/>
            <w:tabs>
              <w:tab w:val="right" w:leader="dot" w:pos="9350"/>
            </w:tabs>
            <w:rPr>
              <w:del w:id="468" w:author="David Conklin" w:date="2020-12-28T08:57:00Z"/>
              <w:rFonts w:eastAsiaTheme="minorEastAsia"/>
              <w:noProof/>
            </w:rPr>
          </w:pPr>
          <w:del w:id="469" w:author="David Conklin" w:date="2020-12-28T08:57:00Z">
            <w:r w:rsidDel="00C1322F">
              <w:rPr>
                <w:noProof/>
              </w:rPr>
              <w:fldChar w:fldCharType="begin"/>
            </w:r>
            <w:r w:rsidDel="00C1322F">
              <w:rPr>
                <w:noProof/>
              </w:rPr>
              <w:delInstrText xml:space="preserve"> HYPERLINK \l "_Toc59475535" </w:delInstrText>
            </w:r>
            <w:r w:rsidDel="00C1322F">
              <w:rPr>
                <w:noProof/>
              </w:rPr>
              <w:fldChar w:fldCharType="separate"/>
            </w:r>
          </w:del>
          <w:ins w:id="470" w:author="David Conklin" w:date="2021-01-07T12:35:00Z">
            <w:r w:rsidR="00044BB7">
              <w:rPr>
                <w:b/>
                <w:bCs/>
                <w:noProof/>
              </w:rPr>
              <w:t>Error! Hyperlink reference not valid.</w:t>
            </w:r>
          </w:ins>
          <w:del w:id="471" w:author="David Conklin" w:date="2020-12-28T08:57:00Z">
            <w:r w:rsidR="00135589" w:rsidRPr="00904388" w:rsidDel="00C1322F">
              <w:rPr>
                <w:rStyle w:val="Hyperlink"/>
                <w:noProof/>
              </w:rPr>
              <w:delText>Model and Simulation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_Toc59475535 \h </w:delInstrText>
            </w:r>
            <w:r w:rsidR="00135589" w:rsidDel="00C1322F">
              <w:rPr>
                <w:noProof/>
                <w:webHidden/>
              </w:rPr>
              <w:fldChar w:fldCharType="separate"/>
            </w:r>
            <w:r w:rsidR="00135589" w:rsidDel="00C1322F">
              <w:rPr>
                <w:noProof/>
                <w:webHidden/>
              </w:rPr>
              <w:delText>40</w:delText>
            </w:r>
            <w:r w:rsidR="00135589" w:rsidDel="00C1322F">
              <w:rPr>
                <w:noProof/>
                <w:webHidden/>
              </w:rPr>
              <w:fldChar w:fldCharType="end"/>
            </w:r>
            <w:r w:rsidDel="00C1322F">
              <w:rPr>
                <w:noProof/>
              </w:rPr>
              <w:fldChar w:fldCharType="end"/>
            </w:r>
          </w:del>
        </w:p>
        <w:p w14:paraId="4BD50DF9" w14:textId="76CC2EC1" w:rsidR="00135589" w:rsidDel="00C1322F" w:rsidRDefault="00FC18C8">
          <w:pPr>
            <w:pStyle w:val="TOC2"/>
            <w:tabs>
              <w:tab w:val="right" w:leader="dot" w:pos="9350"/>
            </w:tabs>
            <w:rPr>
              <w:del w:id="472" w:author="David Conklin" w:date="2020-12-28T08:57:00Z"/>
              <w:rFonts w:eastAsiaTheme="minorEastAsia"/>
              <w:noProof/>
            </w:rPr>
          </w:pPr>
          <w:del w:id="473" w:author="David Conklin" w:date="2020-12-28T08:57:00Z">
            <w:r w:rsidDel="00C1322F">
              <w:rPr>
                <w:noProof/>
              </w:rPr>
              <w:fldChar w:fldCharType="begin"/>
            </w:r>
            <w:r w:rsidDel="00C1322F">
              <w:rPr>
                <w:noProof/>
              </w:rPr>
              <w:delInstrText xml:space="preserve"> HYPERLINK \l "_Toc59475536" </w:delInstrText>
            </w:r>
            <w:r w:rsidDel="00C1322F">
              <w:rPr>
                <w:noProof/>
              </w:rPr>
              <w:fldChar w:fldCharType="separate"/>
            </w:r>
          </w:del>
          <w:ins w:id="474" w:author="David Conklin" w:date="2021-01-07T12:35:00Z">
            <w:r w:rsidR="00044BB7">
              <w:rPr>
                <w:b/>
                <w:bCs/>
                <w:noProof/>
              </w:rPr>
              <w:t>Error! Hyperlink reference not valid.</w:t>
            </w:r>
          </w:ins>
          <w:del w:id="475" w:author="David Conklin" w:date="2020-12-28T08:57:00Z">
            <w:r w:rsidR="00135589" w:rsidRPr="00904388" w:rsidDel="00C1322F">
              <w:rPr>
                <w:rStyle w:val="Hyperlink"/>
                <w:noProof/>
              </w:rPr>
              <w:delText>McKenzie wetlands in the initial versions of the IDU, HRU, and Reach data layers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_Toc59475536 \h </w:delInstrText>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4785D728" w14:textId="0634EB1C" w:rsidR="00135589" w:rsidDel="00C1322F" w:rsidRDefault="00FC18C8">
          <w:pPr>
            <w:pStyle w:val="TOC2"/>
            <w:tabs>
              <w:tab w:val="right" w:leader="dot" w:pos="9350"/>
            </w:tabs>
            <w:rPr>
              <w:del w:id="476" w:author="David Conklin" w:date="2020-12-28T08:57:00Z"/>
              <w:rFonts w:eastAsiaTheme="minorEastAsia"/>
              <w:noProof/>
            </w:rPr>
          </w:pPr>
          <w:del w:id="477" w:author="David Conklin" w:date="2020-12-28T08:57:00Z">
            <w:r w:rsidDel="00C1322F">
              <w:rPr>
                <w:noProof/>
              </w:rPr>
              <w:fldChar w:fldCharType="begin"/>
            </w:r>
            <w:r w:rsidDel="00C1322F">
              <w:rPr>
                <w:noProof/>
              </w:rPr>
              <w:delInstrText xml:space="preserve"> HYPERLINK \l "_Toc59475537" </w:delInstrText>
            </w:r>
            <w:r w:rsidDel="00C1322F">
              <w:rPr>
                <w:noProof/>
              </w:rPr>
              <w:fldChar w:fldCharType="separate"/>
            </w:r>
          </w:del>
          <w:ins w:id="478" w:author="David Conklin" w:date="2021-01-07T12:35:00Z">
            <w:r w:rsidR="00044BB7">
              <w:rPr>
                <w:b/>
                <w:bCs/>
                <w:noProof/>
              </w:rPr>
              <w:t>Error! Hyperlink reference not valid.</w:t>
            </w:r>
          </w:ins>
          <w:del w:id="479" w:author="David Conklin" w:date="2020-12-28T08:57:00Z">
            <w:r w:rsidR="00135589" w:rsidRPr="00904388" w:rsidDel="00C1322F">
              <w:rPr>
                <w:rStyle w:val="Hyperlink"/>
                <w:noProof/>
              </w:rPr>
              <w:delText>Data changes for better representation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_Toc59475537 \h </w:delInstrText>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749C013B" w14:textId="3A776D47" w:rsidR="00135589" w:rsidDel="00C1322F" w:rsidRDefault="00FC18C8">
          <w:pPr>
            <w:pStyle w:val="TOC2"/>
            <w:tabs>
              <w:tab w:val="right" w:leader="dot" w:pos="9350"/>
            </w:tabs>
            <w:rPr>
              <w:del w:id="480" w:author="David Conklin" w:date="2020-12-28T08:57:00Z"/>
              <w:rFonts w:eastAsiaTheme="minorEastAsia"/>
              <w:noProof/>
            </w:rPr>
          </w:pPr>
          <w:del w:id="481" w:author="David Conklin" w:date="2020-12-28T08:57:00Z">
            <w:r w:rsidDel="00C1322F">
              <w:rPr>
                <w:noProof/>
              </w:rPr>
              <w:fldChar w:fldCharType="begin"/>
            </w:r>
            <w:r w:rsidDel="00C1322F">
              <w:rPr>
                <w:noProof/>
              </w:rPr>
              <w:delInstrText xml:space="preserve"> HYPERLINK \l "_Toc59475538" </w:delInstrText>
            </w:r>
            <w:r w:rsidDel="00C1322F">
              <w:rPr>
                <w:noProof/>
              </w:rPr>
              <w:fldChar w:fldCharType="separate"/>
            </w:r>
          </w:del>
          <w:ins w:id="482" w:author="David Conklin" w:date="2021-01-07T12:35:00Z">
            <w:r w:rsidR="00044BB7">
              <w:rPr>
                <w:b/>
                <w:bCs/>
                <w:noProof/>
              </w:rPr>
              <w:t>Error! Hyperlink reference not valid.</w:t>
            </w:r>
          </w:ins>
          <w:del w:id="483" w:author="David Conklin" w:date="2020-12-28T08:57:00Z">
            <w:r w:rsidR="00135589" w:rsidRPr="00904388" w:rsidDel="00C1322F">
              <w:rPr>
                <w:rStyle w:val="Hyperlink"/>
                <w:noProof/>
              </w:rPr>
              <w:delText>Projection, Calendar, and Units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_Toc59475538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1FE81D43" w14:textId="526E1992" w:rsidR="00135589" w:rsidDel="00C1322F" w:rsidRDefault="00FC18C8">
          <w:pPr>
            <w:pStyle w:val="TOC2"/>
            <w:tabs>
              <w:tab w:val="right" w:leader="dot" w:pos="9350"/>
            </w:tabs>
            <w:rPr>
              <w:del w:id="484" w:author="David Conklin" w:date="2020-12-28T08:57:00Z"/>
              <w:rFonts w:eastAsiaTheme="minorEastAsia"/>
              <w:noProof/>
            </w:rPr>
          </w:pPr>
          <w:del w:id="485" w:author="David Conklin" w:date="2020-12-28T08:57:00Z">
            <w:r w:rsidDel="00C1322F">
              <w:rPr>
                <w:noProof/>
              </w:rPr>
              <w:fldChar w:fldCharType="begin"/>
            </w:r>
            <w:r w:rsidDel="00C1322F">
              <w:rPr>
                <w:noProof/>
              </w:rPr>
              <w:delInstrText xml:space="preserve"> HYPERLINK \l "_Toc59475539" </w:delInstrText>
            </w:r>
            <w:r w:rsidDel="00C1322F">
              <w:rPr>
                <w:noProof/>
              </w:rPr>
              <w:fldChar w:fldCharType="separate"/>
            </w:r>
          </w:del>
          <w:ins w:id="486" w:author="David Conklin" w:date="2021-01-07T12:35:00Z">
            <w:r w:rsidR="00044BB7">
              <w:rPr>
                <w:b/>
                <w:bCs/>
                <w:noProof/>
              </w:rPr>
              <w:t>Error! Hyperlink reference not valid.</w:t>
            </w:r>
          </w:ins>
          <w:del w:id="487" w:author="David Conklin" w:date="2020-12-28T08:57:00Z">
            <w:r w:rsidR="00135589" w:rsidRPr="00904388" w:rsidDel="00C1322F">
              <w:rPr>
                <w:rStyle w:val="Hyperlink"/>
                <w:noProof/>
              </w:rPr>
              <w:delText>Simulation of changes in wetlands over time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_Toc59475539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26B74B50" w14:textId="46E155D0" w:rsidR="00135589" w:rsidDel="00C1322F" w:rsidRDefault="00FC18C8">
          <w:pPr>
            <w:pStyle w:val="TOC2"/>
            <w:tabs>
              <w:tab w:val="right" w:leader="dot" w:pos="9350"/>
            </w:tabs>
            <w:rPr>
              <w:del w:id="488" w:author="David Conklin" w:date="2020-12-28T08:57:00Z"/>
              <w:rFonts w:eastAsiaTheme="minorEastAsia"/>
              <w:noProof/>
            </w:rPr>
          </w:pPr>
          <w:del w:id="489" w:author="David Conklin" w:date="2020-12-28T08:57:00Z">
            <w:r w:rsidDel="00C1322F">
              <w:rPr>
                <w:noProof/>
              </w:rPr>
              <w:fldChar w:fldCharType="begin"/>
            </w:r>
            <w:r w:rsidDel="00C1322F">
              <w:rPr>
                <w:noProof/>
              </w:rPr>
              <w:delInstrText xml:space="preserve"> HYPERLINK \l "_Toc59475540" </w:delInstrText>
            </w:r>
            <w:r w:rsidDel="00C1322F">
              <w:rPr>
                <w:noProof/>
              </w:rPr>
              <w:fldChar w:fldCharType="separate"/>
            </w:r>
          </w:del>
          <w:ins w:id="490" w:author="David Conklin" w:date="2021-01-07T12:35:00Z">
            <w:r w:rsidR="00044BB7">
              <w:rPr>
                <w:b/>
                <w:bCs/>
                <w:noProof/>
              </w:rPr>
              <w:t>Error! Hyperlink reference not valid.</w:t>
            </w:r>
          </w:ins>
          <w:del w:id="491" w:author="David Conklin" w:date="2020-12-28T08:57:00Z">
            <w:r w:rsidR="00135589" w:rsidRPr="00904388" w:rsidDel="00C1322F">
              <w:rPr>
                <w:rStyle w:val="Hyperlink"/>
                <w:noProof/>
              </w:rPr>
              <w:delText>How wetlands are represented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_Toc59475540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60D109D6" w14:textId="73730D55" w:rsidR="00135589" w:rsidDel="00C1322F" w:rsidRDefault="00FC18C8">
          <w:pPr>
            <w:pStyle w:val="TOC2"/>
            <w:tabs>
              <w:tab w:val="right" w:leader="dot" w:pos="9350"/>
            </w:tabs>
            <w:rPr>
              <w:del w:id="492" w:author="David Conklin" w:date="2020-12-28T08:57:00Z"/>
              <w:rFonts w:eastAsiaTheme="minorEastAsia"/>
              <w:noProof/>
            </w:rPr>
          </w:pPr>
          <w:del w:id="493" w:author="David Conklin" w:date="2020-12-28T08:57:00Z">
            <w:r w:rsidDel="00C1322F">
              <w:rPr>
                <w:noProof/>
              </w:rPr>
              <w:fldChar w:fldCharType="begin"/>
            </w:r>
            <w:r w:rsidDel="00C1322F">
              <w:rPr>
                <w:noProof/>
              </w:rPr>
              <w:delInstrText xml:space="preserve"> HYPERLINK \l "_Toc59475541" </w:delInstrText>
            </w:r>
            <w:r w:rsidDel="00C1322F">
              <w:rPr>
                <w:noProof/>
              </w:rPr>
              <w:fldChar w:fldCharType="separate"/>
            </w:r>
          </w:del>
          <w:ins w:id="494" w:author="David Conklin" w:date="2021-01-07T12:35:00Z">
            <w:r w:rsidR="00044BB7">
              <w:rPr>
                <w:b/>
                <w:bCs/>
                <w:noProof/>
              </w:rPr>
              <w:t>Error! Hyperlink reference not valid.</w:t>
            </w:r>
          </w:ins>
          <w:del w:id="495" w:author="David Conklin" w:date="2020-12-28T08:57:00Z">
            <w:r w:rsidR="00135589" w:rsidRPr="00904388" w:rsidDel="00C1322F">
              <w:rPr>
                <w:rStyle w:val="Hyperlink"/>
                <w:noProof/>
              </w:rPr>
              <w:delText>Attributes of interest in the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_Toc59475541 \h </w:delInstrText>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4E734569" w14:textId="0E1DF8B0" w:rsidR="00135589" w:rsidDel="00C1322F" w:rsidRDefault="00FC18C8">
          <w:pPr>
            <w:pStyle w:val="TOC2"/>
            <w:tabs>
              <w:tab w:val="right" w:leader="dot" w:pos="9350"/>
            </w:tabs>
            <w:rPr>
              <w:del w:id="496" w:author="David Conklin" w:date="2020-12-28T08:57:00Z"/>
              <w:rFonts w:eastAsiaTheme="minorEastAsia"/>
              <w:noProof/>
            </w:rPr>
          </w:pPr>
          <w:del w:id="497" w:author="David Conklin" w:date="2020-12-28T08:57:00Z">
            <w:r w:rsidDel="00C1322F">
              <w:rPr>
                <w:noProof/>
              </w:rPr>
              <w:fldChar w:fldCharType="begin"/>
            </w:r>
            <w:r w:rsidDel="00C1322F">
              <w:rPr>
                <w:noProof/>
              </w:rPr>
              <w:delInstrText xml:space="preserve"> HYPERLINK \l "_Toc59475542" </w:delInstrText>
            </w:r>
            <w:r w:rsidDel="00C1322F">
              <w:rPr>
                <w:noProof/>
              </w:rPr>
              <w:fldChar w:fldCharType="separate"/>
            </w:r>
          </w:del>
          <w:ins w:id="498" w:author="David Conklin" w:date="2021-01-07T12:35:00Z">
            <w:r w:rsidR="00044BB7">
              <w:rPr>
                <w:b/>
                <w:bCs/>
                <w:noProof/>
              </w:rPr>
              <w:t>Error! Hyperlink reference not valid.</w:t>
            </w:r>
          </w:ins>
          <w:del w:id="499" w:author="David Conklin" w:date="2020-12-28T08:57:00Z">
            <w:r w:rsidR="00135589" w:rsidRPr="00904388" w:rsidDel="00C1322F">
              <w:rPr>
                <w:rStyle w:val="Hyperlink"/>
                <w:noProof/>
              </w:rPr>
              <w:delText>A WETNESS attribute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_Toc59475542 \h </w:delInstrText>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373AB1D9" w14:textId="02F6F0BA" w:rsidR="00135589" w:rsidDel="00C1322F" w:rsidRDefault="00FC18C8">
          <w:pPr>
            <w:pStyle w:val="TOC2"/>
            <w:tabs>
              <w:tab w:val="right" w:leader="dot" w:pos="9350"/>
            </w:tabs>
            <w:rPr>
              <w:del w:id="500" w:author="David Conklin" w:date="2020-12-28T08:57:00Z"/>
              <w:rFonts w:eastAsiaTheme="minorEastAsia"/>
              <w:noProof/>
            </w:rPr>
          </w:pPr>
          <w:del w:id="501" w:author="David Conklin" w:date="2020-12-28T08:57:00Z">
            <w:r w:rsidDel="00C1322F">
              <w:rPr>
                <w:noProof/>
              </w:rPr>
              <w:fldChar w:fldCharType="begin"/>
            </w:r>
            <w:r w:rsidDel="00C1322F">
              <w:rPr>
                <w:noProof/>
              </w:rPr>
              <w:delInstrText xml:space="preserve"> HYPERLINK \l "_Toc59475543" </w:delInstrText>
            </w:r>
            <w:r w:rsidDel="00C1322F">
              <w:rPr>
                <w:noProof/>
              </w:rPr>
              <w:fldChar w:fldCharType="separate"/>
            </w:r>
          </w:del>
          <w:ins w:id="502" w:author="David Conklin" w:date="2021-01-07T12:35:00Z">
            <w:r w:rsidR="00044BB7">
              <w:rPr>
                <w:b/>
                <w:bCs/>
                <w:noProof/>
              </w:rPr>
              <w:t>Error! Hyperlink reference not valid.</w:t>
            </w:r>
          </w:ins>
          <w:del w:id="503" w:author="David Conklin" w:date="2020-12-28T08:57:00Z">
            <w:r w:rsidR="00135589" w:rsidRPr="00904388" w:rsidDel="00C1322F">
              <w:rPr>
                <w:rStyle w:val="Hyperlink"/>
                <w:noProof/>
              </w:rPr>
              <w:delText>Calculating the exchange of water between the wetland and the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_Toc59475543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61C5B077" w14:textId="3162D887" w:rsidR="00135589" w:rsidDel="00C1322F" w:rsidRDefault="00FC18C8">
          <w:pPr>
            <w:pStyle w:val="TOC3"/>
            <w:tabs>
              <w:tab w:val="right" w:leader="dot" w:pos="9350"/>
            </w:tabs>
            <w:rPr>
              <w:del w:id="504" w:author="David Conklin" w:date="2020-12-28T08:57:00Z"/>
              <w:rFonts w:eastAsiaTheme="minorEastAsia"/>
              <w:noProof/>
            </w:rPr>
          </w:pPr>
          <w:del w:id="505" w:author="David Conklin" w:date="2020-12-28T08:57:00Z">
            <w:r w:rsidDel="00C1322F">
              <w:rPr>
                <w:noProof/>
              </w:rPr>
              <w:fldChar w:fldCharType="begin"/>
            </w:r>
            <w:r w:rsidDel="00C1322F">
              <w:rPr>
                <w:noProof/>
              </w:rPr>
              <w:delInstrText xml:space="preserve"> HYPERLINK \l "_Toc59475544" </w:delInstrText>
            </w:r>
            <w:r w:rsidDel="00C1322F">
              <w:rPr>
                <w:noProof/>
              </w:rPr>
              <w:fldChar w:fldCharType="separate"/>
            </w:r>
          </w:del>
          <w:ins w:id="506" w:author="David Conklin" w:date="2021-01-07T12:35:00Z">
            <w:r w:rsidR="00044BB7">
              <w:rPr>
                <w:b/>
                <w:bCs/>
                <w:noProof/>
              </w:rPr>
              <w:t>Error! Hyperlink reference not valid.</w:t>
            </w:r>
          </w:ins>
          <w:del w:id="507" w:author="David Conklin" w:date="2020-12-28T08:57:00Z">
            <w:r w:rsidR="00135589" w:rsidRPr="00904388" w:rsidDel="00C1322F">
              <w:rPr>
                <w:rStyle w:val="Hyperlink"/>
                <w:noProof/>
              </w:rPr>
              <w:delText>Wetland IDU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_Toc59475544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780FAEE0" w14:textId="444D6DA8" w:rsidR="00135589" w:rsidDel="00C1322F" w:rsidRDefault="00FC18C8">
          <w:pPr>
            <w:pStyle w:val="TOC3"/>
            <w:tabs>
              <w:tab w:val="right" w:leader="dot" w:pos="9350"/>
            </w:tabs>
            <w:rPr>
              <w:del w:id="508" w:author="David Conklin" w:date="2020-12-28T08:57:00Z"/>
              <w:rFonts w:eastAsiaTheme="minorEastAsia"/>
              <w:noProof/>
            </w:rPr>
          </w:pPr>
          <w:del w:id="509" w:author="David Conklin" w:date="2020-12-28T08:57:00Z">
            <w:r w:rsidDel="00C1322F">
              <w:rPr>
                <w:noProof/>
              </w:rPr>
              <w:fldChar w:fldCharType="begin"/>
            </w:r>
            <w:r w:rsidDel="00C1322F">
              <w:rPr>
                <w:noProof/>
              </w:rPr>
              <w:delInstrText xml:space="preserve"> HYPERLINK \l "_Toc59475545" </w:delInstrText>
            </w:r>
            <w:r w:rsidDel="00C1322F">
              <w:rPr>
                <w:noProof/>
              </w:rPr>
              <w:fldChar w:fldCharType="separate"/>
            </w:r>
          </w:del>
          <w:ins w:id="510" w:author="David Conklin" w:date="2021-01-07T12:35:00Z">
            <w:r w:rsidR="00044BB7">
              <w:rPr>
                <w:b/>
                <w:bCs/>
                <w:noProof/>
              </w:rPr>
              <w:t>Error! Hyperlink reference not valid.</w:t>
            </w:r>
          </w:ins>
          <w:del w:id="511" w:author="David Conklin" w:date="2020-12-28T08:57:00Z">
            <w:r w:rsidR="00135589" w:rsidRPr="00904388" w:rsidDel="00C1322F">
              <w:rPr>
                <w:rStyle w:val="Hyperlink"/>
                <w:noProof/>
              </w:rPr>
              <w:delText>Reach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_Toc59475545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0CB4CBED" w14:textId="3AE976E4" w:rsidR="00135589" w:rsidDel="00C1322F" w:rsidRDefault="00FC18C8">
          <w:pPr>
            <w:pStyle w:val="TOC2"/>
            <w:tabs>
              <w:tab w:val="right" w:leader="dot" w:pos="9350"/>
            </w:tabs>
            <w:rPr>
              <w:del w:id="512" w:author="David Conklin" w:date="2020-12-28T08:57:00Z"/>
              <w:rFonts w:eastAsiaTheme="minorEastAsia"/>
              <w:noProof/>
            </w:rPr>
          </w:pPr>
          <w:del w:id="513" w:author="David Conklin" w:date="2020-12-28T08:57:00Z">
            <w:r w:rsidDel="00C1322F">
              <w:rPr>
                <w:noProof/>
              </w:rPr>
              <w:fldChar w:fldCharType="begin"/>
            </w:r>
            <w:r w:rsidDel="00C1322F">
              <w:rPr>
                <w:noProof/>
              </w:rPr>
              <w:delInstrText xml:space="preserve"> HYPERLINK \l "_Toc59475546" </w:delInstrText>
            </w:r>
            <w:r w:rsidDel="00C1322F">
              <w:rPr>
                <w:noProof/>
              </w:rPr>
              <w:fldChar w:fldCharType="separate"/>
            </w:r>
          </w:del>
          <w:ins w:id="514" w:author="David Conklin" w:date="2021-01-07T12:35:00Z">
            <w:r w:rsidR="00044BB7">
              <w:rPr>
                <w:b/>
                <w:bCs/>
                <w:noProof/>
              </w:rPr>
              <w:t>Error! Hyperlink reference not valid.</w:t>
            </w:r>
          </w:ins>
          <w:del w:id="515" w:author="David Conklin" w:date="2020-12-28T08:57:00Z">
            <w:r w:rsidR="00135589" w:rsidRPr="00904388" w:rsidDel="00C1322F">
              <w:rPr>
                <w:rStyle w:val="Hyperlink"/>
                <w:noProof/>
              </w:rPr>
              <w:delText>Loss (or gain)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_Toc59475546 \h </w:delInstrText>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F000304" w14:textId="1B6CE0BF" w:rsidR="00135589" w:rsidDel="00C1322F" w:rsidRDefault="00FC18C8">
          <w:pPr>
            <w:pStyle w:val="TOC2"/>
            <w:tabs>
              <w:tab w:val="right" w:leader="dot" w:pos="9350"/>
            </w:tabs>
            <w:rPr>
              <w:del w:id="516" w:author="David Conklin" w:date="2020-12-28T08:57:00Z"/>
              <w:rFonts w:eastAsiaTheme="minorEastAsia"/>
              <w:noProof/>
            </w:rPr>
          </w:pPr>
          <w:del w:id="517" w:author="David Conklin" w:date="2020-12-28T08:57:00Z">
            <w:r w:rsidDel="00C1322F">
              <w:rPr>
                <w:noProof/>
              </w:rPr>
              <w:fldChar w:fldCharType="begin"/>
            </w:r>
            <w:r w:rsidDel="00C1322F">
              <w:rPr>
                <w:noProof/>
              </w:rPr>
              <w:delInstrText xml:space="preserve"> HYPERLINK \l "_Toc59475547" </w:delInstrText>
            </w:r>
            <w:r w:rsidDel="00C1322F">
              <w:rPr>
                <w:noProof/>
              </w:rPr>
              <w:fldChar w:fldCharType="separate"/>
            </w:r>
          </w:del>
          <w:ins w:id="518" w:author="David Conklin" w:date="2021-01-07T12:35:00Z">
            <w:r w:rsidR="00044BB7">
              <w:rPr>
                <w:b/>
                <w:bCs/>
                <w:noProof/>
              </w:rPr>
              <w:t>Error! Hyperlink reference not valid.</w:t>
            </w:r>
          </w:ins>
          <w:del w:id="519" w:author="David Conklin" w:date="2020-12-28T08:57:00Z">
            <w:r w:rsidR="00135589" w:rsidRPr="00904388" w:rsidDel="00C1322F">
              <w:rPr>
                <w:rStyle w:val="Hyperlink"/>
                <w:noProof/>
              </w:rPr>
              <w:delText>Reality check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_Toc59475547 \h </w:delInstrText>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E80619C" w14:textId="27778018" w:rsidR="00135589" w:rsidDel="00C1322F" w:rsidRDefault="00FC18C8">
          <w:pPr>
            <w:pStyle w:val="TOC2"/>
            <w:tabs>
              <w:tab w:val="right" w:leader="dot" w:pos="9350"/>
            </w:tabs>
            <w:rPr>
              <w:del w:id="520" w:author="David Conklin" w:date="2020-12-28T08:57:00Z"/>
              <w:rFonts w:eastAsiaTheme="minorEastAsia"/>
              <w:noProof/>
            </w:rPr>
          </w:pPr>
          <w:del w:id="521" w:author="David Conklin" w:date="2020-12-28T08:57:00Z">
            <w:r w:rsidDel="00C1322F">
              <w:rPr>
                <w:noProof/>
              </w:rPr>
              <w:fldChar w:fldCharType="begin"/>
            </w:r>
            <w:r w:rsidDel="00C1322F">
              <w:rPr>
                <w:noProof/>
              </w:rPr>
              <w:delInstrText xml:space="preserve"> HYPERLINK \l "_Toc59475548" </w:delInstrText>
            </w:r>
            <w:r w:rsidDel="00C1322F">
              <w:rPr>
                <w:noProof/>
              </w:rPr>
              <w:fldChar w:fldCharType="separate"/>
            </w:r>
          </w:del>
          <w:ins w:id="522" w:author="David Conklin" w:date="2021-01-07T12:35:00Z">
            <w:r w:rsidR="00044BB7">
              <w:rPr>
                <w:b/>
                <w:bCs/>
                <w:noProof/>
              </w:rPr>
              <w:t>Error! Hyperlink reference not valid.</w:t>
            </w:r>
          </w:ins>
          <w:del w:id="523" w:author="David Conklin" w:date="2020-12-28T08:57:00Z">
            <w:r w:rsidR="00135589" w:rsidRPr="00904388" w:rsidDel="00C1322F">
              <w:rPr>
                <w:rStyle w:val="Hyperlink"/>
                <w:noProof/>
              </w:rPr>
              <w:delText>High Cascades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_Toc59475548 \h </w:delInstrText>
            </w:r>
            <w:r w:rsidR="00135589" w:rsidDel="00C1322F">
              <w:rPr>
                <w:noProof/>
                <w:webHidden/>
              </w:rPr>
              <w:fldChar w:fldCharType="separate"/>
            </w:r>
            <w:r w:rsidR="00135589" w:rsidDel="00C1322F">
              <w:rPr>
                <w:noProof/>
                <w:webHidden/>
              </w:rPr>
              <w:delText>49</w:delText>
            </w:r>
            <w:r w:rsidR="00135589" w:rsidDel="00C1322F">
              <w:rPr>
                <w:noProof/>
                <w:webHidden/>
              </w:rPr>
              <w:fldChar w:fldCharType="end"/>
            </w:r>
            <w:r w:rsidDel="00C1322F">
              <w:rPr>
                <w:noProof/>
              </w:rPr>
              <w:fldChar w:fldCharType="end"/>
            </w:r>
          </w:del>
        </w:p>
        <w:p w14:paraId="6E2D5724" w14:textId="14810A79" w:rsidR="00135589" w:rsidDel="00C1322F" w:rsidRDefault="00FC18C8">
          <w:pPr>
            <w:pStyle w:val="TOC2"/>
            <w:tabs>
              <w:tab w:val="right" w:leader="dot" w:pos="9350"/>
            </w:tabs>
            <w:rPr>
              <w:del w:id="524" w:author="David Conklin" w:date="2020-12-28T08:57:00Z"/>
              <w:rFonts w:eastAsiaTheme="minorEastAsia"/>
              <w:noProof/>
            </w:rPr>
          </w:pPr>
          <w:del w:id="525" w:author="David Conklin" w:date="2020-12-28T08:57:00Z">
            <w:r w:rsidDel="00C1322F">
              <w:rPr>
                <w:noProof/>
              </w:rPr>
              <w:fldChar w:fldCharType="begin"/>
            </w:r>
            <w:r w:rsidDel="00C1322F">
              <w:rPr>
                <w:noProof/>
              </w:rPr>
              <w:delInstrText xml:space="preserve"> HYPERLINK \l "_Toc59475549" </w:delInstrText>
            </w:r>
            <w:r w:rsidDel="00C1322F">
              <w:rPr>
                <w:noProof/>
              </w:rPr>
              <w:fldChar w:fldCharType="separate"/>
            </w:r>
          </w:del>
          <w:ins w:id="526" w:author="David Conklin" w:date="2021-01-07T12:35:00Z">
            <w:r w:rsidR="00044BB7">
              <w:rPr>
                <w:b/>
                <w:bCs/>
                <w:noProof/>
              </w:rPr>
              <w:t>Error! Hyperlink reference not valid.</w:t>
            </w:r>
          </w:ins>
          <w:del w:id="527" w:author="David Conklin" w:date="2020-12-28T08:57:00Z">
            <w:r w:rsidR="00135589" w:rsidRPr="00904388" w:rsidDel="00C1322F">
              <w:rPr>
                <w:rStyle w:val="Hyperlink"/>
                <w:noProof/>
              </w:rPr>
              <w:delText>Calibration and simulation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_Toc59475549 \h </w:delInstrText>
            </w:r>
            <w:r w:rsidR="00135589" w:rsidDel="00C1322F">
              <w:rPr>
                <w:noProof/>
                <w:webHidden/>
              </w:rPr>
              <w:fldChar w:fldCharType="separate"/>
            </w:r>
            <w:r w:rsidR="00135589" w:rsidDel="00C1322F">
              <w:rPr>
                <w:noProof/>
                <w:webHidden/>
              </w:rPr>
              <w:delText>50</w:delText>
            </w:r>
            <w:r w:rsidR="00135589" w:rsidDel="00C1322F">
              <w:rPr>
                <w:noProof/>
                <w:webHidden/>
              </w:rPr>
              <w:fldChar w:fldCharType="end"/>
            </w:r>
            <w:r w:rsidDel="00C1322F">
              <w:rPr>
                <w:noProof/>
              </w:rPr>
              <w:fldChar w:fldCharType="end"/>
            </w:r>
          </w:del>
        </w:p>
        <w:p w14:paraId="5C74E621" w14:textId="5E341CE4" w:rsidR="00135589" w:rsidDel="00C1322F" w:rsidRDefault="00FC18C8">
          <w:pPr>
            <w:pStyle w:val="TOC2"/>
            <w:tabs>
              <w:tab w:val="right" w:leader="dot" w:pos="9350"/>
            </w:tabs>
            <w:rPr>
              <w:del w:id="528" w:author="David Conklin" w:date="2020-12-28T08:57:00Z"/>
              <w:rFonts w:eastAsiaTheme="minorEastAsia"/>
              <w:noProof/>
            </w:rPr>
          </w:pPr>
          <w:del w:id="529" w:author="David Conklin" w:date="2020-12-28T08:57:00Z">
            <w:r w:rsidDel="00C1322F">
              <w:rPr>
                <w:noProof/>
              </w:rPr>
              <w:fldChar w:fldCharType="begin"/>
            </w:r>
            <w:r w:rsidDel="00C1322F">
              <w:rPr>
                <w:noProof/>
              </w:rPr>
              <w:delInstrText xml:space="preserve"> HYPERLINK \l "_Toc59475550" </w:delInstrText>
            </w:r>
            <w:r w:rsidDel="00C1322F">
              <w:rPr>
                <w:noProof/>
              </w:rPr>
              <w:fldChar w:fldCharType="separate"/>
            </w:r>
          </w:del>
          <w:ins w:id="530" w:author="David Conklin" w:date="2021-01-07T12:35:00Z">
            <w:r w:rsidR="00044BB7">
              <w:rPr>
                <w:b/>
                <w:bCs/>
                <w:noProof/>
              </w:rPr>
              <w:t>Error! Hyperlink reference not valid.</w:t>
            </w:r>
          </w:ins>
          <w:del w:id="531" w:author="David Conklin" w:date="2020-12-28T08:57:00Z">
            <w:r w:rsidR="00135589" w:rsidRPr="00904388" w:rsidDel="00C1322F">
              <w:rPr>
                <w:rStyle w:val="Hyperlink"/>
                <w:noProof/>
              </w:rPr>
              <w:delText>Analysis of locations where the model has low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_Toc59475550 \h </w:delInstrText>
            </w:r>
            <w:r w:rsidR="00135589" w:rsidDel="00C1322F">
              <w:rPr>
                <w:noProof/>
                <w:webHidden/>
              </w:rPr>
              <w:fldChar w:fldCharType="separate"/>
            </w:r>
            <w:r w:rsidR="00135589" w:rsidDel="00C1322F">
              <w:rPr>
                <w:noProof/>
                <w:webHidden/>
              </w:rPr>
              <w:delText>53</w:delText>
            </w:r>
            <w:r w:rsidR="00135589" w:rsidDel="00C1322F">
              <w:rPr>
                <w:noProof/>
                <w:webHidden/>
              </w:rPr>
              <w:fldChar w:fldCharType="end"/>
            </w:r>
            <w:r w:rsidDel="00C1322F">
              <w:rPr>
                <w:noProof/>
              </w:rPr>
              <w:fldChar w:fldCharType="end"/>
            </w:r>
          </w:del>
        </w:p>
        <w:p w14:paraId="0BAD691E" w14:textId="491E2528" w:rsidR="00135589" w:rsidDel="00C1322F" w:rsidRDefault="00FC18C8">
          <w:pPr>
            <w:pStyle w:val="TOC2"/>
            <w:tabs>
              <w:tab w:val="right" w:leader="dot" w:pos="9350"/>
            </w:tabs>
            <w:rPr>
              <w:del w:id="532" w:author="David Conklin" w:date="2020-12-28T08:57:00Z"/>
              <w:rFonts w:eastAsiaTheme="minorEastAsia"/>
              <w:noProof/>
            </w:rPr>
          </w:pPr>
          <w:del w:id="533" w:author="David Conklin" w:date="2020-12-28T08:57:00Z">
            <w:r w:rsidDel="00C1322F">
              <w:rPr>
                <w:noProof/>
              </w:rPr>
              <w:fldChar w:fldCharType="begin"/>
            </w:r>
            <w:r w:rsidDel="00C1322F">
              <w:rPr>
                <w:noProof/>
              </w:rPr>
              <w:delInstrText xml:space="preserve"> HYPERLINK \l "_Toc59475551" </w:delInstrText>
            </w:r>
            <w:r w:rsidDel="00C1322F">
              <w:rPr>
                <w:noProof/>
              </w:rPr>
              <w:fldChar w:fldCharType="separate"/>
            </w:r>
          </w:del>
          <w:ins w:id="534" w:author="David Conklin" w:date="2021-01-07T12:35:00Z">
            <w:r w:rsidR="00044BB7">
              <w:rPr>
                <w:b/>
                <w:bCs/>
                <w:noProof/>
              </w:rPr>
              <w:t>Error! Hyperlink reference not valid.</w:t>
            </w:r>
          </w:ins>
          <w:del w:id="535" w:author="David Conklin" w:date="2020-12-28T08:57:00Z">
            <w:r w:rsidR="00135589" w:rsidRPr="00904388" w:rsidDel="00C1322F">
              <w:rPr>
                <w:rStyle w:val="Hyperlink"/>
                <w:noProof/>
              </w:rPr>
              <w:delText>Simulated McKenzie basin water budget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_Toc59475551 \h </w:delInstrText>
            </w:r>
            <w:r w:rsidR="00135589" w:rsidDel="00C1322F">
              <w:rPr>
                <w:noProof/>
                <w:webHidden/>
              </w:rPr>
              <w:fldChar w:fldCharType="separate"/>
            </w:r>
            <w:r w:rsidR="00135589" w:rsidDel="00C1322F">
              <w:rPr>
                <w:noProof/>
                <w:webHidden/>
              </w:rPr>
              <w:delText>54</w:delText>
            </w:r>
            <w:r w:rsidR="00135589" w:rsidDel="00C1322F">
              <w:rPr>
                <w:noProof/>
                <w:webHidden/>
              </w:rPr>
              <w:fldChar w:fldCharType="end"/>
            </w:r>
            <w:r w:rsidDel="00C1322F">
              <w:rPr>
                <w:noProof/>
              </w:rPr>
              <w:fldChar w:fldCharType="end"/>
            </w:r>
          </w:del>
        </w:p>
        <w:p w14:paraId="16A6514F" w14:textId="00BDA1AC" w:rsidR="00135589" w:rsidDel="00C1322F" w:rsidRDefault="00FC18C8">
          <w:pPr>
            <w:pStyle w:val="TOC2"/>
            <w:tabs>
              <w:tab w:val="right" w:leader="dot" w:pos="9350"/>
            </w:tabs>
            <w:rPr>
              <w:del w:id="536" w:author="David Conklin" w:date="2020-12-28T08:57:00Z"/>
              <w:rFonts w:eastAsiaTheme="minorEastAsia"/>
              <w:noProof/>
            </w:rPr>
          </w:pPr>
          <w:del w:id="537" w:author="David Conklin" w:date="2020-12-28T08:57:00Z">
            <w:r w:rsidDel="00C1322F">
              <w:rPr>
                <w:noProof/>
              </w:rPr>
              <w:fldChar w:fldCharType="begin"/>
            </w:r>
            <w:r w:rsidDel="00C1322F">
              <w:rPr>
                <w:noProof/>
              </w:rPr>
              <w:delInstrText xml:space="preserve"> HYPERLINK \l "_Toc59475552" </w:delInstrText>
            </w:r>
            <w:r w:rsidDel="00C1322F">
              <w:rPr>
                <w:noProof/>
              </w:rPr>
              <w:fldChar w:fldCharType="separate"/>
            </w:r>
          </w:del>
          <w:ins w:id="538" w:author="David Conklin" w:date="2021-01-07T12:35:00Z">
            <w:r w:rsidR="00044BB7">
              <w:rPr>
                <w:b/>
                <w:bCs/>
                <w:noProof/>
              </w:rPr>
              <w:t>Error! Hyperlink reference not valid.</w:t>
            </w:r>
          </w:ins>
          <w:del w:id="539" w:author="David Conklin" w:date="2020-12-28T08:57:00Z">
            <w:r w:rsidR="00135589" w:rsidRPr="00904388" w:rsidDel="00C1322F">
              <w:rPr>
                <w:rStyle w:val="Hyperlink"/>
                <w:noProof/>
              </w:rPr>
              <w:delText>Clackamas wetlands v. McKenzie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_Toc59475552 \h </w:delInstrText>
            </w:r>
            <w:r w:rsidR="00135589" w:rsidDel="00C1322F">
              <w:rPr>
                <w:noProof/>
                <w:webHidden/>
              </w:rPr>
              <w:fldChar w:fldCharType="separate"/>
            </w:r>
            <w:r w:rsidR="00135589" w:rsidDel="00C1322F">
              <w:rPr>
                <w:noProof/>
                <w:webHidden/>
              </w:rPr>
              <w:delText>56</w:delText>
            </w:r>
            <w:r w:rsidR="00135589" w:rsidDel="00C1322F">
              <w:rPr>
                <w:noProof/>
                <w:webHidden/>
              </w:rPr>
              <w:fldChar w:fldCharType="end"/>
            </w:r>
            <w:r w:rsidDel="00C1322F">
              <w:rPr>
                <w:noProof/>
              </w:rPr>
              <w:fldChar w:fldCharType="end"/>
            </w:r>
          </w:del>
        </w:p>
        <w:p w14:paraId="0589FA07" w14:textId="61FECBBF" w:rsidR="00135589" w:rsidDel="00C1322F" w:rsidRDefault="00FC18C8">
          <w:pPr>
            <w:pStyle w:val="TOC1"/>
            <w:tabs>
              <w:tab w:val="right" w:leader="dot" w:pos="9350"/>
            </w:tabs>
            <w:rPr>
              <w:del w:id="540" w:author="David Conklin" w:date="2020-12-28T08:57:00Z"/>
              <w:rFonts w:eastAsiaTheme="minorEastAsia"/>
              <w:noProof/>
            </w:rPr>
          </w:pPr>
          <w:del w:id="541" w:author="David Conklin" w:date="2020-12-28T08:57:00Z">
            <w:r w:rsidDel="00C1322F">
              <w:rPr>
                <w:noProof/>
              </w:rPr>
              <w:fldChar w:fldCharType="begin"/>
            </w:r>
            <w:r w:rsidDel="00C1322F">
              <w:rPr>
                <w:noProof/>
              </w:rPr>
              <w:delInstrText xml:space="preserve"> HYPERLINK \l "_Toc59475553" </w:delInstrText>
            </w:r>
            <w:r w:rsidDel="00C1322F">
              <w:rPr>
                <w:noProof/>
              </w:rPr>
              <w:fldChar w:fldCharType="separate"/>
            </w:r>
          </w:del>
          <w:ins w:id="542" w:author="David Conklin" w:date="2021-01-07T12:35:00Z">
            <w:r w:rsidR="00044BB7">
              <w:rPr>
                <w:b/>
                <w:bCs/>
                <w:noProof/>
              </w:rPr>
              <w:t>Error! Hyperlink reference not valid.</w:t>
            </w:r>
          </w:ins>
          <w:del w:id="543" w:author="David Conklin" w:date="2020-12-28T08:57:00Z">
            <w:r w:rsidR="00135589" w:rsidRPr="00904388" w:rsidDel="00C1322F">
              <w:rPr>
                <w:rStyle w:val="Hyperlink"/>
                <w:noProof/>
              </w:rPr>
              <w:delText>The Clackamas Basin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_Toc59475553 \h </w:delInstrText>
            </w:r>
            <w:r w:rsidR="00135589" w:rsidDel="00C1322F">
              <w:rPr>
                <w:noProof/>
                <w:webHidden/>
              </w:rPr>
              <w:fldChar w:fldCharType="separate"/>
            </w:r>
            <w:r w:rsidR="00135589" w:rsidDel="00C1322F">
              <w:rPr>
                <w:noProof/>
                <w:webHidden/>
              </w:rPr>
              <w:delText>57</w:delText>
            </w:r>
            <w:r w:rsidR="00135589" w:rsidDel="00C1322F">
              <w:rPr>
                <w:noProof/>
                <w:webHidden/>
              </w:rPr>
              <w:fldChar w:fldCharType="end"/>
            </w:r>
            <w:r w:rsidDel="00C1322F">
              <w:rPr>
                <w:noProof/>
              </w:rPr>
              <w:fldChar w:fldCharType="end"/>
            </w:r>
          </w:del>
        </w:p>
        <w:p w14:paraId="1949861C" w14:textId="24436E9D" w:rsidR="00135589" w:rsidDel="00C1322F" w:rsidRDefault="00FC18C8">
          <w:pPr>
            <w:pStyle w:val="TOC1"/>
            <w:tabs>
              <w:tab w:val="right" w:leader="dot" w:pos="9350"/>
            </w:tabs>
            <w:rPr>
              <w:del w:id="544" w:author="David Conklin" w:date="2020-12-28T08:57:00Z"/>
              <w:rFonts w:eastAsiaTheme="minorEastAsia"/>
              <w:noProof/>
            </w:rPr>
          </w:pPr>
          <w:del w:id="545" w:author="David Conklin" w:date="2020-12-28T08:57:00Z">
            <w:r w:rsidDel="00C1322F">
              <w:rPr>
                <w:noProof/>
              </w:rPr>
              <w:fldChar w:fldCharType="begin"/>
            </w:r>
            <w:r w:rsidDel="00C1322F">
              <w:rPr>
                <w:noProof/>
              </w:rPr>
              <w:delInstrText xml:space="preserve"> HYPERLINK \l "_Toc59475554" </w:delInstrText>
            </w:r>
            <w:r w:rsidDel="00C1322F">
              <w:rPr>
                <w:noProof/>
              </w:rPr>
              <w:fldChar w:fldCharType="separate"/>
            </w:r>
          </w:del>
          <w:ins w:id="546" w:author="David Conklin" w:date="2021-01-07T12:35:00Z">
            <w:r w:rsidR="00044BB7">
              <w:rPr>
                <w:b/>
                <w:bCs/>
                <w:noProof/>
              </w:rPr>
              <w:t>Error! Hyperlink reference not valid.</w:t>
            </w:r>
          </w:ins>
          <w:del w:id="547" w:author="David Conklin" w:date="2020-12-28T08:57:00Z">
            <w:r w:rsidR="00135589" w:rsidRPr="00904388" w:rsidDel="00C1322F">
              <w:rPr>
                <w:rStyle w:val="Hyperlink"/>
                <w:noProof/>
              </w:rPr>
              <w:delText>Directory structure and file names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_Toc59475554 \h </w:delInstrText>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34AA900D" w14:textId="2F962F04" w:rsidR="00135589" w:rsidDel="00C1322F" w:rsidRDefault="00FC18C8">
          <w:pPr>
            <w:pStyle w:val="TOC1"/>
            <w:tabs>
              <w:tab w:val="right" w:leader="dot" w:pos="9350"/>
            </w:tabs>
            <w:rPr>
              <w:del w:id="548" w:author="David Conklin" w:date="2020-12-28T08:57:00Z"/>
              <w:rFonts w:eastAsiaTheme="minorEastAsia"/>
              <w:noProof/>
            </w:rPr>
          </w:pPr>
          <w:del w:id="549" w:author="David Conklin" w:date="2020-12-28T08:57:00Z">
            <w:r w:rsidDel="00C1322F">
              <w:rPr>
                <w:noProof/>
              </w:rPr>
              <w:fldChar w:fldCharType="begin"/>
            </w:r>
            <w:r w:rsidDel="00C1322F">
              <w:rPr>
                <w:noProof/>
              </w:rPr>
              <w:delInstrText xml:space="preserve"> HYPERLINK \l "_Toc59475555" </w:delInstrText>
            </w:r>
            <w:r w:rsidDel="00C1322F">
              <w:rPr>
                <w:noProof/>
              </w:rPr>
              <w:fldChar w:fldCharType="separate"/>
            </w:r>
          </w:del>
          <w:ins w:id="550" w:author="David Conklin" w:date="2021-01-07T12:35:00Z">
            <w:r w:rsidR="00044BB7">
              <w:rPr>
                <w:b/>
                <w:bCs/>
                <w:noProof/>
              </w:rPr>
              <w:t>Error! Hyperlink reference not valid.</w:t>
            </w:r>
          </w:ins>
          <w:del w:id="551" w:author="David Conklin" w:date="2020-12-28T08:57:00Z">
            <w:r w:rsidR="00135589" w:rsidRPr="00904388" w:rsidDel="00C1322F">
              <w:rPr>
                <w:rStyle w:val="Hyperlink"/>
                <w:noProof/>
              </w:rPr>
              <w:delText>Release Log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_Toc59475555 \h </w:delInstrText>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0E651F30" w14:textId="3A4F1814" w:rsidR="00135589" w:rsidDel="00C1322F" w:rsidRDefault="00FC18C8">
          <w:pPr>
            <w:pStyle w:val="TOC1"/>
            <w:tabs>
              <w:tab w:val="right" w:leader="dot" w:pos="9350"/>
            </w:tabs>
            <w:rPr>
              <w:del w:id="552" w:author="David Conklin" w:date="2020-12-28T08:57:00Z"/>
              <w:rFonts w:eastAsiaTheme="minorEastAsia"/>
              <w:noProof/>
            </w:rPr>
          </w:pPr>
          <w:del w:id="553" w:author="David Conklin" w:date="2020-12-28T08:57:00Z">
            <w:r w:rsidDel="00C1322F">
              <w:rPr>
                <w:noProof/>
              </w:rPr>
              <w:fldChar w:fldCharType="begin"/>
            </w:r>
            <w:r w:rsidDel="00C1322F">
              <w:rPr>
                <w:noProof/>
              </w:rPr>
              <w:delInstrText xml:space="preserve"> HYPERLINK \l "_Toc59475556" </w:delInstrText>
            </w:r>
            <w:r w:rsidDel="00C1322F">
              <w:rPr>
                <w:noProof/>
              </w:rPr>
              <w:fldChar w:fldCharType="separate"/>
            </w:r>
          </w:del>
          <w:ins w:id="554" w:author="David Conklin" w:date="2021-01-07T12:35:00Z">
            <w:r w:rsidR="00044BB7">
              <w:rPr>
                <w:b/>
                <w:bCs/>
                <w:noProof/>
              </w:rPr>
              <w:t>Error! Hyperlink reference not valid.</w:t>
            </w:r>
          </w:ins>
          <w:del w:id="555" w:author="David Conklin" w:date="2020-12-28T08:57:00Z">
            <w:r w:rsidR="00135589" w:rsidRPr="00904388" w:rsidDel="00C1322F">
              <w:rPr>
                <w:rStyle w:val="Hyperlink"/>
                <w:noProof/>
              </w:rPr>
              <w:delText>References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_Toc59475556 \h </w:delInstrText>
            </w:r>
            <w:r w:rsidR="00135589" w:rsidDel="00C1322F">
              <w:rPr>
                <w:noProof/>
                <w:webHidden/>
              </w:rPr>
              <w:fldChar w:fldCharType="separate"/>
            </w:r>
            <w:r w:rsidR="00135589" w:rsidDel="00C1322F">
              <w:rPr>
                <w:noProof/>
                <w:webHidden/>
              </w:rPr>
              <w:delText>61</w:delText>
            </w:r>
            <w:r w:rsidR="00135589" w:rsidDel="00C1322F">
              <w:rPr>
                <w:noProof/>
                <w:webHidden/>
              </w:rPr>
              <w:fldChar w:fldCharType="end"/>
            </w:r>
            <w:r w:rsidDel="00C1322F">
              <w:rPr>
                <w:noProof/>
              </w:rPr>
              <w:fldChar w:fldCharType="end"/>
            </w:r>
          </w:del>
        </w:p>
        <w:p w14:paraId="586A2D75" w14:textId="5C3FA87C" w:rsidR="00135589" w:rsidDel="00C1322F" w:rsidRDefault="00FC18C8">
          <w:pPr>
            <w:pStyle w:val="TOC1"/>
            <w:tabs>
              <w:tab w:val="right" w:leader="dot" w:pos="9350"/>
            </w:tabs>
            <w:rPr>
              <w:del w:id="556" w:author="David Conklin" w:date="2020-12-28T08:57:00Z"/>
              <w:rFonts w:eastAsiaTheme="minorEastAsia"/>
              <w:noProof/>
            </w:rPr>
          </w:pPr>
          <w:del w:id="557" w:author="David Conklin" w:date="2020-12-28T08:57:00Z">
            <w:r w:rsidDel="00C1322F">
              <w:rPr>
                <w:noProof/>
              </w:rPr>
              <w:fldChar w:fldCharType="begin"/>
            </w:r>
            <w:r w:rsidDel="00C1322F">
              <w:rPr>
                <w:noProof/>
              </w:rPr>
              <w:delInstrText xml:space="preserve"> HYPERLINK \l "_Toc59475557" </w:delInstrText>
            </w:r>
            <w:r w:rsidDel="00C1322F">
              <w:rPr>
                <w:noProof/>
              </w:rPr>
              <w:fldChar w:fldCharType="separate"/>
            </w:r>
          </w:del>
          <w:ins w:id="558" w:author="David Conklin" w:date="2021-01-07T12:35:00Z">
            <w:r w:rsidR="00044BB7">
              <w:rPr>
                <w:b/>
                <w:bCs/>
                <w:noProof/>
              </w:rPr>
              <w:t>Error! Hyperlink reference not valid.</w:t>
            </w:r>
          </w:ins>
          <w:del w:id="559" w:author="David Conklin" w:date="2020-12-28T08:57:00Z">
            <w:r w:rsidR="00135589" w:rsidRPr="00904388" w:rsidDel="00C1322F">
              <w:rPr>
                <w:rStyle w:val="Hyperlink"/>
                <w:noProof/>
              </w:rPr>
              <w:delText>Acronyms and Abbreviations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_Toc59475557 \h </w:delInstrText>
            </w:r>
            <w:r w:rsidR="00135589" w:rsidDel="00C1322F">
              <w:rPr>
                <w:noProof/>
                <w:webHidden/>
              </w:rPr>
              <w:fldChar w:fldCharType="separate"/>
            </w:r>
            <w:r w:rsidR="00135589" w:rsidDel="00C1322F">
              <w:rPr>
                <w:noProof/>
                <w:webHidden/>
              </w:rPr>
              <w:delText>62</w:delText>
            </w:r>
            <w:r w:rsidR="00135589" w:rsidDel="00C1322F">
              <w:rPr>
                <w:noProof/>
                <w:webHidden/>
              </w:rPr>
              <w:fldChar w:fldCharType="end"/>
            </w:r>
            <w:r w:rsidDel="00C1322F">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29B0F62"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B7410E">
        <w:fldChar w:fldCharType="begin"/>
      </w:r>
      <w:r w:rsidR="00B7410E">
        <w:instrText xml:space="preserve"> HYPERLINK \l "_Toc53219833" </w:instrText>
      </w:r>
      <w:r w:rsidR="00B7410E">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60" w:author="David Conklin" w:date="2021-01-04T16:42:00Z">
        <w:r w:rsidR="006F0CBC">
          <w:rPr>
            <w:noProof/>
            <w:webHidden/>
          </w:rPr>
          <w:t>9</w:t>
        </w:r>
      </w:ins>
      <w:del w:id="561" w:author="David Conklin" w:date="2021-01-04T16:40:00Z">
        <w:r w:rsidR="00D24E1A" w:rsidDel="006F0CBC">
          <w:rPr>
            <w:noProof/>
            <w:webHidden/>
          </w:rPr>
          <w:delText>7</w:delText>
        </w:r>
      </w:del>
      <w:r w:rsidR="006A13B7">
        <w:rPr>
          <w:noProof/>
          <w:webHidden/>
        </w:rPr>
        <w:fldChar w:fldCharType="end"/>
      </w:r>
      <w:r w:rsidR="00B7410E">
        <w:rPr>
          <w:noProof/>
        </w:rPr>
        <w:fldChar w:fldCharType="end"/>
      </w:r>
    </w:p>
    <w:p w14:paraId="4268C92E" w14:textId="25961B10" w:rsidR="006A13B7" w:rsidRDefault="00B7410E">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62" w:author="David Conklin" w:date="2021-01-04T16:42:00Z">
        <w:r w:rsidR="006F0CBC">
          <w:rPr>
            <w:noProof/>
            <w:webHidden/>
          </w:rPr>
          <w:t>10</w:t>
        </w:r>
      </w:ins>
      <w:del w:id="563" w:author="David Conklin" w:date="2021-01-04T16:40:00Z">
        <w:r w:rsidR="00D24E1A" w:rsidDel="006F0CBC">
          <w:rPr>
            <w:noProof/>
            <w:webHidden/>
          </w:rPr>
          <w:delText>8</w:delText>
        </w:r>
      </w:del>
      <w:r w:rsidR="006A13B7">
        <w:rPr>
          <w:noProof/>
          <w:webHidden/>
        </w:rPr>
        <w:fldChar w:fldCharType="end"/>
      </w:r>
      <w:r>
        <w:rPr>
          <w:noProof/>
        </w:rPr>
        <w:fldChar w:fldCharType="end"/>
      </w:r>
    </w:p>
    <w:p w14:paraId="48FAB7CA" w14:textId="2B587F6A" w:rsidR="006A13B7" w:rsidRDefault="00B7410E">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64" w:author="David Conklin" w:date="2021-01-04T16:42:00Z">
        <w:r w:rsidR="006F0CBC">
          <w:rPr>
            <w:noProof/>
            <w:webHidden/>
          </w:rPr>
          <w:t>11</w:t>
        </w:r>
      </w:ins>
      <w:del w:id="565" w:author="David Conklin" w:date="2021-01-04T16:40:00Z">
        <w:r w:rsidR="00D24E1A" w:rsidDel="006F0CBC">
          <w:rPr>
            <w:noProof/>
            <w:webHidden/>
          </w:rPr>
          <w:delText>9</w:delText>
        </w:r>
      </w:del>
      <w:r w:rsidR="006A13B7">
        <w:rPr>
          <w:noProof/>
          <w:webHidden/>
        </w:rPr>
        <w:fldChar w:fldCharType="end"/>
      </w:r>
      <w:r>
        <w:rPr>
          <w:noProof/>
        </w:rPr>
        <w:fldChar w:fldCharType="end"/>
      </w:r>
    </w:p>
    <w:p w14:paraId="556989A9" w14:textId="52E8A219" w:rsidR="006A13B7" w:rsidRDefault="00B7410E">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66" w:author="David Conklin" w:date="2021-01-04T16:42:00Z">
        <w:r w:rsidR="006F0CBC">
          <w:rPr>
            <w:noProof/>
            <w:webHidden/>
          </w:rPr>
          <w:t>12</w:t>
        </w:r>
      </w:ins>
      <w:del w:id="567" w:author="David Conklin" w:date="2021-01-04T16:40:00Z">
        <w:r w:rsidR="00D24E1A" w:rsidDel="006F0CBC">
          <w:rPr>
            <w:noProof/>
            <w:webHidden/>
          </w:rPr>
          <w:delText>10</w:delText>
        </w:r>
      </w:del>
      <w:r w:rsidR="006A13B7">
        <w:rPr>
          <w:noProof/>
          <w:webHidden/>
        </w:rPr>
        <w:fldChar w:fldCharType="end"/>
      </w:r>
      <w:r>
        <w:rPr>
          <w:noProof/>
        </w:rPr>
        <w:fldChar w:fldCharType="end"/>
      </w:r>
    </w:p>
    <w:p w14:paraId="4CD30AF6" w14:textId="1B98A9F6" w:rsidR="006A13B7" w:rsidRDefault="00B7410E">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68" w:author="David Conklin" w:date="2021-01-04T16:42:00Z">
        <w:r w:rsidR="006F0CBC">
          <w:rPr>
            <w:noProof/>
            <w:webHidden/>
          </w:rPr>
          <w:t>13</w:t>
        </w:r>
      </w:ins>
      <w:del w:id="569" w:author="David Conklin" w:date="2021-01-04T16:40:00Z">
        <w:r w:rsidR="00D24E1A" w:rsidDel="006F0CBC">
          <w:rPr>
            <w:noProof/>
            <w:webHidden/>
          </w:rPr>
          <w:delText>11</w:delText>
        </w:r>
      </w:del>
      <w:r w:rsidR="006A13B7">
        <w:rPr>
          <w:noProof/>
          <w:webHidden/>
        </w:rPr>
        <w:fldChar w:fldCharType="end"/>
      </w:r>
      <w:r>
        <w:rPr>
          <w:noProof/>
        </w:rPr>
        <w:fldChar w:fldCharType="end"/>
      </w:r>
    </w:p>
    <w:p w14:paraId="57584ECA" w14:textId="526EC041" w:rsidR="006A13B7" w:rsidRDefault="00B7410E">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70" w:author="David Conklin" w:date="2021-01-04T16:42:00Z">
        <w:r w:rsidR="006F0CBC">
          <w:rPr>
            <w:noProof/>
            <w:webHidden/>
          </w:rPr>
          <w:t>37</w:t>
        </w:r>
      </w:ins>
      <w:del w:id="571" w:author="David Conklin" w:date="2021-01-04T16:40:00Z">
        <w:r w:rsidR="00D24E1A" w:rsidDel="006F0CBC">
          <w:rPr>
            <w:noProof/>
            <w:webHidden/>
          </w:rPr>
          <w:delText>35</w:delText>
        </w:r>
      </w:del>
      <w:r w:rsidR="006A13B7">
        <w:rPr>
          <w:noProof/>
          <w:webHidden/>
        </w:rPr>
        <w:fldChar w:fldCharType="end"/>
      </w:r>
      <w:r>
        <w:rPr>
          <w:noProof/>
        </w:rPr>
        <w:fldChar w:fldCharType="end"/>
      </w:r>
    </w:p>
    <w:p w14:paraId="71D389E6" w14:textId="0BA53578" w:rsidR="006A13B7" w:rsidRDefault="00B7410E">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72" w:author="David Conklin" w:date="2021-01-04T16:42:00Z">
        <w:r w:rsidR="006F0CBC">
          <w:rPr>
            <w:noProof/>
            <w:webHidden/>
          </w:rPr>
          <w:t>39</w:t>
        </w:r>
      </w:ins>
      <w:del w:id="573" w:author="David Conklin" w:date="2021-01-04T16:40:00Z">
        <w:r w:rsidR="00D24E1A" w:rsidDel="006F0CBC">
          <w:rPr>
            <w:noProof/>
            <w:webHidden/>
          </w:rPr>
          <w:delText>37</w:delText>
        </w:r>
      </w:del>
      <w:r w:rsidR="006A13B7">
        <w:rPr>
          <w:noProof/>
          <w:webHidden/>
        </w:rPr>
        <w:fldChar w:fldCharType="end"/>
      </w:r>
      <w:r>
        <w:rPr>
          <w:noProof/>
        </w:rPr>
        <w:fldChar w:fldCharType="end"/>
      </w:r>
    </w:p>
    <w:p w14:paraId="5B5E39AF" w14:textId="2AAAB85A" w:rsidR="006A13B7" w:rsidRDefault="00B7410E">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74" w:author="David Conklin" w:date="2021-01-04T16:42:00Z">
        <w:r w:rsidR="006F0CBC">
          <w:rPr>
            <w:noProof/>
            <w:webHidden/>
          </w:rPr>
          <w:t>40</w:t>
        </w:r>
      </w:ins>
      <w:del w:id="575" w:author="David Conklin" w:date="2021-01-04T16:40:00Z">
        <w:r w:rsidR="00D24E1A" w:rsidDel="006F0CBC">
          <w:rPr>
            <w:noProof/>
            <w:webHidden/>
          </w:rPr>
          <w:delText>38</w:delText>
        </w:r>
      </w:del>
      <w:r w:rsidR="006A13B7">
        <w:rPr>
          <w:noProof/>
          <w:webHidden/>
        </w:rPr>
        <w:fldChar w:fldCharType="end"/>
      </w:r>
      <w:r>
        <w:rPr>
          <w:noProof/>
        </w:rPr>
        <w:fldChar w:fldCharType="end"/>
      </w:r>
    </w:p>
    <w:p w14:paraId="48D7D59A" w14:textId="2B0BF577" w:rsidR="006A13B7" w:rsidRDefault="00B7410E">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76" w:author="David Conklin" w:date="2021-01-04T16:42:00Z">
        <w:r w:rsidR="006F0CBC">
          <w:rPr>
            <w:noProof/>
            <w:webHidden/>
          </w:rPr>
          <w:t>55</w:t>
        </w:r>
      </w:ins>
      <w:del w:id="577" w:author="David Conklin" w:date="2021-01-04T16:40:00Z">
        <w:r w:rsidR="00D24E1A" w:rsidDel="006F0CBC">
          <w:rPr>
            <w:noProof/>
            <w:webHidden/>
          </w:rPr>
          <w:delText>53</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78" w:name="_Toc60915319"/>
      <w:r>
        <w:t>What is a digital handbook?</w:t>
      </w:r>
      <w:bookmarkEnd w:id="578"/>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79" w:name="_Toc60915320"/>
      <w:r>
        <w:t>CW3M c</w:t>
      </w:r>
      <w:r w:rsidR="00C70B81">
        <w:t>oncept</w:t>
      </w:r>
      <w:bookmarkEnd w:id="579"/>
      <w:r>
        <w:t xml:space="preserve"> </w:t>
      </w:r>
    </w:p>
    <w:p w14:paraId="7E41CEB8" w14:textId="77777777" w:rsidR="000D6396" w:rsidRDefault="000D6396" w:rsidP="00A43D30"/>
    <w:p w14:paraId="3DA45CFC" w14:textId="77777777" w:rsidR="000D6396" w:rsidRDefault="00C46F0A" w:rsidP="00C46F0A">
      <w:pPr>
        <w:pStyle w:val="Heading2"/>
      </w:pPr>
      <w:bookmarkStart w:id="580" w:name="_Toc60915321"/>
      <w:r>
        <w:t>A different kind of community model</w:t>
      </w:r>
      <w:bookmarkEnd w:id="580"/>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81" w:name="_Toc60915322"/>
      <w:r>
        <w:t>What CW3M is for</w:t>
      </w:r>
      <w:bookmarkEnd w:id="581"/>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82" w:name="_Toc60915323"/>
      <w:r>
        <w:t>Management and maintenance</w:t>
      </w:r>
      <w:bookmarkEnd w:id="582"/>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83" w:name="_Toc60915324"/>
      <w:r>
        <w:t xml:space="preserve">CW3M – A </w:t>
      </w:r>
      <w:r w:rsidR="007E0920">
        <w:t>“</w:t>
      </w:r>
      <w:r>
        <w:t>first principles</w:t>
      </w:r>
      <w:r w:rsidR="007E0920">
        <w:t>”</w:t>
      </w:r>
      <w:r>
        <w:t xml:space="preserve"> model with tuning knobs</w:t>
      </w:r>
      <w:bookmarkEnd w:id="583"/>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584" w:name="_Toc60915325"/>
      <w:r>
        <w:t>The tuning knobs</w:t>
      </w:r>
      <w:bookmarkEnd w:id="584"/>
    </w:p>
    <w:p w14:paraId="357A9712" w14:textId="3B026DD3" w:rsidR="00CF4F65" w:rsidRDefault="00CF4F65" w:rsidP="00CF4F65"/>
    <w:p w14:paraId="386F14D4" w14:textId="7E6DF33D" w:rsidR="00227342" w:rsidRDefault="00CF4F65" w:rsidP="00872B5B">
      <w:pPr>
        <w:pStyle w:val="Heading2"/>
      </w:pPr>
      <w:bookmarkStart w:id="585" w:name="_Toc60915326"/>
      <w:r>
        <w:lastRenderedPageBreak/>
        <w:t xml:space="preserve">ET_MULT </w:t>
      </w:r>
      <w:r w:rsidR="00227342">
        <w:t>– forest evapotranspiration</w:t>
      </w:r>
      <w:bookmarkEnd w:id="585"/>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586" w:name="_Toc60915327"/>
      <w:r>
        <w:t>SOLAR_RADIATION_MULTIPLIER – reservoir insolation</w:t>
      </w:r>
      <w:bookmarkEnd w:id="586"/>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587" w:name="_Toc60915328"/>
      <w:r>
        <w:t>FLOW_CMS – Discharge from High Cascade springs</w:t>
      </w:r>
      <w:bookmarkEnd w:id="587"/>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588" w:name="_Toc60915329"/>
      <w:r>
        <w:t>Study areas</w:t>
      </w:r>
      <w:bookmarkEnd w:id="58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89" w:name="_Toc60915330"/>
      <w:r>
        <w:lastRenderedPageBreak/>
        <w:t>Data</w:t>
      </w:r>
      <w:r w:rsidR="00A92F06">
        <w:t>CW3M</w:t>
      </w:r>
      <w:r>
        <w:t xml:space="preserve"> directory structure</w:t>
      </w:r>
      <w:bookmarkEnd w:id="58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ins w:id="590" w:author="David Conklin" w:date="2021-01-07T15:09:00Z">
        <w:r w:rsidR="001400A4">
          <w:t>or CW3M_</w:t>
        </w:r>
      </w:ins>
      <w:ins w:id="591" w:author="David Conklin" w:date="2021-01-07T15:10:00Z">
        <w:r w:rsidR="001400A4">
          <w:t>McKenzie_</w:t>
        </w:r>
      </w:ins>
      <w:ins w:id="592" w:author="David Conklin" w:date="2021-01-07T15:09:00Z">
        <w:r w:rsidR="001400A4">
          <w:t>0.4</w:t>
        </w:r>
      </w:ins>
      <w:ins w:id="593" w:author="David Conklin" w:date="2021-01-07T15:10:00Z">
        <w:r w:rsidR="001400A4">
          <w:t xml:space="preserve">.3.exe </w:t>
        </w:r>
      </w:ins>
      <w:r>
        <w:t xml:space="preserve">will result in the creation of a </w:t>
      </w:r>
      <w:ins w:id="594" w:author="David Conklin" w:date="2021-01-07T15:10:00Z">
        <w:r w:rsidR="001400A4">
          <w:t xml:space="preserve">similarly named </w:t>
        </w:r>
      </w:ins>
      <w:r>
        <w:t>folder</w:t>
      </w:r>
      <w:r w:rsidR="00403174">
        <w:t>, e.g. “C:\DataCW3M_0.1.4”</w:t>
      </w:r>
      <w:ins w:id="595" w:author="David Conklin" w:date="2021-01-07T15:10:00Z">
        <w:r w:rsidR="001400A4">
          <w:t xml:space="preserve"> or “C:\</w:t>
        </w:r>
      </w:ins>
      <w:ins w:id="596" w:author="David Conklin" w:date="2021-01-07T15:11:00Z">
        <w:r w:rsidR="001400A4">
          <w:t>DataCW3M_McKenzie_0.4.3”</w:t>
        </w:r>
      </w:ins>
      <w:r w:rsidR="00403174">
        <w:t>,</w:t>
      </w:r>
      <w:r>
        <w:t xml:space="preserve"> containing the data files necessary for execution of the “Demo” scenario by the model.</w:t>
      </w:r>
      <w:r w:rsidR="00403174">
        <w:t xml:space="preserve">  The data folder contains the ENVX files for </w:t>
      </w:r>
      <w:ins w:id="597" w:author="David Conklin" w:date="2021-01-07T15:11:00Z">
        <w:r w:rsidR="001400A4">
          <w:t xml:space="preserve">some or </w:t>
        </w:r>
      </w:ins>
      <w:r w:rsidR="00403174">
        <w:t xml:space="preserve">all </w:t>
      </w:r>
      <w:ins w:id="598" w:author="David Conklin" w:date="2021-01-07T15:11:00Z">
        <w:r w:rsidR="001400A4">
          <w:t xml:space="preserve">of </w:t>
        </w:r>
      </w:ins>
      <w:r w:rsidR="00403174">
        <w:t xml:space="preserve">the study areas, a subdirectory for each </w:t>
      </w:r>
      <w:ins w:id="599" w:author="David Conklin" w:date="2021-01-07T15:11:00Z">
        <w:r w:rsidR="001400A4">
          <w:t xml:space="preserve">such </w:t>
        </w:r>
      </w:ins>
      <w:r w:rsidR="00403174">
        <w:t xml:space="preserve">study area, and in addition some other files and folders common to all the study areas.  </w:t>
      </w:r>
    </w:p>
    <w:p w14:paraId="19C86578" w14:textId="3F12DBFF" w:rsidR="00A57AB6" w:rsidRDefault="00403174" w:rsidP="00403174">
      <w:pPr>
        <w:ind w:firstLine="720"/>
      </w:pPr>
      <w:del w:id="600" w:author="David Conklin" w:date="2021-01-07T15:13:00Z">
        <w:r w:rsidDel="001400A4">
          <w:delText xml:space="preserve">Within the data directory, for each study area there is an </w:delText>
        </w:r>
      </w:del>
      <w:ins w:id="601" w:author="David Conklin" w:date="2021-01-07T15:13:00Z">
        <w:r w:rsidR="001400A4">
          <w:t xml:space="preserve">Each </w:t>
        </w:r>
      </w:ins>
      <w:r>
        <w:t>ENVX file</w:t>
      </w:r>
      <w:ins w:id="602" w:author="David Conklin" w:date="2021-01-07T15:13:00Z">
        <w:r w:rsidR="001400A4">
          <w:t xml:space="preserve"> </w:t>
        </w:r>
      </w:ins>
      <w:del w:id="603" w:author="David Conklin" w:date="2021-01-07T15:13:00Z">
        <w:r w:rsidDel="001400A4">
          <w:delText xml:space="preserve"> which </w:delText>
        </w:r>
      </w:del>
      <w:r>
        <w:t>specifies how to carry out the simulation of the particular study area, and</w:t>
      </w:r>
      <w:ins w:id="604" w:author="David Conklin" w:date="2021-01-07T15:13:00Z">
        <w:r w:rsidR="001400A4">
          <w:t xml:space="preserve"> the corresponding</w:t>
        </w:r>
      </w:ins>
      <w:del w:id="605" w:author="David Conklin" w:date="2021-01-07T15:13:00Z">
        <w:r w:rsidDel="001400A4">
          <w:delText xml:space="preserve"> a</w:delText>
        </w:r>
      </w:del>
      <w:r>
        <w:t xml:space="preserve"> folder contain</w:t>
      </w:r>
      <w:ins w:id="606" w:author="David Conklin" w:date="2021-01-07T15:13:00Z">
        <w:r w:rsidR="001400A4">
          <w:t>s</w:t>
        </w:r>
      </w:ins>
      <w:del w:id="607" w:author="David Conklin" w:date="2021-01-07T15:13:00Z">
        <w:r w:rsidDel="001400A4">
          <w:delText>ing</w:delText>
        </w:r>
      </w:del>
      <w:r>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rPr>
          <w:ins w:id="608" w:author="David Conklin" w:date="2021-01-07T15:14:00Z"/>
        </w:rPr>
      </w:pPr>
      <w:r>
        <w:t>Observations</w:t>
      </w:r>
    </w:p>
    <w:p w14:paraId="697D067D" w14:textId="28826D09" w:rsidR="001400A4" w:rsidRDefault="001400A4" w:rsidP="00906CF9">
      <w:pPr>
        <w:ind w:left="720" w:firstLine="720"/>
        <w:rPr>
          <w:ins w:id="609" w:author="David Conklin" w:date="2021-01-07T15:14:00Z"/>
        </w:rPr>
      </w:pPr>
      <w:ins w:id="610" w:author="David Conklin" w:date="2021-01-07T15:14:00Z">
        <w:r>
          <w:t>PEST_BLU9</w:t>
        </w:r>
      </w:ins>
    </w:p>
    <w:p w14:paraId="2E9DC49E" w14:textId="73BB7EA1" w:rsidR="001400A4" w:rsidRDefault="001400A4" w:rsidP="00906CF9">
      <w:pPr>
        <w:ind w:left="720" w:firstLine="720"/>
      </w:pPr>
      <w:ins w:id="611" w:author="David Conklin" w:date="2021-01-07T15:14:00Z">
        <w:r>
          <w:t>PEST_Marys</w:t>
        </w:r>
      </w:ins>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pPr>
        <w:rPr>
          <w:ins w:id="612" w:author="David Conklin" w:date="2021-01-07T15:15:00Z"/>
        </w:rPr>
      </w:pPr>
      <w:r>
        <w:tab/>
      </w:r>
      <w:r>
        <w:tab/>
        <w:t>…</w:t>
      </w:r>
    </w:p>
    <w:p w14:paraId="43F814AC" w14:textId="062B9676" w:rsidR="001400A4" w:rsidRDefault="001400A4" w:rsidP="00906CF9">
      <w:pPr>
        <w:rPr>
          <w:ins w:id="613" w:author="David Conklin" w:date="2021-01-07T15:16:00Z"/>
        </w:rPr>
      </w:pPr>
      <w:ins w:id="614" w:author="David Conklin" w:date="2021-01-07T15:15:00Z">
        <w:r>
          <w:tab/>
        </w:r>
        <w:r>
          <w:tab/>
          <w:t>CW3M_N</w:t>
        </w:r>
      </w:ins>
      <w:ins w:id="615" w:author="David Conklin" w:date="2021-01-07T15:16:00Z">
        <w:r>
          <w:t>Santiam.envx</w:t>
        </w:r>
      </w:ins>
    </w:p>
    <w:p w14:paraId="5137DA59" w14:textId="4DCFCF56" w:rsidR="001400A4" w:rsidRDefault="001400A4" w:rsidP="00906CF9">
      <w:pPr>
        <w:rPr>
          <w:ins w:id="616" w:author="David Conklin" w:date="2021-01-07T15:16:00Z"/>
        </w:rPr>
      </w:pPr>
      <w:ins w:id="617" w:author="David Conklin" w:date="2021-01-07T15:16:00Z">
        <w:r>
          <w:tab/>
        </w:r>
        <w:r>
          <w:tab/>
          <w:t>CW3M_PEST_BLU9.envx</w:t>
        </w:r>
      </w:ins>
    </w:p>
    <w:p w14:paraId="385205D0" w14:textId="1FB7C394" w:rsidR="001400A4" w:rsidRDefault="001400A4" w:rsidP="00906CF9">
      <w:pPr>
        <w:rPr>
          <w:ins w:id="618" w:author="David Conklin" w:date="2021-01-07T15:16:00Z"/>
        </w:rPr>
      </w:pPr>
      <w:ins w:id="619" w:author="David Conklin" w:date="2021-01-07T15:16:00Z">
        <w:r>
          <w:tab/>
        </w:r>
        <w:r>
          <w:tab/>
          <w:t>CW3M_PEST_Marys.envx</w:t>
        </w:r>
      </w:ins>
    </w:p>
    <w:p w14:paraId="67D6BCE3" w14:textId="2033B11C" w:rsidR="001400A4" w:rsidRDefault="001400A4" w:rsidP="00906CF9">
      <w:pPr>
        <w:rPr>
          <w:ins w:id="620" w:author="David Conklin" w:date="2021-01-07T15:17:00Z"/>
        </w:rPr>
      </w:pPr>
      <w:ins w:id="621" w:author="David Conklin" w:date="2021-01-07T15:16:00Z">
        <w:r>
          <w:tab/>
        </w:r>
        <w:r>
          <w:tab/>
          <w:t>CW3M_Pudding.</w:t>
        </w:r>
      </w:ins>
      <w:ins w:id="622" w:author="David Conklin" w:date="2021-01-07T15:17:00Z">
        <w:r>
          <w:t>envx</w:t>
        </w:r>
      </w:ins>
    </w:p>
    <w:p w14:paraId="7A1E5017" w14:textId="36F2FEBB" w:rsidR="001400A4" w:rsidRDefault="001400A4" w:rsidP="00906CF9">
      <w:ins w:id="623" w:author="David Conklin" w:date="2021-01-07T15:17:00Z">
        <w:r>
          <w:tab/>
        </w:r>
        <w:r>
          <w:tab/>
          <w:t xml:space="preserve">... </w:t>
        </w:r>
      </w:ins>
    </w:p>
    <w:p w14:paraId="3381A988" w14:textId="77777777" w:rsidR="00906CF9" w:rsidRDefault="00906CF9" w:rsidP="00906CF9">
      <w:r>
        <w:tab/>
      </w:r>
      <w:r>
        <w:tab/>
        <w:t>CW3M_WRB.envx</w:t>
      </w:r>
    </w:p>
    <w:p w14:paraId="10519828" w14:textId="1F7D6097" w:rsidR="00906CF9" w:rsidRDefault="001400A4" w:rsidP="00CE7551">
      <w:pPr>
        <w:rPr>
          <w:ins w:id="624" w:author="David Conklin" w:date="2021-01-07T15:25:00Z"/>
        </w:rPr>
      </w:pPr>
      <w:ins w:id="625" w:author="David Conklin" w:date="2021-01-07T15:20:00Z">
        <w:r>
          <w:t>Files and folders with PEST in their names</w:t>
        </w:r>
        <w:r w:rsidR="00CE7551">
          <w:t xml:space="preserve"> pertain to simulations using PEST, </w:t>
        </w:r>
      </w:ins>
      <w:ins w:id="626" w:author="David Conklin" w:date="2021-01-07T15:24:00Z">
        <w:r w:rsidR="00CE7551">
          <w:t xml:space="preserve">the </w:t>
        </w:r>
        <w:r w:rsidR="00CE7551">
          <w:t>Model-Independent Parameter Estimation and Uncertainty Analysis</w:t>
        </w:r>
        <w:r w:rsidR="00CE7551">
          <w:t xml:space="preserve"> used for finding</w:t>
        </w:r>
      </w:ins>
      <w:ins w:id="627" w:author="David Conklin" w:date="2021-01-07T15:25:00Z">
        <w:r w:rsidR="00CE7551">
          <w:t xml:space="preserve"> values for some of  the tunable model parameters.</w:t>
        </w:r>
      </w:ins>
    </w:p>
    <w:p w14:paraId="31047421" w14:textId="77777777" w:rsidR="00CE7551" w:rsidRDefault="00CE7551" w:rsidP="00CE7551"/>
    <w:p w14:paraId="2546F087" w14:textId="77777777" w:rsidR="00AD22DC" w:rsidRDefault="00AD22DC" w:rsidP="00A06758">
      <w:pPr>
        <w:pStyle w:val="Heading2"/>
      </w:pPr>
      <w:bookmarkStart w:id="628" w:name="_Toc60915331"/>
      <w:r>
        <w:t>DataCW3M\ScenarioData directory structure</w:t>
      </w:r>
      <w:bookmarkEnd w:id="62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29" w:name="_Toc60915332"/>
      <w:r>
        <w:t>DataCW3M\ScenarioData\&lt;scenario&gt; folder contents</w:t>
      </w:r>
      <w:bookmarkEnd w:id="62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30" w:name="_Toc60915333"/>
      <w:r>
        <w:t>DataCW3M\&lt;study area&gt; folder contents</w:t>
      </w:r>
      <w:bookmarkEnd w:id="63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631" w:name="_Ref529607484"/>
      <w:bookmarkStart w:id="63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631"/>
      <w:r>
        <w:t xml:space="preserve">. Willamette River basin study area; embedded study areas are </w:t>
      </w:r>
      <w:r w:rsidR="0005603B">
        <w:t>colored</w:t>
      </w:r>
      <w:r w:rsidR="0097392C">
        <w:t xml:space="preserve"> other than gray.  The 2 lighter blues together make up the upper Willamette basin study area.</w:t>
      </w:r>
      <w:bookmarkEnd w:id="63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633" w:name="_Ref529607514"/>
      <w:bookmarkStart w:id="63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633"/>
      <w:r>
        <w:t>. Tualatin basin study area; Chicken Creek watershed is highlighted.</w:t>
      </w:r>
      <w:bookmarkEnd w:id="63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635" w:name="_Ref529607587"/>
      <w:bookmarkStart w:id="63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635"/>
      <w:r>
        <w:t>. North Santiam watershed study area.</w:t>
      </w:r>
      <w:bookmarkEnd w:id="63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637" w:name="_Ref529607628"/>
      <w:bookmarkStart w:id="63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637"/>
      <w:r>
        <w:t>. Upper Willamette study area.</w:t>
      </w:r>
      <w:bookmarkEnd w:id="63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639" w:name="_Ref529611388"/>
      <w:bookmarkStart w:id="64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639"/>
      <w:r>
        <w:t>. Chicken Creek watershed study area.</w:t>
      </w:r>
      <w:bookmarkEnd w:id="64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41" w:name="_Toc60915334"/>
      <w:r>
        <w:t>Calendar conventions</w:t>
      </w:r>
      <w:bookmarkEnd w:id="64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42" w:name="_Toc60915335"/>
      <w:r>
        <w:t>Water years</w:t>
      </w:r>
      <w:bookmarkEnd w:id="64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43" w:name="_Toc60915336"/>
      <w:r>
        <w:t>Climate data</w:t>
      </w:r>
      <w:bookmarkEnd w:id="643"/>
    </w:p>
    <w:p w14:paraId="4E201698" w14:textId="77777777" w:rsidR="00CB152A" w:rsidRPr="00A06758" w:rsidRDefault="00CB152A" w:rsidP="00A06758"/>
    <w:p w14:paraId="400F9551" w14:textId="77777777" w:rsidR="00CB152A" w:rsidRDefault="00CB152A" w:rsidP="00CB152A">
      <w:pPr>
        <w:pStyle w:val="Heading2"/>
      </w:pPr>
      <w:bookmarkStart w:id="644" w:name="_Toc2858729"/>
      <w:bookmarkStart w:id="645" w:name="_Toc60915337"/>
      <w:r>
        <w:t>Numbered climate scenarios in the model</w:t>
      </w:r>
      <w:bookmarkEnd w:id="644"/>
      <w:bookmarkEnd w:id="645"/>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46" w:name="_Ref6032062"/>
      <w:bookmarkStart w:id="647" w:name="_Ref6033311"/>
      <w:bookmarkStart w:id="648" w:name="_Toc6121576"/>
      <w:r>
        <w:t xml:space="preserve">Table </w:t>
      </w:r>
      <w:bookmarkEnd w:id="646"/>
      <w:r>
        <w:t>1. Numbered climate scenarios</w:t>
      </w:r>
      <w:bookmarkEnd w:id="647"/>
      <w:bookmarkEnd w:id="64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34FDCA67"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49" w:name="_Toc7759621"/>
      <w:bookmarkStart w:id="650" w:name="_Toc60915338"/>
      <w:r>
        <w:t>Monthly and seasonal weather data</w:t>
      </w:r>
      <w:bookmarkEnd w:id="649"/>
      <w:bookmarkEnd w:id="650"/>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51" w:name="_Toc60915339"/>
      <w:r>
        <w:t>Climate data grid</w:t>
      </w:r>
      <w:r w:rsidR="009F132A">
        <w:t>s</w:t>
      </w:r>
      <w:bookmarkEnd w:id="65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52" w:name="_Toc60915340"/>
      <w:r>
        <w:t>The WW2100 climate grid</w:t>
      </w:r>
      <w:bookmarkEnd w:id="652"/>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53" w:name="_Toc60915341"/>
      <w:r>
        <w:t>The v2 climate grid</w:t>
      </w:r>
      <w:bookmarkEnd w:id="653"/>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54" w:name="_Toc60915342"/>
      <w:r>
        <w:t>How climate data is looked up</w:t>
      </w:r>
      <w:bookmarkEnd w:id="654"/>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55" w:name="_Toc60915343"/>
      <w:r>
        <w:t>What is in a climate dataset</w:t>
      </w:r>
      <w:bookmarkEnd w:id="655"/>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56" w:name="_Toc60915344"/>
      <w:r>
        <w:t>Water rights</w:t>
      </w:r>
      <w:bookmarkEnd w:id="656"/>
    </w:p>
    <w:p w14:paraId="7ECEE8A5" w14:textId="77777777" w:rsidR="00D35AF7" w:rsidRDefault="00D35AF7" w:rsidP="00D35AF7">
      <w:pPr>
        <w:pStyle w:val="Heading2"/>
      </w:pPr>
      <w:bookmarkStart w:id="657" w:name="_Toc60915345"/>
      <w:r>
        <w:t>Water rights data</w:t>
      </w:r>
      <w:bookmarkEnd w:id="657"/>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58" w:name="_Toc60915346"/>
      <w:r>
        <w:t>The wr_pods.csv file</w:t>
      </w:r>
      <w:bookmarkEnd w:id="658"/>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59" w:name="_Toc60915347"/>
      <w:r>
        <w:t>The wr_pous.csv file</w:t>
      </w:r>
      <w:bookmarkEnd w:id="659"/>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60" w:name="_Toc60915348"/>
      <w:r>
        <w:t>Adding a water right</w:t>
      </w:r>
      <w:bookmarkEnd w:id="660"/>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61" w:name="_Toc60915349"/>
      <w:r>
        <w:t>Stream flow and stream temperature</w:t>
      </w:r>
      <w:bookmarkEnd w:id="661"/>
    </w:p>
    <w:p w14:paraId="224B0981" w14:textId="77777777" w:rsidR="008C7362" w:rsidRDefault="008C7362" w:rsidP="008C7362">
      <w:pPr>
        <w:pStyle w:val="Heading2"/>
      </w:pPr>
      <w:bookmarkStart w:id="662" w:name="_Toc50800503"/>
      <w:bookmarkStart w:id="663" w:name="_Toc54090937"/>
      <w:bookmarkStart w:id="664" w:name="_Toc60915350"/>
      <w:r>
        <w:t>Water parcels</w:t>
      </w:r>
      <w:bookmarkEnd w:id="662"/>
      <w:bookmarkEnd w:id="663"/>
      <w:bookmarkEnd w:id="664"/>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65" w:name="_Toc60915351"/>
      <w:r>
        <w:t>Daily water mass and energy balance</w:t>
      </w:r>
      <w:bookmarkEnd w:id="665"/>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66" w:name="_Toc60915352"/>
      <w:r>
        <w:t>Estimating the rate of flow</w:t>
      </w:r>
      <w:r w:rsidR="006A13B7">
        <w:t xml:space="preserve"> </w:t>
      </w:r>
      <w:r>
        <w:t>in a stream reach</w:t>
      </w:r>
      <w:bookmarkEnd w:id="666"/>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67" w:name="_Toc60915353"/>
      <w:r>
        <w:t>Estimating the surface area of the water in a subreach</w:t>
      </w:r>
      <w:bookmarkEnd w:id="667"/>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68" w:name="_Toc60915354"/>
      <w:r>
        <w:t>Water temperature from thermal energy</w:t>
      </w:r>
      <w:bookmarkEnd w:id="668"/>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69" w:name="_Toc60915355"/>
      <w:r>
        <w:t>Initial conditions for Flow: the IC file</w:t>
      </w:r>
      <w:bookmarkEnd w:id="669"/>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70" w:name="_Toc60915356"/>
      <w:r>
        <w:t>Boundary conditions for stream water temperature</w:t>
      </w:r>
      <w:bookmarkEnd w:id="670"/>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71" w:name="_Toc60915357"/>
      <w:r>
        <w:t>Thermal stratification in reservoirs</w:t>
      </w:r>
      <w:bookmarkEnd w:id="671"/>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72" w:name="_Toc60915358"/>
      <w:r>
        <w:t>Thermal loading</w:t>
      </w:r>
      <w:bookmarkEnd w:id="672"/>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73" w:name="_Toc60915359"/>
      <w:r>
        <w:t>Reservoirs</w:t>
      </w:r>
      <w:bookmarkEnd w:id="673"/>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74" w:name="_Toc60915360"/>
      <w:r>
        <w:t>Reservoir data</w:t>
      </w:r>
      <w:bookmarkEnd w:id="674"/>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75" w:name="_Toc60915361"/>
      <w:r>
        <w:t>Reservoir data sources</w:t>
      </w:r>
      <w:bookmarkEnd w:id="675"/>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676" w:name="_Toc60915362"/>
      <w:r>
        <w:t>Creating a new study area</w:t>
      </w:r>
      <w:r w:rsidR="00A55502">
        <w:t xml:space="preserve"> from a watershed within the WRB</w:t>
      </w:r>
      <w:bookmarkEnd w:id="676"/>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77" w:name="_Toc60915363"/>
      <w:r>
        <w:t>Limitations of subbasin simulations</w:t>
      </w:r>
      <w:bookmarkEnd w:id="677"/>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pPr>
        <w:rPr>
          <w:ins w:id="678" w:author="David Conklin" w:date="2020-12-28T08:36:00Z"/>
        </w:rPr>
      </w:pPr>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Pr>
        <w:rPr>
          <w:ins w:id="679" w:author="David Conklin" w:date="2020-12-28T08:36:00Z"/>
        </w:rPr>
      </w:pPr>
    </w:p>
    <w:p w14:paraId="1F3586AF" w14:textId="54DEA603" w:rsidR="00756D1C" w:rsidRDefault="00756D1C" w:rsidP="00756D1C">
      <w:pPr>
        <w:pStyle w:val="Heading1"/>
        <w:rPr>
          <w:ins w:id="680" w:author="David Conklin" w:date="2020-12-28T08:37:00Z"/>
        </w:rPr>
      </w:pPr>
      <w:bookmarkStart w:id="681" w:name="_Toc60915364"/>
      <w:ins w:id="682" w:author="David Conklin" w:date="2020-12-28T08:36:00Z">
        <w:r>
          <w:t xml:space="preserve">Calibration </w:t>
        </w:r>
      </w:ins>
      <w:ins w:id="683" w:author="David Conklin" w:date="2020-12-28T08:37:00Z">
        <w:r>
          <w:t>procedure</w:t>
        </w:r>
        <w:bookmarkEnd w:id="681"/>
      </w:ins>
    </w:p>
    <w:p w14:paraId="7C93B0BB" w14:textId="48EFE880" w:rsidR="00756D1C" w:rsidRDefault="00756D1C" w:rsidP="00756D1C">
      <w:pPr>
        <w:rPr>
          <w:ins w:id="684" w:author="David Conklin" w:date="2020-12-28T08:37:00Z"/>
        </w:rPr>
      </w:pPr>
    </w:p>
    <w:p w14:paraId="36B74600" w14:textId="1978C211" w:rsidR="00756D1C" w:rsidRDefault="00756D1C" w:rsidP="00756D1C">
      <w:pPr>
        <w:ind w:firstLine="720"/>
        <w:rPr>
          <w:ins w:id="685" w:author="David Conklin" w:date="2020-12-28T14:26:00Z"/>
        </w:rPr>
      </w:pPr>
      <w:ins w:id="686" w:author="David Conklin" w:date="2020-12-28T08:37:00Z">
        <w:r>
          <w:t>Calibration</w:t>
        </w:r>
      </w:ins>
      <w:ins w:id="687" w:author="David Conklin" w:date="2020-12-28T08:38:00Z">
        <w:r>
          <w:t xml:space="preserve"> of the model is done by simulating past years, comparing the simulation output to obser</w:t>
        </w:r>
      </w:ins>
      <w:ins w:id="688" w:author="David Conklin" w:date="2020-12-28T08:39:00Z">
        <w:r>
          <w:t>vations taken during those years, and adjusting various aspects of the model to improve the correlation of simulated outpu</w:t>
        </w:r>
      </w:ins>
      <w:ins w:id="689" w:author="David Conklin" w:date="2020-12-28T08:40:00Z">
        <w:r>
          <w:t>t with observations.  Simulation of past years (“hindcasts”)</w:t>
        </w:r>
      </w:ins>
      <w:ins w:id="690" w:author="David Conklin" w:date="2020-12-28T08:41:00Z">
        <w:r>
          <w:t xml:space="preserve"> are carried out using input data representing actual weather, population, and other actual condi</w:t>
        </w:r>
      </w:ins>
      <w:ins w:id="691" w:author="David Conklin" w:date="2020-12-28T08:42:00Z">
        <w:r>
          <w:t>tions during those years, to the extent it is practical.</w:t>
        </w:r>
      </w:ins>
    </w:p>
    <w:p w14:paraId="48B9D1DA" w14:textId="1BB48392" w:rsidR="003C109D" w:rsidRDefault="003C109D" w:rsidP="00756D1C">
      <w:pPr>
        <w:ind w:firstLine="720"/>
        <w:rPr>
          <w:ins w:id="692" w:author="David Conklin" w:date="2020-12-28T14:26:00Z"/>
        </w:rPr>
      </w:pPr>
    </w:p>
    <w:p w14:paraId="226D42AB" w14:textId="777C3023" w:rsidR="003C109D" w:rsidRPr="003F7628" w:rsidRDefault="003C109D">
      <w:pPr>
        <w:pStyle w:val="Heading2"/>
        <w:rPr>
          <w:ins w:id="693" w:author="David Conklin" w:date="2020-12-28T08:46:00Z"/>
        </w:rPr>
        <w:pPrChange w:id="694" w:author="David Conklin" w:date="2020-12-28T14:28:00Z">
          <w:pPr>
            <w:ind w:firstLine="720"/>
          </w:pPr>
        </w:pPrChange>
      </w:pPr>
      <w:bookmarkStart w:id="695" w:name="_Toc60915365"/>
      <w:ins w:id="696" w:author="David Conklin" w:date="2020-12-28T14:26:00Z">
        <w:r>
          <w:lastRenderedPageBreak/>
          <w:t>Using PEST to determine HBV parameter values</w:t>
        </w:r>
      </w:ins>
      <w:bookmarkEnd w:id="695"/>
    </w:p>
    <w:p w14:paraId="391B388E" w14:textId="60083AF7" w:rsidR="00FC18C8" w:rsidRDefault="00FC18C8" w:rsidP="003F7628">
      <w:pPr>
        <w:ind w:firstLine="720"/>
        <w:rPr>
          <w:ins w:id="697" w:author="David Conklin" w:date="2020-12-28T09:16:00Z"/>
        </w:rPr>
      </w:pPr>
      <w:ins w:id="698" w:author="David Conklin" w:date="2020-12-28T08:46:00Z">
        <w:r>
          <w:t xml:space="preserve">The first step in the calibration process is to choose </w:t>
        </w:r>
      </w:ins>
      <w:ins w:id="699" w:author="David Conklin" w:date="2020-12-28T08:47:00Z">
        <w:r>
          <w:t>HBV parameter values.  HBV is the precipitation-runoff submodel; the values of its parameters determine how</w:t>
        </w:r>
      </w:ins>
      <w:ins w:id="700" w:author="David Conklin" w:date="2020-12-28T08:48:00Z">
        <w:r>
          <w:t xml:space="preserve"> fast rain and snow drain into the stream reaches. </w:t>
        </w:r>
      </w:ins>
      <w:ins w:id="701" w:author="David Conklin" w:date="2020-12-28T08:50:00Z">
        <w:r>
          <w:t xml:space="preserve"> We use an automated parameter estimation program called PEST</w:t>
        </w:r>
      </w:ins>
      <w:ins w:id="702" w:author="David Conklin" w:date="2020-12-28T09:29:00Z">
        <w:r w:rsidR="00230B46">
          <w:t xml:space="preserve"> (Model-Independent Parameter Estimation and Uncertainty Analysis</w:t>
        </w:r>
      </w:ins>
      <w:ins w:id="703" w:author="David Conklin" w:date="2020-12-28T09:31:00Z">
        <w:r w:rsidR="00D86427">
          <w:t xml:space="preserve">, </w:t>
        </w:r>
        <w:r w:rsidR="00D86427" w:rsidRPr="00D86427">
          <w:t>https://pesthomepage.org/</w:t>
        </w:r>
      </w:ins>
      <w:ins w:id="704" w:author="David Conklin" w:date="2020-12-28T09:29:00Z">
        <w:r w:rsidR="00230B46">
          <w:t>)</w:t>
        </w:r>
      </w:ins>
      <w:ins w:id="705" w:author="David Conklin" w:date="2020-12-28T08:50:00Z">
        <w:r>
          <w:t xml:space="preserve"> </w:t>
        </w:r>
      </w:ins>
      <w:ins w:id="706" w:author="David Conklin" w:date="2020-12-28T08:51:00Z">
        <w:r>
          <w:t xml:space="preserve">to select values for </w:t>
        </w:r>
      </w:ins>
      <w:ins w:id="707" w:author="David Conklin" w:date="2020-12-28T10:03:00Z">
        <w:r w:rsidR="00A13B97">
          <w:t>~</w:t>
        </w:r>
      </w:ins>
      <w:ins w:id="708" w:author="David Conklin" w:date="2020-12-28T08:51:00Z">
        <w:r>
          <w:t>8 parameters.  PES</w:t>
        </w:r>
      </w:ins>
      <w:ins w:id="709" w:author="David Conklin" w:date="2020-12-28T08:52:00Z">
        <w:r>
          <w:t>T is run on some of the smaller drainages and tributary subbasins</w:t>
        </w:r>
      </w:ins>
      <w:ins w:id="710" w:author="David Conklin" w:date="2020-12-28T08:53:00Z">
        <w:r>
          <w:t xml:space="preserve">, a subset of the </w:t>
        </w:r>
      </w:ins>
      <w:ins w:id="711" w:author="David Conklin" w:date="2020-12-28T08:55:00Z">
        <w:r w:rsidR="00C1322F">
          <w:t xml:space="preserve">~40 </w:t>
        </w:r>
      </w:ins>
      <w:ins w:id="712" w:author="David Conklin" w:date="2020-12-28T08:53:00Z">
        <w:r>
          <w:t>watersheds identified by the HBVCALIB</w:t>
        </w:r>
        <w:r w:rsidR="00C1322F">
          <w:t xml:space="preserve"> index.</w:t>
        </w:r>
      </w:ins>
      <w:ins w:id="713" w:author="David Conklin" w:date="2020-12-28T08:55:00Z">
        <w:r w:rsidR="00C1322F">
          <w:t xml:space="preserve">  Parameter values for watersheds not calibrated with PEST </w:t>
        </w:r>
      </w:ins>
      <w:ins w:id="714" w:author="David Conklin" w:date="2020-12-28T08:56:00Z">
        <w:r w:rsidR="00C1322F">
          <w:t>are copied from similarly situated watersheds that have been calibrated with PEST.</w:t>
        </w:r>
      </w:ins>
      <w:ins w:id="715" w:author="David Conklin" w:date="2020-12-28T09:09:00Z">
        <w:r w:rsidR="009852E0">
          <w:t xml:space="preserve">  The use of PE</w:t>
        </w:r>
      </w:ins>
      <w:ins w:id="716" w:author="David Conklin" w:date="2020-12-28T09:10:00Z">
        <w:r w:rsidR="009852E0">
          <w:t>ST is limited by the time it takes to run</w:t>
        </w:r>
      </w:ins>
      <w:ins w:id="717" w:author="David Conklin" w:date="2020-12-28T09:12:00Z">
        <w:r w:rsidR="009852E0">
          <w:t>; choosing parameter values for a single watershed may require si</w:t>
        </w:r>
      </w:ins>
      <w:ins w:id="718" w:author="David Conklin" w:date="2020-12-28T09:13:00Z">
        <w:r w:rsidR="009852E0">
          <w:t>mulating the watershed hundreds of times.  Runn</w:t>
        </w:r>
      </w:ins>
      <w:ins w:id="719" w:author="David Conklin" w:date="2020-12-28T09:14:00Z">
        <w:r w:rsidR="009852E0">
          <w:t xml:space="preserve">ing PEST for a watershed </w:t>
        </w:r>
      </w:ins>
      <w:ins w:id="720" w:author="David Conklin" w:date="2020-12-28T09:15:00Z">
        <w:r w:rsidR="009852E0">
          <w:t>can</w:t>
        </w:r>
      </w:ins>
      <w:ins w:id="721" w:author="David Conklin" w:date="2020-12-28T09:14:00Z">
        <w:r w:rsidR="009852E0">
          <w:t xml:space="preserve"> take several days of computer time.</w:t>
        </w:r>
      </w:ins>
    </w:p>
    <w:p w14:paraId="244A235A" w14:textId="53532061" w:rsidR="009852E0" w:rsidRDefault="009852E0" w:rsidP="00756D1C">
      <w:pPr>
        <w:ind w:firstLine="720"/>
        <w:rPr>
          <w:ins w:id="722" w:author="David Conklin" w:date="2020-12-28T10:04:00Z"/>
        </w:rPr>
      </w:pPr>
      <w:ins w:id="723" w:author="David Conklin" w:date="2020-12-28T09:16:00Z">
        <w:r>
          <w:t>PEST calibrations were carried out twice for the WW2100 project</w:t>
        </w:r>
      </w:ins>
      <w:ins w:id="724" w:author="David Conklin" w:date="2020-12-28T09:17:00Z">
        <w:r>
          <w:t xml:space="preserve">.  PEST was </w:t>
        </w:r>
      </w:ins>
      <w:ins w:id="725" w:author="David Conklin" w:date="2021-01-06T09:27:00Z">
        <w:r w:rsidR="00A111D9">
          <w:t xml:space="preserve">subsequently </w:t>
        </w:r>
      </w:ins>
      <w:ins w:id="726" w:author="David Conklin" w:date="2020-12-28T09:17:00Z">
        <w:r>
          <w:t xml:space="preserve">run on a single small </w:t>
        </w:r>
      </w:ins>
      <w:ins w:id="727" w:author="David Conklin" w:date="2020-12-28T09:18:00Z">
        <w:r>
          <w:t>sub</w:t>
        </w:r>
      </w:ins>
      <w:ins w:id="728" w:author="David Conklin" w:date="2020-12-28T09:17:00Z">
        <w:r>
          <w:t>basin (Chicken Creek</w:t>
        </w:r>
      </w:ins>
      <w:ins w:id="729" w:author="David Conklin" w:date="2020-12-28T09:18:00Z">
        <w:r>
          <w:t xml:space="preserve">, which drains into the </w:t>
        </w:r>
      </w:ins>
      <w:ins w:id="730" w:author="David Conklin" w:date="2020-12-28T09:17:00Z">
        <w:r>
          <w:t xml:space="preserve">Tualatin </w:t>
        </w:r>
      </w:ins>
      <w:ins w:id="731" w:author="David Conklin" w:date="2020-12-28T09:18:00Z">
        <w:r>
          <w:t>River</w:t>
        </w:r>
      </w:ins>
      <w:ins w:id="732" w:author="David Conklin" w:date="2020-12-28T09:17:00Z">
        <w:r>
          <w:t>)</w:t>
        </w:r>
      </w:ins>
      <w:ins w:id="733" w:author="David Conklin" w:date="2020-12-28T09:18:00Z">
        <w:r>
          <w:t xml:space="preserve"> during the</w:t>
        </w:r>
      </w:ins>
      <w:ins w:id="734" w:author="David Conklin" w:date="2020-12-28T09:19:00Z">
        <w:r>
          <w:t xml:space="preserve"> OUWIN project.  Results from the second WW2100 calibration and </w:t>
        </w:r>
      </w:ins>
      <w:ins w:id="735" w:author="David Conklin" w:date="2020-12-28T09:20:00Z">
        <w:r>
          <w:t>from the OUWIN</w:t>
        </w:r>
        <w:r w:rsidR="00230B46">
          <w:t xml:space="preserve"> Chicken Creek calibration are reported in </w:t>
        </w:r>
      </w:ins>
      <w:ins w:id="736" w:author="David Conklin" w:date="2020-12-28T09:21:00Z">
        <w:r w:rsidR="00230B46">
          <w:t>Conklin (2016) and Conklin (2019).</w:t>
        </w:r>
      </w:ins>
    </w:p>
    <w:p w14:paraId="26DED177" w14:textId="6B35AF49" w:rsidR="00A13B97" w:rsidRDefault="00A13B97" w:rsidP="00756D1C">
      <w:pPr>
        <w:ind w:firstLine="720"/>
        <w:rPr>
          <w:ins w:id="737" w:author="David Conklin" w:date="2020-12-28T10:15:00Z"/>
        </w:rPr>
      </w:pPr>
      <w:ins w:id="738" w:author="David Conklin" w:date="2020-12-28T10:04:00Z">
        <w:r>
          <w:t>Values of the HBV parameters are held in the HBV.csv file</w:t>
        </w:r>
      </w:ins>
      <w:ins w:id="739" w:author="David Conklin" w:date="2020-12-28T10:06:00Z">
        <w:r>
          <w:t>, which is iden</w:t>
        </w:r>
      </w:ins>
      <w:ins w:id="740" w:author="David Conklin" w:date="2020-12-28T10:07:00Z">
        <w:r>
          <w:t>tified at 3 places in the Flow XML file: in the  &lt;evap_trans&gt; block</w:t>
        </w:r>
      </w:ins>
      <w:ins w:id="741" w:author="David Conklin" w:date="2020-12-28T10:08:00Z">
        <w:r>
          <w:t xml:space="preserve"> </w:t>
        </w:r>
      </w:ins>
      <w:ins w:id="742" w:author="David Conklin" w:date="2020-12-28T10:09:00Z">
        <w:r>
          <w:t>named</w:t>
        </w:r>
      </w:ins>
      <w:ins w:id="743" w:author="David Conklin" w:date="2020-12-28T10:08:00Z">
        <w:r>
          <w:t xml:space="preserve"> </w:t>
        </w:r>
      </w:ins>
      <w:ins w:id="744" w:author="David Conklin" w:date="2020-12-28T10:09:00Z">
        <w:r>
          <w:t>“</w:t>
        </w:r>
      </w:ins>
      <w:ins w:id="745" w:author="David Conklin" w:date="2020-12-28T10:08:00Z">
        <w:r>
          <w:t>ForestET</w:t>
        </w:r>
      </w:ins>
      <w:ins w:id="746" w:author="David Conklin" w:date="2020-12-28T10:09:00Z">
        <w:r>
          <w:t>”, in the &lt;evap_trans&gt; block named “AgET”,</w:t>
        </w:r>
      </w:ins>
      <w:ins w:id="747" w:author="David Conklin" w:date="2020-12-28T10:07:00Z">
        <w:r>
          <w:t xml:space="preserve"> and in the &lt;tables&gt; block</w:t>
        </w:r>
      </w:ins>
      <w:ins w:id="748" w:author="David Conklin" w:date="2020-12-28T10:10:00Z">
        <w:r>
          <w:t xml:space="preserve"> as a table named “HBV”.  These 3 references should all point to the same file.</w:t>
        </w:r>
      </w:ins>
      <w:ins w:id="749" w:author="David Conklin" w:date="2020-12-28T10:11:00Z">
        <w:r>
          <w:t xml:space="preserve">  Note that not all of the columns in the HBV.csv file contain values from PEST.</w:t>
        </w:r>
      </w:ins>
      <w:ins w:id="750" w:author="David Conklin" w:date="2020-12-28T10:12:00Z">
        <w:r>
          <w:t xml:space="preserve">  In the most recent use of PEST, 4 parameters were given constant values (</w:t>
        </w:r>
      </w:ins>
      <w:ins w:id="751" w:author="David Conklin" w:date="2020-12-28T10:13:00Z">
        <w:r>
          <w:t>TT, CFMAX, CFR, and WP).  Three columns have been added to HBV.csv since the most recent</w:t>
        </w:r>
        <w:r w:rsidR="005C29DF">
          <w:t xml:space="preserve"> work</w:t>
        </w:r>
      </w:ins>
      <w:ins w:id="752" w:author="David Conklin" w:date="2020-12-28T10:14:00Z">
        <w:r w:rsidR="005C29DF">
          <w:t xml:space="preserve"> with PEST: ET_MULT, W2A_SLP, and W2A_INT.  Those 3 parameters will be </w:t>
        </w:r>
      </w:ins>
      <w:ins w:id="753" w:author="David Conklin" w:date="2020-12-28T10:15:00Z">
        <w:r w:rsidR="005C29DF">
          <w:t>described later in this section.</w:t>
        </w:r>
      </w:ins>
    </w:p>
    <w:p w14:paraId="05927F61" w14:textId="54A3631A" w:rsidR="005C29DF" w:rsidRDefault="005C29DF" w:rsidP="00756D1C">
      <w:pPr>
        <w:ind w:firstLine="720"/>
        <w:rPr>
          <w:ins w:id="754" w:author="David Conklin" w:date="2020-12-28T14:27:00Z"/>
        </w:rPr>
      </w:pPr>
      <w:ins w:id="755" w:author="David Conklin" w:date="2020-12-28T10:15:00Z">
        <w:r>
          <w:t xml:space="preserve">The </w:t>
        </w:r>
      </w:ins>
      <w:ins w:id="756" w:author="David Conklin" w:date="2020-12-28T10:16:00Z">
        <w:r>
          <w:t xml:space="preserve">second </w:t>
        </w:r>
      </w:ins>
      <w:ins w:id="757" w:author="David Conklin" w:date="2020-12-28T10:15:00Z">
        <w:r>
          <w:t>PEST cal</w:t>
        </w:r>
      </w:ins>
      <w:ins w:id="758" w:author="David Conklin" w:date="2020-12-28T10:16:00Z">
        <w:r>
          <w:t>ibration for WW2100 (the one described in Conklin 2016) was carried out using “</w:t>
        </w:r>
      </w:ins>
      <w:ins w:id="759" w:author="David Conklin" w:date="2020-12-28T10:17:00Z">
        <w:r>
          <w:t>NRNI” data</w:t>
        </w:r>
      </w:ins>
      <w:ins w:id="760" w:author="David Conklin" w:date="2020-12-28T10:21:00Z">
        <w:r>
          <w:t xml:space="preserve"> for the fifteen years 1980-1994</w:t>
        </w:r>
      </w:ins>
      <w:ins w:id="761" w:author="David Conklin" w:date="2020-12-28T10:17:00Z">
        <w:r>
          <w:t xml:space="preserve"> from the USGS.  “NRNI” stands for “no reservoirs no irrigation”</w:t>
        </w:r>
      </w:ins>
      <w:ins w:id="762" w:author="David Conklin" w:date="2020-12-28T10:18:00Z">
        <w:r>
          <w:t>.  NRNI data is observations from USGS stream gages adjusted</w:t>
        </w:r>
      </w:ins>
      <w:ins w:id="763" w:author="David Conklin" w:date="2020-12-28T10:21:00Z">
        <w:r>
          <w:t xml:space="preserve"> (by t</w:t>
        </w:r>
      </w:ins>
      <w:ins w:id="764" w:author="David Conklin" w:date="2020-12-28T10:22:00Z">
        <w:r>
          <w:t>he USGS)</w:t>
        </w:r>
      </w:ins>
      <w:ins w:id="765" w:author="David Conklin" w:date="2020-12-28T10:18:00Z">
        <w:r>
          <w:t xml:space="preserve"> to remove </w:t>
        </w:r>
      </w:ins>
      <w:ins w:id="766" w:author="David Conklin" w:date="2020-12-28T10:19:00Z">
        <w:r>
          <w:t>anthropogenic effects.</w:t>
        </w:r>
      </w:ins>
      <w:ins w:id="767" w:author="David Conklin" w:date="2020-12-28T10:22:00Z">
        <w:r w:rsidR="00605DC2">
          <w:t xml:space="preserve">  </w:t>
        </w:r>
      </w:ins>
      <w:ins w:id="768" w:author="David Conklin" w:date="2020-12-28T10:23:00Z">
        <w:r w:rsidR="00605DC2">
          <w:t xml:space="preserve">The </w:t>
        </w:r>
      </w:ins>
      <w:ins w:id="769" w:author="David Conklin" w:date="2020-12-28T13:47:00Z">
        <w:r w:rsidR="00FF2BD4">
          <w:t xml:space="preserve">later </w:t>
        </w:r>
      </w:ins>
      <w:ins w:id="770" w:author="David Conklin" w:date="2020-12-28T10:23:00Z">
        <w:r w:rsidR="00605DC2">
          <w:t>OUWIN</w:t>
        </w:r>
      </w:ins>
      <w:ins w:id="771" w:author="David Conklin" w:date="2020-12-28T10:25:00Z">
        <w:r w:rsidR="00997364">
          <w:t xml:space="preserve"> Chicken Creek PEST calibration used actual gage reading</w:t>
        </w:r>
      </w:ins>
      <w:ins w:id="772" w:author="David Conklin" w:date="2020-12-28T10:26:00Z">
        <w:r w:rsidR="00997364">
          <w:t>s for the 7 water years 2009-15, rather than NRNI data</w:t>
        </w:r>
      </w:ins>
      <w:ins w:id="773" w:author="David Conklin" w:date="2020-12-28T10:27:00Z">
        <w:r w:rsidR="00997364">
          <w:t>.</w:t>
        </w:r>
      </w:ins>
      <w:ins w:id="774" w:author="David Conklin" w:date="2020-12-28T10:29:00Z">
        <w:r w:rsidR="00185FAD">
          <w:t xml:space="preserve">  As of 12/28/20, calibration work for CW3M uses actual gage data, not NRNI data, </w:t>
        </w:r>
      </w:ins>
      <w:ins w:id="775" w:author="David Conklin" w:date="2020-12-28T10:30:00Z">
        <w:r w:rsidR="00185FAD">
          <w:t xml:space="preserve">for the 9 calendar years 2010-18 as the </w:t>
        </w:r>
      </w:ins>
      <w:ins w:id="776" w:author="David Conklin" w:date="2020-12-28T10:31:00Z">
        <w:r w:rsidR="00185FAD">
          <w:t>base period.  Simulations for 2010 are begun using initial conditions p</w:t>
        </w:r>
      </w:ins>
      <w:ins w:id="777" w:author="David Conklin" w:date="2020-12-28T10:32:00Z">
        <w:r w:rsidR="00185FAD">
          <w:t>roduced by a 10-year spinup for 2000-09.</w:t>
        </w:r>
      </w:ins>
    </w:p>
    <w:p w14:paraId="1B1DB324" w14:textId="5D6E259F" w:rsidR="003C109D" w:rsidRDefault="003C109D" w:rsidP="00756D1C">
      <w:pPr>
        <w:ind w:firstLine="720"/>
        <w:rPr>
          <w:ins w:id="778" w:author="David Conklin" w:date="2020-12-28T14:27:00Z"/>
        </w:rPr>
      </w:pPr>
    </w:p>
    <w:p w14:paraId="65A631C8" w14:textId="7B66AF0D" w:rsidR="003C109D" w:rsidRDefault="003C109D">
      <w:pPr>
        <w:pStyle w:val="Heading2"/>
        <w:rPr>
          <w:ins w:id="779" w:author="David Conklin" w:date="2020-12-28T08:42:00Z"/>
        </w:rPr>
        <w:pPrChange w:id="780" w:author="David Conklin" w:date="2020-12-28T14:27:00Z">
          <w:pPr>
            <w:ind w:firstLine="720"/>
          </w:pPr>
        </w:pPrChange>
      </w:pPr>
      <w:bookmarkStart w:id="781" w:name="_Toc60915366"/>
      <w:ins w:id="782" w:author="David Conklin" w:date="2020-12-28T14:27:00Z">
        <w:r>
          <w:t>Calibrating streamflow</w:t>
        </w:r>
      </w:ins>
      <w:ins w:id="783" w:author="David Conklin" w:date="2020-12-28T14:28:00Z">
        <w:r>
          <w:t>s</w:t>
        </w:r>
      </w:ins>
      <w:ins w:id="784" w:author="David Conklin" w:date="2020-12-28T14:27:00Z">
        <w:r>
          <w:t xml:space="preserve"> using stream gage measurem</w:t>
        </w:r>
      </w:ins>
      <w:ins w:id="785" w:author="David Conklin" w:date="2020-12-28T14:28:00Z">
        <w:r>
          <w:t>ents</w:t>
        </w:r>
      </w:ins>
      <w:bookmarkEnd w:id="781"/>
    </w:p>
    <w:p w14:paraId="452430A7" w14:textId="70B36ACC" w:rsidR="0039253D" w:rsidRDefault="0039253D" w:rsidP="00756D1C">
      <w:pPr>
        <w:ind w:firstLine="720"/>
        <w:rPr>
          <w:ins w:id="786" w:author="David Conklin" w:date="2020-12-28T13:48:00Z"/>
        </w:rPr>
      </w:pPr>
      <w:ins w:id="787" w:author="David Conklin" w:date="2020-12-28T10:34:00Z">
        <w:r>
          <w:t xml:space="preserve">After the results of </w:t>
        </w:r>
      </w:ins>
      <w:ins w:id="788" w:author="David Conklin" w:date="2020-12-28T10:35:00Z">
        <w:r>
          <w:t xml:space="preserve">any PEST calibrations have been incorporated into the HBV.csv file, then the next step </w:t>
        </w:r>
      </w:ins>
      <w:ins w:id="789" w:author="David Conklin" w:date="2020-12-28T10:36:00Z">
        <w:r>
          <w:t>is to use the available tuning knobs to bring the simulated</w:t>
        </w:r>
      </w:ins>
      <w:ins w:id="790" w:author="David Conklin" w:date="2020-12-28T08:43:00Z">
        <w:r w:rsidR="00756D1C">
          <w:t xml:space="preserve"> monthly streamflows </w:t>
        </w:r>
      </w:ins>
      <w:ins w:id="791" w:author="David Conklin" w:date="2020-12-28T10:37:00Z">
        <w:r>
          <w:t xml:space="preserve">as close as practical to the observed monthly streamflows.  </w:t>
        </w:r>
      </w:ins>
      <w:ins w:id="792" w:author="David Conklin" w:date="2020-12-28T10:38:00Z">
        <w:r>
          <w:t>Wherever USGS gage data exists</w:t>
        </w:r>
      </w:ins>
      <w:ins w:id="793" w:author="David Conklin" w:date="2020-12-28T10:39:00Z">
        <w:r>
          <w:t>, we compare the simulated streamflows to the gage measurements, after aggregating to monthly timesteps.</w:t>
        </w:r>
      </w:ins>
      <w:ins w:id="794" w:author="David Conklin" w:date="2020-12-28T10:40:00Z">
        <w:r>
          <w:t xml:space="preserve">  Generally, when the %BIAS statistic</w:t>
        </w:r>
      </w:ins>
      <w:ins w:id="795" w:author="David Conklin" w:date="2020-12-28T10:41:00Z">
        <w:r>
          <w:t xml:space="preserve"> has a magnitude of 1% or less, and the other Moriasi statistics get grades of S, G, or VG, the</w:t>
        </w:r>
      </w:ins>
      <w:ins w:id="796" w:author="David Conklin" w:date="2020-12-28T10:42:00Z">
        <w:r>
          <w:t>n we consider the calibration for the portion of the study area which drains to that location as satisfactory or better.</w:t>
        </w:r>
      </w:ins>
      <w:ins w:id="797" w:author="David Conklin" w:date="2020-12-28T11:27:00Z">
        <w:r w:rsidR="00200AE1">
          <w:t xml:space="preserve">  The Moriasi statistics are described in a later section “</w:t>
        </w:r>
      </w:ins>
      <w:ins w:id="798" w:author="David Conklin" w:date="2020-12-28T11:28:00Z">
        <w:r w:rsidR="00200AE1">
          <w:t xml:space="preserve">McKenzie </w:t>
        </w:r>
      </w:ins>
      <w:ins w:id="799" w:author="David Conklin" w:date="2020-12-28T11:29:00Z">
        <w:r w:rsidR="00200AE1">
          <w:t>basin w</w:t>
        </w:r>
      </w:ins>
      <w:ins w:id="800" w:author="David Conklin" w:date="2020-12-28T11:28:00Z">
        <w:r w:rsidR="00200AE1">
          <w:t>etland</w:t>
        </w:r>
      </w:ins>
      <w:ins w:id="801" w:author="David Conklin" w:date="2020-12-28T11:29:00Z">
        <w:r w:rsidR="00200AE1">
          <w:t>s</w:t>
        </w:r>
      </w:ins>
      <w:ins w:id="802" w:author="David Conklin" w:date="2020-12-28T11:28:00Z">
        <w:r w:rsidR="00200AE1">
          <w:t xml:space="preserve"> </w:t>
        </w:r>
      </w:ins>
      <w:ins w:id="803" w:author="David Conklin" w:date="2020-12-28T11:29:00Z">
        <w:r w:rsidR="00200AE1">
          <w:t>s</w:t>
        </w:r>
      </w:ins>
      <w:ins w:id="804" w:author="David Conklin" w:date="2020-12-28T11:28:00Z">
        <w:r w:rsidR="00200AE1">
          <w:t>tudy / Calibration and simulation skill”.</w:t>
        </w:r>
      </w:ins>
    </w:p>
    <w:p w14:paraId="2E151A62" w14:textId="7A74764D" w:rsidR="00FF2BD4" w:rsidRDefault="00FF2BD4" w:rsidP="00756D1C">
      <w:pPr>
        <w:ind w:firstLine="720"/>
        <w:rPr>
          <w:ins w:id="805" w:author="David Conklin" w:date="2020-12-28T14:00:00Z"/>
        </w:rPr>
      </w:pPr>
      <w:ins w:id="806" w:author="David Conklin" w:date="2020-12-28T13:48:00Z">
        <w:r>
          <w:t>Ca</w:t>
        </w:r>
      </w:ins>
      <w:ins w:id="807" w:author="David Conklin" w:date="2020-12-28T13:49:00Z">
        <w:r>
          <w:t>libration of upstream reaches affects the flows further downstream, so the calibration process begins with the headwater b</w:t>
        </w:r>
      </w:ins>
      <w:ins w:id="808" w:author="David Conklin" w:date="2020-12-28T13:50:00Z">
        <w:r>
          <w:t xml:space="preserve">asins and proceeds downstream.  Some </w:t>
        </w:r>
      </w:ins>
      <w:ins w:id="809" w:author="David Conklin" w:date="2020-12-28T13:51:00Z">
        <w:r>
          <w:t xml:space="preserve">reaches receive water from springs as well as from runoff.  Springs are specified in the Flow XML file; </w:t>
        </w:r>
      </w:ins>
      <w:ins w:id="810" w:author="David Conklin" w:date="2020-12-28T13:52:00Z">
        <w:r>
          <w:t xml:space="preserve">each spring is associated with a specific reach, </w:t>
        </w:r>
      </w:ins>
      <w:ins w:id="811" w:author="David Conklin" w:date="2020-12-28T13:53:00Z">
        <w:r>
          <w:t>a constant flow rate in m</w:t>
        </w:r>
        <w:r>
          <w:rPr>
            <w:vertAlign w:val="superscript"/>
          </w:rPr>
          <w:t>3</w:t>
        </w:r>
        <w:r>
          <w:t xml:space="preserve">/s, and a constant temperature in </w:t>
        </w:r>
      </w:ins>
      <w:ins w:id="812" w:author="David Conklin" w:date="2020-12-28T13:54:00Z">
        <w:r>
          <w:t>deg C.  The average flow in any reach fed directly or indirec</w:t>
        </w:r>
      </w:ins>
      <w:ins w:id="813" w:author="David Conklin" w:date="2020-12-28T13:55:00Z">
        <w:r>
          <w:t>tly from a spring may be adjusted up or down by changing the specified flow rate for the spring.</w:t>
        </w:r>
      </w:ins>
      <w:ins w:id="814" w:author="David Conklin" w:date="2020-12-28T13:56:00Z">
        <w:r w:rsidR="008F6961">
          <w:t xml:space="preserve">  Since spring flow rates are </w:t>
        </w:r>
      </w:ins>
      <w:ins w:id="815" w:author="David Conklin" w:date="2020-12-28T13:57:00Z">
        <w:r w:rsidR="008F6961">
          <w:t>constant all year long in the model, the adjustments apply uniformly across the year.  Adjustments to the</w:t>
        </w:r>
      </w:ins>
      <w:ins w:id="816" w:author="David Conklin" w:date="2020-12-28T13:58:00Z">
        <w:r w:rsidR="008F6961">
          <w:t xml:space="preserve"> spring flow rates do not serve to make the simulated seasonal pattern of flows conform better to</w:t>
        </w:r>
      </w:ins>
      <w:ins w:id="817" w:author="David Conklin" w:date="2020-12-28T13:59:00Z">
        <w:r w:rsidR="008F6961">
          <w:t xml:space="preserve"> the observed seasonal pattern.  The springs </w:t>
        </w:r>
        <w:r w:rsidR="008F6961">
          <w:lastRenderedPageBreak/>
          <w:t>which feed Clear Lake in McKenzie basin are a special case, which is discusse</w:t>
        </w:r>
      </w:ins>
      <w:ins w:id="818" w:author="David Conklin" w:date="2020-12-28T14:00:00Z">
        <w:r w:rsidR="008F6961">
          <w:t>d in the section on the McKenzie basin wetlands study.</w:t>
        </w:r>
      </w:ins>
    </w:p>
    <w:p w14:paraId="60EB53B8" w14:textId="0285344A" w:rsidR="008F6961" w:rsidRPr="003F7628" w:rsidRDefault="008F6961" w:rsidP="00756D1C">
      <w:pPr>
        <w:ind w:firstLine="720"/>
        <w:rPr>
          <w:ins w:id="819" w:author="David Conklin" w:date="2020-12-28T10:37:00Z"/>
        </w:rPr>
      </w:pPr>
      <w:ins w:id="820" w:author="David Conklin" w:date="2020-12-28T14:00:00Z">
        <w:r>
          <w:t>ET</w:t>
        </w:r>
      </w:ins>
      <w:ins w:id="821" w:author="David Conklin" w:date="2020-12-28T14:01:00Z">
        <w:r>
          <w:t xml:space="preserve">_MULT is a tuning knob which affects all the drainages, whether or not they have springs.  </w:t>
        </w:r>
      </w:ins>
      <w:ins w:id="822" w:author="David Conklin" w:date="2021-01-06T09:29:00Z">
        <w:r w:rsidR="00A111D9">
          <w:t>Separate values of ET_MULT are specified in the HBV.csv file for each of the drainages identified by the HBVCALI</w:t>
        </w:r>
      </w:ins>
      <w:ins w:id="823" w:author="David Conklin" w:date="2021-01-06T09:30:00Z">
        <w:r w:rsidR="00A111D9">
          <w:t xml:space="preserve">B index.  </w:t>
        </w:r>
      </w:ins>
      <w:ins w:id="824" w:author="David Conklin" w:date="2020-12-28T14:01:00Z">
        <w:r>
          <w:t xml:space="preserve">ET_MULT </w:t>
        </w:r>
      </w:ins>
      <w:ins w:id="825" w:author="David Conklin" w:date="2020-12-28T14:02:00Z">
        <w:r>
          <w:t>is a multiplier on the simulated evapotranspiration</w:t>
        </w:r>
      </w:ins>
      <w:ins w:id="826" w:author="David Conklin" w:date="2020-12-28T14:19:00Z">
        <w:r w:rsidR="00B043BA">
          <w:t xml:space="preserve"> (ET).  </w:t>
        </w:r>
      </w:ins>
      <w:ins w:id="827" w:author="David Conklin" w:date="2020-12-28T14:20:00Z">
        <w:r w:rsidR="00B043BA">
          <w:t xml:space="preserve">The water which returns to the atmosphere via ET would otherwise end up in the stream, so increasing ET has the effect of </w:t>
        </w:r>
      </w:ins>
      <w:ins w:id="828" w:author="David Conklin" w:date="2020-12-28T14:21:00Z">
        <w:r w:rsidR="00B043BA">
          <w:t>decreasing streamflow and vice versa.  The effect is not strictly linear i</w:t>
        </w:r>
      </w:ins>
      <w:ins w:id="829" w:author="David Conklin" w:date="2020-12-28T14:22:00Z">
        <w:r w:rsidR="00B043BA">
          <w:t>n ET_MULT, because ET is also affected by soil moisture, le</w:t>
        </w:r>
      </w:ins>
      <w:ins w:id="830" w:author="David Conklin" w:date="2020-12-28T14:23:00Z">
        <w:r w:rsidR="00B043BA">
          <w:t xml:space="preserve">af area, and so on.  </w:t>
        </w:r>
      </w:ins>
      <w:ins w:id="831" w:author="David Conklin" w:date="2020-12-28T14:19:00Z">
        <w:r w:rsidR="00B043BA">
          <w:t xml:space="preserve">Since ET itself varies seasonally, </w:t>
        </w:r>
      </w:ins>
      <w:ins w:id="832" w:author="David Conklin" w:date="2020-12-28T14:23:00Z">
        <w:r w:rsidR="00B043BA">
          <w:t>adjusting ET_MULT, unlike changing spring di</w:t>
        </w:r>
      </w:ins>
      <w:ins w:id="833" w:author="David Conklin" w:date="2020-12-28T14:24:00Z">
        <w:r w:rsidR="00B043BA">
          <w:t>scharge rates, can affect the correlation between the seasonal pattern of simulated flows and the seasonal pattern of the observations.</w:t>
        </w:r>
      </w:ins>
    </w:p>
    <w:p w14:paraId="22EC082F" w14:textId="724F9F41" w:rsidR="00756D1C" w:rsidRDefault="00756D1C" w:rsidP="00756D1C">
      <w:pPr>
        <w:ind w:firstLine="720"/>
        <w:rPr>
          <w:ins w:id="834" w:author="David Conklin" w:date="2020-12-28T14:28:00Z"/>
        </w:rPr>
      </w:pPr>
    </w:p>
    <w:p w14:paraId="739D7A38" w14:textId="4A1394BC" w:rsidR="003C109D" w:rsidRDefault="003C109D" w:rsidP="003C109D">
      <w:pPr>
        <w:pStyle w:val="Heading2"/>
        <w:rPr>
          <w:ins w:id="835" w:author="David Conklin" w:date="2020-12-28T14:29:00Z"/>
        </w:rPr>
      </w:pPr>
      <w:bookmarkStart w:id="836" w:name="_Toc60915367"/>
      <w:ins w:id="837" w:author="David Conklin" w:date="2020-12-28T14:29:00Z">
        <w:r>
          <w:t>Calibrating stream temperatures</w:t>
        </w:r>
        <w:bookmarkEnd w:id="836"/>
      </w:ins>
    </w:p>
    <w:p w14:paraId="6C3DCCD5" w14:textId="638BB366" w:rsidR="003C109D" w:rsidRDefault="003C109D" w:rsidP="003C109D">
      <w:pPr>
        <w:rPr>
          <w:ins w:id="838" w:author="David Conklin" w:date="2020-12-28T16:19:00Z"/>
        </w:rPr>
      </w:pPr>
      <w:ins w:id="839" w:author="David Conklin" w:date="2020-12-28T14:30:00Z">
        <w:r>
          <w:tab/>
          <w:t>Stream temperatures are simulated by keeping track of the thermal energy, relative to 0 deg C, of each</w:t>
        </w:r>
      </w:ins>
      <w:ins w:id="840" w:author="David Conklin" w:date="2020-12-28T14:31:00Z">
        <w:r>
          <w:t xml:space="preserve"> </w:t>
        </w:r>
      </w:ins>
      <w:ins w:id="841" w:author="David Conklin" w:date="2020-12-28T14:30:00Z">
        <w:r>
          <w:t>”parcel</w:t>
        </w:r>
      </w:ins>
      <w:ins w:id="842" w:author="David Conklin" w:date="2020-12-28T14:31:00Z">
        <w:r>
          <w:t>” of water tracked by the model in the stream network.  Each subreach has an asso</w:t>
        </w:r>
      </w:ins>
      <w:ins w:id="843" w:author="David Conklin" w:date="2020-12-28T14:32:00Z">
        <w:r>
          <w:t>ciated water parcel, as does each reservoir (and, eventually, each wetland IDU)</w:t>
        </w:r>
      </w:ins>
      <w:ins w:id="844" w:author="David Conklin" w:date="2020-12-28T14:33:00Z">
        <w:r>
          <w:t xml:space="preserve">.  Using this energy balance approach requires supplying a water temperature as well as a water volume for each </w:t>
        </w:r>
      </w:ins>
      <w:ins w:id="845" w:author="David Conklin" w:date="2020-12-28T14:34:00Z">
        <w:r>
          <w:t xml:space="preserve">water parcel entering or leaving the stream network.  Specifying the temperature of water </w:t>
        </w:r>
      </w:ins>
      <w:ins w:id="846" w:author="David Conklin" w:date="2020-12-28T14:35:00Z">
        <w:r>
          <w:t xml:space="preserve">entering the streams is challenging.  </w:t>
        </w:r>
      </w:ins>
      <w:ins w:id="847" w:author="David Conklin" w:date="2020-12-28T15:30:00Z">
        <w:r w:rsidR="0049425F">
          <w:t>As of 12/28/20</w:t>
        </w:r>
      </w:ins>
      <w:ins w:id="848" w:author="David Conklin" w:date="2020-12-28T14:35:00Z">
        <w:r>
          <w:t>, the temperature of wate</w:t>
        </w:r>
      </w:ins>
      <w:ins w:id="849" w:author="David Conklin" w:date="2020-12-28T14:36:00Z">
        <w:r>
          <w:t>r entering a reach</w:t>
        </w:r>
      </w:ins>
      <w:ins w:id="850" w:author="David Conklin" w:date="2020-12-28T14:37:00Z">
        <w:r w:rsidR="00C83F2C">
          <w:t xml:space="preserve"> on a given day</w:t>
        </w:r>
      </w:ins>
      <w:ins w:id="851" w:author="David Conklin" w:date="2020-12-28T14:36:00Z">
        <w:r w:rsidR="00C83F2C">
          <w:t xml:space="preserve"> as runoff or through the streambanks</w:t>
        </w:r>
      </w:ins>
      <w:ins w:id="852" w:author="David Conklin" w:date="2020-12-28T14:37:00Z">
        <w:r w:rsidR="00C83F2C">
          <w:t xml:space="preserve"> is modeled as a linear function of the air temperature on that day</w:t>
        </w:r>
      </w:ins>
      <w:ins w:id="853" w:author="David Conklin" w:date="2020-12-28T14:38:00Z">
        <w:r w:rsidR="00C83F2C">
          <w:t xml:space="preserve"> at the location of the reach.  Doing so requires specifying the slope and intercept of the linear fit, which is</w:t>
        </w:r>
      </w:ins>
      <w:ins w:id="854" w:author="David Conklin" w:date="2020-12-28T14:39:00Z">
        <w:r w:rsidR="00C83F2C">
          <w:t xml:space="preserve"> supplied in the W2A_SLP and W2A_INT columns of the HBV.csv file.</w:t>
        </w:r>
      </w:ins>
      <w:ins w:id="855" w:author="David Conklin" w:date="2020-12-28T15:02:00Z">
        <w:r w:rsidR="00905D84">
          <w:t xml:space="preserve">  Treating runoff temperature on a day as directly proporti</w:t>
        </w:r>
      </w:ins>
      <w:ins w:id="856" w:author="David Conklin" w:date="2020-12-28T15:03:00Z">
        <w:r w:rsidR="00905D84">
          <w:t xml:space="preserve">onal to the air temperature on the same day is not ideal (e.g. spring melt water </w:t>
        </w:r>
      </w:ins>
      <w:ins w:id="857" w:author="David Conklin" w:date="2020-12-28T15:04:00Z">
        <w:r w:rsidR="00905D84">
          <w:t>temperature will not bear the same relationship to air temperature as does summer thunderstorm rain</w:t>
        </w:r>
      </w:ins>
      <w:ins w:id="858" w:author="David Conklin" w:date="2020-12-28T15:05:00Z">
        <w:r w:rsidR="00905D84">
          <w:t xml:space="preserve"> does).  But there is precedent in the literature</w:t>
        </w:r>
      </w:ins>
      <w:ins w:id="859" w:author="David Conklin" w:date="2020-12-28T15:06:00Z">
        <w:r w:rsidR="00905D84">
          <w:t xml:space="preserve"> (</w:t>
        </w:r>
      </w:ins>
      <w:ins w:id="860" w:author="David Conklin" w:date="2020-12-28T15:26:00Z">
        <w:r w:rsidR="0049425F">
          <w:t>Leach &amp; Moore 2019 discuss how others have done what we’re doing, and then</w:t>
        </w:r>
      </w:ins>
      <w:ins w:id="861" w:author="David Conklin" w:date="2020-12-28T15:27:00Z">
        <w:r w:rsidR="0049425F">
          <w:t xml:space="preserve"> go on to propose a better way</w:t>
        </w:r>
      </w:ins>
      <w:ins w:id="862" w:author="David Conklin" w:date="2020-12-28T15:06:00Z">
        <w:r w:rsidR="00905D84">
          <w:t xml:space="preserve">) and it seems to work well enough until we have time to </w:t>
        </w:r>
      </w:ins>
      <w:ins w:id="863" w:author="David Conklin" w:date="2020-12-28T15:27:00Z">
        <w:r w:rsidR="0049425F">
          <w:t>evaluate other alternatives.</w:t>
        </w:r>
      </w:ins>
    </w:p>
    <w:p w14:paraId="016E4B64" w14:textId="5265DD6F" w:rsidR="00CA55FC" w:rsidRDefault="00CA55FC" w:rsidP="003C109D">
      <w:pPr>
        <w:rPr>
          <w:ins w:id="864" w:author="David Conklin" w:date="2020-12-28T15:27:00Z"/>
        </w:rPr>
      </w:pPr>
      <w:ins w:id="865" w:author="David Conklin" w:date="2020-12-28T16:19:00Z">
        <w:r>
          <w:tab/>
          <w:t xml:space="preserve">The stream temperature in reaches fed directly or indirectly by water from springs </w:t>
        </w:r>
      </w:ins>
      <w:ins w:id="866" w:author="David Conklin" w:date="2020-12-28T16:20:00Z">
        <w:r>
          <w:t>is also affected by the specified temperature of the spring water.  The spring water temperature can be used as a tuning knob</w:t>
        </w:r>
      </w:ins>
      <w:ins w:id="867" w:author="David Conklin" w:date="2020-12-28T16:21:00Z">
        <w:r>
          <w:t xml:space="preserve">, although this may lead to an inconsistency between published values, if there are any, of the </w:t>
        </w:r>
      </w:ins>
      <w:ins w:id="868" w:author="David Conklin" w:date="2020-12-28T16:22:00Z">
        <w:r>
          <w:t>spring water temperature and the value actually used in the simulation.</w:t>
        </w:r>
      </w:ins>
    </w:p>
    <w:p w14:paraId="3C7963B8" w14:textId="77777777" w:rsidR="0049425F" w:rsidRDefault="0049425F" w:rsidP="003C109D">
      <w:pPr>
        <w:rPr>
          <w:ins w:id="869" w:author="David Conklin" w:date="2020-12-28T15:32:00Z"/>
        </w:rPr>
      </w:pPr>
      <w:ins w:id="870" w:author="David Conklin" w:date="2020-12-28T15:27:00Z">
        <w:r>
          <w:tab/>
        </w:r>
      </w:ins>
      <w:ins w:id="871" w:author="David Conklin" w:date="2020-12-28T15:28:00Z">
        <w:r>
          <w:t>Stream temperature is also affected by insolation</w:t>
        </w:r>
      </w:ins>
      <w:ins w:id="872" w:author="David Conklin" w:date="2020-12-28T15:29:00Z">
        <w:r>
          <w:t>, which itself is a complicated function of local conditions (vegetation height and density, stream width and orien</w:t>
        </w:r>
      </w:ins>
      <w:ins w:id="873" w:author="David Conklin" w:date="2020-12-28T15:30:00Z">
        <w:r>
          <w:t xml:space="preserve">tation, topographic shading, ...). </w:t>
        </w:r>
      </w:ins>
      <w:ins w:id="874" w:author="David Conklin" w:date="2020-12-28T15:31:00Z">
        <w:r>
          <w:t xml:space="preserve"> As of 12/28/20, simulated insolation of stream reaches is not yet taking the local </w:t>
        </w:r>
      </w:ins>
      <w:ins w:id="875" w:author="David Conklin" w:date="2020-12-28T15:32:00Z">
        <w:r>
          <w:t>conditions into account.</w:t>
        </w:r>
      </w:ins>
    </w:p>
    <w:p w14:paraId="1B8E92F9" w14:textId="092DD2A5" w:rsidR="0049425F" w:rsidRPr="003F7628" w:rsidRDefault="0049425F" w:rsidP="003F7628">
      <w:ins w:id="876" w:author="David Conklin" w:date="2020-12-28T15:32:00Z">
        <w:r>
          <w:tab/>
          <w:t>The water temperature in reservoirs impacts the strea</w:t>
        </w:r>
      </w:ins>
      <w:ins w:id="877" w:author="David Conklin" w:date="2020-12-28T15:33:00Z">
        <w:r>
          <w:t>m temperature in reaches below the reservoirs.  Reservoir water temperature is raised by inso</w:t>
        </w:r>
      </w:ins>
      <w:ins w:id="878" w:author="David Conklin" w:date="2020-12-28T15:34:00Z">
        <w:r>
          <w:t>lation, especially in summer.  The amount of insolation is affected by the topographic shading on the reser</w:t>
        </w:r>
      </w:ins>
      <w:ins w:id="879" w:author="David Conklin" w:date="2020-12-28T15:35:00Z">
        <w:r>
          <w:t>voir water surface.  As of 12/28/20, the model does not yet have any topographic shading data for either reservoirs or reach</w:t>
        </w:r>
      </w:ins>
      <w:ins w:id="880" w:author="David Conklin" w:date="2020-12-28T15:36:00Z">
        <w:r>
          <w:t>es.  As a work</w:t>
        </w:r>
        <w:r w:rsidR="00466BFA">
          <w:t>-around, and possibly as a permanent tuning knob, a parameter</w:t>
        </w:r>
      </w:ins>
      <w:ins w:id="881" w:author="David Conklin" w:date="2020-12-28T16:14:00Z">
        <w:r w:rsidR="006E3BFF">
          <w:t xml:space="preserve"> “</w:t>
        </w:r>
        <w:r w:rsidR="006E3BFF" w:rsidRPr="006E3BFF">
          <w:t>solar_radiation_multiplie</w:t>
        </w:r>
      </w:ins>
      <w:ins w:id="882" w:author="David Conklin" w:date="2020-12-28T16:15:00Z">
        <w:r w:rsidR="006E3BFF">
          <w:t>r” has been added to the &lt;reservoir&gt; block in the Flow XML file</w:t>
        </w:r>
      </w:ins>
      <w:ins w:id="883" w:author="David Conklin" w:date="2020-12-28T16:16:00Z">
        <w:r w:rsidR="006E3BFF">
          <w:t>.  This parameter should be set to a value between 0 and 1 to allow for reduction of insolation of the r</w:t>
        </w:r>
      </w:ins>
      <w:ins w:id="884" w:author="David Conklin" w:date="2020-12-28T16:17:00Z">
        <w:r w:rsidR="006E3BFF">
          <w:t xml:space="preserve">eservoir water surface due to topographic shading.  It can then be dialed up or down to adjust </w:t>
        </w:r>
      </w:ins>
      <w:ins w:id="885" w:author="David Conklin" w:date="2020-12-28T16:18:00Z">
        <w:r w:rsidR="006E3BFF">
          <w:t>downstream water temperatures to get them closer to observed values.</w:t>
        </w:r>
      </w:ins>
      <w:ins w:id="886" w:author="David Conklin" w:date="2020-12-28T15:31:00Z">
        <w:r>
          <w:t xml:space="preserve"> </w:t>
        </w:r>
      </w:ins>
    </w:p>
    <w:p w14:paraId="2AE4C176" w14:textId="77777777" w:rsidR="00C70B81" w:rsidRDefault="000C5A18" w:rsidP="0033601E">
      <w:pPr>
        <w:pStyle w:val="Heading1"/>
      </w:pPr>
      <w:bookmarkStart w:id="887" w:name="_Toc60915368"/>
      <w:r>
        <w:t>North Santiam study area</w:t>
      </w:r>
      <w:bookmarkEnd w:id="887"/>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88" w:name="_Toc60915369"/>
      <w:r>
        <w:rPr>
          <w:rFonts w:eastAsia="Times New Roman"/>
        </w:rPr>
        <w:t>Instream water rights</w:t>
      </w:r>
      <w:bookmarkEnd w:id="88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88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889"/>
    </w:p>
    <w:p w14:paraId="0FD5899C" w14:textId="77777777" w:rsidR="0092040E" w:rsidRDefault="0092040E" w:rsidP="0092040E"/>
    <w:p w14:paraId="0E0CDFE5" w14:textId="77777777" w:rsidR="00B91F45" w:rsidRDefault="00B47486" w:rsidP="00B91F45">
      <w:pPr>
        <w:pStyle w:val="Heading2"/>
      </w:pPr>
      <w:bookmarkStart w:id="890" w:name="_Toc60915370"/>
      <w:r>
        <w:t xml:space="preserve">Municipal </w:t>
      </w:r>
      <w:r w:rsidR="00057A5D">
        <w:t>w</w:t>
      </w:r>
      <w:r>
        <w:t xml:space="preserve">ater </w:t>
      </w:r>
      <w:r w:rsidR="00D97755">
        <w:t>r</w:t>
      </w:r>
      <w:r>
        <w:t>ights</w:t>
      </w:r>
      <w:bookmarkEnd w:id="890"/>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91" w:name="_Toc60915371"/>
      <w:r>
        <w:t>McKenzie Basin Wetlands Study</w:t>
      </w:r>
      <w:bookmarkEnd w:id="891"/>
    </w:p>
    <w:p w14:paraId="79498AD8" w14:textId="77777777" w:rsidR="00736461" w:rsidRPr="00D97CDA" w:rsidRDefault="00736461" w:rsidP="00A8214A"/>
    <w:p w14:paraId="2403DDA0" w14:textId="063D759E" w:rsidR="00275338" w:rsidRDefault="003613A1" w:rsidP="00A8214A">
      <w:pPr>
        <w:pStyle w:val="Heading2"/>
      </w:pPr>
      <w:bookmarkStart w:id="892" w:name="_Toc60915372"/>
      <w:r>
        <w:t xml:space="preserve">Project </w:t>
      </w:r>
      <w:r w:rsidR="00DC262D">
        <w:t>Overview</w:t>
      </w:r>
      <w:bookmarkEnd w:id="892"/>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893" w:name="_Ref48282850"/>
      <w:bookmarkStart w:id="894" w:name="_Toc53219839"/>
      <w:r>
        <w:t xml:space="preserve">Figure </w:t>
      </w:r>
      <w:fldSimple w:instr=" SEQ Figure \* ARABIC ">
        <w:r w:rsidR="006F0CBC">
          <w:rPr>
            <w:noProof/>
          </w:rPr>
          <w:t>7</w:t>
        </w:r>
      </w:fldSimple>
      <w:bookmarkEnd w:id="893"/>
      <w:r>
        <w:t>. McKenzie basin in CW3M screen capture</w:t>
      </w:r>
      <w:bookmarkEnd w:id="89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895" w:name="_Ref48282776"/>
      <w:bookmarkStart w:id="896" w:name="_Ref48282732"/>
      <w:bookmarkStart w:id="897" w:name="_Toc53219840"/>
      <w:r>
        <w:t xml:space="preserve">Figure </w:t>
      </w:r>
      <w:fldSimple w:instr=" SEQ Figure \* ARABIC ">
        <w:r w:rsidR="006F0CBC">
          <w:rPr>
            <w:noProof/>
          </w:rPr>
          <w:t>8</w:t>
        </w:r>
      </w:fldSimple>
      <w:bookmarkEnd w:id="895"/>
      <w:r>
        <w:t>. Wetlands in the lower McKenzie basin, with their WETL_ID attribute values</w:t>
      </w:r>
      <w:bookmarkEnd w:id="896"/>
      <w:bookmarkEnd w:id="897"/>
    </w:p>
    <w:p w14:paraId="364BDC9E" w14:textId="77777777" w:rsidR="004D33B7" w:rsidRDefault="004D33B7" w:rsidP="00275338"/>
    <w:p w14:paraId="6EF95807" w14:textId="5E566C26" w:rsidR="003613A1" w:rsidRDefault="003613A1" w:rsidP="00A8214A">
      <w:pPr>
        <w:pStyle w:val="Heading2"/>
      </w:pPr>
      <w:bookmarkStart w:id="898" w:name="_Toc60915373"/>
      <w:r>
        <w:t>Model and Simulation Overview</w:t>
      </w:r>
      <w:bookmarkEnd w:id="898"/>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899" w:name="_Toc60915374"/>
      <w:r>
        <w:t>McKenzie wetlands in the initial versions of the IDU, HRU, and Reach data layers</w:t>
      </w:r>
      <w:bookmarkEnd w:id="899"/>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00" w:name="_Toc49175988"/>
      <w:bookmarkStart w:id="901" w:name="_Toc60915375"/>
      <w:r>
        <w:t>Data changes for better representation of wetlands</w:t>
      </w:r>
      <w:bookmarkEnd w:id="900"/>
      <w:bookmarkEnd w:id="90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02" w:name="_Toc60915376"/>
      <w:r>
        <w:t xml:space="preserve">Projection, </w:t>
      </w:r>
      <w:r w:rsidR="006F174A">
        <w:t>Calendar</w:t>
      </w:r>
      <w:r>
        <w:t>,</w:t>
      </w:r>
      <w:r w:rsidR="006F174A">
        <w:t xml:space="preserve"> and </w:t>
      </w:r>
      <w:r w:rsidR="009D540F">
        <w:t>Units</w:t>
      </w:r>
      <w:bookmarkEnd w:id="90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903" w:name="_Toc60915377"/>
      <w:r>
        <w:t>Simulation of changes in wetlands over time</w:t>
      </w:r>
      <w:bookmarkEnd w:id="90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04" w:name="_Toc60915378"/>
      <w:r>
        <w:t xml:space="preserve">How wetlands </w:t>
      </w:r>
      <w:r w:rsidR="000806A1">
        <w:t>are</w:t>
      </w:r>
      <w:r>
        <w:t xml:space="preserve"> represented</w:t>
      </w:r>
      <w:r w:rsidR="006D6388">
        <w:t xml:space="preserve"> in the model</w:t>
      </w:r>
      <w:bookmarkEnd w:id="90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905" w:name="_Toc60915379"/>
      <w:r>
        <w:t>Attributes of interest in the wetlands study</w:t>
      </w:r>
      <w:bookmarkEnd w:id="90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06" w:name="_Toc60915380"/>
      <w:r>
        <w:t>A WETNESS attribute</w:t>
      </w:r>
      <w:bookmarkEnd w:id="90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907" w:name="_Toc60915381"/>
      <w:r>
        <w:t>Calculating the exchange of water between the wetland and the reach</w:t>
      </w:r>
      <w:bookmarkEnd w:id="907"/>
    </w:p>
    <w:p w14:paraId="71419F3E" w14:textId="001ADEBC" w:rsidR="00871F69" w:rsidRDefault="00871F69" w:rsidP="00871F69">
      <w:pPr>
        <w:pStyle w:val="Heading3"/>
      </w:pPr>
      <w:bookmarkStart w:id="908" w:name="_Toc60915382"/>
      <w:r>
        <w:t xml:space="preserve">Wetland </w:t>
      </w:r>
      <w:r w:rsidR="007A55EC">
        <w:t xml:space="preserve">IDU </w:t>
      </w:r>
      <w:r>
        <w:t>parameters</w:t>
      </w:r>
      <w:bookmarkEnd w:id="90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909" w:name="_Toc60915383"/>
      <w:r>
        <w:t>Reach parameters</w:t>
      </w:r>
      <w:bookmarkEnd w:id="909"/>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910" w:name="_Toc60915384"/>
      <w:r>
        <w:t>Loss (or gain) of wetlands</w:t>
      </w:r>
      <w:bookmarkEnd w:id="910"/>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911" w:name="_Toc60915385"/>
      <w:r>
        <w:t>Reality check</w:t>
      </w:r>
      <w:bookmarkEnd w:id="911"/>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6B21AE89" w14:textId="57AE2315" w:rsidR="006D6388" w:rsidDel="00876672" w:rsidRDefault="006D6388" w:rsidP="006D6388">
      <w:pPr>
        <w:rPr>
          <w:del w:id="912" w:author="David Conklin" w:date="2021-01-06T09:37:00Z"/>
        </w:rPr>
      </w:pPr>
    </w:p>
    <w:p w14:paraId="630C60EC" w14:textId="64F9D3C1" w:rsidR="005F3164" w:rsidDel="00876672" w:rsidRDefault="005F3164" w:rsidP="006D6388">
      <w:pPr>
        <w:rPr>
          <w:del w:id="913" w:author="David Conklin" w:date="2021-01-06T09:37:00Z"/>
        </w:rPr>
      </w:pPr>
    </w:p>
    <w:p w14:paraId="7B26BEC6" w14:textId="0631A879" w:rsidR="003655CF" w:rsidRDefault="00914CB4" w:rsidP="006D6388">
      <w:pPr>
        <w:rPr>
          <w:noProof/>
        </w:rPr>
      </w:pPr>
      <w:del w:id="914" w:author="David Conklin" w:date="2021-01-06T09:37:00Z">
        <w:r w:rsidDel="00876672">
          <w:rPr>
            <w:noProof/>
          </w:rPr>
          <w:drawing>
            <wp:inline distT="0" distB="0" distL="0" distR="0" wp14:anchorId="4A840B45" wp14:editId="3A18D03F">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del>
      <w:r>
        <w:rPr>
          <w:noProof/>
        </w:rPr>
        <w:t xml:space="preserve"> </w:t>
      </w:r>
    </w:p>
    <w:p w14:paraId="65FB1B87" w14:textId="6A3DB266" w:rsidR="00E869F7" w:rsidRDefault="00E8193E" w:rsidP="006D6388">
      <w:pPr>
        <w:rPr>
          <w:ins w:id="915" w:author="David Conklin" w:date="2021-01-06T09:46:00Z"/>
        </w:rPr>
      </w:pPr>
      <w:ins w:id="916" w:author="David Conklin" w:date="2021-01-06T09:40:00Z">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5640"/>
                      </a:xfrm>
                      <a:prstGeom prst="rect">
                        <a:avLst/>
                      </a:prstGeom>
                    </pic:spPr>
                  </pic:pic>
                </a:graphicData>
              </a:graphic>
            </wp:inline>
          </w:drawing>
        </w:r>
      </w:ins>
    </w:p>
    <w:p w14:paraId="5BF1DCDA" w14:textId="6536DF43" w:rsidR="00016221" w:rsidRDefault="00016221" w:rsidP="006D6388">
      <w:pPr>
        <w:rPr>
          <w:ins w:id="917" w:author="David Conklin" w:date="2021-01-06T09:46:00Z"/>
        </w:rPr>
      </w:pPr>
    </w:p>
    <w:p w14:paraId="051FEA41" w14:textId="741C15CE" w:rsidR="00016221" w:rsidRDefault="00016221" w:rsidP="006D6388">
      <w:ins w:id="918" w:author="David Conklin" w:date="2021-01-06T09:46:00Z">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5350"/>
                      </a:xfrm>
                      <a:prstGeom prst="rect">
                        <a:avLst/>
                      </a:prstGeom>
                    </pic:spPr>
                  </pic:pic>
                </a:graphicData>
              </a:graphic>
            </wp:inline>
          </w:drawing>
        </w:r>
      </w:ins>
    </w:p>
    <w:p w14:paraId="1845E1E7" w14:textId="09313DF1" w:rsidR="00E869F7" w:rsidRDefault="00E869F7" w:rsidP="006D6388">
      <w:del w:id="919" w:author="David Conklin" w:date="2021-01-06T09:46:00Z">
        <w:r w:rsidDel="00016221">
          <w:rPr>
            <w:noProof/>
          </w:rPr>
          <w:drawing>
            <wp:inline distT="0" distB="0" distL="0" distR="0" wp14:anchorId="62FBDD98" wp14:editId="4121F276">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1540"/>
                      </a:xfrm>
                      <a:prstGeom prst="rect">
                        <a:avLst/>
                      </a:prstGeom>
                    </pic:spPr>
                  </pic:pic>
                </a:graphicData>
              </a:graphic>
            </wp:inline>
          </w:drawing>
        </w:r>
      </w:del>
    </w:p>
    <w:p w14:paraId="38E34BDD" w14:textId="7861F535" w:rsidR="007E57E4" w:rsidRDefault="007E57E4" w:rsidP="006D6388"/>
    <w:p w14:paraId="6108DC47" w14:textId="1FD168E9" w:rsidR="007E57E4" w:rsidRDefault="00B22A8A" w:rsidP="007E57E4">
      <w:pPr>
        <w:pStyle w:val="Heading2"/>
      </w:pPr>
      <w:bookmarkStart w:id="920" w:name="_Toc60915386"/>
      <w:r>
        <w:t>High Cascades Springs</w:t>
      </w:r>
      <w:bookmarkEnd w:id="920"/>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546C9CFE" w:rsidR="001B411C" w:rsidRDefault="009C52BE" w:rsidP="00B22A8A">
      <w:ins w:id="921" w:author="David Conklin" w:date="2021-01-07T09:58:00Z">
        <w:r>
          <w:t>S</w:t>
        </w:r>
      </w:ins>
      <w:del w:id="922" w:author="David Conklin" w:date="2021-01-07T09:58:00Z">
        <w:r w:rsidR="001B411C" w:rsidDel="00284E8A">
          <w:delText xml:space="preserve">As of CW3M version </w:delText>
        </w:r>
      </w:del>
      <w:del w:id="923" w:author="David Conklin" w:date="2021-01-06T10:27:00Z">
        <w:r w:rsidR="001B411C" w:rsidDel="00301C70">
          <w:delText>98</w:delText>
        </w:r>
      </w:del>
      <w:del w:id="924" w:author="David Conklin" w:date="2021-01-07T09:58:00Z">
        <w:r w:rsidR="001B411C" w:rsidDel="00284E8A">
          <w:delText xml:space="preserve"> (</w:delText>
        </w:r>
      </w:del>
      <w:del w:id="925" w:author="David Conklin" w:date="2021-01-06T10:27:00Z">
        <w:r w:rsidR="001B411C" w:rsidDel="00301C70">
          <w:delText>11/2/20</w:delText>
        </w:r>
      </w:del>
      <w:del w:id="926" w:author="David Conklin" w:date="2021-01-07T09:58:00Z">
        <w:r w:rsidR="001B411C" w:rsidDel="00284E8A">
          <w:delText>), s</w:delText>
        </w:r>
      </w:del>
      <w:r w:rsidR="001B411C">
        <w:t>pring water inputs have been added to the McKenzie basin simulation at 8 locations</w:t>
      </w:r>
      <w:ins w:id="927" w:author="David Conklin" w:date="2021-01-06T10:26:00Z">
        <w:r w:rsidR="00E83586">
          <w:t>, shown in the table below.  The seasonal sprin</w:t>
        </w:r>
      </w:ins>
      <w:ins w:id="928" w:author="David Conklin" w:date="2021-01-06T10:27:00Z">
        <w:r w:rsidR="00E83586">
          <w:t>g flows for Clear Lake are a special case which is discussed in a later section.</w:t>
        </w:r>
      </w:ins>
      <w:del w:id="929" w:author="David Conklin" w:date="2021-01-06T10:26:00Z">
        <w:r w:rsidR="001B411C" w:rsidDel="00E83586">
          <w:delText>:</w:delText>
        </w:r>
      </w:del>
    </w:p>
    <w:p w14:paraId="09834198" w14:textId="3A889D24" w:rsidR="00E54F20" w:rsidRDefault="00E54F20">
      <w:pPr>
        <w:rPr>
          <w:ins w:id="930" w:author="David Conklin" w:date="2021-01-06T09:47:00Z"/>
        </w:rPr>
      </w:pPr>
      <w:ins w:id="931" w:author="David Conklin" w:date="2021-01-06T09:47:00Z">
        <w:r>
          <w:br w:type="page"/>
        </w:r>
      </w:ins>
    </w:p>
    <w:p w14:paraId="260134F6" w14:textId="77777777" w:rsidR="001B4B07" w:rsidRDefault="001B4B07" w:rsidP="00B22A8A"/>
    <w:p w14:paraId="1B038463" w14:textId="0A1D2B2E" w:rsidR="001B4B07" w:rsidRDefault="00410F77" w:rsidP="00B22A8A">
      <w:ins w:id="932" w:author="David Conklin" w:date="2021-01-07T09:56:00Z">
        <w:r>
          <w:t>S</w:t>
        </w:r>
      </w:ins>
      <w:ins w:id="933" w:author="David Conklin" w:date="2021-01-07T09:57:00Z">
        <w:r>
          <w:t>pecifications for springs in CW3M ver. 226</w:t>
        </w:r>
      </w:ins>
    </w:p>
    <w:tbl>
      <w:tblPr>
        <w:tblStyle w:val="TableGrid"/>
        <w:tblW w:w="0" w:type="auto"/>
        <w:tblLook w:val="04A0" w:firstRow="1" w:lastRow="0" w:firstColumn="1" w:lastColumn="0" w:noHBand="0" w:noVBand="1"/>
      </w:tblPr>
      <w:tblGrid>
        <w:gridCol w:w="1109"/>
        <w:gridCol w:w="1109"/>
        <w:gridCol w:w="2323"/>
        <w:gridCol w:w="1746"/>
        <w:gridCol w:w="1467"/>
        <w:gridCol w:w="1596"/>
        <w:tblGridChange w:id="934">
          <w:tblGrid>
            <w:gridCol w:w="1109"/>
            <w:gridCol w:w="1109"/>
            <w:gridCol w:w="2323"/>
            <w:gridCol w:w="1746"/>
            <w:gridCol w:w="1467"/>
            <w:gridCol w:w="1596"/>
          </w:tblGrid>
        </w:tblGridChange>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pPr>
              <w:rPr>
                <w:ins w:id="935" w:author="David Conklin" w:date="2021-01-06T09:56:00Z"/>
              </w:rPr>
            </w:pPr>
            <w:ins w:id="936" w:author="David Conklin" w:date="2021-01-06T09:57:00Z">
              <w:r>
                <w:t>temperature, deg C</w:t>
              </w:r>
            </w:ins>
          </w:p>
        </w:tc>
        <w:tc>
          <w:tcPr>
            <w:tcW w:w="0" w:type="auto"/>
          </w:tcPr>
          <w:p w14:paraId="1D92D714" w14:textId="2E2829FC" w:rsidR="00E54F20" w:rsidRDefault="00E54F20" w:rsidP="00B22A8A">
            <w:r>
              <w:t>sim rate</w:t>
            </w:r>
            <w:ins w:id="937" w:author="David Conklin" w:date="2021-01-06T09:49:00Z">
              <w:r>
                <w:t>, cms</w:t>
              </w:r>
            </w:ins>
          </w:p>
        </w:tc>
        <w:tc>
          <w:tcPr>
            <w:tcW w:w="0" w:type="auto"/>
          </w:tcPr>
          <w:p w14:paraId="2551DEE7" w14:textId="24515241" w:rsidR="00E54F20" w:rsidRDefault="00E54F20" w:rsidP="00B22A8A">
            <w:r>
              <w:t>gage low flow</w:t>
            </w:r>
            <w:ins w:id="938" w:author="David Conklin" w:date="2021-01-06T09:49:00Z">
              <w:r>
                <w:t>, cms</w:t>
              </w:r>
            </w:ins>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pPr>
              <w:rPr>
                <w:ins w:id="939" w:author="David Conklin" w:date="2021-01-06T10:40:00Z"/>
              </w:rPr>
            </w:pPr>
            <w:r>
              <w:t>Clear Lake</w:t>
            </w:r>
          </w:p>
          <w:p w14:paraId="11EC7C32" w14:textId="34D4DEA4" w:rsidR="00E54F20" w:rsidRDefault="00196A85" w:rsidP="00B22A8A">
            <w:pPr>
              <w:rPr>
                <w:ins w:id="940" w:author="David Conklin" w:date="2021-01-06T10:19:00Z"/>
              </w:rPr>
            </w:pPr>
            <w:ins w:id="941" w:author="David Conklin" w:date="2021-01-06T10:19:00Z">
              <w:r>
                <w:t>constant</w:t>
              </w:r>
            </w:ins>
          </w:p>
          <w:p w14:paraId="56856050" w14:textId="2EAC47DC" w:rsidR="00196A85" w:rsidRDefault="00196A85" w:rsidP="00B22A8A">
            <w:ins w:id="942" w:author="David Conklin" w:date="2021-01-06T10:19:00Z">
              <w:r>
                <w:t>seasonal</w:t>
              </w:r>
            </w:ins>
          </w:p>
        </w:tc>
        <w:tc>
          <w:tcPr>
            <w:tcW w:w="0" w:type="auto"/>
          </w:tcPr>
          <w:p w14:paraId="214B1256" w14:textId="77777777" w:rsidR="00122E42" w:rsidRDefault="00122E42" w:rsidP="00B22A8A">
            <w:pPr>
              <w:rPr>
                <w:ins w:id="943" w:author="David Conklin" w:date="2021-01-06T10:40:00Z"/>
              </w:rPr>
            </w:pPr>
          </w:p>
          <w:p w14:paraId="5A2A905E" w14:textId="11F5E47C" w:rsidR="00E54F20" w:rsidRDefault="00E54F20" w:rsidP="00B22A8A">
            <w:pPr>
              <w:rPr>
                <w:ins w:id="944" w:author="David Conklin" w:date="2021-01-06T10:21:00Z"/>
              </w:rPr>
            </w:pPr>
            <w:ins w:id="945" w:author="David Conklin" w:date="2021-01-06T09:57:00Z">
              <w:r>
                <w:t>4.9</w:t>
              </w:r>
            </w:ins>
          </w:p>
          <w:p w14:paraId="0AF96320" w14:textId="1562F663" w:rsidR="00196A85" w:rsidRDefault="00196A85" w:rsidP="00B22A8A">
            <w:pPr>
              <w:rPr>
                <w:ins w:id="946" w:author="David Conklin" w:date="2021-01-06T09:56:00Z"/>
              </w:rPr>
            </w:pPr>
            <w:ins w:id="947" w:author="David Conklin" w:date="2021-01-06T10:21:00Z">
              <w:r>
                <w:t>4.9</w:t>
              </w:r>
            </w:ins>
          </w:p>
        </w:tc>
        <w:tc>
          <w:tcPr>
            <w:tcW w:w="0" w:type="auto"/>
          </w:tcPr>
          <w:p w14:paraId="3E6E9EF4" w14:textId="77777777" w:rsidR="00122E42" w:rsidRDefault="00122E42" w:rsidP="00B22A8A">
            <w:pPr>
              <w:rPr>
                <w:ins w:id="948" w:author="David Conklin" w:date="2021-01-06T10:40:00Z"/>
              </w:rPr>
            </w:pPr>
          </w:p>
          <w:p w14:paraId="14E00965" w14:textId="580B23F0" w:rsidR="00E54F20" w:rsidRDefault="00E54F20" w:rsidP="00B22A8A">
            <w:pPr>
              <w:rPr>
                <w:ins w:id="949" w:author="David Conklin" w:date="2021-01-06T10:20:00Z"/>
              </w:rPr>
            </w:pPr>
            <w:ins w:id="950" w:author="David Conklin" w:date="2021-01-06T09:48:00Z">
              <w:r>
                <w:t>5.70</w:t>
              </w:r>
            </w:ins>
            <w:del w:id="951" w:author="David Conklin" w:date="2021-01-06T09:48:00Z">
              <w:r w:rsidDel="00E54F20">
                <w:delText>9.71</w:delText>
              </w:r>
            </w:del>
            <w:del w:id="952" w:author="David Conklin" w:date="2021-01-06T09:58:00Z">
              <w:r w:rsidDel="00F451B4">
                <w:delText xml:space="preserve"> cms</w:delText>
              </w:r>
            </w:del>
          </w:p>
          <w:p w14:paraId="55CCCF7A" w14:textId="71D63808" w:rsidR="00196A85" w:rsidRDefault="00196A85" w:rsidP="00B22A8A">
            <w:ins w:id="953" w:author="David Conklin" w:date="2021-01-06T10:20:00Z">
              <w:r>
                <w:t>3.10</w:t>
              </w:r>
            </w:ins>
          </w:p>
        </w:tc>
        <w:tc>
          <w:tcPr>
            <w:tcW w:w="0" w:type="auto"/>
          </w:tcPr>
          <w:p w14:paraId="2D40632C" w14:textId="05323292" w:rsidR="00E54F20" w:rsidRDefault="00E54F20" w:rsidP="00B22A8A">
            <w:r>
              <w:t>~6.60</w:t>
            </w:r>
            <w:del w:id="954" w:author="David Conklin" w:date="2021-01-06T10:41:00Z">
              <w:r w:rsidDel="00122E42">
                <w:delText xml:space="preserve"> cms</w:delText>
              </w:r>
            </w:del>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pPr>
              <w:rPr>
                <w:ins w:id="955" w:author="David Conklin" w:date="2021-01-06T09:56:00Z"/>
              </w:rPr>
            </w:pPr>
            <w:ins w:id="956" w:author="David Conklin" w:date="2021-01-06T09:57:00Z">
              <w:r w:rsidRPr="00B46514">
                <w:t>4.9</w:t>
              </w:r>
            </w:ins>
          </w:p>
        </w:tc>
        <w:tc>
          <w:tcPr>
            <w:tcW w:w="0" w:type="auto"/>
          </w:tcPr>
          <w:p w14:paraId="2E05C778" w14:textId="60369D06" w:rsidR="00F451B4" w:rsidRDefault="00F451B4" w:rsidP="00F451B4">
            <w:r>
              <w:t>0.</w:t>
            </w:r>
            <w:del w:id="957" w:author="David Conklin" w:date="2021-01-06T09:58:00Z">
              <w:r w:rsidDel="00F451B4">
                <w:delText>36 cms</w:delText>
              </w:r>
            </w:del>
            <w:ins w:id="958" w:author="David Conklin" w:date="2021-01-06T09:58:00Z">
              <w:r>
                <w:t>14</w:t>
              </w:r>
            </w:ins>
          </w:p>
        </w:tc>
        <w:tc>
          <w:tcPr>
            <w:tcW w:w="0" w:type="auto"/>
          </w:tcPr>
          <w:p w14:paraId="2EC21199" w14:textId="0A20FDF3" w:rsidR="00F451B4" w:rsidRDefault="00F451B4" w:rsidP="00F451B4">
            <w:r>
              <w:t>~0.35</w:t>
            </w:r>
            <w:del w:id="959" w:author="David Conklin" w:date="2021-01-06T10:41:00Z">
              <w:r w:rsidDel="00122E42">
                <w:delText xml:space="preserve"> cms</w:delText>
              </w:r>
            </w:del>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pPr>
              <w:rPr>
                <w:ins w:id="960" w:author="David Conklin" w:date="2021-01-06T09:56:00Z"/>
              </w:rPr>
            </w:pPr>
            <w:ins w:id="961" w:author="David Conklin" w:date="2021-01-06T09:57:00Z">
              <w:r w:rsidRPr="00B46514">
                <w:t>4.9</w:t>
              </w:r>
            </w:ins>
          </w:p>
        </w:tc>
        <w:tc>
          <w:tcPr>
            <w:tcW w:w="0" w:type="auto"/>
          </w:tcPr>
          <w:p w14:paraId="362C037C" w14:textId="2902D946" w:rsidR="00F451B4" w:rsidRDefault="00F451B4" w:rsidP="00F451B4">
            <w:del w:id="962" w:author="David Conklin" w:date="2021-01-06T09:58:00Z">
              <w:r w:rsidDel="00F451B4">
                <w:delText>7.36 cms</w:delText>
              </w:r>
            </w:del>
            <w:ins w:id="963" w:author="David Conklin" w:date="2021-01-06T09:58:00Z">
              <w:r>
                <w:t>9.67</w:t>
              </w:r>
            </w:ins>
          </w:p>
        </w:tc>
        <w:tc>
          <w:tcPr>
            <w:tcW w:w="0" w:type="auto"/>
          </w:tcPr>
          <w:p w14:paraId="518E8AE8" w14:textId="55A906AF" w:rsidR="00F451B4" w:rsidRDefault="00F451B4" w:rsidP="00F451B4">
            <w:r>
              <w:t>~19.39</w:t>
            </w:r>
            <w:del w:id="964" w:author="David Conklin" w:date="2021-01-06T10:41:00Z">
              <w:r w:rsidDel="00122E42">
                <w:delText xml:space="preserve"> cms</w:delText>
              </w:r>
            </w:del>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pPr>
              <w:rPr>
                <w:ins w:id="965" w:author="David Conklin" w:date="2021-01-06T09:56:00Z"/>
              </w:rPr>
            </w:pPr>
            <w:ins w:id="966" w:author="David Conklin" w:date="2021-01-06T09:57:00Z">
              <w:r w:rsidRPr="00B46514">
                <w:t>4.9</w:t>
              </w:r>
            </w:ins>
          </w:p>
        </w:tc>
        <w:tc>
          <w:tcPr>
            <w:tcW w:w="0" w:type="auto"/>
          </w:tcPr>
          <w:p w14:paraId="72458008" w14:textId="6D560B73" w:rsidR="00F451B4" w:rsidRDefault="00F451B4" w:rsidP="00F451B4">
            <w:r>
              <w:t>3.31</w:t>
            </w:r>
            <w:del w:id="967" w:author="David Conklin" w:date="2021-01-06T09:58:00Z">
              <w:r w:rsidDel="00F451B4">
                <w:delText xml:space="preserve"> cms</w:delText>
              </w:r>
            </w:del>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41C11EDD" w:rsidR="00F451B4" w:rsidRDefault="00F451B4" w:rsidP="00F451B4">
            <w:r>
              <w:t xml:space="preserve">Blue R </w:t>
            </w:r>
            <w:del w:id="968" w:author="David Conklin" w:date="2021-01-06T09:59:00Z">
              <w:r w:rsidDel="00F451B4">
                <w:delText xml:space="preserve">below </w:delText>
              </w:r>
            </w:del>
            <w:ins w:id="969" w:author="David Conklin" w:date="2021-01-06T09:59:00Z">
              <w:r>
                <w:t xml:space="preserve">at </w:t>
              </w:r>
            </w:ins>
            <w:r>
              <w:t>Tidbits Cr</w:t>
            </w:r>
          </w:p>
        </w:tc>
        <w:tc>
          <w:tcPr>
            <w:tcW w:w="0" w:type="auto"/>
          </w:tcPr>
          <w:p w14:paraId="355D74D0" w14:textId="4D7D97D1" w:rsidR="00F451B4" w:rsidRDefault="00F451B4" w:rsidP="00F451B4">
            <w:pPr>
              <w:rPr>
                <w:ins w:id="970" w:author="David Conklin" w:date="2021-01-06T09:56:00Z"/>
              </w:rPr>
            </w:pPr>
            <w:ins w:id="971" w:author="David Conklin" w:date="2021-01-06T09:57:00Z">
              <w:r w:rsidRPr="00B46514">
                <w:t>4.9</w:t>
              </w:r>
            </w:ins>
          </w:p>
        </w:tc>
        <w:tc>
          <w:tcPr>
            <w:tcW w:w="0" w:type="auto"/>
          </w:tcPr>
          <w:p w14:paraId="2C9932A0" w14:textId="19021D63" w:rsidR="00F451B4" w:rsidRDefault="00F451B4" w:rsidP="00F451B4">
            <w:r>
              <w:t>1.60</w:t>
            </w:r>
            <w:del w:id="972" w:author="David Conklin" w:date="2021-01-06T09:59:00Z">
              <w:r w:rsidDel="00F451B4">
                <w:delText xml:space="preserve"> cms</w:delText>
              </w:r>
            </w:del>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pPr>
              <w:rPr>
                <w:ins w:id="973" w:author="David Conklin" w:date="2021-01-06T09:56:00Z"/>
              </w:rPr>
            </w:pPr>
            <w:ins w:id="974" w:author="David Conklin" w:date="2021-01-06T09:57:00Z">
              <w:r w:rsidRPr="00B46514">
                <w:t>4.9</w:t>
              </w:r>
            </w:ins>
          </w:p>
        </w:tc>
        <w:tc>
          <w:tcPr>
            <w:tcW w:w="0" w:type="auto"/>
          </w:tcPr>
          <w:p w14:paraId="686C34EE" w14:textId="28C9D56F" w:rsidR="00F451B4" w:rsidRDefault="00F451B4" w:rsidP="00F451B4">
            <w:r>
              <w:t>0.7</w:t>
            </w:r>
            <w:ins w:id="975" w:author="David Conklin" w:date="2021-01-06T09:59:00Z">
              <w:r>
                <w:t>6</w:t>
              </w:r>
            </w:ins>
            <w:del w:id="976" w:author="David Conklin" w:date="2021-01-06T09:59:00Z">
              <w:r w:rsidDel="00F451B4">
                <w:delText>6 cms</w:delText>
              </w:r>
            </w:del>
          </w:p>
        </w:tc>
        <w:tc>
          <w:tcPr>
            <w:tcW w:w="0" w:type="auto"/>
          </w:tcPr>
          <w:p w14:paraId="1A378141" w14:textId="332689FA" w:rsidR="00F451B4" w:rsidRDefault="00F451B4" w:rsidP="00F451B4">
            <w:r>
              <w:t>~0.15</w:t>
            </w:r>
            <w:del w:id="977" w:author="David Conklin" w:date="2021-01-06T10:41:00Z">
              <w:r w:rsidDel="00122E42">
                <w:delText xml:space="preserve"> cms</w:delText>
              </w:r>
            </w:del>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pPr>
              <w:rPr>
                <w:ins w:id="978" w:author="David Conklin" w:date="2021-01-06T09:56:00Z"/>
              </w:rPr>
            </w:pPr>
            <w:ins w:id="979" w:author="David Conklin" w:date="2021-01-06T09:57:00Z">
              <w:r w:rsidRPr="00B46514">
                <w:t>4.9</w:t>
              </w:r>
            </w:ins>
          </w:p>
        </w:tc>
        <w:tc>
          <w:tcPr>
            <w:tcW w:w="0" w:type="auto"/>
          </w:tcPr>
          <w:p w14:paraId="719B1822" w14:textId="474998AF" w:rsidR="00F451B4" w:rsidRDefault="00F451B4" w:rsidP="00F451B4">
            <w:r>
              <w:t>6.</w:t>
            </w:r>
            <w:ins w:id="980" w:author="David Conklin" w:date="2021-01-06T09:59:00Z">
              <w:r>
                <w:t>06</w:t>
              </w:r>
            </w:ins>
            <w:del w:id="981" w:author="David Conklin" w:date="2021-01-06T09:59:00Z">
              <w:r w:rsidDel="00F451B4">
                <w:delText>37</w:delText>
              </w:r>
            </w:del>
            <w:del w:id="982" w:author="David Conklin" w:date="2021-01-06T10:00:00Z">
              <w:r w:rsidDel="00F451B4">
                <w:delText xml:space="preserve"> cms</w:delText>
              </w:r>
            </w:del>
          </w:p>
        </w:tc>
        <w:tc>
          <w:tcPr>
            <w:tcW w:w="0" w:type="auto"/>
          </w:tcPr>
          <w:p w14:paraId="65F9C6A9" w14:textId="4386762D" w:rsidR="00F451B4" w:rsidRDefault="00F451B4" w:rsidP="00F451B4">
            <w:r>
              <w:t>~6.40</w:t>
            </w:r>
            <w:del w:id="983" w:author="David Conklin" w:date="2021-01-06T10:41:00Z">
              <w:r w:rsidDel="00122E42">
                <w:delText xml:space="preserve"> cms</w:delText>
              </w:r>
            </w:del>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pPr>
              <w:rPr>
                <w:ins w:id="984" w:author="David Conklin" w:date="2021-01-06T09:56:00Z"/>
              </w:rPr>
            </w:pPr>
            <w:ins w:id="985" w:author="David Conklin" w:date="2021-01-06T09:57:00Z">
              <w:r w:rsidRPr="00B46514">
                <w:t>4.9</w:t>
              </w:r>
            </w:ins>
          </w:p>
        </w:tc>
        <w:tc>
          <w:tcPr>
            <w:tcW w:w="0" w:type="auto"/>
          </w:tcPr>
          <w:p w14:paraId="107A303C" w14:textId="26CD98DD" w:rsidR="00F451B4" w:rsidRDefault="00F451B4" w:rsidP="00F451B4">
            <w:r>
              <w:t>1.10</w:t>
            </w:r>
            <w:del w:id="986" w:author="David Conklin" w:date="2021-01-06T10:00:00Z">
              <w:r w:rsidDel="00F451B4">
                <w:delText xml:space="preserve"> cms</w:delText>
              </w:r>
            </w:del>
          </w:p>
        </w:tc>
        <w:tc>
          <w:tcPr>
            <w:tcW w:w="0" w:type="auto"/>
          </w:tcPr>
          <w:p w14:paraId="3A991BCE" w14:textId="2D282479" w:rsidR="00F451B4" w:rsidRDefault="00F451B4" w:rsidP="00F451B4">
            <w:r>
              <w:t>~12.41</w:t>
            </w:r>
            <w:del w:id="987" w:author="David Conklin" w:date="2021-01-06T10:41:00Z">
              <w:r w:rsidDel="00122E42">
                <w:delText xml:space="preserve"> cms</w:delText>
              </w:r>
            </w:del>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pPr>
              <w:rPr>
                <w:ins w:id="988" w:author="David Conklin" w:date="2021-01-06T09:56:00Z"/>
              </w:rPr>
            </w:pPr>
            <w:ins w:id="989" w:author="David Conklin" w:date="2021-01-06T09:57:00Z">
              <w:r w:rsidRPr="00B46514">
                <w:t>4.9</w:t>
              </w:r>
            </w:ins>
          </w:p>
        </w:tc>
        <w:tc>
          <w:tcPr>
            <w:tcW w:w="0" w:type="auto"/>
          </w:tcPr>
          <w:p w14:paraId="59AA375B" w14:textId="6046600C" w:rsidR="00F451B4" w:rsidRDefault="00196A85" w:rsidP="00F451B4">
            <w:ins w:id="990" w:author="David Conklin" w:date="2021-01-06T10:22:00Z">
              <w:r>
                <w:t>31.</w:t>
              </w:r>
            </w:ins>
            <w:ins w:id="991" w:author="David Conklin" w:date="2021-01-06T10:01:00Z">
              <w:r w:rsidR="00F451B4">
                <w:t>4</w:t>
              </w:r>
            </w:ins>
            <w:ins w:id="992" w:author="David Conklin" w:date="2021-01-06T10:22:00Z">
              <w:r>
                <w:t>0</w:t>
              </w:r>
            </w:ins>
            <w:del w:id="993" w:author="David Conklin" w:date="2021-01-06T10:01:00Z">
              <w:r w:rsidR="00F451B4" w:rsidDel="00F451B4">
                <w:delText>30.57</w:delText>
              </w:r>
            </w:del>
            <w:r w:rsidR="00F451B4">
              <w:t xml:space="preserve"> cms</w:t>
            </w:r>
          </w:p>
        </w:tc>
        <w:tc>
          <w:tcPr>
            <w:tcW w:w="0" w:type="auto"/>
          </w:tcPr>
          <w:p w14:paraId="721A7E6A" w14:textId="0084E545" w:rsidR="00F451B4" w:rsidRDefault="00F451B4" w:rsidP="00F451B4">
            <w:r>
              <w:t>~45-50</w:t>
            </w:r>
            <w:del w:id="994" w:author="David Conklin" w:date="2021-01-06T10:41:00Z">
              <w:r w:rsidDel="00122E42">
                <w:delText xml:space="preserve"> cms</w:delText>
              </w:r>
            </w:del>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95" w:name="_Toc60915387"/>
      <w:r>
        <w:t>Calibration</w:t>
      </w:r>
      <w:r w:rsidR="00B06ED6">
        <w:t xml:space="preserve"> and simulation skill</w:t>
      </w:r>
      <w:bookmarkEnd w:id="995"/>
    </w:p>
    <w:p w14:paraId="72382DEC" w14:textId="221D3210" w:rsidR="00081FEC" w:rsidDel="00950BB8" w:rsidRDefault="00081FEC" w:rsidP="00081FEC">
      <w:pPr>
        <w:rPr>
          <w:del w:id="996" w:author="David Conklin" w:date="2020-12-26T09:56:00Z"/>
        </w:rPr>
      </w:pPr>
      <w:del w:id="997" w:author="David Conklin" w:date="2020-12-26T09:56:00Z">
        <w:r w:rsidDel="00950BB8">
          <w:delText>For evaluating the model’s skill at simulating streamflows, we use 4 statistics recommended by Moriasi et al. (2007, 2015; see especially Table 5, pp 1771-2 in the 2015 pub).  These “Moriasi statistics” are NSE, PBIAS, RSR, and R</w:delText>
        </w:r>
        <w:r w:rsidDel="00950BB8">
          <w:rPr>
            <w:vertAlign w:val="superscript"/>
          </w:rPr>
          <w:delText>2</w:delText>
        </w:r>
        <w:r w:rsidDel="00950BB8">
          <w:delText xml:space="preserve">.  For stream temperatures, we </w:delText>
        </w:r>
      </w:del>
      <w:del w:id="998" w:author="David Conklin" w:date="2020-12-26T09:54:00Z">
        <w:r w:rsidDel="00950BB8">
          <w:delText>substitute MAE for RSR</w:delText>
        </w:r>
      </w:del>
      <w:del w:id="999" w:author="David Conklin" w:date="2020-12-26T09:56:00Z">
        <w:r w:rsidDel="00950BB8">
          <w:delText>.</w:delText>
        </w:r>
      </w:del>
    </w:p>
    <w:p w14:paraId="4D3E7CB0" w14:textId="55164E9A" w:rsidR="00081FEC" w:rsidRPr="002D591A" w:rsidDel="00950BB8" w:rsidRDefault="00081FEC" w:rsidP="002D591A">
      <w:pPr>
        <w:rPr>
          <w:del w:id="1000" w:author="David Conklin" w:date="2020-12-26T09:56:00Z"/>
        </w:rPr>
      </w:pPr>
    </w:p>
    <w:p w14:paraId="08A0E44B" w14:textId="3165E8A2" w:rsidR="00A81ED1" w:rsidRDefault="00872B5B" w:rsidP="00A81ED1">
      <w:pPr>
        <w:rPr>
          <w:ins w:id="1001" w:author="David Conklin" w:date="2020-12-26T09:56:00Z"/>
        </w:rPr>
      </w:pPr>
      <w:ins w:id="1002" w:author="David Conklin" w:date="2020-12-26T08:25:00Z">
        <w:r>
          <w:t>C</w:t>
        </w:r>
      </w:ins>
      <w:del w:id="1003" w:author="David Conklin" w:date="2020-12-26T08:25:00Z">
        <w:r w:rsidR="00A81ED1" w:rsidDel="00872B5B">
          <w:delText>Initial c</w:delText>
        </w:r>
      </w:del>
      <w:r w:rsidR="00A81ED1">
        <w:t xml:space="preserve">alibration of CW3M for the McKenzie basin, done through </w:t>
      </w:r>
      <w:del w:id="1004" w:author="David Conklin" w:date="2021-01-03T15:43:00Z">
        <w:r w:rsidR="00A81ED1" w:rsidDel="001770A2">
          <w:delText>1</w:delText>
        </w:r>
        <w:r w:rsidR="005160F8" w:rsidDel="001770A2">
          <w:delText>2/</w:delText>
        </w:r>
      </w:del>
      <w:del w:id="1005" w:author="David Conklin" w:date="2020-12-26T08:25:00Z">
        <w:r w:rsidR="00CC3A0F" w:rsidDel="00872B5B">
          <w:delText>7</w:delText>
        </w:r>
      </w:del>
      <w:del w:id="1006" w:author="David Conklin" w:date="2021-01-03T15:43:00Z">
        <w:r w:rsidR="00A81ED1" w:rsidDel="001770A2">
          <w:delText>/20</w:delText>
        </w:r>
      </w:del>
      <w:ins w:id="1007" w:author="David Conklin" w:date="2021-01-03T15:43:00Z">
        <w:r w:rsidR="001770A2">
          <w:t>1/3/21</w:t>
        </w:r>
      </w:ins>
      <w:r w:rsidR="00A81ED1">
        <w:t xml:space="preserve"> for the EPA-funded study, </w:t>
      </w:r>
      <w:r w:rsidR="005160F8">
        <w:t xml:space="preserve">has </w:t>
      </w:r>
      <w:r w:rsidR="00A81ED1">
        <w:t>yield</w:t>
      </w:r>
      <w:r w:rsidR="005160F8">
        <w:t>ed</w:t>
      </w:r>
      <w:del w:id="1008" w:author="David Conklin" w:date="2020-12-26T08:25:00Z">
        <w:r w:rsidR="00A81ED1" w:rsidDel="00872B5B">
          <w:delText xml:space="preserve"> mixed</w:delText>
        </w:r>
      </w:del>
      <w:r w:rsidR="00A81ED1">
        <w:t xml:space="preserve"> </w:t>
      </w:r>
      <w:ins w:id="1009" w:author="David Conklin" w:date="2021-01-06T10:43:00Z">
        <w:r w:rsidR="00830884">
          <w:t xml:space="preserve">satisfactory to very </w:t>
        </w:r>
      </w:ins>
      <w:r w:rsidR="00A81ED1">
        <w:t>good</w:t>
      </w:r>
      <w:del w:id="1010" w:author="David Conklin" w:date="2020-12-26T08:25:00Z">
        <w:r w:rsidR="00A81ED1" w:rsidDel="00872B5B">
          <w:delText xml:space="preserve"> and bad</w:delText>
        </w:r>
      </w:del>
      <w:r w:rsidR="00A81ED1">
        <w:t xml:space="preserve"> skill statistics</w:t>
      </w:r>
      <w:ins w:id="1011" w:author="David Conklin" w:date="2021-01-06T10:43:00Z">
        <w:r w:rsidR="00830884">
          <w:t xml:space="preserve"> for 8 of 13 flow locations and all 6 stream temperature</w:t>
        </w:r>
      </w:ins>
      <w:ins w:id="1012" w:author="David Conklin" w:date="2021-01-06T10:44:00Z">
        <w:r w:rsidR="00830884">
          <w:t xml:space="preserve"> locations</w:t>
        </w:r>
      </w:ins>
      <w:r w:rsidR="00A81ED1">
        <w:t>.</w:t>
      </w:r>
      <w:ins w:id="1013" w:author="David Conklin" w:date="2020-12-26T08:26:00Z">
        <w:r>
          <w:t xml:space="preserve">  </w:t>
        </w:r>
      </w:ins>
      <w:ins w:id="1014" w:author="David Conklin" w:date="2021-01-06T10:44:00Z">
        <w:r w:rsidR="00830884">
          <w:t>The</w:t>
        </w:r>
      </w:ins>
      <w:ins w:id="1015" w:author="David Conklin" w:date="2020-12-26T08:26:00Z">
        <w:r>
          <w:t xml:space="preserve"> exceptions</w:t>
        </w:r>
      </w:ins>
      <w:ins w:id="1016" w:author="David Conklin" w:date="2021-01-06T10:44:00Z">
        <w:r w:rsidR="00830884">
          <w:t xml:space="preserve"> </w:t>
        </w:r>
      </w:ins>
      <w:ins w:id="1017" w:author="David Conklin" w:date="2020-12-26T08:26:00Z">
        <w:r>
          <w:t xml:space="preserve"> are discussed in a later section of this document.</w:t>
        </w:r>
      </w:ins>
      <w:r w:rsidR="00B64193">
        <w:t xml:space="preserve">  </w:t>
      </w:r>
      <w:del w:id="1018" w:author="David Conklin" w:date="2021-01-06T10:44:00Z">
        <w:r w:rsidR="00B64193" w:rsidDel="00830884">
          <w:delText xml:space="preserve">Simulated monthly flows for 2010-18 at </w:delText>
        </w:r>
      </w:del>
      <w:del w:id="1019" w:author="David Conklin" w:date="2020-12-26T08:27:00Z">
        <w:r w:rsidR="00B64193" w:rsidDel="00872B5B">
          <w:delText>7</w:delText>
        </w:r>
      </w:del>
      <w:del w:id="1020" w:author="David Conklin" w:date="2021-01-06T10:44:00Z">
        <w:r w:rsidR="00B64193" w:rsidDel="00830884">
          <w:delText xml:space="preserve"> of the 13 gages listed above match the gage records well enough to rate </w:delText>
        </w:r>
        <w:r w:rsidR="003D64A1" w:rsidDel="00830884">
          <w:delText xml:space="preserve">generally </w:delText>
        </w:r>
        <w:r w:rsidR="00B64193" w:rsidDel="00830884">
          <w:delText>satisfactory or better, using</w:delText>
        </w:r>
      </w:del>
      <w:ins w:id="1021" w:author="David Conklin" w:date="2021-01-06T10:44:00Z">
        <w:r w:rsidR="00830884">
          <w:t>We ass</w:t>
        </w:r>
      </w:ins>
      <w:ins w:id="1022" w:author="David Conklin" w:date="2021-01-06T10:45:00Z">
        <w:r w:rsidR="00830884">
          <w:t>ign grades to the values of the statistics – VG very good, G good, S satisfactory, NS not satisfactory - using</w:t>
        </w:r>
      </w:ins>
      <w:r w:rsidR="00B64193">
        <w:t xml:space="preserve"> the Moriasi skill criteria (Moriasi et al. 2007, 2015).  </w:t>
      </w:r>
      <w:del w:id="1023" w:author="David Conklin" w:date="2021-01-06T10:46:00Z">
        <w:r w:rsidR="00B64193" w:rsidDel="00830884">
          <w:delText xml:space="preserve">Simulated flows at the other </w:delText>
        </w:r>
      </w:del>
      <w:del w:id="1024" w:author="David Conklin" w:date="2020-12-26T08:28:00Z">
        <w:r w:rsidR="00B64193" w:rsidDel="00872B5B">
          <w:delText>6</w:delText>
        </w:r>
      </w:del>
      <w:del w:id="1025" w:author="David Conklin" w:date="2021-01-06T10:46:00Z">
        <w:r w:rsidR="00B64193" w:rsidDel="00830884">
          <w:delText xml:space="preserve"> gages are not satisfactory.  Simulated monthly stream temperatures are</w:delText>
        </w:r>
        <w:r w:rsidR="00CC3A0F" w:rsidDel="00830884">
          <w:delText xml:space="preserve"> generally</w:delText>
        </w:r>
        <w:r w:rsidR="00B64193" w:rsidDel="00830884">
          <w:delText xml:space="preserve"> satisfactory or better at </w:delText>
        </w:r>
        <w:r w:rsidR="005160F8" w:rsidDel="00830884">
          <w:delText>all</w:delText>
        </w:r>
        <w:r w:rsidR="00B64193" w:rsidDel="00830884">
          <w:delText xml:space="preserve"> of the 6 temperature sensor locations.</w:delText>
        </w:r>
        <w:r w:rsidR="00257E8F" w:rsidDel="00830884">
          <w:delText xml:space="preserve"> </w:delText>
        </w:r>
      </w:del>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Pr>
        <w:rPr>
          <w:ins w:id="1026" w:author="David Conklin" w:date="2020-12-26T09:56:00Z"/>
        </w:rPr>
      </w:pPr>
    </w:p>
    <w:p w14:paraId="73B30CD4" w14:textId="4DC4312B" w:rsidR="00950BB8" w:rsidRDefault="00950BB8" w:rsidP="00A81ED1">
      <w:ins w:id="1027" w:author="David Conklin" w:date="2020-12-26T09:56:00Z">
        <w:r>
          <w:t>The four statistics recommended by Moriasi et al. (2007, 2015; see especially Table 5, pp 1771-2 in the 2015 pub) are describe</w:t>
        </w:r>
      </w:ins>
      <w:ins w:id="1028" w:author="David Conklin" w:date="2020-12-26T09:57:00Z">
        <w:r>
          <w:t>d just below</w:t>
        </w:r>
      </w:ins>
      <w:ins w:id="1029" w:author="David Conklin" w:date="2020-12-26T09:56:00Z">
        <w:r>
          <w:t>.  These “Moriasi statistics” are NSE, PBIAS, RSR, and R</w:t>
        </w:r>
        <w:r>
          <w:rPr>
            <w:vertAlign w:val="superscript"/>
          </w:rPr>
          <w:t>2</w:t>
        </w:r>
        <w:r>
          <w:t xml:space="preserve">.  For stream temperatures, we add </w:t>
        </w:r>
      </w:ins>
      <w:ins w:id="1030" w:author="David Conklin" w:date="2020-12-26T09:57:00Z">
        <w:r>
          <w:t xml:space="preserve">a fifth statistic, </w:t>
        </w:r>
      </w:ins>
      <w:ins w:id="1031" w:author="David Conklin" w:date="2020-12-26T09:56:00Z">
        <w:r>
          <w:t>MAE</w:t>
        </w:r>
      </w:ins>
      <w:ins w:id="1032" w:author="David Conklin" w:date="2020-12-26T09:57:00Z">
        <w:r>
          <w:t>, the mean absolute error.</w:t>
        </w:r>
      </w:ins>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CD7787F" w:rsidR="0064217D" w:rsidDel="00800998" w:rsidRDefault="0064217D" w:rsidP="00800998">
      <w:pPr>
        <w:numPr>
          <w:ilvl w:val="0"/>
          <w:numId w:val="3"/>
        </w:numPr>
        <w:rPr>
          <w:del w:id="1033" w:author="David Conklin" w:date="2021-01-03T15:42:00Z"/>
        </w:r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01367EC6" w14:textId="77777777" w:rsidR="00800998" w:rsidRDefault="00800998" w:rsidP="0064217D">
      <w:pPr>
        <w:numPr>
          <w:ilvl w:val="0"/>
          <w:numId w:val="3"/>
        </w:numPr>
        <w:rPr>
          <w:ins w:id="1034" w:author="David Conklin" w:date="2021-01-03T15:42:00Z"/>
        </w:rPr>
      </w:pPr>
    </w:p>
    <w:p w14:paraId="10593BFB" w14:textId="4CFB2A7B" w:rsidR="00081FEC" w:rsidDel="00950BB8" w:rsidRDefault="00081FEC" w:rsidP="006F0CBC">
      <w:pPr>
        <w:numPr>
          <w:ilvl w:val="0"/>
          <w:numId w:val="3"/>
        </w:numPr>
        <w:rPr>
          <w:del w:id="1035" w:author="David Conklin" w:date="2020-12-26T09:59:00Z"/>
        </w:rPr>
      </w:pPr>
      <w:r>
        <w:t xml:space="preserve">MAE – Mean absolute error.  This is </w:t>
      </w:r>
      <w:ins w:id="1036" w:author="David Conklin" w:date="2021-01-03T15:45:00Z">
        <w:r w:rsidR="001770A2">
          <w:t xml:space="preserve">average of </w:t>
        </w:r>
      </w:ins>
      <w:r>
        <w:t>the absolute value</w:t>
      </w:r>
      <w:ins w:id="1037" w:author="David Conklin" w:date="2021-01-03T15:45:00Z">
        <w:r w:rsidR="001770A2">
          <w:t>s</w:t>
        </w:r>
      </w:ins>
      <w:r>
        <w:t xml:space="preserve"> of the</w:t>
      </w:r>
      <w:del w:id="1038" w:author="David Conklin" w:date="2021-01-03T15:45:00Z">
        <w:r w:rsidDel="001770A2">
          <w:delText xml:space="preserve"> average</w:delText>
        </w:r>
      </w:del>
      <w:r>
        <w:t xml:space="preserve"> difference</w:t>
      </w:r>
      <w:ins w:id="1039" w:author="David Conklin" w:date="2021-01-03T15:45:00Z">
        <w:r w:rsidR="001770A2">
          <w:t>s</w:t>
        </w:r>
      </w:ins>
      <w:r>
        <w:t xml:space="preserve"> between the simulated value</w:t>
      </w:r>
      <w:ins w:id="1040" w:author="David Conklin" w:date="2021-01-03T15:46:00Z">
        <w:r w:rsidR="001770A2">
          <w:t>s</w:t>
        </w:r>
      </w:ins>
      <w:r>
        <w:t xml:space="preserve"> and </w:t>
      </w:r>
      <w:ins w:id="1041" w:author="David Conklin" w:date="2021-01-03T15:46:00Z">
        <w:r w:rsidR="001770A2">
          <w:t>the corresponding</w:t>
        </w:r>
      </w:ins>
      <w:del w:id="1042" w:author="David Conklin" w:date="2021-01-03T15:46:00Z">
        <w:r w:rsidDel="001770A2">
          <w:delText>an</w:delText>
        </w:r>
      </w:del>
      <w:r>
        <w:t xml:space="preserve"> observed value</w:t>
      </w:r>
      <w:ins w:id="1043" w:author="David Conklin" w:date="2021-01-03T15:46:00Z">
        <w:r w:rsidR="001770A2">
          <w:t>s</w:t>
        </w:r>
      </w:ins>
      <w:r>
        <w:t>, expressed in the units of the observations.  As such it is useful to</w:t>
      </w:r>
      <w:r w:rsidR="00BE0485">
        <w:t xml:space="preserve"> inform one’s expectation of the accuracy of the simulation</w:t>
      </w:r>
      <w:ins w:id="1044" w:author="David Conklin" w:date="2020-12-26T10:00:00Z">
        <w:r w:rsidR="00950BB8">
          <w:t xml:space="preserve"> at </w:t>
        </w:r>
        <w:r w:rsidR="00242528">
          <w:t>a given</w:t>
        </w:r>
      </w:ins>
      <w:ins w:id="1045" w:author="David Conklin" w:date="2021-01-03T15:46:00Z">
        <w:r w:rsidR="001770A2">
          <w:t xml:space="preserve"> time</w:t>
        </w:r>
      </w:ins>
      <w:r w:rsidR="00BE0485">
        <w:t xml:space="preserve">.  </w:t>
      </w:r>
      <w:del w:id="1046" w:author="David Conklin" w:date="2020-12-26T09:59:00Z">
        <w:r w:rsidR="00BE0485" w:rsidDel="00950BB8">
          <w:delText xml:space="preserve">We use MAE in deg C to indicate the </w:delText>
        </w:r>
      </w:del>
      <w:del w:id="1047" w:author="David Conklin" w:date="2020-12-26T09:58:00Z">
        <w:r w:rsidR="005A069A" w:rsidDel="00950BB8">
          <w:delText>uncertainty</w:delText>
        </w:r>
        <w:r w:rsidR="00BE0485" w:rsidDel="00950BB8">
          <w:delText xml:space="preserve"> </w:delText>
        </w:r>
      </w:del>
      <w:del w:id="1048" w:author="David Conklin" w:date="2020-12-26T09:59:00Z">
        <w:r w:rsidR="00BE0485" w:rsidDel="00950BB8">
          <w:delText>in simulated stream temperatures.</w:delText>
        </w:r>
      </w:del>
    </w:p>
    <w:p w14:paraId="7EE92919" w14:textId="77777777" w:rsidR="00950BB8" w:rsidRPr="0064217D" w:rsidRDefault="00950BB8" w:rsidP="00800998">
      <w:pPr>
        <w:numPr>
          <w:ilvl w:val="0"/>
          <w:numId w:val="3"/>
        </w:numPr>
        <w:rPr>
          <w:ins w:id="1049" w:author="David Conklin" w:date="2020-12-26T09:59:00Z"/>
        </w:rPr>
        <w:pPrChange w:id="1050" w:author="David Conklin" w:date="2021-01-03T15:42:00Z">
          <w:pPr>
            <w:numPr>
              <w:numId w:val="3"/>
            </w:numPr>
            <w:tabs>
              <w:tab w:val="num" w:pos="720"/>
            </w:tabs>
            <w:ind w:left="720" w:hanging="360"/>
          </w:pPr>
        </w:pPrChange>
      </w:pPr>
    </w:p>
    <w:p w14:paraId="30BAC78D" w14:textId="717AA15C" w:rsidR="0064217D" w:rsidRDefault="0064217D" w:rsidP="00800998">
      <w:pPr>
        <w:ind w:left="720"/>
        <w:pPrChange w:id="1051" w:author="David Conklin" w:date="2021-01-03T15:42:00Z">
          <w:pPr/>
        </w:pPrChange>
      </w:pPr>
    </w:p>
    <w:p w14:paraId="65B24112" w14:textId="10633871" w:rsidR="001F3D28" w:rsidRDefault="001F3D28" w:rsidP="006200EB">
      <w:r>
        <w:t>Moriasi et al. descriptive terms</w:t>
      </w:r>
      <w:ins w:id="1052" w:author="David Conklin" w:date="2021-01-06T10:48:00Z">
        <w:r w:rsidR="00954585">
          <w:t xml:space="preserve"> (Moriasi et al. 2007, 2015)</w:t>
        </w:r>
      </w:ins>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15C7B18C" w:rsidR="00A81ED1" w:rsidRDefault="00F81EFD" w:rsidP="00A81ED1">
      <w:r>
        <w:lastRenderedPageBreak/>
        <w:t xml:space="preserve">Flow locations with </w:t>
      </w:r>
      <w:r w:rsidR="00961DC2">
        <w:t xml:space="preserve">generally </w:t>
      </w:r>
      <w:r>
        <w:t xml:space="preserve">satisfactory or better simulation skill grades, as of </w:t>
      </w:r>
      <w:del w:id="1053" w:author="David Conklin" w:date="2020-12-26T08:41:00Z">
        <w:r w:rsidDel="00610219">
          <w:delText xml:space="preserve">CW3M version </w:delText>
        </w:r>
      </w:del>
      <w:ins w:id="1054" w:author="David Conklin" w:date="2020-12-26T08:41:00Z">
        <w:r w:rsidR="00610219">
          <w:t>1</w:t>
        </w:r>
      </w:ins>
      <w:ins w:id="1055" w:author="David Conklin" w:date="2021-01-06T10:55:00Z">
        <w:r w:rsidR="00954585">
          <w:t>/4/21</w:t>
        </w:r>
      </w:ins>
      <w:del w:id="1056" w:author="David Conklin" w:date="2020-12-26T08:35:00Z">
        <w:r w:rsidR="00CD73D7" w:rsidDel="003C4378">
          <w:delText>1</w:delText>
        </w:r>
        <w:r w:rsidR="009062DF" w:rsidDel="003C4378">
          <w:delText>51</w:delText>
        </w:r>
      </w:del>
    </w:p>
    <w:p w14:paraId="7DE00C0C" w14:textId="1A264C86" w:rsidR="00B06ED6" w:rsidRPr="002854B5" w:rsidRDefault="00B06ED6" w:rsidP="00D14E53">
      <w:r>
        <w:t>(NS = not satisfactory, S = satisfactory, G  = good, VG = very good)</w:t>
      </w:r>
      <w:r w:rsidR="00961DC2">
        <w:t>. Statistics are calculated on 108 monthly flow values for 2010-18.</w:t>
      </w:r>
      <w:ins w:id="1057" w:author="David Conklin" w:date="2021-01-06T10:55:00Z">
        <w:r w:rsidR="00954585">
          <w:t xml:space="preserve">  “(Cnnn)</w:t>
        </w:r>
      </w:ins>
      <w:ins w:id="1058" w:author="David Conklin" w:date="2021-01-06T10:56:00Z">
        <w:r w:rsidR="00954585">
          <w:t>”</w:t>
        </w:r>
      </w:ins>
      <w:ins w:id="1059" w:author="David Conklin" w:date="2021-01-06T10:55:00Z">
        <w:r w:rsidR="00954585">
          <w:t xml:space="preserve"> identifies CW3M version nnn.</w:t>
        </w:r>
      </w:ins>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1060" w:author="David Conklin" w:date="2020-12-26T08:36:00Z"/>
        </w:trPr>
        <w:tc>
          <w:tcPr>
            <w:tcW w:w="0" w:type="auto"/>
          </w:tcPr>
          <w:p w14:paraId="04764EBE" w14:textId="079AC6CF" w:rsidR="003C4378" w:rsidRDefault="003C4378" w:rsidP="003C4378">
            <w:pPr>
              <w:rPr>
                <w:ins w:id="1061" w:author="David Conklin" w:date="2020-12-26T08:36:00Z"/>
              </w:rPr>
            </w:pPr>
            <w:ins w:id="1062" w:author="David Conklin" w:date="2020-12-26T08:36:00Z">
              <w:r>
                <w:t>14158500</w:t>
              </w:r>
            </w:ins>
          </w:p>
        </w:tc>
        <w:tc>
          <w:tcPr>
            <w:tcW w:w="0" w:type="auto"/>
          </w:tcPr>
          <w:p w14:paraId="49B77E14" w14:textId="57C9B1D7" w:rsidR="003C4378" w:rsidRDefault="003C4378" w:rsidP="003C4378">
            <w:pPr>
              <w:rPr>
                <w:ins w:id="1063" w:author="David Conklin" w:date="2020-12-26T08:36:00Z"/>
              </w:rPr>
            </w:pPr>
            <w:ins w:id="1064" w:author="David Conklin" w:date="2020-12-26T08:36:00Z">
              <w:r>
                <w:t>23773373</w:t>
              </w:r>
            </w:ins>
          </w:p>
        </w:tc>
        <w:tc>
          <w:tcPr>
            <w:tcW w:w="0" w:type="auto"/>
          </w:tcPr>
          <w:p w14:paraId="1F6CA1CE" w14:textId="0D831DE9" w:rsidR="003C4378" w:rsidRDefault="003C4378" w:rsidP="003C4378">
            <w:pPr>
              <w:rPr>
                <w:ins w:id="1065" w:author="David Conklin" w:date="2020-12-26T08:36:00Z"/>
              </w:rPr>
            </w:pPr>
            <w:ins w:id="1066" w:author="David Conklin" w:date="2020-12-26T08:36:00Z">
              <w:r>
                <w:t>MCKENZIE RIVER AT OUTLET OF CLEAR LAKE</w:t>
              </w:r>
            </w:ins>
            <w:ins w:id="1067" w:author="David Conklin" w:date="2020-12-26T08:41:00Z">
              <w:r w:rsidR="00610219">
                <w:t xml:space="preserve"> (C2</w:t>
              </w:r>
            </w:ins>
            <w:ins w:id="1068" w:author="David Conklin" w:date="2021-01-03T15:15:00Z">
              <w:r w:rsidR="008E188E">
                <w:t>1</w:t>
              </w:r>
            </w:ins>
            <w:ins w:id="1069" w:author="David Conklin" w:date="2021-01-03T15:38:00Z">
              <w:r w:rsidR="008B4D3D">
                <w:t>9</w:t>
              </w:r>
            </w:ins>
            <w:ins w:id="1070" w:author="David Conklin" w:date="2020-12-26T08:41:00Z">
              <w:r w:rsidR="00610219">
                <w:t>)</w:t>
              </w:r>
            </w:ins>
          </w:p>
        </w:tc>
        <w:tc>
          <w:tcPr>
            <w:tcW w:w="0" w:type="auto"/>
          </w:tcPr>
          <w:p w14:paraId="25881BD4" w14:textId="0F574B12" w:rsidR="003C4378" w:rsidRDefault="003C4378" w:rsidP="003C4378">
            <w:pPr>
              <w:rPr>
                <w:ins w:id="1071" w:author="David Conklin" w:date="2020-12-26T08:36:00Z"/>
              </w:rPr>
            </w:pPr>
            <w:ins w:id="1072" w:author="David Conklin" w:date="2020-12-26T08:36:00Z">
              <w:r>
                <w:t>%bias</w:t>
              </w:r>
            </w:ins>
          </w:p>
        </w:tc>
        <w:tc>
          <w:tcPr>
            <w:tcW w:w="0" w:type="auto"/>
          </w:tcPr>
          <w:p w14:paraId="71A04C22" w14:textId="5D49A493" w:rsidR="003C4378" w:rsidRDefault="003C4378" w:rsidP="003C4378">
            <w:pPr>
              <w:rPr>
                <w:ins w:id="1073" w:author="David Conklin" w:date="2020-12-26T08:36:00Z"/>
              </w:rPr>
            </w:pPr>
            <w:ins w:id="1074" w:author="David Conklin" w:date="2020-12-26T08:36:00Z">
              <w:r>
                <w:t>-0.</w:t>
              </w:r>
            </w:ins>
            <w:ins w:id="1075" w:author="David Conklin" w:date="2020-12-26T08:38:00Z">
              <w:r>
                <w:t>3</w:t>
              </w:r>
            </w:ins>
            <w:ins w:id="1076" w:author="David Conklin" w:date="2020-12-26T08:36:00Z">
              <w:r>
                <w:t>%</w:t>
              </w:r>
            </w:ins>
          </w:p>
        </w:tc>
        <w:tc>
          <w:tcPr>
            <w:tcW w:w="0" w:type="auto"/>
          </w:tcPr>
          <w:p w14:paraId="2D95B66E" w14:textId="2B286256" w:rsidR="003C4378" w:rsidRDefault="003C4378" w:rsidP="003C4378">
            <w:pPr>
              <w:rPr>
                <w:ins w:id="1077" w:author="David Conklin" w:date="2020-12-26T08:36:00Z"/>
              </w:rPr>
            </w:pPr>
            <w:ins w:id="1078" w:author="David Conklin" w:date="2020-12-26T08:36:00Z">
              <w:r>
                <w:t>VG</w:t>
              </w:r>
            </w:ins>
          </w:p>
        </w:tc>
      </w:tr>
      <w:tr w:rsidR="003C4378" w14:paraId="6294A7FE" w14:textId="77777777" w:rsidTr="0064217D">
        <w:trPr>
          <w:ins w:id="1079" w:author="David Conklin" w:date="2020-12-26T08:36:00Z"/>
        </w:trPr>
        <w:tc>
          <w:tcPr>
            <w:tcW w:w="0" w:type="auto"/>
          </w:tcPr>
          <w:p w14:paraId="3AAF592B" w14:textId="77777777" w:rsidR="003C4378" w:rsidRDefault="003C4378" w:rsidP="003C4378">
            <w:pPr>
              <w:rPr>
                <w:ins w:id="1080" w:author="David Conklin" w:date="2020-12-26T08:36:00Z"/>
              </w:rPr>
            </w:pPr>
          </w:p>
        </w:tc>
        <w:tc>
          <w:tcPr>
            <w:tcW w:w="0" w:type="auto"/>
          </w:tcPr>
          <w:p w14:paraId="73FC91C5" w14:textId="77777777" w:rsidR="003C4378" w:rsidRDefault="003C4378" w:rsidP="003C4378">
            <w:pPr>
              <w:rPr>
                <w:ins w:id="1081" w:author="David Conklin" w:date="2020-12-26T08:36:00Z"/>
              </w:rPr>
            </w:pPr>
          </w:p>
        </w:tc>
        <w:tc>
          <w:tcPr>
            <w:tcW w:w="0" w:type="auto"/>
          </w:tcPr>
          <w:p w14:paraId="3B7139E3" w14:textId="77777777" w:rsidR="003C4378" w:rsidRDefault="003C4378" w:rsidP="003C4378">
            <w:pPr>
              <w:rPr>
                <w:ins w:id="1082" w:author="David Conklin" w:date="2020-12-26T08:36:00Z"/>
              </w:rPr>
            </w:pPr>
          </w:p>
        </w:tc>
        <w:tc>
          <w:tcPr>
            <w:tcW w:w="0" w:type="auto"/>
          </w:tcPr>
          <w:p w14:paraId="01C6951B" w14:textId="47513643" w:rsidR="003C4378" w:rsidRDefault="003C4378" w:rsidP="003C4378">
            <w:pPr>
              <w:rPr>
                <w:ins w:id="1083" w:author="David Conklin" w:date="2020-12-26T08:36:00Z"/>
              </w:rPr>
            </w:pPr>
            <w:ins w:id="1084" w:author="David Conklin" w:date="2020-12-26T08:36:00Z">
              <w:r>
                <w:t>NSE</w:t>
              </w:r>
            </w:ins>
          </w:p>
        </w:tc>
        <w:tc>
          <w:tcPr>
            <w:tcW w:w="0" w:type="auto"/>
          </w:tcPr>
          <w:p w14:paraId="3A52E5E8" w14:textId="2E8F4881" w:rsidR="003C4378" w:rsidRDefault="003C4378" w:rsidP="003C4378">
            <w:pPr>
              <w:rPr>
                <w:ins w:id="1085" w:author="David Conklin" w:date="2020-12-26T08:36:00Z"/>
              </w:rPr>
            </w:pPr>
            <w:ins w:id="1086" w:author="David Conklin" w:date="2020-12-26T08:36:00Z">
              <w:r>
                <w:t>0.</w:t>
              </w:r>
            </w:ins>
            <w:ins w:id="1087" w:author="David Conklin" w:date="2020-12-26T08:38:00Z">
              <w:r>
                <w:t>70</w:t>
              </w:r>
            </w:ins>
          </w:p>
        </w:tc>
        <w:tc>
          <w:tcPr>
            <w:tcW w:w="0" w:type="auto"/>
          </w:tcPr>
          <w:p w14:paraId="194AB87F" w14:textId="172E4141" w:rsidR="003C4378" w:rsidRDefault="003C4378" w:rsidP="003C4378">
            <w:pPr>
              <w:rPr>
                <w:ins w:id="1088" w:author="David Conklin" w:date="2020-12-26T08:36:00Z"/>
              </w:rPr>
            </w:pPr>
            <w:ins w:id="1089" w:author="David Conklin" w:date="2020-12-26T08:36:00Z">
              <w:r>
                <w:t>S</w:t>
              </w:r>
            </w:ins>
          </w:p>
        </w:tc>
      </w:tr>
      <w:tr w:rsidR="003C4378" w14:paraId="5ACED436" w14:textId="77777777" w:rsidTr="0064217D">
        <w:trPr>
          <w:ins w:id="1090" w:author="David Conklin" w:date="2020-12-26T08:36:00Z"/>
        </w:trPr>
        <w:tc>
          <w:tcPr>
            <w:tcW w:w="0" w:type="auto"/>
          </w:tcPr>
          <w:p w14:paraId="00F25948" w14:textId="77777777" w:rsidR="003C4378" w:rsidRDefault="003C4378" w:rsidP="003C4378">
            <w:pPr>
              <w:rPr>
                <w:ins w:id="1091" w:author="David Conklin" w:date="2020-12-26T08:36:00Z"/>
              </w:rPr>
            </w:pPr>
          </w:p>
        </w:tc>
        <w:tc>
          <w:tcPr>
            <w:tcW w:w="0" w:type="auto"/>
          </w:tcPr>
          <w:p w14:paraId="6C57E0A4" w14:textId="77777777" w:rsidR="003C4378" w:rsidRDefault="003C4378" w:rsidP="003C4378">
            <w:pPr>
              <w:rPr>
                <w:ins w:id="1092" w:author="David Conklin" w:date="2020-12-26T08:36:00Z"/>
              </w:rPr>
            </w:pPr>
          </w:p>
        </w:tc>
        <w:tc>
          <w:tcPr>
            <w:tcW w:w="0" w:type="auto"/>
          </w:tcPr>
          <w:p w14:paraId="0251EA58" w14:textId="77777777" w:rsidR="003C4378" w:rsidRDefault="003C4378" w:rsidP="003C4378">
            <w:pPr>
              <w:rPr>
                <w:ins w:id="1093" w:author="David Conklin" w:date="2020-12-26T08:36:00Z"/>
              </w:rPr>
            </w:pPr>
          </w:p>
        </w:tc>
        <w:tc>
          <w:tcPr>
            <w:tcW w:w="0" w:type="auto"/>
          </w:tcPr>
          <w:p w14:paraId="1B97ED3D" w14:textId="648A1E32" w:rsidR="003C4378" w:rsidRDefault="003C4378" w:rsidP="003C4378">
            <w:pPr>
              <w:rPr>
                <w:ins w:id="1094" w:author="David Conklin" w:date="2020-12-26T08:36:00Z"/>
              </w:rPr>
            </w:pPr>
            <w:ins w:id="1095" w:author="David Conklin" w:date="2020-12-26T08:36:00Z">
              <w:r>
                <w:t>RSR</w:t>
              </w:r>
            </w:ins>
          </w:p>
        </w:tc>
        <w:tc>
          <w:tcPr>
            <w:tcW w:w="0" w:type="auto"/>
          </w:tcPr>
          <w:p w14:paraId="2E750AA4" w14:textId="49825E03" w:rsidR="003C4378" w:rsidRDefault="003C4378" w:rsidP="003C4378">
            <w:pPr>
              <w:rPr>
                <w:ins w:id="1096" w:author="David Conklin" w:date="2020-12-26T08:36:00Z"/>
              </w:rPr>
            </w:pPr>
            <w:ins w:id="1097" w:author="David Conklin" w:date="2020-12-26T08:36:00Z">
              <w:r>
                <w:t>0.5</w:t>
              </w:r>
            </w:ins>
            <w:ins w:id="1098" w:author="David Conklin" w:date="2020-12-26T08:38:00Z">
              <w:r>
                <w:t>5</w:t>
              </w:r>
            </w:ins>
          </w:p>
        </w:tc>
        <w:tc>
          <w:tcPr>
            <w:tcW w:w="0" w:type="auto"/>
          </w:tcPr>
          <w:p w14:paraId="5B25F903" w14:textId="45EC866D" w:rsidR="003C4378" w:rsidRDefault="003C4378" w:rsidP="003C4378">
            <w:pPr>
              <w:rPr>
                <w:ins w:id="1099" w:author="David Conklin" w:date="2020-12-26T08:36:00Z"/>
              </w:rPr>
            </w:pPr>
            <w:ins w:id="1100" w:author="David Conklin" w:date="2020-12-26T08:36:00Z">
              <w:r>
                <w:t>G</w:t>
              </w:r>
            </w:ins>
          </w:p>
        </w:tc>
      </w:tr>
      <w:tr w:rsidR="003C4378" w14:paraId="5C159B3F" w14:textId="77777777" w:rsidTr="0064217D">
        <w:trPr>
          <w:ins w:id="1101" w:author="David Conklin" w:date="2020-12-26T08:36:00Z"/>
        </w:trPr>
        <w:tc>
          <w:tcPr>
            <w:tcW w:w="0" w:type="auto"/>
          </w:tcPr>
          <w:p w14:paraId="45AE1D77" w14:textId="77777777" w:rsidR="003C4378" w:rsidRDefault="003C4378" w:rsidP="003C4378">
            <w:pPr>
              <w:rPr>
                <w:ins w:id="1102" w:author="David Conklin" w:date="2020-12-26T08:36:00Z"/>
              </w:rPr>
            </w:pPr>
          </w:p>
        </w:tc>
        <w:tc>
          <w:tcPr>
            <w:tcW w:w="0" w:type="auto"/>
          </w:tcPr>
          <w:p w14:paraId="43AD3ED0" w14:textId="77777777" w:rsidR="003C4378" w:rsidRDefault="003C4378" w:rsidP="003C4378">
            <w:pPr>
              <w:rPr>
                <w:ins w:id="1103" w:author="David Conklin" w:date="2020-12-26T08:36:00Z"/>
              </w:rPr>
            </w:pPr>
          </w:p>
        </w:tc>
        <w:tc>
          <w:tcPr>
            <w:tcW w:w="0" w:type="auto"/>
          </w:tcPr>
          <w:p w14:paraId="684F9092" w14:textId="77777777" w:rsidR="003C4378" w:rsidRDefault="003C4378" w:rsidP="003C4378">
            <w:pPr>
              <w:rPr>
                <w:ins w:id="1104" w:author="David Conklin" w:date="2020-12-26T08:36:00Z"/>
              </w:rPr>
            </w:pPr>
          </w:p>
        </w:tc>
        <w:tc>
          <w:tcPr>
            <w:tcW w:w="0" w:type="auto"/>
          </w:tcPr>
          <w:p w14:paraId="4F6A172A" w14:textId="1DEDD5A6" w:rsidR="003C4378" w:rsidRDefault="003C4378" w:rsidP="003C4378">
            <w:pPr>
              <w:rPr>
                <w:ins w:id="1105" w:author="David Conklin" w:date="2020-12-26T08:36:00Z"/>
              </w:rPr>
            </w:pPr>
            <w:ins w:id="1106" w:author="David Conklin" w:date="2020-12-26T08:36:00Z">
              <w:r>
                <w:t>R2</w:t>
              </w:r>
            </w:ins>
          </w:p>
        </w:tc>
        <w:tc>
          <w:tcPr>
            <w:tcW w:w="0" w:type="auto"/>
          </w:tcPr>
          <w:p w14:paraId="34079634" w14:textId="034DCC46" w:rsidR="003C4378" w:rsidRDefault="003C4378" w:rsidP="003C4378">
            <w:pPr>
              <w:rPr>
                <w:ins w:id="1107" w:author="David Conklin" w:date="2020-12-26T08:36:00Z"/>
              </w:rPr>
            </w:pPr>
            <w:ins w:id="1108" w:author="David Conklin" w:date="2020-12-26T08:36:00Z">
              <w:r>
                <w:t>0.7</w:t>
              </w:r>
            </w:ins>
            <w:ins w:id="1109" w:author="David Conklin" w:date="2020-12-26T08:38:00Z">
              <w:r>
                <w:t>0</w:t>
              </w:r>
            </w:ins>
          </w:p>
        </w:tc>
        <w:tc>
          <w:tcPr>
            <w:tcW w:w="0" w:type="auto"/>
          </w:tcPr>
          <w:p w14:paraId="221A0A9B" w14:textId="0C081530" w:rsidR="003C4378" w:rsidRDefault="003C4378" w:rsidP="003C4378">
            <w:pPr>
              <w:rPr>
                <w:ins w:id="1110" w:author="David Conklin" w:date="2020-12-26T08:36:00Z"/>
              </w:rPr>
            </w:pPr>
            <w:ins w:id="1111"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w:t>
            </w:r>
            <w:ins w:id="1112" w:author="David Conklin" w:date="2020-12-26T08:39:00Z">
              <w:r>
                <w:t xml:space="preserve"> (C</w:t>
              </w:r>
            </w:ins>
            <w:ins w:id="1113" w:author="David Conklin" w:date="2021-01-03T15:37:00Z">
              <w:r w:rsidR="002E6989">
                <w:t>219</w:t>
              </w:r>
            </w:ins>
            <w:ins w:id="1114" w:author="David Conklin" w:date="2020-12-26T08:39:00Z">
              <w:r>
                <w:t>)</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1115" w:author="David Conklin" w:date="2020-12-26T08:40:00Z">
              <w:r>
                <w:t>-0.7</w:t>
              </w:r>
            </w:ins>
            <w:del w:id="1116"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1117" w:author="David Conklin" w:date="2020-12-26T08:40:00Z">
              <w:r>
                <w:t>70</w:t>
              </w:r>
            </w:ins>
            <w:del w:id="1118"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1119" w:author="David Conklin" w:date="2020-12-26T08:40:00Z">
              <w:r>
                <w:t>3</w:t>
              </w:r>
            </w:ins>
            <w:del w:id="1120"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ins w:id="1121" w:author="David Conklin" w:date="2020-12-26T08:41:00Z">
              <w:r w:rsidR="00610219">
                <w:t xml:space="preserve"> (C2</w:t>
              </w:r>
            </w:ins>
            <w:ins w:id="1122" w:author="David Conklin" w:date="2021-01-03T15:16:00Z">
              <w:r w:rsidR="008E188E">
                <w:t>19</w:t>
              </w:r>
            </w:ins>
            <w:ins w:id="1123" w:author="David Conklin" w:date="2020-12-26T08:41:00Z">
              <w:r w:rsidR="00610219">
                <w:t>)</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1124" w:author="David Conklin" w:date="2020-12-26T08:42:00Z">
              <w:r w:rsidR="00610219">
                <w:t>0.1</w:t>
              </w:r>
            </w:ins>
            <w:del w:id="1125" w:author="David Conklin" w:date="2020-12-26T08:42:00Z">
              <w:r w:rsidDel="00610219">
                <w:delText>10.8</w:delText>
              </w:r>
            </w:del>
            <w:r>
              <w:t>%</w:t>
            </w:r>
          </w:p>
        </w:tc>
        <w:tc>
          <w:tcPr>
            <w:tcW w:w="0" w:type="auto"/>
          </w:tcPr>
          <w:p w14:paraId="16CDA108" w14:textId="5F618CDF" w:rsidR="003C4378" w:rsidRDefault="00610219" w:rsidP="003C4378">
            <w:ins w:id="1126" w:author="David Conklin" w:date="2020-12-26T08:42:00Z">
              <w:r>
                <w:t>VG</w:t>
              </w:r>
            </w:ins>
            <w:del w:id="1127"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1128" w:author="David Conklin" w:date="2020-12-26T08:42:00Z">
              <w:r w:rsidR="00610219">
                <w:t>84</w:t>
              </w:r>
            </w:ins>
            <w:del w:id="1129" w:author="David Conklin" w:date="2020-12-26T08:41:00Z">
              <w:r w:rsidDel="00610219">
                <w:delText>77</w:delText>
              </w:r>
            </w:del>
          </w:p>
        </w:tc>
        <w:tc>
          <w:tcPr>
            <w:tcW w:w="0" w:type="auto"/>
          </w:tcPr>
          <w:p w14:paraId="5570EC34" w14:textId="34A84123" w:rsidR="003C4378" w:rsidRDefault="00610219" w:rsidP="003C4378">
            <w:ins w:id="1130" w:author="David Conklin" w:date="2020-12-26T08:42:00Z">
              <w:r>
                <w:t>VG</w:t>
              </w:r>
            </w:ins>
            <w:del w:id="1131"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1132" w:author="David Conklin" w:date="2020-12-26T08:42:00Z">
              <w:r w:rsidR="00610219">
                <w:t>0</w:t>
              </w:r>
            </w:ins>
            <w:del w:id="1133"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1134" w:author="David Conklin" w:date="2020-12-26T08:42:00Z">
              <w:r w:rsidR="00610219">
                <w:t>4</w:t>
              </w:r>
            </w:ins>
            <w:del w:id="1135"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ins w:id="1136" w:author="David Conklin" w:date="2020-12-26T08:44:00Z">
              <w:r w:rsidR="00610219">
                <w:t xml:space="preserve"> (C2</w:t>
              </w:r>
            </w:ins>
            <w:ins w:id="1137" w:author="David Conklin" w:date="2021-01-03T15:17:00Z">
              <w:r w:rsidR="008E188E">
                <w:t>19</w:t>
              </w:r>
            </w:ins>
            <w:ins w:id="1138" w:author="David Conklin" w:date="2020-12-26T08:44:00Z">
              <w:r w:rsidR="00610219">
                <w:t>)</w:t>
              </w:r>
            </w:ins>
          </w:p>
        </w:tc>
        <w:tc>
          <w:tcPr>
            <w:tcW w:w="0" w:type="auto"/>
          </w:tcPr>
          <w:p w14:paraId="747FF6B8" w14:textId="58CFA040" w:rsidR="003C4378" w:rsidRDefault="003C4378" w:rsidP="003C4378">
            <w:r>
              <w:t>%bias</w:t>
            </w:r>
          </w:p>
        </w:tc>
        <w:tc>
          <w:tcPr>
            <w:tcW w:w="0" w:type="auto"/>
          </w:tcPr>
          <w:p w14:paraId="6C28E2A8" w14:textId="70506EDC" w:rsidR="003C4378" w:rsidRDefault="008E188E" w:rsidP="003C4378">
            <w:ins w:id="1139" w:author="David Conklin" w:date="2021-01-03T15:17:00Z">
              <w:r>
                <w:t>-0.1</w:t>
              </w:r>
            </w:ins>
            <w:del w:id="1140"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1141" w:author="David Conklin" w:date="2020-12-26T08:45:00Z">
              <w:r w:rsidR="00610219">
                <w:t>6</w:t>
              </w:r>
            </w:ins>
            <w:del w:id="1142"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1143" w:author="David Conklin" w:date="2020-12-26T08:45:00Z">
              <w:r w:rsidR="00610219">
                <w:t>8</w:t>
              </w:r>
            </w:ins>
            <w:del w:id="1144"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1145" w:author="David Conklin" w:date="2020-12-26T08:45:00Z">
              <w:r w:rsidR="00610219">
                <w:t>6</w:t>
              </w:r>
            </w:ins>
            <w:del w:id="1146" w:author="David Conklin" w:date="2020-12-26T08:45:00Z">
              <w:r w:rsidDel="00610219">
                <w:delText>4</w:delText>
              </w:r>
            </w:del>
          </w:p>
        </w:tc>
        <w:tc>
          <w:tcPr>
            <w:tcW w:w="0" w:type="auto"/>
          </w:tcPr>
          <w:p w14:paraId="7F2AC038" w14:textId="7B40A163" w:rsidR="003C4378" w:rsidRDefault="00610219" w:rsidP="003C4378">
            <w:ins w:id="1147"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ins w:id="1148" w:author="David Conklin" w:date="2020-12-26T08:45:00Z">
              <w:r w:rsidR="00610219">
                <w:t xml:space="preserve"> (C2</w:t>
              </w:r>
            </w:ins>
            <w:ins w:id="1149" w:author="David Conklin" w:date="2021-01-03T15:17:00Z">
              <w:r w:rsidR="008E188E">
                <w:t>19</w:t>
              </w:r>
            </w:ins>
            <w:ins w:id="1150" w:author="David Conklin" w:date="2020-12-26T08:45:00Z">
              <w:r w:rsidR="00610219">
                <w:t>)</w:t>
              </w:r>
            </w:ins>
          </w:p>
        </w:tc>
        <w:tc>
          <w:tcPr>
            <w:tcW w:w="0" w:type="auto"/>
          </w:tcPr>
          <w:p w14:paraId="27506014" w14:textId="7618C4AF" w:rsidR="003C4378" w:rsidRDefault="003C4378" w:rsidP="003C4378">
            <w:r>
              <w:t>%bias</w:t>
            </w:r>
          </w:p>
        </w:tc>
        <w:tc>
          <w:tcPr>
            <w:tcW w:w="0" w:type="auto"/>
          </w:tcPr>
          <w:p w14:paraId="5182B9DA" w14:textId="1B5E33E4" w:rsidR="003C4378" w:rsidRDefault="003C4378" w:rsidP="003C4378">
            <w:r>
              <w:t>-</w:t>
            </w:r>
            <w:ins w:id="1151" w:author="David Conklin" w:date="2021-01-03T15:18:00Z">
              <w:r w:rsidR="008E188E">
                <w:t>7.0</w:t>
              </w:r>
            </w:ins>
            <w:del w:id="1152" w:author="David Conklin" w:date="2021-01-03T15:18:00Z">
              <w:r w:rsidDel="008E188E">
                <w:delText>4.</w:delText>
              </w:r>
            </w:del>
            <w:del w:id="1153" w:author="David Conklin" w:date="2020-12-26T08:46:00Z">
              <w:r w:rsidDel="00610219">
                <w:delText>3</w:delText>
              </w:r>
            </w:del>
            <w:r>
              <w:t>%</w:t>
            </w:r>
          </w:p>
        </w:tc>
        <w:tc>
          <w:tcPr>
            <w:tcW w:w="0" w:type="auto"/>
          </w:tcPr>
          <w:p w14:paraId="1F20D131" w14:textId="6E47BD76" w:rsidR="003C4378" w:rsidRDefault="00CE4712" w:rsidP="003C4378">
            <w:ins w:id="1154" w:author="David Conklin" w:date="2021-01-06T10:56:00Z">
              <w:r>
                <w:t>G</w:t>
              </w:r>
            </w:ins>
            <w:del w:id="1155" w:author="David Conklin" w:date="2021-01-03T15:18:00Z">
              <w:r w:rsidR="003C4378" w:rsidDel="008E188E">
                <w:delText>VG</w:delText>
              </w:r>
            </w:del>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7EC39FE" w:rsidR="003C4378" w:rsidRDefault="003C4378" w:rsidP="003C4378">
            <w:r>
              <w:t>0.</w:t>
            </w:r>
            <w:ins w:id="1156" w:author="David Conklin" w:date="2021-01-03T15:18:00Z">
              <w:r w:rsidR="008E188E">
                <w:t>59</w:t>
              </w:r>
            </w:ins>
            <w:del w:id="1157"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6F2AC09A" w:rsidR="003C4378" w:rsidRDefault="003C4378" w:rsidP="003C4378">
            <w:r>
              <w:t>0.6</w:t>
            </w:r>
            <w:ins w:id="1158" w:author="David Conklin" w:date="2021-01-03T15:18:00Z">
              <w:r w:rsidR="008E188E">
                <w:t>4</w:t>
              </w:r>
            </w:ins>
            <w:del w:id="1159"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1160" w:author="David Conklin" w:date="2020-12-26T08:46:00Z">
              <w:r w:rsidR="00610219">
                <w:t>6</w:t>
              </w:r>
            </w:ins>
            <w:del w:id="1161" w:author="David Conklin" w:date="2020-12-26T08:46:00Z">
              <w:r w:rsidDel="00610219">
                <w:delText>0</w:delText>
              </w:r>
            </w:del>
          </w:p>
        </w:tc>
        <w:tc>
          <w:tcPr>
            <w:tcW w:w="0" w:type="auto"/>
          </w:tcPr>
          <w:p w14:paraId="00567A06" w14:textId="21F14F3D" w:rsidR="003C4378" w:rsidRDefault="003C4378" w:rsidP="003C4378">
            <w:del w:id="1162"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ins w:id="1163" w:author="David Conklin" w:date="2020-12-26T08:46:00Z">
              <w:r w:rsidR="00613CE3">
                <w:t xml:space="preserve"> (C2</w:t>
              </w:r>
            </w:ins>
            <w:ins w:id="1164" w:author="David Conklin" w:date="2021-01-03T15:19:00Z">
              <w:r w:rsidR="008E188E">
                <w:t>19</w:t>
              </w:r>
            </w:ins>
            <w:ins w:id="1165"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01734B0C" w:rsidR="003C4378" w:rsidRDefault="008E188E" w:rsidP="003C4378">
            <w:ins w:id="1166" w:author="David Conklin" w:date="2021-01-03T15:18:00Z">
              <w:r>
                <w:t>-</w:t>
              </w:r>
            </w:ins>
            <w:ins w:id="1167" w:author="David Conklin" w:date="2021-01-03T15:19:00Z">
              <w:r>
                <w:t>0.1</w:t>
              </w:r>
            </w:ins>
            <w:del w:id="1168" w:author="David Conklin" w:date="2020-12-26T08:48:00Z">
              <w:r w:rsidR="003C4378" w:rsidDel="00613CE3">
                <w:delText>0.</w:delText>
              </w:r>
            </w:del>
            <w:del w:id="1169"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1138272D" w:rsidR="003C4378" w:rsidRDefault="003C4378" w:rsidP="003C4378">
            <w:r>
              <w:t>0.</w:t>
            </w:r>
            <w:ins w:id="1170" w:author="David Conklin" w:date="2020-12-26T08:49:00Z">
              <w:r w:rsidR="00613CE3">
                <w:t>7</w:t>
              </w:r>
            </w:ins>
            <w:ins w:id="1171" w:author="David Conklin" w:date="2021-01-03T15:19:00Z">
              <w:r w:rsidR="008E188E">
                <w:t>6</w:t>
              </w:r>
            </w:ins>
            <w:del w:id="1172" w:author="David Conklin" w:date="2020-12-26T08:47:00Z">
              <w:r w:rsidDel="00613CE3">
                <w:delText>68</w:delText>
              </w:r>
            </w:del>
          </w:p>
        </w:tc>
        <w:tc>
          <w:tcPr>
            <w:tcW w:w="0" w:type="auto"/>
          </w:tcPr>
          <w:p w14:paraId="3D60D1F3" w14:textId="4050C411" w:rsidR="003C4378" w:rsidRDefault="00613CE3" w:rsidP="003C4378">
            <w:ins w:id="1173" w:author="David Conklin" w:date="2020-12-26T08:47:00Z">
              <w:r>
                <w:t>G</w:t>
              </w:r>
            </w:ins>
            <w:del w:id="1174"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73618DE0" w:rsidR="003C4378" w:rsidRDefault="003C4378" w:rsidP="003C4378">
            <w:r>
              <w:t>0.</w:t>
            </w:r>
            <w:ins w:id="1175" w:author="David Conklin" w:date="2021-01-03T15:19:00Z">
              <w:r w:rsidR="008E188E">
                <w:t>49</w:t>
              </w:r>
            </w:ins>
            <w:del w:id="1176" w:author="David Conklin" w:date="2020-12-26T08:48:00Z">
              <w:r w:rsidDel="00613CE3">
                <w:delText>5</w:delText>
              </w:r>
            </w:del>
            <w:del w:id="1177" w:author="David Conklin" w:date="2020-12-26T08:47:00Z">
              <w:r w:rsidDel="00613CE3">
                <w:delText>7</w:delText>
              </w:r>
            </w:del>
          </w:p>
        </w:tc>
        <w:tc>
          <w:tcPr>
            <w:tcW w:w="0" w:type="auto"/>
          </w:tcPr>
          <w:p w14:paraId="6AB8B65A" w14:textId="034039B0" w:rsidR="003C4378" w:rsidRDefault="00613CE3" w:rsidP="003C4378">
            <w:ins w:id="1178"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3310CF47" w:rsidR="003C4378" w:rsidRDefault="003C4378" w:rsidP="003C4378">
            <w:r>
              <w:t>0.</w:t>
            </w:r>
            <w:ins w:id="1179" w:author="David Conklin" w:date="2020-12-26T08:47:00Z">
              <w:r w:rsidR="00613CE3">
                <w:t>8</w:t>
              </w:r>
            </w:ins>
            <w:ins w:id="1180" w:author="David Conklin" w:date="2021-01-03T15:19:00Z">
              <w:r w:rsidR="008E188E">
                <w:t>1</w:t>
              </w:r>
            </w:ins>
            <w:del w:id="1181"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ins w:id="1182" w:author="David Conklin" w:date="2020-12-26T08:48:00Z">
              <w:r w:rsidR="00613CE3">
                <w:t xml:space="preserve"> (C2</w:t>
              </w:r>
            </w:ins>
            <w:ins w:id="1183" w:author="David Conklin" w:date="2021-01-03T15:20:00Z">
              <w:r w:rsidR="008E188E">
                <w:t>19</w:t>
              </w:r>
            </w:ins>
            <w:ins w:id="1184" w:author="David Conklin" w:date="2020-12-26T08:48:00Z">
              <w:r w:rsidR="00613CE3">
                <w:t>)</w:t>
              </w:r>
            </w:ins>
          </w:p>
        </w:tc>
        <w:tc>
          <w:tcPr>
            <w:tcW w:w="0" w:type="auto"/>
          </w:tcPr>
          <w:p w14:paraId="18689C03" w14:textId="16E261AF" w:rsidR="003C4378" w:rsidRDefault="003C4378" w:rsidP="003C4378">
            <w:r>
              <w:t>%bias</w:t>
            </w:r>
          </w:p>
        </w:tc>
        <w:tc>
          <w:tcPr>
            <w:tcW w:w="0" w:type="auto"/>
          </w:tcPr>
          <w:p w14:paraId="0035DCAF" w14:textId="5E47564B" w:rsidR="003C4378" w:rsidRDefault="003C4378" w:rsidP="003C4378">
            <w:r>
              <w:t>-</w:t>
            </w:r>
            <w:ins w:id="1185" w:author="David Conklin" w:date="2020-12-26T08:49:00Z">
              <w:r w:rsidR="00613CE3">
                <w:t>2.</w:t>
              </w:r>
            </w:ins>
            <w:ins w:id="1186" w:author="David Conklin" w:date="2021-01-03T15:19:00Z">
              <w:r w:rsidR="008E188E">
                <w:t>0</w:t>
              </w:r>
            </w:ins>
            <w:del w:id="1187"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1188" w:author="David Conklin" w:date="2020-12-26T08:49:00Z">
              <w:r w:rsidR="00613CE3">
                <w:t>81</w:t>
              </w:r>
            </w:ins>
            <w:del w:id="1189" w:author="David Conklin" w:date="2020-12-26T08:49:00Z">
              <w:r w:rsidDel="00613CE3">
                <w:delText>77</w:delText>
              </w:r>
            </w:del>
          </w:p>
        </w:tc>
        <w:tc>
          <w:tcPr>
            <w:tcW w:w="0" w:type="auto"/>
          </w:tcPr>
          <w:p w14:paraId="35BB672A" w14:textId="2E50CB56" w:rsidR="003C4378" w:rsidRDefault="00613CE3" w:rsidP="003C4378">
            <w:ins w:id="1190"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1191" w:author="David Conklin" w:date="2020-12-26T08:49:00Z">
              <w:r w:rsidR="00613CE3">
                <w:t>4</w:t>
              </w:r>
            </w:ins>
            <w:del w:id="1192"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658AB735" w:rsidR="003C4378" w:rsidRDefault="003C4378" w:rsidP="003C4378">
            <w:r>
              <w:t>0.</w:t>
            </w:r>
            <w:ins w:id="1193" w:author="David Conklin" w:date="2020-12-26T08:49:00Z">
              <w:r w:rsidR="00613CE3">
                <w:t>8</w:t>
              </w:r>
            </w:ins>
            <w:ins w:id="1194" w:author="David Conklin" w:date="2021-01-03T15:20:00Z">
              <w:r w:rsidR="008E188E">
                <w:t>1</w:t>
              </w:r>
            </w:ins>
            <w:del w:id="1195"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ins w:id="1196" w:author="David Conklin" w:date="2020-12-26T08:51:00Z">
              <w:r w:rsidR="007A6DA3">
                <w:t xml:space="preserve"> (C2</w:t>
              </w:r>
            </w:ins>
            <w:ins w:id="1197" w:author="David Conklin" w:date="2021-01-03T15:20:00Z">
              <w:r w:rsidR="008E188E">
                <w:t>19</w:t>
              </w:r>
            </w:ins>
            <w:ins w:id="1198" w:author="David Conklin" w:date="2020-12-26T08:51:00Z">
              <w:r w:rsidR="007A6DA3">
                <w:t>)</w:t>
              </w:r>
            </w:ins>
          </w:p>
        </w:tc>
        <w:tc>
          <w:tcPr>
            <w:tcW w:w="0" w:type="auto"/>
          </w:tcPr>
          <w:p w14:paraId="3E7378FF" w14:textId="1660A2C9" w:rsidR="003C4378" w:rsidRDefault="003C4378" w:rsidP="003C4378">
            <w:r>
              <w:t>%bias</w:t>
            </w:r>
          </w:p>
        </w:tc>
        <w:tc>
          <w:tcPr>
            <w:tcW w:w="0" w:type="auto"/>
          </w:tcPr>
          <w:p w14:paraId="6EF59584" w14:textId="09C9B821" w:rsidR="003C4378" w:rsidRDefault="007A6DA3" w:rsidP="003C4378">
            <w:ins w:id="1199" w:author="David Conklin" w:date="2020-12-26T08:51:00Z">
              <w:r>
                <w:t>0.1</w:t>
              </w:r>
            </w:ins>
            <w:del w:id="1200"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1201" w:author="David Conklin" w:date="2020-12-26T08:51:00Z">
              <w:r w:rsidR="007A6DA3">
                <w:t>1</w:t>
              </w:r>
            </w:ins>
            <w:del w:id="1202"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1203" w:author="David Conklin" w:date="2020-12-26T08:51:00Z">
              <w:r w:rsidR="007A6DA3">
                <w:t>4</w:t>
              </w:r>
            </w:ins>
            <w:del w:id="1204"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1205" w:author="David Conklin" w:date="2020-12-26T08:51:00Z">
              <w:r w:rsidR="007A6DA3">
                <w:t>5</w:t>
              </w:r>
            </w:ins>
            <w:del w:id="1206" w:author="David Conklin" w:date="2020-12-26T08:51:00Z">
              <w:r w:rsidDel="007A6DA3">
                <w:delText>2</w:delText>
              </w:r>
            </w:del>
          </w:p>
        </w:tc>
        <w:tc>
          <w:tcPr>
            <w:tcW w:w="0" w:type="auto"/>
          </w:tcPr>
          <w:p w14:paraId="5CF5DB88" w14:textId="132C1825" w:rsidR="003C4378" w:rsidRDefault="003C4378" w:rsidP="003C4378">
            <w:del w:id="1207" w:author="David Conklin" w:date="2020-12-26T08:51:00Z">
              <w:r w:rsidDel="007A6DA3">
                <w:delText>G</w:delText>
              </w:r>
            </w:del>
            <w:ins w:id="1208"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1209" w:author="David Conklin" w:date="2020-12-26T08:52:00Z"/>
        </w:trPr>
        <w:tc>
          <w:tcPr>
            <w:tcW w:w="1870" w:type="dxa"/>
          </w:tcPr>
          <w:p w14:paraId="67291E46" w14:textId="04284D95" w:rsidR="00F81EFD" w:rsidDel="00152520" w:rsidRDefault="00F81EFD" w:rsidP="007E57E4">
            <w:pPr>
              <w:rPr>
                <w:del w:id="1210" w:author="David Conklin" w:date="2020-12-26T08:52:00Z"/>
              </w:rPr>
            </w:pPr>
            <w:del w:id="1211" w:author="David Conklin" w:date="2020-12-26T08:52:00Z">
              <w:r w:rsidDel="00152520">
                <w:delText>14158500</w:delText>
              </w:r>
            </w:del>
          </w:p>
        </w:tc>
        <w:tc>
          <w:tcPr>
            <w:tcW w:w="1870" w:type="dxa"/>
          </w:tcPr>
          <w:p w14:paraId="2F7B58FE" w14:textId="1ED5A978" w:rsidR="00F81EFD" w:rsidDel="00152520" w:rsidRDefault="00F81EFD" w:rsidP="007E57E4">
            <w:pPr>
              <w:rPr>
                <w:del w:id="1212" w:author="David Conklin" w:date="2020-12-26T08:52:00Z"/>
              </w:rPr>
            </w:pPr>
            <w:del w:id="1213" w:author="David Conklin" w:date="2020-12-26T08:52:00Z">
              <w:r w:rsidDel="00152520">
                <w:delText>23773373</w:delText>
              </w:r>
            </w:del>
          </w:p>
        </w:tc>
        <w:tc>
          <w:tcPr>
            <w:tcW w:w="4355" w:type="dxa"/>
          </w:tcPr>
          <w:p w14:paraId="2A11E1E4" w14:textId="1078E866" w:rsidR="00F81EFD" w:rsidDel="00152520" w:rsidRDefault="00F81EFD" w:rsidP="007E57E4">
            <w:pPr>
              <w:rPr>
                <w:del w:id="1214" w:author="David Conklin" w:date="2020-12-26T08:52:00Z"/>
              </w:rPr>
            </w:pPr>
            <w:del w:id="1215"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2AA8494" w:rsidR="006200EB" w:rsidDel="00152520" w:rsidRDefault="006200EB">
      <w:pPr>
        <w:rPr>
          <w:del w:id="1216" w:author="David Conklin" w:date="2020-12-26T08:52:00Z"/>
        </w:rPr>
      </w:pPr>
      <w:r>
        <w:br w:type="page"/>
      </w:r>
      <w:ins w:id="1217" w:author="David Conklin" w:date="2021-01-03T15:25:00Z">
        <w:r w:rsidR="00572FA4">
          <w:lastRenderedPageBreak/>
          <w:t xml:space="preserve">All </w:t>
        </w:r>
      </w:ins>
    </w:p>
    <w:p w14:paraId="025588A3" w14:textId="46876863" w:rsidR="00E70EE0" w:rsidRDefault="00572FA4" w:rsidP="007E57E4">
      <w:ins w:id="1218" w:author="David Conklin" w:date="2021-01-03T15:25:00Z">
        <w:r>
          <w:t>t</w:t>
        </w:r>
      </w:ins>
      <w:del w:id="1219" w:author="David Conklin" w:date="2021-01-03T15:25:00Z">
        <w:r w:rsidR="00E70EE0" w:rsidDel="00572FA4">
          <w:delText>T</w:delText>
        </w:r>
      </w:del>
      <w:r w:rsidR="00E70EE0">
        <w:t xml:space="preserve">emperature sensor locations </w:t>
      </w:r>
      <w:del w:id="1220" w:author="David Conklin" w:date="2021-01-03T15:25:00Z">
        <w:r w:rsidR="00E70EE0" w:rsidDel="00572FA4">
          <w:delText xml:space="preserve">with </w:delText>
        </w:r>
        <w:r w:rsidR="0090573C" w:rsidDel="00572FA4">
          <w:delText xml:space="preserve">generally </w:delText>
        </w:r>
        <w:r w:rsidR="00E70EE0" w:rsidDel="00572FA4">
          <w:delText xml:space="preserve">satisfactory or better simulation skill grades, as of ver. </w:delText>
        </w:r>
        <w:r w:rsidR="005160F8" w:rsidDel="00572FA4">
          <w:delText>1</w:delText>
        </w:r>
        <w:r w:rsidR="0025684C" w:rsidDel="00572FA4">
          <w:delText>51</w:delText>
        </w:r>
      </w:del>
    </w:p>
    <w:tbl>
      <w:tblPr>
        <w:tblStyle w:val="TableGrid"/>
        <w:tblW w:w="0" w:type="auto"/>
        <w:tblLook w:val="04A0" w:firstRow="1" w:lastRow="0" w:firstColumn="1" w:lastColumn="0" w:noHBand="0" w:noVBand="1"/>
        <w:tblPrChange w:id="1221" w:author="David Conklin" w:date="2020-12-26T09:53:00Z">
          <w:tblPr>
            <w:tblStyle w:val="TableGrid"/>
            <w:tblW w:w="0" w:type="auto"/>
            <w:tblLook w:val="04A0" w:firstRow="1" w:lastRow="0" w:firstColumn="1" w:lastColumn="0" w:noHBand="0" w:noVBand="1"/>
          </w:tblPr>
        </w:tblPrChange>
      </w:tblPr>
      <w:tblGrid>
        <w:gridCol w:w="1109"/>
        <w:gridCol w:w="1109"/>
        <w:gridCol w:w="4219"/>
        <w:gridCol w:w="969"/>
        <w:gridCol w:w="1200"/>
        <w:gridCol w:w="744"/>
        <w:tblGridChange w:id="1222">
          <w:tblGrid>
            <w:gridCol w:w="1110"/>
            <w:gridCol w:w="1109"/>
            <w:gridCol w:w="3845"/>
            <w:gridCol w:w="1243"/>
            <w:gridCol w:w="1316"/>
            <w:gridCol w:w="727"/>
          </w:tblGrid>
        </w:tblGridChange>
      </w:tblGrid>
      <w:tr w:rsidR="00245C85" w14:paraId="553C1842" w14:textId="1ACF3678" w:rsidTr="00245C85">
        <w:tc>
          <w:tcPr>
            <w:tcW w:w="0" w:type="auto"/>
            <w:tcPrChange w:id="1223" w:author="David Conklin" w:date="2020-12-26T09:53:00Z">
              <w:tcPr>
                <w:tcW w:w="0" w:type="auto"/>
              </w:tcPr>
            </w:tcPrChange>
          </w:tcPr>
          <w:p w14:paraId="5739CB03" w14:textId="7D90C063" w:rsidR="00245C85" w:rsidRDefault="00245C85" w:rsidP="007E57E4">
            <w:r>
              <w:t>gage</w:t>
            </w:r>
          </w:p>
        </w:tc>
        <w:tc>
          <w:tcPr>
            <w:tcW w:w="0" w:type="auto"/>
            <w:tcPrChange w:id="1224" w:author="David Conklin" w:date="2020-12-26T09:53:00Z">
              <w:tcPr>
                <w:tcW w:w="0" w:type="auto"/>
              </w:tcPr>
            </w:tcPrChange>
          </w:tcPr>
          <w:p w14:paraId="5F2E048C" w14:textId="4F0CF0E4" w:rsidR="00245C85" w:rsidRDefault="00245C85" w:rsidP="007E57E4">
            <w:r>
              <w:t>COMID</w:t>
            </w:r>
          </w:p>
        </w:tc>
        <w:tc>
          <w:tcPr>
            <w:tcW w:w="4347" w:type="dxa"/>
            <w:tcPrChange w:id="1225" w:author="David Conklin" w:date="2020-12-26T09:53:00Z">
              <w:tcPr>
                <w:tcW w:w="0" w:type="auto"/>
              </w:tcPr>
            </w:tcPrChange>
          </w:tcPr>
          <w:p w14:paraId="037157EA" w14:textId="663E3C19" w:rsidR="00245C85" w:rsidRDefault="00245C85" w:rsidP="007E57E4">
            <w:r>
              <w:t>location</w:t>
            </w:r>
          </w:p>
        </w:tc>
        <w:tc>
          <w:tcPr>
            <w:tcW w:w="970" w:type="dxa"/>
            <w:tcPrChange w:id="1226" w:author="David Conklin" w:date="2020-12-26T09:53:00Z">
              <w:tcPr>
                <w:tcW w:w="0" w:type="auto"/>
              </w:tcPr>
            </w:tcPrChange>
          </w:tcPr>
          <w:p w14:paraId="2E465273" w14:textId="4A78AA69" w:rsidR="00245C85" w:rsidRDefault="00245C85" w:rsidP="007E57E4">
            <w:r>
              <w:t>statistic</w:t>
            </w:r>
          </w:p>
        </w:tc>
        <w:tc>
          <w:tcPr>
            <w:tcW w:w="1088" w:type="dxa"/>
            <w:tcPrChange w:id="1227" w:author="David Conklin" w:date="2020-12-26T09:53:00Z">
              <w:tcPr>
                <w:tcW w:w="0" w:type="auto"/>
              </w:tcPr>
            </w:tcPrChange>
          </w:tcPr>
          <w:p w14:paraId="5AD5C038" w14:textId="26E12AF2" w:rsidR="00245C85" w:rsidRDefault="00245C85" w:rsidP="007E57E4">
            <w:r>
              <w:t>value</w:t>
            </w:r>
          </w:p>
        </w:tc>
        <w:tc>
          <w:tcPr>
            <w:tcW w:w="0" w:type="auto"/>
            <w:tcPrChange w:id="1228"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1229" w:author="David Conklin" w:date="2020-12-26T09:53:00Z">
              <w:tcPr>
                <w:tcW w:w="0" w:type="auto"/>
              </w:tcPr>
            </w:tcPrChange>
          </w:tcPr>
          <w:p w14:paraId="7D7B75BD" w14:textId="3586976B" w:rsidR="00245C85" w:rsidRDefault="00245C85" w:rsidP="00E70EE0">
            <w:r>
              <w:t>14159200</w:t>
            </w:r>
          </w:p>
        </w:tc>
        <w:tc>
          <w:tcPr>
            <w:tcW w:w="0" w:type="auto"/>
            <w:tcPrChange w:id="1230" w:author="David Conklin" w:date="2020-12-26T09:53:00Z">
              <w:tcPr>
                <w:tcW w:w="0" w:type="auto"/>
              </w:tcPr>
            </w:tcPrChange>
          </w:tcPr>
          <w:p w14:paraId="0460C4BB" w14:textId="0748305B" w:rsidR="00245C85" w:rsidRDefault="00245C85" w:rsidP="00E70EE0">
            <w:r>
              <w:t>23773037</w:t>
            </w:r>
          </w:p>
        </w:tc>
        <w:tc>
          <w:tcPr>
            <w:tcW w:w="4347" w:type="dxa"/>
            <w:tcPrChange w:id="1231" w:author="David Conklin" w:date="2020-12-26T09:53:00Z">
              <w:tcPr>
                <w:tcW w:w="0" w:type="auto"/>
              </w:tcPr>
            </w:tcPrChange>
          </w:tcPr>
          <w:p w14:paraId="0F67F129" w14:textId="7C984DE2" w:rsidR="00245C85" w:rsidRDefault="00245C85" w:rsidP="00E70EE0">
            <w:r>
              <w:t>SO FK MCKENZIE ABOVE COUGAR</w:t>
            </w:r>
            <w:ins w:id="1232" w:author="David Conklin" w:date="2020-12-26T08:55:00Z">
              <w:r>
                <w:t xml:space="preserve"> (C2</w:t>
              </w:r>
            </w:ins>
            <w:ins w:id="1233" w:author="David Conklin" w:date="2021-01-03T15:22:00Z">
              <w:r w:rsidR="00B7410E">
                <w:t>19</w:t>
              </w:r>
            </w:ins>
            <w:ins w:id="1234" w:author="David Conklin" w:date="2020-12-26T08:55:00Z">
              <w:r>
                <w:t>)</w:t>
              </w:r>
            </w:ins>
          </w:p>
        </w:tc>
        <w:tc>
          <w:tcPr>
            <w:tcW w:w="970" w:type="dxa"/>
            <w:tcPrChange w:id="1235" w:author="David Conklin" w:date="2020-12-26T09:53:00Z">
              <w:tcPr>
                <w:tcW w:w="0" w:type="auto"/>
              </w:tcPr>
            </w:tcPrChange>
          </w:tcPr>
          <w:p w14:paraId="219B605A" w14:textId="43B0B515" w:rsidR="00245C85" w:rsidRDefault="00245C85" w:rsidP="00E70EE0">
            <w:r>
              <w:t>%bias</w:t>
            </w:r>
          </w:p>
        </w:tc>
        <w:tc>
          <w:tcPr>
            <w:tcW w:w="1088" w:type="dxa"/>
            <w:tcPrChange w:id="1236" w:author="David Conklin" w:date="2020-12-26T09:53:00Z">
              <w:tcPr>
                <w:tcW w:w="0" w:type="auto"/>
              </w:tcPr>
            </w:tcPrChange>
          </w:tcPr>
          <w:p w14:paraId="60CC27D9" w14:textId="1BFCA2FF" w:rsidR="00245C85" w:rsidRDefault="00245C85" w:rsidP="00E70EE0">
            <w:r>
              <w:t>-</w:t>
            </w:r>
            <w:ins w:id="1237" w:author="David Conklin" w:date="2021-01-03T15:21:00Z">
              <w:r w:rsidR="00B7410E">
                <w:t>10.1</w:t>
              </w:r>
            </w:ins>
            <w:del w:id="1238" w:author="David Conklin" w:date="2021-01-03T15:21:00Z">
              <w:r w:rsidDel="00B7410E">
                <w:delText>1</w:delText>
              </w:r>
            </w:del>
            <w:del w:id="1239" w:author="David Conklin" w:date="2020-12-26T08:53:00Z">
              <w:r w:rsidDel="00152520">
                <w:delText>0.2</w:delText>
              </w:r>
            </w:del>
            <w:r>
              <w:t>%</w:t>
            </w:r>
          </w:p>
        </w:tc>
        <w:tc>
          <w:tcPr>
            <w:tcW w:w="0" w:type="auto"/>
            <w:tcPrChange w:id="1240" w:author="David Conklin" w:date="2020-12-26T09:53:00Z">
              <w:tcPr>
                <w:tcW w:w="0" w:type="auto"/>
              </w:tcPr>
            </w:tcPrChange>
          </w:tcPr>
          <w:p w14:paraId="1E0F0D76" w14:textId="49094400" w:rsidR="00245C85" w:rsidRDefault="00245C85" w:rsidP="00E70EE0">
            <w:ins w:id="1241" w:author="David Conklin" w:date="2020-12-26T08:53:00Z">
              <w:r>
                <w:t>VG</w:t>
              </w:r>
            </w:ins>
            <w:del w:id="1242" w:author="David Conklin" w:date="2020-12-26T08:53:00Z">
              <w:r w:rsidDel="00152520">
                <w:delText>S</w:delText>
              </w:r>
            </w:del>
          </w:p>
        </w:tc>
      </w:tr>
      <w:tr w:rsidR="00245C85" w14:paraId="04236B81" w14:textId="1CC79A54" w:rsidTr="00245C85">
        <w:tc>
          <w:tcPr>
            <w:tcW w:w="0" w:type="auto"/>
            <w:tcPrChange w:id="1243" w:author="David Conklin" w:date="2020-12-26T09:53:00Z">
              <w:tcPr>
                <w:tcW w:w="0" w:type="auto"/>
              </w:tcPr>
            </w:tcPrChange>
          </w:tcPr>
          <w:p w14:paraId="7693C2C2" w14:textId="77777777" w:rsidR="00245C85" w:rsidRDefault="00245C85" w:rsidP="00E70EE0"/>
        </w:tc>
        <w:tc>
          <w:tcPr>
            <w:tcW w:w="0" w:type="auto"/>
            <w:tcPrChange w:id="1244" w:author="David Conklin" w:date="2020-12-26T09:53:00Z">
              <w:tcPr>
                <w:tcW w:w="0" w:type="auto"/>
              </w:tcPr>
            </w:tcPrChange>
          </w:tcPr>
          <w:p w14:paraId="1DA38DF4" w14:textId="77777777" w:rsidR="00245C85" w:rsidRDefault="00245C85" w:rsidP="00E70EE0"/>
        </w:tc>
        <w:tc>
          <w:tcPr>
            <w:tcW w:w="4347" w:type="dxa"/>
            <w:tcPrChange w:id="1245" w:author="David Conklin" w:date="2020-12-26T09:53:00Z">
              <w:tcPr>
                <w:tcW w:w="0" w:type="auto"/>
              </w:tcPr>
            </w:tcPrChange>
          </w:tcPr>
          <w:p w14:paraId="26899EB0" w14:textId="77777777" w:rsidR="00245C85" w:rsidRDefault="00245C85" w:rsidP="00E70EE0"/>
        </w:tc>
        <w:tc>
          <w:tcPr>
            <w:tcW w:w="970" w:type="dxa"/>
            <w:tcPrChange w:id="1246" w:author="David Conklin" w:date="2020-12-26T09:53:00Z">
              <w:tcPr>
                <w:tcW w:w="0" w:type="auto"/>
              </w:tcPr>
            </w:tcPrChange>
          </w:tcPr>
          <w:p w14:paraId="08997FA3" w14:textId="2775D24F" w:rsidR="00245C85" w:rsidRDefault="00245C85" w:rsidP="00E70EE0">
            <w:r>
              <w:t>NSE</w:t>
            </w:r>
          </w:p>
        </w:tc>
        <w:tc>
          <w:tcPr>
            <w:tcW w:w="1088" w:type="dxa"/>
            <w:tcPrChange w:id="1247" w:author="David Conklin" w:date="2020-12-26T09:53:00Z">
              <w:tcPr>
                <w:tcW w:w="0" w:type="auto"/>
              </w:tcPr>
            </w:tcPrChange>
          </w:tcPr>
          <w:p w14:paraId="03C23E73" w14:textId="73BB3AB1" w:rsidR="00245C85" w:rsidRDefault="00245C85" w:rsidP="00E70EE0">
            <w:r>
              <w:t>0.</w:t>
            </w:r>
            <w:ins w:id="1248" w:author="David Conklin" w:date="2021-01-03T15:22:00Z">
              <w:r w:rsidR="00B7410E">
                <w:t>79</w:t>
              </w:r>
            </w:ins>
            <w:del w:id="1249" w:author="David Conklin" w:date="2020-12-26T08:54:00Z">
              <w:r w:rsidDel="00152520">
                <w:delText>64</w:delText>
              </w:r>
            </w:del>
          </w:p>
        </w:tc>
        <w:tc>
          <w:tcPr>
            <w:tcW w:w="0" w:type="auto"/>
            <w:tcPrChange w:id="1250" w:author="David Conklin" w:date="2020-12-26T09:53:00Z">
              <w:tcPr>
                <w:tcW w:w="0" w:type="auto"/>
              </w:tcPr>
            </w:tcPrChange>
          </w:tcPr>
          <w:p w14:paraId="4DE27806" w14:textId="736345F6" w:rsidR="00245C85" w:rsidRDefault="00245C85" w:rsidP="00E70EE0">
            <w:ins w:id="1251" w:author="David Conklin" w:date="2020-12-26T08:54:00Z">
              <w:r>
                <w:t>VG</w:t>
              </w:r>
            </w:ins>
            <w:del w:id="1252" w:author="David Conklin" w:date="2020-12-26T08:54:00Z">
              <w:r w:rsidDel="00152520">
                <w:delText>S</w:delText>
              </w:r>
            </w:del>
          </w:p>
        </w:tc>
      </w:tr>
      <w:tr w:rsidR="00245C85" w14:paraId="217C3DBF" w14:textId="77777777" w:rsidTr="00245C85">
        <w:trPr>
          <w:ins w:id="1253" w:author="David Conklin" w:date="2020-12-26T09:40:00Z"/>
        </w:trPr>
        <w:tc>
          <w:tcPr>
            <w:tcW w:w="0" w:type="auto"/>
            <w:tcPrChange w:id="1254" w:author="David Conklin" w:date="2020-12-26T09:53:00Z">
              <w:tcPr>
                <w:tcW w:w="0" w:type="auto"/>
              </w:tcPr>
            </w:tcPrChange>
          </w:tcPr>
          <w:p w14:paraId="70E142C6" w14:textId="77777777" w:rsidR="00245C85" w:rsidRDefault="00245C85" w:rsidP="00E70EE0">
            <w:pPr>
              <w:rPr>
                <w:ins w:id="1255" w:author="David Conklin" w:date="2020-12-26T09:40:00Z"/>
              </w:rPr>
            </w:pPr>
          </w:p>
        </w:tc>
        <w:tc>
          <w:tcPr>
            <w:tcW w:w="0" w:type="auto"/>
            <w:tcPrChange w:id="1256" w:author="David Conklin" w:date="2020-12-26T09:53:00Z">
              <w:tcPr>
                <w:tcW w:w="0" w:type="auto"/>
              </w:tcPr>
            </w:tcPrChange>
          </w:tcPr>
          <w:p w14:paraId="0CCBA144" w14:textId="77777777" w:rsidR="00245C85" w:rsidRDefault="00245C85" w:rsidP="00E70EE0">
            <w:pPr>
              <w:rPr>
                <w:ins w:id="1257" w:author="David Conklin" w:date="2020-12-26T09:40:00Z"/>
              </w:rPr>
            </w:pPr>
          </w:p>
        </w:tc>
        <w:tc>
          <w:tcPr>
            <w:tcW w:w="4347" w:type="dxa"/>
            <w:tcPrChange w:id="1258" w:author="David Conklin" w:date="2020-12-26T09:53:00Z">
              <w:tcPr>
                <w:tcW w:w="0" w:type="auto"/>
              </w:tcPr>
            </w:tcPrChange>
          </w:tcPr>
          <w:p w14:paraId="7AF66093" w14:textId="77777777" w:rsidR="00245C85" w:rsidRDefault="00245C85" w:rsidP="00E70EE0">
            <w:pPr>
              <w:rPr>
                <w:ins w:id="1259" w:author="David Conklin" w:date="2020-12-26T09:40:00Z"/>
              </w:rPr>
            </w:pPr>
          </w:p>
        </w:tc>
        <w:tc>
          <w:tcPr>
            <w:tcW w:w="970" w:type="dxa"/>
            <w:tcPrChange w:id="1260" w:author="David Conklin" w:date="2020-12-26T09:53:00Z">
              <w:tcPr>
                <w:tcW w:w="0" w:type="auto"/>
              </w:tcPr>
            </w:tcPrChange>
          </w:tcPr>
          <w:p w14:paraId="58E3F46B" w14:textId="333D0448" w:rsidR="00245C85" w:rsidRDefault="00245C85" w:rsidP="00E70EE0">
            <w:pPr>
              <w:rPr>
                <w:ins w:id="1261" w:author="David Conklin" w:date="2020-12-26T09:40:00Z"/>
              </w:rPr>
            </w:pPr>
            <w:ins w:id="1262" w:author="David Conklin" w:date="2020-12-26T09:40:00Z">
              <w:r>
                <w:t>RSR</w:t>
              </w:r>
            </w:ins>
          </w:p>
        </w:tc>
        <w:tc>
          <w:tcPr>
            <w:tcW w:w="1088" w:type="dxa"/>
            <w:tcPrChange w:id="1263" w:author="David Conklin" w:date="2020-12-26T09:53:00Z">
              <w:tcPr>
                <w:tcW w:w="0" w:type="auto"/>
              </w:tcPr>
            </w:tcPrChange>
          </w:tcPr>
          <w:p w14:paraId="3C248104" w14:textId="30022EED" w:rsidR="00245C85" w:rsidRDefault="00245C85" w:rsidP="00E70EE0">
            <w:pPr>
              <w:rPr>
                <w:ins w:id="1264" w:author="David Conklin" w:date="2020-12-26T09:40:00Z"/>
              </w:rPr>
            </w:pPr>
            <w:ins w:id="1265" w:author="David Conklin" w:date="2020-12-26T09:40:00Z">
              <w:r>
                <w:t>0.4</w:t>
              </w:r>
            </w:ins>
            <w:ins w:id="1266" w:author="David Conklin" w:date="2021-01-03T15:22:00Z">
              <w:r w:rsidR="00B7410E">
                <w:t>4</w:t>
              </w:r>
            </w:ins>
          </w:p>
        </w:tc>
        <w:tc>
          <w:tcPr>
            <w:tcW w:w="0" w:type="auto"/>
            <w:tcPrChange w:id="1267" w:author="David Conklin" w:date="2020-12-26T09:53:00Z">
              <w:tcPr>
                <w:tcW w:w="0" w:type="auto"/>
              </w:tcPr>
            </w:tcPrChange>
          </w:tcPr>
          <w:p w14:paraId="5F764F9E" w14:textId="20E41335" w:rsidR="00245C85" w:rsidRDefault="00245C85" w:rsidP="00E70EE0">
            <w:pPr>
              <w:rPr>
                <w:ins w:id="1268" w:author="David Conklin" w:date="2020-12-26T09:40:00Z"/>
              </w:rPr>
            </w:pPr>
            <w:ins w:id="1269" w:author="David Conklin" w:date="2020-12-26T09:40:00Z">
              <w:r>
                <w:t>VG</w:t>
              </w:r>
            </w:ins>
          </w:p>
        </w:tc>
      </w:tr>
      <w:tr w:rsidR="00245C85" w14:paraId="7219706D" w14:textId="43D7C283" w:rsidTr="00245C85">
        <w:tc>
          <w:tcPr>
            <w:tcW w:w="0" w:type="auto"/>
            <w:tcPrChange w:id="1270" w:author="David Conklin" w:date="2020-12-26T09:53:00Z">
              <w:tcPr>
                <w:tcW w:w="0" w:type="auto"/>
              </w:tcPr>
            </w:tcPrChange>
          </w:tcPr>
          <w:p w14:paraId="5701AB61" w14:textId="77777777" w:rsidR="00245C85" w:rsidRDefault="00245C85" w:rsidP="00E70EE0"/>
        </w:tc>
        <w:tc>
          <w:tcPr>
            <w:tcW w:w="0" w:type="auto"/>
            <w:tcPrChange w:id="1271" w:author="David Conklin" w:date="2020-12-26T09:53:00Z">
              <w:tcPr>
                <w:tcW w:w="0" w:type="auto"/>
              </w:tcPr>
            </w:tcPrChange>
          </w:tcPr>
          <w:p w14:paraId="76187D81" w14:textId="77777777" w:rsidR="00245C85" w:rsidRDefault="00245C85" w:rsidP="00E70EE0"/>
        </w:tc>
        <w:tc>
          <w:tcPr>
            <w:tcW w:w="4347" w:type="dxa"/>
            <w:tcPrChange w:id="1272" w:author="David Conklin" w:date="2020-12-26T09:53:00Z">
              <w:tcPr>
                <w:tcW w:w="0" w:type="auto"/>
              </w:tcPr>
            </w:tcPrChange>
          </w:tcPr>
          <w:p w14:paraId="2493B2D4" w14:textId="77777777" w:rsidR="00245C85" w:rsidRDefault="00245C85" w:rsidP="00E70EE0"/>
        </w:tc>
        <w:tc>
          <w:tcPr>
            <w:tcW w:w="970" w:type="dxa"/>
            <w:tcPrChange w:id="1273" w:author="David Conklin" w:date="2020-12-26T09:53:00Z">
              <w:tcPr>
                <w:tcW w:w="0" w:type="auto"/>
              </w:tcPr>
            </w:tcPrChange>
          </w:tcPr>
          <w:p w14:paraId="51403752" w14:textId="1C2582DD" w:rsidR="00245C85" w:rsidRDefault="00245C85" w:rsidP="00E70EE0">
            <w:r>
              <w:t>R2</w:t>
            </w:r>
          </w:p>
        </w:tc>
        <w:tc>
          <w:tcPr>
            <w:tcW w:w="1088" w:type="dxa"/>
            <w:tcPrChange w:id="1274" w:author="David Conklin" w:date="2020-12-26T09:53:00Z">
              <w:tcPr>
                <w:tcW w:w="0" w:type="auto"/>
              </w:tcPr>
            </w:tcPrChange>
          </w:tcPr>
          <w:p w14:paraId="2797297F" w14:textId="427FEFB2" w:rsidR="00245C85" w:rsidRDefault="00245C85" w:rsidP="00E70EE0">
            <w:r>
              <w:t>0.9</w:t>
            </w:r>
            <w:ins w:id="1275" w:author="David Conklin" w:date="2020-12-26T08:54:00Z">
              <w:r>
                <w:t>2</w:t>
              </w:r>
            </w:ins>
            <w:del w:id="1276" w:author="David Conklin" w:date="2020-12-26T08:54:00Z">
              <w:r w:rsidDel="00152520">
                <w:delText>1</w:delText>
              </w:r>
            </w:del>
          </w:p>
        </w:tc>
        <w:tc>
          <w:tcPr>
            <w:tcW w:w="0" w:type="auto"/>
            <w:tcPrChange w:id="1277"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1278" w:author="David Conklin" w:date="2020-12-26T09:53:00Z">
              <w:tcPr>
                <w:tcW w:w="0" w:type="auto"/>
              </w:tcPr>
            </w:tcPrChange>
          </w:tcPr>
          <w:p w14:paraId="3CE9ADC6" w14:textId="77777777" w:rsidR="00245C85" w:rsidRDefault="00245C85" w:rsidP="00E70EE0"/>
        </w:tc>
        <w:tc>
          <w:tcPr>
            <w:tcW w:w="0" w:type="auto"/>
            <w:tcPrChange w:id="1279" w:author="David Conklin" w:date="2020-12-26T09:53:00Z">
              <w:tcPr>
                <w:tcW w:w="0" w:type="auto"/>
              </w:tcPr>
            </w:tcPrChange>
          </w:tcPr>
          <w:p w14:paraId="6BBC69DB" w14:textId="77777777" w:rsidR="00245C85" w:rsidRDefault="00245C85" w:rsidP="00E70EE0"/>
        </w:tc>
        <w:tc>
          <w:tcPr>
            <w:tcW w:w="4347" w:type="dxa"/>
            <w:tcPrChange w:id="1280" w:author="David Conklin" w:date="2020-12-26T09:53:00Z">
              <w:tcPr>
                <w:tcW w:w="0" w:type="auto"/>
              </w:tcPr>
            </w:tcPrChange>
          </w:tcPr>
          <w:p w14:paraId="3635EA19" w14:textId="77777777" w:rsidR="00245C85" w:rsidRDefault="00245C85" w:rsidP="00E70EE0"/>
        </w:tc>
        <w:tc>
          <w:tcPr>
            <w:tcW w:w="970" w:type="dxa"/>
            <w:tcPrChange w:id="1281" w:author="David Conklin" w:date="2020-12-26T09:53:00Z">
              <w:tcPr>
                <w:tcW w:w="0" w:type="auto"/>
              </w:tcPr>
            </w:tcPrChange>
          </w:tcPr>
          <w:p w14:paraId="4D629E84" w14:textId="69062438" w:rsidR="00245C85" w:rsidRDefault="00245C85" w:rsidP="00E70EE0">
            <w:r>
              <w:t>MAE</w:t>
            </w:r>
          </w:p>
        </w:tc>
        <w:tc>
          <w:tcPr>
            <w:tcW w:w="1088" w:type="dxa"/>
            <w:tcPrChange w:id="1282" w:author="David Conklin" w:date="2020-12-26T09:53:00Z">
              <w:tcPr>
                <w:tcW w:w="0" w:type="auto"/>
              </w:tcPr>
            </w:tcPrChange>
          </w:tcPr>
          <w:p w14:paraId="5B681B32" w14:textId="45E9D624" w:rsidR="00245C85" w:rsidRDefault="00245C85" w:rsidP="00E70EE0">
            <w:ins w:id="1283" w:author="David Conklin" w:date="2020-12-26T08:55:00Z">
              <w:r>
                <w:t>0.</w:t>
              </w:r>
            </w:ins>
            <w:ins w:id="1284" w:author="David Conklin" w:date="2021-01-03T15:22:00Z">
              <w:r w:rsidR="00B7410E">
                <w:t>9</w:t>
              </w:r>
            </w:ins>
            <w:del w:id="1285" w:author="David Conklin" w:date="2020-12-26T08:55:00Z">
              <w:r w:rsidDel="00152520">
                <w:delText>1.1</w:delText>
              </w:r>
            </w:del>
            <w:r>
              <w:t xml:space="preserve"> deg C</w:t>
            </w:r>
          </w:p>
        </w:tc>
        <w:tc>
          <w:tcPr>
            <w:tcW w:w="0" w:type="auto"/>
            <w:tcPrChange w:id="1286"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1287" w:author="David Conklin" w:date="2020-12-26T09:53:00Z">
              <w:tcPr>
                <w:tcW w:w="0" w:type="auto"/>
              </w:tcPr>
            </w:tcPrChange>
          </w:tcPr>
          <w:p w14:paraId="384265E2" w14:textId="53A48D49" w:rsidR="00245C85" w:rsidRDefault="00245C85" w:rsidP="00CA1E74">
            <w:r>
              <w:t>14159500</w:t>
            </w:r>
          </w:p>
        </w:tc>
        <w:tc>
          <w:tcPr>
            <w:tcW w:w="0" w:type="auto"/>
            <w:tcPrChange w:id="1288" w:author="David Conklin" w:date="2020-12-26T09:53:00Z">
              <w:tcPr>
                <w:tcW w:w="0" w:type="auto"/>
              </w:tcPr>
            </w:tcPrChange>
          </w:tcPr>
          <w:p w14:paraId="664B6FFB" w14:textId="6ACD1BA2" w:rsidR="00245C85" w:rsidRDefault="00245C85" w:rsidP="00CA1E74">
            <w:r>
              <w:t>23773009</w:t>
            </w:r>
          </w:p>
        </w:tc>
        <w:tc>
          <w:tcPr>
            <w:tcW w:w="4347" w:type="dxa"/>
            <w:tcPrChange w:id="1289" w:author="David Conklin" w:date="2020-12-26T09:53:00Z">
              <w:tcPr>
                <w:tcW w:w="0" w:type="auto"/>
              </w:tcPr>
            </w:tcPrChange>
          </w:tcPr>
          <w:p w14:paraId="7713EB10" w14:textId="495E891D" w:rsidR="00245C85" w:rsidRDefault="00245C85" w:rsidP="00CA1E74">
            <w:r>
              <w:t>SO FK MCKENZIE BELOW COUGAR</w:t>
            </w:r>
            <w:ins w:id="1290" w:author="David Conklin" w:date="2020-12-26T09:40:00Z">
              <w:r>
                <w:t xml:space="preserve"> </w:t>
              </w:r>
            </w:ins>
            <w:ins w:id="1291" w:author="David Conklin" w:date="2020-12-26T09:41:00Z">
              <w:r>
                <w:t>(C2</w:t>
              </w:r>
            </w:ins>
            <w:ins w:id="1292" w:author="David Conklin" w:date="2021-01-03T15:24:00Z">
              <w:r w:rsidR="00572FA4">
                <w:t>19</w:t>
              </w:r>
            </w:ins>
            <w:ins w:id="1293" w:author="David Conklin" w:date="2020-12-26T09:41:00Z">
              <w:r>
                <w:t>)</w:t>
              </w:r>
            </w:ins>
          </w:p>
        </w:tc>
        <w:tc>
          <w:tcPr>
            <w:tcW w:w="970" w:type="dxa"/>
            <w:tcPrChange w:id="1294" w:author="David Conklin" w:date="2020-12-26T09:53:00Z">
              <w:tcPr>
                <w:tcW w:w="0" w:type="auto"/>
              </w:tcPr>
            </w:tcPrChange>
          </w:tcPr>
          <w:p w14:paraId="522DC0D1" w14:textId="2F31C1DC" w:rsidR="00245C85" w:rsidRDefault="00245C85" w:rsidP="00CA1E74">
            <w:r>
              <w:t>%bias</w:t>
            </w:r>
          </w:p>
        </w:tc>
        <w:tc>
          <w:tcPr>
            <w:tcW w:w="1088" w:type="dxa"/>
            <w:tcPrChange w:id="1295" w:author="David Conklin" w:date="2020-12-26T09:53:00Z">
              <w:tcPr>
                <w:tcW w:w="0" w:type="auto"/>
              </w:tcPr>
            </w:tcPrChange>
          </w:tcPr>
          <w:p w14:paraId="404B0371" w14:textId="3CA4F3D3" w:rsidR="00245C85" w:rsidRDefault="00245C85" w:rsidP="00CA1E74">
            <w:del w:id="1296" w:author="David Conklin" w:date="2020-12-26T09:41:00Z">
              <w:r w:rsidDel="00213F92">
                <w:delText>-3.5%</w:delText>
              </w:r>
            </w:del>
            <w:ins w:id="1297" w:author="David Conklin" w:date="2021-01-03T15:23:00Z">
              <w:r w:rsidR="00B7410E">
                <w:t>2.2%</w:t>
              </w:r>
            </w:ins>
          </w:p>
        </w:tc>
        <w:tc>
          <w:tcPr>
            <w:tcW w:w="0" w:type="auto"/>
            <w:tcPrChange w:id="1298"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1299" w:author="David Conklin" w:date="2020-12-26T09:53:00Z">
              <w:tcPr>
                <w:tcW w:w="0" w:type="auto"/>
              </w:tcPr>
            </w:tcPrChange>
          </w:tcPr>
          <w:p w14:paraId="6C658ABC" w14:textId="77777777" w:rsidR="00245C85" w:rsidRDefault="00245C85" w:rsidP="00CA1E74"/>
        </w:tc>
        <w:tc>
          <w:tcPr>
            <w:tcW w:w="0" w:type="auto"/>
            <w:tcPrChange w:id="1300" w:author="David Conklin" w:date="2020-12-26T09:53:00Z">
              <w:tcPr>
                <w:tcW w:w="0" w:type="auto"/>
              </w:tcPr>
            </w:tcPrChange>
          </w:tcPr>
          <w:p w14:paraId="0E884D9A" w14:textId="77777777" w:rsidR="00245C85" w:rsidRDefault="00245C85" w:rsidP="00CA1E74"/>
        </w:tc>
        <w:tc>
          <w:tcPr>
            <w:tcW w:w="4347" w:type="dxa"/>
            <w:tcPrChange w:id="1301" w:author="David Conklin" w:date="2020-12-26T09:53:00Z">
              <w:tcPr>
                <w:tcW w:w="0" w:type="auto"/>
              </w:tcPr>
            </w:tcPrChange>
          </w:tcPr>
          <w:p w14:paraId="1E15D7CD" w14:textId="77777777" w:rsidR="00245C85" w:rsidRDefault="00245C85" w:rsidP="00CA1E74"/>
        </w:tc>
        <w:tc>
          <w:tcPr>
            <w:tcW w:w="970" w:type="dxa"/>
            <w:tcPrChange w:id="1302" w:author="David Conklin" w:date="2020-12-26T09:53:00Z">
              <w:tcPr>
                <w:tcW w:w="0" w:type="auto"/>
              </w:tcPr>
            </w:tcPrChange>
          </w:tcPr>
          <w:p w14:paraId="4704988E" w14:textId="3ECEE007" w:rsidR="00245C85" w:rsidRDefault="00245C85" w:rsidP="00CA1E74">
            <w:r>
              <w:t>NSE</w:t>
            </w:r>
          </w:p>
        </w:tc>
        <w:tc>
          <w:tcPr>
            <w:tcW w:w="1088" w:type="dxa"/>
            <w:tcPrChange w:id="1303" w:author="David Conklin" w:date="2020-12-26T09:53:00Z">
              <w:tcPr>
                <w:tcW w:w="0" w:type="auto"/>
              </w:tcPr>
            </w:tcPrChange>
          </w:tcPr>
          <w:p w14:paraId="165D6B8F" w14:textId="6C8C58EA" w:rsidR="00245C85" w:rsidRDefault="00245C85" w:rsidP="00CA1E74">
            <w:ins w:id="1304" w:author="David Conklin" w:date="2020-12-26T09:42:00Z">
              <w:r>
                <w:t>0</w:t>
              </w:r>
            </w:ins>
            <w:del w:id="1305" w:author="David Conklin" w:date="2020-12-26T09:41:00Z">
              <w:r w:rsidDel="00213F92">
                <w:delText>0.61</w:delText>
              </w:r>
            </w:del>
            <w:ins w:id="1306" w:author="David Conklin" w:date="2020-12-26T09:41:00Z">
              <w:r>
                <w:t>.</w:t>
              </w:r>
            </w:ins>
            <w:ins w:id="1307" w:author="David Conklin" w:date="2021-01-03T15:23:00Z">
              <w:r w:rsidR="00572FA4">
                <w:t>63</w:t>
              </w:r>
            </w:ins>
          </w:p>
        </w:tc>
        <w:tc>
          <w:tcPr>
            <w:tcW w:w="0" w:type="auto"/>
            <w:tcPrChange w:id="1308"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1309" w:author="David Conklin" w:date="2020-12-26T09:40:00Z"/>
        </w:trPr>
        <w:tc>
          <w:tcPr>
            <w:tcW w:w="0" w:type="auto"/>
            <w:tcPrChange w:id="1310" w:author="David Conklin" w:date="2020-12-26T09:53:00Z">
              <w:tcPr>
                <w:tcW w:w="0" w:type="auto"/>
              </w:tcPr>
            </w:tcPrChange>
          </w:tcPr>
          <w:p w14:paraId="0930E249" w14:textId="77777777" w:rsidR="00245C85" w:rsidRDefault="00245C85" w:rsidP="00CA1E74">
            <w:pPr>
              <w:rPr>
                <w:ins w:id="1311" w:author="David Conklin" w:date="2020-12-26T09:40:00Z"/>
              </w:rPr>
            </w:pPr>
          </w:p>
        </w:tc>
        <w:tc>
          <w:tcPr>
            <w:tcW w:w="0" w:type="auto"/>
            <w:tcPrChange w:id="1312" w:author="David Conklin" w:date="2020-12-26T09:53:00Z">
              <w:tcPr>
                <w:tcW w:w="0" w:type="auto"/>
              </w:tcPr>
            </w:tcPrChange>
          </w:tcPr>
          <w:p w14:paraId="3365CB1C" w14:textId="77777777" w:rsidR="00245C85" w:rsidRDefault="00245C85" w:rsidP="00CA1E74">
            <w:pPr>
              <w:rPr>
                <w:ins w:id="1313" w:author="David Conklin" w:date="2020-12-26T09:40:00Z"/>
              </w:rPr>
            </w:pPr>
          </w:p>
        </w:tc>
        <w:tc>
          <w:tcPr>
            <w:tcW w:w="4347" w:type="dxa"/>
            <w:tcPrChange w:id="1314" w:author="David Conklin" w:date="2020-12-26T09:53:00Z">
              <w:tcPr>
                <w:tcW w:w="0" w:type="auto"/>
              </w:tcPr>
            </w:tcPrChange>
          </w:tcPr>
          <w:p w14:paraId="632DBAAD" w14:textId="77777777" w:rsidR="00245C85" w:rsidRDefault="00245C85" w:rsidP="00CA1E74">
            <w:pPr>
              <w:rPr>
                <w:ins w:id="1315" w:author="David Conklin" w:date="2020-12-26T09:40:00Z"/>
              </w:rPr>
            </w:pPr>
          </w:p>
        </w:tc>
        <w:tc>
          <w:tcPr>
            <w:tcW w:w="970" w:type="dxa"/>
            <w:tcPrChange w:id="1316" w:author="David Conklin" w:date="2020-12-26T09:53:00Z">
              <w:tcPr>
                <w:tcW w:w="0" w:type="auto"/>
              </w:tcPr>
            </w:tcPrChange>
          </w:tcPr>
          <w:p w14:paraId="6C5F5FF4" w14:textId="738BB446" w:rsidR="00245C85" w:rsidRDefault="00245C85" w:rsidP="00CA1E74">
            <w:pPr>
              <w:rPr>
                <w:ins w:id="1317" w:author="David Conklin" w:date="2020-12-26T09:40:00Z"/>
              </w:rPr>
            </w:pPr>
            <w:ins w:id="1318" w:author="David Conklin" w:date="2020-12-26T09:41:00Z">
              <w:r>
                <w:t>RSR</w:t>
              </w:r>
            </w:ins>
          </w:p>
        </w:tc>
        <w:tc>
          <w:tcPr>
            <w:tcW w:w="1088" w:type="dxa"/>
            <w:tcPrChange w:id="1319" w:author="David Conklin" w:date="2020-12-26T09:53:00Z">
              <w:tcPr>
                <w:tcW w:w="0" w:type="auto"/>
              </w:tcPr>
            </w:tcPrChange>
          </w:tcPr>
          <w:p w14:paraId="21F0FD11" w14:textId="1AB08B98" w:rsidR="00245C85" w:rsidRDefault="00245C85" w:rsidP="00CA1E74">
            <w:pPr>
              <w:rPr>
                <w:ins w:id="1320" w:author="David Conklin" w:date="2020-12-26T09:40:00Z"/>
              </w:rPr>
            </w:pPr>
            <w:ins w:id="1321" w:author="David Conklin" w:date="2020-12-26T09:41:00Z">
              <w:r>
                <w:t>0.6</w:t>
              </w:r>
            </w:ins>
            <w:ins w:id="1322" w:author="David Conklin" w:date="2021-01-03T15:23:00Z">
              <w:r w:rsidR="00572FA4">
                <w:t>1</w:t>
              </w:r>
            </w:ins>
          </w:p>
        </w:tc>
        <w:tc>
          <w:tcPr>
            <w:tcW w:w="0" w:type="auto"/>
            <w:tcPrChange w:id="1323" w:author="David Conklin" w:date="2020-12-26T09:53:00Z">
              <w:tcPr>
                <w:tcW w:w="0" w:type="auto"/>
              </w:tcPr>
            </w:tcPrChange>
          </w:tcPr>
          <w:p w14:paraId="35293E88" w14:textId="079FDBB9" w:rsidR="00245C85" w:rsidRDefault="00245C85" w:rsidP="00CA1E74">
            <w:pPr>
              <w:rPr>
                <w:ins w:id="1324" w:author="David Conklin" w:date="2020-12-26T09:40:00Z"/>
              </w:rPr>
            </w:pPr>
            <w:ins w:id="1325" w:author="David Conklin" w:date="2020-12-26T09:42:00Z">
              <w:r>
                <w:t>S</w:t>
              </w:r>
            </w:ins>
          </w:p>
        </w:tc>
      </w:tr>
      <w:tr w:rsidR="00245C85" w14:paraId="304EC4C2" w14:textId="77777777" w:rsidTr="00245C85">
        <w:tc>
          <w:tcPr>
            <w:tcW w:w="0" w:type="auto"/>
            <w:tcPrChange w:id="1326" w:author="David Conklin" w:date="2020-12-26T09:53:00Z">
              <w:tcPr>
                <w:tcW w:w="0" w:type="auto"/>
              </w:tcPr>
            </w:tcPrChange>
          </w:tcPr>
          <w:p w14:paraId="1069302A" w14:textId="77777777" w:rsidR="00245C85" w:rsidRDefault="00245C85" w:rsidP="00CA1E74"/>
        </w:tc>
        <w:tc>
          <w:tcPr>
            <w:tcW w:w="0" w:type="auto"/>
            <w:tcPrChange w:id="1327" w:author="David Conklin" w:date="2020-12-26T09:53:00Z">
              <w:tcPr>
                <w:tcW w:w="0" w:type="auto"/>
              </w:tcPr>
            </w:tcPrChange>
          </w:tcPr>
          <w:p w14:paraId="2E696512" w14:textId="77777777" w:rsidR="00245C85" w:rsidRDefault="00245C85" w:rsidP="00CA1E74"/>
        </w:tc>
        <w:tc>
          <w:tcPr>
            <w:tcW w:w="4347" w:type="dxa"/>
            <w:tcPrChange w:id="1328" w:author="David Conklin" w:date="2020-12-26T09:53:00Z">
              <w:tcPr>
                <w:tcW w:w="0" w:type="auto"/>
              </w:tcPr>
            </w:tcPrChange>
          </w:tcPr>
          <w:p w14:paraId="1C5724A7" w14:textId="77777777" w:rsidR="00245C85" w:rsidRDefault="00245C85" w:rsidP="00CA1E74"/>
        </w:tc>
        <w:tc>
          <w:tcPr>
            <w:tcW w:w="970" w:type="dxa"/>
            <w:tcPrChange w:id="1329" w:author="David Conklin" w:date="2020-12-26T09:53:00Z">
              <w:tcPr>
                <w:tcW w:w="0" w:type="auto"/>
              </w:tcPr>
            </w:tcPrChange>
          </w:tcPr>
          <w:p w14:paraId="5625EE96" w14:textId="40EEDC12" w:rsidR="00245C85" w:rsidRDefault="00245C85" w:rsidP="00CA1E74">
            <w:r>
              <w:t>R2</w:t>
            </w:r>
          </w:p>
        </w:tc>
        <w:tc>
          <w:tcPr>
            <w:tcW w:w="1088" w:type="dxa"/>
            <w:tcPrChange w:id="1330" w:author="David Conklin" w:date="2020-12-26T09:53:00Z">
              <w:tcPr>
                <w:tcW w:w="0" w:type="auto"/>
              </w:tcPr>
            </w:tcPrChange>
          </w:tcPr>
          <w:p w14:paraId="083EDB1E" w14:textId="3DF535B9" w:rsidR="00245C85" w:rsidRDefault="00245C85" w:rsidP="00CA1E74">
            <w:del w:id="1331" w:author="David Conklin" w:date="2020-12-26T09:42:00Z">
              <w:r w:rsidDel="00213F92">
                <w:delText>0.68</w:delText>
              </w:r>
            </w:del>
            <w:ins w:id="1332" w:author="David Conklin" w:date="2020-12-26T09:42:00Z">
              <w:r>
                <w:t>0.6</w:t>
              </w:r>
            </w:ins>
            <w:ins w:id="1333" w:author="David Conklin" w:date="2021-01-03T15:23:00Z">
              <w:r w:rsidR="00572FA4">
                <w:t>3</w:t>
              </w:r>
            </w:ins>
          </w:p>
        </w:tc>
        <w:tc>
          <w:tcPr>
            <w:tcW w:w="0" w:type="auto"/>
            <w:tcPrChange w:id="1334"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1335" w:author="David Conklin" w:date="2020-12-26T09:53:00Z">
              <w:tcPr>
                <w:tcW w:w="0" w:type="auto"/>
              </w:tcPr>
            </w:tcPrChange>
          </w:tcPr>
          <w:p w14:paraId="4FAE908E" w14:textId="77777777" w:rsidR="00245C85" w:rsidRDefault="00245C85" w:rsidP="00CA1E74"/>
        </w:tc>
        <w:tc>
          <w:tcPr>
            <w:tcW w:w="0" w:type="auto"/>
            <w:tcPrChange w:id="1336" w:author="David Conklin" w:date="2020-12-26T09:53:00Z">
              <w:tcPr>
                <w:tcW w:w="0" w:type="auto"/>
              </w:tcPr>
            </w:tcPrChange>
          </w:tcPr>
          <w:p w14:paraId="76EC78FD" w14:textId="77777777" w:rsidR="00245C85" w:rsidRDefault="00245C85" w:rsidP="00CA1E74"/>
        </w:tc>
        <w:tc>
          <w:tcPr>
            <w:tcW w:w="4347" w:type="dxa"/>
            <w:tcPrChange w:id="1337" w:author="David Conklin" w:date="2020-12-26T09:53:00Z">
              <w:tcPr>
                <w:tcW w:w="0" w:type="auto"/>
              </w:tcPr>
            </w:tcPrChange>
          </w:tcPr>
          <w:p w14:paraId="68EA8735" w14:textId="77777777" w:rsidR="00245C85" w:rsidRDefault="00245C85" w:rsidP="00CA1E74"/>
        </w:tc>
        <w:tc>
          <w:tcPr>
            <w:tcW w:w="970" w:type="dxa"/>
            <w:tcPrChange w:id="1338" w:author="David Conklin" w:date="2020-12-26T09:53:00Z">
              <w:tcPr>
                <w:tcW w:w="0" w:type="auto"/>
              </w:tcPr>
            </w:tcPrChange>
          </w:tcPr>
          <w:p w14:paraId="0851DB7E" w14:textId="0E6757CF" w:rsidR="00245C85" w:rsidRDefault="00245C85" w:rsidP="00CA1E74">
            <w:r>
              <w:t>MAE</w:t>
            </w:r>
          </w:p>
        </w:tc>
        <w:tc>
          <w:tcPr>
            <w:tcW w:w="1088" w:type="dxa"/>
            <w:tcPrChange w:id="1339" w:author="David Conklin" w:date="2020-12-26T09:53:00Z">
              <w:tcPr>
                <w:tcW w:w="0" w:type="auto"/>
              </w:tcPr>
            </w:tcPrChange>
          </w:tcPr>
          <w:p w14:paraId="475E1F14" w14:textId="33C20184" w:rsidR="00245C85" w:rsidRDefault="00245C85" w:rsidP="00CA1E74">
            <w:r>
              <w:t>1.</w:t>
            </w:r>
            <w:ins w:id="1340" w:author="David Conklin" w:date="2021-01-03T15:24:00Z">
              <w:r w:rsidR="00572FA4">
                <w:t>7</w:t>
              </w:r>
            </w:ins>
            <w:del w:id="1341" w:author="David Conklin" w:date="2020-12-26T09:42:00Z">
              <w:r w:rsidDel="00213F92">
                <w:delText>6</w:delText>
              </w:r>
            </w:del>
            <w:r>
              <w:t xml:space="preserve"> deg C</w:t>
            </w:r>
          </w:p>
        </w:tc>
        <w:tc>
          <w:tcPr>
            <w:tcW w:w="0" w:type="auto"/>
            <w:tcPrChange w:id="1342"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1343" w:author="David Conklin" w:date="2020-12-26T09:53:00Z">
              <w:tcPr>
                <w:tcW w:w="0" w:type="auto"/>
              </w:tcPr>
            </w:tcPrChange>
          </w:tcPr>
          <w:p w14:paraId="215C26DB" w14:textId="3BB3A63C" w:rsidR="00245C85" w:rsidRDefault="00245C85" w:rsidP="00041D27">
            <w:r>
              <w:t>14161100</w:t>
            </w:r>
          </w:p>
        </w:tc>
        <w:tc>
          <w:tcPr>
            <w:tcW w:w="0" w:type="auto"/>
            <w:tcPrChange w:id="1344" w:author="David Conklin" w:date="2020-12-26T09:53:00Z">
              <w:tcPr>
                <w:tcW w:w="0" w:type="auto"/>
              </w:tcPr>
            </w:tcPrChange>
          </w:tcPr>
          <w:p w14:paraId="674B6564" w14:textId="75FD2A5A" w:rsidR="00245C85" w:rsidRDefault="00245C85" w:rsidP="00041D27">
            <w:r>
              <w:t>23773429</w:t>
            </w:r>
          </w:p>
        </w:tc>
        <w:tc>
          <w:tcPr>
            <w:tcW w:w="4347" w:type="dxa"/>
            <w:tcPrChange w:id="1345" w:author="David Conklin" w:date="2020-12-26T09:53:00Z">
              <w:tcPr>
                <w:tcW w:w="0" w:type="auto"/>
              </w:tcPr>
            </w:tcPrChange>
          </w:tcPr>
          <w:p w14:paraId="527D9241" w14:textId="4CC85928" w:rsidR="00245C85" w:rsidRDefault="00245C85" w:rsidP="00041D27">
            <w:r>
              <w:t>BLUE RIVER ABOVE THE RESERVOIR</w:t>
            </w:r>
            <w:ins w:id="1346" w:author="David Conklin" w:date="2020-12-26T09:45:00Z">
              <w:r>
                <w:t xml:space="preserve"> (C2</w:t>
              </w:r>
            </w:ins>
            <w:ins w:id="1347" w:author="David Conklin" w:date="2021-01-03T15:27:00Z">
              <w:r w:rsidR="00572FA4">
                <w:t>19</w:t>
              </w:r>
            </w:ins>
            <w:ins w:id="1348" w:author="David Conklin" w:date="2020-12-26T09:45:00Z">
              <w:r>
                <w:t>)</w:t>
              </w:r>
            </w:ins>
          </w:p>
        </w:tc>
        <w:tc>
          <w:tcPr>
            <w:tcW w:w="970" w:type="dxa"/>
            <w:tcPrChange w:id="1349" w:author="David Conklin" w:date="2020-12-26T09:53:00Z">
              <w:tcPr>
                <w:tcW w:w="0" w:type="auto"/>
              </w:tcPr>
            </w:tcPrChange>
          </w:tcPr>
          <w:p w14:paraId="3660BB27" w14:textId="031AD573" w:rsidR="00245C85" w:rsidRDefault="00245C85" w:rsidP="00041D27">
            <w:r>
              <w:t>%bias</w:t>
            </w:r>
          </w:p>
        </w:tc>
        <w:tc>
          <w:tcPr>
            <w:tcW w:w="1088" w:type="dxa"/>
            <w:tcPrChange w:id="1350" w:author="David Conklin" w:date="2020-12-26T09:53:00Z">
              <w:tcPr>
                <w:tcW w:w="0" w:type="auto"/>
              </w:tcPr>
            </w:tcPrChange>
          </w:tcPr>
          <w:p w14:paraId="37F8A474" w14:textId="12CB8E3D" w:rsidR="00245C85" w:rsidRDefault="00245C85" w:rsidP="00041D27">
            <w:r>
              <w:t>-</w:t>
            </w:r>
            <w:ins w:id="1351" w:author="David Conklin" w:date="2021-01-03T15:25:00Z">
              <w:r w:rsidR="00572FA4">
                <w:t>17.2</w:t>
              </w:r>
            </w:ins>
            <w:ins w:id="1352" w:author="David Conklin" w:date="2020-12-26T09:45:00Z">
              <w:r>
                <w:t>%</w:t>
              </w:r>
            </w:ins>
            <w:del w:id="1353" w:author="David Conklin" w:date="2020-12-26T09:45:00Z">
              <w:r w:rsidDel="00213F92">
                <w:delText>7.5%</w:delText>
              </w:r>
            </w:del>
          </w:p>
        </w:tc>
        <w:tc>
          <w:tcPr>
            <w:tcW w:w="0" w:type="auto"/>
            <w:tcPrChange w:id="1354" w:author="David Conklin" w:date="2020-12-26T09:53:00Z">
              <w:tcPr>
                <w:tcW w:w="0" w:type="auto"/>
              </w:tcPr>
            </w:tcPrChange>
          </w:tcPr>
          <w:p w14:paraId="58C9D573" w14:textId="0E14C393" w:rsidR="00245C85" w:rsidRDefault="00245C85" w:rsidP="00041D27">
            <w:del w:id="1355" w:author="David Conklin" w:date="2020-12-26T09:45:00Z">
              <w:r w:rsidRPr="00CE4712" w:rsidDel="00213F92">
                <w:rPr>
                  <w:highlight w:val="yellow"/>
                  <w:rPrChange w:id="1356" w:author="David Conklin" w:date="2021-01-06T11:00:00Z">
                    <w:rPr/>
                  </w:rPrChange>
                </w:rPr>
                <w:delText>G</w:delText>
              </w:r>
            </w:del>
            <w:ins w:id="1357" w:author="David Conklin" w:date="2021-01-03T15:26:00Z">
              <w:r w:rsidR="00572FA4" w:rsidRPr="00CE4712">
                <w:rPr>
                  <w:highlight w:val="yellow"/>
                  <w:rPrChange w:id="1358" w:author="David Conklin" w:date="2021-01-06T11:00:00Z">
                    <w:rPr/>
                  </w:rPrChange>
                </w:rPr>
                <w:t>NS</w:t>
              </w:r>
            </w:ins>
          </w:p>
        </w:tc>
      </w:tr>
      <w:tr w:rsidR="00245C85" w14:paraId="5FD4644D" w14:textId="77777777" w:rsidTr="00245C85">
        <w:tc>
          <w:tcPr>
            <w:tcW w:w="0" w:type="auto"/>
            <w:tcPrChange w:id="1359" w:author="David Conklin" w:date="2020-12-26T09:53:00Z">
              <w:tcPr>
                <w:tcW w:w="0" w:type="auto"/>
              </w:tcPr>
            </w:tcPrChange>
          </w:tcPr>
          <w:p w14:paraId="2AD5E164" w14:textId="77777777" w:rsidR="00245C85" w:rsidRDefault="00245C85" w:rsidP="00041D27"/>
        </w:tc>
        <w:tc>
          <w:tcPr>
            <w:tcW w:w="0" w:type="auto"/>
            <w:tcPrChange w:id="1360" w:author="David Conklin" w:date="2020-12-26T09:53:00Z">
              <w:tcPr>
                <w:tcW w:w="0" w:type="auto"/>
              </w:tcPr>
            </w:tcPrChange>
          </w:tcPr>
          <w:p w14:paraId="6A34727F" w14:textId="77777777" w:rsidR="00245C85" w:rsidRDefault="00245C85" w:rsidP="00041D27"/>
        </w:tc>
        <w:tc>
          <w:tcPr>
            <w:tcW w:w="4347" w:type="dxa"/>
            <w:tcPrChange w:id="1361" w:author="David Conklin" w:date="2020-12-26T09:53:00Z">
              <w:tcPr>
                <w:tcW w:w="0" w:type="auto"/>
              </w:tcPr>
            </w:tcPrChange>
          </w:tcPr>
          <w:p w14:paraId="791962AD" w14:textId="77777777" w:rsidR="00245C85" w:rsidRDefault="00245C85" w:rsidP="00041D27"/>
        </w:tc>
        <w:tc>
          <w:tcPr>
            <w:tcW w:w="970" w:type="dxa"/>
            <w:tcPrChange w:id="1362" w:author="David Conklin" w:date="2020-12-26T09:53:00Z">
              <w:tcPr>
                <w:tcW w:w="0" w:type="auto"/>
              </w:tcPr>
            </w:tcPrChange>
          </w:tcPr>
          <w:p w14:paraId="5DEB804E" w14:textId="036A16D4" w:rsidR="00245C85" w:rsidRDefault="00245C85" w:rsidP="00041D27">
            <w:r>
              <w:t>NSE</w:t>
            </w:r>
          </w:p>
        </w:tc>
        <w:tc>
          <w:tcPr>
            <w:tcW w:w="1088" w:type="dxa"/>
            <w:tcPrChange w:id="1363" w:author="David Conklin" w:date="2020-12-26T09:53:00Z">
              <w:tcPr>
                <w:tcW w:w="0" w:type="auto"/>
              </w:tcPr>
            </w:tcPrChange>
          </w:tcPr>
          <w:p w14:paraId="2EA61B1C" w14:textId="7C68FA40" w:rsidR="00245C85" w:rsidRDefault="00245C85" w:rsidP="00041D27">
            <w:del w:id="1364" w:author="David Conklin" w:date="2020-12-26T09:46:00Z">
              <w:r w:rsidDel="00213F92">
                <w:delText>0.86</w:delText>
              </w:r>
            </w:del>
            <w:ins w:id="1365" w:author="David Conklin" w:date="2020-12-26T09:46:00Z">
              <w:r>
                <w:t>0.</w:t>
              </w:r>
            </w:ins>
            <w:ins w:id="1366" w:author="David Conklin" w:date="2021-01-03T15:26:00Z">
              <w:r w:rsidR="00572FA4">
                <w:t>74</w:t>
              </w:r>
            </w:ins>
          </w:p>
        </w:tc>
        <w:tc>
          <w:tcPr>
            <w:tcW w:w="0" w:type="auto"/>
            <w:tcPrChange w:id="1367" w:author="David Conklin" w:date="2020-12-26T09:53:00Z">
              <w:tcPr>
                <w:tcW w:w="0" w:type="auto"/>
              </w:tcPr>
            </w:tcPrChange>
          </w:tcPr>
          <w:p w14:paraId="356AD4CB" w14:textId="14FC8B75" w:rsidR="00245C85" w:rsidRDefault="00245C85" w:rsidP="00041D27">
            <w:del w:id="1368" w:author="David Conklin" w:date="2021-01-03T15:26:00Z">
              <w:r w:rsidDel="00572FA4">
                <w:delText>V</w:delText>
              </w:r>
            </w:del>
            <w:r>
              <w:t>G</w:t>
            </w:r>
          </w:p>
        </w:tc>
      </w:tr>
      <w:tr w:rsidR="00245C85" w14:paraId="7D98D051" w14:textId="77777777" w:rsidTr="00245C85">
        <w:tc>
          <w:tcPr>
            <w:tcW w:w="0" w:type="auto"/>
            <w:tcPrChange w:id="1369" w:author="David Conklin" w:date="2020-12-26T09:53:00Z">
              <w:tcPr>
                <w:tcW w:w="0" w:type="auto"/>
              </w:tcPr>
            </w:tcPrChange>
          </w:tcPr>
          <w:p w14:paraId="4BB604F5" w14:textId="77777777" w:rsidR="00245C85" w:rsidRDefault="00245C85" w:rsidP="00041D27"/>
        </w:tc>
        <w:tc>
          <w:tcPr>
            <w:tcW w:w="0" w:type="auto"/>
            <w:tcPrChange w:id="1370" w:author="David Conklin" w:date="2020-12-26T09:53:00Z">
              <w:tcPr>
                <w:tcW w:w="0" w:type="auto"/>
              </w:tcPr>
            </w:tcPrChange>
          </w:tcPr>
          <w:p w14:paraId="20E90C1D" w14:textId="77777777" w:rsidR="00245C85" w:rsidRDefault="00245C85" w:rsidP="00041D27"/>
        </w:tc>
        <w:tc>
          <w:tcPr>
            <w:tcW w:w="4347" w:type="dxa"/>
            <w:tcPrChange w:id="1371" w:author="David Conklin" w:date="2020-12-26T09:53:00Z">
              <w:tcPr>
                <w:tcW w:w="0" w:type="auto"/>
              </w:tcPr>
            </w:tcPrChange>
          </w:tcPr>
          <w:p w14:paraId="27827799" w14:textId="77777777" w:rsidR="00245C85" w:rsidRDefault="00245C85" w:rsidP="00041D27"/>
        </w:tc>
        <w:tc>
          <w:tcPr>
            <w:tcW w:w="970" w:type="dxa"/>
            <w:tcPrChange w:id="1372" w:author="David Conklin" w:date="2020-12-26T09:53:00Z">
              <w:tcPr>
                <w:tcW w:w="0" w:type="auto"/>
              </w:tcPr>
            </w:tcPrChange>
          </w:tcPr>
          <w:p w14:paraId="5332F1DC" w14:textId="5F00CB7B" w:rsidR="00245C85" w:rsidRDefault="00245C85" w:rsidP="00041D27">
            <w:r>
              <w:t>RSR</w:t>
            </w:r>
          </w:p>
        </w:tc>
        <w:tc>
          <w:tcPr>
            <w:tcW w:w="1088" w:type="dxa"/>
            <w:tcPrChange w:id="1373" w:author="David Conklin" w:date="2020-12-26T09:53:00Z">
              <w:tcPr>
                <w:tcW w:w="0" w:type="auto"/>
              </w:tcPr>
            </w:tcPrChange>
          </w:tcPr>
          <w:p w14:paraId="6475777C" w14:textId="512F43A3" w:rsidR="00245C85" w:rsidRDefault="00245C85" w:rsidP="00041D27">
            <w:r>
              <w:t>0.</w:t>
            </w:r>
            <w:ins w:id="1374" w:author="David Conklin" w:date="2021-01-03T15:26:00Z">
              <w:r w:rsidR="00572FA4">
                <w:t>47</w:t>
              </w:r>
            </w:ins>
            <w:del w:id="1375" w:author="David Conklin" w:date="2020-12-26T09:46:00Z">
              <w:r w:rsidDel="00213F92">
                <w:delText>37</w:delText>
              </w:r>
            </w:del>
          </w:p>
        </w:tc>
        <w:tc>
          <w:tcPr>
            <w:tcW w:w="0" w:type="auto"/>
            <w:tcPrChange w:id="1376"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1377" w:author="David Conklin" w:date="2020-12-26T09:53:00Z">
              <w:tcPr>
                <w:tcW w:w="0" w:type="auto"/>
              </w:tcPr>
            </w:tcPrChange>
          </w:tcPr>
          <w:p w14:paraId="7A117CD1" w14:textId="77777777" w:rsidR="00245C85" w:rsidRDefault="00245C85" w:rsidP="00041D27"/>
        </w:tc>
        <w:tc>
          <w:tcPr>
            <w:tcW w:w="0" w:type="auto"/>
            <w:tcPrChange w:id="1378" w:author="David Conklin" w:date="2020-12-26T09:53:00Z">
              <w:tcPr>
                <w:tcW w:w="0" w:type="auto"/>
              </w:tcPr>
            </w:tcPrChange>
          </w:tcPr>
          <w:p w14:paraId="0BEE597C" w14:textId="77777777" w:rsidR="00245C85" w:rsidRDefault="00245C85" w:rsidP="00041D27"/>
        </w:tc>
        <w:tc>
          <w:tcPr>
            <w:tcW w:w="4347" w:type="dxa"/>
            <w:tcPrChange w:id="1379" w:author="David Conklin" w:date="2020-12-26T09:53:00Z">
              <w:tcPr>
                <w:tcW w:w="0" w:type="auto"/>
              </w:tcPr>
            </w:tcPrChange>
          </w:tcPr>
          <w:p w14:paraId="51EBB1C1" w14:textId="77777777" w:rsidR="00245C85" w:rsidRDefault="00245C85" w:rsidP="00041D27"/>
        </w:tc>
        <w:tc>
          <w:tcPr>
            <w:tcW w:w="970" w:type="dxa"/>
            <w:tcPrChange w:id="1380" w:author="David Conklin" w:date="2020-12-26T09:53:00Z">
              <w:tcPr>
                <w:tcW w:w="0" w:type="auto"/>
              </w:tcPr>
            </w:tcPrChange>
          </w:tcPr>
          <w:p w14:paraId="5A0F0C6F" w14:textId="154394DD" w:rsidR="00245C85" w:rsidRDefault="00245C85" w:rsidP="00041D27">
            <w:r>
              <w:t>R2</w:t>
            </w:r>
          </w:p>
        </w:tc>
        <w:tc>
          <w:tcPr>
            <w:tcW w:w="1088" w:type="dxa"/>
            <w:tcPrChange w:id="1381" w:author="David Conklin" w:date="2020-12-26T09:53:00Z">
              <w:tcPr>
                <w:tcW w:w="0" w:type="auto"/>
              </w:tcPr>
            </w:tcPrChange>
          </w:tcPr>
          <w:p w14:paraId="0E5CD791" w14:textId="4D9F8DAE" w:rsidR="00245C85" w:rsidRDefault="00245C85" w:rsidP="00041D27">
            <w:r>
              <w:t>0.9</w:t>
            </w:r>
            <w:ins w:id="1382" w:author="David Conklin" w:date="2021-01-03T15:26:00Z">
              <w:r w:rsidR="00572FA4">
                <w:t>4</w:t>
              </w:r>
            </w:ins>
            <w:del w:id="1383" w:author="David Conklin" w:date="2021-01-03T15:26:00Z">
              <w:r w:rsidDel="00572FA4">
                <w:delText>3</w:delText>
              </w:r>
            </w:del>
          </w:p>
        </w:tc>
        <w:tc>
          <w:tcPr>
            <w:tcW w:w="0" w:type="auto"/>
            <w:tcPrChange w:id="1384"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1385" w:author="David Conklin" w:date="2020-12-26T09:53:00Z">
              <w:tcPr>
                <w:tcW w:w="0" w:type="auto"/>
              </w:tcPr>
            </w:tcPrChange>
          </w:tcPr>
          <w:p w14:paraId="1734501E" w14:textId="77777777" w:rsidR="00245C85" w:rsidRDefault="00245C85" w:rsidP="00041D27"/>
        </w:tc>
        <w:tc>
          <w:tcPr>
            <w:tcW w:w="0" w:type="auto"/>
            <w:tcPrChange w:id="1386" w:author="David Conklin" w:date="2020-12-26T09:53:00Z">
              <w:tcPr>
                <w:tcW w:w="0" w:type="auto"/>
              </w:tcPr>
            </w:tcPrChange>
          </w:tcPr>
          <w:p w14:paraId="4CF254CE" w14:textId="77777777" w:rsidR="00245C85" w:rsidRDefault="00245C85" w:rsidP="00041D27"/>
        </w:tc>
        <w:tc>
          <w:tcPr>
            <w:tcW w:w="4347" w:type="dxa"/>
            <w:tcPrChange w:id="1387" w:author="David Conklin" w:date="2020-12-26T09:53:00Z">
              <w:tcPr>
                <w:tcW w:w="0" w:type="auto"/>
              </w:tcPr>
            </w:tcPrChange>
          </w:tcPr>
          <w:p w14:paraId="07AC4EBD" w14:textId="77777777" w:rsidR="00245C85" w:rsidRDefault="00245C85" w:rsidP="00041D27"/>
        </w:tc>
        <w:tc>
          <w:tcPr>
            <w:tcW w:w="970" w:type="dxa"/>
            <w:tcPrChange w:id="1388" w:author="David Conklin" w:date="2020-12-26T09:53:00Z">
              <w:tcPr>
                <w:tcW w:w="0" w:type="auto"/>
              </w:tcPr>
            </w:tcPrChange>
          </w:tcPr>
          <w:p w14:paraId="78554B59" w14:textId="6C5A3341" w:rsidR="00245C85" w:rsidRDefault="00245C85" w:rsidP="00041D27">
            <w:ins w:id="1389" w:author="David Conklin" w:date="2020-12-26T09:47:00Z">
              <w:r>
                <w:t>MAE</w:t>
              </w:r>
            </w:ins>
            <w:del w:id="1390" w:author="David Conklin" w:date="2020-12-26T09:47:00Z">
              <w:r w:rsidDel="00213F92">
                <w:delText>ave err</w:delText>
              </w:r>
            </w:del>
          </w:p>
        </w:tc>
        <w:tc>
          <w:tcPr>
            <w:tcW w:w="1088" w:type="dxa"/>
            <w:tcPrChange w:id="1391" w:author="David Conklin" w:date="2020-12-26T09:53:00Z">
              <w:tcPr>
                <w:tcW w:w="0" w:type="auto"/>
              </w:tcPr>
            </w:tcPrChange>
          </w:tcPr>
          <w:p w14:paraId="7B38995A" w14:textId="04BFB19A" w:rsidR="00245C85" w:rsidRDefault="00572FA4" w:rsidP="00041D27">
            <w:ins w:id="1392" w:author="David Conklin" w:date="2021-01-03T15:26:00Z">
              <w:r>
                <w:t>1.9</w:t>
              </w:r>
            </w:ins>
            <w:del w:id="1393" w:author="David Conklin" w:date="2021-01-03T15:26:00Z">
              <w:r w:rsidR="00245C85" w:rsidDel="00572FA4">
                <w:delText>0.</w:delText>
              </w:r>
            </w:del>
            <w:del w:id="1394" w:author="David Conklin" w:date="2020-12-26T09:47:00Z">
              <w:r w:rsidR="00245C85" w:rsidDel="00213F92">
                <w:delText>7</w:delText>
              </w:r>
            </w:del>
            <w:r w:rsidR="00245C85">
              <w:t xml:space="preserve"> deg C</w:t>
            </w:r>
          </w:p>
        </w:tc>
        <w:tc>
          <w:tcPr>
            <w:tcW w:w="0" w:type="auto"/>
            <w:tcPrChange w:id="1395"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1396" w:author="David Conklin" w:date="2020-12-26T09:53:00Z">
              <w:tcPr>
                <w:tcW w:w="0" w:type="auto"/>
              </w:tcPr>
            </w:tcPrChange>
          </w:tcPr>
          <w:p w14:paraId="3136AF28" w14:textId="6FA189FF" w:rsidR="00245C85" w:rsidRDefault="00245C85" w:rsidP="00771AAC">
            <w:r>
              <w:t>14162200</w:t>
            </w:r>
          </w:p>
        </w:tc>
        <w:tc>
          <w:tcPr>
            <w:tcW w:w="0" w:type="auto"/>
            <w:tcPrChange w:id="1397" w:author="David Conklin" w:date="2020-12-26T09:53:00Z">
              <w:tcPr>
                <w:tcW w:w="0" w:type="auto"/>
              </w:tcPr>
            </w:tcPrChange>
          </w:tcPr>
          <w:p w14:paraId="19EA5F29" w14:textId="2337E25E" w:rsidR="00245C85" w:rsidRDefault="00245C85" w:rsidP="00771AAC">
            <w:r>
              <w:t>23773405</w:t>
            </w:r>
          </w:p>
        </w:tc>
        <w:tc>
          <w:tcPr>
            <w:tcW w:w="4347" w:type="dxa"/>
            <w:tcPrChange w:id="1398" w:author="David Conklin" w:date="2020-12-26T09:53:00Z">
              <w:tcPr>
                <w:tcW w:w="0" w:type="auto"/>
              </w:tcPr>
            </w:tcPrChange>
          </w:tcPr>
          <w:p w14:paraId="4F516243" w14:textId="3F1115A5" w:rsidR="00245C85" w:rsidRDefault="00245C85" w:rsidP="00771AAC">
            <w:r>
              <w:t>BLUE RIVER BELOW THE RESERVOIR</w:t>
            </w:r>
            <w:ins w:id="1399" w:author="David Conklin" w:date="2020-12-26T09:47:00Z">
              <w:r>
                <w:t xml:space="preserve"> (C2</w:t>
              </w:r>
            </w:ins>
            <w:ins w:id="1400" w:author="David Conklin" w:date="2021-01-03T15:27:00Z">
              <w:r w:rsidR="00572FA4">
                <w:t>19</w:t>
              </w:r>
            </w:ins>
            <w:ins w:id="1401" w:author="David Conklin" w:date="2020-12-26T09:48:00Z">
              <w:r>
                <w:t>)</w:t>
              </w:r>
            </w:ins>
          </w:p>
        </w:tc>
        <w:tc>
          <w:tcPr>
            <w:tcW w:w="970" w:type="dxa"/>
            <w:tcPrChange w:id="1402" w:author="David Conklin" w:date="2020-12-26T09:53:00Z">
              <w:tcPr>
                <w:tcW w:w="0" w:type="auto"/>
              </w:tcPr>
            </w:tcPrChange>
          </w:tcPr>
          <w:p w14:paraId="0033914A" w14:textId="4B9CD9C7" w:rsidR="00245C85" w:rsidRDefault="00245C85" w:rsidP="00771AAC">
            <w:r>
              <w:t>%bias</w:t>
            </w:r>
          </w:p>
        </w:tc>
        <w:tc>
          <w:tcPr>
            <w:tcW w:w="1088" w:type="dxa"/>
            <w:tcPrChange w:id="1403" w:author="David Conklin" w:date="2020-12-26T09:53:00Z">
              <w:tcPr>
                <w:tcW w:w="0" w:type="auto"/>
              </w:tcPr>
            </w:tcPrChange>
          </w:tcPr>
          <w:p w14:paraId="55597B67" w14:textId="735AAFC6" w:rsidR="00245C85" w:rsidRDefault="00572FA4" w:rsidP="00771AAC">
            <w:ins w:id="1404" w:author="David Conklin" w:date="2021-01-03T15:27:00Z">
              <w:r>
                <w:t>4.3</w:t>
              </w:r>
            </w:ins>
            <w:del w:id="1405" w:author="David Conklin" w:date="2020-12-26T09:48:00Z">
              <w:r w:rsidR="00245C85" w:rsidDel="00213F92">
                <w:delText>-0.6</w:delText>
              </w:r>
            </w:del>
            <w:r w:rsidR="00245C85">
              <w:t>%</w:t>
            </w:r>
          </w:p>
        </w:tc>
        <w:tc>
          <w:tcPr>
            <w:tcW w:w="0" w:type="auto"/>
            <w:tcPrChange w:id="1406" w:author="David Conklin" w:date="2020-12-26T09:53:00Z">
              <w:tcPr>
                <w:tcW w:w="0" w:type="auto"/>
              </w:tcPr>
            </w:tcPrChange>
          </w:tcPr>
          <w:p w14:paraId="64E00F1C" w14:textId="2BCF3626" w:rsidR="00245C85" w:rsidRDefault="00245C85" w:rsidP="00771AAC">
            <w:del w:id="1407" w:author="David Conklin" w:date="2020-12-26T09:48:00Z">
              <w:r w:rsidDel="00213F92">
                <w:delText>VG</w:delText>
              </w:r>
            </w:del>
            <w:ins w:id="1408" w:author="David Conklin" w:date="2021-01-03T15:28:00Z">
              <w:r w:rsidR="00572FA4">
                <w:t>VG</w:t>
              </w:r>
            </w:ins>
          </w:p>
        </w:tc>
      </w:tr>
      <w:tr w:rsidR="00245C85" w14:paraId="5538EB9B" w14:textId="77777777" w:rsidTr="00245C85">
        <w:tc>
          <w:tcPr>
            <w:tcW w:w="0" w:type="auto"/>
            <w:tcPrChange w:id="1409" w:author="David Conklin" w:date="2020-12-26T09:53:00Z">
              <w:tcPr>
                <w:tcW w:w="0" w:type="auto"/>
              </w:tcPr>
            </w:tcPrChange>
          </w:tcPr>
          <w:p w14:paraId="2EC94EA2" w14:textId="77777777" w:rsidR="00245C85" w:rsidRDefault="00245C85" w:rsidP="00771AAC"/>
        </w:tc>
        <w:tc>
          <w:tcPr>
            <w:tcW w:w="0" w:type="auto"/>
            <w:tcPrChange w:id="1410" w:author="David Conklin" w:date="2020-12-26T09:53:00Z">
              <w:tcPr>
                <w:tcW w:w="0" w:type="auto"/>
              </w:tcPr>
            </w:tcPrChange>
          </w:tcPr>
          <w:p w14:paraId="7BDA5E1C" w14:textId="77777777" w:rsidR="00245C85" w:rsidRDefault="00245C85" w:rsidP="00771AAC"/>
        </w:tc>
        <w:tc>
          <w:tcPr>
            <w:tcW w:w="4347" w:type="dxa"/>
            <w:tcPrChange w:id="1411" w:author="David Conklin" w:date="2020-12-26T09:53:00Z">
              <w:tcPr>
                <w:tcW w:w="0" w:type="auto"/>
              </w:tcPr>
            </w:tcPrChange>
          </w:tcPr>
          <w:p w14:paraId="03596065" w14:textId="77777777" w:rsidR="00245C85" w:rsidRDefault="00245C85" w:rsidP="00771AAC"/>
        </w:tc>
        <w:tc>
          <w:tcPr>
            <w:tcW w:w="970" w:type="dxa"/>
            <w:tcPrChange w:id="1412" w:author="David Conklin" w:date="2020-12-26T09:53:00Z">
              <w:tcPr>
                <w:tcW w:w="0" w:type="auto"/>
              </w:tcPr>
            </w:tcPrChange>
          </w:tcPr>
          <w:p w14:paraId="16D3BEDD" w14:textId="0D34C854" w:rsidR="00245C85" w:rsidRDefault="00245C85" w:rsidP="00771AAC">
            <w:r>
              <w:t>NSE</w:t>
            </w:r>
          </w:p>
        </w:tc>
        <w:tc>
          <w:tcPr>
            <w:tcW w:w="1088" w:type="dxa"/>
            <w:tcPrChange w:id="1413" w:author="David Conklin" w:date="2020-12-26T09:53:00Z">
              <w:tcPr>
                <w:tcW w:w="0" w:type="auto"/>
              </w:tcPr>
            </w:tcPrChange>
          </w:tcPr>
          <w:p w14:paraId="544DD24A" w14:textId="64B4B634" w:rsidR="00245C85" w:rsidRDefault="00245C85" w:rsidP="00771AAC">
            <w:r>
              <w:t>0.5</w:t>
            </w:r>
            <w:ins w:id="1414" w:author="David Conklin" w:date="2021-01-03T15:28:00Z">
              <w:r w:rsidR="00572FA4">
                <w:t>4</w:t>
              </w:r>
            </w:ins>
            <w:del w:id="1415" w:author="David Conklin" w:date="2020-12-26T09:48:00Z">
              <w:r w:rsidDel="00213F92">
                <w:delText>1</w:delText>
              </w:r>
            </w:del>
          </w:p>
        </w:tc>
        <w:tc>
          <w:tcPr>
            <w:tcW w:w="0" w:type="auto"/>
            <w:tcPrChange w:id="1416"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1417" w:author="David Conklin" w:date="2020-12-26T09:48:00Z"/>
        </w:trPr>
        <w:tc>
          <w:tcPr>
            <w:tcW w:w="0" w:type="auto"/>
            <w:tcPrChange w:id="1418" w:author="David Conklin" w:date="2020-12-26T09:53:00Z">
              <w:tcPr>
                <w:tcW w:w="0" w:type="auto"/>
              </w:tcPr>
            </w:tcPrChange>
          </w:tcPr>
          <w:p w14:paraId="1F6BE7A6" w14:textId="77777777" w:rsidR="00245C85" w:rsidRDefault="00245C85" w:rsidP="00771AAC">
            <w:pPr>
              <w:rPr>
                <w:ins w:id="1419" w:author="David Conklin" w:date="2020-12-26T09:48:00Z"/>
              </w:rPr>
            </w:pPr>
          </w:p>
        </w:tc>
        <w:tc>
          <w:tcPr>
            <w:tcW w:w="0" w:type="auto"/>
            <w:tcPrChange w:id="1420" w:author="David Conklin" w:date="2020-12-26T09:53:00Z">
              <w:tcPr>
                <w:tcW w:w="0" w:type="auto"/>
              </w:tcPr>
            </w:tcPrChange>
          </w:tcPr>
          <w:p w14:paraId="09A280F5" w14:textId="77777777" w:rsidR="00245C85" w:rsidRDefault="00245C85" w:rsidP="00771AAC">
            <w:pPr>
              <w:rPr>
                <w:ins w:id="1421" w:author="David Conklin" w:date="2020-12-26T09:48:00Z"/>
              </w:rPr>
            </w:pPr>
          </w:p>
        </w:tc>
        <w:tc>
          <w:tcPr>
            <w:tcW w:w="4347" w:type="dxa"/>
            <w:tcPrChange w:id="1422" w:author="David Conklin" w:date="2020-12-26T09:53:00Z">
              <w:tcPr>
                <w:tcW w:w="0" w:type="auto"/>
              </w:tcPr>
            </w:tcPrChange>
          </w:tcPr>
          <w:p w14:paraId="3A39EC94" w14:textId="77777777" w:rsidR="00245C85" w:rsidRDefault="00245C85" w:rsidP="00771AAC">
            <w:pPr>
              <w:rPr>
                <w:ins w:id="1423" w:author="David Conklin" w:date="2020-12-26T09:48:00Z"/>
              </w:rPr>
            </w:pPr>
          </w:p>
        </w:tc>
        <w:tc>
          <w:tcPr>
            <w:tcW w:w="970" w:type="dxa"/>
            <w:tcPrChange w:id="1424" w:author="David Conklin" w:date="2020-12-26T09:53:00Z">
              <w:tcPr>
                <w:tcW w:w="0" w:type="auto"/>
              </w:tcPr>
            </w:tcPrChange>
          </w:tcPr>
          <w:p w14:paraId="5B35BEBC" w14:textId="7E3B261E" w:rsidR="00245C85" w:rsidRDefault="00245C85" w:rsidP="00771AAC">
            <w:pPr>
              <w:rPr>
                <w:ins w:id="1425" w:author="David Conklin" w:date="2020-12-26T09:48:00Z"/>
              </w:rPr>
            </w:pPr>
            <w:ins w:id="1426" w:author="David Conklin" w:date="2020-12-26T09:48:00Z">
              <w:r>
                <w:t>RSR</w:t>
              </w:r>
            </w:ins>
          </w:p>
        </w:tc>
        <w:tc>
          <w:tcPr>
            <w:tcW w:w="1088" w:type="dxa"/>
            <w:tcPrChange w:id="1427" w:author="David Conklin" w:date="2020-12-26T09:53:00Z">
              <w:tcPr>
                <w:tcW w:w="0" w:type="auto"/>
              </w:tcPr>
            </w:tcPrChange>
          </w:tcPr>
          <w:p w14:paraId="37E30B63" w14:textId="167BD84B" w:rsidR="00245C85" w:rsidRDefault="00572FA4" w:rsidP="00771AAC">
            <w:pPr>
              <w:rPr>
                <w:ins w:id="1428" w:author="David Conklin" w:date="2020-12-26T09:48:00Z"/>
              </w:rPr>
            </w:pPr>
            <w:ins w:id="1429" w:author="David Conklin" w:date="2021-01-03T15:28:00Z">
              <w:r>
                <w:t>0.67</w:t>
              </w:r>
            </w:ins>
          </w:p>
        </w:tc>
        <w:tc>
          <w:tcPr>
            <w:tcW w:w="0" w:type="auto"/>
            <w:tcPrChange w:id="1430" w:author="David Conklin" w:date="2020-12-26T09:53:00Z">
              <w:tcPr>
                <w:tcW w:w="0" w:type="auto"/>
              </w:tcPr>
            </w:tcPrChange>
          </w:tcPr>
          <w:p w14:paraId="1C38ADAF" w14:textId="5B9BD7E9" w:rsidR="00245C85" w:rsidRDefault="00245C85" w:rsidP="00771AAC">
            <w:pPr>
              <w:rPr>
                <w:ins w:id="1431" w:author="David Conklin" w:date="2020-12-26T09:48:00Z"/>
              </w:rPr>
            </w:pPr>
            <w:ins w:id="1432" w:author="David Conklin" w:date="2020-12-26T09:48:00Z">
              <w:r>
                <w:t>S</w:t>
              </w:r>
            </w:ins>
          </w:p>
        </w:tc>
      </w:tr>
      <w:tr w:rsidR="00245C85" w14:paraId="25069F53" w14:textId="77777777" w:rsidTr="00245C85">
        <w:tc>
          <w:tcPr>
            <w:tcW w:w="0" w:type="auto"/>
            <w:tcPrChange w:id="1433" w:author="David Conklin" w:date="2020-12-26T09:53:00Z">
              <w:tcPr>
                <w:tcW w:w="0" w:type="auto"/>
              </w:tcPr>
            </w:tcPrChange>
          </w:tcPr>
          <w:p w14:paraId="4BFBA33A" w14:textId="77777777" w:rsidR="00245C85" w:rsidRDefault="00245C85" w:rsidP="00771AAC"/>
        </w:tc>
        <w:tc>
          <w:tcPr>
            <w:tcW w:w="0" w:type="auto"/>
            <w:tcPrChange w:id="1434" w:author="David Conklin" w:date="2020-12-26T09:53:00Z">
              <w:tcPr>
                <w:tcW w:w="0" w:type="auto"/>
              </w:tcPr>
            </w:tcPrChange>
          </w:tcPr>
          <w:p w14:paraId="0FB1CD3A" w14:textId="77777777" w:rsidR="00245C85" w:rsidRDefault="00245C85" w:rsidP="00771AAC"/>
        </w:tc>
        <w:tc>
          <w:tcPr>
            <w:tcW w:w="4347" w:type="dxa"/>
            <w:tcPrChange w:id="1435" w:author="David Conklin" w:date="2020-12-26T09:53:00Z">
              <w:tcPr>
                <w:tcW w:w="0" w:type="auto"/>
              </w:tcPr>
            </w:tcPrChange>
          </w:tcPr>
          <w:p w14:paraId="331AE5CA" w14:textId="77777777" w:rsidR="00245C85" w:rsidRDefault="00245C85" w:rsidP="00771AAC"/>
        </w:tc>
        <w:tc>
          <w:tcPr>
            <w:tcW w:w="970" w:type="dxa"/>
            <w:tcPrChange w:id="1436" w:author="David Conklin" w:date="2020-12-26T09:53:00Z">
              <w:tcPr>
                <w:tcW w:w="0" w:type="auto"/>
              </w:tcPr>
            </w:tcPrChange>
          </w:tcPr>
          <w:p w14:paraId="29EE474F" w14:textId="5BD633AC" w:rsidR="00245C85" w:rsidRDefault="00245C85" w:rsidP="00771AAC">
            <w:r>
              <w:t>R2</w:t>
            </w:r>
          </w:p>
        </w:tc>
        <w:tc>
          <w:tcPr>
            <w:tcW w:w="1088" w:type="dxa"/>
            <w:tcPrChange w:id="1437" w:author="David Conklin" w:date="2020-12-26T09:53:00Z">
              <w:tcPr>
                <w:tcW w:w="0" w:type="auto"/>
              </w:tcPr>
            </w:tcPrChange>
          </w:tcPr>
          <w:p w14:paraId="35325BC5" w14:textId="3E20F387" w:rsidR="00245C85" w:rsidRDefault="00245C85" w:rsidP="00771AAC">
            <w:del w:id="1438" w:author="David Conklin" w:date="2020-12-26T09:49:00Z">
              <w:r w:rsidDel="00213F92">
                <w:delText>0.59</w:delText>
              </w:r>
            </w:del>
            <w:ins w:id="1439" w:author="David Conklin" w:date="2020-12-26T09:49:00Z">
              <w:r>
                <w:t>0.6</w:t>
              </w:r>
            </w:ins>
            <w:ins w:id="1440" w:author="David Conklin" w:date="2021-01-03T15:28:00Z">
              <w:r w:rsidR="00572FA4">
                <w:t>0</w:t>
              </w:r>
            </w:ins>
          </w:p>
        </w:tc>
        <w:tc>
          <w:tcPr>
            <w:tcW w:w="0" w:type="auto"/>
            <w:tcPrChange w:id="1441" w:author="David Conklin" w:date="2020-12-26T09:53:00Z">
              <w:tcPr>
                <w:tcW w:w="0" w:type="auto"/>
              </w:tcPr>
            </w:tcPrChange>
          </w:tcPr>
          <w:p w14:paraId="67F765A3" w14:textId="16156A93" w:rsidR="00245C85" w:rsidRDefault="00245C85" w:rsidP="00771AAC">
            <w:del w:id="1442" w:author="David Conklin" w:date="2020-12-26T09:49:00Z">
              <w:r w:rsidDel="00213F92">
                <w:delText>NS</w:delText>
              </w:r>
            </w:del>
            <w:ins w:id="1443" w:author="David Conklin" w:date="2020-12-26T09:49:00Z">
              <w:r>
                <w:t>S</w:t>
              </w:r>
            </w:ins>
          </w:p>
        </w:tc>
      </w:tr>
      <w:tr w:rsidR="00245C85" w14:paraId="4715FEE0" w14:textId="77777777" w:rsidTr="00245C85">
        <w:tc>
          <w:tcPr>
            <w:tcW w:w="0" w:type="auto"/>
            <w:tcPrChange w:id="1444" w:author="David Conklin" w:date="2020-12-26T09:53:00Z">
              <w:tcPr>
                <w:tcW w:w="0" w:type="auto"/>
              </w:tcPr>
            </w:tcPrChange>
          </w:tcPr>
          <w:p w14:paraId="4F524128" w14:textId="77777777" w:rsidR="00245C85" w:rsidRDefault="00245C85" w:rsidP="00771AAC"/>
        </w:tc>
        <w:tc>
          <w:tcPr>
            <w:tcW w:w="0" w:type="auto"/>
            <w:tcPrChange w:id="1445" w:author="David Conklin" w:date="2020-12-26T09:53:00Z">
              <w:tcPr>
                <w:tcW w:w="0" w:type="auto"/>
              </w:tcPr>
            </w:tcPrChange>
          </w:tcPr>
          <w:p w14:paraId="219A8808" w14:textId="77777777" w:rsidR="00245C85" w:rsidRDefault="00245C85" w:rsidP="00771AAC"/>
        </w:tc>
        <w:tc>
          <w:tcPr>
            <w:tcW w:w="4347" w:type="dxa"/>
            <w:tcPrChange w:id="1446" w:author="David Conklin" w:date="2020-12-26T09:53:00Z">
              <w:tcPr>
                <w:tcW w:w="0" w:type="auto"/>
              </w:tcPr>
            </w:tcPrChange>
          </w:tcPr>
          <w:p w14:paraId="40614EFB" w14:textId="77777777" w:rsidR="00245C85" w:rsidRDefault="00245C85" w:rsidP="00771AAC"/>
        </w:tc>
        <w:tc>
          <w:tcPr>
            <w:tcW w:w="970" w:type="dxa"/>
            <w:tcPrChange w:id="1447" w:author="David Conklin" w:date="2020-12-26T09:53:00Z">
              <w:tcPr>
                <w:tcW w:w="0" w:type="auto"/>
              </w:tcPr>
            </w:tcPrChange>
          </w:tcPr>
          <w:p w14:paraId="701FD63C" w14:textId="7349AFA4" w:rsidR="00245C85" w:rsidRDefault="00245C85" w:rsidP="00771AAC">
            <w:r>
              <w:t>MAE</w:t>
            </w:r>
          </w:p>
        </w:tc>
        <w:tc>
          <w:tcPr>
            <w:tcW w:w="1088" w:type="dxa"/>
            <w:tcPrChange w:id="1448" w:author="David Conklin" w:date="2020-12-26T09:53:00Z">
              <w:tcPr>
                <w:tcW w:w="0" w:type="auto"/>
              </w:tcPr>
            </w:tcPrChange>
          </w:tcPr>
          <w:p w14:paraId="106AC0F3" w14:textId="44B63E33" w:rsidR="00245C85" w:rsidRDefault="00245C85" w:rsidP="00771AAC">
            <w:ins w:id="1449" w:author="David Conklin" w:date="2020-12-26T09:49:00Z">
              <w:r>
                <w:t>1.</w:t>
              </w:r>
            </w:ins>
            <w:ins w:id="1450" w:author="David Conklin" w:date="2021-01-03T15:29:00Z">
              <w:r w:rsidR="00572FA4">
                <w:t>6</w:t>
              </w:r>
            </w:ins>
            <w:del w:id="1451" w:author="David Conklin" w:date="2020-12-26T09:49:00Z">
              <w:r w:rsidDel="00213F92">
                <w:delText>2.0</w:delText>
              </w:r>
            </w:del>
            <w:r>
              <w:t xml:space="preserve"> deg C</w:t>
            </w:r>
          </w:p>
        </w:tc>
        <w:tc>
          <w:tcPr>
            <w:tcW w:w="0" w:type="auto"/>
            <w:tcPrChange w:id="1452"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1453" w:author="David Conklin" w:date="2020-12-26T09:53:00Z">
              <w:tcPr>
                <w:tcW w:w="0" w:type="auto"/>
              </w:tcPr>
            </w:tcPrChange>
          </w:tcPr>
          <w:p w14:paraId="5F6BF183" w14:textId="179F5686" w:rsidR="00245C85" w:rsidRDefault="00245C85" w:rsidP="00771AAC">
            <w:r>
              <w:t>14162500</w:t>
            </w:r>
          </w:p>
        </w:tc>
        <w:tc>
          <w:tcPr>
            <w:tcW w:w="0" w:type="auto"/>
            <w:tcPrChange w:id="1454" w:author="David Conklin" w:date="2020-12-26T09:53:00Z">
              <w:tcPr>
                <w:tcW w:w="0" w:type="auto"/>
              </w:tcPr>
            </w:tcPrChange>
          </w:tcPr>
          <w:p w14:paraId="4B1D0EF3" w14:textId="56C721BA" w:rsidR="00245C85" w:rsidRDefault="00245C85" w:rsidP="00771AAC">
            <w:r>
              <w:t>23772909</w:t>
            </w:r>
          </w:p>
        </w:tc>
        <w:tc>
          <w:tcPr>
            <w:tcW w:w="4347" w:type="dxa"/>
            <w:tcPrChange w:id="1455" w:author="David Conklin" w:date="2020-12-26T09:53:00Z">
              <w:tcPr>
                <w:tcW w:w="0" w:type="auto"/>
              </w:tcPr>
            </w:tcPrChange>
          </w:tcPr>
          <w:p w14:paraId="34D34A62" w14:textId="50671A6B" w:rsidR="00245C85" w:rsidRDefault="00245C85" w:rsidP="00771AAC">
            <w:r>
              <w:t>MCKENZIE RIVER NEAR VIDA</w:t>
            </w:r>
            <w:ins w:id="1456" w:author="David Conklin" w:date="2020-12-26T09:49:00Z">
              <w:r>
                <w:t xml:space="preserve"> (C2</w:t>
              </w:r>
            </w:ins>
            <w:ins w:id="1457" w:author="David Conklin" w:date="2021-01-03T15:29:00Z">
              <w:r w:rsidR="003B2506">
                <w:t>19</w:t>
              </w:r>
            </w:ins>
            <w:ins w:id="1458" w:author="David Conklin" w:date="2020-12-26T09:49:00Z">
              <w:r>
                <w:t>)</w:t>
              </w:r>
            </w:ins>
          </w:p>
        </w:tc>
        <w:tc>
          <w:tcPr>
            <w:tcW w:w="970" w:type="dxa"/>
            <w:tcPrChange w:id="1459" w:author="David Conklin" w:date="2020-12-26T09:53:00Z">
              <w:tcPr>
                <w:tcW w:w="0" w:type="auto"/>
              </w:tcPr>
            </w:tcPrChange>
          </w:tcPr>
          <w:p w14:paraId="28D95DBB" w14:textId="4CB4220B" w:rsidR="00245C85" w:rsidRDefault="00245C85" w:rsidP="00771AAC">
            <w:r>
              <w:t>%bias</w:t>
            </w:r>
          </w:p>
        </w:tc>
        <w:tc>
          <w:tcPr>
            <w:tcW w:w="1088" w:type="dxa"/>
            <w:tcPrChange w:id="1460" w:author="David Conklin" w:date="2020-12-26T09:53:00Z">
              <w:tcPr>
                <w:tcW w:w="0" w:type="auto"/>
              </w:tcPr>
            </w:tcPrChange>
          </w:tcPr>
          <w:p w14:paraId="35ED9764" w14:textId="421FFDAC" w:rsidR="00245C85" w:rsidRDefault="00245C85" w:rsidP="00771AAC">
            <w:del w:id="1461" w:author="David Conklin" w:date="2020-12-26T09:50:00Z">
              <w:r w:rsidDel="00213F92">
                <w:delText>-10.9%</w:delText>
              </w:r>
            </w:del>
            <w:ins w:id="1462" w:author="David Conklin" w:date="2020-12-26T09:50:00Z">
              <w:r>
                <w:t>-</w:t>
              </w:r>
            </w:ins>
            <w:ins w:id="1463" w:author="David Conklin" w:date="2021-01-03T15:29:00Z">
              <w:r w:rsidR="003B2506">
                <w:t>0.6</w:t>
              </w:r>
            </w:ins>
            <w:ins w:id="1464" w:author="David Conklin" w:date="2020-12-26T09:50:00Z">
              <w:r>
                <w:t>%</w:t>
              </w:r>
            </w:ins>
          </w:p>
        </w:tc>
        <w:tc>
          <w:tcPr>
            <w:tcW w:w="0" w:type="auto"/>
            <w:tcPrChange w:id="1465" w:author="David Conklin" w:date="2020-12-26T09:53:00Z">
              <w:tcPr>
                <w:tcW w:w="0" w:type="auto"/>
              </w:tcPr>
            </w:tcPrChange>
          </w:tcPr>
          <w:p w14:paraId="76D5A39A" w14:textId="164205BC" w:rsidR="00245C85" w:rsidRDefault="00245C85" w:rsidP="00771AAC">
            <w:del w:id="1466" w:author="David Conklin" w:date="2020-12-26T09:50:00Z">
              <w:r w:rsidDel="00491338">
                <w:delText>S</w:delText>
              </w:r>
            </w:del>
            <w:ins w:id="1467" w:author="David Conklin" w:date="2020-12-26T09:50:00Z">
              <w:r>
                <w:t>VG</w:t>
              </w:r>
            </w:ins>
          </w:p>
        </w:tc>
      </w:tr>
      <w:tr w:rsidR="00245C85" w14:paraId="1ED80062" w14:textId="77777777" w:rsidTr="00245C85">
        <w:tc>
          <w:tcPr>
            <w:tcW w:w="0" w:type="auto"/>
            <w:tcPrChange w:id="1468" w:author="David Conklin" w:date="2020-12-26T09:53:00Z">
              <w:tcPr>
                <w:tcW w:w="0" w:type="auto"/>
              </w:tcPr>
            </w:tcPrChange>
          </w:tcPr>
          <w:p w14:paraId="56B946A0" w14:textId="77777777" w:rsidR="00245C85" w:rsidRDefault="00245C85" w:rsidP="00771AAC"/>
        </w:tc>
        <w:tc>
          <w:tcPr>
            <w:tcW w:w="0" w:type="auto"/>
            <w:tcPrChange w:id="1469" w:author="David Conklin" w:date="2020-12-26T09:53:00Z">
              <w:tcPr>
                <w:tcW w:w="0" w:type="auto"/>
              </w:tcPr>
            </w:tcPrChange>
          </w:tcPr>
          <w:p w14:paraId="1CD74D21" w14:textId="77777777" w:rsidR="00245C85" w:rsidRDefault="00245C85" w:rsidP="00771AAC"/>
        </w:tc>
        <w:tc>
          <w:tcPr>
            <w:tcW w:w="4347" w:type="dxa"/>
            <w:tcPrChange w:id="1470" w:author="David Conklin" w:date="2020-12-26T09:53:00Z">
              <w:tcPr>
                <w:tcW w:w="0" w:type="auto"/>
              </w:tcPr>
            </w:tcPrChange>
          </w:tcPr>
          <w:p w14:paraId="0AB6BF23" w14:textId="77777777" w:rsidR="00245C85" w:rsidRDefault="00245C85" w:rsidP="00771AAC"/>
        </w:tc>
        <w:tc>
          <w:tcPr>
            <w:tcW w:w="970" w:type="dxa"/>
            <w:tcPrChange w:id="1471" w:author="David Conklin" w:date="2020-12-26T09:53:00Z">
              <w:tcPr>
                <w:tcW w:w="0" w:type="auto"/>
              </w:tcPr>
            </w:tcPrChange>
          </w:tcPr>
          <w:p w14:paraId="1FCF5485" w14:textId="5ADF5AFE" w:rsidR="00245C85" w:rsidRDefault="00245C85" w:rsidP="00771AAC">
            <w:r>
              <w:t>NSE</w:t>
            </w:r>
          </w:p>
        </w:tc>
        <w:tc>
          <w:tcPr>
            <w:tcW w:w="1088" w:type="dxa"/>
            <w:tcPrChange w:id="1472" w:author="David Conklin" w:date="2020-12-26T09:53:00Z">
              <w:tcPr>
                <w:tcW w:w="0" w:type="auto"/>
              </w:tcPr>
            </w:tcPrChange>
          </w:tcPr>
          <w:p w14:paraId="6FEA2BA2" w14:textId="12988313" w:rsidR="00245C85" w:rsidRDefault="00245C85" w:rsidP="00771AAC">
            <w:r>
              <w:t>0.</w:t>
            </w:r>
            <w:ins w:id="1473" w:author="David Conklin" w:date="2021-01-03T15:29:00Z">
              <w:r w:rsidR="003B2506">
                <w:t>94</w:t>
              </w:r>
            </w:ins>
            <w:del w:id="1474" w:author="David Conklin" w:date="2020-12-26T09:50:00Z">
              <w:r w:rsidDel="00491338">
                <w:delText>47</w:delText>
              </w:r>
            </w:del>
          </w:p>
        </w:tc>
        <w:tc>
          <w:tcPr>
            <w:tcW w:w="0" w:type="auto"/>
            <w:tcPrChange w:id="1475" w:author="David Conklin" w:date="2020-12-26T09:53:00Z">
              <w:tcPr>
                <w:tcW w:w="0" w:type="auto"/>
              </w:tcPr>
            </w:tcPrChange>
          </w:tcPr>
          <w:p w14:paraId="0598E456" w14:textId="6497CB9C" w:rsidR="00245C85" w:rsidRDefault="00245C85" w:rsidP="00771AAC">
            <w:del w:id="1476" w:author="David Conklin" w:date="2020-12-26T09:50:00Z">
              <w:r w:rsidDel="00491338">
                <w:delText>S</w:delText>
              </w:r>
            </w:del>
            <w:ins w:id="1477" w:author="David Conklin" w:date="2020-12-26T09:50:00Z">
              <w:r>
                <w:t>VG</w:t>
              </w:r>
            </w:ins>
          </w:p>
        </w:tc>
      </w:tr>
      <w:tr w:rsidR="00245C85" w14:paraId="7494CEE0" w14:textId="77777777" w:rsidTr="00245C85">
        <w:trPr>
          <w:ins w:id="1478" w:author="David Conklin" w:date="2020-12-26T09:50:00Z"/>
        </w:trPr>
        <w:tc>
          <w:tcPr>
            <w:tcW w:w="0" w:type="auto"/>
            <w:tcPrChange w:id="1479" w:author="David Conklin" w:date="2020-12-26T09:53:00Z">
              <w:tcPr>
                <w:tcW w:w="0" w:type="auto"/>
              </w:tcPr>
            </w:tcPrChange>
          </w:tcPr>
          <w:p w14:paraId="74C8A362" w14:textId="77777777" w:rsidR="00245C85" w:rsidRDefault="00245C85" w:rsidP="00771AAC">
            <w:pPr>
              <w:rPr>
                <w:ins w:id="1480" w:author="David Conklin" w:date="2020-12-26T09:50:00Z"/>
              </w:rPr>
            </w:pPr>
          </w:p>
        </w:tc>
        <w:tc>
          <w:tcPr>
            <w:tcW w:w="0" w:type="auto"/>
            <w:tcPrChange w:id="1481" w:author="David Conklin" w:date="2020-12-26T09:53:00Z">
              <w:tcPr>
                <w:tcW w:w="0" w:type="auto"/>
              </w:tcPr>
            </w:tcPrChange>
          </w:tcPr>
          <w:p w14:paraId="5030E382" w14:textId="77777777" w:rsidR="00245C85" w:rsidRDefault="00245C85" w:rsidP="00771AAC">
            <w:pPr>
              <w:rPr>
                <w:ins w:id="1482" w:author="David Conklin" w:date="2020-12-26T09:50:00Z"/>
              </w:rPr>
            </w:pPr>
          </w:p>
        </w:tc>
        <w:tc>
          <w:tcPr>
            <w:tcW w:w="4347" w:type="dxa"/>
            <w:tcPrChange w:id="1483" w:author="David Conklin" w:date="2020-12-26T09:53:00Z">
              <w:tcPr>
                <w:tcW w:w="0" w:type="auto"/>
              </w:tcPr>
            </w:tcPrChange>
          </w:tcPr>
          <w:p w14:paraId="7E94C445" w14:textId="77777777" w:rsidR="00245C85" w:rsidRDefault="00245C85" w:rsidP="00771AAC">
            <w:pPr>
              <w:rPr>
                <w:ins w:id="1484" w:author="David Conklin" w:date="2020-12-26T09:50:00Z"/>
              </w:rPr>
            </w:pPr>
          </w:p>
        </w:tc>
        <w:tc>
          <w:tcPr>
            <w:tcW w:w="970" w:type="dxa"/>
            <w:tcPrChange w:id="1485" w:author="David Conklin" w:date="2020-12-26T09:53:00Z">
              <w:tcPr>
                <w:tcW w:w="0" w:type="auto"/>
              </w:tcPr>
            </w:tcPrChange>
          </w:tcPr>
          <w:p w14:paraId="2C3A874D" w14:textId="27257853" w:rsidR="00245C85" w:rsidRDefault="00245C85" w:rsidP="00771AAC">
            <w:pPr>
              <w:rPr>
                <w:ins w:id="1486" w:author="David Conklin" w:date="2020-12-26T09:50:00Z"/>
              </w:rPr>
            </w:pPr>
            <w:ins w:id="1487" w:author="David Conklin" w:date="2020-12-26T09:50:00Z">
              <w:r>
                <w:t>RSR</w:t>
              </w:r>
            </w:ins>
          </w:p>
        </w:tc>
        <w:tc>
          <w:tcPr>
            <w:tcW w:w="1088" w:type="dxa"/>
            <w:tcPrChange w:id="1488" w:author="David Conklin" w:date="2020-12-26T09:53:00Z">
              <w:tcPr>
                <w:tcW w:w="0" w:type="auto"/>
              </w:tcPr>
            </w:tcPrChange>
          </w:tcPr>
          <w:p w14:paraId="5C654EBE" w14:textId="5BE0BF4B" w:rsidR="00245C85" w:rsidRDefault="00245C85" w:rsidP="00771AAC">
            <w:pPr>
              <w:rPr>
                <w:ins w:id="1489" w:author="David Conklin" w:date="2020-12-26T09:50:00Z"/>
              </w:rPr>
            </w:pPr>
            <w:ins w:id="1490" w:author="David Conklin" w:date="2020-12-26T09:50:00Z">
              <w:r>
                <w:t>0.</w:t>
              </w:r>
            </w:ins>
            <w:ins w:id="1491" w:author="David Conklin" w:date="2021-01-03T15:30:00Z">
              <w:r w:rsidR="003B2506">
                <w:t>24</w:t>
              </w:r>
            </w:ins>
          </w:p>
        </w:tc>
        <w:tc>
          <w:tcPr>
            <w:tcW w:w="0" w:type="auto"/>
            <w:tcPrChange w:id="1492" w:author="David Conklin" w:date="2020-12-26T09:53:00Z">
              <w:tcPr>
                <w:tcW w:w="0" w:type="auto"/>
              </w:tcPr>
            </w:tcPrChange>
          </w:tcPr>
          <w:p w14:paraId="358AAA96" w14:textId="07EE1354" w:rsidR="00245C85" w:rsidDel="00491338" w:rsidRDefault="00245C85" w:rsidP="00771AAC">
            <w:pPr>
              <w:rPr>
                <w:ins w:id="1493" w:author="David Conklin" w:date="2020-12-26T09:50:00Z"/>
              </w:rPr>
            </w:pPr>
            <w:ins w:id="1494" w:author="David Conklin" w:date="2020-12-26T09:51:00Z">
              <w:r>
                <w:t>VG</w:t>
              </w:r>
            </w:ins>
          </w:p>
        </w:tc>
      </w:tr>
      <w:tr w:rsidR="00245C85" w14:paraId="018CD271" w14:textId="77777777" w:rsidTr="00245C85">
        <w:tc>
          <w:tcPr>
            <w:tcW w:w="0" w:type="auto"/>
            <w:tcPrChange w:id="1495" w:author="David Conklin" w:date="2020-12-26T09:53:00Z">
              <w:tcPr>
                <w:tcW w:w="0" w:type="auto"/>
              </w:tcPr>
            </w:tcPrChange>
          </w:tcPr>
          <w:p w14:paraId="18529DA2" w14:textId="77777777" w:rsidR="00245C85" w:rsidRDefault="00245C85" w:rsidP="00771AAC"/>
        </w:tc>
        <w:tc>
          <w:tcPr>
            <w:tcW w:w="0" w:type="auto"/>
            <w:tcPrChange w:id="1496" w:author="David Conklin" w:date="2020-12-26T09:53:00Z">
              <w:tcPr>
                <w:tcW w:w="0" w:type="auto"/>
              </w:tcPr>
            </w:tcPrChange>
          </w:tcPr>
          <w:p w14:paraId="34761E01" w14:textId="77777777" w:rsidR="00245C85" w:rsidRDefault="00245C85" w:rsidP="00771AAC"/>
        </w:tc>
        <w:tc>
          <w:tcPr>
            <w:tcW w:w="4347" w:type="dxa"/>
            <w:tcPrChange w:id="1497" w:author="David Conklin" w:date="2020-12-26T09:53:00Z">
              <w:tcPr>
                <w:tcW w:w="0" w:type="auto"/>
              </w:tcPr>
            </w:tcPrChange>
          </w:tcPr>
          <w:p w14:paraId="3269D126" w14:textId="77777777" w:rsidR="00245C85" w:rsidRDefault="00245C85" w:rsidP="00771AAC"/>
        </w:tc>
        <w:tc>
          <w:tcPr>
            <w:tcW w:w="970" w:type="dxa"/>
            <w:tcPrChange w:id="1498" w:author="David Conklin" w:date="2020-12-26T09:53:00Z">
              <w:tcPr>
                <w:tcW w:w="0" w:type="auto"/>
              </w:tcPr>
            </w:tcPrChange>
          </w:tcPr>
          <w:p w14:paraId="20896EE8" w14:textId="626E98EF" w:rsidR="00245C85" w:rsidRDefault="00245C85" w:rsidP="00771AAC">
            <w:r>
              <w:t>R2</w:t>
            </w:r>
          </w:p>
        </w:tc>
        <w:tc>
          <w:tcPr>
            <w:tcW w:w="1088" w:type="dxa"/>
            <w:tcPrChange w:id="1499" w:author="David Conklin" w:date="2020-12-26T09:53:00Z">
              <w:tcPr>
                <w:tcW w:w="0" w:type="auto"/>
              </w:tcPr>
            </w:tcPrChange>
          </w:tcPr>
          <w:p w14:paraId="5370746D" w14:textId="1C6AB95A" w:rsidR="00245C85" w:rsidRDefault="00245C85" w:rsidP="00771AAC">
            <w:r>
              <w:t>0.</w:t>
            </w:r>
            <w:ins w:id="1500" w:author="David Conklin" w:date="2021-01-03T15:30:00Z">
              <w:r w:rsidR="003B2506">
                <w:t>94</w:t>
              </w:r>
            </w:ins>
            <w:del w:id="1501" w:author="David Conklin" w:date="2021-01-03T15:30:00Z">
              <w:r w:rsidDel="003B2506">
                <w:delText>95</w:delText>
              </w:r>
            </w:del>
          </w:p>
        </w:tc>
        <w:tc>
          <w:tcPr>
            <w:tcW w:w="0" w:type="auto"/>
            <w:tcPrChange w:id="1502"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1503" w:author="David Conklin" w:date="2020-12-26T09:53:00Z">
              <w:tcPr>
                <w:tcW w:w="0" w:type="auto"/>
              </w:tcPr>
            </w:tcPrChange>
          </w:tcPr>
          <w:p w14:paraId="3BF99663" w14:textId="77777777" w:rsidR="00245C85" w:rsidRDefault="00245C85" w:rsidP="00771AAC"/>
        </w:tc>
        <w:tc>
          <w:tcPr>
            <w:tcW w:w="0" w:type="auto"/>
            <w:tcPrChange w:id="1504" w:author="David Conklin" w:date="2020-12-26T09:53:00Z">
              <w:tcPr>
                <w:tcW w:w="0" w:type="auto"/>
              </w:tcPr>
            </w:tcPrChange>
          </w:tcPr>
          <w:p w14:paraId="710B3153" w14:textId="77777777" w:rsidR="00245C85" w:rsidRDefault="00245C85" w:rsidP="00771AAC"/>
        </w:tc>
        <w:tc>
          <w:tcPr>
            <w:tcW w:w="4347" w:type="dxa"/>
            <w:tcPrChange w:id="1505" w:author="David Conklin" w:date="2020-12-26T09:53:00Z">
              <w:tcPr>
                <w:tcW w:w="0" w:type="auto"/>
              </w:tcPr>
            </w:tcPrChange>
          </w:tcPr>
          <w:p w14:paraId="5570236E" w14:textId="77777777" w:rsidR="00245C85" w:rsidRDefault="00245C85" w:rsidP="00771AAC"/>
        </w:tc>
        <w:tc>
          <w:tcPr>
            <w:tcW w:w="970" w:type="dxa"/>
            <w:tcPrChange w:id="1506" w:author="David Conklin" w:date="2020-12-26T09:53:00Z">
              <w:tcPr>
                <w:tcW w:w="0" w:type="auto"/>
              </w:tcPr>
            </w:tcPrChange>
          </w:tcPr>
          <w:p w14:paraId="4A0C0A8D" w14:textId="6A0AF3E0" w:rsidR="00245C85" w:rsidRDefault="00245C85" w:rsidP="00771AAC">
            <w:r>
              <w:t>MAE</w:t>
            </w:r>
          </w:p>
        </w:tc>
        <w:tc>
          <w:tcPr>
            <w:tcW w:w="1088" w:type="dxa"/>
            <w:tcPrChange w:id="1507" w:author="David Conklin" w:date="2020-12-26T09:53:00Z">
              <w:tcPr>
                <w:tcW w:w="0" w:type="auto"/>
              </w:tcPr>
            </w:tcPrChange>
          </w:tcPr>
          <w:p w14:paraId="4AFDAA06" w14:textId="0179E828" w:rsidR="00245C85" w:rsidRDefault="00245C85" w:rsidP="00771AAC">
            <w:ins w:id="1508" w:author="David Conklin" w:date="2020-12-26T09:51:00Z">
              <w:r>
                <w:t>0</w:t>
              </w:r>
            </w:ins>
            <w:ins w:id="1509" w:author="David Conklin" w:date="2021-01-03T15:30:00Z">
              <w:r w:rsidR="003B2506">
                <w:t>.5</w:t>
              </w:r>
            </w:ins>
            <w:del w:id="1510" w:author="David Conklin" w:date="2020-12-26T09:51:00Z">
              <w:r w:rsidDel="00491338">
                <w:delText>1.6</w:delText>
              </w:r>
            </w:del>
            <w:r>
              <w:t xml:space="preserve"> deg C</w:t>
            </w:r>
          </w:p>
        </w:tc>
        <w:tc>
          <w:tcPr>
            <w:tcW w:w="0" w:type="auto"/>
            <w:tcPrChange w:id="1511"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1512" w:author="David Conklin" w:date="2020-12-26T09:53:00Z">
              <w:tcPr>
                <w:tcW w:w="0" w:type="auto"/>
              </w:tcPr>
            </w:tcPrChange>
          </w:tcPr>
          <w:p w14:paraId="65F13272" w14:textId="0DAC9DDD" w:rsidR="00245C85" w:rsidRDefault="00245C85" w:rsidP="00771AAC">
            <w:r>
              <w:t>14164900</w:t>
            </w:r>
          </w:p>
        </w:tc>
        <w:tc>
          <w:tcPr>
            <w:tcW w:w="0" w:type="auto"/>
            <w:tcPrChange w:id="1513" w:author="David Conklin" w:date="2020-12-26T09:53:00Z">
              <w:tcPr>
                <w:tcW w:w="0" w:type="auto"/>
              </w:tcPr>
            </w:tcPrChange>
          </w:tcPr>
          <w:p w14:paraId="71292158" w14:textId="0940B5D7" w:rsidR="00245C85" w:rsidRDefault="00245C85" w:rsidP="00771AAC">
            <w:r>
              <w:t>23772751</w:t>
            </w:r>
          </w:p>
        </w:tc>
        <w:tc>
          <w:tcPr>
            <w:tcW w:w="4347" w:type="dxa"/>
            <w:tcPrChange w:id="1514" w:author="David Conklin" w:date="2020-12-26T09:53:00Z">
              <w:tcPr>
                <w:tcW w:w="0" w:type="auto"/>
              </w:tcPr>
            </w:tcPrChange>
          </w:tcPr>
          <w:p w14:paraId="51F11651" w14:textId="2ED073AE" w:rsidR="00245C85" w:rsidRDefault="00245C85" w:rsidP="00771AAC">
            <w:r>
              <w:t>MCKENZIE RIVER ABV HAYDEN BR</w:t>
            </w:r>
            <w:ins w:id="1515" w:author="David Conklin" w:date="2020-12-26T09:51:00Z">
              <w:r>
                <w:t xml:space="preserve"> (C2</w:t>
              </w:r>
            </w:ins>
            <w:ins w:id="1516" w:author="David Conklin" w:date="2021-01-03T15:31:00Z">
              <w:r w:rsidR="003B2506">
                <w:t>19</w:t>
              </w:r>
            </w:ins>
            <w:ins w:id="1517" w:author="David Conklin" w:date="2020-12-26T09:51:00Z">
              <w:r>
                <w:t>)</w:t>
              </w:r>
            </w:ins>
          </w:p>
        </w:tc>
        <w:tc>
          <w:tcPr>
            <w:tcW w:w="970" w:type="dxa"/>
            <w:tcPrChange w:id="1518" w:author="David Conklin" w:date="2020-12-26T09:53:00Z">
              <w:tcPr>
                <w:tcW w:w="0" w:type="auto"/>
              </w:tcPr>
            </w:tcPrChange>
          </w:tcPr>
          <w:p w14:paraId="28F20A41" w14:textId="3A8F165D" w:rsidR="00245C85" w:rsidRDefault="00245C85" w:rsidP="00771AAC">
            <w:r>
              <w:t>%bias</w:t>
            </w:r>
          </w:p>
        </w:tc>
        <w:tc>
          <w:tcPr>
            <w:tcW w:w="1088" w:type="dxa"/>
            <w:tcPrChange w:id="1519" w:author="David Conklin" w:date="2020-12-26T09:53:00Z">
              <w:tcPr>
                <w:tcW w:w="0" w:type="auto"/>
              </w:tcPr>
            </w:tcPrChange>
          </w:tcPr>
          <w:p w14:paraId="68801782" w14:textId="11A37FBD" w:rsidR="00245C85" w:rsidRDefault="00245C85" w:rsidP="00771AAC">
            <w:del w:id="1520" w:author="David Conklin" w:date="2020-12-26T09:52:00Z">
              <w:r w:rsidDel="00491338">
                <w:delText>-</w:delText>
              </w:r>
            </w:del>
            <w:ins w:id="1521" w:author="David Conklin" w:date="2021-01-03T15:31:00Z">
              <w:r w:rsidR="003B2506">
                <w:t>13.8</w:t>
              </w:r>
            </w:ins>
            <w:del w:id="1522" w:author="David Conklin" w:date="2020-12-26T09:52:00Z">
              <w:r w:rsidDel="00491338">
                <w:delText>8</w:delText>
              </w:r>
            </w:del>
            <w:del w:id="1523" w:author="David Conklin" w:date="2021-01-03T15:31:00Z">
              <w:r w:rsidDel="003B2506">
                <w:delText>.6</w:delText>
              </w:r>
            </w:del>
            <w:r>
              <w:t>%</w:t>
            </w:r>
          </w:p>
        </w:tc>
        <w:tc>
          <w:tcPr>
            <w:tcW w:w="0" w:type="auto"/>
            <w:tcPrChange w:id="1524" w:author="David Conklin" w:date="2020-12-26T09:53:00Z">
              <w:tcPr>
                <w:tcW w:w="0" w:type="auto"/>
              </w:tcPr>
            </w:tcPrChange>
          </w:tcPr>
          <w:p w14:paraId="1512C366" w14:textId="4868296F" w:rsidR="00245C85" w:rsidRDefault="003B2506" w:rsidP="00771AAC">
            <w:ins w:id="1525" w:author="David Conklin" w:date="2021-01-03T15:31:00Z">
              <w:r>
                <w:t>S</w:t>
              </w:r>
            </w:ins>
            <w:del w:id="1526" w:author="David Conklin" w:date="2021-01-03T15:31:00Z">
              <w:r w:rsidR="00245C85" w:rsidDel="003B2506">
                <w:delText>G</w:delText>
              </w:r>
            </w:del>
          </w:p>
        </w:tc>
      </w:tr>
      <w:tr w:rsidR="00245C85" w14:paraId="1B5FE809" w14:textId="709EF516" w:rsidTr="00245C85">
        <w:tc>
          <w:tcPr>
            <w:tcW w:w="0" w:type="auto"/>
            <w:tcPrChange w:id="1527" w:author="David Conklin" w:date="2020-12-26T09:53:00Z">
              <w:tcPr>
                <w:tcW w:w="0" w:type="auto"/>
              </w:tcPr>
            </w:tcPrChange>
          </w:tcPr>
          <w:p w14:paraId="23C9832C" w14:textId="77777777" w:rsidR="00245C85" w:rsidRDefault="00245C85" w:rsidP="00771AAC"/>
        </w:tc>
        <w:tc>
          <w:tcPr>
            <w:tcW w:w="0" w:type="auto"/>
            <w:tcPrChange w:id="1528" w:author="David Conklin" w:date="2020-12-26T09:53:00Z">
              <w:tcPr>
                <w:tcW w:w="0" w:type="auto"/>
              </w:tcPr>
            </w:tcPrChange>
          </w:tcPr>
          <w:p w14:paraId="04B9EA8E" w14:textId="77777777" w:rsidR="00245C85" w:rsidRDefault="00245C85" w:rsidP="00771AAC"/>
        </w:tc>
        <w:tc>
          <w:tcPr>
            <w:tcW w:w="4347" w:type="dxa"/>
            <w:tcPrChange w:id="1529" w:author="David Conklin" w:date="2020-12-26T09:53:00Z">
              <w:tcPr>
                <w:tcW w:w="0" w:type="auto"/>
              </w:tcPr>
            </w:tcPrChange>
          </w:tcPr>
          <w:p w14:paraId="6B680C92" w14:textId="77777777" w:rsidR="00245C85" w:rsidRDefault="00245C85" w:rsidP="00771AAC"/>
        </w:tc>
        <w:tc>
          <w:tcPr>
            <w:tcW w:w="970" w:type="dxa"/>
            <w:tcPrChange w:id="1530" w:author="David Conklin" w:date="2020-12-26T09:53:00Z">
              <w:tcPr>
                <w:tcW w:w="0" w:type="auto"/>
              </w:tcPr>
            </w:tcPrChange>
          </w:tcPr>
          <w:p w14:paraId="11B725B8" w14:textId="14EC1CB8" w:rsidR="00245C85" w:rsidRDefault="00245C85" w:rsidP="00771AAC">
            <w:r>
              <w:t>NSE</w:t>
            </w:r>
          </w:p>
        </w:tc>
        <w:tc>
          <w:tcPr>
            <w:tcW w:w="1088" w:type="dxa"/>
            <w:tcPrChange w:id="1531" w:author="David Conklin" w:date="2020-12-26T09:53:00Z">
              <w:tcPr>
                <w:tcW w:w="0" w:type="auto"/>
              </w:tcPr>
            </w:tcPrChange>
          </w:tcPr>
          <w:p w14:paraId="3A2EADE1" w14:textId="6BAF1657" w:rsidR="00245C85" w:rsidRDefault="00245C85" w:rsidP="00771AAC">
            <w:r>
              <w:t>0.</w:t>
            </w:r>
            <w:ins w:id="1532" w:author="David Conklin" w:date="2021-01-03T15:30:00Z">
              <w:r w:rsidR="003B2506">
                <w:t>79</w:t>
              </w:r>
            </w:ins>
            <w:del w:id="1533" w:author="David Conklin" w:date="2020-12-26T09:52:00Z">
              <w:r w:rsidDel="00491338">
                <w:delText>70</w:delText>
              </w:r>
            </w:del>
          </w:p>
        </w:tc>
        <w:tc>
          <w:tcPr>
            <w:tcW w:w="0" w:type="auto"/>
            <w:tcPrChange w:id="1534" w:author="David Conklin" w:date="2020-12-26T09:53:00Z">
              <w:tcPr>
                <w:tcW w:w="0" w:type="auto"/>
              </w:tcPr>
            </w:tcPrChange>
          </w:tcPr>
          <w:p w14:paraId="2BD166C2" w14:textId="36F8FD9E" w:rsidR="00245C85" w:rsidRDefault="00245C85" w:rsidP="00771AAC">
            <w:ins w:id="1535" w:author="David Conklin" w:date="2020-12-26T09:52:00Z">
              <w:r>
                <w:t>G</w:t>
              </w:r>
            </w:ins>
            <w:del w:id="1536" w:author="David Conklin" w:date="2020-12-26T09:52:00Z">
              <w:r w:rsidDel="00491338">
                <w:delText>S</w:delText>
              </w:r>
            </w:del>
          </w:p>
        </w:tc>
      </w:tr>
      <w:tr w:rsidR="00245C85" w14:paraId="6B82F4E2" w14:textId="77777777" w:rsidTr="00245C85">
        <w:trPr>
          <w:ins w:id="1537" w:author="David Conklin" w:date="2020-12-26T09:52:00Z"/>
        </w:trPr>
        <w:tc>
          <w:tcPr>
            <w:tcW w:w="0" w:type="auto"/>
            <w:tcPrChange w:id="1538" w:author="David Conklin" w:date="2020-12-26T09:53:00Z">
              <w:tcPr>
                <w:tcW w:w="0" w:type="auto"/>
              </w:tcPr>
            </w:tcPrChange>
          </w:tcPr>
          <w:p w14:paraId="6DBC22D6" w14:textId="77777777" w:rsidR="00245C85" w:rsidRDefault="00245C85" w:rsidP="00771AAC">
            <w:pPr>
              <w:rPr>
                <w:ins w:id="1539" w:author="David Conklin" w:date="2020-12-26T09:52:00Z"/>
              </w:rPr>
            </w:pPr>
          </w:p>
        </w:tc>
        <w:tc>
          <w:tcPr>
            <w:tcW w:w="0" w:type="auto"/>
            <w:tcPrChange w:id="1540" w:author="David Conklin" w:date="2020-12-26T09:53:00Z">
              <w:tcPr>
                <w:tcW w:w="0" w:type="auto"/>
              </w:tcPr>
            </w:tcPrChange>
          </w:tcPr>
          <w:p w14:paraId="65916CEB" w14:textId="77777777" w:rsidR="00245C85" w:rsidRDefault="00245C85" w:rsidP="00771AAC">
            <w:pPr>
              <w:rPr>
                <w:ins w:id="1541" w:author="David Conklin" w:date="2020-12-26T09:52:00Z"/>
              </w:rPr>
            </w:pPr>
          </w:p>
        </w:tc>
        <w:tc>
          <w:tcPr>
            <w:tcW w:w="4347" w:type="dxa"/>
            <w:tcPrChange w:id="1542" w:author="David Conklin" w:date="2020-12-26T09:53:00Z">
              <w:tcPr>
                <w:tcW w:w="0" w:type="auto"/>
              </w:tcPr>
            </w:tcPrChange>
          </w:tcPr>
          <w:p w14:paraId="170C52E8" w14:textId="77777777" w:rsidR="00245C85" w:rsidRDefault="00245C85" w:rsidP="00771AAC">
            <w:pPr>
              <w:rPr>
                <w:ins w:id="1543" w:author="David Conklin" w:date="2020-12-26T09:52:00Z"/>
              </w:rPr>
            </w:pPr>
          </w:p>
        </w:tc>
        <w:tc>
          <w:tcPr>
            <w:tcW w:w="970" w:type="dxa"/>
            <w:tcPrChange w:id="1544" w:author="David Conklin" w:date="2020-12-26T09:53:00Z">
              <w:tcPr>
                <w:tcW w:w="0" w:type="auto"/>
              </w:tcPr>
            </w:tcPrChange>
          </w:tcPr>
          <w:p w14:paraId="4ED55876" w14:textId="6B49FBE3" w:rsidR="00245C85" w:rsidRDefault="00245C85" w:rsidP="00771AAC">
            <w:pPr>
              <w:rPr>
                <w:ins w:id="1545" w:author="David Conklin" w:date="2020-12-26T09:52:00Z"/>
              </w:rPr>
            </w:pPr>
            <w:ins w:id="1546" w:author="David Conklin" w:date="2020-12-26T09:52:00Z">
              <w:r>
                <w:t>RSR</w:t>
              </w:r>
            </w:ins>
          </w:p>
        </w:tc>
        <w:tc>
          <w:tcPr>
            <w:tcW w:w="1088" w:type="dxa"/>
            <w:tcPrChange w:id="1547" w:author="David Conklin" w:date="2020-12-26T09:53:00Z">
              <w:tcPr>
                <w:tcW w:w="0" w:type="auto"/>
              </w:tcPr>
            </w:tcPrChange>
          </w:tcPr>
          <w:p w14:paraId="69AF79F6" w14:textId="47EC0DF8" w:rsidR="00245C85" w:rsidRDefault="003B2506" w:rsidP="00771AAC">
            <w:pPr>
              <w:rPr>
                <w:ins w:id="1548" w:author="David Conklin" w:date="2020-12-26T09:52:00Z"/>
              </w:rPr>
            </w:pPr>
            <w:ins w:id="1549" w:author="David Conklin" w:date="2021-01-03T15:31:00Z">
              <w:r>
                <w:t>0</w:t>
              </w:r>
            </w:ins>
            <w:ins w:id="1550" w:author="David Conklin" w:date="2020-12-26T09:52:00Z">
              <w:r w:rsidR="00245C85">
                <w:t>.</w:t>
              </w:r>
            </w:ins>
            <w:ins w:id="1551" w:author="David Conklin" w:date="2021-01-03T15:31:00Z">
              <w:r>
                <w:t>43</w:t>
              </w:r>
            </w:ins>
          </w:p>
        </w:tc>
        <w:tc>
          <w:tcPr>
            <w:tcW w:w="0" w:type="auto"/>
            <w:tcPrChange w:id="1552" w:author="David Conklin" w:date="2020-12-26T09:53:00Z">
              <w:tcPr>
                <w:tcW w:w="0" w:type="auto"/>
              </w:tcPr>
            </w:tcPrChange>
          </w:tcPr>
          <w:p w14:paraId="0BE6BD12" w14:textId="48B08650" w:rsidR="00245C85" w:rsidRDefault="00245C85" w:rsidP="00771AAC">
            <w:pPr>
              <w:rPr>
                <w:ins w:id="1553" w:author="David Conklin" w:date="2020-12-26T09:52:00Z"/>
              </w:rPr>
            </w:pPr>
            <w:ins w:id="1554" w:author="David Conklin" w:date="2020-12-26T09:52:00Z">
              <w:r>
                <w:t>VG</w:t>
              </w:r>
            </w:ins>
          </w:p>
        </w:tc>
      </w:tr>
      <w:tr w:rsidR="00245C85" w14:paraId="5326D1E3" w14:textId="592E8A15" w:rsidTr="00245C85">
        <w:tc>
          <w:tcPr>
            <w:tcW w:w="0" w:type="auto"/>
            <w:tcPrChange w:id="1555" w:author="David Conklin" w:date="2020-12-26T09:53:00Z">
              <w:tcPr>
                <w:tcW w:w="0" w:type="auto"/>
              </w:tcPr>
            </w:tcPrChange>
          </w:tcPr>
          <w:p w14:paraId="5851877E" w14:textId="77777777" w:rsidR="00245C85" w:rsidRDefault="00245C85" w:rsidP="00771AAC"/>
        </w:tc>
        <w:tc>
          <w:tcPr>
            <w:tcW w:w="0" w:type="auto"/>
            <w:tcPrChange w:id="1556" w:author="David Conklin" w:date="2020-12-26T09:53:00Z">
              <w:tcPr>
                <w:tcW w:w="0" w:type="auto"/>
              </w:tcPr>
            </w:tcPrChange>
          </w:tcPr>
          <w:p w14:paraId="4AC7E3AF" w14:textId="77777777" w:rsidR="00245C85" w:rsidRDefault="00245C85" w:rsidP="00771AAC"/>
        </w:tc>
        <w:tc>
          <w:tcPr>
            <w:tcW w:w="4347" w:type="dxa"/>
            <w:tcPrChange w:id="1557" w:author="David Conklin" w:date="2020-12-26T09:53:00Z">
              <w:tcPr>
                <w:tcW w:w="0" w:type="auto"/>
              </w:tcPr>
            </w:tcPrChange>
          </w:tcPr>
          <w:p w14:paraId="71769487" w14:textId="77777777" w:rsidR="00245C85" w:rsidRDefault="00245C85" w:rsidP="00771AAC"/>
        </w:tc>
        <w:tc>
          <w:tcPr>
            <w:tcW w:w="970" w:type="dxa"/>
            <w:tcPrChange w:id="1558" w:author="David Conklin" w:date="2020-12-26T09:53:00Z">
              <w:tcPr>
                <w:tcW w:w="0" w:type="auto"/>
              </w:tcPr>
            </w:tcPrChange>
          </w:tcPr>
          <w:p w14:paraId="6D2CE4B8" w14:textId="0C03544D" w:rsidR="00245C85" w:rsidRDefault="00245C85" w:rsidP="00771AAC">
            <w:r>
              <w:t>R2</w:t>
            </w:r>
          </w:p>
        </w:tc>
        <w:tc>
          <w:tcPr>
            <w:tcW w:w="1088" w:type="dxa"/>
            <w:tcPrChange w:id="1559" w:author="David Conklin" w:date="2020-12-26T09:53:00Z">
              <w:tcPr>
                <w:tcW w:w="0" w:type="auto"/>
              </w:tcPr>
            </w:tcPrChange>
          </w:tcPr>
          <w:p w14:paraId="6E4F536A" w14:textId="0EED7D49" w:rsidR="00245C85" w:rsidRDefault="00245C85" w:rsidP="00771AAC">
            <w:r>
              <w:t>0.9</w:t>
            </w:r>
            <w:ins w:id="1560" w:author="David Conklin" w:date="2021-01-03T15:31:00Z">
              <w:r w:rsidR="003B2506">
                <w:t>5</w:t>
              </w:r>
            </w:ins>
            <w:del w:id="1561" w:author="David Conklin" w:date="2020-12-26T09:52:00Z">
              <w:r w:rsidDel="00491338">
                <w:delText>6</w:delText>
              </w:r>
            </w:del>
          </w:p>
        </w:tc>
        <w:tc>
          <w:tcPr>
            <w:tcW w:w="0" w:type="auto"/>
            <w:tcPrChange w:id="1562"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1563" w:author="David Conklin" w:date="2020-12-26T09:53:00Z">
              <w:tcPr>
                <w:tcW w:w="0" w:type="auto"/>
              </w:tcPr>
            </w:tcPrChange>
          </w:tcPr>
          <w:p w14:paraId="475153BC" w14:textId="77777777" w:rsidR="00245C85" w:rsidRDefault="00245C85" w:rsidP="00771AAC"/>
        </w:tc>
        <w:tc>
          <w:tcPr>
            <w:tcW w:w="0" w:type="auto"/>
            <w:tcPrChange w:id="1564" w:author="David Conklin" w:date="2020-12-26T09:53:00Z">
              <w:tcPr>
                <w:tcW w:w="0" w:type="auto"/>
              </w:tcPr>
            </w:tcPrChange>
          </w:tcPr>
          <w:p w14:paraId="16063010" w14:textId="77777777" w:rsidR="00245C85" w:rsidRDefault="00245C85" w:rsidP="00771AAC"/>
        </w:tc>
        <w:tc>
          <w:tcPr>
            <w:tcW w:w="4347" w:type="dxa"/>
            <w:tcPrChange w:id="1565" w:author="David Conklin" w:date="2020-12-26T09:53:00Z">
              <w:tcPr>
                <w:tcW w:w="0" w:type="auto"/>
              </w:tcPr>
            </w:tcPrChange>
          </w:tcPr>
          <w:p w14:paraId="066E8459" w14:textId="77777777" w:rsidR="00245C85" w:rsidRDefault="00245C85" w:rsidP="00771AAC"/>
        </w:tc>
        <w:tc>
          <w:tcPr>
            <w:tcW w:w="970" w:type="dxa"/>
            <w:tcPrChange w:id="1566" w:author="David Conklin" w:date="2020-12-26T09:53:00Z">
              <w:tcPr>
                <w:tcW w:w="0" w:type="auto"/>
              </w:tcPr>
            </w:tcPrChange>
          </w:tcPr>
          <w:p w14:paraId="58D7F617" w14:textId="58355EED" w:rsidR="00245C85" w:rsidRDefault="00245C85" w:rsidP="00771AAC">
            <w:r>
              <w:t>MAE</w:t>
            </w:r>
          </w:p>
        </w:tc>
        <w:tc>
          <w:tcPr>
            <w:tcW w:w="1088" w:type="dxa"/>
            <w:tcPrChange w:id="1567" w:author="David Conklin" w:date="2020-12-26T09:53:00Z">
              <w:tcPr>
                <w:tcW w:w="0" w:type="auto"/>
              </w:tcPr>
            </w:tcPrChange>
          </w:tcPr>
          <w:p w14:paraId="7008AD30" w14:textId="66133CD9" w:rsidR="00245C85" w:rsidRDefault="003B2506" w:rsidP="00771AAC">
            <w:ins w:id="1568" w:author="David Conklin" w:date="2021-01-03T15:30:00Z">
              <w:r>
                <w:t>1.3</w:t>
              </w:r>
            </w:ins>
            <w:del w:id="1569" w:author="David Conklin" w:date="2020-12-26T09:51:00Z">
              <w:r w:rsidR="00245C85" w:rsidDel="00491338">
                <w:delText>1.7</w:delText>
              </w:r>
            </w:del>
            <w:r w:rsidR="00245C85">
              <w:t xml:space="preserve"> deg C</w:t>
            </w:r>
          </w:p>
        </w:tc>
        <w:tc>
          <w:tcPr>
            <w:tcW w:w="0" w:type="auto"/>
            <w:tcPrChange w:id="1570"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11D747B1" w:rsidR="001770A2" w:rsidRDefault="00257E8F" w:rsidP="007E57E4">
      <w:pPr>
        <w:rPr>
          <w:ins w:id="1571" w:author="David Conklin" w:date="2021-01-03T15:53:00Z"/>
        </w:rPr>
      </w:pPr>
      <w:r>
        <w:t>As of 1</w:t>
      </w:r>
      <w:ins w:id="1572" w:author="David Conklin" w:date="2021-01-03T15:48:00Z">
        <w:r w:rsidR="001770A2">
          <w:t>/3</w:t>
        </w:r>
      </w:ins>
      <w:del w:id="1573" w:author="David Conklin" w:date="2021-01-03T15:48:00Z">
        <w:r w:rsidDel="001770A2">
          <w:delText>1/</w:delText>
        </w:r>
        <w:r w:rsidR="003024C9" w:rsidDel="001770A2">
          <w:delText>26</w:delText>
        </w:r>
      </w:del>
      <w:r>
        <w:t>/2</w:t>
      </w:r>
      <w:ins w:id="1574" w:author="David Conklin" w:date="2021-01-03T15:48:00Z">
        <w:r w:rsidR="001770A2">
          <w:t>1</w:t>
        </w:r>
      </w:ins>
      <w:del w:id="1575" w:author="David Conklin" w:date="2021-01-03T15:48:00Z">
        <w:r w:rsidDel="001770A2">
          <w:delText>0</w:delText>
        </w:r>
      </w:del>
      <w:r>
        <w:t>, t</w:t>
      </w:r>
      <w:ins w:id="1576" w:author="David Conklin" w:date="2021-01-03T15:49:00Z">
        <w:r w:rsidR="001770A2">
          <w:t>hree</w:t>
        </w:r>
      </w:ins>
      <w:del w:id="1577" w:author="David Conklin" w:date="2021-01-03T15:49:00Z">
        <w:r w:rsidDel="001770A2">
          <w:delText>wo</w:delText>
        </w:r>
      </w:del>
      <w:r>
        <w:t xml:space="preserve"> </w:t>
      </w:r>
      <w:r w:rsidR="00AB31D0">
        <w:t xml:space="preserve">types of </w:t>
      </w:r>
      <w:r>
        <w:t xml:space="preserve">“tuning knobs” have been used to </w:t>
      </w:r>
      <w:r w:rsidR="00AB31D0">
        <w:t xml:space="preserve">improve CW3M’s simulation skill for flows in the McKenzie basin: </w:t>
      </w:r>
      <w:ins w:id="1578" w:author="David Conklin" w:date="2021-01-03T15:50:00Z">
        <w:r w:rsidR="001770A2">
          <w:t xml:space="preserve">1) the ET_MULT parameter in the HBV.csv parameter set used by the HBV precipitation-runoff submodel, </w:t>
        </w:r>
      </w:ins>
      <w:ins w:id="1579" w:author="David Conklin" w:date="2021-01-03T15:51:00Z">
        <w:r w:rsidR="001770A2">
          <w:t xml:space="preserve">2) </w:t>
        </w:r>
      </w:ins>
      <w:r w:rsidR="00AB31D0">
        <w:t>the placement and flow rates of the springs</w:t>
      </w:r>
      <w:ins w:id="1580" w:author="David Conklin" w:date="2021-01-03T15:51:00Z">
        <w:r w:rsidR="001770A2">
          <w:t>, and 3)</w:t>
        </w:r>
        <w:r w:rsidR="001770A2" w:rsidRPr="001770A2">
          <w:t xml:space="preserve"> </w:t>
        </w:r>
        <w:r w:rsidR="001770A2">
          <w:t>a special case for the springs feeding Clear Lake</w:t>
        </w:r>
      </w:ins>
      <w:ins w:id="1581" w:author="David Conklin" w:date="2021-01-03T15:52:00Z">
        <w:r w:rsidR="001770A2">
          <w:t xml:space="preserve">.  </w:t>
        </w:r>
      </w:ins>
      <w:ins w:id="1582" w:author="David Conklin" w:date="2021-01-03T15:55:00Z">
        <w:r w:rsidR="005677BF">
          <w:t>There are additional tuning knobs for stream temperatures.</w:t>
        </w:r>
      </w:ins>
      <w:del w:id="1583" w:author="David Conklin" w:date="2021-01-03T15:50:00Z">
        <w:r w:rsidR="00AB31D0" w:rsidDel="001770A2">
          <w:delText>, and the ET_MULT parameter in the HBV.csv parameter set used by the HBV precipitation-runoff submodel</w:delText>
        </w:r>
      </w:del>
      <w:del w:id="1584" w:author="David Conklin" w:date="2021-01-03T15:51:00Z">
        <w:r w:rsidR="00AB31D0" w:rsidDel="001770A2">
          <w:delText xml:space="preserve">.  </w:delText>
        </w:r>
      </w:del>
      <w:del w:id="1585" w:author="David Conklin" w:date="2021-01-03T15:52:00Z">
        <w:r w:rsidR="00AB31D0" w:rsidDel="001770A2">
          <w:delText>S</w:delText>
        </w:r>
      </w:del>
      <w:del w:id="1586" w:author="David Conklin" w:date="2021-01-03T15:53:00Z">
        <w:r w:rsidR="00AB31D0" w:rsidDel="001770A2">
          <w:delText xml:space="preserve">pring flows are represented as constant – the same amount of water is added at the same temperature every day of the year, </w:delText>
        </w:r>
      </w:del>
      <w:del w:id="1587" w:author="David Conklin" w:date="2021-01-03T15:52:00Z">
        <w:r w:rsidR="00AB31D0" w:rsidDel="001770A2">
          <w:delText xml:space="preserve">there is no </w:delText>
        </w:r>
      </w:del>
      <w:del w:id="1588" w:author="David Conklin" w:date="2021-01-03T15:53:00Z">
        <w:r w:rsidR="00AB31D0" w:rsidDel="001770A2">
          <w:delText xml:space="preserve">seasonal variation.  </w:delText>
        </w:r>
      </w:del>
    </w:p>
    <w:p w14:paraId="474479BB" w14:textId="77777777" w:rsidR="001770A2" w:rsidRDefault="001770A2" w:rsidP="007E57E4">
      <w:pPr>
        <w:rPr>
          <w:ins w:id="1589" w:author="David Conklin" w:date="2021-01-03T15:53:00Z"/>
        </w:rPr>
      </w:pPr>
    </w:p>
    <w:p w14:paraId="05DF6212" w14:textId="28FEC57D" w:rsidR="002E7078" w:rsidRDefault="00AB31D0" w:rsidP="007E57E4">
      <w:pPr>
        <w:rPr>
          <w:ins w:id="1590" w:author="David Conklin" w:date="2021-01-03T15:53:00Z"/>
        </w:rPr>
      </w:pPr>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Pr>
        <w:rPr>
          <w:ins w:id="1591" w:author="David Conklin" w:date="2021-01-03T15:53:00Z"/>
        </w:rPr>
      </w:pPr>
    </w:p>
    <w:p w14:paraId="3FC42A1A" w14:textId="5D2F2F6D" w:rsidR="001770A2" w:rsidRDefault="001770A2" w:rsidP="007E57E4">
      <w:pPr>
        <w:rPr>
          <w:ins w:id="1592" w:author="David Conklin" w:date="2021-01-03T16:14:00Z"/>
        </w:rPr>
      </w:pPr>
      <w:ins w:id="1593" w:author="David Conklin" w:date="2021-01-03T15:53:00Z">
        <w:r>
          <w:t xml:space="preserve">Generally, spring flows are represented as constant – the same amount of water is added at the same temperature every day of the year, without any seasonal variation. </w:t>
        </w:r>
        <w:r w:rsidR="005677BF">
          <w:t xml:space="preserve"> The amount of flow from the spring is initially</w:t>
        </w:r>
      </w:ins>
      <w:ins w:id="1594" w:author="David Conklin" w:date="2021-01-03T15:54:00Z">
        <w:r w:rsidR="005677BF">
          <w:t xml:space="preserve"> set to approximate the summer low flow in the associated reach, but may be tuned to a </w:t>
        </w:r>
        <w:r w:rsidR="005677BF">
          <w:lastRenderedPageBreak/>
          <w:t>different value during the calibration process.</w:t>
        </w:r>
      </w:ins>
      <w:ins w:id="1595" w:author="David Conklin" w:date="2021-01-03T15:55:00Z">
        <w:r w:rsidR="005677BF">
          <w:t xml:space="preserve">  </w:t>
        </w:r>
      </w:ins>
      <w:ins w:id="1596" w:author="David Conklin" w:date="2021-01-03T15:56:00Z">
        <w:r w:rsidR="005677BF">
          <w:t>In order to get the simulated flows at the outlet of Clear Lake to match the seasonality</w:t>
        </w:r>
      </w:ins>
      <w:ins w:id="1597" w:author="David Conklin" w:date="2021-01-03T15:57:00Z">
        <w:r w:rsidR="005677BF">
          <w:t xml:space="preserve"> of the observations at that location, it was necessary to add a seasonal component to the spr</w:t>
        </w:r>
      </w:ins>
      <w:ins w:id="1598" w:author="David Conklin" w:date="2021-01-03T15:58:00Z">
        <w:r w:rsidR="005677BF">
          <w:t>ings that feed Clear Lake.  As of 1/3/21, the constant portion of the springs at Clear Lake is</w:t>
        </w:r>
      </w:ins>
      <w:ins w:id="1599" w:author="David Conklin" w:date="2021-01-03T16:00:00Z">
        <w:r w:rsidR="005677BF">
          <w:t xml:space="preserve"> 5.7 cms.  The seasonal portion is calculated in each daily timestep as </w:t>
        </w:r>
      </w:ins>
      <w:ins w:id="1600" w:author="David Conklin" w:date="2021-01-03T16:01:00Z">
        <w:r w:rsidR="005677BF" w:rsidRPr="005677BF">
          <w:t>0.8351</w:t>
        </w:r>
      </w:ins>
      <w:ins w:id="1601" w:author="David Conklin" w:date="2021-01-04T16:33:00Z">
        <w:r w:rsidR="00B40657">
          <w:t xml:space="preserve"> of the exponentially averaged</w:t>
        </w:r>
      </w:ins>
      <w:ins w:id="1602" w:author="David Conklin" w:date="2021-01-03T16:02:00Z">
        <w:r w:rsidR="005677BF">
          <w:t xml:space="preserve"> </w:t>
        </w:r>
      </w:ins>
      <w:ins w:id="1603" w:author="David Conklin" w:date="2021-01-04T16:33:00Z">
        <w:r w:rsidR="00B40657">
          <w:t>previous 45</w:t>
        </w:r>
      </w:ins>
      <w:ins w:id="1604" w:author="David Conklin" w:date="2021-01-04T16:34:00Z">
        <w:r w:rsidR="00B40657">
          <w:t xml:space="preserve"> </w:t>
        </w:r>
      </w:ins>
      <w:ins w:id="1605" w:author="David Conklin" w:date="2021-01-04T16:33:00Z">
        <w:r w:rsidR="00B40657">
          <w:t>days</w:t>
        </w:r>
      </w:ins>
      <w:ins w:id="1606" w:author="David Conklin" w:date="2021-01-04T16:34:00Z">
        <w:r w:rsidR="00B40657">
          <w:t>’</w:t>
        </w:r>
      </w:ins>
      <w:ins w:id="1607" w:author="David Conklin" w:date="2021-01-04T16:33:00Z">
        <w:r w:rsidR="00B40657">
          <w:t xml:space="preserve"> </w:t>
        </w:r>
      </w:ins>
      <w:ins w:id="1608" w:author="David Conklin" w:date="2021-01-03T16:02:00Z">
        <w:r w:rsidR="005677BF">
          <w:t>flow into Clear Lake from upstream.</w:t>
        </w:r>
      </w:ins>
    </w:p>
    <w:p w14:paraId="1AB5ECB8" w14:textId="1958DEF2" w:rsidR="005D4DA6" w:rsidRDefault="005D4DA6" w:rsidP="007E57E4">
      <w:pPr>
        <w:rPr>
          <w:ins w:id="1609" w:author="David Conklin" w:date="2021-01-03T16:14:00Z"/>
        </w:rPr>
      </w:pPr>
    </w:p>
    <w:p w14:paraId="016DB1B3" w14:textId="5E65E4AF" w:rsidR="005D4DA6" w:rsidRDefault="005D4DA6" w:rsidP="007E57E4">
      <w:pPr>
        <w:rPr>
          <w:ins w:id="1610" w:author="David Conklin" w:date="2021-01-07T09:41:00Z"/>
        </w:rPr>
      </w:pPr>
      <w:ins w:id="1611" w:author="David Conklin" w:date="2021-01-03T16:14:00Z">
        <w:r>
          <w:t>As of 1/3/21, three tuning knobs are available fo</w:t>
        </w:r>
      </w:ins>
      <w:ins w:id="1612" w:author="David Conklin" w:date="2021-01-03T16:15:00Z">
        <w:r>
          <w:t>r calibrating stream temperatures: 1) the temperature of water running off the land into the stream reaches, 2)</w:t>
        </w:r>
      </w:ins>
      <w:ins w:id="1613" w:author="David Conklin" w:date="2021-01-03T16:16:00Z">
        <w:r>
          <w:t xml:space="preserve"> the temperature of water from springs, and 3) the size</w:t>
        </w:r>
      </w:ins>
      <w:ins w:id="1614" w:author="David Conklin" w:date="2021-01-03T16:17:00Z">
        <w:r>
          <w:t xml:space="preserve"> of the topographic shading effect on the insolation of water in the reservoirs.</w:t>
        </w:r>
      </w:ins>
    </w:p>
    <w:p w14:paraId="0602FA4D" w14:textId="7225D56F" w:rsidR="00E3419D" w:rsidRDefault="00E3419D" w:rsidP="007E57E4">
      <w:pPr>
        <w:rPr>
          <w:ins w:id="1615" w:author="David Conklin" w:date="2021-01-07T09:45:00Z"/>
        </w:rPr>
      </w:pPr>
    </w:p>
    <w:p w14:paraId="3079F3B8" w14:textId="4206182F" w:rsidR="00E3419D" w:rsidRDefault="00E3419D" w:rsidP="007E57E4">
      <w:pPr>
        <w:rPr>
          <w:ins w:id="1616" w:author="David Conklin" w:date="2021-01-07T09:41:00Z"/>
        </w:rPr>
      </w:pPr>
      <w:ins w:id="1617" w:author="David Conklin" w:date="2021-01-07T09:45:00Z">
        <w:r>
          <w:t>Tuning knob values in CW3M version 226</w:t>
        </w:r>
      </w:ins>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rPr>
          <w:ins w:id="1618" w:author="David Conklin" w:date="2021-01-07T09:41:00Z"/>
        </w:trPr>
        <w:tc>
          <w:tcPr>
            <w:tcW w:w="0" w:type="auto"/>
          </w:tcPr>
          <w:p w14:paraId="013F1F3C" w14:textId="73466DC5" w:rsidR="00E3419D" w:rsidRDefault="00E3419D" w:rsidP="007E57E4">
            <w:pPr>
              <w:rPr>
                <w:ins w:id="1619" w:author="David Conklin" w:date="2021-01-07T09:41:00Z"/>
              </w:rPr>
            </w:pPr>
            <w:ins w:id="1620" w:author="David Conklin" w:date="2021-01-07T09:46:00Z">
              <w:r>
                <w:t>HBVCALIB</w:t>
              </w:r>
            </w:ins>
          </w:p>
        </w:tc>
        <w:tc>
          <w:tcPr>
            <w:tcW w:w="0" w:type="auto"/>
          </w:tcPr>
          <w:p w14:paraId="6D9DF9D1" w14:textId="2757BE03" w:rsidR="00E3419D" w:rsidRDefault="00E3419D" w:rsidP="007E57E4">
            <w:pPr>
              <w:rPr>
                <w:ins w:id="1621" w:author="David Conklin" w:date="2021-01-07T09:41:00Z"/>
              </w:rPr>
            </w:pPr>
            <w:ins w:id="1622" w:author="David Conklin" w:date="2021-01-07T09:43:00Z">
              <w:r>
                <w:t>ET_MULT</w:t>
              </w:r>
            </w:ins>
          </w:p>
        </w:tc>
        <w:tc>
          <w:tcPr>
            <w:tcW w:w="0" w:type="auto"/>
          </w:tcPr>
          <w:p w14:paraId="6085A988" w14:textId="0F891F07" w:rsidR="00E3419D" w:rsidRDefault="00E3419D" w:rsidP="007E57E4">
            <w:pPr>
              <w:rPr>
                <w:ins w:id="1623" w:author="David Conklin" w:date="2021-01-07T09:41:00Z"/>
              </w:rPr>
            </w:pPr>
            <w:ins w:id="1624" w:author="David Conklin" w:date="2021-01-07T09:43:00Z">
              <w:r>
                <w:t>solar</w:t>
              </w:r>
            </w:ins>
            <w:ins w:id="1625" w:author="David Conklin" w:date="2021-01-07T09:55:00Z">
              <w:r w:rsidR="00410F77">
                <w:t>_</w:t>
              </w:r>
            </w:ins>
            <w:ins w:id="1626" w:author="David Conklin" w:date="2021-01-07T09:44:00Z">
              <w:r>
                <w:t>rad</w:t>
              </w:r>
            </w:ins>
            <w:ins w:id="1627" w:author="David Conklin" w:date="2021-01-07T09:55:00Z">
              <w:r w:rsidR="00410F77">
                <w:t>iation_</w:t>
              </w:r>
            </w:ins>
            <w:ins w:id="1628" w:author="David Conklin" w:date="2021-01-07T09:44:00Z">
              <w:r>
                <w:t>mult</w:t>
              </w:r>
            </w:ins>
            <w:ins w:id="1629" w:author="David Conklin" w:date="2021-01-07T09:55:00Z">
              <w:r w:rsidR="00410F77">
                <w:t>iplier</w:t>
              </w:r>
            </w:ins>
          </w:p>
        </w:tc>
        <w:tc>
          <w:tcPr>
            <w:tcW w:w="0" w:type="auto"/>
          </w:tcPr>
          <w:p w14:paraId="02C5AD49" w14:textId="399E66CD" w:rsidR="00E3419D" w:rsidRDefault="00E3419D" w:rsidP="007E57E4">
            <w:pPr>
              <w:rPr>
                <w:ins w:id="1630" w:author="David Conklin" w:date="2021-01-07T09:41:00Z"/>
              </w:rPr>
            </w:pPr>
            <w:ins w:id="1631" w:author="David Conklin" w:date="2021-01-07T09:44:00Z">
              <w:r>
                <w:t>W2A_SLP</w:t>
              </w:r>
            </w:ins>
          </w:p>
        </w:tc>
        <w:tc>
          <w:tcPr>
            <w:tcW w:w="0" w:type="auto"/>
          </w:tcPr>
          <w:p w14:paraId="74958C0E" w14:textId="0C6941B3" w:rsidR="00E3419D" w:rsidRDefault="00E3419D" w:rsidP="007E57E4">
            <w:pPr>
              <w:rPr>
                <w:ins w:id="1632" w:author="David Conklin" w:date="2021-01-07T09:41:00Z"/>
              </w:rPr>
            </w:pPr>
            <w:ins w:id="1633" w:author="David Conklin" w:date="2021-01-07T09:44:00Z">
              <w:r>
                <w:t>W2A_INT</w:t>
              </w:r>
            </w:ins>
          </w:p>
        </w:tc>
      </w:tr>
      <w:tr w:rsidR="00E3419D" w14:paraId="12806AE9" w14:textId="77777777" w:rsidTr="00E3419D">
        <w:trPr>
          <w:ins w:id="1634" w:author="David Conklin" w:date="2021-01-07T09:41:00Z"/>
        </w:trPr>
        <w:tc>
          <w:tcPr>
            <w:tcW w:w="0" w:type="auto"/>
          </w:tcPr>
          <w:p w14:paraId="0F062F1E" w14:textId="1AEEB676" w:rsidR="00E3419D" w:rsidRDefault="00E3419D" w:rsidP="007E57E4">
            <w:pPr>
              <w:rPr>
                <w:ins w:id="1635" w:author="David Conklin" w:date="2021-01-07T09:41:00Z"/>
              </w:rPr>
            </w:pPr>
            <w:ins w:id="1636" w:author="David Conklin" w:date="2021-01-07T09:46:00Z">
              <w:r>
                <w:t xml:space="preserve">8 </w:t>
              </w:r>
            </w:ins>
            <w:ins w:id="1637" w:author="David Conklin" w:date="2021-01-07T09:45:00Z">
              <w:r>
                <w:t>CGR</w:t>
              </w:r>
            </w:ins>
          </w:p>
        </w:tc>
        <w:tc>
          <w:tcPr>
            <w:tcW w:w="0" w:type="auto"/>
          </w:tcPr>
          <w:p w14:paraId="7B4A55A1" w14:textId="75ED369A" w:rsidR="00E3419D" w:rsidRDefault="00E3419D" w:rsidP="00410F77">
            <w:pPr>
              <w:jc w:val="center"/>
              <w:rPr>
                <w:ins w:id="1638" w:author="David Conklin" w:date="2021-01-07T09:41:00Z"/>
              </w:rPr>
              <w:pPrChange w:id="1639" w:author="David Conklin" w:date="2021-01-07T09:54:00Z">
                <w:pPr/>
              </w:pPrChange>
            </w:pPr>
            <w:ins w:id="1640" w:author="David Conklin" w:date="2021-01-07T09:47:00Z">
              <w:r>
                <w:t>0.826</w:t>
              </w:r>
            </w:ins>
          </w:p>
        </w:tc>
        <w:tc>
          <w:tcPr>
            <w:tcW w:w="0" w:type="auto"/>
          </w:tcPr>
          <w:p w14:paraId="6DC4097B" w14:textId="6F5EB07B" w:rsidR="00410F77" w:rsidRDefault="00410F77" w:rsidP="00410F77">
            <w:pPr>
              <w:jc w:val="center"/>
              <w:rPr>
                <w:ins w:id="1641" w:author="David Conklin" w:date="2021-01-07T09:41:00Z"/>
              </w:rPr>
              <w:pPrChange w:id="1642" w:author="David Conklin" w:date="2021-01-07T09:54:00Z">
                <w:pPr/>
              </w:pPrChange>
            </w:pPr>
            <w:ins w:id="1643" w:author="David Conklin" w:date="2021-01-07T09:54:00Z">
              <w:r>
                <w:t>1.0</w:t>
              </w:r>
            </w:ins>
          </w:p>
        </w:tc>
        <w:tc>
          <w:tcPr>
            <w:tcW w:w="0" w:type="auto"/>
          </w:tcPr>
          <w:p w14:paraId="14ACA79A" w14:textId="2A8EDDB3" w:rsidR="00E3419D" w:rsidRDefault="00410F77" w:rsidP="00410F77">
            <w:pPr>
              <w:jc w:val="center"/>
              <w:rPr>
                <w:ins w:id="1644" w:author="David Conklin" w:date="2021-01-07T09:41:00Z"/>
              </w:rPr>
              <w:pPrChange w:id="1645" w:author="David Conklin" w:date="2021-01-07T09:54:00Z">
                <w:pPr/>
              </w:pPrChange>
            </w:pPr>
            <w:ins w:id="1646" w:author="David Conklin" w:date="2021-01-07T09:48:00Z">
              <w:r>
                <w:t>0.4185</w:t>
              </w:r>
            </w:ins>
          </w:p>
        </w:tc>
        <w:tc>
          <w:tcPr>
            <w:tcW w:w="0" w:type="auto"/>
          </w:tcPr>
          <w:p w14:paraId="3EA6726C" w14:textId="6D0892BF" w:rsidR="00E3419D" w:rsidRDefault="00410F77" w:rsidP="00410F77">
            <w:pPr>
              <w:jc w:val="center"/>
              <w:rPr>
                <w:ins w:id="1647" w:author="David Conklin" w:date="2021-01-07T09:41:00Z"/>
              </w:rPr>
              <w:pPrChange w:id="1648" w:author="David Conklin" w:date="2021-01-07T09:54:00Z">
                <w:pPr/>
              </w:pPrChange>
            </w:pPr>
            <w:ins w:id="1649" w:author="David Conklin" w:date="2021-01-07T09:48:00Z">
              <w:r>
                <w:t>4.4309</w:t>
              </w:r>
            </w:ins>
          </w:p>
        </w:tc>
      </w:tr>
      <w:tr w:rsidR="00E3419D" w14:paraId="3F38FF0D" w14:textId="77777777" w:rsidTr="00E3419D">
        <w:trPr>
          <w:ins w:id="1650" w:author="David Conklin" w:date="2021-01-07T09:44:00Z"/>
        </w:trPr>
        <w:tc>
          <w:tcPr>
            <w:tcW w:w="0" w:type="auto"/>
          </w:tcPr>
          <w:p w14:paraId="28444FC3" w14:textId="231E85C8" w:rsidR="00E3419D" w:rsidRDefault="00E3419D" w:rsidP="007E57E4">
            <w:pPr>
              <w:rPr>
                <w:ins w:id="1651" w:author="David Conklin" w:date="2021-01-07T09:44:00Z"/>
              </w:rPr>
            </w:pPr>
            <w:ins w:id="1652" w:author="David Conklin" w:date="2021-01-07T09:46:00Z">
              <w:r>
                <w:t xml:space="preserve">9 </w:t>
              </w:r>
            </w:ins>
            <w:ins w:id="1653" w:author="David Conklin" w:date="2021-01-07T09:44:00Z">
              <w:r>
                <w:t>BLU</w:t>
              </w:r>
            </w:ins>
          </w:p>
        </w:tc>
        <w:tc>
          <w:tcPr>
            <w:tcW w:w="0" w:type="auto"/>
          </w:tcPr>
          <w:p w14:paraId="5FB4A130" w14:textId="5322E1E6" w:rsidR="00E3419D" w:rsidRDefault="00410F77" w:rsidP="00410F77">
            <w:pPr>
              <w:jc w:val="center"/>
              <w:rPr>
                <w:ins w:id="1654" w:author="David Conklin" w:date="2021-01-07T09:44:00Z"/>
              </w:rPr>
              <w:pPrChange w:id="1655" w:author="David Conklin" w:date="2021-01-07T09:54:00Z">
                <w:pPr/>
              </w:pPrChange>
            </w:pPr>
            <w:ins w:id="1656" w:author="David Conklin" w:date="2021-01-07T09:48:00Z">
              <w:r>
                <w:t>0.355</w:t>
              </w:r>
            </w:ins>
          </w:p>
        </w:tc>
        <w:tc>
          <w:tcPr>
            <w:tcW w:w="0" w:type="auto"/>
          </w:tcPr>
          <w:p w14:paraId="2F9894DE" w14:textId="0DB3715B" w:rsidR="00E3419D" w:rsidRDefault="00410F77" w:rsidP="00410F77">
            <w:pPr>
              <w:jc w:val="center"/>
              <w:rPr>
                <w:ins w:id="1657" w:author="David Conklin" w:date="2021-01-07T09:44:00Z"/>
              </w:rPr>
              <w:pPrChange w:id="1658" w:author="David Conklin" w:date="2021-01-07T09:54:00Z">
                <w:pPr/>
              </w:pPrChange>
            </w:pPr>
            <w:ins w:id="1659" w:author="David Conklin" w:date="2021-01-07T09:54:00Z">
              <w:r>
                <w:t>0.3</w:t>
              </w:r>
            </w:ins>
          </w:p>
        </w:tc>
        <w:tc>
          <w:tcPr>
            <w:tcW w:w="0" w:type="auto"/>
          </w:tcPr>
          <w:p w14:paraId="0B93C7BE" w14:textId="33981933" w:rsidR="00E3419D" w:rsidRDefault="00410F77" w:rsidP="00410F77">
            <w:pPr>
              <w:jc w:val="center"/>
              <w:rPr>
                <w:ins w:id="1660" w:author="David Conklin" w:date="2021-01-07T09:44:00Z"/>
              </w:rPr>
              <w:pPrChange w:id="1661" w:author="David Conklin" w:date="2021-01-07T09:54:00Z">
                <w:pPr/>
              </w:pPrChange>
            </w:pPr>
            <w:ins w:id="1662" w:author="David Conklin" w:date="2021-01-07T09:48:00Z">
              <w:r>
                <w:t>0.635107</w:t>
              </w:r>
            </w:ins>
          </w:p>
        </w:tc>
        <w:tc>
          <w:tcPr>
            <w:tcW w:w="0" w:type="auto"/>
          </w:tcPr>
          <w:p w14:paraId="3F627540" w14:textId="5CF6965A" w:rsidR="00E3419D" w:rsidRDefault="00410F77" w:rsidP="00410F77">
            <w:pPr>
              <w:jc w:val="center"/>
              <w:rPr>
                <w:ins w:id="1663" w:author="David Conklin" w:date="2021-01-07T09:44:00Z"/>
              </w:rPr>
              <w:pPrChange w:id="1664" w:author="David Conklin" w:date="2021-01-07T09:54:00Z">
                <w:pPr/>
              </w:pPrChange>
            </w:pPr>
            <w:ins w:id="1665" w:author="David Conklin" w:date="2021-01-07T09:48:00Z">
              <w:r>
                <w:t>4.9</w:t>
              </w:r>
            </w:ins>
          </w:p>
        </w:tc>
      </w:tr>
      <w:tr w:rsidR="00410F77" w14:paraId="0286322E" w14:textId="77777777" w:rsidTr="00E3419D">
        <w:trPr>
          <w:ins w:id="1666" w:author="David Conklin" w:date="2021-01-07T09:48:00Z"/>
        </w:trPr>
        <w:tc>
          <w:tcPr>
            <w:tcW w:w="0" w:type="auto"/>
          </w:tcPr>
          <w:p w14:paraId="3E2CCD17" w14:textId="06E040BF" w:rsidR="00410F77" w:rsidRDefault="00410F77" w:rsidP="007E57E4">
            <w:pPr>
              <w:rPr>
                <w:ins w:id="1667" w:author="David Conklin" w:date="2021-01-07T09:48:00Z"/>
              </w:rPr>
            </w:pPr>
            <w:ins w:id="1668" w:author="David Conklin" w:date="2021-01-07T09:48:00Z">
              <w:r>
                <w:t xml:space="preserve">16 </w:t>
              </w:r>
            </w:ins>
            <w:ins w:id="1669" w:author="David Conklin" w:date="2021-01-07T09:49:00Z">
              <w:r>
                <w:t>McKenzie outlet</w:t>
              </w:r>
            </w:ins>
          </w:p>
        </w:tc>
        <w:tc>
          <w:tcPr>
            <w:tcW w:w="0" w:type="auto"/>
          </w:tcPr>
          <w:p w14:paraId="57C4CFAF" w14:textId="29C2260C" w:rsidR="00410F77" w:rsidRDefault="00410F77" w:rsidP="00410F77">
            <w:pPr>
              <w:jc w:val="center"/>
              <w:rPr>
                <w:ins w:id="1670" w:author="David Conklin" w:date="2021-01-07T09:48:00Z"/>
              </w:rPr>
              <w:pPrChange w:id="1671" w:author="David Conklin" w:date="2021-01-07T09:54:00Z">
                <w:pPr/>
              </w:pPrChange>
            </w:pPr>
            <w:ins w:id="1672" w:author="David Conklin" w:date="2021-01-07T09:49:00Z">
              <w:r>
                <w:t>1.9135</w:t>
              </w:r>
            </w:ins>
          </w:p>
        </w:tc>
        <w:tc>
          <w:tcPr>
            <w:tcW w:w="0" w:type="auto"/>
          </w:tcPr>
          <w:p w14:paraId="34604EBB" w14:textId="77777777" w:rsidR="00410F77" w:rsidRDefault="00410F77" w:rsidP="00410F77">
            <w:pPr>
              <w:jc w:val="center"/>
              <w:rPr>
                <w:ins w:id="1673" w:author="David Conklin" w:date="2021-01-07T09:48:00Z"/>
              </w:rPr>
              <w:pPrChange w:id="1674" w:author="David Conklin" w:date="2021-01-07T09:54:00Z">
                <w:pPr/>
              </w:pPrChange>
            </w:pPr>
          </w:p>
        </w:tc>
        <w:tc>
          <w:tcPr>
            <w:tcW w:w="0" w:type="auto"/>
          </w:tcPr>
          <w:p w14:paraId="6DB933D2" w14:textId="0250F50E" w:rsidR="00410F77" w:rsidRDefault="00410F77" w:rsidP="00410F77">
            <w:pPr>
              <w:jc w:val="center"/>
              <w:rPr>
                <w:ins w:id="1675" w:author="David Conklin" w:date="2021-01-07T09:48:00Z"/>
              </w:rPr>
              <w:pPrChange w:id="1676" w:author="David Conklin" w:date="2021-01-07T09:54:00Z">
                <w:pPr/>
              </w:pPrChange>
            </w:pPr>
            <w:ins w:id="1677" w:author="David Conklin" w:date="2021-01-07T09:49:00Z">
              <w:r>
                <w:t>0.598888</w:t>
              </w:r>
            </w:ins>
          </w:p>
        </w:tc>
        <w:tc>
          <w:tcPr>
            <w:tcW w:w="0" w:type="auto"/>
          </w:tcPr>
          <w:p w14:paraId="750601F6" w14:textId="3E81472B" w:rsidR="00410F77" w:rsidRDefault="00410F77" w:rsidP="00410F77">
            <w:pPr>
              <w:jc w:val="center"/>
              <w:rPr>
                <w:ins w:id="1678" w:author="David Conklin" w:date="2021-01-07T09:48:00Z"/>
              </w:rPr>
              <w:pPrChange w:id="1679" w:author="David Conklin" w:date="2021-01-07T09:54:00Z">
                <w:pPr/>
              </w:pPrChange>
            </w:pPr>
            <w:ins w:id="1680" w:author="David Conklin" w:date="2021-01-07T09:49:00Z">
              <w:r>
                <w:t>4.97186</w:t>
              </w:r>
            </w:ins>
          </w:p>
        </w:tc>
      </w:tr>
      <w:tr w:rsidR="00410F77" w14:paraId="0B671F7A" w14:textId="77777777" w:rsidTr="00E3419D">
        <w:trPr>
          <w:ins w:id="1681" w:author="David Conklin" w:date="2021-01-07T09:49:00Z"/>
        </w:trPr>
        <w:tc>
          <w:tcPr>
            <w:tcW w:w="0" w:type="auto"/>
          </w:tcPr>
          <w:p w14:paraId="7B2E22C4" w14:textId="56E2D5C8" w:rsidR="00410F77" w:rsidRDefault="00410F77" w:rsidP="007E57E4">
            <w:pPr>
              <w:rPr>
                <w:ins w:id="1682" w:author="David Conklin" w:date="2021-01-07T09:49:00Z"/>
              </w:rPr>
            </w:pPr>
            <w:ins w:id="1683" w:author="David Conklin" w:date="2021-01-07T09:49:00Z">
              <w:r>
                <w:t>25 Mohawk</w:t>
              </w:r>
            </w:ins>
          </w:p>
        </w:tc>
        <w:tc>
          <w:tcPr>
            <w:tcW w:w="0" w:type="auto"/>
          </w:tcPr>
          <w:p w14:paraId="33F8B8E2" w14:textId="00B1A403" w:rsidR="00410F77" w:rsidRDefault="00410F77" w:rsidP="00410F77">
            <w:pPr>
              <w:jc w:val="center"/>
              <w:rPr>
                <w:ins w:id="1684" w:author="David Conklin" w:date="2021-01-07T09:49:00Z"/>
              </w:rPr>
              <w:pPrChange w:id="1685" w:author="David Conklin" w:date="2021-01-07T09:54:00Z">
                <w:pPr/>
              </w:pPrChange>
            </w:pPr>
            <w:ins w:id="1686" w:author="David Conklin" w:date="2021-01-07T09:50:00Z">
              <w:r>
                <w:t>1.201</w:t>
              </w:r>
            </w:ins>
          </w:p>
        </w:tc>
        <w:tc>
          <w:tcPr>
            <w:tcW w:w="0" w:type="auto"/>
          </w:tcPr>
          <w:p w14:paraId="67D9946F" w14:textId="77777777" w:rsidR="00410F77" w:rsidRDefault="00410F77" w:rsidP="00410F77">
            <w:pPr>
              <w:jc w:val="center"/>
              <w:rPr>
                <w:ins w:id="1687" w:author="David Conklin" w:date="2021-01-07T09:49:00Z"/>
              </w:rPr>
              <w:pPrChange w:id="1688" w:author="David Conklin" w:date="2021-01-07T09:54:00Z">
                <w:pPr/>
              </w:pPrChange>
            </w:pPr>
          </w:p>
        </w:tc>
        <w:tc>
          <w:tcPr>
            <w:tcW w:w="0" w:type="auto"/>
          </w:tcPr>
          <w:p w14:paraId="21205A77" w14:textId="3CAE947E" w:rsidR="00410F77" w:rsidRDefault="00410F77" w:rsidP="00410F77">
            <w:pPr>
              <w:jc w:val="center"/>
              <w:rPr>
                <w:ins w:id="1689" w:author="David Conklin" w:date="2021-01-07T09:49:00Z"/>
              </w:rPr>
              <w:pPrChange w:id="1690" w:author="David Conklin" w:date="2021-01-07T09:54:00Z">
                <w:pPr/>
              </w:pPrChange>
            </w:pPr>
            <w:ins w:id="1691" w:author="David Conklin" w:date="2021-01-07T09:50:00Z">
              <w:r>
                <w:t>0.598888</w:t>
              </w:r>
            </w:ins>
          </w:p>
        </w:tc>
        <w:tc>
          <w:tcPr>
            <w:tcW w:w="0" w:type="auto"/>
          </w:tcPr>
          <w:p w14:paraId="713B4F89" w14:textId="5C8A4BF3" w:rsidR="00410F77" w:rsidRDefault="00410F77" w:rsidP="00410F77">
            <w:pPr>
              <w:jc w:val="center"/>
              <w:rPr>
                <w:ins w:id="1692" w:author="David Conklin" w:date="2021-01-07T09:49:00Z"/>
              </w:rPr>
              <w:pPrChange w:id="1693" w:author="David Conklin" w:date="2021-01-07T09:54:00Z">
                <w:pPr/>
              </w:pPrChange>
            </w:pPr>
            <w:ins w:id="1694" w:author="David Conklin" w:date="2021-01-07T09:50:00Z">
              <w:r>
                <w:t>3.37186</w:t>
              </w:r>
            </w:ins>
          </w:p>
        </w:tc>
      </w:tr>
      <w:tr w:rsidR="00410F77" w14:paraId="6060C23A" w14:textId="77777777" w:rsidTr="00E3419D">
        <w:trPr>
          <w:ins w:id="1695" w:author="David Conklin" w:date="2021-01-07T09:50:00Z"/>
        </w:trPr>
        <w:tc>
          <w:tcPr>
            <w:tcW w:w="0" w:type="auto"/>
          </w:tcPr>
          <w:p w14:paraId="27A43BF8" w14:textId="796372BE" w:rsidR="00410F77" w:rsidRDefault="00410F77" w:rsidP="007E57E4">
            <w:pPr>
              <w:rPr>
                <w:ins w:id="1696" w:author="David Conklin" w:date="2021-01-07T09:50:00Z"/>
              </w:rPr>
            </w:pPr>
            <w:ins w:id="1697" w:author="David Conklin" w:date="2021-01-07T09:51:00Z">
              <w:r>
                <w:t>34 McKenzie above Waltervil</w:t>
              </w:r>
            </w:ins>
            <w:ins w:id="1698" w:author="David Conklin" w:date="2021-01-07T09:52:00Z">
              <w:r>
                <w:t>le</w:t>
              </w:r>
            </w:ins>
          </w:p>
        </w:tc>
        <w:tc>
          <w:tcPr>
            <w:tcW w:w="0" w:type="auto"/>
          </w:tcPr>
          <w:p w14:paraId="629D6AB0" w14:textId="290D5F81" w:rsidR="00410F77" w:rsidRDefault="00410F77" w:rsidP="00410F77">
            <w:pPr>
              <w:jc w:val="center"/>
              <w:rPr>
                <w:ins w:id="1699" w:author="David Conklin" w:date="2021-01-07T09:50:00Z"/>
              </w:rPr>
              <w:pPrChange w:id="1700" w:author="David Conklin" w:date="2021-01-07T09:54:00Z">
                <w:pPr/>
              </w:pPrChange>
            </w:pPr>
            <w:ins w:id="1701" w:author="David Conklin" w:date="2021-01-07T09:52:00Z">
              <w:r>
                <w:t>0.4174</w:t>
              </w:r>
            </w:ins>
          </w:p>
        </w:tc>
        <w:tc>
          <w:tcPr>
            <w:tcW w:w="0" w:type="auto"/>
          </w:tcPr>
          <w:p w14:paraId="4C12DAB9" w14:textId="77777777" w:rsidR="00410F77" w:rsidRDefault="00410F77" w:rsidP="00410F77">
            <w:pPr>
              <w:jc w:val="center"/>
              <w:rPr>
                <w:ins w:id="1702" w:author="David Conklin" w:date="2021-01-07T09:50:00Z"/>
              </w:rPr>
              <w:pPrChange w:id="1703" w:author="David Conklin" w:date="2021-01-07T09:54:00Z">
                <w:pPr/>
              </w:pPrChange>
            </w:pPr>
          </w:p>
        </w:tc>
        <w:tc>
          <w:tcPr>
            <w:tcW w:w="0" w:type="auto"/>
          </w:tcPr>
          <w:p w14:paraId="0A5DBD8F" w14:textId="4AA7E99B" w:rsidR="00410F77" w:rsidRDefault="00410F77" w:rsidP="00410F77">
            <w:pPr>
              <w:jc w:val="center"/>
              <w:rPr>
                <w:ins w:id="1704" w:author="David Conklin" w:date="2021-01-07T09:50:00Z"/>
              </w:rPr>
              <w:pPrChange w:id="1705" w:author="David Conklin" w:date="2021-01-07T09:54:00Z">
                <w:pPr/>
              </w:pPrChange>
            </w:pPr>
            <w:ins w:id="1706" w:author="David Conklin" w:date="2021-01-07T09:52:00Z">
              <w:r>
                <w:t>0.4583</w:t>
              </w:r>
            </w:ins>
          </w:p>
        </w:tc>
        <w:tc>
          <w:tcPr>
            <w:tcW w:w="0" w:type="auto"/>
          </w:tcPr>
          <w:p w14:paraId="493DBBF7" w14:textId="4B7DD69F" w:rsidR="00410F77" w:rsidRDefault="00410F77" w:rsidP="00410F77">
            <w:pPr>
              <w:jc w:val="center"/>
              <w:rPr>
                <w:ins w:id="1707" w:author="David Conklin" w:date="2021-01-07T09:50:00Z"/>
              </w:rPr>
              <w:pPrChange w:id="1708" w:author="David Conklin" w:date="2021-01-07T09:54:00Z">
                <w:pPr/>
              </w:pPrChange>
            </w:pPr>
            <w:ins w:id="1709" w:author="David Conklin" w:date="2021-01-07T09:52:00Z">
              <w:r>
                <w:t>5.2348</w:t>
              </w:r>
            </w:ins>
          </w:p>
        </w:tc>
      </w:tr>
      <w:tr w:rsidR="00410F77" w14:paraId="4CF0B37B" w14:textId="77777777" w:rsidTr="00E3419D">
        <w:trPr>
          <w:ins w:id="1710" w:author="David Conklin" w:date="2021-01-07T09:52:00Z"/>
        </w:trPr>
        <w:tc>
          <w:tcPr>
            <w:tcW w:w="0" w:type="auto"/>
          </w:tcPr>
          <w:p w14:paraId="531B6FD2" w14:textId="7B238CF9" w:rsidR="00410F77" w:rsidRDefault="00410F77" w:rsidP="007E57E4">
            <w:pPr>
              <w:rPr>
                <w:ins w:id="1711" w:author="David Conklin" w:date="2021-01-07T09:52:00Z"/>
              </w:rPr>
            </w:pPr>
            <w:ins w:id="1712" w:author="David Conklin" w:date="2021-01-07T09:52:00Z">
              <w:r>
                <w:t>46 Clear Lake</w:t>
              </w:r>
            </w:ins>
          </w:p>
        </w:tc>
        <w:tc>
          <w:tcPr>
            <w:tcW w:w="0" w:type="auto"/>
          </w:tcPr>
          <w:p w14:paraId="5E9DAFD7" w14:textId="090F56B9" w:rsidR="00410F77" w:rsidRDefault="00410F77" w:rsidP="00410F77">
            <w:pPr>
              <w:jc w:val="center"/>
              <w:rPr>
                <w:ins w:id="1713" w:author="David Conklin" w:date="2021-01-07T09:52:00Z"/>
              </w:rPr>
              <w:pPrChange w:id="1714" w:author="David Conklin" w:date="2021-01-07T09:54:00Z">
                <w:pPr/>
              </w:pPrChange>
            </w:pPr>
            <w:ins w:id="1715" w:author="David Conklin" w:date="2021-01-07T09:53:00Z">
              <w:r>
                <w:t>0.5</w:t>
              </w:r>
            </w:ins>
          </w:p>
        </w:tc>
        <w:tc>
          <w:tcPr>
            <w:tcW w:w="0" w:type="auto"/>
          </w:tcPr>
          <w:p w14:paraId="626FC22A" w14:textId="77777777" w:rsidR="00410F77" w:rsidRDefault="00410F77" w:rsidP="00410F77">
            <w:pPr>
              <w:jc w:val="center"/>
              <w:rPr>
                <w:ins w:id="1716" w:author="David Conklin" w:date="2021-01-07T09:52:00Z"/>
              </w:rPr>
              <w:pPrChange w:id="1717" w:author="David Conklin" w:date="2021-01-07T09:54:00Z">
                <w:pPr/>
              </w:pPrChange>
            </w:pPr>
          </w:p>
        </w:tc>
        <w:tc>
          <w:tcPr>
            <w:tcW w:w="0" w:type="auto"/>
          </w:tcPr>
          <w:p w14:paraId="7478B725" w14:textId="1B146474" w:rsidR="00410F77" w:rsidRDefault="00410F77" w:rsidP="00410F77">
            <w:pPr>
              <w:jc w:val="center"/>
              <w:rPr>
                <w:ins w:id="1718" w:author="David Conklin" w:date="2021-01-07T09:52:00Z"/>
              </w:rPr>
              <w:pPrChange w:id="1719" w:author="David Conklin" w:date="2021-01-07T09:54:00Z">
                <w:pPr/>
              </w:pPrChange>
            </w:pPr>
            <w:ins w:id="1720" w:author="David Conklin" w:date="2021-01-07T09:53:00Z">
              <w:r>
                <w:t>0.376465</w:t>
              </w:r>
            </w:ins>
          </w:p>
        </w:tc>
        <w:tc>
          <w:tcPr>
            <w:tcW w:w="0" w:type="auto"/>
          </w:tcPr>
          <w:p w14:paraId="56170A3D" w14:textId="1047113B" w:rsidR="00410F77" w:rsidRDefault="00410F77" w:rsidP="00410F77">
            <w:pPr>
              <w:jc w:val="center"/>
              <w:rPr>
                <w:ins w:id="1721" w:author="David Conklin" w:date="2021-01-07T09:52:00Z"/>
              </w:rPr>
              <w:pPrChange w:id="1722" w:author="David Conklin" w:date="2021-01-07T09:54:00Z">
                <w:pPr/>
              </w:pPrChange>
            </w:pPr>
            <w:ins w:id="1723" w:author="David Conklin" w:date="2021-01-07T09:53:00Z">
              <w:r>
                <w:t>3.614884</w:t>
              </w:r>
            </w:ins>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724" w:name="_Toc60915388"/>
      <w:r>
        <w:t>Analysis of</w:t>
      </w:r>
      <w:r w:rsidR="003024C9">
        <w:t xml:space="preserve"> locations where the model has low skill</w:t>
      </w:r>
      <w:bookmarkEnd w:id="1724"/>
    </w:p>
    <w:p w14:paraId="57E1DBA4" w14:textId="583EFE60" w:rsidR="00535731" w:rsidRDefault="00535731" w:rsidP="00535731">
      <w:r>
        <w:t>As of 1</w:t>
      </w:r>
      <w:ins w:id="1725" w:author="David Conklin" w:date="2021-01-03T16:03:00Z">
        <w:r w:rsidR="00CE381B">
          <w:t>/3/21</w:t>
        </w:r>
      </w:ins>
      <w:del w:id="1726" w:author="David Conklin" w:date="2021-01-03T16:03:00Z">
        <w:r w:rsidR="00CC3A0F" w:rsidDel="00CE381B">
          <w:delText>2/7</w:delText>
        </w:r>
        <w:r w:rsidDel="00CE381B">
          <w:delText>/20</w:delText>
        </w:r>
      </w:del>
      <w:r w:rsidR="00D14E53">
        <w:t xml:space="preserve"> and CW3M version </w:t>
      </w:r>
      <w:ins w:id="1727" w:author="David Conklin" w:date="2021-01-03T16:03:00Z">
        <w:r w:rsidR="00CE381B">
          <w:t>219</w:t>
        </w:r>
      </w:ins>
      <w:del w:id="1728" w:author="David Conklin" w:date="2021-01-03T16:03:00Z">
        <w:r w:rsidR="00D14E53" w:rsidDel="00CE381B">
          <w:delText>1</w:delText>
        </w:r>
        <w:r w:rsidR="00CC3A0F" w:rsidDel="00CE381B">
          <w:delText>51</w:delText>
        </w:r>
      </w:del>
      <w:r>
        <w:t xml:space="preserve">, </w:t>
      </w:r>
      <w:ins w:id="1729" w:author="David Conklin" w:date="2021-01-03T16:03:00Z">
        <w:r w:rsidR="0060640B">
          <w:t>five</w:t>
        </w:r>
      </w:ins>
      <w:del w:id="1730" w:author="David Conklin" w:date="2021-01-03T16:03:00Z">
        <w:r w:rsidDel="0060640B">
          <w:delText>six</w:delText>
        </w:r>
      </w:del>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ins w:id="1731" w:author="David Conklin" w:date="2021-01-06T11:01:00Z">
        <w:r w:rsidR="00CE4712">
          <w:t xml:space="preserve">the five </w:t>
        </w:r>
      </w:ins>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Del="0060640B" w:rsidRDefault="005271A6" w:rsidP="00535731">
      <w:pPr>
        <w:rPr>
          <w:del w:id="1732" w:author="David Conklin" w:date="2021-01-03T16:06:00Z"/>
        </w:rPr>
      </w:pPr>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Del="0060640B" w:rsidRDefault="005271A6" w:rsidP="00535731">
      <w:pPr>
        <w:rPr>
          <w:del w:id="1733" w:author="David Conklin" w:date="2021-01-03T16:06:00Z"/>
        </w:rPr>
      </w:pPr>
    </w:p>
    <w:p w14:paraId="67BC7B18" w14:textId="77115660" w:rsidR="00767E36" w:rsidDel="0060640B" w:rsidRDefault="005271A6" w:rsidP="00535731">
      <w:pPr>
        <w:rPr>
          <w:del w:id="1734" w:author="David Conklin" w:date="2021-01-03T16:06:00Z"/>
        </w:rPr>
      </w:pPr>
      <w:del w:id="1735" w:author="David Conklin" w:date="2021-01-03T16:06:00Z">
        <w:r w:rsidDel="0060640B">
          <w:delText>The sixth gage location with unsatisfactory simulation skill is</w:delText>
        </w:r>
        <w:r w:rsidR="00767E36" w:rsidDel="0060640B">
          <w:delText xml:space="preserve"> at the outlet of Clear Lake (reach 23773373), the actual source of the McKenzie.  The simulation accurately reproduces the magnitude of the flows (PBIAS 0.</w:delText>
        </w:r>
        <w:r w:rsidR="00D14E53" w:rsidDel="0060640B">
          <w:delText>2</w:delText>
        </w:r>
        <w:r w:rsidR="00767E36" w:rsidDel="0060640B">
          <w:delText>%) but does poorly at reproducing the seasonal variation</w:delText>
        </w:r>
        <w:r w:rsidR="0027285C" w:rsidDel="0060640B">
          <w:delText xml:space="preserve"> (NSE 0.</w:delText>
        </w:r>
        <w:r w:rsidR="000513C0" w:rsidDel="0060640B">
          <w:delText>43</w:delText>
        </w:r>
        <w:r w:rsidR="0027285C" w:rsidDel="0060640B">
          <w:delText>, RSR 0.7</w:delText>
        </w:r>
        <w:r w:rsidR="000513C0" w:rsidDel="0060640B">
          <w:delText>5</w:delText>
        </w:r>
        <w:r w:rsidR="0027285C" w:rsidDel="0060640B">
          <w:delText>, R</w:delText>
        </w:r>
        <w:r w:rsidR="003B76A2" w:rsidDel="0060640B">
          <w:rPr>
            <w:vertAlign w:val="superscript"/>
          </w:rPr>
          <w:delText>2</w:delText>
        </w:r>
        <w:r w:rsidR="0027285C" w:rsidDel="0060640B">
          <w:delText xml:space="preserve"> 0.4</w:delText>
        </w:r>
        <w:r w:rsidR="000513C0" w:rsidDel="0060640B">
          <w:delText>3</w:delText>
        </w:r>
        <w:r w:rsidR="0027285C" w:rsidDel="0060640B">
          <w:delText>)</w:delText>
        </w:r>
        <w:r w:rsidR="00767E36" w:rsidDel="0060640B">
          <w:delText>.</w:delText>
        </w:r>
        <w:r w:rsidR="003B76A2" w:rsidDel="0060640B">
          <w:delText xml:space="preserve">  Improvement of skill at this location will likely require identifying the surface land area drained by Clear Lake and running a PEST calibration for it, to get new values for HBV parameters, including ET_MULT and the </w:delText>
        </w:r>
        <w:r w:rsidR="00CC3A0F" w:rsidDel="0060640B">
          <w:delText>amount of High Cascades groundwater</w:delText>
        </w:r>
        <w:r w:rsidR="003B76A2" w:rsidDel="0060640B">
          <w:delText>, which affect the recession curves and seasonality.</w:delText>
        </w:r>
      </w:del>
    </w:p>
    <w:p w14:paraId="168058C4" w14:textId="35F5146D" w:rsidR="00767E36" w:rsidRDefault="00767E36" w:rsidP="00535731"/>
    <w:p w14:paraId="161D656E" w14:textId="6F2B8DD1" w:rsidR="00767E36" w:rsidDel="0060640B" w:rsidRDefault="004D2DE6" w:rsidP="00535731">
      <w:pPr>
        <w:rPr>
          <w:del w:id="1736" w:author="David Conklin" w:date="2021-01-03T16:06:00Z"/>
        </w:rPr>
      </w:pPr>
      <w:del w:id="1737" w:author="David Conklin" w:date="2021-01-03T16:06:00Z">
        <w:r w:rsidDel="0060640B">
          <w:rPr>
            <w:noProof/>
          </w:rPr>
          <w:drawing>
            <wp:inline distT="0" distB="0" distL="0" distR="0" wp14:anchorId="2857D900" wp14:editId="74EC8F52">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7595"/>
                      </a:xfrm>
                      <a:prstGeom prst="rect">
                        <a:avLst/>
                      </a:prstGeom>
                    </pic:spPr>
                  </pic:pic>
                </a:graphicData>
              </a:graphic>
            </wp:inline>
          </w:drawing>
        </w:r>
      </w:del>
    </w:p>
    <w:p w14:paraId="13949D89" w14:textId="476C5328" w:rsidR="002B6EA4" w:rsidRDefault="002B6EA4" w:rsidP="00535731"/>
    <w:p w14:paraId="21BEFCD3" w14:textId="3AA78402" w:rsidR="002B6EA4" w:rsidRDefault="002B6EA4" w:rsidP="00535731">
      <w:r>
        <w:t xml:space="preserve">As of </w:t>
      </w:r>
      <w:ins w:id="1738" w:author="David Conklin" w:date="2021-01-03T16:07:00Z">
        <w:r w:rsidR="0060640B">
          <w:t>1/3/21</w:t>
        </w:r>
      </w:ins>
      <w:del w:id="1739" w:author="David Conklin" w:date="2021-01-03T16:07:00Z">
        <w:r w:rsidDel="0060640B">
          <w:delText>1</w:delText>
        </w:r>
        <w:r w:rsidR="00034BCE" w:rsidDel="0060640B">
          <w:delText>2/7</w:delText>
        </w:r>
        <w:r w:rsidDel="0060640B">
          <w:delText>/20</w:delText>
        </w:r>
      </w:del>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ins w:id="1740" w:author="David Conklin" w:date="2021-01-03T16:09:00Z">
        <w:r w:rsidR="0060640B">
          <w:t xml:space="preserve"> of water in the reaches</w:t>
        </w:r>
      </w:ins>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ins w:id="1741" w:author="David Conklin" w:date="2021-01-03T16:07:00Z">
        <w:r w:rsidR="0060640B">
          <w:t>Terrain shading of the reservoir</w:t>
        </w:r>
      </w:ins>
      <w:ins w:id="1742" w:author="David Conklin" w:date="2021-01-03T16:08:00Z">
        <w:r w:rsidR="0060640B">
          <w:t xml:space="preserve">s is parameterized with a tuning knob, solar_radiation_multiplier, which is applied to the </w:t>
        </w:r>
      </w:ins>
      <w:ins w:id="1743" w:author="David Conklin" w:date="2021-01-03T16:09:00Z">
        <w:r w:rsidR="0060640B">
          <w:t>shortwave radiation falling on the reservoir water surface</w:t>
        </w:r>
      </w:ins>
      <w:ins w:id="1744" w:author="David Conklin" w:date="2021-01-03T16:10:00Z">
        <w:r w:rsidR="0060640B">
          <w:t>.  In version 219 of the model, solar</w:t>
        </w:r>
      </w:ins>
      <w:ins w:id="1745" w:author="David Conklin" w:date="2021-01-03T16:11:00Z">
        <w:r w:rsidR="0060640B">
          <w:t xml:space="preserve">_radiation_multiplier is set to 1.0 for Cougar and to </w:t>
        </w:r>
      </w:ins>
      <w:ins w:id="1746" w:author="David Conklin" w:date="2021-01-03T16:12:00Z">
        <w:r w:rsidR="0060640B">
          <w:t>0.3 for Blue River.</w:t>
        </w:r>
      </w:ins>
    </w:p>
    <w:p w14:paraId="59FAF5A0" w14:textId="0909CBE3" w:rsidR="0027285C" w:rsidRDefault="0027285C" w:rsidP="00535731"/>
    <w:p w14:paraId="0BE5E201" w14:textId="48D8F18E" w:rsidR="00196A85" w:rsidRDefault="00196A85">
      <w:pPr>
        <w:rPr>
          <w:ins w:id="1747" w:author="David Conklin" w:date="2021-01-06T10:24:00Z"/>
        </w:rPr>
      </w:pPr>
      <w:ins w:id="1748" w:author="David Conklin" w:date="2021-01-06T10:24:00Z">
        <w:r>
          <w:br w:type="page"/>
        </w:r>
      </w:ins>
    </w:p>
    <w:p w14:paraId="45B7ACA0" w14:textId="77777777" w:rsidR="00B47F76" w:rsidRDefault="00B47F76" w:rsidP="00B47F76"/>
    <w:p w14:paraId="0D1BEDC6" w14:textId="034C8026" w:rsidR="00B47F76" w:rsidRDefault="00B47F76" w:rsidP="00B47F76">
      <w:pPr>
        <w:pStyle w:val="Heading2"/>
        <w:rPr>
          <w:ins w:id="1749" w:author="David Conklin" w:date="2021-01-07T10:00:00Z"/>
        </w:rPr>
      </w:pPr>
      <w:bookmarkStart w:id="1750" w:name="_Toc60915389"/>
      <w:r>
        <w:t>Simulated McKenzie basin water budget</w:t>
      </w:r>
      <w:ins w:id="1751" w:author="David Conklin" w:date="2021-01-07T10:00:00Z">
        <w:r w:rsidR="00334ED8">
          <w:t xml:space="preserve"> and thermal energy budget</w:t>
        </w:r>
        <w:bookmarkEnd w:id="1750"/>
      </w:ins>
    </w:p>
    <w:p w14:paraId="28DCD52C" w14:textId="32E880FB" w:rsidR="00334ED8" w:rsidRDefault="00334ED8" w:rsidP="00334ED8">
      <w:pPr>
        <w:rPr>
          <w:ins w:id="1752" w:author="David Conklin" w:date="2021-01-07T10:00:00Z"/>
        </w:rPr>
      </w:pPr>
    </w:p>
    <w:p w14:paraId="1CA8F97F" w14:textId="62051BDE" w:rsidR="00334ED8" w:rsidRDefault="00334ED8" w:rsidP="00334ED8">
      <w:pPr>
        <w:rPr>
          <w:ins w:id="1753" w:author="David Conklin" w:date="2021-01-07T10:06:00Z"/>
        </w:rPr>
      </w:pPr>
      <w:ins w:id="1754" w:author="David Conklin" w:date="2021-01-07T10:00:00Z">
        <w:r>
          <w:t>Entries for “added by model” in these bud</w:t>
        </w:r>
      </w:ins>
      <w:ins w:id="1755" w:author="David Conklin" w:date="2021-01-07T10:01:00Z">
        <w:r>
          <w:t>gets reflect heuristics in the model code to deal with</w:t>
        </w:r>
      </w:ins>
      <w:ins w:id="1756" w:author="David Conklin" w:date="2021-01-07T10:02:00Z">
        <w:r>
          <w:t xml:space="preserve"> mathematical anomalies (e.g. division by zero).  The </w:t>
        </w:r>
      </w:ins>
      <w:ins w:id="1757" w:author="David Conklin" w:date="2021-01-07T10:03:00Z">
        <w:r>
          <w:t>model is built to handle free-flowing perennial streams.  The math i</w:t>
        </w:r>
      </w:ins>
      <w:ins w:id="1758" w:author="David Conklin" w:date="2021-01-07T10:04:00Z">
        <w:r>
          <w:t>n the model encounters anomalies when stream reaches dry up or freeze up</w:t>
        </w:r>
      </w:ins>
      <w:ins w:id="1759" w:author="David Conklin" w:date="2021-01-07T10:05:00Z">
        <w:r>
          <w:t xml:space="preserve">.  Under those conditions, the model adds water or thermal energy as necessary to </w:t>
        </w:r>
      </w:ins>
      <w:ins w:id="1760" w:author="David Conklin" w:date="2021-01-07T10:06:00Z">
        <w:r>
          <w:t>maintain minimum flow rates of liquid water.</w:t>
        </w:r>
      </w:ins>
    </w:p>
    <w:p w14:paraId="790AFDAB" w14:textId="35B28A26" w:rsidR="00334ED8" w:rsidRDefault="00334ED8" w:rsidP="00334ED8">
      <w:pPr>
        <w:rPr>
          <w:ins w:id="1761" w:author="David Conklin" w:date="2021-01-07T10:06:00Z"/>
        </w:rPr>
      </w:pPr>
    </w:p>
    <w:p w14:paraId="1D6AA58E" w14:textId="71449433" w:rsidR="00334ED8" w:rsidRDefault="00334ED8" w:rsidP="00334ED8">
      <w:pPr>
        <w:rPr>
          <w:ins w:id="1762" w:author="David Conklin" w:date="2021-01-07T10:00:00Z"/>
        </w:rPr>
      </w:pPr>
      <w:ins w:id="1763" w:author="David Conklin" w:date="2021-01-07T10:06:00Z">
        <w:r>
          <w:t>I</w:t>
        </w:r>
      </w:ins>
      <w:ins w:id="1764" w:author="David Conklin" w:date="2021-01-07T10:07:00Z">
        <w:r>
          <w:t>deally, the “total in” value should match the “total out” value in ea</w:t>
        </w:r>
      </w:ins>
      <w:ins w:id="1765" w:author="David Conklin" w:date="2021-01-07T10:08:00Z">
        <w:r>
          <w:t>ch budget</w:t>
        </w:r>
        <w:r w:rsidR="00082BCB">
          <w:t>.  As of versions 225 and 226, the</w:t>
        </w:r>
      </w:ins>
      <w:ins w:id="1766" w:author="David Conklin" w:date="2021-01-07T10:11:00Z">
        <w:r w:rsidR="00082BCB">
          <w:t>re are discrepancies of</w:t>
        </w:r>
      </w:ins>
      <w:ins w:id="1767" w:author="David Conklin" w:date="2021-01-07T10:12:00Z">
        <w:r w:rsidR="00082BCB">
          <w:t xml:space="preserve"> less than 1% between the “in” and “out” figures.</w:t>
        </w:r>
      </w:ins>
      <w:ins w:id="1768" w:author="David Conklin" w:date="2021-01-07T10:13:00Z">
        <w:r w:rsidR="00082BCB">
          <w:t xml:space="preserve">  As work continues on the model during the McKenzie wetlands project, we expect to reduce these d</w:t>
        </w:r>
      </w:ins>
      <w:ins w:id="1769" w:author="David Conklin" w:date="2021-01-07T10:14:00Z">
        <w:r w:rsidR="00082BCB">
          <w:t xml:space="preserve">iscrepancies to less than 0.1%.  As a figure of merit, the discrepancy in the </w:t>
        </w:r>
      </w:ins>
      <w:ins w:id="1770" w:author="David Conklin" w:date="2021-01-07T10:15:00Z">
        <w:r w:rsidR="00082BCB">
          <w:t xml:space="preserve">simulated </w:t>
        </w:r>
      </w:ins>
      <w:ins w:id="1771" w:author="David Conklin" w:date="2021-01-07T10:14:00Z">
        <w:r w:rsidR="00082BCB">
          <w:t>overall water budget for the McKenzie b</w:t>
        </w:r>
      </w:ins>
      <w:ins w:id="1772" w:author="David Conklin" w:date="2021-01-07T10:15:00Z">
        <w:r w:rsidR="00082BCB">
          <w:t>asin, including evapotranspiration from upland vegeta</w:t>
        </w:r>
      </w:ins>
      <w:ins w:id="1773" w:author="David Conklin" w:date="2021-01-07T10:16:00Z">
        <w:r w:rsidR="00082BCB">
          <w:t xml:space="preserve">tion and municipal uses, is </w:t>
        </w:r>
      </w:ins>
      <w:ins w:id="1774" w:author="David Conklin" w:date="2021-01-07T10:17:00Z">
        <w:r w:rsidR="00082BCB">
          <w:t>only 0.002%</w:t>
        </w:r>
      </w:ins>
      <w:ins w:id="1775" w:author="David Conklin" w:date="2021-01-07T10:18:00Z">
        <w:r w:rsidR="00DD6158">
          <w:t xml:space="preserve"> for 2010-18 in version 226</w:t>
        </w:r>
      </w:ins>
      <w:ins w:id="1776" w:author="David Conklin" w:date="2021-01-07T10:19:00Z">
        <w:r w:rsidR="00DD6158">
          <w:t>.</w:t>
        </w:r>
      </w:ins>
    </w:p>
    <w:p w14:paraId="5C1FE2EA" w14:textId="77777777" w:rsidR="00334ED8" w:rsidRPr="00334ED8" w:rsidRDefault="00334ED8" w:rsidP="00334ED8">
      <w:pPr>
        <w:rPr>
          <w:rPrChange w:id="1777" w:author="David Conklin" w:date="2021-01-07T10:00:00Z">
            <w:rPr/>
          </w:rPrChange>
        </w:rPr>
        <w:pPrChange w:id="1778" w:author="David Conklin" w:date="2021-01-07T10:00:00Z">
          <w:pPr>
            <w:pStyle w:val="Heading2"/>
          </w:pPr>
        </w:pPrChange>
      </w:pPr>
    </w:p>
    <w:p w14:paraId="037D7B42" w14:textId="5CD64AD6" w:rsidR="00B47F76" w:rsidDel="006A525C" w:rsidRDefault="00B47F76" w:rsidP="00B47F76">
      <w:pPr>
        <w:rPr>
          <w:del w:id="1779" w:author="David Conklin" w:date="2021-01-06T11:36:00Z"/>
        </w:rPr>
      </w:pPr>
      <w:del w:id="1780" w:author="David Conklin" w:date="2021-01-06T11:36:00Z">
        <w:r w:rsidDel="006A525C">
          <w:delText>As of 1</w:delText>
        </w:r>
        <w:r w:rsidR="00914CB4" w:rsidDel="006A525C">
          <w:delText>2/7</w:delText>
        </w:r>
        <w:r w:rsidDel="006A525C">
          <w:delText>/20</w:delText>
        </w:r>
        <w:r w:rsidR="004C77EC" w:rsidDel="006A525C">
          <w:delText xml:space="preserve"> CW3M ver. 1</w:delText>
        </w:r>
        <w:r w:rsidR="00914CB4" w:rsidDel="006A525C">
          <w:delText>51</w:delText>
        </w:r>
        <w:r w:rsidDel="006A525C">
          <w:delText>, for the period 2010-18, CW3M simulates this water budget for the McKenzie basin.</w:delText>
        </w:r>
      </w:del>
    </w:p>
    <w:tbl>
      <w:tblPr>
        <w:tblStyle w:val="TableGrid"/>
        <w:tblW w:w="0" w:type="auto"/>
        <w:tblLook w:val="04A0" w:firstRow="1" w:lastRow="0" w:firstColumn="1" w:lastColumn="0" w:noHBand="0" w:noVBand="1"/>
      </w:tblPr>
      <w:tblGrid>
        <w:gridCol w:w="2009"/>
        <w:gridCol w:w="1620"/>
        <w:gridCol w:w="1803"/>
        <w:gridCol w:w="718"/>
        <w:gridCol w:w="2035"/>
      </w:tblGrid>
      <w:tr w:rsidR="00B47F76" w:rsidDel="006A525C" w14:paraId="19978A84" w14:textId="164E408A" w:rsidTr="006636CC">
        <w:trPr>
          <w:del w:id="1781" w:author="David Conklin" w:date="2021-01-06T11:36:00Z"/>
        </w:trPr>
        <w:tc>
          <w:tcPr>
            <w:tcW w:w="0" w:type="auto"/>
          </w:tcPr>
          <w:p w14:paraId="7FEE3A89" w14:textId="74C29897" w:rsidR="00B47F76" w:rsidRPr="00036F50" w:rsidDel="006A525C" w:rsidRDefault="00B47F76" w:rsidP="006636CC">
            <w:pPr>
              <w:jc w:val="center"/>
              <w:rPr>
                <w:del w:id="1782" w:author="David Conklin" w:date="2021-01-06T11:36:00Z"/>
                <w:b/>
                <w:bCs/>
              </w:rPr>
            </w:pPr>
            <w:del w:id="1783" w:author="David Conklin" w:date="2021-01-06T11:36:00Z">
              <w:r w:rsidRPr="00036F50" w:rsidDel="006A525C">
                <w:rPr>
                  <w:b/>
                  <w:bCs/>
                </w:rPr>
                <w:delText>Inputs</w:delText>
              </w:r>
            </w:del>
          </w:p>
        </w:tc>
        <w:tc>
          <w:tcPr>
            <w:tcW w:w="0" w:type="auto"/>
          </w:tcPr>
          <w:p w14:paraId="7148965F" w14:textId="7EF0B151" w:rsidR="00B47F76" w:rsidDel="006A525C" w:rsidRDefault="00B47F76" w:rsidP="006636CC">
            <w:pPr>
              <w:rPr>
                <w:del w:id="1784" w:author="David Conklin" w:date="2021-01-06T11:36:00Z"/>
              </w:rPr>
            </w:pPr>
            <w:del w:id="1785" w:author="David Conklin" w:date="2021-01-06T11:36:00Z">
              <w:r w:rsidDel="006A525C">
                <w:delText>annual mmH2O</w:delText>
              </w:r>
            </w:del>
          </w:p>
        </w:tc>
        <w:tc>
          <w:tcPr>
            <w:tcW w:w="0" w:type="auto"/>
          </w:tcPr>
          <w:p w14:paraId="08BDBD6A" w14:textId="17B9A959" w:rsidR="00B47F76" w:rsidDel="006A525C" w:rsidRDefault="00B47F76" w:rsidP="006636CC">
            <w:pPr>
              <w:rPr>
                <w:del w:id="1786" w:author="David Conklin" w:date="2021-01-06T11:36:00Z"/>
              </w:rPr>
            </w:pPr>
            <w:del w:id="1787" w:author="David Conklin" w:date="2021-01-06T11:36:00Z">
              <w:r w:rsidDel="006A525C">
                <w:delText>% of total inputs</w:delText>
              </w:r>
            </w:del>
          </w:p>
        </w:tc>
        <w:tc>
          <w:tcPr>
            <w:tcW w:w="0" w:type="auto"/>
          </w:tcPr>
          <w:p w14:paraId="72184B92" w14:textId="1D9B292E" w:rsidR="00B47F76" w:rsidDel="006A525C" w:rsidRDefault="00B47F76" w:rsidP="006636CC">
            <w:pPr>
              <w:rPr>
                <w:del w:id="1788" w:author="David Conklin" w:date="2021-01-06T11:36:00Z"/>
              </w:rPr>
            </w:pPr>
            <w:del w:id="1789" w:author="David Conklin" w:date="2021-01-06T11:36:00Z">
              <w:r w:rsidDel="006A525C">
                <w:delText>cms</w:delText>
              </w:r>
            </w:del>
          </w:p>
        </w:tc>
        <w:tc>
          <w:tcPr>
            <w:tcW w:w="0" w:type="auto"/>
          </w:tcPr>
          <w:p w14:paraId="2918057E" w14:textId="3ECE959B" w:rsidR="00B47F76" w:rsidDel="006A525C" w:rsidRDefault="00B47F76" w:rsidP="006636CC">
            <w:pPr>
              <w:rPr>
                <w:del w:id="1790" w:author="David Conklin" w:date="2021-01-06T11:36:00Z"/>
              </w:rPr>
            </w:pPr>
            <w:del w:id="1791" w:author="David Conklin" w:date="2021-01-06T11:36:00Z">
              <w:r w:rsidDel="006A525C">
                <w:delText>% of basin discharge</w:delText>
              </w:r>
            </w:del>
          </w:p>
        </w:tc>
      </w:tr>
      <w:tr w:rsidR="00B47F76" w:rsidDel="006A525C" w14:paraId="012B4F42" w14:textId="23719750" w:rsidTr="006636CC">
        <w:trPr>
          <w:del w:id="1792" w:author="David Conklin" w:date="2021-01-06T11:36:00Z"/>
        </w:trPr>
        <w:tc>
          <w:tcPr>
            <w:tcW w:w="0" w:type="auto"/>
          </w:tcPr>
          <w:p w14:paraId="65A9B853" w14:textId="75A23516" w:rsidR="00B47F76" w:rsidDel="006A525C" w:rsidRDefault="00B47F76" w:rsidP="006636CC">
            <w:pPr>
              <w:rPr>
                <w:del w:id="1793" w:author="David Conklin" w:date="2021-01-06T11:36:00Z"/>
              </w:rPr>
            </w:pPr>
            <w:del w:id="1794" w:author="David Conklin" w:date="2021-01-06T11:36:00Z">
              <w:r w:rsidDel="006A525C">
                <w:delText>precipitation</w:delText>
              </w:r>
            </w:del>
          </w:p>
        </w:tc>
        <w:tc>
          <w:tcPr>
            <w:tcW w:w="0" w:type="auto"/>
          </w:tcPr>
          <w:p w14:paraId="3B114835" w14:textId="3556CB0A" w:rsidR="00B47F76" w:rsidDel="006A525C" w:rsidRDefault="00B47F76" w:rsidP="006636CC">
            <w:pPr>
              <w:jc w:val="right"/>
              <w:rPr>
                <w:del w:id="1795" w:author="David Conklin" w:date="2021-01-06T11:36:00Z"/>
              </w:rPr>
            </w:pPr>
            <w:del w:id="1796" w:author="David Conklin" w:date="2021-01-06T11:36:00Z">
              <w:r w:rsidDel="006A525C">
                <w:delText>190</w:delText>
              </w:r>
              <w:r w:rsidR="00034BCE" w:rsidDel="006A525C">
                <w:delText>2</w:delText>
              </w:r>
            </w:del>
          </w:p>
        </w:tc>
        <w:tc>
          <w:tcPr>
            <w:tcW w:w="0" w:type="auto"/>
          </w:tcPr>
          <w:p w14:paraId="210BDCFE" w14:textId="6E2117DC" w:rsidR="00B47F76" w:rsidDel="006A525C" w:rsidRDefault="00B47F76" w:rsidP="00872B5B">
            <w:pPr>
              <w:jc w:val="right"/>
              <w:rPr>
                <w:del w:id="1797" w:author="David Conklin" w:date="2021-01-06T11:36:00Z"/>
              </w:rPr>
            </w:pPr>
            <w:del w:id="1798" w:author="David Conklin" w:date="2021-01-06T11:36:00Z">
              <w:r w:rsidDel="006A525C">
                <w:delText>8</w:delText>
              </w:r>
              <w:r w:rsidR="00C4268B" w:rsidDel="006A525C">
                <w:delText>6.5</w:delText>
              </w:r>
              <w:r w:rsidDel="006A525C">
                <w:delText>%</w:delText>
              </w:r>
            </w:del>
          </w:p>
        </w:tc>
        <w:tc>
          <w:tcPr>
            <w:tcW w:w="0" w:type="auto"/>
          </w:tcPr>
          <w:p w14:paraId="5F29B78A" w14:textId="069D4544" w:rsidR="00B47F76" w:rsidDel="006A525C" w:rsidRDefault="00B47F76" w:rsidP="00872B5B">
            <w:pPr>
              <w:jc w:val="right"/>
              <w:rPr>
                <w:del w:id="1799" w:author="David Conklin" w:date="2021-01-06T11:36:00Z"/>
              </w:rPr>
            </w:pPr>
          </w:p>
        </w:tc>
        <w:tc>
          <w:tcPr>
            <w:tcW w:w="0" w:type="auto"/>
          </w:tcPr>
          <w:p w14:paraId="5E731CF8" w14:textId="5A7707C3" w:rsidR="00B47F76" w:rsidDel="006A525C" w:rsidRDefault="00B47F76" w:rsidP="006636CC">
            <w:pPr>
              <w:rPr>
                <w:del w:id="1800" w:author="David Conklin" w:date="2021-01-06T11:36:00Z"/>
              </w:rPr>
            </w:pPr>
          </w:p>
        </w:tc>
      </w:tr>
      <w:tr w:rsidR="00B47F76" w:rsidDel="006A525C" w14:paraId="323E3694" w14:textId="0828A665" w:rsidTr="006636CC">
        <w:trPr>
          <w:del w:id="1801" w:author="David Conklin" w:date="2021-01-06T11:36:00Z"/>
        </w:trPr>
        <w:tc>
          <w:tcPr>
            <w:tcW w:w="0" w:type="auto"/>
          </w:tcPr>
          <w:p w14:paraId="758C3F6F" w14:textId="78E3A7C8" w:rsidR="00B47F76" w:rsidDel="006A525C" w:rsidRDefault="00B47F76" w:rsidP="006636CC">
            <w:pPr>
              <w:rPr>
                <w:del w:id="1802" w:author="David Conklin" w:date="2021-01-06T11:36:00Z"/>
              </w:rPr>
            </w:pPr>
            <w:del w:id="1803" w:author="David Conklin" w:date="2021-01-06T11:36:00Z">
              <w:r w:rsidDel="006A525C">
                <w:delText>springs</w:delText>
              </w:r>
            </w:del>
          </w:p>
        </w:tc>
        <w:tc>
          <w:tcPr>
            <w:tcW w:w="0" w:type="auto"/>
          </w:tcPr>
          <w:p w14:paraId="206A88D4" w14:textId="6DA95FE9" w:rsidR="00B47F76" w:rsidDel="006A525C" w:rsidRDefault="00B47F76" w:rsidP="006636CC">
            <w:pPr>
              <w:jc w:val="right"/>
              <w:rPr>
                <w:del w:id="1804" w:author="David Conklin" w:date="2021-01-06T11:36:00Z"/>
              </w:rPr>
            </w:pPr>
            <w:del w:id="1805" w:author="David Conklin" w:date="2021-01-06T11:36:00Z">
              <w:r w:rsidDel="006A525C">
                <w:delText>2</w:delText>
              </w:r>
              <w:r w:rsidR="000513C0" w:rsidDel="006A525C">
                <w:delText>80</w:delText>
              </w:r>
            </w:del>
          </w:p>
        </w:tc>
        <w:tc>
          <w:tcPr>
            <w:tcW w:w="0" w:type="auto"/>
          </w:tcPr>
          <w:p w14:paraId="320FE3A4" w14:textId="0E7C0B6F" w:rsidR="00B47F76" w:rsidDel="006A525C" w:rsidRDefault="00B47F76" w:rsidP="00872B5B">
            <w:pPr>
              <w:jc w:val="right"/>
              <w:rPr>
                <w:del w:id="1806" w:author="David Conklin" w:date="2021-01-06T11:36:00Z"/>
              </w:rPr>
            </w:pPr>
            <w:del w:id="1807" w:author="David Conklin" w:date="2021-01-06T11:36:00Z">
              <w:r w:rsidDel="006A525C">
                <w:delText>1</w:delText>
              </w:r>
              <w:r w:rsidR="00C4268B" w:rsidDel="006A525C">
                <w:delText>2.7</w:delText>
              </w:r>
              <w:r w:rsidDel="006A525C">
                <w:delText>%</w:delText>
              </w:r>
            </w:del>
          </w:p>
        </w:tc>
        <w:tc>
          <w:tcPr>
            <w:tcW w:w="0" w:type="auto"/>
          </w:tcPr>
          <w:p w14:paraId="269CCE04" w14:textId="77A771A2" w:rsidR="00B47F76" w:rsidDel="006A525C" w:rsidRDefault="00161692" w:rsidP="00872B5B">
            <w:pPr>
              <w:jc w:val="right"/>
              <w:rPr>
                <w:del w:id="1808" w:author="David Conklin" w:date="2021-01-06T11:36:00Z"/>
              </w:rPr>
            </w:pPr>
            <w:del w:id="1809" w:author="David Conklin" w:date="2021-01-06T11:36:00Z">
              <w:r w:rsidDel="006A525C">
                <w:delText>29.4</w:delText>
              </w:r>
            </w:del>
          </w:p>
        </w:tc>
        <w:tc>
          <w:tcPr>
            <w:tcW w:w="0" w:type="auto"/>
          </w:tcPr>
          <w:p w14:paraId="68983536" w14:textId="04B0A7F9" w:rsidR="00B47F76" w:rsidDel="006A525C" w:rsidRDefault="00C4268B" w:rsidP="006636CC">
            <w:pPr>
              <w:jc w:val="right"/>
              <w:rPr>
                <w:del w:id="1810" w:author="David Conklin" w:date="2021-01-06T11:36:00Z"/>
              </w:rPr>
            </w:pPr>
            <w:del w:id="1811" w:author="David Conklin" w:date="2021-01-06T11:36:00Z">
              <w:r w:rsidDel="006A525C">
                <w:delText>19.</w:delText>
              </w:r>
              <w:r w:rsidR="000B611E" w:rsidDel="006A525C">
                <w:delText>3</w:delText>
              </w:r>
              <w:r w:rsidR="00B47F76" w:rsidDel="006A525C">
                <w:delText xml:space="preserve"> %</w:delText>
              </w:r>
            </w:del>
          </w:p>
        </w:tc>
      </w:tr>
      <w:tr w:rsidR="00B47F76" w:rsidDel="006A525C" w14:paraId="01234E2C" w14:textId="487D992E" w:rsidTr="006636CC">
        <w:trPr>
          <w:del w:id="1812" w:author="David Conklin" w:date="2021-01-06T11:36:00Z"/>
        </w:trPr>
        <w:tc>
          <w:tcPr>
            <w:tcW w:w="0" w:type="auto"/>
          </w:tcPr>
          <w:p w14:paraId="17C09D11" w14:textId="5AE231FD" w:rsidR="00B47F76" w:rsidDel="006A525C" w:rsidRDefault="00B47F76" w:rsidP="006636CC">
            <w:pPr>
              <w:rPr>
                <w:del w:id="1813" w:author="David Conklin" w:date="2021-01-06T11:36:00Z"/>
              </w:rPr>
            </w:pPr>
            <w:del w:id="1814" w:author="David Conklin" w:date="2021-01-06T11:36:00Z">
              <w:r w:rsidDel="006A525C">
                <w:delText>wells</w:delText>
              </w:r>
            </w:del>
          </w:p>
        </w:tc>
        <w:tc>
          <w:tcPr>
            <w:tcW w:w="0" w:type="auto"/>
          </w:tcPr>
          <w:p w14:paraId="53564BB9" w14:textId="71AD60C0" w:rsidR="00B47F76" w:rsidDel="006A525C" w:rsidRDefault="00B47F76" w:rsidP="006636CC">
            <w:pPr>
              <w:jc w:val="right"/>
              <w:rPr>
                <w:del w:id="1815" w:author="David Conklin" w:date="2021-01-06T11:36:00Z"/>
              </w:rPr>
            </w:pPr>
            <w:del w:id="1816" w:author="David Conklin" w:date="2021-01-06T11:36:00Z">
              <w:r w:rsidDel="006A525C">
                <w:delText>11</w:delText>
              </w:r>
            </w:del>
          </w:p>
        </w:tc>
        <w:tc>
          <w:tcPr>
            <w:tcW w:w="0" w:type="auto"/>
          </w:tcPr>
          <w:p w14:paraId="30A3DB0A" w14:textId="0CDBBBFB" w:rsidR="00B47F76" w:rsidDel="006A525C" w:rsidRDefault="00B47F76" w:rsidP="00872B5B">
            <w:pPr>
              <w:jc w:val="right"/>
              <w:rPr>
                <w:del w:id="1817" w:author="David Conklin" w:date="2021-01-06T11:36:00Z"/>
              </w:rPr>
            </w:pPr>
            <w:del w:id="1818" w:author="David Conklin" w:date="2021-01-06T11:36:00Z">
              <w:r w:rsidDel="006A525C">
                <w:delText>0.5%</w:delText>
              </w:r>
            </w:del>
          </w:p>
        </w:tc>
        <w:tc>
          <w:tcPr>
            <w:tcW w:w="0" w:type="auto"/>
          </w:tcPr>
          <w:p w14:paraId="1916D884" w14:textId="64C746C7" w:rsidR="00B47F76" w:rsidDel="006A525C" w:rsidRDefault="00B47F76" w:rsidP="00872B5B">
            <w:pPr>
              <w:jc w:val="right"/>
              <w:rPr>
                <w:del w:id="1819" w:author="David Conklin" w:date="2021-01-06T11:36:00Z"/>
              </w:rPr>
            </w:pPr>
          </w:p>
        </w:tc>
        <w:tc>
          <w:tcPr>
            <w:tcW w:w="0" w:type="auto"/>
          </w:tcPr>
          <w:p w14:paraId="1C7CF72E" w14:textId="4BF31BC8" w:rsidR="00B47F76" w:rsidDel="006A525C" w:rsidRDefault="00B47F76" w:rsidP="006636CC">
            <w:pPr>
              <w:rPr>
                <w:del w:id="1820" w:author="David Conklin" w:date="2021-01-06T11:36:00Z"/>
              </w:rPr>
            </w:pPr>
          </w:p>
        </w:tc>
      </w:tr>
      <w:tr w:rsidR="00B47F76" w:rsidDel="006A525C" w14:paraId="1287A064" w14:textId="12C68570" w:rsidTr="006636CC">
        <w:trPr>
          <w:del w:id="1821" w:author="David Conklin" w:date="2021-01-06T11:36:00Z"/>
        </w:trPr>
        <w:tc>
          <w:tcPr>
            <w:tcW w:w="0" w:type="auto"/>
          </w:tcPr>
          <w:p w14:paraId="427A92C6" w14:textId="28EC32BA" w:rsidR="00B47F76" w:rsidDel="006A525C" w:rsidRDefault="00B47F76" w:rsidP="006636CC">
            <w:pPr>
              <w:rPr>
                <w:del w:id="1822" w:author="David Conklin" w:date="2021-01-06T11:36:00Z"/>
              </w:rPr>
            </w:pPr>
            <w:del w:id="1823" w:author="David Conklin" w:date="2021-01-06T11:36:00Z">
              <w:r w:rsidDel="006A525C">
                <w:delText>added by model</w:delText>
              </w:r>
            </w:del>
          </w:p>
        </w:tc>
        <w:tc>
          <w:tcPr>
            <w:tcW w:w="0" w:type="auto"/>
          </w:tcPr>
          <w:p w14:paraId="735D96E3" w14:textId="5281DE6C" w:rsidR="00B47F76" w:rsidDel="006A525C" w:rsidRDefault="00C4268B" w:rsidP="006636CC">
            <w:pPr>
              <w:jc w:val="right"/>
              <w:rPr>
                <w:del w:id="1824" w:author="David Conklin" w:date="2021-01-06T11:36:00Z"/>
              </w:rPr>
            </w:pPr>
            <w:del w:id="1825" w:author="David Conklin" w:date="2021-01-06T11:36:00Z">
              <w:r w:rsidDel="006A525C">
                <w:delText>5</w:delText>
              </w:r>
            </w:del>
          </w:p>
        </w:tc>
        <w:tc>
          <w:tcPr>
            <w:tcW w:w="0" w:type="auto"/>
          </w:tcPr>
          <w:p w14:paraId="6872696A" w14:textId="7B2FD9BC" w:rsidR="00B47F76" w:rsidDel="006A525C" w:rsidRDefault="00B47F76" w:rsidP="00872B5B">
            <w:pPr>
              <w:jc w:val="right"/>
              <w:rPr>
                <w:del w:id="1826" w:author="David Conklin" w:date="2021-01-06T11:36:00Z"/>
              </w:rPr>
            </w:pPr>
            <w:del w:id="1827" w:author="David Conklin" w:date="2021-01-06T11:36:00Z">
              <w:r w:rsidDel="006A525C">
                <w:delText>0.</w:delText>
              </w:r>
              <w:r w:rsidR="00C4268B" w:rsidDel="006A525C">
                <w:delText>2</w:delText>
              </w:r>
              <w:r w:rsidDel="006A525C">
                <w:delText>%</w:delText>
              </w:r>
            </w:del>
          </w:p>
        </w:tc>
        <w:tc>
          <w:tcPr>
            <w:tcW w:w="0" w:type="auto"/>
          </w:tcPr>
          <w:p w14:paraId="0842F788" w14:textId="75C0EEEA" w:rsidR="00B47F76" w:rsidDel="006A525C" w:rsidRDefault="00B47F76" w:rsidP="00872B5B">
            <w:pPr>
              <w:jc w:val="right"/>
              <w:rPr>
                <w:del w:id="1828" w:author="David Conklin" w:date="2021-01-06T11:36:00Z"/>
              </w:rPr>
            </w:pPr>
          </w:p>
        </w:tc>
        <w:tc>
          <w:tcPr>
            <w:tcW w:w="0" w:type="auto"/>
          </w:tcPr>
          <w:p w14:paraId="0C1EBEBA" w14:textId="059A7D53" w:rsidR="00B47F76" w:rsidDel="006A525C" w:rsidRDefault="00B47F76" w:rsidP="006636CC">
            <w:pPr>
              <w:rPr>
                <w:del w:id="1829" w:author="David Conklin" w:date="2021-01-06T11:36:00Z"/>
              </w:rPr>
            </w:pPr>
          </w:p>
        </w:tc>
      </w:tr>
      <w:tr w:rsidR="00B47F76" w:rsidDel="006A525C" w14:paraId="5BE499C1" w14:textId="24AE8B2A" w:rsidTr="006636CC">
        <w:trPr>
          <w:del w:id="1830" w:author="David Conklin" w:date="2021-01-06T11:36:00Z"/>
        </w:trPr>
        <w:tc>
          <w:tcPr>
            <w:tcW w:w="0" w:type="auto"/>
          </w:tcPr>
          <w:p w14:paraId="7820E65B" w14:textId="60431EC7" w:rsidR="00B47F76" w:rsidDel="006A525C" w:rsidRDefault="00B47F76" w:rsidP="006636CC">
            <w:pPr>
              <w:jc w:val="right"/>
              <w:rPr>
                <w:del w:id="1831" w:author="David Conklin" w:date="2021-01-06T11:36:00Z"/>
              </w:rPr>
            </w:pPr>
            <w:del w:id="1832" w:author="David Conklin" w:date="2021-01-06T11:36:00Z">
              <w:r w:rsidDel="006A525C">
                <w:delText>total in</w:delText>
              </w:r>
            </w:del>
          </w:p>
        </w:tc>
        <w:tc>
          <w:tcPr>
            <w:tcW w:w="0" w:type="auto"/>
          </w:tcPr>
          <w:p w14:paraId="21321C95" w14:textId="07568525" w:rsidR="00B47F76" w:rsidDel="006A525C" w:rsidRDefault="00B47F76" w:rsidP="006636CC">
            <w:pPr>
              <w:jc w:val="right"/>
              <w:rPr>
                <w:del w:id="1833" w:author="David Conklin" w:date="2021-01-06T11:36:00Z"/>
              </w:rPr>
            </w:pPr>
            <w:del w:id="1834" w:author="David Conklin" w:date="2021-01-06T11:36:00Z">
              <w:r w:rsidDel="006A525C">
                <w:delText>2</w:delText>
              </w:r>
              <w:r w:rsidR="00C4268B" w:rsidDel="006A525C">
                <w:delText>19</w:delText>
              </w:r>
              <w:r w:rsidR="00034BCE" w:rsidDel="006A525C">
                <w:delText>8</w:delText>
              </w:r>
            </w:del>
          </w:p>
        </w:tc>
        <w:tc>
          <w:tcPr>
            <w:tcW w:w="0" w:type="auto"/>
          </w:tcPr>
          <w:p w14:paraId="1A7F4CC8" w14:textId="03B3E117" w:rsidR="00B47F76" w:rsidDel="006A525C" w:rsidRDefault="00B47F76" w:rsidP="00872B5B">
            <w:pPr>
              <w:jc w:val="right"/>
              <w:rPr>
                <w:del w:id="1835" w:author="David Conklin" w:date="2021-01-06T11:36:00Z"/>
              </w:rPr>
            </w:pPr>
            <w:del w:id="1836" w:author="David Conklin" w:date="2021-01-06T11:36:00Z">
              <w:r w:rsidDel="006A525C">
                <w:delText>100.0%</w:delText>
              </w:r>
            </w:del>
          </w:p>
        </w:tc>
        <w:tc>
          <w:tcPr>
            <w:tcW w:w="0" w:type="auto"/>
          </w:tcPr>
          <w:p w14:paraId="20B16787" w14:textId="26CEE9A7" w:rsidR="00B47F76" w:rsidDel="006A525C" w:rsidRDefault="00B47F76" w:rsidP="00872B5B">
            <w:pPr>
              <w:jc w:val="right"/>
              <w:rPr>
                <w:del w:id="1837" w:author="David Conklin" w:date="2021-01-06T11:36:00Z"/>
              </w:rPr>
            </w:pPr>
          </w:p>
        </w:tc>
        <w:tc>
          <w:tcPr>
            <w:tcW w:w="0" w:type="auto"/>
          </w:tcPr>
          <w:p w14:paraId="50DD7BD6" w14:textId="6AE66B48" w:rsidR="00B47F76" w:rsidDel="006A525C" w:rsidRDefault="00B47F76" w:rsidP="006636CC">
            <w:pPr>
              <w:rPr>
                <w:del w:id="1838" w:author="David Conklin" w:date="2021-01-06T11:36:00Z"/>
              </w:rPr>
            </w:pPr>
          </w:p>
        </w:tc>
      </w:tr>
      <w:tr w:rsidR="00B47F76" w:rsidDel="006A525C" w14:paraId="2AE24F52" w14:textId="359DD3FC" w:rsidTr="006636CC">
        <w:trPr>
          <w:del w:id="1839" w:author="David Conklin" w:date="2021-01-06T11:36:00Z"/>
        </w:trPr>
        <w:tc>
          <w:tcPr>
            <w:tcW w:w="0" w:type="auto"/>
          </w:tcPr>
          <w:p w14:paraId="6BEB7939" w14:textId="571D9436" w:rsidR="00B47F76" w:rsidDel="006A525C" w:rsidRDefault="00B47F76" w:rsidP="006636CC">
            <w:pPr>
              <w:jc w:val="right"/>
              <w:rPr>
                <w:del w:id="1840" w:author="David Conklin" w:date="2021-01-06T11:36:00Z"/>
              </w:rPr>
            </w:pPr>
          </w:p>
        </w:tc>
        <w:tc>
          <w:tcPr>
            <w:tcW w:w="0" w:type="auto"/>
          </w:tcPr>
          <w:p w14:paraId="43966011" w14:textId="24CBC02C" w:rsidR="00B47F76" w:rsidDel="006A525C" w:rsidRDefault="00B47F76" w:rsidP="006636CC">
            <w:pPr>
              <w:jc w:val="right"/>
              <w:rPr>
                <w:del w:id="1841" w:author="David Conklin" w:date="2021-01-06T11:36:00Z"/>
              </w:rPr>
            </w:pPr>
          </w:p>
        </w:tc>
        <w:tc>
          <w:tcPr>
            <w:tcW w:w="0" w:type="auto"/>
          </w:tcPr>
          <w:p w14:paraId="7AF0366D" w14:textId="379828AF" w:rsidR="00B47F76" w:rsidDel="006A525C" w:rsidRDefault="00B47F76" w:rsidP="00872B5B">
            <w:pPr>
              <w:jc w:val="right"/>
              <w:rPr>
                <w:del w:id="1842" w:author="David Conklin" w:date="2021-01-06T11:36:00Z"/>
              </w:rPr>
            </w:pPr>
          </w:p>
        </w:tc>
        <w:tc>
          <w:tcPr>
            <w:tcW w:w="0" w:type="auto"/>
          </w:tcPr>
          <w:p w14:paraId="6C64F406" w14:textId="635D8D1A" w:rsidR="00B47F76" w:rsidDel="006A525C" w:rsidRDefault="00B47F76" w:rsidP="00872B5B">
            <w:pPr>
              <w:jc w:val="right"/>
              <w:rPr>
                <w:del w:id="1843" w:author="David Conklin" w:date="2021-01-06T11:36:00Z"/>
              </w:rPr>
            </w:pPr>
          </w:p>
        </w:tc>
        <w:tc>
          <w:tcPr>
            <w:tcW w:w="0" w:type="auto"/>
          </w:tcPr>
          <w:p w14:paraId="77F270E7" w14:textId="16FAFBE2" w:rsidR="00B47F76" w:rsidDel="006A525C" w:rsidRDefault="00B47F76" w:rsidP="006636CC">
            <w:pPr>
              <w:rPr>
                <w:del w:id="1844" w:author="David Conklin" w:date="2021-01-06T11:36:00Z"/>
              </w:rPr>
            </w:pPr>
          </w:p>
        </w:tc>
      </w:tr>
      <w:tr w:rsidR="00B47F76" w:rsidDel="006A525C" w14:paraId="7F331EA6" w14:textId="0F835A47" w:rsidTr="006636CC">
        <w:trPr>
          <w:del w:id="1845" w:author="David Conklin" w:date="2021-01-06T11:36:00Z"/>
        </w:trPr>
        <w:tc>
          <w:tcPr>
            <w:tcW w:w="0" w:type="auto"/>
          </w:tcPr>
          <w:p w14:paraId="4709CAF0" w14:textId="098726C3" w:rsidR="00B47F76" w:rsidRPr="00036F50" w:rsidDel="006A525C" w:rsidRDefault="00B47F76" w:rsidP="006636CC">
            <w:pPr>
              <w:jc w:val="center"/>
              <w:rPr>
                <w:del w:id="1846" w:author="David Conklin" w:date="2021-01-06T11:36:00Z"/>
                <w:b/>
                <w:bCs/>
              </w:rPr>
            </w:pPr>
            <w:del w:id="1847" w:author="David Conklin" w:date="2021-01-06T11:36:00Z">
              <w:r w:rsidRPr="00036F50" w:rsidDel="006A525C">
                <w:rPr>
                  <w:b/>
                  <w:bCs/>
                </w:rPr>
                <w:delText>Outputs</w:delText>
              </w:r>
            </w:del>
          </w:p>
        </w:tc>
        <w:tc>
          <w:tcPr>
            <w:tcW w:w="0" w:type="auto"/>
          </w:tcPr>
          <w:p w14:paraId="5DBB4455" w14:textId="4FD40F17" w:rsidR="00B47F76" w:rsidDel="006A525C" w:rsidRDefault="00B47F76" w:rsidP="006636CC">
            <w:pPr>
              <w:jc w:val="right"/>
              <w:rPr>
                <w:del w:id="1848" w:author="David Conklin" w:date="2021-01-06T11:36:00Z"/>
              </w:rPr>
            </w:pPr>
            <w:del w:id="1849" w:author="David Conklin" w:date="2021-01-06T11:36:00Z">
              <w:r w:rsidDel="006A525C">
                <w:delText>annual mmH2O</w:delText>
              </w:r>
            </w:del>
          </w:p>
        </w:tc>
        <w:tc>
          <w:tcPr>
            <w:tcW w:w="0" w:type="auto"/>
          </w:tcPr>
          <w:p w14:paraId="74396756" w14:textId="0F0F7A07" w:rsidR="00B47F76" w:rsidDel="006A525C" w:rsidRDefault="00B47F76" w:rsidP="00872B5B">
            <w:pPr>
              <w:jc w:val="right"/>
              <w:rPr>
                <w:del w:id="1850" w:author="David Conklin" w:date="2021-01-06T11:36:00Z"/>
              </w:rPr>
            </w:pPr>
            <w:del w:id="1851" w:author="David Conklin" w:date="2021-01-06T11:36:00Z">
              <w:r w:rsidDel="006A525C">
                <w:delText>% of precipitation</w:delText>
              </w:r>
            </w:del>
          </w:p>
        </w:tc>
        <w:tc>
          <w:tcPr>
            <w:tcW w:w="0" w:type="auto"/>
          </w:tcPr>
          <w:p w14:paraId="593E551D" w14:textId="4348D302" w:rsidR="00B47F76" w:rsidDel="006A525C" w:rsidRDefault="00B47F76" w:rsidP="00872B5B">
            <w:pPr>
              <w:jc w:val="right"/>
              <w:rPr>
                <w:del w:id="1852" w:author="David Conklin" w:date="2021-01-06T11:36:00Z"/>
              </w:rPr>
            </w:pPr>
            <w:del w:id="1853" w:author="David Conklin" w:date="2021-01-06T11:36:00Z">
              <w:r w:rsidDel="006A525C">
                <w:delText>cms</w:delText>
              </w:r>
            </w:del>
          </w:p>
        </w:tc>
        <w:tc>
          <w:tcPr>
            <w:tcW w:w="0" w:type="auto"/>
          </w:tcPr>
          <w:p w14:paraId="47541193" w14:textId="699B8D29" w:rsidR="00B47F76" w:rsidDel="006A525C" w:rsidRDefault="00914CB4" w:rsidP="006636CC">
            <w:pPr>
              <w:rPr>
                <w:del w:id="1854" w:author="David Conklin" w:date="2021-01-06T11:36:00Z"/>
              </w:rPr>
            </w:pPr>
            <w:del w:id="1855" w:author="David Conklin" w:date="2021-01-06T11:36:00Z">
              <w:r w:rsidDel="006A525C">
                <w:delText>% of basin discharge</w:delText>
              </w:r>
            </w:del>
          </w:p>
        </w:tc>
      </w:tr>
      <w:tr w:rsidR="00B47F76" w:rsidDel="006A525C" w14:paraId="32F9057F" w14:textId="4CC2B00D" w:rsidTr="006636CC">
        <w:trPr>
          <w:del w:id="1856" w:author="David Conklin" w:date="2021-01-06T11:36:00Z"/>
        </w:trPr>
        <w:tc>
          <w:tcPr>
            <w:tcW w:w="0" w:type="auto"/>
          </w:tcPr>
          <w:p w14:paraId="672BB5DF" w14:textId="3A11CB14" w:rsidR="00B47F76" w:rsidDel="006A525C" w:rsidRDefault="00B47F76" w:rsidP="006636CC">
            <w:pPr>
              <w:rPr>
                <w:del w:id="1857" w:author="David Conklin" w:date="2021-01-06T11:36:00Z"/>
              </w:rPr>
            </w:pPr>
            <w:del w:id="1858" w:author="David Conklin" w:date="2021-01-06T11:36:00Z">
              <w:r w:rsidDel="006A525C">
                <w:delText>basin discharge</w:delText>
              </w:r>
            </w:del>
          </w:p>
        </w:tc>
        <w:tc>
          <w:tcPr>
            <w:tcW w:w="0" w:type="auto"/>
          </w:tcPr>
          <w:p w14:paraId="12ED17B0" w14:textId="14B319EC" w:rsidR="00B47F76" w:rsidDel="006A525C" w:rsidRDefault="00B47F76" w:rsidP="006636CC">
            <w:pPr>
              <w:jc w:val="right"/>
              <w:rPr>
                <w:del w:id="1859" w:author="David Conklin" w:date="2021-01-06T11:36:00Z"/>
              </w:rPr>
            </w:pPr>
            <w:del w:id="1860" w:author="David Conklin" w:date="2021-01-06T11:36:00Z">
              <w:r w:rsidDel="006A525C">
                <w:delText>14</w:delText>
              </w:r>
              <w:r w:rsidR="00C4268B" w:rsidDel="006A525C">
                <w:delText>56</w:delText>
              </w:r>
            </w:del>
          </w:p>
        </w:tc>
        <w:tc>
          <w:tcPr>
            <w:tcW w:w="0" w:type="auto"/>
          </w:tcPr>
          <w:p w14:paraId="2CB26F17" w14:textId="4E77B2D7" w:rsidR="00B47F76" w:rsidDel="006A525C" w:rsidRDefault="00B47F76" w:rsidP="00872B5B">
            <w:pPr>
              <w:jc w:val="right"/>
              <w:rPr>
                <w:del w:id="1861" w:author="David Conklin" w:date="2021-01-06T11:36:00Z"/>
              </w:rPr>
            </w:pPr>
            <w:del w:id="1862" w:author="David Conklin" w:date="2021-01-06T11:36:00Z">
              <w:r w:rsidDel="006A525C">
                <w:delText>7</w:delText>
              </w:r>
              <w:r w:rsidR="00C4268B" w:rsidDel="006A525C">
                <w:delText>6.6</w:delText>
              </w:r>
              <w:r w:rsidDel="006A525C">
                <w:delText>%</w:delText>
              </w:r>
            </w:del>
          </w:p>
        </w:tc>
        <w:tc>
          <w:tcPr>
            <w:tcW w:w="0" w:type="auto"/>
          </w:tcPr>
          <w:p w14:paraId="545C8904" w14:textId="7AD1DA81" w:rsidR="00B47F76" w:rsidDel="006A525C" w:rsidRDefault="00B47F76" w:rsidP="00872B5B">
            <w:pPr>
              <w:jc w:val="right"/>
              <w:rPr>
                <w:del w:id="1863" w:author="David Conklin" w:date="2021-01-06T11:36:00Z"/>
              </w:rPr>
            </w:pPr>
            <w:del w:id="1864" w:author="David Conklin" w:date="2021-01-06T11:36:00Z">
              <w:r w:rsidDel="006A525C">
                <w:delText>15</w:delText>
              </w:r>
              <w:r w:rsidR="004C77EC" w:rsidDel="006A525C">
                <w:delText>2.7</w:delText>
              </w:r>
            </w:del>
          </w:p>
        </w:tc>
        <w:tc>
          <w:tcPr>
            <w:tcW w:w="0" w:type="auto"/>
          </w:tcPr>
          <w:p w14:paraId="7D01391D" w14:textId="420ECC5C" w:rsidR="00B47F76" w:rsidDel="006A525C" w:rsidRDefault="00914CB4" w:rsidP="00872B5B">
            <w:pPr>
              <w:jc w:val="right"/>
              <w:rPr>
                <w:del w:id="1865" w:author="David Conklin" w:date="2021-01-06T11:36:00Z"/>
              </w:rPr>
            </w:pPr>
            <w:del w:id="1866" w:author="David Conklin" w:date="2021-01-06T11:36:00Z">
              <w:r w:rsidDel="006A525C">
                <w:delText>100.0 %</w:delText>
              </w:r>
            </w:del>
          </w:p>
        </w:tc>
      </w:tr>
      <w:tr w:rsidR="00B47F76" w:rsidDel="006A525C" w14:paraId="25FBA19F" w14:textId="55FD5EBD" w:rsidTr="006636CC">
        <w:trPr>
          <w:del w:id="1867" w:author="David Conklin" w:date="2021-01-06T11:36:00Z"/>
        </w:trPr>
        <w:tc>
          <w:tcPr>
            <w:tcW w:w="0" w:type="auto"/>
          </w:tcPr>
          <w:p w14:paraId="1654ABA3" w14:textId="721837AC" w:rsidR="00B47F76" w:rsidDel="006A525C" w:rsidRDefault="00B47F76" w:rsidP="006636CC">
            <w:pPr>
              <w:rPr>
                <w:del w:id="1868" w:author="David Conklin" w:date="2021-01-06T11:36:00Z"/>
              </w:rPr>
            </w:pPr>
            <w:del w:id="1869" w:author="David Conklin" w:date="2021-01-06T11:36:00Z">
              <w:r w:rsidDel="006A525C">
                <w:delText>evapotranspiration</w:delText>
              </w:r>
            </w:del>
          </w:p>
        </w:tc>
        <w:tc>
          <w:tcPr>
            <w:tcW w:w="0" w:type="auto"/>
          </w:tcPr>
          <w:p w14:paraId="49493F2A" w14:textId="369BA191" w:rsidR="00B47F76" w:rsidDel="006A525C" w:rsidRDefault="00034BCE" w:rsidP="006636CC">
            <w:pPr>
              <w:jc w:val="right"/>
              <w:rPr>
                <w:del w:id="1870" w:author="David Conklin" w:date="2021-01-06T11:36:00Z"/>
              </w:rPr>
            </w:pPr>
            <w:del w:id="1871" w:author="David Conklin" w:date="2021-01-06T11:36:00Z">
              <w:r w:rsidDel="006A525C">
                <w:delText>646</w:delText>
              </w:r>
            </w:del>
          </w:p>
        </w:tc>
        <w:tc>
          <w:tcPr>
            <w:tcW w:w="0" w:type="auto"/>
          </w:tcPr>
          <w:p w14:paraId="1A091BE1" w14:textId="5627341F" w:rsidR="00B47F76" w:rsidDel="006A525C" w:rsidRDefault="00B47F76" w:rsidP="00872B5B">
            <w:pPr>
              <w:jc w:val="right"/>
              <w:rPr>
                <w:del w:id="1872" w:author="David Conklin" w:date="2021-01-06T11:36:00Z"/>
              </w:rPr>
            </w:pPr>
            <w:del w:id="1873" w:author="David Conklin" w:date="2021-01-06T11:36:00Z">
              <w:r w:rsidDel="006A525C">
                <w:delText>3</w:delText>
              </w:r>
              <w:r w:rsidR="000B611E" w:rsidDel="006A525C">
                <w:delText>4.0</w:delText>
              </w:r>
              <w:r w:rsidDel="006A525C">
                <w:delText>%</w:delText>
              </w:r>
            </w:del>
          </w:p>
        </w:tc>
        <w:tc>
          <w:tcPr>
            <w:tcW w:w="0" w:type="auto"/>
          </w:tcPr>
          <w:p w14:paraId="6A7F569C" w14:textId="39075E88" w:rsidR="00B47F76" w:rsidDel="006A525C" w:rsidRDefault="00B47F76" w:rsidP="00872B5B">
            <w:pPr>
              <w:jc w:val="right"/>
              <w:rPr>
                <w:del w:id="1874" w:author="David Conklin" w:date="2021-01-06T11:36:00Z"/>
              </w:rPr>
            </w:pPr>
          </w:p>
        </w:tc>
        <w:tc>
          <w:tcPr>
            <w:tcW w:w="0" w:type="auto"/>
          </w:tcPr>
          <w:p w14:paraId="322A90A4" w14:textId="3C6A52F5" w:rsidR="00F631DF" w:rsidDel="006A525C" w:rsidRDefault="00F631DF">
            <w:pPr>
              <w:jc w:val="right"/>
              <w:rPr>
                <w:del w:id="1875" w:author="David Conklin" w:date="2021-01-06T11:36:00Z"/>
              </w:rPr>
              <w:pPrChange w:id="1876" w:author="David Conklin" w:date="2021-01-01T08:51:00Z">
                <w:pPr/>
              </w:pPrChange>
            </w:pPr>
          </w:p>
        </w:tc>
      </w:tr>
      <w:tr w:rsidR="00B47F76" w:rsidDel="006A525C" w14:paraId="38D3FE64" w14:textId="6E2658D2" w:rsidTr="006636CC">
        <w:trPr>
          <w:del w:id="1877" w:author="David Conklin" w:date="2021-01-06T11:36:00Z"/>
        </w:trPr>
        <w:tc>
          <w:tcPr>
            <w:tcW w:w="0" w:type="auto"/>
          </w:tcPr>
          <w:p w14:paraId="41741386" w14:textId="2367001A" w:rsidR="00B47F76" w:rsidDel="006A525C" w:rsidRDefault="00B47F76" w:rsidP="006636CC">
            <w:pPr>
              <w:rPr>
                <w:del w:id="1878" w:author="David Conklin" w:date="2021-01-06T11:36:00Z"/>
              </w:rPr>
            </w:pPr>
            <w:del w:id="1879" w:author="David Conklin" w:date="2021-01-06T11:36:00Z">
              <w:r w:rsidDel="006A525C">
                <w:delText>snow “evaporation”</w:delText>
              </w:r>
            </w:del>
          </w:p>
        </w:tc>
        <w:tc>
          <w:tcPr>
            <w:tcW w:w="0" w:type="auto"/>
          </w:tcPr>
          <w:p w14:paraId="1D1DCF74" w14:textId="411BBF93" w:rsidR="00B47F76" w:rsidDel="006A525C" w:rsidRDefault="00B47F76" w:rsidP="006636CC">
            <w:pPr>
              <w:jc w:val="right"/>
              <w:rPr>
                <w:del w:id="1880" w:author="David Conklin" w:date="2021-01-06T11:36:00Z"/>
              </w:rPr>
            </w:pPr>
            <w:del w:id="1881" w:author="David Conklin" w:date="2021-01-06T11:36:00Z">
              <w:r w:rsidDel="006A525C">
                <w:delText>83</w:delText>
              </w:r>
            </w:del>
          </w:p>
        </w:tc>
        <w:tc>
          <w:tcPr>
            <w:tcW w:w="0" w:type="auto"/>
          </w:tcPr>
          <w:p w14:paraId="1BAC4B77" w14:textId="3F6416A9" w:rsidR="00B47F76" w:rsidDel="006A525C" w:rsidRDefault="00B47F76" w:rsidP="00872B5B">
            <w:pPr>
              <w:jc w:val="right"/>
              <w:rPr>
                <w:del w:id="1882" w:author="David Conklin" w:date="2021-01-06T11:36:00Z"/>
              </w:rPr>
            </w:pPr>
            <w:del w:id="1883" w:author="David Conklin" w:date="2021-01-06T11:36:00Z">
              <w:r w:rsidDel="006A525C">
                <w:delText>4.4%</w:delText>
              </w:r>
            </w:del>
          </w:p>
        </w:tc>
        <w:tc>
          <w:tcPr>
            <w:tcW w:w="0" w:type="auto"/>
          </w:tcPr>
          <w:p w14:paraId="3BD7E228" w14:textId="7DC63904" w:rsidR="00B47F76" w:rsidDel="006A525C" w:rsidRDefault="00B47F76" w:rsidP="00872B5B">
            <w:pPr>
              <w:jc w:val="right"/>
              <w:rPr>
                <w:del w:id="1884" w:author="David Conklin" w:date="2021-01-06T11:36:00Z"/>
              </w:rPr>
            </w:pPr>
          </w:p>
        </w:tc>
        <w:tc>
          <w:tcPr>
            <w:tcW w:w="0" w:type="auto"/>
          </w:tcPr>
          <w:p w14:paraId="640BEEC6" w14:textId="14B7E705" w:rsidR="00B47F76" w:rsidDel="006A525C" w:rsidRDefault="00B47F76">
            <w:pPr>
              <w:jc w:val="right"/>
              <w:rPr>
                <w:del w:id="1885" w:author="David Conklin" w:date="2021-01-06T11:36:00Z"/>
              </w:rPr>
              <w:pPrChange w:id="1886" w:author="David Conklin" w:date="2021-01-01T08:51:00Z">
                <w:pPr/>
              </w:pPrChange>
            </w:pPr>
          </w:p>
        </w:tc>
      </w:tr>
      <w:tr w:rsidR="00B47F76" w:rsidDel="006A525C" w14:paraId="1245F3E5" w14:textId="4F4AE5EC" w:rsidTr="006636CC">
        <w:trPr>
          <w:del w:id="1887" w:author="David Conklin" w:date="2021-01-06T11:36:00Z"/>
        </w:trPr>
        <w:tc>
          <w:tcPr>
            <w:tcW w:w="0" w:type="auto"/>
          </w:tcPr>
          <w:p w14:paraId="37D321B6" w14:textId="0472C2D2" w:rsidR="00B47F76" w:rsidDel="006A525C" w:rsidRDefault="00B47F76" w:rsidP="006636CC">
            <w:pPr>
              <w:rPr>
                <w:del w:id="1888" w:author="David Conklin" w:date="2021-01-06T11:36:00Z"/>
              </w:rPr>
            </w:pPr>
            <w:del w:id="1889" w:author="David Conklin" w:date="2021-01-06T11:36:00Z">
              <w:r w:rsidDel="006A525C">
                <w:delText>piped out</w:delText>
              </w:r>
            </w:del>
          </w:p>
        </w:tc>
        <w:tc>
          <w:tcPr>
            <w:tcW w:w="0" w:type="auto"/>
          </w:tcPr>
          <w:p w14:paraId="39C125B9" w14:textId="7EE076E1" w:rsidR="00B47F76" w:rsidDel="006A525C" w:rsidRDefault="00B47F76" w:rsidP="006636CC">
            <w:pPr>
              <w:jc w:val="right"/>
              <w:rPr>
                <w:del w:id="1890" w:author="David Conklin" w:date="2021-01-06T11:36:00Z"/>
              </w:rPr>
            </w:pPr>
            <w:del w:id="1891" w:author="David Conklin" w:date="2021-01-06T11:36:00Z">
              <w:r w:rsidDel="006A525C">
                <w:delText>8</w:delText>
              </w:r>
            </w:del>
          </w:p>
        </w:tc>
        <w:tc>
          <w:tcPr>
            <w:tcW w:w="0" w:type="auto"/>
          </w:tcPr>
          <w:p w14:paraId="41D1058B" w14:textId="48DC39D0" w:rsidR="00B47F76" w:rsidDel="006A525C" w:rsidRDefault="00B47F76" w:rsidP="00872B5B">
            <w:pPr>
              <w:jc w:val="right"/>
              <w:rPr>
                <w:del w:id="1892" w:author="David Conklin" w:date="2021-01-06T11:36:00Z"/>
              </w:rPr>
            </w:pPr>
            <w:del w:id="1893" w:author="David Conklin" w:date="2021-01-06T11:36:00Z">
              <w:r w:rsidDel="006A525C">
                <w:delText>0.4%</w:delText>
              </w:r>
            </w:del>
          </w:p>
        </w:tc>
        <w:tc>
          <w:tcPr>
            <w:tcW w:w="0" w:type="auto"/>
          </w:tcPr>
          <w:p w14:paraId="0ACE8F73" w14:textId="43A2C1D2" w:rsidR="00B47F76" w:rsidDel="006A525C" w:rsidRDefault="00B47F76" w:rsidP="00872B5B">
            <w:pPr>
              <w:jc w:val="right"/>
              <w:rPr>
                <w:del w:id="1894" w:author="David Conklin" w:date="2021-01-06T11:36:00Z"/>
              </w:rPr>
            </w:pPr>
          </w:p>
        </w:tc>
        <w:tc>
          <w:tcPr>
            <w:tcW w:w="0" w:type="auto"/>
          </w:tcPr>
          <w:p w14:paraId="3161DC1C" w14:textId="55F26649" w:rsidR="00B47F76" w:rsidDel="006A525C" w:rsidRDefault="00B47F76">
            <w:pPr>
              <w:jc w:val="right"/>
              <w:rPr>
                <w:del w:id="1895" w:author="David Conklin" w:date="2021-01-06T11:36:00Z"/>
              </w:rPr>
              <w:pPrChange w:id="1896" w:author="David Conklin" w:date="2021-01-01T08:51:00Z">
                <w:pPr/>
              </w:pPrChange>
            </w:pPr>
          </w:p>
        </w:tc>
      </w:tr>
      <w:tr w:rsidR="00B47F76" w:rsidDel="006A525C" w14:paraId="1A44680C" w14:textId="080984E9" w:rsidTr="006636CC">
        <w:trPr>
          <w:del w:id="1897" w:author="David Conklin" w:date="2021-01-06T11:36:00Z"/>
        </w:trPr>
        <w:tc>
          <w:tcPr>
            <w:tcW w:w="0" w:type="auto"/>
          </w:tcPr>
          <w:p w14:paraId="20AA43E0" w14:textId="09C13752" w:rsidR="00B47F76" w:rsidDel="006A525C" w:rsidRDefault="00B47F76" w:rsidP="006636CC">
            <w:pPr>
              <w:jc w:val="right"/>
              <w:rPr>
                <w:del w:id="1898" w:author="David Conklin" w:date="2021-01-06T11:36:00Z"/>
              </w:rPr>
            </w:pPr>
            <w:del w:id="1899" w:author="David Conklin" w:date="2021-01-06T11:36:00Z">
              <w:r w:rsidDel="006A525C">
                <w:delText>total out</w:delText>
              </w:r>
            </w:del>
          </w:p>
        </w:tc>
        <w:tc>
          <w:tcPr>
            <w:tcW w:w="0" w:type="auto"/>
          </w:tcPr>
          <w:p w14:paraId="3EFABE3E" w14:textId="7764C530" w:rsidR="000B611E" w:rsidDel="006A525C" w:rsidRDefault="00B47F76">
            <w:pPr>
              <w:jc w:val="right"/>
              <w:rPr>
                <w:del w:id="1900" w:author="David Conklin" w:date="2021-01-06T11:36:00Z"/>
              </w:rPr>
            </w:pPr>
            <w:del w:id="1901" w:author="David Conklin" w:date="2021-01-06T11:36:00Z">
              <w:r w:rsidDel="006A525C">
                <w:delText>2</w:delText>
              </w:r>
              <w:r w:rsidR="00034BCE" w:rsidDel="006A525C">
                <w:delText>19</w:delText>
              </w:r>
              <w:r w:rsidR="000B611E" w:rsidDel="006A525C">
                <w:delText>3</w:delText>
              </w:r>
            </w:del>
          </w:p>
        </w:tc>
        <w:tc>
          <w:tcPr>
            <w:tcW w:w="0" w:type="auto"/>
          </w:tcPr>
          <w:p w14:paraId="34613082" w14:textId="542A58CD" w:rsidR="00B47F76" w:rsidDel="006A525C" w:rsidRDefault="00B47F76" w:rsidP="00872B5B">
            <w:pPr>
              <w:jc w:val="right"/>
              <w:rPr>
                <w:del w:id="1902" w:author="David Conklin" w:date="2021-01-06T11:36:00Z"/>
              </w:rPr>
            </w:pPr>
            <w:del w:id="1903" w:author="David Conklin" w:date="2021-01-06T11:36:00Z">
              <w:r w:rsidDel="006A525C">
                <w:delText>11</w:delText>
              </w:r>
              <w:r w:rsidR="000B611E" w:rsidDel="006A525C">
                <w:delText>5.3</w:delText>
              </w:r>
              <w:r w:rsidDel="006A525C">
                <w:delText>%</w:delText>
              </w:r>
            </w:del>
          </w:p>
        </w:tc>
        <w:tc>
          <w:tcPr>
            <w:tcW w:w="0" w:type="auto"/>
          </w:tcPr>
          <w:p w14:paraId="0F8EB8DB" w14:textId="779D9B64" w:rsidR="00B47F76" w:rsidDel="006A525C" w:rsidRDefault="00B47F76" w:rsidP="00872B5B">
            <w:pPr>
              <w:jc w:val="right"/>
              <w:rPr>
                <w:del w:id="1904" w:author="David Conklin" w:date="2021-01-06T11:36:00Z"/>
              </w:rPr>
            </w:pPr>
          </w:p>
        </w:tc>
        <w:tc>
          <w:tcPr>
            <w:tcW w:w="0" w:type="auto"/>
          </w:tcPr>
          <w:p w14:paraId="715663ED" w14:textId="745F533F" w:rsidR="00B47F76" w:rsidDel="006A525C" w:rsidRDefault="00B47F76">
            <w:pPr>
              <w:jc w:val="right"/>
              <w:rPr>
                <w:del w:id="1905" w:author="David Conklin" w:date="2021-01-06T11:36:00Z"/>
              </w:rPr>
              <w:pPrChange w:id="1906" w:author="David Conklin" w:date="2021-01-01T08:51:00Z">
                <w:pPr/>
              </w:pPrChange>
            </w:pPr>
          </w:p>
        </w:tc>
      </w:tr>
    </w:tbl>
    <w:p w14:paraId="4D584C08" w14:textId="77777777" w:rsidR="00B47F76" w:rsidDel="009C6DFD" w:rsidRDefault="00B47F76" w:rsidP="00B47F76">
      <w:pPr>
        <w:rPr>
          <w:del w:id="1907" w:author="David Conklin" w:date="2021-01-04T18:18:00Z"/>
        </w:rPr>
      </w:pPr>
    </w:p>
    <w:p w14:paraId="10E2D6EA" w14:textId="77777777" w:rsidR="00B47F76" w:rsidDel="009C6DFD" w:rsidRDefault="00B47F76" w:rsidP="00535731">
      <w:pPr>
        <w:rPr>
          <w:del w:id="1908" w:author="David Conklin" w:date="2021-01-04T18:18:00Z"/>
        </w:rPr>
      </w:pPr>
    </w:p>
    <w:p w14:paraId="5EBD293D" w14:textId="703C9D35" w:rsidR="00010FCE" w:rsidDel="006A525C" w:rsidRDefault="00010FCE">
      <w:pPr>
        <w:rPr>
          <w:del w:id="1909" w:author="David Conklin" w:date="2021-01-06T11:36:00Z"/>
        </w:rPr>
      </w:pPr>
    </w:p>
    <w:p w14:paraId="22E170AA" w14:textId="3738305E" w:rsidR="00BB7B7B" w:rsidRDefault="00BB7B7B" w:rsidP="00BB7B7B">
      <w:pPr>
        <w:rPr>
          <w:ins w:id="1910" w:author="David Conklin" w:date="2021-01-06T11:15:00Z"/>
        </w:rPr>
      </w:pPr>
      <w:ins w:id="1911" w:author="David Conklin" w:date="2021-01-06T11:15:00Z">
        <w:r>
          <w:t>As of 1/6/21 CW3M ver. 225,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rPr>
          <w:ins w:id="1912" w:author="David Conklin" w:date="2021-01-06T11:15:00Z"/>
        </w:trPr>
        <w:tc>
          <w:tcPr>
            <w:tcW w:w="0" w:type="auto"/>
          </w:tcPr>
          <w:p w14:paraId="3DABF4B0" w14:textId="77777777" w:rsidR="00BB7B7B" w:rsidRPr="00036F50" w:rsidRDefault="00BB7B7B" w:rsidP="00BB7B7B">
            <w:pPr>
              <w:jc w:val="center"/>
              <w:rPr>
                <w:ins w:id="1913" w:author="David Conklin" w:date="2021-01-06T11:15:00Z"/>
                <w:b/>
                <w:bCs/>
              </w:rPr>
            </w:pPr>
            <w:ins w:id="1914" w:author="David Conklin" w:date="2021-01-06T11:15:00Z">
              <w:r w:rsidRPr="00036F50">
                <w:rPr>
                  <w:b/>
                  <w:bCs/>
                </w:rPr>
                <w:t>Inputs</w:t>
              </w:r>
            </w:ins>
          </w:p>
        </w:tc>
        <w:tc>
          <w:tcPr>
            <w:tcW w:w="0" w:type="auto"/>
          </w:tcPr>
          <w:p w14:paraId="08D6CFFE" w14:textId="77777777" w:rsidR="00BB7B7B" w:rsidRDefault="00BB7B7B" w:rsidP="00BB7B7B">
            <w:pPr>
              <w:rPr>
                <w:ins w:id="1915" w:author="David Conklin" w:date="2021-01-06T11:15:00Z"/>
              </w:rPr>
            </w:pPr>
            <w:ins w:id="1916" w:author="David Conklin" w:date="2021-01-06T11:15:00Z">
              <w:r>
                <w:t>annual mmH2O</w:t>
              </w:r>
            </w:ins>
          </w:p>
        </w:tc>
        <w:tc>
          <w:tcPr>
            <w:tcW w:w="0" w:type="auto"/>
          </w:tcPr>
          <w:p w14:paraId="33F604C3" w14:textId="77777777" w:rsidR="00BB7B7B" w:rsidRDefault="00BB7B7B" w:rsidP="00BB7B7B">
            <w:pPr>
              <w:rPr>
                <w:ins w:id="1917" w:author="David Conklin" w:date="2021-01-06T11:15:00Z"/>
              </w:rPr>
            </w:pPr>
            <w:ins w:id="1918" w:author="David Conklin" w:date="2021-01-06T11:15:00Z">
              <w:r>
                <w:t>% of total inputs</w:t>
              </w:r>
            </w:ins>
          </w:p>
        </w:tc>
        <w:tc>
          <w:tcPr>
            <w:tcW w:w="0" w:type="auto"/>
          </w:tcPr>
          <w:p w14:paraId="00217D3E" w14:textId="77777777" w:rsidR="00BB7B7B" w:rsidRDefault="00BB7B7B" w:rsidP="00BB7B7B">
            <w:pPr>
              <w:rPr>
                <w:ins w:id="1919" w:author="David Conklin" w:date="2021-01-06T11:15:00Z"/>
              </w:rPr>
            </w:pPr>
            <w:ins w:id="1920" w:author="David Conklin" w:date="2021-01-06T11:15:00Z">
              <w:r>
                <w:t>cms</w:t>
              </w:r>
            </w:ins>
          </w:p>
        </w:tc>
        <w:tc>
          <w:tcPr>
            <w:tcW w:w="0" w:type="auto"/>
          </w:tcPr>
          <w:p w14:paraId="1FCE632E" w14:textId="77777777" w:rsidR="00BB7B7B" w:rsidRDefault="00BB7B7B" w:rsidP="00BB7B7B">
            <w:pPr>
              <w:rPr>
                <w:ins w:id="1921" w:author="David Conklin" w:date="2021-01-06T11:15:00Z"/>
              </w:rPr>
            </w:pPr>
            <w:ins w:id="1922" w:author="David Conklin" w:date="2021-01-06T11:15:00Z">
              <w:r>
                <w:t>% of basin discharge</w:t>
              </w:r>
            </w:ins>
          </w:p>
        </w:tc>
      </w:tr>
      <w:tr w:rsidR="00BB7B7B" w14:paraId="003A5B85" w14:textId="77777777" w:rsidTr="00BB7B7B">
        <w:trPr>
          <w:ins w:id="1923" w:author="David Conklin" w:date="2021-01-06T11:15:00Z"/>
        </w:trPr>
        <w:tc>
          <w:tcPr>
            <w:tcW w:w="0" w:type="auto"/>
          </w:tcPr>
          <w:p w14:paraId="11E761D7" w14:textId="77777777" w:rsidR="00BB7B7B" w:rsidRDefault="00BB7B7B" w:rsidP="00BB7B7B">
            <w:pPr>
              <w:rPr>
                <w:ins w:id="1924" w:author="David Conklin" w:date="2021-01-06T11:15:00Z"/>
              </w:rPr>
            </w:pPr>
            <w:ins w:id="1925" w:author="David Conklin" w:date="2021-01-06T11:15:00Z">
              <w:r>
                <w:t>precipitation</w:t>
              </w:r>
            </w:ins>
          </w:p>
        </w:tc>
        <w:tc>
          <w:tcPr>
            <w:tcW w:w="0" w:type="auto"/>
          </w:tcPr>
          <w:p w14:paraId="74A12B6D" w14:textId="6AFCA769" w:rsidR="00BB7B7B" w:rsidRDefault="00BB7B7B" w:rsidP="00BB7B7B">
            <w:pPr>
              <w:jc w:val="right"/>
              <w:rPr>
                <w:ins w:id="1926" w:author="David Conklin" w:date="2021-01-06T11:15:00Z"/>
              </w:rPr>
            </w:pPr>
            <w:ins w:id="1927" w:author="David Conklin" w:date="2021-01-06T11:15:00Z">
              <w:r>
                <w:t>1890</w:t>
              </w:r>
            </w:ins>
          </w:p>
        </w:tc>
        <w:tc>
          <w:tcPr>
            <w:tcW w:w="0" w:type="auto"/>
          </w:tcPr>
          <w:p w14:paraId="660BE8E2" w14:textId="7603EDB0" w:rsidR="00BB7B7B" w:rsidRDefault="00BB7B7B" w:rsidP="00BB7B7B">
            <w:pPr>
              <w:jc w:val="right"/>
              <w:rPr>
                <w:ins w:id="1928" w:author="David Conklin" w:date="2021-01-06T11:15:00Z"/>
              </w:rPr>
            </w:pPr>
            <w:ins w:id="1929" w:author="David Conklin" w:date="2021-01-06T11:15:00Z">
              <w:r>
                <w:t>8</w:t>
              </w:r>
            </w:ins>
            <w:ins w:id="1930" w:author="David Conklin" w:date="2021-01-06T11:19:00Z">
              <w:r>
                <w:t>5.6</w:t>
              </w:r>
            </w:ins>
            <w:ins w:id="1931" w:author="David Conklin" w:date="2021-01-06T11:15:00Z">
              <w:r>
                <w:t>%</w:t>
              </w:r>
            </w:ins>
          </w:p>
        </w:tc>
        <w:tc>
          <w:tcPr>
            <w:tcW w:w="0" w:type="auto"/>
          </w:tcPr>
          <w:p w14:paraId="71F222B4" w14:textId="77777777" w:rsidR="00BB7B7B" w:rsidRDefault="00BB7B7B" w:rsidP="00BB7B7B">
            <w:pPr>
              <w:jc w:val="right"/>
              <w:rPr>
                <w:ins w:id="1932" w:author="David Conklin" w:date="2021-01-06T11:15:00Z"/>
              </w:rPr>
            </w:pPr>
          </w:p>
        </w:tc>
        <w:tc>
          <w:tcPr>
            <w:tcW w:w="0" w:type="auto"/>
          </w:tcPr>
          <w:p w14:paraId="712A5636" w14:textId="77777777" w:rsidR="00BB7B7B" w:rsidRDefault="00BB7B7B" w:rsidP="00BB7B7B">
            <w:pPr>
              <w:rPr>
                <w:ins w:id="1933" w:author="David Conklin" w:date="2021-01-06T11:15:00Z"/>
              </w:rPr>
            </w:pPr>
          </w:p>
        </w:tc>
      </w:tr>
      <w:tr w:rsidR="00BB7B7B" w14:paraId="3F6BE939" w14:textId="77777777" w:rsidTr="00BB7B7B">
        <w:trPr>
          <w:ins w:id="1934" w:author="David Conklin" w:date="2021-01-06T11:15:00Z"/>
        </w:trPr>
        <w:tc>
          <w:tcPr>
            <w:tcW w:w="0" w:type="auto"/>
          </w:tcPr>
          <w:p w14:paraId="59D5A135" w14:textId="77777777" w:rsidR="00BB7B7B" w:rsidRDefault="00BB7B7B" w:rsidP="00BB7B7B">
            <w:pPr>
              <w:rPr>
                <w:ins w:id="1935" w:author="David Conklin" w:date="2021-01-06T11:15:00Z"/>
              </w:rPr>
            </w:pPr>
            <w:ins w:id="1936" w:author="David Conklin" w:date="2021-01-06T11:15:00Z">
              <w:r>
                <w:t>springs</w:t>
              </w:r>
            </w:ins>
          </w:p>
        </w:tc>
        <w:tc>
          <w:tcPr>
            <w:tcW w:w="0" w:type="auto"/>
          </w:tcPr>
          <w:p w14:paraId="73964851" w14:textId="73001BA3" w:rsidR="00BB7B7B" w:rsidRDefault="00BB7B7B" w:rsidP="00BB7B7B">
            <w:pPr>
              <w:jc w:val="right"/>
              <w:rPr>
                <w:ins w:id="1937" w:author="David Conklin" w:date="2021-01-06T11:15:00Z"/>
              </w:rPr>
            </w:pPr>
            <w:ins w:id="1938" w:author="David Conklin" w:date="2021-01-06T11:16:00Z">
              <w:r>
                <w:t>300</w:t>
              </w:r>
            </w:ins>
          </w:p>
        </w:tc>
        <w:tc>
          <w:tcPr>
            <w:tcW w:w="0" w:type="auto"/>
          </w:tcPr>
          <w:p w14:paraId="67614063" w14:textId="43220306" w:rsidR="00BB7B7B" w:rsidRDefault="00BB7B7B" w:rsidP="00BB7B7B">
            <w:pPr>
              <w:jc w:val="right"/>
              <w:rPr>
                <w:ins w:id="1939" w:author="David Conklin" w:date="2021-01-06T11:15:00Z"/>
              </w:rPr>
            </w:pPr>
            <w:ins w:id="1940" w:author="David Conklin" w:date="2021-01-06T11:15:00Z">
              <w:r>
                <w:t>1</w:t>
              </w:r>
            </w:ins>
            <w:ins w:id="1941" w:author="David Conklin" w:date="2021-01-06T11:19:00Z">
              <w:r>
                <w:t>3.6</w:t>
              </w:r>
            </w:ins>
            <w:ins w:id="1942" w:author="David Conklin" w:date="2021-01-06T11:15:00Z">
              <w:r>
                <w:t>%</w:t>
              </w:r>
            </w:ins>
          </w:p>
        </w:tc>
        <w:tc>
          <w:tcPr>
            <w:tcW w:w="0" w:type="auto"/>
          </w:tcPr>
          <w:p w14:paraId="18F004A3" w14:textId="22CB547E" w:rsidR="00BB7B7B" w:rsidRDefault="00BB7B7B" w:rsidP="00BB7B7B">
            <w:pPr>
              <w:jc w:val="right"/>
              <w:rPr>
                <w:ins w:id="1943" w:author="David Conklin" w:date="2021-01-06T11:15:00Z"/>
              </w:rPr>
            </w:pPr>
            <w:ins w:id="1944" w:author="David Conklin" w:date="2021-01-06T11:21:00Z">
              <w:r>
                <w:t>31.5</w:t>
              </w:r>
            </w:ins>
          </w:p>
        </w:tc>
        <w:tc>
          <w:tcPr>
            <w:tcW w:w="0" w:type="auto"/>
          </w:tcPr>
          <w:p w14:paraId="4AEE9F8E" w14:textId="77777777" w:rsidR="00BB7B7B" w:rsidRDefault="00BB7B7B" w:rsidP="00BB7B7B">
            <w:pPr>
              <w:jc w:val="right"/>
              <w:rPr>
                <w:ins w:id="1945" w:author="David Conklin" w:date="2021-01-06T11:15:00Z"/>
              </w:rPr>
            </w:pPr>
            <w:ins w:id="1946" w:author="David Conklin" w:date="2021-01-06T11:15:00Z">
              <w:r>
                <w:t>19.3 %</w:t>
              </w:r>
            </w:ins>
          </w:p>
        </w:tc>
      </w:tr>
      <w:tr w:rsidR="00BB7B7B" w14:paraId="54C5F0ED" w14:textId="77777777" w:rsidTr="00BB7B7B">
        <w:trPr>
          <w:ins w:id="1947" w:author="David Conklin" w:date="2021-01-06T11:15:00Z"/>
        </w:trPr>
        <w:tc>
          <w:tcPr>
            <w:tcW w:w="0" w:type="auto"/>
          </w:tcPr>
          <w:p w14:paraId="29DEF2FF" w14:textId="77777777" w:rsidR="00BB7B7B" w:rsidRDefault="00BB7B7B" w:rsidP="00BB7B7B">
            <w:pPr>
              <w:rPr>
                <w:ins w:id="1948" w:author="David Conklin" w:date="2021-01-06T11:15:00Z"/>
              </w:rPr>
            </w:pPr>
            <w:ins w:id="1949" w:author="David Conklin" w:date="2021-01-06T11:15:00Z">
              <w:r>
                <w:t>wells</w:t>
              </w:r>
            </w:ins>
          </w:p>
        </w:tc>
        <w:tc>
          <w:tcPr>
            <w:tcW w:w="0" w:type="auto"/>
          </w:tcPr>
          <w:p w14:paraId="691CD875" w14:textId="77777777" w:rsidR="00BB7B7B" w:rsidRDefault="00BB7B7B" w:rsidP="00BB7B7B">
            <w:pPr>
              <w:jc w:val="right"/>
              <w:rPr>
                <w:ins w:id="1950" w:author="David Conklin" w:date="2021-01-06T11:15:00Z"/>
              </w:rPr>
            </w:pPr>
            <w:ins w:id="1951" w:author="David Conklin" w:date="2021-01-06T11:15:00Z">
              <w:r>
                <w:t>11</w:t>
              </w:r>
            </w:ins>
          </w:p>
        </w:tc>
        <w:tc>
          <w:tcPr>
            <w:tcW w:w="0" w:type="auto"/>
          </w:tcPr>
          <w:p w14:paraId="12A8E6B6" w14:textId="77777777" w:rsidR="00BB7B7B" w:rsidRDefault="00BB7B7B" w:rsidP="00BB7B7B">
            <w:pPr>
              <w:jc w:val="right"/>
              <w:rPr>
                <w:ins w:id="1952" w:author="David Conklin" w:date="2021-01-06T11:15:00Z"/>
              </w:rPr>
            </w:pPr>
            <w:ins w:id="1953" w:author="David Conklin" w:date="2021-01-06T11:15:00Z">
              <w:r>
                <w:t>0.5%</w:t>
              </w:r>
            </w:ins>
          </w:p>
        </w:tc>
        <w:tc>
          <w:tcPr>
            <w:tcW w:w="0" w:type="auto"/>
          </w:tcPr>
          <w:p w14:paraId="74A77E4D" w14:textId="77777777" w:rsidR="00BB7B7B" w:rsidRDefault="00BB7B7B" w:rsidP="00BB7B7B">
            <w:pPr>
              <w:jc w:val="right"/>
              <w:rPr>
                <w:ins w:id="1954" w:author="David Conklin" w:date="2021-01-06T11:15:00Z"/>
              </w:rPr>
            </w:pPr>
          </w:p>
        </w:tc>
        <w:tc>
          <w:tcPr>
            <w:tcW w:w="0" w:type="auto"/>
          </w:tcPr>
          <w:p w14:paraId="58A533ED" w14:textId="77777777" w:rsidR="00BB7B7B" w:rsidRDefault="00BB7B7B" w:rsidP="00BB7B7B">
            <w:pPr>
              <w:rPr>
                <w:ins w:id="1955" w:author="David Conklin" w:date="2021-01-06T11:15:00Z"/>
              </w:rPr>
            </w:pPr>
          </w:p>
        </w:tc>
      </w:tr>
      <w:tr w:rsidR="00BB7B7B" w14:paraId="5AD17C65" w14:textId="77777777" w:rsidTr="00BB7B7B">
        <w:trPr>
          <w:ins w:id="1956" w:author="David Conklin" w:date="2021-01-06T11:15:00Z"/>
        </w:trPr>
        <w:tc>
          <w:tcPr>
            <w:tcW w:w="0" w:type="auto"/>
          </w:tcPr>
          <w:p w14:paraId="48B8882B" w14:textId="77777777" w:rsidR="00BB7B7B" w:rsidRDefault="00BB7B7B" w:rsidP="00BB7B7B">
            <w:pPr>
              <w:rPr>
                <w:ins w:id="1957" w:author="David Conklin" w:date="2021-01-06T11:15:00Z"/>
              </w:rPr>
            </w:pPr>
            <w:ins w:id="1958" w:author="David Conklin" w:date="2021-01-06T11:15:00Z">
              <w:r>
                <w:t>added by model</w:t>
              </w:r>
            </w:ins>
          </w:p>
        </w:tc>
        <w:tc>
          <w:tcPr>
            <w:tcW w:w="0" w:type="auto"/>
          </w:tcPr>
          <w:p w14:paraId="6A4CABD1" w14:textId="08FBF13A" w:rsidR="00BB7B7B" w:rsidRDefault="00BB7B7B" w:rsidP="00BB7B7B">
            <w:pPr>
              <w:jc w:val="right"/>
              <w:rPr>
                <w:ins w:id="1959" w:author="David Conklin" w:date="2021-01-06T11:15:00Z"/>
              </w:rPr>
            </w:pPr>
            <w:ins w:id="1960" w:author="David Conklin" w:date="2021-01-06T11:17:00Z">
              <w:r>
                <w:t>6</w:t>
              </w:r>
            </w:ins>
          </w:p>
        </w:tc>
        <w:tc>
          <w:tcPr>
            <w:tcW w:w="0" w:type="auto"/>
          </w:tcPr>
          <w:p w14:paraId="1A6854BC" w14:textId="083B4F35" w:rsidR="00BB7B7B" w:rsidRDefault="00BB7B7B" w:rsidP="00BB7B7B">
            <w:pPr>
              <w:jc w:val="right"/>
              <w:rPr>
                <w:ins w:id="1961" w:author="David Conklin" w:date="2021-01-06T11:15:00Z"/>
              </w:rPr>
            </w:pPr>
            <w:ins w:id="1962" w:author="David Conklin" w:date="2021-01-06T11:15:00Z">
              <w:r>
                <w:t>0.</w:t>
              </w:r>
            </w:ins>
            <w:ins w:id="1963" w:author="David Conklin" w:date="2021-01-06T11:20:00Z">
              <w:r>
                <w:t>3</w:t>
              </w:r>
            </w:ins>
            <w:ins w:id="1964" w:author="David Conklin" w:date="2021-01-06T11:15:00Z">
              <w:r>
                <w:t>%</w:t>
              </w:r>
            </w:ins>
          </w:p>
        </w:tc>
        <w:tc>
          <w:tcPr>
            <w:tcW w:w="0" w:type="auto"/>
          </w:tcPr>
          <w:p w14:paraId="2F8761AD" w14:textId="77777777" w:rsidR="00BB7B7B" w:rsidRDefault="00BB7B7B" w:rsidP="00BB7B7B">
            <w:pPr>
              <w:jc w:val="right"/>
              <w:rPr>
                <w:ins w:id="1965" w:author="David Conklin" w:date="2021-01-06T11:15:00Z"/>
              </w:rPr>
            </w:pPr>
          </w:p>
        </w:tc>
        <w:tc>
          <w:tcPr>
            <w:tcW w:w="0" w:type="auto"/>
          </w:tcPr>
          <w:p w14:paraId="77BAF838" w14:textId="77777777" w:rsidR="00BB7B7B" w:rsidRDefault="00BB7B7B" w:rsidP="00BB7B7B">
            <w:pPr>
              <w:rPr>
                <w:ins w:id="1966" w:author="David Conklin" w:date="2021-01-06T11:15:00Z"/>
              </w:rPr>
            </w:pPr>
          </w:p>
        </w:tc>
      </w:tr>
      <w:tr w:rsidR="00BB7B7B" w14:paraId="5672B497" w14:textId="77777777" w:rsidTr="00BB7B7B">
        <w:trPr>
          <w:ins w:id="1967" w:author="David Conklin" w:date="2021-01-06T11:15:00Z"/>
        </w:trPr>
        <w:tc>
          <w:tcPr>
            <w:tcW w:w="0" w:type="auto"/>
          </w:tcPr>
          <w:p w14:paraId="319E18DE" w14:textId="77777777" w:rsidR="00BB7B7B" w:rsidRDefault="00BB7B7B" w:rsidP="00BB7B7B">
            <w:pPr>
              <w:jc w:val="right"/>
              <w:rPr>
                <w:ins w:id="1968" w:author="David Conklin" w:date="2021-01-06T11:15:00Z"/>
              </w:rPr>
            </w:pPr>
            <w:ins w:id="1969" w:author="David Conklin" w:date="2021-01-06T11:15:00Z">
              <w:r>
                <w:t>total in</w:t>
              </w:r>
            </w:ins>
          </w:p>
        </w:tc>
        <w:tc>
          <w:tcPr>
            <w:tcW w:w="0" w:type="auto"/>
          </w:tcPr>
          <w:p w14:paraId="192CBEE3" w14:textId="12BB576D" w:rsidR="00BB7B7B" w:rsidRDefault="00BB7B7B" w:rsidP="00BB7B7B">
            <w:pPr>
              <w:jc w:val="right"/>
              <w:rPr>
                <w:ins w:id="1970" w:author="David Conklin" w:date="2021-01-06T11:15:00Z"/>
              </w:rPr>
            </w:pPr>
            <w:ins w:id="1971" w:author="David Conklin" w:date="2021-01-06T11:15:00Z">
              <w:r>
                <w:t>2</w:t>
              </w:r>
            </w:ins>
            <w:ins w:id="1972" w:author="David Conklin" w:date="2021-01-06T11:18:00Z">
              <w:r>
                <w:t>207</w:t>
              </w:r>
            </w:ins>
          </w:p>
        </w:tc>
        <w:tc>
          <w:tcPr>
            <w:tcW w:w="0" w:type="auto"/>
          </w:tcPr>
          <w:p w14:paraId="64A3D3D1" w14:textId="77777777" w:rsidR="00BB7B7B" w:rsidRDefault="00BB7B7B" w:rsidP="00BB7B7B">
            <w:pPr>
              <w:jc w:val="right"/>
              <w:rPr>
                <w:ins w:id="1973" w:author="David Conklin" w:date="2021-01-06T11:15:00Z"/>
              </w:rPr>
            </w:pPr>
            <w:ins w:id="1974" w:author="David Conklin" w:date="2021-01-06T11:15:00Z">
              <w:r>
                <w:t>100.0%</w:t>
              </w:r>
            </w:ins>
          </w:p>
        </w:tc>
        <w:tc>
          <w:tcPr>
            <w:tcW w:w="0" w:type="auto"/>
          </w:tcPr>
          <w:p w14:paraId="7C01F275" w14:textId="77777777" w:rsidR="00BB7B7B" w:rsidRDefault="00BB7B7B" w:rsidP="00BB7B7B">
            <w:pPr>
              <w:jc w:val="right"/>
              <w:rPr>
                <w:ins w:id="1975" w:author="David Conklin" w:date="2021-01-06T11:15:00Z"/>
              </w:rPr>
            </w:pPr>
          </w:p>
        </w:tc>
        <w:tc>
          <w:tcPr>
            <w:tcW w:w="0" w:type="auto"/>
          </w:tcPr>
          <w:p w14:paraId="71BF642B" w14:textId="77777777" w:rsidR="00BB7B7B" w:rsidRDefault="00BB7B7B" w:rsidP="00BB7B7B">
            <w:pPr>
              <w:rPr>
                <w:ins w:id="1976" w:author="David Conklin" w:date="2021-01-06T11:15:00Z"/>
              </w:rPr>
            </w:pPr>
          </w:p>
        </w:tc>
      </w:tr>
      <w:tr w:rsidR="00BB7B7B" w14:paraId="7C24693B" w14:textId="77777777" w:rsidTr="00BB7B7B">
        <w:trPr>
          <w:ins w:id="1977" w:author="David Conklin" w:date="2021-01-06T11:15:00Z"/>
        </w:trPr>
        <w:tc>
          <w:tcPr>
            <w:tcW w:w="0" w:type="auto"/>
          </w:tcPr>
          <w:p w14:paraId="0986DF26" w14:textId="77777777" w:rsidR="00BB7B7B" w:rsidRDefault="00BB7B7B" w:rsidP="00BB7B7B">
            <w:pPr>
              <w:jc w:val="right"/>
              <w:rPr>
                <w:ins w:id="1978" w:author="David Conklin" w:date="2021-01-06T11:15:00Z"/>
              </w:rPr>
            </w:pPr>
          </w:p>
        </w:tc>
        <w:tc>
          <w:tcPr>
            <w:tcW w:w="0" w:type="auto"/>
          </w:tcPr>
          <w:p w14:paraId="162B6390" w14:textId="77777777" w:rsidR="00BB7B7B" w:rsidRDefault="00BB7B7B" w:rsidP="00BB7B7B">
            <w:pPr>
              <w:jc w:val="right"/>
              <w:rPr>
                <w:ins w:id="1979" w:author="David Conklin" w:date="2021-01-06T11:15:00Z"/>
              </w:rPr>
            </w:pPr>
          </w:p>
        </w:tc>
        <w:tc>
          <w:tcPr>
            <w:tcW w:w="0" w:type="auto"/>
          </w:tcPr>
          <w:p w14:paraId="19974BFA" w14:textId="77777777" w:rsidR="00BB7B7B" w:rsidRDefault="00BB7B7B" w:rsidP="00BB7B7B">
            <w:pPr>
              <w:jc w:val="right"/>
              <w:rPr>
                <w:ins w:id="1980" w:author="David Conklin" w:date="2021-01-06T11:15:00Z"/>
              </w:rPr>
            </w:pPr>
          </w:p>
        </w:tc>
        <w:tc>
          <w:tcPr>
            <w:tcW w:w="0" w:type="auto"/>
          </w:tcPr>
          <w:p w14:paraId="5C4A864B" w14:textId="77777777" w:rsidR="00BB7B7B" w:rsidRDefault="00BB7B7B" w:rsidP="00BB7B7B">
            <w:pPr>
              <w:jc w:val="right"/>
              <w:rPr>
                <w:ins w:id="1981" w:author="David Conklin" w:date="2021-01-06T11:15:00Z"/>
              </w:rPr>
            </w:pPr>
          </w:p>
        </w:tc>
        <w:tc>
          <w:tcPr>
            <w:tcW w:w="0" w:type="auto"/>
          </w:tcPr>
          <w:p w14:paraId="320EC83C" w14:textId="77777777" w:rsidR="00BB7B7B" w:rsidRDefault="00BB7B7B" w:rsidP="00BB7B7B">
            <w:pPr>
              <w:rPr>
                <w:ins w:id="1982" w:author="David Conklin" w:date="2021-01-06T11:15:00Z"/>
              </w:rPr>
            </w:pPr>
          </w:p>
        </w:tc>
      </w:tr>
      <w:tr w:rsidR="00BB7B7B" w14:paraId="6C2B5859" w14:textId="77777777" w:rsidTr="00BB7B7B">
        <w:trPr>
          <w:ins w:id="1983" w:author="David Conklin" w:date="2021-01-06T11:15:00Z"/>
        </w:trPr>
        <w:tc>
          <w:tcPr>
            <w:tcW w:w="0" w:type="auto"/>
          </w:tcPr>
          <w:p w14:paraId="1BE5E88F" w14:textId="77777777" w:rsidR="00BB7B7B" w:rsidRPr="00036F50" w:rsidRDefault="00BB7B7B" w:rsidP="00BB7B7B">
            <w:pPr>
              <w:jc w:val="center"/>
              <w:rPr>
                <w:ins w:id="1984" w:author="David Conklin" w:date="2021-01-06T11:15:00Z"/>
                <w:b/>
                <w:bCs/>
              </w:rPr>
            </w:pPr>
            <w:ins w:id="1985" w:author="David Conklin" w:date="2021-01-06T11:15:00Z">
              <w:r w:rsidRPr="00036F50">
                <w:rPr>
                  <w:b/>
                  <w:bCs/>
                </w:rPr>
                <w:t>Outputs</w:t>
              </w:r>
            </w:ins>
          </w:p>
        </w:tc>
        <w:tc>
          <w:tcPr>
            <w:tcW w:w="0" w:type="auto"/>
          </w:tcPr>
          <w:p w14:paraId="5E176D9F" w14:textId="77777777" w:rsidR="00BB7B7B" w:rsidRDefault="00BB7B7B" w:rsidP="00BB7B7B">
            <w:pPr>
              <w:jc w:val="right"/>
              <w:rPr>
                <w:ins w:id="1986" w:author="David Conklin" w:date="2021-01-06T11:15:00Z"/>
              </w:rPr>
            </w:pPr>
            <w:ins w:id="1987" w:author="David Conklin" w:date="2021-01-06T11:15:00Z">
              <w:r>
                <w:t>annual mmH2O</w:t>
              </w:r>
            </w:ins>
          </w:p>
        </w:tc>
        <w:tc>
          <w:tcPr>
            <w:tcW w:w="0" w:type="auto"/>
          </w:tcPr>
          <w:p w14:paraId="43D54507" w14:textId="77777777" w:rsidR="00BB7B7B" w:rsidRDefault="00BB7B7B" w:rsidP="00BB7B7B">
            <w:pPr>
              <w:jc w:val="right"/>
              <w:rPr>
                <w:ins w:id="1988" w:author="David Conklin" w:date="2021-01-06T11:15:00Z"/>
              </w:rPr>
            </w:pPr>
            <w:ins w:id="1989" w:author="David Conklin" w:date="2021-01-06T11:15:00Z">
              <w:r>
                <w:t>% of precipitation</w:t>
              </w:r>
            </w:ins>
          </w:p>
        </w:tc>
        <w:tc>
          <w:tcPr>
            <w:tcW w:w="0" w:type="auto"/>
          </w:tcPr>
          <w:p w14:paraId="67C5F655" w14:textId="77777777" w:rsidR="00BB7B7B" w:rsidRDefault="00BB7B7B" w:rsidP="00BB7B7B">
            <w:pPr>
              <w:jc w:val="right"/>
              <w:rPr>
                <w:ins w:id="1990" w:author="David Conklin" w:date="2021-01-06T11:15:00Z"/>
              </w:rPr>
            </w:pPr>
            <w:ins w:id="1991" w:author="David Conklin" w:date="2021-01-06T11:15:00Z">
              <w:r>
                <w:t>cms</w:t>
              </w:r>
            </w:ins>
          </w:p>
        </w:tc>
        <w:tc>
          <w:tcPr>
            <w:tcW w:w="0" w:type="auto"/>
          </w:tcPr>
          <w:p w14:paraId="3087FE16" w14:textId="77777777" w:rsidR="00BB7B7B" w:rsidRDefault="00BB7B7B" w:rsidP="00BB7B7B">
            <w:pPr>
              <w:rPr>
                <w:ins w:id="1992" w:author="David Conklin" w:date="2021-01-06T11:15:00Z"/>
              </w:rPr>
            </w:pPr>
            <w:ins w:id="1993" w:author="David Conklin" w:date="2021-01-06T11:15:00Z">
              <w:r>
                <w:t>% of basin discharge</w:t>
              </w:r>
            </w:ins>
          </w:p>
        </w:tc>
      </w:tr>
      <w:tr w:rsidR="00BB7B7B" w14:paraId="2E11FA69" w14:textId="77777777" w:rsidTr="00BB7B7B">
        <w:trPr>
          <w:ins w:id="1994" w:author="David Conklin" w:date="2021-01-06T11:15:00Z"/>
        </w:trPr>
        <w:tc>
          <w:tcPr>
            <w:tcW w:w="0" w:type="auto"/>
          </w:tcPr>
          <w:p w14:paraId="55E93DAD" w14:textId="77777777" w:rsidR="00BB7B7B" w:rsidRDefault="00BB7B7B" w:rsidP="00BB7B7B">
            <w:pPr>
              <w:rPr>
                <w:ins w:id="1995" w:author="David Conklin" w:date="2021-01-06T11:15:00Z"/>
              </w:rPr>
            </w:pPr>
            <w:ins w:id="1996" w:author="David Conklin" w:date="2021-01-06T11:15:00Z">
              <w:r>
                <w:t>basin discharge</w:t>
              </w:r>
            </w:ins>
          </w:p>
        </w:tc>
        <w:tc>
          <w:tcPr>
            <w:tcW w:w="0" w:type="auto"/>
          </w:tcPr>
          <w:p w14:paraId="6FEFECB0" w14:textId="43365CD1" w:rsidR="00BB7B7B" w:rsidRDefault="00BB7B7B" w:rsidP="00BB7B7B">
            <w:pPr>
              <w:jc w:val="right"/>
              <w:rPr>
                <w:ins w:id="1997" w:author="David Conklin" w:date="2021-01-06T11:15:00Z"/>
              </w:rPr>
            </w:pPr>
            <w:ins w:id="1998" w:author="David Conklin" w:date="2021-01-06T11:15:00Z">
              <w:r>
                <w:t>145</w:t>
              </w:r>
            </w:ins>
            <w:ins w:id="1999" w:author="David Conklin" w:date="2021-01-06T11:22:00Z">
              <w:r>
                <w:t>9</w:t>
              </w:r>
            </w:ins>
          </w:p>
        </w:tc>
        <w:tc>
          <w:tcPr>
            <w:tcW w:w="0" w:type="auto"/>
          </w:tcPr>
          <w:p w14:paraId="625809C8" w14:textId="40A20763" w:rsidR="00BB7B7B" w:rsidRDefault="00BB7B7B" w:rsidP="00BB7B7B">
            <w:pPr>
              <w:jc w:val="right"/>
              <w:rPr>
                <w:ins w:id="2000" w:author="David Conklin" w:date="2021-01-06T11:15:00Z"/>
              </w:rPr>
            </w:pPr>
            <w:ins w:id="2001" w:author="David Conklin" w:date="2021-01-06T11:15:00Z">
              <w:r>
                <w:t>7</w:t>
              </w:r>
            </w:ins>
            <w:ins w:id="2002" w:author="David Conklin" w:date="2021-01-06T11:31:00Z">
              <w:r w:rsidR="00B752C4">
                <w:t>7.2</w:t>
              </w:r>
            </w:ins>
            <w:ins w:id="2003" w:author="David Conklin" w:date="2021-01-06T11:15:00Z">
              <w:r>
                <w:t>%</w:t>
              </w:r>
            </w:ins>
          </w:p>
        </w:tc>
        <w:tc>
          <w:tcPr>
            <w:tcW w:w="0" w:type="auto"/>
          </w:tcPr>
          <w:p w14:paraId="667C2295" w14:textId="77777777" w:rsidR="00BB7B7B" w:rsidRDefault="00BB7B7B" w:rsidP="00BB7B7B">
            <w:pPr>
              <w:jc w:val="right"/>
              <w:rPr>
                <w:ins w:id="2004" w:author="David Conklin" w:date="2021-01-06T11:15:00Z"/>
              </w:rPr>
            </w:pPr>
            <w:ins w:id="2005" w:author="David Conklin" w:date="2021-01-06T11:15:00Z">
              <w:r>
                <w:t>152.7</w:t>
              </w:r>
            </w:ins>
          </w:p>
        </w:tc>
        <w:tc>
          <w:tcPr>
            <w:tcW w:w="0" w:type="auto"/>
          </w:tcPr>
          <w:p w14:paraId="4347A1AB" w14:textId="77777777" w:rsidR="00BB7B7B" w:rsidRDefault="00BB7B7B" w:rsidP="00BB7B7B">
            <w:pPr>
              <w:jc w:val="right"/>
              <w:rPr>
                <w:ins w:id="2006" w:author="David Conklin" w:date="2021-01-06T11:15:00Z"/>
              </w:rPr>
            </w:pPr>
            <w:ins w:id="2007" w:author="David Conklin" w:date="2021-01-06T11:15:00Z">
              <w:r>
                <w:t>100.0 %</w:t>
              </w:r>
            </w:ins>
          </w:p>
        </w:tc>
      </w:tr>
      <w:tr w:rsidR="00BB7B7B" w14:paraId="763589CE" w14:textId="77777777" w:rsidTr="00BB7B7B">
        <w:trPr>
          <w:ins w:id="2008" w:author="David Conklin" w:date="2021-01-06T11:15:00Z"/>
        </w:trPr>
        <w:tc>
          <w:tcPr>
            <w:tcW w:w="0" w:type="auto"/>
          </w:tcPr>
          <w:p w14:paraId="02C04718" w14:textId="77777777" w:rsidR="00BB7B7B" w:rsidRDefault="00BB7B7B" w:rsidP="00BB7B7B">
            <w:pPr>
              <w:rPr>
                <w:ins w:id="2009" w:author="David Conklin" w:date="2021-01-06T11:15:00Z"/>
              </w:rPr>
            </w:pPr>
            <w:ins w:id="2010" w:author="David Conklin" w:date="2021-01-06T11:15:00Z">
              <w:r>
                <w:t>evapotranspiration</w:t>
              </w:r>
            </w:ins>
          </w:p>
        </w:tc>
        <w:tc>
          <w:tcPr>
            <w:tcW w:w="0" w:type="auto"/>
          </w:tcPr>
          <w:p w14:paraId="257418FF" w14:textId="07AADDB6" w:rsidR="00BB7B7B" w:rsidRDefault="00BB7B7B" w:rsidP="00BB7B7B">
            <w:pPr>
              <w:jc w:val="right"/>
              <w:rPr>
                <w:ins w:id="2011" w:author="David Conklin" w:date="2021-01-06T11:15:00Z"/>
              </w:rPr>
            </w:pPr>
            <w:ins w:id="2012" w:author="David Conklin" w:date="2021-01-06T11:15:00Z">
              <w:r>
                <w:t>6</w:t>
              </w:r>
            </w:ins>
            <w:ins w:id="2013" w:author="David Conklin" w:date="2021-01-06T11:22:00Z">
              <w:r>
                <w:t>74</w:t>
              </w:r>
            </w:ins>
          </w:p>
        </w:tc>
        <w:tc>
          <w:tcPr>
            <w:tcW w:w="0" w:type="auto"/>
          </w:tcPr>
          <w:p w14:paraId="71EFA7BB" w14:textId="5DB95406" w:rsidR="00BB7B7B" w:rsidRDefault="00BB7B7B" w:rsidP="00BB7B7B">
            <w:pPr>
              <w:jc w:val="right"/>
              <w:rPr>
                <w:ins w:id="2014" w:author="David Conklin" w:date="2021-01-06T11:15:00Z"/>
              </w:rPr>
            </w:pPr>
            <w:ins w:id="2015" w:author="David Conklin" w:date="2021-01-06T11:15:00Z">
              <w:r>
                <w:t>3</w:t>
              </w:r>
            </w:ins>
            <w:ins w:id="2016" w:author="David Conklin" w:date="2021-01-06T11:32:00Z">
              <w:r w:rsidR="00B752C4">
                <w:t>5.7</w:t>
              </w:r>
            </w:ins>
            <w:ins w:id="2017" w:author="David Conklin" w:date="2021-01-06T11:15:00Z">
              <w:r>
                <w:t>%</w:t>
              </w:r>
            </w:ins>
          </w:p>
        </w:tc>
        <w:tc>
          <w:tcPr>
            <w:tcW w:w="0" w:type="auto"/>
          </w:tcPr>
          <w:p w14:paraId="1202B183" w14:textId="77777777" w:rsidR="00BB7B7B" w:rsidRDefault="00BB7B7B" w:rsidP="00BB7B7B">
            <w:pPr>
              <w:jc w:val="right"/>
              <w:rPr>
                <w:ins w:id="2018" w:author="David Conklin" w:date="2021-01-06T11:15:00Z"/>
              </w:rPr>
            </w:pPr>
          </w:p>
        </w:tc>
        <w:tc>
          <w:tcPr>
            <w:tcW w:w="0" w:type="auto"/>
          </w:tcPr>
          <w:p w14:paraId="0C60BCBE" w14:textId="071888BF" w:rsidR="00BB7B7B" w:rsidRDefault="00BB7B7B" w:rsidP="00BB7B7B">
            <w:pPr>
              <w:jc w:val="right"/>
              <w:rPr>
                <w:ins w:id="2019" w:author="David Conklin" w:date="2021-01-06T11:15:00Z"/>
              </w:rPr>
            </w:pPr>
            <w:ins w:id="2020" w:author="David Conklin" w:date="2021-01-06T11:15:00Z">
              <w:r>
                <w:t>4</w:t>
              </w:r>
            </w:ins>
            <w:ins w:id="2021" w:author="David Conklin" w:date="2021-01-06T11:33:00Z">
              <w:r w:rsidR="00B752C4">
                <w:t>6.2</w:t>
              </w:r>
            </w:ins>
            <w:ins w:id="2022" w:author="David Conklin" w:date="2021-01-06T11:15:00Z">
              <w:r>
                <w:t>%</w:t>
              </w:r>
            </w:ins>
          </w:p>
        </w:tc>
      </w:tr>
      <w:tr w:rsidR="00BB7B7B" w14:paraId="5D1A57FF" w14:textId="77777777" w:rsidTr="00BB7B7B">
        <w:trPr>
          <w:ins w:id="2023" w:author="David Conklin" w:date="2021-01-06T11:15:00Z"/>
        </w:trPr>
        <w:tc>
          <w:tcPr>
            <w:tcW w:w="0" w:type="auto"/>
          </w:tcPr>
          <w:p w14:paraId="7EF49A4B" w14:textId="77777777" w:rsidR="00BB7B7B" w:rsidRDefault="00BB7B7B" w:rsidP="00BB7B7B">
            <w:pPr>
              <w:rPr>
                <w:ins w:id="2024" w:author="David Conklin" w:date="2021-01-06T11:15:00Z"/>
              </w:rPr>
            </w:pPr>
            <w:ins w:id="2025" w:author="David Conklin" w:date="2021-01-06T11:15:00Z">
              <w:r>
                <w:t>snow “evaporation”</w:t>
              </w:r>
            </w:ins>
          </w:p>
        </w:tc>
        <w:tc>
          <w:tcPr>
            <w:tcW w:w="0" w:type="auto"/>
          </w:tcPr>
          <w:p w14:paraId="08D03632" w14:textId="77CF71C8" w:rsidR="00BB7B7B" w:rsidRDefault="00BB7B7B" w:rsidP="00BB7B7B">
            <w:pPr>
              <w:jc w:val="right"/>
              <w:rPr>
                <w:ins w:id="2026" w:author="David Conklin" w:date="2021-01-06T11:15:00Z"/>
              </w:rPr>
            </w:pPr>
            <w:ins w:id="2027" w:author="David Conklin" w:date="2021-01-06T11:15:00Z">
              <w:r>
                <w:t>8</w:t>
              </w:r>
            </w:ins>
            <w:ins w:id="2028" w:author="David Conklin" w:date="2021-01-06T11:23:00Z">
              <w:r>
                <w:t>2</w:t>
              </w:r>
            </w:ins>
          </w:p>
        </w:tc>
        <w:tc>
          <w:tcPr>
            <w:tcW w:w="0" w:type="auto"/>
          </w:tcPr>
          <w:p w14:paraId="36BBD4E3" w14:textId="11A867BF" w:rsidR="00BB7B7B" w:rsidRDefault="00BB7B7B" w:rsidP="00BB7B7B">
            <w:pPr>
              <w:jc w:val="right"/>
              <w:rPr>
                <w:ins w:id="2029" w:author="David Conklin" w:date="2021-01-06T11:15:00Z"/>
              </w:rPr>
            </w:pPr>
            <w:ins w:id="2030" w:author="David Conklin" w:date="2021-01-06T11:15:00Z">
              <w:r>
                <w:t>4.</w:t>
              </w:r>
            </w:ins>
            <w:ins w:id="2031" w:author="David Conklin" w:date="2021-01-06T11:32:00Z">
              <w:r w:rsidR="00B752C4">
                <w:t>3</w:t>
              </w:r>
            </w:ins>
            <w:ins w:id="2032" w:author="David Conklin" w:date="2021-01-06T11:15:00Z">
              <w:r>
                <w:t>%</w:t>
              </w:r>
            </w:ins>
          </w:p>
        </w:tc>
        <w:tc>
          <w:tcPr>
            <w:tcW w:w="0" w:type="auto"/>
          </w:tcPr>
          <w:p w14:paraId="5EE2CF32" w14:textId="77777777" w:rsidR="00BB7B7B" w:rsidRDefault="00BB7B7B" w:rsidP="00BB7B7B">
            <w:pPr>
              <w:jc w:val="right"/>
              <w:rPr>
                <w:ins w:id="2033" w:author="David Conklin" w:date="2021-01-06T11:15:00Z"/>
              </w:rPr>
            </w:pPr>
          </w:p>
        </w:tc>
        <w:tc>
          <w:tcPr>
            <w:tcW w:w="0" w:type="auto"/>
          </w:tcPr>
          <w:p w14:paraId="3E339CFC" w14:textId="649DA836" w:rsidR="00BB7B7B" w:rsidRDefault="00BB7B7B" w:rsidP="00B752C4">
            <w:pPr>
              <w:jc w:val="right"/>
              <w:rPr>
                <w:ins w:id="2034" w:author="David Conklin" w:date="2021-01-06T11:15:00Z"/>
              </w:rPr>
              <w:pPrChange w:id="2035" w:author="David Conklin" w:date="2021-01-06T11:34:00Z">
                <w:pPr>
                  <w:jc w:val="right"/>
                </w:pPr>
              </w:pPrChange>
            </w:pPr>
            <w:ins w:id="2036" w:author="David Conklin" w:date="2021-01-06T11:15:00Z">
              <w:r>
                <w:t>5.</w:t>
              </w:r>
            </w:ins>
            <w:ins w:id="2037" w:author="David Conklin" w:date="2021-01-06T11:33:00Z">
              <w:r w:rsidR="00B752C4">
                <w:t>6</w:t>
              </w:r>
            </w:ins>
            <w:ins w:id="2038" w:author="David Conklin" w:date="2021-01-06T11:15:00Z">
              <w:r>
                <w:t>%</w:t>
              </w:r>
            </w:ins>
          </w:p>
        </w:tc>
      </w:tr>
      <w:tr w:rsidR="00BB7B7B" w14:paraId="64420108" w14:textId="77777777" w:rsidTr="00BB7B7B">
        <w:trPr>
          <w:ins w:id="2039" w:author="David Conklin" w:date="2021-01-06T11:15:00Z"/>
        </w:trPr>
        <w:tc>
          <w:tcPr>
            <w:tcW w:w="0" w:type="auto"/>
          </w:tcPr>
          <w:p w14:paraId="56AEB36B" w14:textId="77777777" w:rsidR="00BB7B7B" w:rsidRDefault="00BB7B7B" w:rsidP="00BB7B7B">
            <w:pPr>
              <w:rPr>
                <w:ins w:id="2040" w:author="David Conklin" w:date="2021-01-06T11:15:00Z"/>
              </w:rPr>
            </w:pPr>
            <w:ins w:id="2041" w:author="David Conklin" w:date="2021-01-06T11:15:00Z">
              <w:r>
                <w:t>piped out</w:t>
              </w:r>
            </w:ins>
          </w:p>
        </w:tc>
        <w:tc>
          <w:tcPr>
            <w:tcW w:w="0" w:type="auto"/>
          </w:tcPr>
          <w:p w14:paraId="0725EB4A" w14:textId="77777777" w:rsidR="00BB7B7B" w:rsidRDefault="00BB7B7B" w:rsidP="00BB7B7B">
            <w:pPr>
              <w:jc w:val="right"/>
              <w:rPr>
                <w:ins w:id="2042" w:author="David Conklin" w:date="2021-01-06T11:15:00Z"/>
              </w:rPr>
            </w:pPr>
            <w:ins w:id="2043" w:author="David Conklin" w:date="2021-01-06T11:15:00Z">
              <w:r>
                <w:t>8</w:t>
              </w:r>
            </w:ins>
          </w:p>
        </w:tc>
        <w:tc>
          <w:tcPr>
            <w:tcW w:w="0" w:type="auto"/>
          </w:tcPr>
          <w:p w14:paraId="54C01A12" w14:textId="273E8656" w:rsidR="00BB7B7B" w:rsidRDefault="00BB7B7B" w:rsidP="00BB7B7B">
            <w:pPr>
              <w:jc w:val="right"/>
              <w:rPr>
                <w:ins w:id="2044" w:author="David Conklin" w:date="2021-01-06T11:15:00Z"/>
              </w:rPr>
            </w:pPr>
            <w:ins w:id="2045" w:author="David Conklin" w:date="2021-01-06T11:15:00Z">
              <w:r>
                <w:t>0.</w:t>
              </w:r>
            </w:ins>
            <w:ins w:id="2046" w:author="David Conklin" w:date="2021-01-06T11:32:00Z">
              <w:r w:rsidR="00B752C4">
                <w:t>5</w:t>
              </w:r>
            </w:ins>
            <w:ins w:id="2047" w:author="David Conklin" w:date="2021-01-06T11:15:00Z">
              <w:r>
                <w:t>%</w:t>
              </w:r>
            </w:ins>
          </w:p>
        </w:tc>
        <w:tc>
          <w:tcPr>
            <w:tcW w:w="0" w:type="auto"/>
          </w:tcPr>
          <w:p w14:paraId="68B51A79" w14:textId="77777777" w:rsidR="00BB7B7B" w:rsidRDefault="00BB7B7B" w:rsidP="00BB7B7B">
            <w:pPr>
              <w:jc w:val="right"/>
              <w:rPr>
                <w:ins w:id="2048" w:author="David Conklin" w:date="2021-01-06T11:15:00Z"/>
              </w:rPr>
            </w:pPr>
          </w:p>
        </w:tc>
        <w:tc>
          <w:tcPr>
            <w:tcW w:w="0" w:type="auto"/>
          </w:tcPr>
          <w:p w14:paraId="06C5906B" w14:textId="4CF682E3" w:rsidR="00BB7B7B" w:rsidRDefault="00B752C4" w:rsidP="00BB7B7B">
            <w:pPr>
              <w:jc w:val="right"/>
              <w:rPr>
                <w:ins w:id="2049" w:author="David Conklin" w:date="2021-01-06T11:15:00Z"/>
              </w:rPr>
            </w:pPr>
            <w:ins w:id="2050" w:author="David Conklin" w:date="2021-01-06T11:34:00Z">
              <w:r>
                <w:t>0.5%</w:t>
              </w:r>
            </w:ins>
          </w:p>
        </w:tc>
      </w:tr>
      <w:tr w:rsidR="00BB7B7B" w14:paraId="5D4E359D" w14:textId="77777777" w:rsidTr="00BB7B7B">
        <w:trPr>
          <w:ins w:id="2051" w:author="David Conklin" w:date="2021-01-06T11:15:00Z"/>
        </w:trPr>
        <w:tc>
          <w:tcPr>
            <w:tcW w:w="0" w:type="auto"/>
          </w:tcPr>
          <w:p w14:paraId="532E7788" w14:textId="77777777" w:rsidR="00BB7B7B" w:rsidRDefault="00BB7B7B" w:rsidP="00BB7B7B">
            <w:pPr>
              <w:jc w:val="right"/>
              <w:rPr>
                <w:ins w:id="2052" w:author="David Conklin" w:date="2021-01-06T11:15:00Z"/>
              </w:rPr>
            </w:pPr>
            <w:ins w:id="2053" w:author="David Conklin" w:date="2021-01-06T11:15:00Z">
              <w:r>
                <w:t>total out</w:t>
              </w:r>
            </w:ins>
          </w:p>
        </w:tc>
        <w:tc>
          <w:tcPr>
            <w:tcW w:w="0" w:type="auto"/>
          </w:tcPr>
          <w:p w14:paraId="38AC7E43" w14:textId="1201298F" w:rsidR="00BB7B7B" w:rsidRDefault="00BB7B7B" w:rsidP="00BB7B7B">
            <w:pPr>
              <w:jc w:val="right"/>
              <w:rPr>
                <w:ins w:id="2054" w:author="David Conklin" w:date="2021-01-06T11:15:00Z"/>
              </w:rPr>
            </w:pPr>
            <w:ins w:id="2055" w:author="David Conklin" w:date="2021-01-06T11:15:00Z">
              <w:r>
                <w:t>2</w:t>
              </w:r>
            </w:ins>
            <w:ins w:id="2056" w:author="David Conklin" w:date="2021-01-06T11:30:00Z">
              <w:r w:rsidR="00B752C4">
                <w:t>223</w:t>
              </w:r>
            </w:ins>
          </w:p>
        </w:tc>
        <w:tc>
          <w:tcPr>
            <w:tcW w:w="0" w:type="auto"/>
          </w:tcPr>
          <w:p w14:paraId="4C74B2B8" w14:textId="62083876" w:rsidR="00BB7B7B" w:rsidRDefault="00BB7B7B" w:rsidP="00BB7B7B">
            <w:pPr>
              <w:jc w:val="right"/>
              <w:rPr>
                <w:ins w:id="2057" w:author="David Conklin" w:date="2021-01-06T11:15:00Z"/>
              </w:rPr>
            </w:pPr>
            <w:ins w:id="2058" w:author="David Conklin" w:date="2021-01-06T11:15:00Z">
              <w:r>
                <w:t>11</w:t>
              </w:r>
            </w:ins>
            <w:ins w:id="2059" w:author="David Conklin" w:date="2021-01-06T11:33:00Z">
              <w:r w:rsidR="00B752C4">
                <w:t>7.6</w:t>
              </w:r>
            </w:ins>
            <w:ins w:id="2060" w:author="David Conklin" w:date="2021-01-06T11:15:00Z">
              <w:r>
                <w:t>%</w:t>
              </w:r>
            </w:ins>
          </w:p>
        </w:tc>
        <w:tc>
          <w:tcPr>
            <w:tcW w:w="0" w:type="auto"/>
          </w:tcPr>
          <w:p w14:paraId="33F929A4" w14:textId="77777777" w:rsidR="00BB7B7B" w:rsidRDefault="00BB7B7B" w:rsidP="00BB7B7B">
            <w:pPr>
              <w:jc w:val="right"/>
              <w:rPr>
                <w:ins w:id="2061" w:author="David Conklin" w:date="2021-01-06T11:15:00Z"/>
              </w:rPr>
            </w:pPr>
          </w:p>
        </w:tc>
        <w:tc>
          <w:tcPr>
            <w:tcW w:w="0" w:type="auto"/>
          </w:tcPr>
          <w:p w14:paraId="78BF4886" w14:textId="77777777" w:rsidR="00BB7B7B" w:rsidRDefault="00BB7B7B" w:rsidP="00BB7B7B">
            <w:pPr>
              <w:jc w:val="right"/>
              <w:rPr>
                <w:ins w:id="2062" w:author="David Conklin" w:date="2021-01-06T11:15:00Z"/>
              </w:rPr>
            </w:pPr>
          </w:p>
        </w:tc>
      </w:tr>
    </w:tbl>
    <w:p w14:paraId="449CDF51" w14:textId="03C52259" w:rsidR="009C6DFD" w:rsidRDefault="009C6DFD" w:rsidP="009C6DFD">
      <w:pPr>
        <w:rPr>
          <w:ins w:id="2063" w:author="David Conklin" w:date="2021-01-07T09:37:00Z"/>
        </w:rPr>
      </w:pPr>
    </w:p>
    <w:p w14:paraId="0B84674F" w14:textId="67489D14" w:rsidR="00044BB7" w:rsidRDefault="00044BB7">
      <w:pPr>
        <w:rPr>
          <w:ins w:id="2064" w:author="David Conklin" w:date="2021-01-07T12:34:00Z"/>
        </w:rPr>
      </w:pPr>
      <w:ins w:id="2065" w:author="David Conklin" w:date="2021-01-07T12:34:00Z">
        <w:r>
          <w:br w:type="page"/>
        </w:r>
      </w:ins>
    </w:p>
    <w:p w14:paraId="67BEEF24" w14:textId="77777777" w:rsidR="00E3419D" w:rsidRDefault="00E3419D" w:rsidP="006D0662">
      <w:pPr>
        <w:rPr>
          <w:ins w:id="2066" w:author="David Conklin" w:date="2021-01-07T09:37:00Z"/>
        </w:rPr>
      </w:pPr>
    </w:p>
    <w:p w14:paraId="2F494B0A" w14:textId="2E3D94DB" w:rsidR="006D0662" w:rsidRDefault="006D0662" w:rsidP="006D0662">
      <w:pPr>
        <w:rPr>
          <w:ins w:id="2067" w:author="David Conklin" w:date="2021-01-06T12:58:00Z"/>
        </w:rPr>
      </w:pPr>
      <w:ins w:id="2068" w:author="David Conklin" w:date="2021-01-06T12:58:00Z">
        <w:r>
          <w:t>As of 1/6/21 CW3M ver. 226, for the 9 years 2010-18, CW3M simulates this yearly thermal energy budget for the stream network, including reservoirs, in the McKenzie basin.</w:t>
        </w:r>
      </w:ins>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rPr>
          <w:ins w:id="2069" w:author="David Conklin" w:date="2021-01-06T12:58:00Z"/>
        </w:trPr>
        <w:tc>
          <w:tcPr>
            <w:tcW w:w="0" w:type="auto"/>
          </w:tcPr>
          <w:p w14:paraId="29D0976D" w14:textId="77777777" w:rsidR="006D0662" w:rsidRPr="00036F50" w:rsidRDefault="006D0662" w:rsidP="00E3419D">
            <w:pPr>
              <w:jc w:val="center"/>
              <w:rPr>
                <w:ins w:id="2070" w:author="David Conklin" w:date="2021-01-06T12:58:00Z"/>
                <w:b/>
                <w:bCs/>
              </w:rPr>
            </w:pPr>
            <w:ins w:id="2071" w:author="David Conklin" w:date="2021-01-06T12:58:00Z">
              <w:r w:rsidRPr="00036F50">
                <w:rPr>
                  <w:b/>
                  <w:bCs/>
                </w:rPr>
                <w:t>Inputs</w:t>
              </w:r>
            </w:ins>
          </w:p>
        </w:tc>
        <w:tc>
          <w:tcPr>
            <w:tcW w:w="0" w:type="auto"/>
          </w:tcPr>
          <w:p w14:paraId="424DED71" w14:textId="77777777" w:rsidR="006D0662" w:rsidRPr="00787EC2" w:rsidRDefault="006D0662" w:rsidP="00E3419D">
            <w:pPr>
              <w:rPr>
                <w:ins w:id="2072" w:author="David Conklin" w:date="2021-01-06T12:58:00Z"/>
              </w:rPr>
            </w:pPr>
            <w:ins w:id="2073" w:author="David Conklin" w:date="2021-01-06T12:58:00Z">
              <w:r>
                <w:t>volume, m</w:t>
              </w:r>
              <w:r>
                <w:rPr>
                  <w:vertAlign w:val="superscript"/>
                </w:rPr>
                <w:t>3</w:t>
              </w:r>
              <w:r>
                <w:t xml:space="preserve"> </w:t>
              </w:r>
            </w:ins>
          </w:p>
        </w:tc>
        <w:tc>
          <w:tcPr>
            <w:tcW w:w="0" w:type="auto"/>
          </w:tcPr>
          <w:p w14:paraId="429ACE69" w14:textId="77777777" w:rsidR="006D0662" w:rsidRDefault="006D0662" w:rsidP="00E3419D">
            <w:pPr>
              <w:rPr>
                <w:ins w:id="2074" w:author="David Conklin" w:date="2021-01-06T12:58:00Z"/>
              </w:rPr>
            </w:pPr>
            <w:ins w:id="2075" w:author="David Conklin" w:date="2021-01-06T12:58:00Z">
              <w:r>
                <w:rPr>
                  <w:rFonts w:cstheme="minorHAnsi"/>
                </w:rPr>
                <w:t>average temperature, °</w:t>
              </w:r>
              <w:r>
                <w:t>C</w:t>
              </w:r>
            </w:ins>
          </w:p>
        </w:tc>
        <w:tc>
          <w:tcPr>
            <w:tcW w:w="0" w:type="auto"/>
          </w:tcPr>
          <w:p w14:paraId="47ED5B20" w14:textId="77777777" w:rsidR="006D0662" w:rsidRDefault="006D0662" w:rsidP="00E3419D">
            <w:pPr>
              <w:rPr>
                <w:ins w:id="2076" w:author="David Conklin" w:date="2021-01-06T12:58:00Z"/>
              </w:rPr>
            </w:pPr>
            <w:ins w:id="2077" w:author="David Conklin" w:date="2021-01-06T12:58:00Z">
              <w:r>
                <w:t>thermal energy, MJ</w:t>
              </w:r>
            </w:ins>
          </w:p>
        </w:tc>
      </w:tr>
      <w:tr w:rsidR="00BF3872" w14:paraId="3F4C4ADE" w14:textId="77777777" w:rsidTr="00E3419D">
        <w:trPr>
          <w:ins w:id="2078" w:author="David Conklin" w:date="2021-01-07T12:04:00Z"/>
        </w:trPr>
        <w:tc>
          <w:tcPr>
            <w:tcW w:w="0" w:type="auto"/>
          </w:tcPr>
          <w:p w14:paraId="732D704D" w14:textId="7017877B" w:rsidR="00BF3872" w:rsidRDefault="00BF3872" w:rsidP="00E3419D">
            <w:pPr>
              <w:rPr>
                <w:ins w:id="2079" w:author="David Conklin" w:date="2021-01-07T12:04:00Z"/>
              </w:rPr>
            </w:pPr>
            <w:ins w:id="2080" w:author="David Conklin" w:date="2021-01-07T12:04:00Z">
              <w:r>
                <w:t>water i</w:t>
              </w:r>
            </w:ins>
            <w:ins w:id="2081" w:author="David Conklin" w:date="2021-01-07T12:05:00Z">
              <w:r>
                <w:t>n reaches</w:t>
              </w:r>
            </w:ins>
          </w:p>
        </w:tc>
        <w:tc>
          <w:tcPr>
            <w:tcW w:w="0" w:type="auto"/>
          </w:tcPr>
          <w:p w14:paraId="313A3A67" w14:textId="477CCD33" w:rsidR="00BF3872" w:rsidRDefault="00BF3872" w:rsidP="00E3419D">
            <w:pPr>
              <w:jc w:val="right"/>
              <w:rPr>
                <w:ins w:id="2082" w:author="David Conklin" w:date="2021-01-07T12:04:00Z"/>
              </w:rPr>
            </w:pPr>
            <w:ins w:id="2083" w:author="David Conklin" w:date="2021-01-07T12:10:00Z">
              <w:r>
                <w:t>0.01</w:t>
              </w:r>
            </w:ins>
            <w:ins w:id="2084" w:author="David Conklin" w:date="2021-01-07T12:11:00Z">
              <w:r>
                <w:t>6</w:t>
              </w:r>
            </w:ins>
            <w:ins w:id="2085" w:author="David Conklin" w:date="2021-01-07T12:10:00Z">
              <w:r>
                <w:t>e9</w:t>
              </w:r>
            </w:ins>
          </w:p>
        </w:tc>
        <w:tc>
          <w:tcPr>
            <w:tcW w:w="0" w:type="auto"/>
          </w:tcPr>
          <w:p w14:paraId="21DF41C9" w14:textId="77777777" w:rsidR="00BF3872" w:rsidRDefault="00BF3872" w:rsidP="00E3419D">
            <w:pPr>
              <w:jc w:val="right"/>
              <w:rPr>
                <w:ins w:id="2086" w:author="David Conklin" w:date="2021-01-07T12:04:00Z"/>
              </w:rPr>
            </w:pPr>
          </w:p>
        </w:tc>
        <w:tc>
          <w:tcPr>
            <w:tcW w:w="0" w:type="auto"/>
          </w:tcPr>
          <w:p w14:paraId="0CEB709F" w14:textId="59FC9625" w:rsidR="00BF3872" w:rsidRDefault="00BF3872" w:rsidP="00E3419D">
            <w:pPr>
              <w:jc w:val="right"/>
              <w:rPr>
                <w:ins w:id="2087" w:author="David Conklin" w:date="2021-01-07T12:04:00Z"/>
              </w:rPr>
            </w:pPr>
            <w:ins w:id="2088" w:author="David Conklin" w:date="2021-01-07T12:09:00Z">
              <w:r>
                <w:t>0.4e9</w:t>
              </w:r>
            </w:ins>
          </w:p>
        </w:tc>
      </w:tr>
      <w:tr w:rsidR="00BF3872" w14:paraId="3FD73038" w14:textId="77777777" w:rsidTr="00E3419D">
        <w:trPr>
          <w:ins w:id="2089" w:author="David Conklin" w:date="2021-01-07T12:04:00Z"/>
        </w:trPr>
        <w:tc>
          <w:tcPr>
            <w:tcW w:w="0" w:type="auto"/>
          </w:tcPr>
          <w:p w14:paraId="20231D08" w14:textId="1F9228E5" w:rsidR="00BF3872" w:rsidRDefault="00BF3872" w:rsidP="00E3419D">
            <w:pPr>
              <w:rPr>
                <w:ins w:id="2090" w:author="David Conklin" w:date="2021-01-07T12:04:00Z"/>
              </w:rPr>
            </w:pPr>
            <w:ins w:id="2091" w:author="David Conklin" w:date="2021-01-07T12:05:00Z">
              <w:r>
                <w:t>water in reservoirs</w:t>
              </w:r>
            </w:ins>
          </w:p>
        </w:tc>
        <w:tc>
          <w:tcPr>
            <w:tcW w:w="0" w:type="auto"/>
          </w:tcPr>
          <w:p w14:paraId="7E1D840F" w14:textId="183D16EA" w:rsidR="00BF3872" w:rsidRDefault="00BF3872" w:rsidP="00E3419D">
            <w:pPr>
              <w:jc w:val="right"/>
              <w:rPr>
                <w:ins w:id="2092" w:author="David Conklin" w:date="2021-01-07T12:04:00Z"/>
              </w:rPr>
            </w:pPr>
            <w:ins w:id="2093" w:author="David Conklin" w:date="2021-01-07T12:12:00Z">
              <w:r>
                <w:t>0.070e9</w:t>
              </w:r>
            </w:ins>
          </w:p>
        </w:tc>
        <w:tc>
          <w:tcPr>
            <w:tcW w:w="0" w:type="auto"/>
          </w:tcPr>
          <w:p w14:paraId="4D603094" w14:textId="77777777" w:rsidR="00BF3872" w:rsidRDefault="00BF3872" w:rsidP="00E3419D">
            <w:pPr>
              <w:jc w:val="right"/>
              <w:rPr>
                <w:ins w:id="2094" w:author="David Conklin" w:date="2021-01-07T12:04:00Z"/>
              </w:rPr>
            </w:pPr>
          </w:p>
        </w:tc>
        <w:tc>
          <w:tcPr>
            <w:tcW w:w="0" w:type="auto"/>
          </w:tcPr>
          <w:p w14:paraId="7E3484CA" w14:textId="61D625BE" w:rsidR="00BF3872" w:rsidRDefault="00BF3872" w:rsidP="00E3419D">
            <w:pPr>
              <w:jc w:val="right"/>
              <w:rPr>
                <w:ins w:id="2095" w:author="David Conklin" w:date="2021-01-07T12:04:00Z"/>
              </w:rPr>
            </w:pPr>
            <w:ins w:id="2096" w:author="David Conklin" w:date="2021-01-07T12:09:00Z">
              <w:r>
                <w:t>1.5e9</w:t>
              </w:r>
            </w:ins>
          </w:p>
        </w:tc>
      </w:tr>
      <w:tr w:rsidR="006D0662" w14:paraId="566E711A" w14:textId="77777777" w:rsidTr="00E3419D">
        <w:trPr>
          <w:ins w:id="2097" w:author="David Conklin" w:date="2021-01-06T12:58:00Z"/>
        </w:trPr>
        <w:tc>
          <w:tcPr>
            <w:tcW w:w="0" w:type="auto"/>
          </w:tcPr>
          <w:p w14:paraId="29185056" w14:textId="77777777" w:rsidR="006D0662" w:rsidRDefault="006D0662" w:rsidP="00E3419D">
            <w:pPr>
              <w:rPr>
                <w:ins w:id="2098" w:author="David Conklin" w:date="2021-01-06T12:58:00Z"/>
              </w:rPr>
            </w:pPr>
            <w:ins w:id="2099" w:author="David Conklin" w:date="2021-01-06T12:58:00Z">
              <w:r>
                <w:t>runoff from land surface</w:t>
              </w:r>
            </w:ins>
          </w:p>
        </w:tc>
        <w:tc>
          <w:tcPr>
            <w:tcW w:w="0" w:type="auto"/>
          </w:tcPr>
          <w:p w14:paraId="24CEB9E7" w14:textId="77777777" w:rsidR="006D0662" w:rsidRDefault="006D0662" w:rsidP="00E3419D">
            <w:pPr>
              <w:jc w:val="right"/>
              <w:rPr>
                <w:ins w:id="2100" w:author="David Conklin" w:date="2021-01-06T12:58:00Z"/>
              </w:rPr>
            </w:pPr>
            <w:ins w:id="2101" w:author="David Conklin" w:date="2021-01-06T12:58:00Z">
              <w:r>
                <w:t xml:space="preserve">3.829e9 </w:t>
              </w:r>
            </w:ins>
          </w:p>
        </w:tc>
        <w:tc>
          <w:tcPr>
            <w:tcW w:w="0" w:type="auto"/>
          </w:tcPr>
          <w:p w14:paraId="29BE9169" w14:textId="77777777" w:rsidR="006D0662" w:rsidRDefault="006D0662" w:rsidP="00E3419D">
            <w:pPr>
              <w:jc w:val="right"/>
              <w:rPr>
                <w:ins w:id="2102" w:author="David Conklin" w:date="2021-01-06T12:58:00Z"/>
              </w:rPr>
            </w:pPr>
            <w:ins w:id="2103" w:author="David Conklin" w:date="2021-01-06T12:58:00Z">
              <w:r>
                <w:t>8.9</w:t>
              </w:r>
            </w:ins>
          </w:p>
        </w:tc>
        <w:tc>
          <w:tcPr>
            <w:tcW w:w="0" w:type="auto"/>
          </w:tcPr>
          <w:p w14:paraId="0EDD2F5B" w14:textId="77777777" w:rsidR="006D0662" w:rsidRDefault="006D0662" w:rsidP="00E3419D">
            <w:pPr>
              <w:jc w:val="right"/>
              <w:rPr>
                <w:ins w:id="2104" w:author="David Conklin" w:date="2021-01-06T12:58:00Z"/>
              </w:rPr>
            </w:pPr>
            <w:ins w:id="2105" w:author="David Conklin" w:date="2021-01-06T12:58:00Z">
              <w:r>
                <w:t>142.0e9</w:t>
              </w:r>
            </w:ins>
          </w:p>
        </w:tc>
      </w:tr>
      <w:tr w:rsidR="006D0662" w14:paraId="0B8AAA64" w14:textId="77777777" w:rsidTr="00E3419D">
        <w:trPr>
          <w:ins w:id="2106" w:author="David Conklin" w:date="2021-01-06T12:58:00Z"/>
        </w:trPr>
        <w:tc>
          <w:tcPr>
            <w:tcW w:w="0" w:type="auto"/>
          </w:tcPr>
          <w:p w14:paraId="65F5D161" w14:textId="77777777" w:rsidR="006D0662" w:rsidRDefault="006D0662" w:rsidP="00E3419D">
            <w:pPr>
              <w:rPr>
                <w:ins w:id="2107" w:author="David Conklin" w:date="2021-01-06T12:58:00Z"/>
              </w:rPr>
            </w:pPr>
            <w:ins w:id="2108" w:author="David Conklin" w:date="2021-01-06T12:58:00Z">
              <w:r>
                <w:t>springs</w:t>
              </w:r>
            </w:ins>
          </w:p>
        </w:tc>
        <w:tc>
          <w:tcPr>
            <w:tcW w:w="0" w:type="auto"/>
          </w:tcPr>
          <w:p w14:paraId="226E5566" w14:textId="77777777" w:rsidR="006D0662" w:rsidRDefault="006D0662" w:rsidP="00E3419D">
            <w:pPr>
              <w:jc w:val="right"/>
              <w:rPr>
                <w:ins w:id="2109" w:author="David Conklin" w:date="2021-01-06T12:58:00Z"/>
              </w:rPr>
            </w:pPr>
            <w:ins w:id="2110" w:author="David Conklin" w:date="2021-01-06T12:58:00Z">
              <w:r>
                <w:t>0.992e9</w:t>
              </w:r>
            </w:ins>
          </w:p>
        </w:tc>
        <w:tc>
          <w:tcPr>
            <w:tcW w:w="0" w:type="auto"/>
          </w:tcPr>
          <w:p w14:paraId="7DCEF7C0" w14:textId="77777777" w:rsidR="006D0662" w:rsidRDefault="006D0662" w:rsidP="00E3419D">
            <w:pPr>
              <w:jc w:val="right"/>
              <w:rPr>
                <w:ins w:id="2111" w:author="David Conklin" w:date="2021-01-06T12:58:00Z"/>
              </w:rPr>
            </w:pPr>
            <w:ins w:id="2112" w:author="David Conklin" w:date="2021-01-06T12:58:00Z">
              <w:r>
                <w:t>4.9</w:t>
              </w:r>
            </w:ins>
          </w:p>
        </w:tc>
        <w:tc>
          <w:tcPr>
            <w:tcW w:w="0" w:type="auto"/>
          </w:tcPr>
          <w:p w14:paraId="08038ED1" w14:textId="77777777" w:rsidR="006D0662" w:rsidRDefault="006D0662" w:rsidP="00E3419D">
            <w:pPr>
              <w:jc w:val="right"/>
              <w:rPr>
                <w:ins w:id="2113" w:author="David Conklin" w:date="2021-01-06T12:58:00Z"/>
              </w:rPr>
            </w:pPr>
            <w:ins w:id="2114" w:author="David Conklin" w:date="2021-01-06T12:58:00Z">
              <w:r>
                <w:t>20.3e9</w:t>
              </w:r>
            </w:ins>
          </w:p>
        </w:tc>
      </w:tr>
      <w:tr w:rsidR="006D0662" w14:paraId="2DB3BCA6" w14:textId="77777777" w:rsidTr="00E3419D">
        <w:trPr>
          <w:ins w:id="2115" w:author="David Conklin" w:date="2021-01-06T12:58:00Z"/>
        </w:trPr>
        <w:tc>
          <w:tcPr>
            <w:tcW w:w="0" w:type="auto"/>
          </w:tcPr>
          <w:p w14:paraId="61B77639" w14:textId="77777777" w:rsidR="006D0662" w:rsidRDefault="006D0662" w:rsidP="00E3419D">
            <w:pPr>
              <w:rPr>
                <w:ins w:id="2116" w:author="David Conklin" w:date="2021-01-06T12:58:00Z"/>
              </w:rPr>
            </w:pPr>
            <w:ins w:id="2117" w:author="David Conklin" w:date="2021-01-06T12:58:00Z">
              <w:r>
                <w:t>insolation of reaches</w:t>
              </w:r>
            </w:ins>
          </w:p>
        </w:tc>
        <w:tc>
          <w:tcPr>
            <w:tcW w:w="0" w:type="auto"/>
          </w:tcPr>
          <w:p w14:paraId="563F55E0" w14:textId="77777777" w:rsidR="006D0662" w:rsidRDefault="006D0662" w:rsidP="00E3419D">
            <w:pPr>
              <w:jc w:val="right"/>
              <w:rPr>
                <w:ins w:id="2118" w:author="David Conklin" w:date="2021-01-06T12:58:00Z"/>
              </w:rPr>
            </w:pPr>
          </w:p>
        </w:tc>
        <w:tc>
          <w:tcPr>
            <w:tcW w:w="0" w:type="auto"/>
          </w:tcPr>
          <w:p w14:paraId="56CE652A" w14:textId="77777777" w:rsidR="006D0662" w:rsidRDefault="006D0662" w:rsidP="00E3419D">
            <w:pPr>
              <w:jc w:val="right"/>
              <w:rPr>
                <w:ins w:id="2119" w:author="David Conklin" w:date="2021-01-06T12:58:00Z"/>
              </w:rPr>
            </w:pPr>
          </w:p>
        </w:tc>
        <w:tc>
          <w:tcPr>
            <w:tcW w:w="0" w:type="auto"/>
          </w:tcPr>
          <w:p w14:paraId="470BE096" w14:textId="77777777" w:rsidR="006D0662" w:rsidRDefault="006D0662" w:rsidP="00E3419D">
            <w:pPr>
              <w:jc w:val="right"/>
              <w:rPr>
                <w:ins w:id="2120" w:author="David Conklin" w:date="2021-01-06T12:58:00Z"/>
              </w:rPr>
            </w:pPr>
            <w:ins w:id="2121" w:author="David Conklin" w:date="2021-01-06T12:58:00Z">
              <w:r>
                <w:t>32.1e9</w:t>
              </w:r>
            </w:ins>
          </w:p>
        </w:tc>
      </w:tr>
      <w:tr w:rsidR="006D0662" w14:paraId="30455650" w14:textId="77777777" w:rsidTr="00E3419D">
        <w:trPr>
          <w:ins w:id="2122" w:author="David Conklin" w:date="2021-01-06T12:58:00Z"/>
        </w:trPr>
        <w:tc>
          <w:tcPr>
            <w:tcW w:w="0" w:type="auto"/>
          </w:tcPr>
          <w:p w14:paraId="63590432" w14:textId="77777777" w:rsidR="006D0662" w:rsidRDefault="006D0662" w:rsidP="00E3419D">
            <w:pPr>
              <w:rPr>
                <w:ins w:id="2123" w:author="David Conklin" w:date="2021-01-06T12:58:00Z"/>
              </w:rPr>
            </w:pPr>
            <w:ins w:id="2124" w:author="David Conklin" w:date="2021-01-06T12:58:00Z">
              <w:r>
                <w:t>insolation of reservoirs</w:t>
              </w:r>
            </w:ins>
          </w:p>
        </w:tc>
        <w:tc>
          <w:tcPr>
            <w:tcW w:w="0" w:type="auto"/>
          </w:tcPr>
          <w:p w14:paraId="6902CE79" w14:textId="77777777" w:rsidR="006D0662" w:rsidRDefault="006D0662" w:rsidP="00E3419D">
            <w:pPr>
              <w:jc w:val="right"/>
              <w:rPr>
                <w:ins w:id="2125" w:author="David Conklin" w:date="2021-01-06T12:58:00Z"/>
              </w:rPr>
            </w:pPr>
          </w:p>
        </w:tc>
        <w:tc>
          <w:tcPr>
            <w:tcW w:w="0" w:type="auto"/>
          </w:tcPr>
          <w:p w14:paraId="2BB7EFC5" w14:textId="77777777" w:rsidR="006D0662" w:rsidRDefault="006D0662" w:rsidP="00E3419D">
            <w:pPr>
              <w:jc w:val="right"/>
              <w:rPr>
                <w:ins w:id="2126" w:author="David Conklin" w:date="2021-01-06T12:58:00Z"/>
              </w:rPr>
            </w:pPr>
          </w:p>
        </w:tc>
        <w:tc>
          <w:tcPr>
            <w:tcW w:w="0" w:type="auto"/>
          </w:tcPr>
          <w:p w14:paraId="4A761D0D" w14:textId="77777777" w:rsidR="006D0662" w:rsidRDefault="006D0662" w:rsidP="00E3419D">
            <w:pPr>
              <w:jc w:val="right"/>
              <w:rPr>
                <w:ins w:id="2127" w:author="David Conklin" w:date="2021-01-06T12:58:00Z"/>
              </w:rPr>
            </w:pPr>
            <w:ins w:id="2128" w:author="David Conklin" w:date="2021-01-06T12:58:00Z">
              <w:r>
                <w:t>31.7e9</w:t>
              </w:r>
            </w:ins>
          </w:p>
        </w:tc>
      </w:tr>
      <w:tr w:rsidR="006D0662" w14:paraId="7286F245" w14:textId="77777777" w:rsidTr="00E3419D">
        <w:trPr>
          <w:ins w:id="2129" w:author="David Conklin" w:date="2021-01-06T12:58:00Z"/>
        </w:trPr>
        <w:tc>
          <w:tcPr>
            <w:tcW w:w="0" w:type="auto"/>
          </w:tcPr>
          <w:p w14:paraId="6F0D05B0" w14:textId="77777777" w:rsidR="006D0662" w:rsidRDefault="006D0662" w:rsidP="00E3419D">
            <w:pPr>
              <w:rPr>
                <w:ins w:id="2130" w:author="David Conklin" w:date="2021-01-06T12:58:00Z"/>
              </w:rPr>
            </w:pPr>
            <w:ins w:id="2131" w:author="David Conklin" w:date="2021-01-06T12:58:00Z">
              <w:r>
                <w:t>added by model</w:t>
              </w:r>
            </w:ins>
          </w:p>
        </w:tc>
        <w:tc>
          <w:tcPr>
            <w:tcW w:w="0" w:type="auto"/>
          </w:tcPr>
          <w:p w14:paraId="61A02DD7" w14:textId="77777777" w:rsidR="006D0662" w:rsidRDefault="006D0662" w:rsidP="00E3419D">
            <w:pPr>
              <w:jc w:val="right"/>
              <w:rPr>
                <w:ins w:id="2132" w:author="David Conklin" w:date="2021-01-06T12:58:00Z"/>
              </w:rPr>
            </w:pPr>
            <w:ins w:id="2133" w:author="David Conklin" w:date="2021-01-06T12:58:00Z">
              <w:r>
                <w:t>0.008e9</w:t>
              </w:r>
            </w:ins>
          </w:p>
        </w:tc>
        <w:tc>
          <w:tcPr>
            <w:tcW w:w="0" w:type="auto"/>
          </w:tcPr>
          <w:p w14:paraId="590B8984" w14:textId="77777777" w:rsidR="006D0662" w:rsidRDefault="006D0662" w:rsidP="00E3419D">
            <w:pPr>
              <w:jc w:val="right"/>
              <w:rPr>
                <w:ins w:id="2134" w:author="David Conklin" w:date="2021-01-06T12:58:00Z"/>
              </w:rPr>
            </w:pPr>
          </w:p>
        </w:tc>
        <w:tc>
          <w:tcPr>
            <w:tcW w:w="0" w:type="auto"/>
          </w:tcPr>
          <w:p w14:paraId="2AA762D3" w14:textId="77777777" w:rsidR="006D0662" w:rsidRDefault="006D0662" w:rsidP="00E3419D">
            <w:pPr>
              <w:jc w:val="right"/>
              <w:rPr>
                <w:ins w:id="2135" w:author="David Conklin" w:date="2021-01-06T12:58:00Z"/>
              </w:rPr>
            </w:pPr>
            <w:ins w:id="2136" w:author="David Conklin" w:date="2021-01-06T12:58:00Z">
              <w:r>
                <w:t>0.3e9</w:t>
              </w:r>
            </w:ins>
          </w:p>
        </w:tc>
      </w:tr>
      <w:tr w:rsidR="005D40B9" w14:paraId="2619B095" w14:textId="77777777" w:rsidTr="00E3419D">
        <w:trPr>
          <w:ins w:id="2137" w:author="David Conklin" w:date="2021-01-07T12:18:00Z"/>
        </w:trPr>
        <w:tc>
          <w:tcPr>
            <w:tcW w:w="0" w:type="auto"/>
          </w:tcPr>
          <w:p w14:paraId="1A0853E5" w14:textId="79BCC972" w:rsidR="005D40B9" w:rsidRDefault="006F0906" w:rsidP="006F0906">
            <w:pPr>
              <w:jc w:val="right"/>
              <w:rPr>
                <w:ins w:id="2138" w:author="David Conklin" w:date="2021-01-07T12:18:00Z"/>
              </w:rPr>
              <w:pPrChange w:id="2139" w:author="David Conklin" w:date="2021-01-07T12:33:00Z">
                <w:pPr/>
              </w:pPrChange>
            </w:pPr>
            <w:ins w:id="2140" w:author="David Conklin" w:date="2021-01-07T12:32:00Z">
              <w:r>
                <w:t>total in</w:t>
              </w:r>
            </w:ins>
          </w:p>
        </w:tc>
        <w:tc>
          <w:tcPr>
            <w:tcW w:w="0" w:type="auto"/>
          </w:tcPr>
          <w:p w14:paraId="4C873E53" w14:textId="70207159" w:rsidR="005D40B9" w:rsidRDefault="005D40B9" w:rsidP="00E3419D">
            <w:pPr>
              <w:jc w:val="right"/>
              <w:rPr>
                <w:ins w:id="2141" w:author="David Conklin" w:date="2021-01-07T12:18:00Z"/>
              </w:rPr>
            </w:pPr>
            <w:ins w:id="2142" w:author="David Conklin" w:date="2021-01-07T12:19:00Z">
              <w:r>
                <w:t>4.915e9</w:t>
              </w:r>
            </w:ins>
          </w:p>
        </w:tc>
        <w:tc>
          <w:tcPr>
            <w:tcW w:w="0" w:type="auto"/>
          </w:tcPr>
          <w:p w14:paraId="7B6ED096" w14:textId="77777777" w:rsidR="005D40B9" w:rsidRDefault="005D40B9" w:rsidP="00E3419D">
            <w:pPr>
              <w:jc w:val="right"/>
              <w:rPr>
                <w:ins w:id="2143" w:author="David Conklin" w:date="2021-01-07T12:18:00Z"/>
              </w:rPr>
            </w:pPr>
          </w:p>
        </w:tc>
        <w:tc>
          <w:tcPr>
            <w:tcW w:w="0" w:type="auto"/>
          </w:tcPr>
          <w:p w14:paraId="654513E9" w14:textId="3F67FF7E" w:rsidR="005D40B9" w:rsidRDefault="006F0906" w:rsidP="00E3419D">
            <w:pPr>
              <w:jc w:val="right"/>
              <w:rPr>
                <w:ins w:id="2144" w:author="David Conklin" w:date="2021-01-07T12:18:00Z"/>
              </w:rPr>
            </w:pPr>
            <w:ins w:id="2145" w:author="David Conklin" w:date="2021-01-07T12:26:00Z">
              <w:r>
                <w:t>228.3e9</w:t>
              </w:r>
            </w:ins>
          </w:p>
        </w:tc>
      </w:tr>
      <w:tr w:rsidR="006D0662" w14:paraId="13CA3628" w14:textId="77777777" w:rsidTr="00E3419D">
        <w:trPr>
          <w:ins w:id="2146" w:author="David Conklin" w:date="2021-01-06T12:58:00Z"/>
        </w:trPr>
        <w:tc>
          <w:tcPr>
            <w:tcW w:w="0" w:type="auto"/>
          </w:tcPr>
          <w:p w14:paraId="6417EC6E" w14:textId="77777777" w:rsidR="006D0662" w:rsidRDefault="006D0662" w:rsidP="00E3419D">
            <w:pPr>
              <w:jc w:val="right"/>
              <w:rPr>
                <w:ins w:id="2147" w:author="David Conklin" w:date="2021-01-06T12:58:00Z"/>
              </w:rPr>
            </w:pPr>
          </w:p>
        </w:tc>
        <w:tc>
          <w:tcPr>
            <w:tcW w:w="0" w:type="auto"/>
          </w:tcPr>
          <w:p w14:paraId="04D61B3F" w14:textId="77777777" w:rsidR="006D0662" w:rsidRDefault="006D0662" w:rsidP="00E3419D">
            <w:pPr>
              <w:jc w:val="right"/>
              <w:rPr>
                <w:ins w:id="2148" w:author="David Conklin" w:date="2021-01-06T12:58:00Z"/>
              </w:rPr>
            </w:pPr>
          </w:p>
        </w:tc>
        <w:tc>
          <w:tcPr>
            <w:tcW w:w="0" w:type="auto"/>
          </w:tcPr>
          <w:p w14:paraId="24DFE6DA" w14:textId="77777777" w:rsidR="006D0662" w:rsidRDefault="006D0662" w:rsidP="00E3419D">
            <w:pPr>
              <w:jc w:val="right"/>
              <w:rPr>
                <w:ins w:id="2149" w:author="David Conklin" w:date="2021-01-06T12:58:00Z"/>
              </w:rPr>
            </w:pPr>
          </w:p>
        </w:tc>
        <w:tc>
          <w:tcPr>
            <w:tcW w:w="0" w:type="auto"/>
          </w:tcPr>
          <w:p w14:paraId="3CA7FE0E" w14:textId="77777777" w:rsidR="006D0662" w:rsidRDefault="006D0662" w:rsidP="00E3419D">
            <w:pPr>
              <w:jc w:val="right"/>
              <w:rPr>
                <w:ins w:id="2150" w:author="David Conklin" w:date="2021-01-06T12:58:00Z"/>
              </w:rPr>
            </w:pPr>
          </w:p>
        </w:tc>
      </w:tr>
      <w:tr w:rsidR="006D0662" w14:paraId="18AF08E1" w14:textId="77777777" w:rsidTr="00E3419D">
        <w:trPr>
          <w:ins w:id="2151" w:author="David Conklin" w:date="2021-01-06T12:58:00Z"/>
        </w:trPr>
        <w:tc>
          <w:tcPr>
            <w:tcW w:w="0" w:type="auto"/>
          </w:tcPr>
          <w:p w14:paraId="4F8C528E" w14:textId="77777777" w:rsidR="006D0662" w:rsidRPr="00036F50" w:rsidRDefault="006D0662" w:rsidP="00E3419D">
            <w:pPr>
              <w:jc w:val="center"/>
              <w:rPr>
                <w:ins w:id="2152" w:author="David Conklin" w:date="2021-01-06T12:58:00Z"/>
                <w:b/>
                <w:bCs/>
              </w:rPr>
            </w:pPr>
            <w:ins w:id="2153" w:author="David Conklin" w:date="2021-01-06T12:58:00Z">
              <w:r w:rsidRPr="00036F50">
                <w:rPr>
                  <w:b/>
                  <w:bCs/>
                </w:rPr>
                <w:t>Outputs</w:t>
              </w:r>
            </w:ins>
          </w:p>
        </w:tc>
        <w:tc>
          <w:tcPr>
            <w:tcW w:w="0" w:type="auto"/>
          </w:tcPr>
          <w:p w14:paraId="5547EA00" w14:textId="77777777" w:rsidR="006D0662" w:rsidRDefault="006D0662" w:rsidP="00E3419D">
            <w:pPr>
              <w:jc w:val="right"/>
              <w:rPr>
                <w:ins w:id="2154" w:author="David Conklin" w:date="2021-01-06T12:58:00Z"/>
              </w:rPr>
            </w:pPr>
            <w:ins w:id="2155" w:author="David Conklin" w:date="2021-01-06T12:58:00Z">
              <w:r>
                <w:t>volume, m</w:t>
              </w:r>
              <w:r>
                <w:rPr>
                  <w:vertAlign w:val="superscript"/>
                </w:rPr>
                <w:t>3</w:t>
              </w:r>
              <w:r>
                <w:t xml:space="preserve"> </w:t>
              </w:r>
            </w:ins>
          </w:p>
        </w:tc>
        <w:tc>
          <w:tcPr>
            <w:tcW w:w="0" w:type="auto"/>
          </w:tcPr>
          <w:p w14:paraId="42E8E8BA" w14:textId="77777777" w:rsidR="006D0662" w:rsidRDefault="006D0662" w:rsidP="00E3419D">
            <w:pPr>
              <w:jc w:val="right"/>
              <w:rPr>
                <w:ins w:id="2156" w:author="David Conklin" w:date="2021-01-06T12:58:00Z"/>
              </w:rPr>
            </w:pPr>
            <w:ins w:id="2157" w:author="David Conklin" w:date="2021-01-06T12:58:00Z">
              <w:r>
                <w:rPr>
                  <w:rFonts w:cstheme="minorHAnsi"/>
                </w:rPr>
                <w:t>average temperature, °</w:t>
              </w:r>
              <w:r>
                <w:t>C</w:t>
              </w:r>
            </w:ins>
          </w:p>
        </w:tc>
        <w:tc>
          <w:tcPr>
            <w:tcW w:w="0" w:type="auto"/>
          </w:tcPr>
          <w:p w14:paraId="7C350288" w14:textId="77777777" w:rsidR="006D0662" w:rsidRDefault="006D0662" w:rsidP="00E3419D">
            <w:pPr>
              <w:jc w:val="right"/>
              <w:rPr>
                <w:ins w:id="2158" w:author="David Conklin" w:date="2021-01-06T12:58:00Z"/>
              </w:rPr>
            </w:pPr>
            <w:ins w:id="2159" w:author="David Conklin" w:date="2021-01-06T12:58:00Z">
              <w:r>
                <w:t>thermal energy, MJ</w:t>
              </w:r>
            </w:ins>
          </w:p>
        </w:tc>
      </w:tr>
      <w:tr w:rsidR="00BF3872" w14:paraId="08838678" w14:textId="77777777" w:rsidTr="00E3419D">
        <w:trPr>
          <w:ins w:id="2160" w:author="David Conklin" w:date="2021-01-07T12:12:00Z"/>
        </w:trPr>
        <w:tc>
          <w:tcPr>
            <w:tcW w:w="0" w:type="auto"/>
          </w:tcPr>
          <w:p w14:paraId="16A0ACE9" w14:textId="63282279" w:rsidR="00BF3872" w:rsidRDefault="00BF3872" w:rsidP="00BF3872">
            <w:pPr>
              <w:rPr>
                <w:ins w:id="2161" w:author="David Conklin" w:date="2021-01-07T12:12:00Z"/>
              </w:rPr>
            </w:pPr>
            <w:ins w:id="2162" w:author="David Conklin" w:date="2021-01-07T12:12:00Z">
              <w:r>
                <w:t>water in reaches</w:t>
              </w:r>
            </w:ins>
          </w:p>
        </w:tc>
        <w:tc>
          <w:tcPr>
            <w:tcW w:w="0" w:type="auto"/>
          </w:tcPr>
          <w:p w14:paraId="2D162BF4" w14:textId="3140E971" w:rsidR="00BF3872" w:rsidRDefault="00BF3872" w:rsidP="00BF3872">
            <w:pPr>
              <w:jc w:val="right"/>
              <w:rPr>
                <w:ins w:id="2163" w:author="David Conklin" w:date="2021-01-07T12:12:00Z"/>
              </w:rPr>
            </w:pPr>
            <w:ins w:id="2164" w:author="David Conklin" w:date="2021-01-07T12:12:00Z">
              <w:r>
                <w:t>0.01</w:t>
              </w:r>
            </w:ins>
            <w:ins w:id="2165" w:author="David Conklin" w:date="2021-01-07T12:16:00Z">
              <w:r w:rsidR="005D40B9">
                <w:t>2</w:t>
              </w:r>
            </w:ins>
            <w:ins w:id="2166" w:author="David Conklin" w:date="2021-01-07T12:12:00Z">
              <w:r>
                <w:t>e9</w:t>
              </w:r>
            </w:ins>
          </w:p>
        </w:tc>
        <w:tc>
          <w:tcPr>
            <w:tcW w:w="0" w:type="auto"/>
          </w:tcPr>
          <w:p w14:paraId="46A10A27" w14:textId="77777777" w:rsidR="00BF3872" w:rsidRDefault="00BF3872" w:rsidP="00BF3872">
            <w:pPr>
              <w:jc w:val="right"/>
              <w:rPr>
                <w:ins w:id="2167" w:author="David Conklin" w:date="2021-01-07T12:12:00Z"/>
              </w:rPr>
            </w:pPr>
          </w:p>
        </w:tc>
        <w:tc>
          <w:tcPr>
            <w:tcW w:w="0" w:type="auto"/>
          </w:tcPr>
          <w:p w14:paraId="2B0F6431" w14:textId="17D89CC5" w:rsidR="00BF3872" w:rsidRDefault="00BF3872" w:rsidP="00BF3872">
            <w:pPr>
              <w:jc w:val="right"/>
              <w:rPr>
                <w:ins w:id="2168" w:author="David Conklin" w:date="2021-01-07T12:12:00Z"/>
              </w:rPr>
            </w:pPr>
            <w:ins w:id="2169" w:author="David Conklin" w:date="2021-01-07T12:12:00Z">
              <w:r>
                <w:t>0.</w:t>
              </w:r>
            </w:ins>
            <w:ins w:id="2170" w:author="David Conklin" w:date="2021-01-07T12:14:00Z">
              <w:r>
                <w:t>2</w:t>
              </w:r>
            </w:ins>
            <w:ins w:id="2171" w:author="David Conklin" w:date="2021-01-07T12:12:00Z">
              <w:r>
                <w:t>e9</w:t>
              </w:r>
            </w:ins>
          </w:p>
        </w:tc>
      </w:tr>
      <w:tr w:rsidR="00BF3872" w14:paraId="23E369E4" w14:textId="77777777" w:rsidTr="00E3419D">
        <w:trPr>
          <w:ins w:id="2172" w:author="David Conklin" w:date="2021-01-07T12:12:00Z"/>
        </w:trPr>
        <w:tc>
          <w:tcPr>
            <w:tcW w:w="0" w:type="auto"/>
          </w:tcPr>
          <w:p w14:paraId="561E3B39" w14:textId="7350E42A" w:rsidR="00BF3872" w:rsidRDefault="00BF3872" w:rsidP="00BF3872">
            <w:pPr>
              <w:rPr>
                <w:ins w:id="2173" w:author="David Conklin" w:date="2021-01-07T12:12:00Z"/>
              </w:rPr>
            </w:pPr>
            <w:ins w:id="2174" w:author="David Conklin" w:date="2021-01-07T12:13:00Z">
              <w:r>
                <w:t>water in reservoirs</w:t>
              </w:r>
            </w:ins>
          </w:p>
        </w:tc>
        <w:tc>
          <w:tcPr>
            <w:tcW w:w="0" w:type="auto"/>
          </w:tcPr>
          <w:p w14:paraId="60D2D245" w14:textId="014E20F6" w:rsidR="00BF3872" w:rsidRDefault="00BF3872" w:rsidP="00BF3872">
            <w:pPr>
              <w:jc w:val="right"/>
              <w:rPr>
                <w:ins w:id="2175" w:author="David Conklin" w:date="2021-01-07T12:12:00Z"/>
              </w:rPr>
            </w:pPr>
            <w:ins w:id="2176" w:author="David Conklin" w:date="2021-01-07T12:13:00Z">
              <w:r>
                <w:t>0.070e9</w:t>
              </w:r>
            </w:ins>
          </w:p>
        </w:tc>
        <w:tc>
          <w:tcPr>
            <w:tcW w:w="0" w:type="auto"/>
          </w:tcPr>
          <w:p w14:paraId="12D995BC" w14:textId="77777777" w:rsidR="00BF3872" w:rsidRDefault="00BF3872" w:rsidP="00BF3872">
            <w:pPr>
              <w:jc w:val="right"/>
              <w:rPr>
                <w:ins w:id="2177" w:author="David Conklin" w:date="2021-01-07T12:12:00Z"/>
              </w:rPr>
            </w:pPr>
          </w:p>
        </w:tc>
        <w:tc>
          <w:tcPr>
            <w:tcW w:w="0" w:type="auto"/>
          </w:tcPr>
          <w:p w14:paraId="4051F9A8" w14:textId="5938A6FA" w:rsidR="00BF3872" w:rsidRDefault="005D40B9" w:rsidP="00BF3872">
            <w:pPr>
              <w:jc w:val="right"/>
              <w:rPr>
                <w:ins w:id="2178" w:author="David Conklin" w:date="2021-01-07T12:12:00Z"/>
              </w:rPr>
            </w:pPr>
            <w:ins w:id="2179" w:author="David Conklin" w:date="2021-01-07T12:15:00Z">
              <w:r>
                <w:t>1.8</w:t>
              </w:r>
            </w:ins>
            <w:ins w:id="2180" w:author="David Conklin" w:date="2021-01-07T12:13:00Z">
              <w:r w:rsidR="00BF3872">
                <w:t>e9</w:t>
              </w:r>
            </w:ins>
          </w:p>
        </w:tc>
      </w:tr>
      <w:tr w:rsidR="00BF3872" w14:paraId="028D750F" w14:textId="77777777" w:rsidTr="00E3419D">
        <w:trPr>
          <w:ins w:id="2181" w:author="David Conklin" w:date="2021-01-06T12:58:00Z"/>
        </w:trPr>
        <w:tc>
          <w:tcPr>
            <w:tcW w:w="0" w:type="auto"/>
          </w:tcPr>
          <w:p w14:paraId="0DF461C1" w14:textId="77777777" w:rsidR="00BF3872" w:rsidRDefault="00BF3872" w:rsidP="00BF3872">
            <w:pPr>
              <w:rPr>
                <w:ins w:id="2182" w:author="David Conklin" w:date="2021-01-06T12:58:00Z"/>
              </w:rPr>
            </w:pPr>
            <w:ins w:id="2183" w:author="David Conklin" w:date="2021-01-06T12:58:00Z">
              <w:r>
                <w:t>basin discharge</w:t>
              </w:r>
            </w:ins>
          </w:p>
        </w:tc>
        <w:tc>
          <w:tcPr>
            <w:tcW w:w="0" w:type="auto"/>
          </w:tcPr>
          <w:p w14:paraId="7356DD8F" w14:textId="77777777" w:rsidR="00BF3872" w:rsidRDefault="00BF3872" w:rsidP="00BF3872">
            <w:pPr>
              <w:jc w:val="right"/>
              <w:rPr>
                <w:ins w:id="2184" w:author="David Conklin" w:date="2021-01-06T12:58:00Z"/>
              </w:rPr>
            </w:pPr>
            <w:ins w:id="2185" w:author="David Conklin" w:date="2021-01-06T12:58:00Z">
              <w:r>
                <w:t>4.824e9</w:t>
              </w:r>
            </w:ins>
          </w:p>
        </w:tc>
        <w:tc>
          <w:tcPr>
            <w:tcW w:w="0" w:type="auto"/>
          </w:tcPr>
          <w:p w14:paraId="667EBCD8" w14:textId="77777777" w:rsidR="00BF3872" w:rsidRDefault="00BF3872" w:rsidP="00BF3872">
            <w:pPr>
              <w:jc w:val="right"/>
              <w:rPr>
                <w:ins w:id="2186" w:author="David Conklin" w:date="2021-01-06T12:58:00Z"/>
              </w:rPr>
            </w:pPr>
            <w:ins w:id="2187" w:author="David Conklin" w:date="2021-01-06T12:58:00Z">
              <w:r>
                <w:t>8.1</w:t>
              </w:r>
            </w:ins>
          </w:p>
        </w:tc>
        <w:tc>
          <w:tcPr>
            <w:tcW w:w="0" w:type="auto"/>
          </w:tcPr>
          <w:p w14:paraId="271F9B16" w14:textId="77777777" w:rsidR="00BF3872" w:rsidRDefault="00BF3872" w:rsidP="00BF3872">
            <w:pPr>
              <w:jc w:val="right"/>
              <w:rPr>
                <w:ins w:id="2188" w:author="David Conklin" w:date="2021-01-06T12:58:00Z"/>
              </w:rPr>
            </w:pPr>
            <w:ins w:id="2189" w:author="David Conklin" w:date="2021-01-06T12:58:00Z">
              <w:r>
                <w:t>163.3e9</w:t>
              </w:r>
            </w:ins>
          </w:p>
        </w:tc>
      </w:tr>
      <w:tr w:rsidR="00BF3872" w14:paraId="23BD6E2A" w14:textId="77777777" w:rsidTr="00E3419D">
        <w:trPr>
          <w:ins w:id="2190" w:author="David Conklin" w:date="2021-01-06T12:58:00Z"/>
        </w:trPr>
        <w:tc>
          <w:tcPr>
            <w:tcW w:w="0" w:type="auto"/>
          </w:tcPr>
          <w:p w14:paraId="07D080AB" w14:textId="77777777" w:rsidR="00BF3872" w:rsidRDefault="00BF3872" w:rsidP="00BF3872">
            <w:pPr>
              <w:rPr>
                <w:ins w:id="2191" w:author="David Conklin" w:date="2021-01-06T12:58:00Z"/>
              </w:rPr>
            </w:pPr>
            <w:ins w:id="2192" w:author="David Conklin" w:date="2021-01-06T12:58:00Z">
              <w:r>
                <w:t>irrigation withdrawals</w:t>
              </w:r>
            </w:ins>
          </w:p>
        </w:tc>
        <w:tc>
          <w:tcPr>
            <w:tcW w:w="0" w:type="auto"/>
          </w:tcPr>
          <w:p w14:paraId="64E4C6C9" w14:textId="77777777" w:rsidR="00BF3872" w:rsidRDefault="00BF3872" w:rsidP="00BF3872">
            <w:pPr>
              <w:jc w:val="right"/>
              <w:rPr>
                <w:ins w:id="2193" w:author="David Conklin" w:date="2021-01-06T12:58:00Z"/>
              </w:rPr>
            </w:pPr>
            <w:ins w:id="2194" w:author="David Conklin" w:date="2021-01-06T12:58:00Z">
              <w:r>
                <w:t>0.005e9</w:t>
              </w:r>
            </w:ins>
          </w:p>
        </w:tc>
        <w:tc>
          <w:tcPr>
            <w:tcW w:w="0" w:type="auto"/>
          </w:tcPr>
          <w:p w14:paraId="37AAF35D" w14:textId="77777777" w:rsidR="00BF3872" w:rsidRDefault="00BF3872" w:rsidP="00BF3872">
            <w:pPr>
              <w:jc w:val="right"/>
              <w:rPr>
                <w:ins w:id="2195" w:author="David Conklin" w:date="2021-01-06T12:58:00Z"/>
              </w:rPr>
            </w:pPr>
            <w:ins w:id="2196" w:author="David Conklin" w:date="2021-01-06T12:58:00Z">
              <w:r>
                <w:t>15.0</w:t>
              </w:r>
            </w:ins>
          </w:p>
        </w:tc>
        <w:tc>
          <w:tcPr>
            <w:tcW w:w="0" w:type="auto"/>
          </w:tcPr>
          <w:p w14:paraId="344705FC" w14:textId="77777777" w:rsidR="00BF3872" w:rsidRDefault="00BF3872" w:rsidP="00BF3872">
            <w:pPr>
              <w:jc w:val="right"/>
              <w:rPr>
                <w:ins w:id="2197" w:author="David Conklin" w:date="2021-01-06T12:58:00Z"/>
              </w:rPr>
            </w:pPr>
            <w:ins w:id="2198" w:author="David Conklin" w:date="2021-01-06T12:58:00Z">
              <w:r>
                <w:t>0.3e9</w:t>
              </w:r>
            </w:ins>
          </w:p>
        </w:tc>
      </w:tr>
      <w:tr w:rsidR="00BF3872" w14:paraId="61E311F0" w14:textId="77777777" w:rsidTr="00E3419D">
        <w:trPr>
          <w:ins w:id="2199" w:author="David Conklin" w:date="2021-01-06T12:58:00Z"/>
        </w:trPr>
        <w:tc>
          <w:tcPr>
            <w:tcW w:w="0" w:type="auto"/>
          </w:tcPr>
          <w:p w14:paraId="3537FE07" w14:textId="77777777" w:rsidR="00BF3872" w:rsidRDefault="00BF3872" w:rsidP="00BF3872">
            <w:pPr>
              <w:rPr>
                <w:ins w:id="2200" w:author="David Conklin" w:date="2021-01-06T12:58:00Z"/>
              </w:rPr>
            </w:pPr>
            <w:ins w:id="2201" w:author="David Conklin" w:date="2021-01-06T12:58:00Z">
              <w:r>
                <w:t>longwave radiation from reaches</w:t>
              </w:r>
            </w:ins>
          </w:p>
        </w:tc>
        <w:tc>
          <w:tcPr>
            <w:tcW w:w="0" w:type="auto"/>
          </w:tcPr>
          <w:p w14:paraId="401911EF" w14:textId="77777777" w:rsidR="00BF3872" w:rsidRDefault="00BF3872" w:rsidP="00BF3872">
            <w:pPr>
              <w:jc w:val="right"/>
              <w:rPr>
                <w:ins w:id="2202" w:author="David Conklin" w:date="2021-01-06T12:58:00Z"/>
              </w:rPr>
            </w:pPr>
          </w:p>
        </w:tc>
        <w:tc>
          <w:tcPr>
            <w:tcW w:w="0" w:type="auto"/>
          </w:tcPr>
          <w:p w14:paraId="1CD1CAEE" w14:textId="77777777" w:rsidR="00BF3872" w:rsidRDefault="00BF3872" w:rsidP="00BF3872">
            <w:pPr>
              <w:jc w:val="center"/>
              <w:rPr>
                <w:ins w:id="2203" w:author="David Conklin" w:date="2021-01-06T12:58:00Z"/>
              </w:rPr>
            </w:pPr>
          </w:p>
        </w:tc>
        <w:tc>
          <w:tcPr>
            <w:tcW w:w="0" w:type="auto"/>
          </w:tcPr>
          <w:p w14:paraId="3762BC6A" w14:textId="77777777" w:rsidR="00BF3872" w:rsidRDefault="00BF3872" w:rsidP="00BF3872">
            <w:pPr>
              <w:jc w:val="right"/>
              <w:rPr>
                <w:ins w:id="2204" w:author="David Conklin" w:date="2021-01-06T12:58:00Z"/>
              </w:rPr>
            </w:pPr>
            <w:ins w:id="2205" w:author="David Conklin" w:date="2021-01-06T12:58:00Z">
              <w:r>
                <w:t>18.7e9</w:t>
              </w:r>
            </w:ins>
          </w:p>
        </w:tc>
      </w:tr>
      <w:tr w:rsidR="00BF3872" w14:paraId="2F4B7F6D" w14:textId="77777777" w:rsidTr="00E3419D">
        <w:trPr>
          <w:ins w:id="2206" w:author="David Conklin" w:date="2021-01-06T12:58:00Z"/>
        </w:trPr>
        <w:tc>
          <w:tcPr>
            <w:tcW w:w="0" w:type="auto"/>
          </w:tcPr>
          <w:p w14:paraId="5F33FF73" w14:textId="77777777" w:rsidR="00BF3872" w:rsidRDefault="00BF3872" w:rsidP="00BF3872">
            <w:pPr>
              <w:rPr>
                <w:ins w:id="2207" w:author="David Conklin" w:date="2021-01-06T12:58:00Z"/>
              </w:rPr>
            </w:pPr>
            <w:ins w:id="2208" w:author="David Conklin" w:date="2021-01-06T12:58:00Z">
              <w:r>
                <w:t>evaporation from reaches</w:t>
              </w:r>
            </w:ins>
          </w:p>
        </w:tc>
        <w:tc>
          <w:tcPr>
            <w:tcW w:w="0" w:type="auto"/>
          </w:tcPr>
          <w:p w14:paraId="68DBC1C1" w14:textId="77777777" w:rsidR="00BF3872" w:rsidRDefault="00BF3872" w:rsidP="00BF3872">
            <w:pPr>
              <w:jc w:val="right"/>
              <w:rPr>
                <w:ins w:id="2209" w:author="David Conklin" w:date="2021-01-06T12:58:00Z"/>
              </w:rPr>
            </w:pPr>
            <w:ins w:id="2210" w:author="David Conklin" w:date="2021-01-06T12:58:00Z">
              <w:r>
                <w:t xml:space="preserve">0.007e9 </w:t>
              </w:r>
            </w:ins>
          </w:p>
        </w:tc>
        <w:tc>
          <w:tcPr>
            <w:tcW w:w="0" w:type="auto"/>
          </w:tcPr>
          <w:p w14:paraId="51A5074B" w14:textId="77777777" w:rsidR="00BF3872" w:rsidRDefault="00BF3872" w:rsidP="00BF3872">
            <w:pPr>
              <w:jc w:val="right"/>
              <w:rPr>
                <w:ins w:id="2211" w:author="David Conklin" w:date="2021-01-06T12:58:00Z"/>
              </w:rPr>
            </w:pPr>
          </w:p>
        </w:tc>
        <w:tc>
          <w:tcPr>
            <w:tcW w:w="0" w:type="auto"/>
          </w:tcPr>
          <w:p w14:paraId="43159D97" w14:textId="77777777" w:rsidR="00BF3872" w:rsidRDefault="00BF3872" w:rsidP="00BF3872">
            <w:pPr>
              <w:jc w:val="right"/>
              <w:rPr>
                <w:ins w:id="2212" w:author="David Conklin" w:date="2021-01-06T12:58:00Z"/>
              </w:rPr>
            </w:pPr>
            <w:ins w:id="2213" w:author="David Conklin" w:date="2021-01-06T12:58:00Z">
              <w:r>
                <w:t>17.1e9</w:t>
              </w:r>
            </w:ins>
          </w:p>
        </w:tc>
      </w:tr>
      <w:tr w:rsidR="00BF3872" w14:paraId="3132B321" w14:textId="77777777" w:rsidTr="00E3419D">
        <w:trPr>
          <w:ins w:id="2214" w:author="David Conklin" w:date="2021-01-06T12:58:00Z"/>
        </w:trPr>
        <w:tc>
          <w:tcPr>
            <w:tcW w:w="0" w:type="auto"/>
          </w:tcPr>
          <w:p w14:paraId="7E643CB4" w14:textId="77777777" w:rsidR="00BF3872" w:rsidRDefault="00BF3872" w:rsidP="00BF3872">
            <w:pPr>
              <w:rPr>
                <w:ins w:id="2215" w:author="David Conklin" w:date="2021-01-06T12:58:00Z"/>
              </w:rPr>
            </w:pPr>
            <w:ins w:id="2216" w:author="David Conklin" w:date="2021-01-06T12:58:00Z">
              <w:r>
                <w:t>longwave radiation from reservoirs</w:t>
              </w:r>
            </w:ins>
          </w:p>
        </w:tc>
        <w:tc>
          <w:tcPr>
            <w:tcW w:w="0" w:type="auto"/>
          </w:tcPr>
          <w:p w14:paraId="6679C9DD" w14:textId="77777777" w:rsidR="00BF3872" w:rsidRDefault="00BF3872" w:rsidP="00BF3872">
            <w:pPr>
              <w:jc w:val="right"/>
              <w:rPr>
                <w:ins w:id="2217" w:author="David Conklin" w:date="2021-01-06T12:58:00Z"/>
              </w:rPr>
            </w:pPr>
          </w:p>
        </w:tc>
        <w:tc>
          <w:tcPr>
            <w:tcW w:w="0" w:type="auto"/>
          </w:tcPr>
          <w:p w14:paraId="69420284" w14:textId="77777777" w:rsidR="00BF3872" w:rsidRDefault="00BF3872" w:rsidP="00BF3872">
            <w:pPr>
              <w:jc w:val="right"/>
              <w:rPr>
                <w:ins w:id="2218" w:author="David Conklin" w:date="2021-01-06T12:58:00Z"/>
              </w:rPr>
            </w:pPr>
          </w:p>
        </w:tc>
        <w:tc>
          <w:tcPr>
            <w:tcW w:w="0" w:type="auto"/>
          </w:tcPr>
          <w:p w14:paraId="24677CFD" w14:textId="77777777" w:rsidR="00BF3872" w:rsidRDefault="00BF3872" w:rsidP="00BF3872">
            <w:pPr>
              <w:jc w:val="right"/>
              <w:rPr>
                <w:ins w:id="2219" w:author="David Conklin" w:date="2021-01-06T12:58:00Z"/>
              </w:rPr>
            </w:pPr>
            <w:ins w:id="2220" w:author="David Conklin" w:date="2021-01-06T12:58:00Z">
              <w:r>
                <w:t>9.4e9</w:t>
              </w:r>
            </w:ins>
          </w:p>
        </w:tc>
      </w:tr>
      <w:tr w:rsidR="00BF3872" w14:paraId="2798AFAF" w14:textId="77777777" w:rsidTr="00E3419D">
        <w:trPr>
          <w:ins w:id="2221" w:author="David Conklin" w:date="2021-01-06T12:58:00Z"/>
        </w:trPr>
        <w:tc>
          <w:tcPr>
            <w:tcW w:w="0" w:type="auto"/>
          </w:tcPr>
          <w:p w14:paraId="010EBBD4" w14:textId="77777777" w:rsidR="00BF3872" w:rsidRDefault="00BF3872" w:rsidP="00BF3872">
            <w:pPr>
              <w:rPr>
                <w:ins w:id="2222" w:author="David Conklin" w:date="2021-01-06T12:58:00Z"/>
              </w:rPr>
            </w:pPr>
            <w:ins w:id="2223" w:author="David Conklin" w:date="2021-01-06T12:58:00Z">
              <w:r>
                <w:t>evaporation from reservoirs</w:t>
              </w:r>
            </w:ins>
          </w:p>
        </w:tc>
        <w:tc>
          <w:tcPr>
            <w:tcW w:w="0" w:type="auto"/>
          </w:tcPr>
          <w:p w14:paraId="2D486864" w14:textId="77777777" w:rsidR="00BF3872" w:rsidRDefault="00BF3872" w:rsidP="00BF3872">
            <w:pPr>
              <w:jc w:val="right"/>
              <w:rPr>
                <w:ins w:id="2224" w:author="David Conklin" w:date="2021-01-06T12:58:00Z"/>
              </w:rPr>
            </w:pPr>
            <w:ins w:id="2225" w:author="David Conklin" w:date="2021-01-06T12:58:00Z">
              <w:r>
                <w:t>0.008e9</w:t>
              </w:r>
            </w:ins>
          </w:p>
        </w:tc>
        <w:tc>
          <w:tcPr>
            <w:tcW w:w="0" w:type="auto"/>
          </w:tcPr>
          <w:p w14:paraId="4DD99CE5" w14:textId="77777777" w:rsidR="00BF3872" w:rsidRDefault="00BF3872" w:rsidP="00BF3872">
            <w:pPr>
              <w:jc w:val="right"/>
              <w:rPr>
                <w:ins w:id="2226" w:author="David Conklin" w:date="2021-01-06T12:58:00Z"/>
              </w:rPr>
            </w:pPr>
          </w:p>
        </w:tc>
        <w:tc>
          <w:tcPr>
            <w:tcW w:w="0" w:type="auto"/>
          </w:tcPr>
          <w:p w14:paraId="3064D6FF" w14:textId="65622201" w:rsidR="00BF3872" w:rsidRDefault="00BF3872" w:rsidP="00BF3872">
            <w:pPr>
              <w:jc w:val="right"/>
              <w:rPr>
                <w:ins w:id="2227" w:author="David Conklin" w:date="2021-01-06T12:58:00Z"/>
              </w:rPr>
            </w:pPr>
            <w:ins w:id="2228" w:author="David Conklin" w:date="2021-01-06T12:58:00Z">
              <w:r>
                <w:t>1</w:t>
              </w:r>
            </w:ins>
            <w:ins w:id="2229" w:author="David Conklin" w:date="2021-01-06T13:07:00Z">
              <w:r>
                <w:t>9.5</w:t>
              </w:r>
            </w:ins>
            <w:ins w:id="2230" w:author="David Conklin" w:date="2021-01-06T12:58:00Z">
              <w:r>
                <w:t>e9</w:t>
              </w:r>
            </w:ins>
          </w:p>
        </w:tc>
      </w:tr>
      <w:tr w:rsidR="005D40B9" w14:paraId="7633DA37" w14:textId="77777777" w:rsidTr="00E3419D">
        <w:trPr>
          <w:ins w:id="2231" w:author="David Conklin" w:date="2021-01-07T12:18:00Z"/>
        </w:trPr>
        <w:tc>
          <w:tcPr>
            <w:tcW w:w="0" w:type="auto"/>
          </w:tcPr>
          <w:p w14:paraId="2447ADA6" w14:textId="29F810DC" w:rsidR="005D40B9" w:rsidRDefault="006F0906" w:rsidP="006F0906">
            <w:pPr>
              <w:jc w:val="right"/>
              <w:rPr>
                <w:ins w:id="2232" w:author="David Conklin" w:date="2021-01-07T12:18:00Z"/>
              </w:rPr>
              <w:pPrChange w:id="2233" w:author="David Conklin" w:date="2021-01-07T12:33:00Z">
                <w:pPr/>
              </w:pPrChange>
            </w:pPr>
            <w:ins w:id="2234" w:author="David Conklin" w:date="2021-01-07T12:33:00Z">
              <w:r>
                <w:t>total out</w:t>
              </w:r>
            </w:ins>
          </w:p>
        </w:tc>
        <w:tc>
          <w:tcPr>
            <w:tcW w:w="0" w:type="auto"/>
          </w:tcPr>
          <w:p w14:paraId="6CDD7E16" w14:textId="008F39FF" w:rsidR="005D40B9" w:rsidRDefault="005D40B9" w:rsidP="00BF3872">
            <w:pPr>
              <w:jc w:val="right"/>
              <w:rPr>
                <w:ins w:id="2235" w:author="David Conklin" w:date="2021-01-07T12:18:00Z"/>
              </w:rPr>
            </w:pPr>
            <w:ins w:id="2236" w:author="David Conklin" w:date="2021-01-07T12:18:00Z">
              <w:r>
                <w:t>4.926e9</w:t>
              </w:r>
            </w:ins>
          </w:p>
        </w:tc>
        <w:tc>
          <w:tcPr>
            <w:tcW w:w="0" w:type="auto"/>
          </w:tcPr>
          <w:p w14:paraId="083B0875" w14:textId="77777777" w:rsidR="005D40B9" w:rsidRDefault="005D40B9" w:rsidP="00BF3872">
            <w:pPr>
              <w:jc w:val="right"/>
              <w:rPr>
                <w:ins w:id="2237" w:author="David Conklin" w:date="2021-01-07T12:18:00Z"/>
              </w:rPr>
            </w:pPr>
          </w:p>
        </w:tc>
        <w:tc>
          <w:tcPr>
            <w:tcW w:w="0" w:type="auto"/>
          </w:tcPr>
          <w:p w14:paraId="5BC02AB9" w14:textId="25EFF9D7" w:rsidR="005D40B9" w:rsidRDefault="005D40B9" w:rsidP="00BF3872">
            <w:pPr>
              <w:jc w:val="right"/>
              <w:rPr>
                <w:ins w:id="2238" w:author="David Conklin" w:date="2021-01-07T12:18:00Z"/>
              </w:rPr>
            </w:pPr>
            <w:ins w:id="2239" w:author="David Conklin" w:date="2021-01-07T12:22:00Z">
              <w:r>
                <w:t>230.1e9</w:t>
              </w:r>
            </w:ins>
          </w:p>
        </w:tc>
      </w:tr>
      <w:tr w:rsidR="006F0906" w14:paraId="7947F1AD" w14:textId="77777777" w:rsidTr="00E3419D">
        <w:trPr>
          <w:ins w:id="2240" w:author="David Conklin" w:date="2021-01-07T12:29:00Z"/>
        </w:trPr>
        <w:tc>
          <w:tcPr>
            <w:tcW w:w="0" w:type="auto"/>
          </w:tcPr>
          <w:p w14:paraId="1F401A3A" w14:textId="4783BFC3" w:rsidR="006F0906" w:rsidRDefault="006F0906" w:rsidP="00BF3872">
            <w:pPr>
              <w:jc w:val="right"/>
              <w:rPr>
                <w:ins w:id="2241" w:author="David Conklin" w:date="2021-01-07T12:29:00Z"/>
              </w:rPr>
            </w:pPr>
            <w:ins w:id="2242" w:author="David Conklin" w:date="2021-01-07T12:29:00Z">
              <w:r>
                <w:t>discrepancy</w:t>
              </w:r>
            </w:ins>
          </w:p>
        </w:tc>
        <w:tc>
          <w:tcPr>
            <w:tcW w:w="0" w:type="auto"/>
          </w:tcPr>
          <w:p w14:paraId="793AF02B" w14:textId="0A642261" w:rsidR="006F0906" w:rsidRDefault="006F0906" w:rsidP="00BF3872">
            <w:pPr>
              <w:jc w:val="right"/>
              <w:rPr>
                <w:ins w:id="2243" w:author="David Conklin" w:date="2021-01-07T12:29:00Z"/>
              </w:rPr>
            </w:pPr>
            <w:ins w:id="2244" w:author="David Conklin" w:date="2021-01-07T12:30:00Z">
              <w:r>
                <w:t>+0.011e9</w:t>
              </w:r>
            </w:ins>
          </w:p>
        </w:tc>
        <w:tc>
          <w:tcPr>
            <w:tcW w:w="0" w:type="auto"/>
          </w:tcPr>
          <w:p w14:paraId="651C9E4D" w14:textId="77777777" w:rsidR="006F0906" w:rsidRDefault="006F0906" w:rsidP="00BF3872">
            <w:pPr>
              <w:jc w:val="right"/>
              <w:rPr>
                <w:ins w:id="2245" w:author="David Conklin" w:date="2021-01-07T12:29:00Z"/>
              </w:rPr>
            </w:pPr>
          </w:p>
        </w:tc>
        <w:tc>
          <w:tcPr>
            <w:tcW w:w="0" w:type="auto"/>
          </w:tcPr>
          <w:p w14:paraId="15F1D368" w14:textId="2716AFEF" w:rsidR="006F0906" w:rsidRDefault="006F0906" w:rsidP="00BF3872">
            <w:pPr>
              <w:jc w:val="right"/>
              <w:rPr>
                <w:ins w:id="2246" w:author="David Conklin" w:date="2021-01-07T12:29:00Z"/>
              </w:rPr>
            </w:pPr>
            <w:ins w:id="2247" w:author="David Conklin" w:date="2021-01-07T12:32:00Z">
              <w:r>
                <w:t>+1.8e9</w:t>
              </w:r>
            </w:ins>
          </w:p>
        </w:tc>
      </w:tr>
      <w:tr w:rsidR="005D40B9" w14:paraId="6140B5CA" w14:textId="77777777" w:rsidTr="00E3419D">
        <w:trPr>
          <w:ins w:id="2248" w:author="David Conklin" w:date="2021-01-07T12:20:00Z"/>
        </w:trPr>
        <w:tc>
          <w:tcPr>
            <w:tcW w:w="0" w:type="auto"/>
          </w:tcPr>
          <w:p w14:paraId="17DE0B7C" w14:textId="154DD718" w:rsidR="005D40B9" w:rsidRDefault="005D40B9" w:rsidP="00BF3872">
            <w:pPr>
              <w:jc w:val="right"/>
              <w:rPr>
                <w:ins w:id="2249" w:author="David Conklin" w:date="2021-01-07T12:20:00Z"/>
              </w:rPr>
            </w:pPr>
            <w:ins w:id="2250" w:author="David Conklin" w:date="2021-01-07T12:20:00Z">
              <w:r>
                <w:t>discrepancy</w:t>
              </w:r>
            </w:ins>
            <w:ins w:id="2251" w:author="David Conklin" w:date="2021-01-07T12:34:00Z">
              <w:r w:rsidR="006F0906">
                <w:t>, %</w:t>
              </w:r>
            </w:ins>
          </w:p>
        </w:tc>
        <w:tc>
          <w:tcPr>
            <w:tcW w:w="0" w:type="auto"/>
          </w:tcPr>
          <w:p w14:paraId="3C6B5503" w14:textId="3E8786E8" w:rsidR="005D40B9" w:rsidRDefault="006F0906" w:rsidP="00BF3872">
            <w:pPr>
              <w:jc w:val="right"/>
              <w:rPr>
                <w:ins w:id="2252" w:author="David Conklin" w:date="2021-01-07T12:20:00Z"/>
              </w:rPr>
            </w:pPr>
            <w:ins w:id="2253" w:author="David Conklin" w:date="2021-01-07T12:31:00Z">
              <w:r>
                <w:t>+</w:t>
              </w:r>
            </w:ins>
            <w:ins w:id="2254" w:author="David Conklin" w:date="2021-01-07T12:28:00Z">
              <w:r>
                <w:t>0.2%</w:t>
              </w:r>
            </w:ins>
          </w:p>
        </w:tc>
        <w:tc>
          <w:tcPr>
            <w:tcW w:w="0" w:type="auto"/>
          </w:tcPr>
          <w:p w14:paraId="7CA91A12" w14:textId="77777777" w:rsidR="005D40B9" w:rsidRDefault="005D40B9" w:rsidP="00BF3872">
            <w:pPr>
              <w:jc w:val="right"/>
              <w:rPr>
                <w:ins w:id="2255" w:author="David Conklin" w:date="2021-01-07T12:20:00Z"/>
              </w:rPr>
            </w:pPr>
          </w:p>
        </w:tc>
        <w:tc>
          <w:tcPr>
            <w:tcW w:w="0" w:type="auto"/>
          </w:tcPr>
          <w:p w14:paraId="2762CE4F" w14:textId="2C682B62" w:rsidR="005D40B9" w:rsidRDefault="006F0906" w:rsidP="00BF3872">
            <w:pPr>
              <w:jc w:val="right"/>
              <w:rPr>
                <w:ins w:id="2256" w:author="David Conklin" w:date="2021-01-07T12:23:00Z"/>
              </w:rPr>
            </w:pPr>
            <w:ins w:id="2257" w:author="David Conklin" w:date="2021-01-07T12:32:00Z">
              <w:r>
                <w:t>+</w:t>
              </w:r>
            </w:ins>
            <w:ins w:id="2258" w:author="David Conklin" w:date="2021-01-07T12:27:00Z">
              <w:r>
                <w:t>0.8</w:t>
              </w:r>
            </w:ins>
            <w:ins w:id="2259" w:author="David Conklin" w:date="2021-01-07T12:24:00Z">
              <w:r w:rsidR="005D40B9">
                <w:t>%</w:t>
              </w:r>
            </w:ins>
          </w:p>
          <w:p w14:paraId="7E5A1767" w14:textId="425A9068" w:rsidR="005D40B9" w:rsidRDefault="005D40B9" w:rsidP="00BF3872">
            <w:pPr>
              <w:jc w:val="right"/>
              <w:rPr>
                <w:ins w:id="2260" w:author="David Conklin" w:date="2021-01-07T12:20:00Z"/>
              </w:rPr>
            </w:pPr>
          </w:p>
        </w:tc>
      </w:tr>
    </w:tbl>
    <w:p w14:paraId="1493D2AE" w14:textId="77777777" w:rsidR="006D0662" w:rsidRDefault="006D0662" w:rsidP="006D0662">
      <w:pPr>
        <w:rPr>
          <w:ins w:id="2261" w:author="David Conklin" w:date="2021-01-06T12:58:00Z"/>
        </w:rPr>
      </w:pPr>
    </w:p>
    <w:p w14:paraId="5A25DF07" w14:textId="717BFBB1" w:rsidR="00010FCE" w:rsidRPr="002854B5" w:rsidDel="00E3419D" w:rsidRDefault="00010FCE" w:rsidP="002854B5">
      <w:pPr>
        <w:rPr>
          <w:del w:id="2262" w:author="David Conklin" w:date="2021-01-07T09:37:00Z"/>
        </w:rPr>
      </w:pPr>
    </w:p>
    <w:p w14:paraId="2C48710D" w14:textId="7FFE344F" w:rsidR="00E90646" w:rsidDel="00E3419D" w:rsidRDefault="00E90646" w:rsidP="00E90646">
      <w:pPr>
        <w:pStyle w:val="Heading2"/>
        <w:rPr>
          <w:del w:id="2263" w:author="David Conklin" w:date="2021-01-07T09:37:00Z"/>
        </w:rPr>
      </w:pPr>
      <w:del w:id="2264" w:author="David Conklin" w:date="2021-01-07T09:37:00Z">
        <w:r w:rsidDel="00E3419D">
          <w:delText>Clackamas wetlands v. McKenzie wetlands</w:delText>
        </w:r>
      </w:del>
    </w:p>
    <w:p w14:paraId="067AD90B" w14:textId="7D0F9B5E" w:rsidR="00E90646" w:rsidDel="00E3419D" w:rsidRDefault="00E90646" w:rsidP="00E90646">
      <w:pPr>
        <w:rPr>
          <w:del w:id="2265" w:author="David Conklin" w:date="2021-01-07T09:37:00Z"/>
        </w:rPr>
      </w:pPr>
      <w:del w:id="2266" w:author="David Conklin" w:date="2021-01-07T09:37:00Z">
        <w:r w:rsidDel="00E3419D">
          <w:delText>At least in the initial phase of the study, simulations of the Clackamas basin</w:delText>
        </w:r>
        <w:r w:rsidR="005C537E" w:rsidDel="00E3419D">
          <w:delText xml:space="preserve"> (</w:delText>
        </w:r>
        <w:r w:rsidR="005C537E" w:rsidDel="00E3419D">
          <w:fldChar w:fldCharType="begin"/>
        </w:r>
        <w:r w:rsidR="005C537E" w:rsidDel="00E3419D">
          <w:delInstrText xml:space="preserve"> REF _Ref48286765 \h </w:delInstrText>
        </w:r>
        <w:r w:rsidR="005C537E" w:rsidDel="00E3419D">
          <w:fldChar w:fldCharType="separate"/>
        </w:r>
        <w:r w:rsidR="006F0CBC" w:rsidDel="00E3419D">
          <w:delText xml:space="preserve">Figure </w:delText>
        </w:r>
        <w:r w:rsidR="006F0CBC" w:rsidDel="00E3419D">
          <w:rPr>
            <w:noProof/>
          </w:rPr>
          <w:delText>9</w:delText>
        </w:r>
        <w:r w:rsidR="005C537E" w:rsidDel="00E3419D">
          <w:fldChar w:fldCharType="end"/>
        </w:r>
        <w:r w:rsidR="005C537E" w:rsidDel="00E3419D">
          <w:delText>)</w:delText>
        </w:r>
        <w:r w:rsidDel="00E3419D">
          <w:delText xml:space="preserve"> and its wetlands will be run in addition to those of the McKenzie basin, for comparison and calibration purposes.  The Clackamas basin study area and simulations are described in a separate chapter of this document.</w:delText>
        </w:r>
      </w:del>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2267" w:name="_Ref48286765"/>
      <w:bookmarkStart w:id="2268" w:name="_Toc53219841"/>
      <w:r>
        <w:t xml:space="preserve">Figure </w:t>
      </w:r>
      <w:fldSimple w:instr=" SEQ Figure \* ARABIC ">
        <w:r w:rsidR="006F0CBC">
          <w:rPr>
            <w:noProof/>
          </w:rPr>
          <w:t>9</w:t>
        </w:r>
      </w:fldSimple>
      <w:bookmarkEnd w:id="2267"/>
      <w:r>
        <w:t>. Clackamas basin in CW3M screen capture</w:t>
      </w:r>
      <w:bookmarkEnd w:id="2268"/>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269" w:name="_Toc60915390"/>
      <w:r>
        <w:t>The Clackamas Basin</w:t>
      </w:r>
      <w:bookmarkEnd w:id="2269"/>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270" w:name="_Toc60915391"/>
      <w:r>
        <w:lastRenderedPageBreak/>
        <w:t>Directory structure and file names</w:t>
      </w:r>
      <w:bookmarkEnd w:id="227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271" w:name="_Toc60915392"/>
      <w:r>
        <w:t xml:space="preserve">Release </w:t>
      </w:r>
      <w:r w:rsidR="00E735F4">
        <w:t>Log</w:t>
      </w:r>
      <w:bookmarkEnd w:id="227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ins w:id="2272" w:author="David Conklin" w:date="2020-12-27T15:53:00Z"/>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ins w:id="2273" w:author="David Conklin" w:date="2020-12-27T15:53:00Z"/>
          <w:rFonts w:cs="Times New Roman"/>
          <w:szCs w:val="24"/>
        </w:rPr>
      </w:pPr>
    </w:p>
    <w:p w14:paraId="7B96493F" w14:textId="5F3D440F" w:rsidR="00D66025" w:rsidRDefault="00D66025" w:rsidP="002D591A">
      <w:pPr>
        <w:pStyle w:val="Body"/>
        <w:rPr>
          <w:rFonts w:cs="Times New Roman"/>
          <w:szCs w:val="24"/>
        </w:rPr>
      </w:pPr>
      <w:ins w:id="2274" w:author="David Conklin" w:date="2020-12-27T15:53:00Z">
        <w:r>
          <w:rPr>
            <w:rFonts w:cs="Times New Roman"/>
            <w:szCs w:val="24"/>
          </w:rPr>
          <w:t xml:space="preserve">CW3M_Installer_McKenzie_0.4.3.exe </w:t>
        </w:r>
      </w:ins>
      <w:ins w:id="2275" w:author="David Conklin" w:date="2020-12-27T15:54:00Z">
        <w:r>
          <w:rPr>
            <w:rFonts w:cs="Times New Roman"/>
            <w:szCs w:val="24"/>
          </w:rPr>
          <w:t>12/27/20 from CW3M ver. 205 on GitHub.  McKenzie s</w:t>
        </w:r>
      </w:ins>
      <w:ins w:id="2276" w:author="David Conklin" w:date="2020-12-27T15:55:00Z">
        <w:r>
          <w:rPr>
            <w:rFonts w:cs="Times New Roman"/>
            <w:szCs w:val="24"/>
          </w:rPr>
          <w:t>tream flows and temperatures have been calibrated to USGS gage data for 2010-18.</w:t>
        </w:r>
      </w:ins>
      <w:ins w:id="2277" w:author="David Conklin" w:date="2020-12-27T15:56:00Z">
        <w:r>
          <w:rPr>
            <w:rFonts w:cs="Times New Roman"/>
            <w:szCs w:val="24"/>
          </w:rPr>
          <w:t xml:space="preserve">  Special logic was added for the springs which feed Clear Lake</w:t>
        </w:r>
      </w:ins>
      <w:ins w:id="2278" w:author="David Conklin" w:date="2020-12-27T15:57:00Z">
        <w:r>
          <w:rPr>
            <w:rFonts w:cs="Times New Roman"/>
            <w:szCs w:val="24"/>
          </w:rPr>
          <w:t>.  The special logic provides for a constant</w:t>
        </w:r>
      </w:ins>
      <w:ins w:id="2279" w:author="David Conklin" w:date="2020-12-27T15:58:00Z">
        <w:r>
          <w:rPr>
            <w:rFonts w:cs="Times New Roman"/>
            <w:szCs w:val="24"/>
          </w:rPr>
          <w:t xml:space="preserve"> spring flow of 5.7 cms  plus a seasonally-varying additional spring flow of </w:t>
        </w:r>
      </w:ins>
      <w:ins w:id="2280" w:author="David Conklin" w:date="2020-12-27T16:00:00Z">
        <w:r w:rsidRPr="00D66025">
          <w:rPr>
            <w:rFonts w:cs="Times New Roman"/>
            <w:szCs w:val="24"/>
          </w:rPr>
          <w:t>0.8351</w:t>
        </w:r>
        <w:r>
          <w:rPr>
            <w:rFonts w:cs="Times New Roman"/>
            <w:szCs w:val="24"/>
          </w:rPr>
          <w:t xml:space="preserve"> times the amount simulated as flowing into Clear from upstream.</w:t>
        </w:r>
      </w:ins>
      <w:ins w:id="2281" w:author="David Conklin" w:date="2020-12-27T16:06:00Z">
        <w:r w:rsidR="009630C2">
          <w:rPr>
            <w:rFonts w:cs="Times New Roman"/>
            <w:szCs w:val="24"/>
          </w:rPr>
          <w:t xml:space="preserve">  The Demo and Baseline scenarios have been combined into a single Demo_Baseline scenario.  This release</w:t>
        </w:r>
      </w:ins>
      <w:ins w:id="2282" w:author="David Conklin" w:date="2020-12-27T16:07:00Z">
        <w:r w:rsidR="009630C2">
          <w:rPr>
            <w:rFonts w:cs="Times New Roman"/>
            <w:szCs w:val="24"/>
          </w:rPr>
          <w:t xml:space="preserve"> includes files for the Clackamas and North Santiam basins as well as for the McKenzie.</w:t>
        </w:r>
      </w:ins>
    </w:p>
    <w:p w14:paraId="5A89EB77" w14:textId="77777777" w:rsidR="002D591A" w:rsidRDefault="002D591A" w:rsidP="002D591A">
      <w:pPr>
        <w:pStyle w:val="Body"/>
      </w:pPr>
    </w:p>
    <w:p w14:paraId="7840B9A7" w14:textId="77777777" w:rsidR="005F3D22" w:rsidRDefault="005F3D22" w:rsidP="005F3D22">
      <w:pPr>
        <w:pStyle w:val="Heading1"/>
      </w:pPr>
      <w:bookmarkStart w:id="2283" w:name="_Toc60915393"/>
      <w:r>
        <w:t>References</w:t>
      </w:r>
      <w:bookmarkEnd w:id="2283"/>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lastRenderedPageBreak/>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ins w:id="2284" w:author="David Conklin" w:date="2020-12-28T09:57: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ins w:id="2285" w:author="David Conklin" w:date="2020-12-28T09:57:00Z"/>
          <w:rStyle w:val="Hyperlink"/>
          <w:rFonts w:cstheme="minorHAnsi"/>
          <w:color w:val="auto"/>
          <w:u w:val="none"/>
        </w:rPr>
      </w:pPr>
    </w:p>
    <w:p w14:paraId="7015A0E4" w14:textId="63CC491B" w:rsidR="004B34E8" w:rsidRPr="003F7628" w:rsidRDefault="004B34E8">
      <w:pPr>
        <w:rPr>
          <w:rStyle w:val="Hyperlink"/>
          <w:color w:val="auto"/>
          <w:u w:val="none"/>
        </w:rPr>
        <w:pPrChange w:id="2286" w:author="David Conklin" w:date="2020-12-28T09:57:00Z">
          <w:pPr>
            <w:autoSpaceDE w:val="0"/>
            <w:autoSpaceDN w:val="0"/>
            <w:adjustRightInd w:val="0"/>
          </w:pPr>
        </w:pPrChange>
      </w:pPr>
      <w:ins w:id="2287" w:author="David Conklin" w:date="2020-12-28T09:57:00Z">
        <w:r>
          <w:t>Seibert J (1997).  Estimation of Parameter Uncertainty in the HBV Model.  Nordic Hydrology, 28 (4/5): 247-262.</w:t>
        </w:r>
      </w:ins>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288" w:name="_Toc60915394"/>
      <w:r>
        <w:rPr>
          <w:rFonts w:eastAsiaTheme="minorHAnsi"/>
        </w:rPr>
        <w:lastRenderedPageBreak/>
        <w:t>Acronyms</w:t>
      </w:r>
      <w:r w:rsidR="009D540F">
        <w:rPr>
          <w:rFonts w:eastAsiaTheme="minorHAnsi"/>
        </w:rPr>
        <w:t xml:space="preserve"> and Abbreviations</w:t>
      </w:r>
      <w:bookmarkEnd w:id="2288"/>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Pr>
        <w:rPr>
          <w:ins w:id="2289" w:author="David Conklin" w:date="2020-12-28T09:56:00Z"/>
        </w:rPr>
      </w:pPr>
    </w:p>
    <w:p w14:paraId="163772A5" w14:textId="6DDCE089" w:rsidR="004B34E8" w:rsidRPr="003F7628" w:rsidRDefault="004B34E8" w:rsidP="00A06758">
      <w:pPr>
        <w:rPr>
          <w:ins w:id="2290" w:author="David Conklin" w:date="2020-12-28T09:56:00Z"/>
          <w:rFonts w:cstheme="minorHAnsi"/>
        </w:rPr>
      </w:pPr>
      <w:ins w:id="2291" w:author="David Conklin" w:date="2020-12-28T09:56:00Z">
        <w:r w:rsidRPr="004B34E8">
          <w:rPr>
            <w:rFonts w:cstheme="minorHAnsi"/>
            <w:b/>
            <w:bCs/>
            <w:rPrChange w:id="2292" w:author="David Conklin" w:date="2020-12-28T10:00:00Z">
              <w:rPr/>
            </w:rPrChange>
          </w:rPr>
          <w:t>HBV</w:t>
        </w:r>
        <w:r w:rsidRPr="003F7628">
          <w:rPr>
            <w:rFonts w:cstheme="minorHAnsi"/>
          </w:rPr>
          <w:t xml:space="preserve"> </w:t>
        </w:r>
        <w:r w:rsidRPr="006F0CBC">
          <w:rPr>
            <w:rFonts w:cstheme="minorHAnsi"/>
          </w:rPr>
          <w:t>–</w:t>
        </w:r>
      </w:ins>
      <w:ins w:id="2293" w:author="David Conklin" w:date="2020-12-28T09:58:00Z">
        <w:r w:rsidRPr="004B34E8">
          <w:rPr>
            <w:rFonts w:cstheme="minorHAnsi"/>
            <w:rPrChange w:id="2294" w:author="David Conklin" w:date="2020-12-28T10:00:00Z">
              <w:rPr/>
            </w:rPrChange>
          </w:rPr>
          <w:t xml:space="preserve"> </w:t>
        </w:r>
        <w:r w:rsidRPr="004B34E8">
          <w:rPr>
            <w:rFonts w:cstheme="minorHAnsi"/>
            <w:color w:val="202122"/>
            <w:shd w:val="clear" w:color="auto" w:fill="FFFFFF"/>
            <w:rPrChange w:id="2295" w:author="David Conklin" w:date="2020-12-28T10:00:00Z">
              <w:rPr>
                <w:rFonts w:ascii="Arial" w:hAnsi="Arial" w:cs="Arial"/>
                <w:color w:val="202122"/>
                <w:sz w:val="21"/>
                <w:szCs w:val="21"/>
                <w:shd w:val="clear" w:color="auto" w:fill="FFFFFF"/>
              </w:rPr>
            </w:rPrChange>
          </w:rPr>
          <w:t>Hydrologiska Byråns Vattenbalansavdelning mode</w:t>
        </w:r>
      </w:ins>
      <w:ins w:id="2296" w:author="David Conklin" w:date="2020-12-28T09:59:00Z">
        <w:r w:rsidRPr="004B34E8">
          <w:rPr>
            <w:rFonts w:cstheme="minorHAnsi"/>
            <w:color w:val="202122"/>
            <w:shd w:val="clear" w:color="auto" w:fill="FFFFFF"/>
            <w:rPrChange w:id="2297" w:author="David Conklin" w:date="2020-12-28T10:00:00Z">
              <w:rPr>
                <w:rFonts w:ascii="Arial" w:hAnsi="Arial" w:cs="Arial"/>
                <w:color w:val="202122"/>
                <w:sz w:val="21"/>
                <w:szCs w:val="21"/>
                <w:shd w:val="clear" w:color="auto" w:fill="FFFFFF"/>
              </w:rPr>
            </w:rPrChange>
          </w:rPr>
          <w:t>l (Seibert 1997)</w:t>
        </w:r>
      </w:ins>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pPr>
        <w:rPr>
          <w:ins w:id="2298" w:author="David Conklin" w:date="2020-12-28T10:27:00Z"/>
        </w:rPr>
      </w:pPr>
      <w:r>
        <w:rPr>
          <w:b/>
          <w:bCs/>
        </w:rPr>
        <w:t>MOU</w:t>
      </w:r>
      <w:r>
        <w:t xml:space="preserve"> – Memorandum of Understanding</w:t>
      </w:r>
    </w:p>
    <w:p w14:paraId="54F8ECD1" w14:textId="6CA202F6" w:rsidR="00997364" w:rsidRDefault="00997364" w:rsidP="00A06758">
      <w:pPr>
        <w:rPr>
          <w:ins w:id="2299" w:author="David Conklin" w:date="2020-12-28T10:27:00Z"/>
        </w:rPr>
      </w:pPr>
    </w:p>
    <w:p w14:paraId="1E588CEF" w14:textId="4A4EDBD1" w:rsidR="00997364" w:rsidRPr="003F7628" w:rsidRDefault="00997364" w:rsidP="00A06758">
      <w:pPr>
        <w:rPr>
          <w:ins w:id="2300" w:author="David Conklin" w:date="2020-12-28T09:22:00Z"/>
        </w:rPr>
      </w:pPr>
      <w:ins w:id="2301" w:author="David Conklin" w:date="2020-12-28T10:27:00Z">
        <w:r>
          <w:rPr>
            <w:b/>
            <w:bCs/>
          </w:rPr>
          <w:t>NRNI</w:t>
        </w:r>
      </w:ins>
      <w:ins w:id="2302" w:author="David Conklin" w:date="2020-12-28T10:28:00Z">
        <w:r>
          <w:t xml:space="preserve"> – No Reservoirs, No Irrigation</w:t>
        </w:r>
      </w:ins>
    </w:p>
    <w:p w14:paraId="3E1696D6" w14:textId="03A560AB" w:rsidR="00230B46" w:rsidRDefault="00230B46" w:rsidP="00A06758">
      <w:pPr>
        <w:rPr>
          <w:ins w:id="2303" w:author="David Conklin" w:date="2020-12-28T09:22:00Z"/>
        </w:rPr>
      </w:pPr>
    </w:p>
    <w:p w14:paraId="64587127" w14:textId="6ACFEE83" w:rsidR="00230B46" w:rsidRDefault="00230B46">
      <w:pPr>
        <w:rPr>
          <w:ins w:id="2304" w:author="David Conklin" w:date="2020-12-28T09:24:00Z"/>
        </w:rPr>
        <w:pPrChange w:id="2305" w:author="David Conklin" w:date="2020-12-28T09:25:00Z">
          <w:pPr>
            <w:pStyle w:val="Heading2"/>
            <w:shd w:val="clear" w:color="auto" w:fill="FFFFFF"/>
            <w:spacing w:before="300" w:after="150"/>
          </w:pPr>
        </w:pPrChange>
      </w:pPr>
      <w:ins w:id="2306" w:author="David Conklin" w:date="2020-12-28T09:22:00Z">
        <w:r w:rsidRPr="00230B46">
          <w:rPr>
            <w:b/>
            <w:bCs/>
            <w:rPrChange w:id="2307" w:author="David Conklin" w:date="2020-12-28T09:22:00Z">
              <w:rPr/>
            </w:rPrChange>
          </w:rPr>
          <w:t>PEST</w:t>
        </w:r>
        <w:r>
          <w:t xml:space="preserve"> – </w:t>
        </w:r>
      </w:ins>
      <w:ins w:id="2308" w:author="David Conklin" w:date="2020-12-28T09:24:00Z">
        <w:r>
          <w:t>Model-Independent Parameter Estimation and Uncertainty Analysis</w:t>
        </w:r>
      </w:ins>
    </w:p>
    <w:p w14:paraId="7A7A3A30" w14:textId="2FF9E06D" w:rsidR="00230B46" w:rsidRDefault="00230B46" w:rsidP="003F7628">
      <w:ins w:id="2309" w:author="David Conklin" w:date="2020-12-28T09:22:00Z">
        <w:r>
          <w:t>Parameter Estimation Program (</w:t>
        </w:r>
      </w:ins>
      <w:ins w:id="2310" w:author="David Conklin" w:date="2020-12-28T09:24:00Z">
        <w:r w:rsidRPr="00230B46">
          <w:t>https://pesthomepage.org/</w:t>
        </w:r>
      </w:ins>
      <w:ins w:id="2311" w:author="David Conklin" w:date="2020-12-28T09:22:00Z">
        <w:r>
          <w:t>)</w:t>
        </w:r>
      </w:ins>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lastRenderedPageBreak/>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913FA3" w14:textId="77777777" w:rsidR="00E633CB" w:rsidRDefault="00E633CB" w:rsidP="00064E77">
      <w:r>
        <w:separator/>
      </w:r>
    </w:p>
  </w:endnote>
  <w:endnote w:type="continuationSeparator" w:id="0">
    <w:p w14:paraId="282D753D" w14:textId="77777777" w:rsidR="00E633CB" w:rsidRDefault="00E633CB"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1400A4" w:rsidRDefault="001400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1400A4" w:rsidRDefault="00140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7539A4" w14:textId="77777777" w:rsidR="00E633CB" w:rsidRDefault="00E633CB" w:rsidP="00064E77">
      <w:r>
        <w:separator/>
      </w:r>
    </w:p>
  </w:footnote>
  <w:footnote w:type="continuationSeparator" w:id="0">
    <w:p w14:paraId="4458F331" w14:textId="77777777" w:rsidR="00E633CB" w:rsidRDefault="00E633CB"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7"/>
  </w:num>
  <w:num w:numId="5">
    <w:abstractNumId w:val="1"/>
  </w:num>
  <w:num w:numId="6">
    <w:abstractNumId w:val="6"/>
  </w:num>
  <w:num w:numId="7">
    <w:abstractNumId w:val="4"/>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5ADC"/>
    <w:rsid w:val="001A6DC9"/>
    <w:rsid w:val="001B0E2B"/>
    <w:rsid w:val="001B411C"/>
    <w:rsid w:val="001B42FA"/>
    <w:rsid w:val="001B4B07"/>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4E8A"/>
    <w:rsid w:val="002854A8"/>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A61FF"/>
    <w:rsid w:val="003A7CFD"/>
    <w:rsid w:val="003B2506"/>
    <w:rsid w:val="003B3B98"/>
    <w:rsid w:val="003B5FA8"/>
    <w:rsid w:val="003B76A2"/>
    <w:rsid w:val="003C109D"/>
    <w:rsid w:val="003C3116"/>
    <w:rsid w:val="003C3181"/>
    <w:rsid w:val="003C4378"/>
    <w:rsid w:val="003C5919"/>
    <w:rsid w:val="003D0B14"/>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0C63"/>
    <w:rsid w:val="005160F8"/>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5DF6"/>
    <w:rsid w:val="0068783A"/>
    <w:rsid w:val="00690F4F"/>
    <w:rsid w:val="00691D6A"/>
    <w:rsid w:val="006A06E4"/>
    <w:rsid w:val="006A1260"/>
    <w:rsid w:val="006A13B7"/>
    <w:rsid w:val="006A1CF2"/>
    <w:rsid w:val="006A525C"/>
    <w:rsid w:val="006B0F78"/>
    <w:rsid w:val="006B20AF"/>
    <w:rsid w:val="006B5B79"/>
    <w:rsid w:val="006B6EE1"/>
    <w:rsid w:val="006B7F4E"/>
    <w:rsid w:val="006C2435"/>
    <w:rsid w:val="006C64CF"/>
    <w:rsid w:val="006D0662"/>
    <w:rsid w:val="006D28E9"/>
    <w:rsid w:val="006D40C9"/>
    <w:rsid w:val="006D4FDF"/>
    <w:rsid w:val="006D5AFD"/>
    <w:rsid w:val="006D6388"/>
    <w:rsid w:val="006E3BFF"/>
    <w:rsid w:val="006F0906"/>
    <w:rsid w:val="006F0CBC"/>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0884"/>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4D3D"/>
    <w:rsid w:val="008B556E"/>
    <w:rsid w:val="008B7F8E"/>
    <w:rsid w:val="008C0B03"/>
    <w:rsid w:val="008C41BA"/>
    <w:rsid w:val="008C7362"/>
    <w:rsid w:val="008E188E"/>
    <w:rsid w:val="008E4511"/>
    <w:rsid w:val="008E6C13"/>
    <w:rsid w:val="008E7929"/>
    <w:rsid w:val="008F3962"/>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BB8"/>
    <w:rsid w:val="00950F74"/>
    <w:rsid w:val="00953D2B"/>
    <w:rsid w:val="00954585"/>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6758"/>
    <w:rsid w:val="00A0759A"/>
    <w:rsid w:val="00A111D9"/>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73DE"/>
    <w:rsid w:val="00C13229"/>
    <w:rsid w:val="00C1322F"/>
    <w:rsid w:val="00C163DA"/>
    <w:rsid w:val="00C26282"/>
    <w:rsid w:val="00C2652D"/>
    <w:rsid w:val="00C3243C"/>
    <w:rsid w:val="00C34EBD"/>
    <w:rsid w:val="00C36217"/>
    <w:rsid w:val="00C364E7"/>
    <w:rsid w:val="00C4199C"/>
    <w:rsid w:val="00C4268B"/>
    <w:rsid w:val="00C46F0A"/>
    <w:rsid w:val="00C52579"/>
    <w:rsid w:val="00C551F9"/>
    <w:rsid w:val="00C5526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7A37"/>
    <w:rsid w:val="00CC2A40"/>
    <w:rsid w:val="00CC3A0F"/>
    <w:rsid w:val="00CC41FC"/>
    <w:rsid w:val="00CD73D7"/>
    <w:rsid w:val="00CE0F6E"/>
    <w:rsid w:val="00CE3459"/>
    <w:rsid w:val="00CE381B"/>
    <w:rsid w:val="00CE4712"/>
    <w:rsid w:val="00CE7551"/>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66025"/>
    <w:rsid w:val="00D717A3"/>
    <w:rsid w:val="00D74473"/>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18D"/>
    <w:rsid w:val="00E11E6C"/>
    <w:rsid w:val="00E148C3"/>
    <w:rsid w:val="00E148E2"/>
    <w:rsid w:val="00E27506"/>
    <w:rsid w:val="00E3419D"/>
    <w:rsid w:val="00E3424C"/>
    <w:rsid w:val="00E36C09"/>
    <w:rsid w:val="00E40F75"/>
    <w:rsid w:val="00E424C4"/>
    <w:rsid w:val="00E4269C"/>
    <w:rsid w:val="00E42C86"/>
    <w:rsid w:val="00E44C5F"/>
    <w:rsid w:val="00E45D19"/>
    <w:rsid w:val="00E45E68"/>
    <w:rsid w:val="00E5024C"/>
    <w:rsid w:val="00E54F20"/>
    <w:rsid w:val="00E54FFC"/>
    <w:rsid w:val="00E624C2"/>
    <w:rsid w:val="00E633CB"/>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336E4"/>
    <w:rsid w:val="00F40120"/>
    <w:rsid w:val="00F451B4"/>
    <w:rsid w:val="00F45BAF"/>
    <w:rsid w:val="00F45CDF"/>
    <w:rsid w:val="00F47B71"/>
    <w:rsid w:val="00F54E41"/>
    <w:rsid w:val="00F60A2D"/>
    <w:rsid w:val="00F631DF"/>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2288"/>
    <w:rsid w:val="00FD5BDE"/>
    <w:rsid w:val="00FD7EFE"/>
    <w:rsid w:val="00FE728D"/>
    <w:rsid w:val="00FF071C"/>
    <w:rsid w:val="00FF0F24"/>
    <w:rsid w:val="00FF2BD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87314</TotalTime>
  <Pages>63</Pages>
  <Words>23783</Words>
  <Characters>135567</Characters>
  <Application>Microsoft Office Word</Application>
  <DocSecurity>0</DocSecurity>
  <Lines>1129</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419</cp:revision>
  <cp:lastPrinted>2021-01-05T00:42:00Z</cp:lastPrinted>
  <dcterms:created xsi:type="dcterms:W3CDTF">2018-11-09T13:56:00Z</dcterms:created>
  <dcterms:modified xsi:type="dcterms:W3CDTF">2021-01-07T23:26:00Z</dcterms:modified>
</cp:coreProperties>
</file>