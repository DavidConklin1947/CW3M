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13AF1205" w:rsidR="00581BEB" w:rsidRDefault="00581BEB" w:rsidP="00A8214A">
      <w:pPr>
        <w:pStyle w:val="Subtitle"/>
        <w:tabs>
          <w:tab w:val="right" w:pos="9360"/>
        </w:tabs>
      </w:pPr>
      <w:r>
        <w:t>Information about the Community Willamette Whole Watershed Model</w:t>
      </w:r>
      <w:r w:rsidR="00C97C9B">
        <w:tab/>
      </w:r>
    </w:p>
    <w:p w14:paraId="542B86E8" w14:textId="5001F94E" w:rsidR="00064E77" w:rsidRPr="00064E77" w:rsidRDefault="007B1928" w:rsidP="00064E77">
      <w:pPr>
        <w:pStyle w:val="Subtitle"/>
      </w:pPr>
      <w:r>
        <w:t>1</w:t>
      </w:r>
      <w:ins w:id="0" w:author="David Conklin" w:date="2020-11-09T05:43:00Z">
        <w:r w:rsidR="0031526F">
          <w:t>1/8</w:t>
        </w:r>
      </w:ins>
      <w:del w:id="1" w:author="David Conklin" w:date="2020-11-09T05:43:00Z">
        <w:r w:rsidDel="0031526F">
          <w:delText>0/</w:delText>
        </w:r>
        <w:r w:rsidR="003F72F2" w:rsidDel="0031526F">
          <w:delText>2</w:delText>
        </w:r>
        <w:r w:rsidR="00B70EF0" w:rsidDel="0031526F">
          <w:delText>7</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18F8BC08"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ins w:id="2" w:author="David Conklin" w:date="2020-11-09T05:43:00Z">
        <w:r w:rsidR="0031526F">
          <w:rPr>
            <w:rStyle w:val="Hyperlink"/>
            <w:color w:val="auto"/>
          </w:rPr>
          <w:t>10/27</w:t>
        </w:r>
      </w:ins>
      <w:del w:id="3" w:author="David Conklin" w:date="2020-11-09T05:43:00Z">
        <w:r w:rsidR="007B1928" w:rsidDel="0031526F">
          <w:rPr>
            <w:rStyle w:val="Hyperlink"/>
            <w:color w:val="auto"/>
          </w:rPr>
          <w:delText>9/12</w:delText>
        </w:r>
      </w:del>
      <w:r w:rsidR="00176FFA">
        <w:rPr>
          <w:rStyle w:val="Hyperlink"/>
          <w:color w:val="auto"/>
        </w:rPr>
        <w:t>/20</w:t>
      </w:r>
      <w:r w:rsidRPr="00DE1B0B">
        <w:rPr>
          <w:rStyle w:val="Hyperlink"/>
          <w:color w:val="auto"/>
        </w:rPr>
        <w:t xml:space="preserve"> version</w:t>
      </w:r>
    </w:p>
    <w:p w14:paraId="1745FD50" w14:textId="77777777" w:rsidR="009F139C" w:rsidRPr="00A8214A" w:rsidRDefault="009F139C" w:rsidP="009F139C">
      <w:pPr>
        <w:rPr>
          <w:ins w:id="4" w:author="David Conklin" w:date="2020-11-09T15:27:00Z"/>
          <w:rStyle w:val="Hyperlink"/>
          <w:color w:val="auto"/>
          <w:u w:val="none"/>
        </w:rPr>
      </w:pPr>
      <w:ins w:id="5" w:author="David Conklin" w:date="2020-11-09T15:27:00Z">
        <w:r w:rsidRPr="00A8214A">
          <w:rPr>
            <w:rStyle w:val="Hyperlink"/>
            <w:color w:val="auto"/>
            <w:u w:val="none"/>
          </w:rPr>
          <w:t xml:space="preserve">- </w:t>
        </w:r>
        <w:r>
          <w:rPr>
            <w:rStyle w:val="Hyperlink"/>
            <w:color w:val="auto"/>
            <w:u w:val="none"/>
          </w:rPr>
          <w:t>Added charts of simulated v. observed flows and stream temperatures at the end of the McKenzie Basin Wetlands Study/Reality Check section.</w:t>
        </w:r>
      </w:ins>
    </w:p>
    <w:p w14:paraId="7313B110" w14:textId="0D961499" w:rsidR="009F139C" w:rsidRDefault="009F139C" w:rsidP="009F139C">
      <w:pPr>
        <w:rPr>
          <w:ins w:id="6" w:author="David Conklin" w:date="2020-11-09T17:33:00Z"/>
          <w:rStyle w:val="Hyperlink"/>
          <w:color w:val="auto"/>
          <w:u w:val="none"/>
        </w:rPr>
      </w:pPr>
      <w:ins w:id="7" w:author="David Conklin" w:date="2020-11-09T15:27:00Z">
        <w:r w:rsidRPr="00A8214A">
          <w:rPr>
            <w:rStyle w:val="Hyperlink"/>
            <w:color w:val="auto"/>
            <w:u w:val="none"/>
          </w:rPr>
          <w:t xml:space="preserve">- </w:t>
        </w:r>
        <w:r>
          <w:rPr>
            <w:rStyle w:val="Hyperlink"/>
            <w:color w:val="auto"/>
            <w:u w:val="none"/>
          </w:rPr>
          <w:t>Added lists of the USGS gage records to be used in calibration in the McKenzie Basin Wetlands Study/Reality Check section.</w:t>
        </w:r>
      </w:ins>
    </w:p>
    <w:p w14:paraId="51A0E3DC" w14:textId="78BD9144" w:rsidR="004061C2" w:rsidRPr="00A8214A" w:rsidRDefault="004061C2" w:rsidP="009F139C">
      <w:pPr>
        <w:rPr>
          <w:ins w:id="8" w:author="David Conklin" w:date="2020-11-09T15:27:00Z"/>
          <w:rStyle w:val="Hyperlink"/>
          <w:color w:val="auto"/>
          <w:u w:val="none"/>
        </w:rPr>
      </w:pPr>
      <w:ins w:id="9" w:author="David Conklin" w:date="2020-11-09T17:33:00Z">
        <w:r>
          <w:rPr>
            <w:rStyle w:val="Hyperlink"/>
            <w:color w:val="auto"/>
            <w:u w:val="none"/>
          </w:rPr>
          <w:t>- Added the McKenzie Basin Wetlands Study/High Cascad</w:t>
        </w:r>
      </w:ins>
      <w:ins w:id="10" w:author="David Conklin" w:date="2020-11-09T17:34:00Z">
        <w:r>
          <w:rPr>
            <w:rStyle w:val="Hyperlink"/>
            <w:color w:val="auto"/>
            <w:u w:val="none"/>
          </w:rPr>
          <w:t>es Springs section.</w:t>
        </w:r>
      </w:ins>
    </w:p>
    <w:p w14:paraId="2D6C9C08" w14:textId="01EEEC58" w:rsidR="004A0118" w:rsidDel="0031526F" w:rsidRDefault="00A928D9">
      <w:pPr>
        <w:rPr>
          <w:del w:id="11" w:author="David Conklin" w:date="2020-11-09T05:44:00Z"/>
          <w:rStyle w:val="Hyperlink"/>
          <w:color w:val="auto"/>
          <w:u w:val="none"/>
        </w:rPr>
      </w:pPr>
      <w:del w:id="12" w:author="David Conklin" w:date="2020-11-09T15:27:00Z">
        <w:r w:rsidRPr="00A8214A" w:rsidDel="009F139C">
          <w:rPr>
            <w:rStyle w:val="Hyperlink"/>
            <w:color w:val="auto"/>
            <w:u w:val="none"/>
          </w:rPr>
          <w:delText xml:space="preserve">- </w:delText>
        </w:r>
      </w:del>
      <w:del w:id="13" w:author="David Conklin" w:date="2020-11-09T05:44:00Z">
        <w:r w:rsidR="006A13B7" w:rsidDel="0031526F">
          <w:rPr>
            <w:rStyle w:val="Hyperlink"/>
            <w:color w:val="auto"/>
            <w:u w:val="none"/>
          </w:rPr>
          <w:delText>Added detail to the “Estimating the rate of flow in a stream reach” section, and renamed it as “Estimating the rate of flow and surface area of a stream reach”.</w:delText>
        </w:r>
      </w:del>
    </w:p>
    <w:p w14:paraId="53A391EE" w14:textId="6512A4B7" w:rsidR="00FB6831" w:rsidRPr="00A8214A" w:rsidDel="009F139C" w:rsidRDefault="00FB6831" w:rsidP="00286383">
      <w:pPr>
        <w:rPr>
          <w:del w:id="14" w:author="David Conklin" w:date="2020-11-09T15:27:00Z"/>
          <w:rStyle w:val="Hyperlink"/>
          <w:color w:val="auto"/>
          <w:u w:val="none"/>
        </w:rPr>
      </w:pPr>
      <w:del w:id="15" w:author="David Conklin" w:date="2020-11-09T05:44:00Z">
        <w:r w:rsidDel="0031526F">
          <w:rPr>
            <w:rStyle w:val="Hyperlink"/>
            <w:color w:val="auto"/>
            <w:u w:val="none"/>
          </w:rPr>
          <w:delText xml:space="preserve">- Log entry for </w:delText>
        </w:r>
        <w:r w:rsidDel="0031526F">
          <w:delText>CW3M_Installer_McKenzie_0.4.0.exe, which includes the first draft of stream temperature code based on HeatSource 7.0.</w:delText>
        </w:r>
      </w:del>
    </w:p>
    <w:p w14:paraId="422453E4" w14:textId="77777777" w:rsidR="00717D5B" w:rsidRPr="00DE1B0B" w:rsidRDefault="00717D5B" w:rsidP="00581BEB">
      <w:pPr>
        <w:rPr>
          <w:rStyle w:val="Hyperlink"/>
          <w:color w:val="auto"/>
        </w:rPr>
      </w:pPr>
    </w:p>
    <w:sdt>
      <w:sdtPr>
        <w:rPr>
          <w:rFonts w:asciiTheme="minorHAnsi" w:eastAsiaTheme="minorHAnsi" w:hAnsiTheme="minorHAnsi" w:cstheme="minorBidi"/>
          <w:color w:val="0563C1" w:themeColor="hyperlink"/>
          <w:sz w:val="22"/>
          <w:szCs w:val="22"/>
          <w:u w:val="single"/>
        </w:rPr>
        <w:id w:val="-295758329"/>
        <w:docPartObj>
          <w:docPartGallery w:val="Table of Contents"/>
          <w:docPartUnique/>
        </w:docPartObj>
      </w:sdtPr>
      <w:sdtEndPr>
        <w:rPr>
          <w:b/>
          <w:bCs/>
          <w:noProof/>
          <w:color w:val="auto"/>
          <w:u w:val="none"/>
        </w:rPr>
      </w:sdtEndPr>
      <w:sdtContent>
        <w:p w14:paraId="75C6D09A" w14:textId="4674500F" w:rsidR="005B5E46" w:rsidRDefault="005B5E46">
          <w:pPr>
            <w:pStyle w:val="TOCHeading"/>
          </w:pPr>
          <w:r>
            <w:t>Contents</w:t>
          </w:r>
        </w:p>
        <w:p w14:paraId="18DB6D3C" w14:textId="7E6B705E" w:rsidR="004061C2" w:rsidRDefault="005B5E46">
          <w:pPr>
            <w:pStyle w:val="TOC1"/>
            <w:tabs>
              <w:tab w:val="right" w:leader="dot" w:pos="9350"/>
            </w:tabs>
            <w:rPr>
              <w:ins w:id="16" w:author="David Conklin" w:date="2020-11-09T17:34:00Z"/>
              <w:rFonts w:eastAsiaTheme="minorEastAsia"/>
              <w:noProof/>
            </w:rPr>
          </w:pPr>
          <w:r>
            <w:fldChar w:fldCharType="begin"/>
          </w:r>
          <w:r>
            <w:instrText xml:space="preserve"> TOC \o "1-3" \h \z \u </w:instrText>
          </w:r>
          <w:r>
            <w:fldChar w:fldCharType="separate"/>
          </w:r>
          <w:ins w:id="17" w:author="David Conklin" w:date="2020-11-09T17:34:00Z">
            <w:r w:rsidR="004061C2" w:rsidRPr="00EE6DC7">
              <w:rPr>
                <w:rStyle w:val="Hyperlink"/>
                <w:noProof/>
              </w:rPr>
              <w:fldChar w:fldCharType="begin"/>
            </w:r>
            <w:r w:rsidR="004061C2" w:rsidRPr="00EE6DC7">
              <w:rPr>
                <w:rStyle w:val="Hyperlink"/>
                <w:noProof/>
              </w:rPr>
              <w:instrText xml:space="preserve"> </w:instrText>
            </w:r>
            <w:r w:rsidR="004061C2">
              <w:rPr>
                <w:noProof/>
              </w:rPr>
              <w:instrText>HYPERLINK \l "_Toc55835675"</w:instrText>
            </w:r>
            <w:r w:rsidR="004061C2" w:rsidRPr="00EE6DC7">
              <w:rPr>
                <w:rStyle w:val="Hyperlink"/>
                <w:noProof/>
              </w:rPr>
              <w:instrText xml:space="preserve"> </w:instrText>
            </w:r>
            <w:r w:rsidR="004061C2" w:rsidRPr="00EE6DC7">
              <w:rPr>
                <w:rStyle w:val="Hyperlink"/>
                <w:noProof/>
              </w:rPr>
            </w:r>
            <w:r w:rsidR="004061C2" w:rsidRPr="00EE6DC7">
              <w:rPr>
                <w:rStyle w:val="Hyperlink"/>
                <w:noProof/>
              </w:rPr>
              <w:fldChar w:fldCharType="separate"/>
            </w:r>
            <w:r w:rsidR="004061C2" w:rsidRPr="00EE6DC7">
              <w:rPr>
                <w:rStyle w:val="Hyperlink"/>
                <w:noProof/>
              </w:rPr>
              <w:t>What is a digital handbook?</w:t>
            </w:r>
            <w:r w:rsidR="004061C2">
              <w:rPr>
                <w:noProof/>
                <w:webHidden/>
              </w:rPr>
              <w:tab/>
            </w:r>
            <w:r w:rsidR="004061C2">
              <w:rPr>
                <w:noProof/>
                <w:webHidden/>
              </w:rPr>
              <w:fldChar w:fldCharType="begin"/>
            </w:r>
            <w:r w:rsidR="004061C2">
              <w:rPr>
                <w:noProof/>
                <w:webHidden/>
              </w:rPr>
              <w:instrText xml:space="preserve"> PAGEREF _Toc55835675 \h </w:instrText>
            </w:r>
            <w:r w:rsidR="004061C2">
              <w:rPr>
                <w:noProof/>
                <w:webHidden/>
              </w:rPr>
            </w:r>
          </w:ins>
          <w:r w:rsidR="004061C2">
            <w:rPr>
              <w:noProof/>
              <w:webHidden/>
            </w:rPr>
            <w:fldChar w:fldCharType="separate"/>
          </w:r>
          <w:ins w:id="18" w:author="David Conklin" w:date="2020-11-09T17:34:00Z">
            <w:r w:rsidR="004061C2">
              <w:rPr>
                <w:noProof/>
                <w:webHidden/>
              </w:rPr>
              <w:t>3</w:t>
            </w:r>
            <w:r w:rsidR="004061C2">
              <w:rPr>
                <w:noProof/>
                <w:webHidden/>
              </w:rPr>
              <w:fldChar w:fldCharType="end"/>
            </w:r>
            <w:r w:rsidR="004061C2" w:rsidRPr="00EE6DC7">
              <w:rPr>
                <w:rStyle w:val="Hyperlink"/>
                <w:noProof/>
              </w:rPr>
              <w:fldChar w:fldCharType="end"/>
            </w:r>
          </w:ins>
        </w:p>
        <w:p w14:paraId="34FA68C5" w14:textId="3CDE429C" w:rsidR="004061C2" w:rsidRDefault="004061C2">
          <w:pPr>
            <w:pStyle w:val="TOC1"/>
            <w:tabs>
              <w:tab w:val="right" w:leader="dot" w:pos="9350"/>
            </w:tabs>
            <w:rPr>
              <w:ins w:id="19" w:author="David Conklin" w:date="2020-11-09T17:34:00Z"/>
              <w:rFonts w:eastAsiaTheme="minorEastAsia"/>
              <w:noProof/>
            </w:rPr>
          </w:pPr>
          <w:ins w:id="20"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"_Toc55835676"</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CW3M concept</w:t>
            </w:r>
            <w:r>
              <w:rPr>
                <w:noProof/>
                <w:webHidden/>
              </w:rPr>
              <w:tab/>
            </w:r>
            <w:r>
              <w:rPr>
                <w:noProof/>
                <w:webHidden/>
              </w:rPr>
              <w:fldChar w:fldCharType="begin"/>
            </w:r>
            <w:r>
              <w:rPr>
                <w:noProof/>
                <w:webHidden/>
              </w:rPr>
              <w:instrText xml:space="preserve"> PAGEREF _Toc55835676 \h </w:instrText>
            </w:r>
            <w:r>
              <w:rPr>
                <w:noProof/>
                <w:webHidden/>
              </w:rPr>
            </w:r>
          </w:ins>
          <w:r>
            <w:rPr>
              <w:noProof/>
              <w:webHidden/>
            </w:rPr>
            <w:fldChar w:fldCharType="separate"/>
          </w:r>
          <w:ins w:id="21" w:author="David Conklin" w:date="2020-11-09T17:34:00Z">
            <w:r>
              <w:rPr>
                <w:noProof/>
                <w:webHidden/>
              </w:rPr>
              <w:t>3</w:t>
            </w:r>
            <w:r>
              <w:rPr>
                <w:noProof/>
                <w:webHidden/>
              </w:rPr>
              <w:fldChar w:fldCharType="end"/>
            </w:r>
            <w:r w:rsidRPr="00EE6DC7">
              <w:rPr>
                <w:rStyle w:val="Hyperlink"/>
                <w:noProof/>
              </w:rPr>
              <w:fldChar w:fldCharType="end"/>
            </w:r>
          </w:ins>
        </w:p>
        <w:p w14:paraId="05921C78" w14:textId="111C27F2" w:rsidR="004061C2" w:rsidRDefault="004061C2">
          <w:pPr>
            <w:pStyle w:val="TOC2"/>
            <w:tabs>
              <w:tab w:val="right" w:leader="dot" w:pos="9350"/>
            </w:tabs>
            <w:rPr>
              <w:ins w:id="22" w:author="David Conklin" w:date="2020-11-09T17:34:00Z"/>
              <w:rFonts w:eastAsiaTheme="minorEastAsia"/>
              <w:noProof/>
            </w:rPr>
          </w:pPr>
          <w:ins w:id="23"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"_Toc55835677"</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A different kind of community model</w:t>
            </w:r>
            <w:r>
              <w:rPr>
                <w:noProof/>
                <w:webHidden/>
              </w:rPr>
              <w:tab/>
            </w:r>
            <w:r>
              <w:rPr>
                <w:noProof/>
                <w:webHidden/>
              </w:rPr>
              <w:fldChar w:fldCharType="begin"/>
            </w:r>
            <w:r>
              <w:rPr>
                <w:noProof/>
                <w:webHidden/>
              </w:rPr>
              <w:instrText xml:space="preserve"> PAGEREF _Toc55835677 \h </w:instrText>
            </w:r>
            <w:r>
              <w:rPr>
                <w:noProof/>
                <w:webHidden/>
              </w:rPr>
            </w:r>
          </w:ins>
          <w:r>
            <w:rPr>
              <w:noProof/>
              <w:webHidden/>
            </w:rPr>
            <w:fldChar w:fldCharType="separate"/>
          </w:r>
          <w:ins w:id="24" w:author="David Conklin" w:date="2020-11-09T17:34:00Z">
            <w:r>
              <w:rPr>
                <w:noProof/>
                <w:webHidden/>
              </w:rPr>
              <w:t>3</w:t>
            </w:r>
            <w:r>
              <w:rPr>
                <w:noProof/>
                <w:webHidden/>
              </w:rPr>
              <w:fldChar w:fldCharType="end"/>
            </w:r>
            <w:r w:rsidRPr="00EE6DC7">
              <w:rPr>
                <w:rStyle w:val="Hyperlink"/>
                <w:noProof/>
              </w:rPr>
              <w:fldChar w:fldCharType="end"/>
            </w:r>
          </w:ins>
        </w:p>
        <w:p w14:paraId="515AE555" w14:textId="589CDE02" w:rsidR="004061C2" w:rsidRDefault="004061C2">
          <w:pPr>
            <w:pStyle w:val="TOC2"/>
            <w:tabs>
              <w:tab w:val="right" w:leader="dot" w:pos="9350"/>
            </w:tabs>
            <w:rPr>
              <w:ins w:id="25" w:author="David Conklin" w:date="2020-11-09T17:34:00Z"/>
              <w:rFonts w:eastAsiaTheme="minorEastAsia"/>
              <w:noProof/>
            </w:rPr>
          </w:pPr>
          <w:ins w:id="26"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"_Toc55835678"</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What CW3M is for</w:t>
            </w:r>
            <w:r>
              <w:rPr>
                <w:noProof/>
                <w:webHidden/>
              </w:rPr>
              <w:tab/>
            </w:r>
            <w:r>
              <w:rPr>
                <w:noProof/>
                <w:webHidden/>
              </w:rPr>
              <w:fldChar w:fldCharType="begin"/>
            </w:r>
            <w:r>
              <w:rPr>
                <w:noProof/>
                <w:webHidden/>
              </w:rPr>
              <w:instrText xml:space="preserve"> PAGEREF _Toc55835678 \h </w:instrText>
            </w:r>
            <w:r>
              <w:rPr>
                <w:noProof/>
                <w:webHidden/>
              </w:rPr>
            </w:r>
          </w:ins>
          <w:r>
            <w:rPr>
              <w:noProof/>
              <w:webHidden/>
            </w:rPr>
            <w:fldChar w:fldCharType="separate"/>
          </w:r>
          <w:ins w:id="27" w:author="David Conklin" w:date="2020-11-09T17:34:00Z">
            <w:r>
              <w:rPr>
                <w:noProof/>
                <w:webHidden/>
              </w:rPr>
              <w:t>4</w:t>
            </w:r>
            <w:r>
              <w:rPr>
                <w:noProof/>
                <w:webHidden/>
              </w:rPr>
              <w:fldChar w:fldCharType="end"/>
            </w:r>
            <w:r w:rsidRPr="00EE6DC7">
              <w:rPr>
                <w:rStyle w:val="Hyperlink"/>
                <w:noProof/>
              </w:rPr>
              <w:fldChar w:fldCharType="end"/>
            </w:r>
          </w:ins>
        </w:p>
        <w:p w14:paraId="271CE17F" w14:textId="6199EDC4" w:rsidR="004061C2" w:rsidRDefault="004061C2">
          <w:pPr>
            <w:pStyle w:val="TOC2"/>
            <w:tabs>
              <w:tab w:val="right" w:leader="dot" w:pos="9350"/>
            </w:tabs>
            <w:rPr>
              <w:ins w:id="28" w:author="David Conklin" w:date="2020-11-09T17:34:00Z"/>
              <w:rFonts w:eastAsiaTheme="minorEastAsia"/>
              <w:noProof/>
            </w:rPr>
          </w:pPr>
          <w:ins w:id="29"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"_Toc55835679"</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Management and maintenance</w:t>
            </w:r>
            <w:r>
              <w:rPr>
                <w:noProof/>
                <w:webHidden/>
              </w:rPr>
              <w:tab/>
            </w:r>
            <w:r>
              <w:rPr>
                <w:noProof/>
                <w:webHidden/>
              </w:rPr>
              <w:fldChar w:fldCharType="begin"/>
            </w:r>
            <w:r>
              <w:rPr>
                <w:noProof/>
                <w:webHidden/>
              </w:rPr>
              <w:instrText xml:space="preserve"> PAGEREF _Toc55835679 \h </w:instrText>
            </w:r>
            <w:r>
              <w:rPr>
                <w:noProof/>
                <w:webHidden/>
              </w:rPr>
            </w:r>
          </w:ins>
          <w:r>
            <w:rPr>
              <w:noProof/>
              <w:webHidden/>
            </w:rPr>
            <w:fldChar w:fldCharType="separate"/>
          </w:r>
          <w:ins w:id="30" w:author="David Conklin" w:date="2020-11-09T17:34:00Z">
            <w:r>
              <w:rPr>
                <w:noProof/>
                <w:webHidden/>
              </w:rPr>
              <w:t>4</w:t>
            </w:r>
            <w:r>
              <w:rPr>
                <w:noProof/>
                <w:webHidden/>
              </w:rPr>
              <w:fldChar w:fldCharType="end"/>
            </w:r>
            <w:r w:rsidRPr="00EE6DC7">
              <w:rPr>
                <w:rStyle w:val="Hyperlink"/>
                <w:noProof/>
              </w:rPr>
              <w:fldChar w:fldCharType="end"/>
            </w:r>
          </w:ins>
        </w:p>
        <w:p w14:paraId="1A038308" w14:textId="3E39ECC2" w:rsidR="004061C2" w:rsidRDefault="004061C2">
          <w:pPr>
            <w:pStyle w:val="TOC1"/>
            <w:tabs>
              <w:tab w:val="right" w:leader="dot" w:pos="9350"/>
            </w:tabs>
            <w:rPr>
              <w:ins w:id="31" w:author="David Conklin" w:date="2020-11-09T17:34:00Z"/>
              <w:rFonts w:eastAsiaTheme="minorEastAsia"/>
              <w:noProof/>
            </w:rPr>
          </w:pPr>
          <w:ins w:id="32"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"_Toc55835680"</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Study areas</w:t>
            </w:r>
            <w:r>
              <w:rPr>
                <w:noProof/>
                <w:webHidden/>
              </w:rPr>
              <w:tab/>
            </w:r>
            <w:r>
              <w:rPr>
                <w:noProof/>
                <w:webHidden/>
              </w:rPr>
              <w:fldChar w:fldCharType="begin"/>
            </w:r>
            <w:r>
              <w:rPr>
                <w:noProof/>
                <w:webHidden/>
              </w:rPr>
              <w:instrText xml:space="preserve"> PAGEREF _Toc55835680 \h </w:instrText>
            </w:r>
            <w:r>
              <w:rPr>
                <w:noProof/>
                <w:webHidden/>
              </w:rPr>
            </w:r>
          </w:ins>
          <w:r>
            <w:rPr>
              <w:noProof/>
              <w:webHidden/>
            </w:rPr>
            <w:fldChar w:fldCharType="separate"/>
          </w:r>
          <w:ins w:id="33" w:author="David Conklin" w:date="2020-11-09T17:34:00Z">
            <w:r>
              <w:rPr>
                <w:noProof/>
                <w:webHidden/>
              </w:rPr>
              <w:t>4</w:t>
            </w:r>
            <w:r>
              <w:rPr>
                <w:noProof/>
                <w:webHidden/>
              </w:rPr>
              <w:fldChar w:fldCharType="end"/>
            </w:r>
            <w:r w:rsidRPr="00EE6DC7">
              <w:rPr>
                <w:rStyle w:val="Hyperlink"/>
                <w:noProof/>
              </w:rPr>
              <w:fldChar w:fldCharType="end"/>
            </w:r>
          </w:ins>
        </w:p>
        <w:p w14:paraId="13C67EBC" w14:textId="612C842D" w:rsidR="004061C2" w:rsidRDefault="004061C2">
          <w:pPr>
            <w:pStyle w:val="TOC2"/>
            <w:tabs>
              <w:tab w:val="right" w:leader="dot" w:pos="9350"/>
            </w:tabs>
            <w:rPr>
              <w:ins w:id="34" w:author="David Conklin" w:date="2020-11-09T17:34:00Z"/>
              <w:rFonts w:eastAsiaTheme="minorEastAsia"/>
              <w:noProof/>
            </w:rPr>
          </w:pPr>
          <w:ins w:id="35"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"_Toc55835681"</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DataCW3M directory structure</w:t>
            </w:r>
            <w:r>
              <w:rPr>
                <w:noProof/>
                <w:webHidden/>
              </w:rPr>
              <w:tab/>
            </w:r>
            <w:r>
              <w:rPr>
                <w:noProof/>
                <w:webHidden/>
              </w:rPr>
              <w:fldChar w:fldCharType="begin"/>
            </w:r>
            <w:r>
              <w:rPr>
                <w:noProof/>
                <w:webHidden/>
              </w:rPr>
              <w:instrText xml:space="preserve"> PAGEREF _Toc55835681 \h </w:instrText>
            </w:r>
            <w:r>
              <w:rPr>
                <w:noProof/>
                <w:webHidden/>
              </w:rPr>
            </w:r>
          </w:ins>
          <w:r>
            <w:rPr>
              <w:noProof/>
              <w:webHidden/>
            </w:rPr>
            <w:fldChar w:fldCharType="separate"/>
          </w:r>
          <w:ins w:id="36" w:author="David Conklin" w:date="2020-11-09T17:34:00Z">
            <w:r>
              <w:rPr>
                <w:noProof/>
                <w:webHidden/>
              </w:rPr>
              <w:t>5</w:t>
            </w:r>
            <w:r>
              <w:rPr>
                <w:noProof/>
                <w:webHidden/>
              </w:rPr>
              <w:fldChar w:fldCharType="end"/>
            </w:r>
            <w:r w:rsidRPr="00EE6DC7">
              <w:rPr>
                <w:rStyle w:val="Hyperlink"/>
                <w:noProof/>
              </w:rPr>
              <w:fldChar w:fldCharType="end"/>
            </w:r>
          </w:ins>
        </w:p>
        <w:p w14:paraId="40F8A7F2" w14:textId="71040DB4" w:rsidR="004061C2" w:rsidRDefault="004061C2">
          <w:pPr>
            <w:pStyle w:val="TOC2"/>
            <w:tabs>
              <w:tab w:val="right" w:leader="dot" w:pos="9350"/>
            </w:tabs>
            <w:rPr>
              <w:ins w:id="37" w:author="David Conklin" w:date="2020-11-09T17:34:00Z"/>
              <w:rFonts w:eastAsiaTheme="minorEastAsia"/>
              <w:noProof/>
            </w:rPr>
          </w:pPr>
          <w:ins w:id="38"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"_Toc55835682"</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DataCW3M\ScenarioData directory structure</w:t>
            </w:r>
            <w:r>
              <w:rPr>
                <w:noProof/>
                <w:webHidden/>
              </w:rPr>
              <w:tab/>
            </w:r>
            <w:r>
              <w:rPr>
                <w:noProof/>
                <w:webHidden/>
              </w:rPr>
              <w:fldChar w:fldCharType="begin"/>
            </w:r>
            <w:r>
              <w:rPr>
                <w:noProof/>
                <w:webHidden/>
              </w:rPr>
              <w:instrText xml:space="preserve"> PAGEREF _Toc55835682 \h </w:instrText>
            </w:r>
            <w:r>
              <w:rPr>
                <w:noProof/>
                <w:webHidden/>
              </w:rPr>
            </w:r>
          </w:ins>
          <w:r>
            <w:rPr>
              <w:noProof/>
              <w:webHidden/>
            </w:rPr>
            <w:fldChar w:fldCharType="separate"/>
          </w:r>
          <w:ins w:id="39" w:author="David Conklin" w:date="2020-11-09T17:34:00Z">
            <w:r>
              <w:rPr>
                <w:noProof/>
                <w:webHidden/>
              </w:rPr>
              <w:t>5</w:t>
            </w:r>
            <w:r>
              <w:rPr>
                <w:noProof/>
                <w:webHidden/>
              </w:rPr>
              <w:fldChar w:fldCharType="end"/>
            </w:r>
            <w:r w:rsidRPr="00EE6DC7">
              <w:rPr>
                <w:rStyle w:val="Hyperlink"/>
                <w:noProof/>
              </w:rPr>
              <w:fldChar w:fldCharType="end"/>
            </w:r>
          </w:ins>
        </w:p>
        <w:p w14:paraId="1E4FCADA" w14:textId="541005AD" w:rsidR="004061C2" w:rsidRDefault="004061C2">
          <w:pPr>
            <w:pStyle w:val="TOC2"/>
            <w:tabs>
              <w:tab w:val="right" w:leader="dot" w:pos="9350"/>
            </w:tabs>
            <w:rPr>
              <w:ins w:id="40" w:author="David Conklin" w:date="2020-11-09T17:34:00Z"/>
              <w:rFonts w:eastAsiaTheme="minorEastAsia"/>
              <w:noProof/>
            </w:rPr>
          </w:pPr>
          <w:ins w:id="41"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"_Toc55835683"</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DataCW3M\ScenarioData\&lt;scenario&gt; folder contents</w:t>
            </w:r>
            <w:r>
              <w:rPr>
                <w:noProof/>
                <w:webHidden/>
              </w:rPr>
              <w:tab/>
            </w:r>
            <w:r>
              <w:rPr>
                <w:noProof/>
                <w:webHidden/>
              </w:rPr>
              <w:fldChar w:fldCharType="begin"/>
            </w:r>
            <w:r>
              <w:rPr>
                <w:noProof/>
                <w:webHidden/>
              </w:rPr>
              <w:instrText xml:space="preserve"> PAGEREF _Toc55835683 \h </w:instrText>
            </w:r>
            <w:r>
              <w:rPr>
                <w:noProof/>
                <w:webHidden/>
              </w:rPr>
            </w:r>
          </w:ins>
          <w:r>
            <w:rPr>
              <w:noProof/>
              <w:webHidden/>
            </w:rPr>
            <w:fldChar w:fldCharType="separate"/>
          </w:r>
          <w:ins w:id="42" w:author="David Conklin" w:date="2020-11-09T17:34:00Z">
            <w:r>
              <w:rPr>
                <w:noProof/>
                <w:webHidden/>
              </w:rPr>
              <w:t>6</w:t>
            </w:r>
            <w:r>
              <w:rPr>
                <w:noProof/>
                <w:webHidden/>
              </w:rPr>
              <w:fldChar w:fldCharType="end"/>
            </w:r>
            <w:r w:rsidRPr="00EE6DC7">
              <w:rPr>
                <w:rStyle w:val="Hyperlink"/>
                <w:noProof/>
              </w:rPr>
              <w:fldChar w:fldCharType="end"/>
            </w:r>
          </w:ins>
        </w:p>
        <w:p w14:paraId="7625E229" w14:textId="3B530994" w:rsidR="004061C2" w:rsidRDefault="004061C2">
          <w:pPr>
            <w:pStyle w:val="TOC2"/>
            <w:tabs>
              <w:tab w:val="right" w:leader="dot" w:pos="9350"/>
            </w:tabs>
            <w:rPr>
              <w:ins w:id="43" w:author="David Conklin" w:date="2020-11-09T17:34:00Z"/>
              <w:rFonts w:eastAsiaTheme="minorEastAsia"/>
              <w:noProof/>
            </w:rPr>
          </w:pPr>
          <w:ins w:id="44"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"_Toc55835684"</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DataCW3M\&lt;study area&gt; folder contents</w:t>
            </w:r>
            <w:r>
              <w:rPr>
                <w:noProof/>
                <w:webHidden/>
              </w:rPr>
              <w:tab/>
            </w:r>
            <w:r>
              <w:rPr>
                <w:noProof/>
                <w:webHidden/>
              </w:rPr>
              <w:fldChar w:fldCharType="begin"/>
            </w:r>
            <w:r>
              <w:rPr>
                <w:noProof/>
                <w:webHidden/>
              </w:rPr>
              <w:instrText xml:space="preserve"> PAGEREF _Toc55835684 \h </w:instrText>
            </w:r>
            <w:r>
              <w:rPr>
                <w:noProof/>
                <w:webHidden/>
              </w:rPr>
            </w:r>
          </w:ins>
          <w:r>
            <w:rPr>
              <w:noProof/>
              <w:webHidden/>
            </w:rPr>
            <w:fldChar w:fldCharType="separate"/>
          </w:r>
          <w:ins w:id="45" w:author="David Conklin" w:date="2020-11-09T17:34:00Z">
            <w:r>
              <w:rPr>
                <w:noProof/>
                <w:webHidden/>
              </w:rPr>
              <w:t>6</w:t>
            </w:r>
            <w:r>
              <w:rPr>
                <w:noProof/>
                <w:webHidden/>
              </w:rPr>
              <w:fldChar w:fldCharType="end"/>
            </w:r>
            <w:r w:rsidRPr="00EE6DC7">
              <w:rPr>
                <w:rStyle w:val="Hyperlink"/>
                <w:noProof/>
              </w:rPr>
              <w:fldChar w:fldCharType="end"/>
            </w:r>
          </w:ins>
        </w:p>
        <w:p w14:paraId="26623E59" w14:textId="429B018D" w:rsidR="004061C2" w:rsidRDefault="004061C2">
          <w:pPr>
            <w:pStyle w:val="TOC1"/>
            <w:tabs>
              <w:tab w:val="right" w:leader="dot" w:pos="9350"/>
            </w:tabs>
            <w:rPr>
              <w:ins w:id="46" w:author="David Conklin" w:date="2020-11-09T17:34:00Z"/>
              <w:rFonts w:eastAsiaTheme="minorEastAsia"/>
              <w:noProof/>
            </w:rPr>
          </w:pPr>
          <w:ins w:id="47"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"_Toc55835685"</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Calendar conventions</w:t>
            </w:r>
            <w:r>
              <w:rPr>
                <w:noProof/>
                <w:webHidden/>
              </w:rPr>
              <w:tab/>
            </w:r>
            <w:r>
              <w:rPr>
                <w:noProof/>
                <w:webHidden/>
              </w:rPr>
              <w:fldChar w:fldCharType="begin"/>
            </w:r>
            <w:r>
              <w:rPr>
                <w:noProof/>
                <w:webHidden/>
              </w:rPr>
              <w:instrText xml:space="preserve"> PAGEREF _Toc55835685 \h </w:instrText>
            </w:r>
            <w:r>
              <w:rPr>
                <w:noProof/>
                <w:webHidden/>
              </w:rPr>
            </w:r>
          </w:ins>
          <w:r>
            <w:rPr>
              <w:noProof/>
              <w:webHidden/>
            </w:rPr>
            <w:fldChar w:fldCharType="separate"/>
          </w:r>
          <w:ins w:id="48" w:author="David Conklin" w:date="2020-11-09T17:34:00Z">
            <w:r>
              <w:rPr>
                <w:noProof/>
                <w:webHidden/>
              </w:rPr>
              <w:t>12</w:t>
            </w:r>
            <w:r>
              <w:rPr>
                <w:noProof/>
                <w:webHidden/>
              </w:rPr>
              <w:fldChar w:fldCharType="end"/>
            </w:r>
            <w:r w:rsidRPr="00EE6DC7">
              <w:rPr>
                <w:rStyle w:val="Hyperlink"/>
                <w:noProof/>
              </w:rPr>
              <w:fldChar w:fldCharType="end"/>
            </w:r>
          </w:ins>
        </w:p>
        <w:p w14:paraId="21FEB520" w14:textId="06D6941D" w:rsidR="004061C2" w:rsidRDefault="004061C2">
          <w:pPr>
            <w:pStyle w:val="TOC2"/>
            <w:tabs>
              <w:tab w:val="right" w:leader="dot" w:pos="9350"/>
            </w:tabs>
            <w:rPr>
              <w:ins w:id="49" w:author="David Conklin" w:date="2020-11-09T17:34:00Z"/>
              <w:rFonts w:eastAsiaTheme="minorEastAsia"/>
              <w:noProof/>
            </w:rPr>
          </w:pPr>
          <w:ins w:id="50"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"_Toc55835686"</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Water years</w:t>
            </w:r>
            <w:r>
              <w:rPr>
                <w:noProof/>
                <w:webHidden/>
              </w:rPr>
              <w:tab/>
            </w:r>
            <w:r>
              <w:rPr>
                <w:noProof/>
                <w:webHidden/>
              </w:rPr>
              <w:fldChar w:fldCharType="begin"/>
            </w:r>
            <w:r>
              <w:rPr>
                <w:noProof/>
                <w:webHidden/>
              </w:rPr>
              <w:instrText xml:space="preserve"> PAGEREF _Toc55835686 \h </w:instrText>
            </w:r>
            <w:r>
              <w:rPr>
                <w:noProof/>
                <w:webHidden/>
              </w:rPr>
            </w:r>
          </w:ins>
          <w:r>
            <w:rPr>
              <w:noProof/>
              <w:webHidden/>
            </w:rPr>
            <w:fldChar w:fldCharType="separate"/>
          </w:r>
          <w:ins w:id="51" w:author="David Conklin" w:date="2020-11-09T17:34:00Z">
            <w:r>
              <w:rPr>
                <w:noProof/>
                <w:webHidden/>
              </w:rPr>
              <w:t>12</w:t>
            </w:r>
            <w:r>
              <w:rPr>
                <w:noProof/>
                <w:webHidden/>
              </w:rPr>
              <w:fldChar w:fldCharType="end"/>
            </w:r>
            <w:r w:rsidRPr="00EE6DC7">
              <w:rPr>
                <w:rStyle w:val="Hyperlink"/>
                <w:noProof/>
              </w:rPr>
              <w:fldChar w:fldCharType="end"/>
            </w:r>
          </w:ins>
        </w:p>
        <w:p w14:paraId="43774978" w14:textId="3579B0C7" w:rsidR="004061C2" w:rsidRDefault="004061C2">
          <w:pPr>
            <w:pStyle w:val="TOC1"/>
            <w:tabs>
              <w:tab w:val="right" w:leader="dot" w:pos="9350"/>
            </w:tabs>
            <w:rPr>
              <w:ins w:id="52" w:author="David Conklin" w:date="2020-11-09T17:34:00Z"/>
              <w:rFonts w:eastAsiaTheme="minorEastAsia"/>
              <w:noProof/>
            </w:rPr>
          </w:pPr>
          <w:ins w:id="53"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"_Toc55835687"</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Climate data</w:t>
            </w:r>
            <w:r>
              <w:rPr>
                <w:noProof/>
                <w:webHidden/>
              </w:rPr>
              <w:tab/>
            </w:r>
            <w:r>
              <w:rPr>
                <w:noProof/>
                <w:webHidden/>
              </w:rPr>
              <w:fldChar w:fldCharType="begin"/>
            </w:r>
            <w:r>
              <w:rPr>
                <w:noProof/>
                <w:webHidden/>
              </w:rPr>
              <w:instrText xml:space="preserve"> PAGEREF _Toc55835687 \h </w:instrText>
            </w:r>
            <w:r>
              <w:rPr>
                <w:noProof/>
                <w:webHidden/>
              </w:rPr>
            </w:r>
          </w:ins>
          <w:r>
            <w:rPr>
              <w:noProof/>
              <w:webHidden/>
            </w:rPr>
            <w:fldChar w:fldCharType="separate"/>
          </w:r>
          <w:ins w:id="54" w:author="David Conklin" w:date="2020-11-09T17:34:00Z">
            <w:r>
              <w:rPr>
                <w:noProof/>
                <w:webHidden/>
              </w:rPr>
              <w:t>12</w:t>
            </w:r>
            <w:r>
              <w:rPr>
                <w:noProof/>
                <w:webHidden/>
              </w:rPr>
              <w:fldChar w:fldCharType="end"/>
            </w:r>
            <w:r w:rsidRPr="00EE6DC7">
              <w:rPr>
                <w:rStyle w:val="Hyperlink"/>
                <w:noProof/>
              </w:rPr>
              <w:fldChar w:fldCharType="end"/>
            </w:r>
          </w:ins>
        </w:p>
        <w:p w14:paraId="524A46F3" w14:textId="0D712316" w:rsidR="004061C2" w:rsidRDefault="004061C2">
          <w:pPr>
            <w:pStyle w:val="TOC2"/>
            <w:tabs>
              <w:tab w:val="right" w:leader="dot" w:pos="9350"/>
            </w:tabs>
            <w:rPr>
              <w:ins w:id="55" w:author="David Conklin" w:date="2020-11-09T17:34:00Z"/>
              <w:rFonts w:eastAsiaTheme="minorEastAsia"/>
              <w:noProof/>
            </w:rPr>
          </w:pPr>
          <w:ins w:id="56"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"_Toc55835688"</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Numbered climate scenarios in the model</w:t>
            </w:r>
            <w:r>
              <w:rPr>
                <w:noProof/>
                <w:webHidden/>
              </w:rPr>
              <w:tab/>
            </w:r>
            <w:r>
              <w:rPr>
                <w:noProof/>
                <w:webHidden/>
              </w:rPr>
              <w:fldChar w:fldCharType="begin"/>
            </w:r>
            <w:r>
              <w:rPr>
                <w:noProof/>
                <w:webHidden/>
              </w:rPr>
              <w:instrText xml:space="preserve"> PAGEREF _Toc55835688 \h </w:instrText>
            </w:r>
            <w:r>
              <w:rPr>
                <w:noProof/>
                <w:webHidden/>
              </w:rPr>
            </w:r>
          </w:ins>
          <w:r>
            <w:rPr>
              <w:noProof/>
              <w:webHidden/>
            </w:rPr>
            <w:fldChar w:fldCharType="separate"/>
          </w:r>
          <w:ins w:id="57" w:author="David Conklin" w:date="2020-11-09T17:34:00Z">
            <w:r>
              <w:rPr>
                <w:noProof/>
                <w:webHidden/>
              </w:rPr>
              <w:t>12</w:t>
            </w:r>
            <w:r>
              <w:rPr>
                <w:noProof/>
                <w:webHidden/>
              </w:rPr>
              <w:fldChar w:fldCharType="end"/>
            </w:r>
            <w:r w:rsidRPr="00EE6DC7">
              <w:rPr>
                <w:rStyle w:val="Hyperlink"/>
                <w:noProof/>
              </w:rPr>
              <w:fldChar w:fldCharType="end"/>
            </w:r>
          </w:ins>
        </w:p>
        <w:p w14:paraId="0690C7A0" w14:textId="0E73AA56" w:rsidR="004061C2" w:rsidRDefault="004061C2">
          <w:pPr>
            <w:pStyle w:val="TOC2"/>
            <w:tabs>
              <w:tab w:val="right" w:leader="dot" w:pos="9350"/>
            </w:tabs>
            <w:rPr>
              <w:ins w:id="58" w:author="David Conklin" w:date="2020-11-09T17:34:00Z"/>
              <w:rFonts w:eastAsiaTheme="minorEastAsia"/>
              <w:noProof/>
            </w:rPr>
          </w:pPr>
          <w:ins w:id="59"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"_Toc55835689"</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Monthly and seasonal weather data</w:t>
            </w:r>
            <w:r>
              <w:rPr>
                <w:noProof/>
                <w:webHidden/>
              </w:rPr>
              <w:tab/>
            </w:r>
            <w:r>
              <w:rPr>
                <w:noProof/>
                <w:webHidden/>
              </w:rPr>
              <w:fldChar w:fldCharType="begin"/>
            </w:r>
            <w:r>
              <w:rPr>
                <w:noProof/>
                <w:webHidden/>
              </w:rPr>
              <w:instrText xml:space="preserve"> PAGEREF _Toc55835689 \h </w:instrText>
            </w:r>
            <w:r>
              <w:rPr>
                <w:noProof/>
                <w:webHidden/>
              </w:rPr>
            </w:r>
          </w:ins>
          <w:r>
            <w:rPr>
              <w:noProof/>
              <w:webHidden/>
            </w:rPr>
            <w:fldChar w:fldCharType="separate"/>
          </w:r>
          <w:ins w:id="60" w:author="David Conklin" w:date="2020-11-09T17:34:00Z">
            <w:r>
              <w:rPr>
                <w:noProof/>
                <w:webHidden/>
              </w:rPr>
              <w:t>13</w:t>
            </w:r>
            <w:r>
              <w:rPr>
                <w:noProof/>
                <w:webHidden/>
              </w:rPr>
              <w:fldChar w:fldCharType="end"/>
            </w:r>
            <w:r w:rsidRPr="00EE6DC7">
              <w:rPr>
                <w:rStyle w:val="Hyperlink"/>
                <w:noProof/>
              </w:rPr>
              <w:fldChar w:fldCharType="end"/>
            </w:r>
          </w:ins>
        </w:p>
        <w:p w14:paraId="7B46F573" w14:textId="535A47C6" w:rsidR="004061C2" w:rsidRDefault="004061C2">
          <w:pPr>
            <w:pStyle w:val="TOC2"/>
            <w:tabs>
              <w:tab w:val="right" w:leader="dot" w:pos="9350"/>
            </w:tabs>
            <w:rPr>
              <w:ins w:id="61" w:author="David Conklin" w:date="2020-11-09T17:34:00Z"/>
              <w:rFonts w:eastAsiaTheme="minorEastAsia"/>
              <w:noProof/>
            </w:rPr>
          </w:pPr>
          <w:ins w:id="62"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"_Toc55835690"</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Climate data grids</w:t>
            </w:r>
            <w:r>
              <w:rPr>
                <w:noProof/>
                <w:webHidden/>
              </w:rPr>
              <w:tab/>
            </w:r>
            <w:r>
              <w:rPr>
                <w:noProof/>
                <w:webHidden/>
              </w:rPr>
              <w:fldChar w:fldCharType="begin"/>
            </w:r>
            <w:r>
              <w:rPr>
                <w:noProof/>
                <w:webHidden/>
              </w:rPr>
              <w:instrText xml:space="preserve"> PAGEREF _Toc55835690 \h </w:instrText>
            </w:r>
            <w:r>
              <w:rPr>
                <w:noProof/>
                <w:webHidden/>
              </w:rPr>
            </w:r>
          </w:ins>
          <w:r>
            <w:rPr>
              <w:noProof/>
              <w:webHidden/>
            </w:rPr>
            <w:fldChar w:fldCharType="separate"/>
          </w:r>
          <w:ins w:id="63" w:author="David Conklin" w:date="2020-11-09T17:34:00Z">
            <w:r>
              <w:rPr>
                <w:noProof/>
                <w:webHidden/>
              </w:rPr>
              <w:t>14</w:t>
            </w:r>
            <w:r>
              <w:rPr>
                <w:noProof/>
                <w:webHidden/>
              </w:rPr>
              <w:fldChar w:fldCharType="end"/>
            </w:r>
            <w:r w:rsidRPr="00EE6DC7">
              <w:rPr>
                <w:rStyle w:val="Hyperlink"/>
                <w:noProof/>
              </w:rPr>
              <w:fldChar w:fldCharType="end"/>
            </w:r>
          </w:ins>
        </w:p>
        <w:p w14:paraId="6C43430C" w14:textId="417E9D28" w:rsidR="004061C2" w:rsidRDefault="004061C2">
          <w:pPr>
            <w:pStyle w:val="TOC3"/>
            <w:tabs>
              <w:tab w:val="right" w:leader="dot" w:pos="9350"/>
            </w:tabs>
            <w:rPr>
              <w:ins w:id="64" w:author="David Conklin" w:date="2020-11-09T17:34:00Z"/>
              <w:rFonts w:eastAsiaTheme="minorEastAsia"/>
              <w:noProof/>
            </w:rPr>
          </w:pPr>
          <w:ins w:id="65"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"_Toc55835691"</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The WW2100 climate grid</w:t>
            </w:r>
            <w:r>
              <w:rPr>
                <w:noProof/>
                <w:webHidden/>
              </w:rPr>
              <w:tab/>
            </w:r>
            <w:r>
              <w:rPr>
                <w:noProof/>
                <w:webHidden/>
              </w:rPr>
              <w:fldChar w:fldCharType="begin"/>
            </w:r>
            <w:r>
              <w:rPr>
                <w:noProof/>
                <w:webHidden/>
              </w:rPr>
              <w:instrText xml:space="preserve"> PAGEREF _Toc55835691 \h </w:instrText>
            </w:r>
            <w:r>
              <w:rPr>
                <w:noProof/>
                <w:webHidden/>
              </w:rPr>
            </w:r>
          </w:ins>
          <w:r>
            <w:rPr>
              <w:noProof/>
              <w:webHidden/>
            </w:rPr>
            <w:fldChar w:fldCharType="separate"/>
          </w:r>
          <w:ins w:id="66" w:author="David Conklin" w:date="2020-11-09T17:34:00Z">
            <w:r>
              <w:rPr>
                <w:noProof/>
                <w:webHidden/>
              </w:rPr>
              <w:t>14</w:t>
            </w:r>
            <w:r>
              <w:rPr>
                <w:noProof/>
                <w:webHidden/>
              </w:rPr>
              <w:fldChar w:fldCharType="end"/>
            </w:r>
            <w:r w:rsidRPr="00EE6DC7">
              <w:rPr>
                <w:rStyle w:val="Hyperlink"/>
                <w:noProof/>
              </w:rPr>
              <w:fldChar w:fldCharType="end"/>
            </w:r>
          </w:ins>
        </w:p>
        <w:p w14:paraId="6B701061" w14:textId="4C67C6D2" w:rsidR="004061C2" w:rsidRDefault="004061C2">
          <w:pPr>
            <w:pStyle w:val="TOC3"/>
            <w:tabs>
              <w:tab w:val="right" w:leader="dot" w:pos="9350"/>
            </w:tabs>
            <w:rPr>
              <w:ins w:id="67" w:author="David Conklin" w:date="2020-11-09T17:34:00Z"/>
              <w:rFonts w:eastAsiaTheme="minorEastAsia"/>
              <w:noProof/>
            </w:rPr>
          </w:pPr>
          <w:ins w:id="68"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"_Toc55835692"</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The v2 climate grid</w:t>
            </w:r>
            <w:r>
              <w:rPr>
                <w:noProof/>
                <w:webHidden/>
              </w:rPr>
              <w:tab/>
            </w:r>
            <w:r>
              <w:rPr>
                <w:noProof/>
                <w:webHidden/>
              </w:rPr>
              <w:fldChar w:fldCharType="begin"/>
            </w:r>
            <w:r>
              <w:rPr>
                <w:noProof/>
                <w:webHidden/>
              </w:rPr>
              <w:instrText xml:space="preserve"> PAGEREF _Toc55835692 \h </w:instrText>
            </w:r>
            <w:r>
              <w:rPr>
                <w:noProof/>
                <w:webHidden/>
              </w:rPr>
            </w:r>
          </w:ins>
          <w:r>
            <w:rPr>
              <w:noProof/>
              <w:webHidden/>
            </w:rPr>
            <w:fldChar w:fldCharType="separate"/>
          </w:r>
          <w:ins w:id="69" w:author="David Conklin" w:date="2020-11-09T17:34:00Z">
            <w:r>
              <w:rPr>
                <w:noProof/>
                <w:webHidden/>
              </w:rPr>
              <w:t>15</w:t>
            </w:r>
            <w:r>
              <w:rPr>
                <w:noProof/>
                <w:webHidden/>
              </w:rPr>
              <w:fldChar w:fldCharType="end"/>
            </w:r>
            <w:r w:rsidRPr="00EE6DC7">
              <w:rPr>
                <w:rStyle w:val="Hyperlink"/>
                <w:noProof/>
              </w:rPr>
              <w:fldChar w:fldCharType="end"/>
            </w:r>
          </w:ins>
        </w:p>
        <w:p w14:paraId="45313E2B" w14:textId="7957ED63" w:rsidR="004061C2" w:rsidRDefault="004061C2">
          <w:pPr>
            <w:pStyle w:val="TOC2"/>
            <w:tabs>
              <w:tab w:val="right" w:leader="dot" w:pos="9350"/>
            </w:tabs>
            <w:rPr>
              <w:ins w:id="70" w:author="David Conklin" w:date="2020-11-09T17:34:00Z"/>
              <w:rFonts w:eastAsiaTheme="minorEastAsia"/>
              <w:noProof/>
            </w:rPr>
          </w:pPr>
          <w:ins w:id="71"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"_Toc55835693"</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How climate data is looked up</w:t>
            </w:r>
            <w:r>
              <w:rPr>
                <w:noProof/>
                <w:webHidden/>
              </w:rPr>
              <w:tab/>
            </w:r>
            <w:r>
              <w:rPr>
                <w:noProof/>
                <w:webHidden/>
              </w:rPr>
              <w:fldChar w:fldCharType="begin"/>
            </w:r>
            <w:r>
              <w:rPr>
                <w:noProof/>
                <w:webHidden/>
              </w:rPr>
              <w:instrText xml:space="preserve"> PAGEREF _Toc55835693 \h </w:instrText>
            </w:r>
            <w:r>
              <w:rPr>
                <w:noProof/>
                <w:webHidden/>
              </w:rPr>
            </w:r>
          </w:ins>
          <w:r>
            <w:rPr>
              <w:noProof/>
              <w:webHidden/>
            </w:rPr>
            <w:fldChar w:fldCharType="separate"/>
          </w:r>
          <w:ins w:id="72" w:author="David Conklin" w:date="2020-11-09T17:34:00Z">
            <w:r>
              <w:rPr>
                <w:noProof/>
                <w:webHidden/>
              </w:rPr>
              <w:t>15</w:t>
            </w:r>
            <w:r>
              <w:rPr>
                <w:noProof/>
                <w:webHidden/>
              </w:rPr>
              <w:fldChar w:fldCharType="end"/>
            </w:r>
            <w:r w:rsidRPr="00EE6DC7">
              <w:rPr>
                <w:rStyle w:val="Hyperlink"/>
                <w:noProof/>
              </w:rPr>
              <w:fldChar w:fldCharType="end"/>
            </w:r>
          </w:ins>
        </w:p>
        <w:p w14:paraId="0D2AC4E0" w14:textId="4D620014" w:rsidR="004061C2" w:rsidRDefault="004061C2">
          <w:pPr>
            <w:pStyle w:val="TOC2"/>
            <w:tabs>
              <w:tab w:val="right" w:leader="dot" w:pos="9350"/>
            </w:tabs>
            <w:rPr>
              <w:ins w:id="73" w:author="David Conklin" w:date="2020-11-09T17:34:00Z"/>
              <w:rFonts w:eastAsiaTheme="minorEastAsia"/>
              <w:noProof/>
            </w:rPr>
          </w:pPr>
          <w:ins w:id="74"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"_Toc55835694"</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What is in a climate dataset</w:t>
            </w:r>
            <w:r>
              <w:rPr>
                <w:noProof/>
                <w:webHidden/>
              </w:rPr>
              <w:tab/>
            </w:r>
            <w:r>
              <w:rPr>
                <w:noProof/>
                <w:webHidden/>
              </w:rPr>
              <w:fldChar w:fldCharType="begin"/>
            </w:r>
            <w:r>
              <w:rPr>
                <w:noProof/>
                <w:webHidden/>
              </w:rPr>
              <w:instrText xml:space="preserve"> PAGEREF _Toc55835694 \h </w:instrText>
            </w:r>
            <w:r>
              <w:rPr>
                <w:noProof/>
                <w:webHidden/>
              </w:rPr>
            </w:r>
          </w:ins>
          <w:r>
            <w:rPr>
              <w:noProof/>
              <w:webHidden/>
            </w:rPr>
            <w:fldChar w:fldCharType="separate"/>
          </w:r>
          <w:ins w:id="75" w:author="David Conklin" w:date="2020-11-09T17:34:00Z">
            <w:r>
              <w:rPr>
                <w:noProof/>
                <w:webHidden/>
              </w:rPr>
              <w:t>15</w:t>
            </w:r>
            <w:r>
              <w:rPr>
                <w:noProof/>
                <w:webHidden/>
              </w:rPr>
              <w:fldChar w:fldCharType="end"/>
            </w:r>
            <w:r w:rsidRPr="00EE6DC7">
              <w:rPr>
                <w:rStyle w:val="Hyperlink"/>
                <w:noProof/>
              </w:rPr>
              <w:fldChar w:fldCharType="end"/>
            </w:r>
          </w:ins>
        </w:p>
        <w:p w14:paraId="3CCF8344" w14:textId="3E85B0C7" w:rsidR="004061C2" w:rsidRDefault="004061C2">
          <w:pPr>
            <w:pStyle w:val="TOC1"/>
            <w:tabs>
              <w:tab w:val="right" w:leader="dot" w:pos="9350"/>
            </w:tabs>
            <w:rPr>
              <w:ins w:id="76" w:author="David Conklin" w:date="2020-11-09T17:34:00Z"/>
              <w:rFonts w:eastAsiaTheme="minorEastAsia"/>
              <w:noProof/>
            </w:rPr>
          </w:pPr>
          <w:ins w:id="77"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"_Toc55835695"</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Water rights</w:t>
            </w:r>
            <w:r>
              <w:rPr>
                <w:noProof/>
                <w:webHidden/>
              </w:rPr>
              <w:tab/>
            </w:r>
            <w:r>
              <w:rPr>
                <w:noProof/>
                <w:webHidden/>
              </w:rPr>
              <w:fldChar w:fldCharType="begin"/>
            </w:r>
            <w:r>
              <w:rPr>
                <w:noProof/>
                <w:webHidden/>
              </w:rPr>
              <w:instrText xml:space="preserve"> PAGEREF _Toc55835695 \h </w:instrText>
            </w:r>
            <w:r>
              <w:rPr>
                <w:noProof/>
                <w:webHidden/>
              </w:rPr>
            </w:r>
          </w:ins>
          <w:r>
            <w:rPr>
              <w:noProof/>
              <w:webHidden/>
            </w:rPr>
            <w:fldChar w:fldCharType="separate"/>
          </w:r>
          <w:ins w:id="78" w:author="David Conklin" w:date="2020-11-09T17:34:00Z">
            <w:r>
              <w:rPr>
                <w:noProof/>
                <w:webHidden/>
              </w:rPr>
              <w:t>16</w:t>
            </w:r>
            <w:r>
              <w:rPr>
                <w:noProof/>
                <w:webHidden/>
              </w:rPr>
              <w:fldChar w:fldCharType="end"/>
            </w:r>
            <w:r w:rsidRPr="00EE6DC7">
              <w:rPr>
                <w:rStyle w:val="Hyperlink"/>
                <w:noProof/>
              </w:rPr>
              <w:fldChar w:fldCharType="end"/>
            </w:r>
          </w:ins>
        </w:p>
        <w:p w14:paraId="7FEBA2E3" w14:textId="69DD42DB" w:rsidR="004061C2" w:rsidRDefault="004061C2">
          <w:pPr>
            <w:pStyle w:val="TOC2"/>
            <w:tabs>
              <w:tab w:val="right" w:leader="dot" w:pos="9350"/>
            </w:tabs>
            <w:rPr>
              <w:ins w:id="79" w:author="David Conklin" w:date="2020-11-09T17:34:00Z"/>
              <w:rFonts w:eastAsiaTheme="minorEastAsia"/>
              <w:noProof/>
            </w:rPr>
          </w:pPr>
          <w:ins w:id="80"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"_Toc55835696"</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Water rights data</w:t>
            </w:r>
            <w:r>
              <w:rPr>
                <w:noProof/>
                <w:webHidden/>
              </w:rPr>
              <w:tab/>
            </w:r>
            <w:r>
              <w:rPr>
                <w:noProof/>
                <w:webHidden/>
              </w:rPr>
              <w:fldChar w:fldCharType="begin"/>
            </w:r>
            <w:r>
              <w:rPr>
                <w:noProof/>
                <w:webHidden/>
              </w:rPr>
              <w:instrText xml:space="preserve"> PAGEREF _Toc55835696 \h </w:instrText>
            </w:r>
            <w:r>
              <w:rPr>
                <w:noProof/>
                <w:webHidden/>
              </w:rPr>
            </w:r>
          </w:ins>
          <w:r>
            <w:rPr>
              <w:noProof/>
              <w:webHidden/>
            </w:rPr>
            <w:fldChar w:fldCharType="separate"/>
          </w:r>
          <w:ins w:id="81" w:author="David Conklin" w:date="2020-11-09T17:34:00Z">
            <w:r>
              <w:rPr>
                <w:noProof/>
                <w:webHidden/>
              </w:rPr>
              <w:t>16</w:t>
            </w:r>
            <w:r>
              <w:rPr>
                <w:noProof/>
                <w:webHidden/>
              </w:rPr>
              <w:fldChar w:fldCharType="end"/>
            </w:r>
            <w:r w:rsidRPr="00EE6DC7">
              <w:rPr>
                <w:rStyle w:val="Hyperlink"/>
                <w:noProof/>
              </w:rPr>
              <w:fldChar w:fldCharType="end"/>
            </w:r>
          </w:ins>
        </w:p>
        <w:p w14:paraId="0DD4E0D8" w14:textId="0E257FE4" w:rsidR="004061C2" w:rsidRDefault="004061C2">
          <w:pPr>
            <w:pStyle w:val="TOC2"/>
            <w:tabs>
              <w:tab w:val="right" w:leader="dot" w:pos="9350"/>
            </w:tabs>
            <w:rPr>
              <w:ins w:id="82" w:author="David Conklin" w:date="2020-11-09T17:34:00Z"/>
              <w:rFonts w:eastAsiaTheme="minorEastAsia"/>
              <w:noProof/>
            </w:rPr>
          </w:pPr>
          <w:ins w:id="83" w:author="David Conklin" w:date="2020-11-09T17:34:00Z">
            <w:r w:rsidRPr="00EE6DC7">
              <w:rPr>
                <w:rStyle w:val="Hyperlink"/>
                <w:noProof/>
              </w:rPr>
              <w:lastRenderedPageBreak/>
              <w:fldChar w:fldCharType="begin"/>
            </w:r>
            <w:r w:rsidRPr="00EE6DC7">
              <w:rPr>
                <w:rStyle w:val="Hyperlink"/>
                <w:noProof/>
              </w:rPr>
              <w:instrText xml:space="preserve"> </w:instrText>
            </w:r>
            <w:r>
              <w:rPr>
                <w:noProof/>
              </w:rPr>
              <w:instrText>HYPERLINK \l "_Toc55835697"</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The wr_pods.csv file</w:t>
            </w:r>
            <w:r>
              <w:rPr>
                <w:noProof/>
                <w:webHidden/>
              </w:rPr>
              <w:tab/>
            </w:r>
            <w:r>
              <w:rPr>
                <w:noProof/>
                <w:webHidden/>
              </w:rPr>
              <w:fldChar w:fldCharType="begin"/>
            </w:r>
            <w:r>
              <w:rPr>
                <w:noProof/>
                <w:webHidden/>
              </w:rPr>
              <w:instrText xml:space="preserve"> PAGEREF _Toc55835697 \h </w:instrText>
            </w:r>
            <w:r>
              <w:rPr>
                <w:noProof/>
                <w:webHidden/>
              </w:rPr>
            </w:r>
          </w:ins>
          <w:r>
            <w:rPr>
              <w:noProof/>
              <w:webHidden/>
            </w:rPr>
            <w:fldChar w:fldCharType="separate"/>
          </w:r>
          <w:ins w:id="84" w:author="David Conklin" w:date="2020-11-09T17:34:00Z">
            <w:r>
              <w:rPr>
                <w:noProof/>
                <w:webHidden/>
              </w:rPr>
              <w:t>17</w:t>
            </w:r>
            <w:r>
              <w:rPr>
                <w:noProof/>
                <w:webHidden/>
              </w:rPr>
              <w:fldChar w:fldCharType="end"/>
            </w:r>
            <w:r w:rsidRPr="00EE6DC7">
              <w:rPr>
                <w:rStyle w:val="Hyperlink"/>
                <w:noProof/>
              </w:rPr>
              <w:fldChar w:fldCharType="end"/>
            </w:r>
          </w:ins>
        </w:p>
        <w:p w14:paraId="3AC2740B" w14:textId="1A0BCD61" w:rsidR="004061C2" w:rsidRDefault="004061C2">
          <w:pPr>
            <w:pStyle w:val="TOC2"/>
            <w:tabs>
              <w:tab w:val="right" w:leader="dot" w:pos="9350"/>
            </w:tabs>
            <w:rPr>
              <w:ins w:id="85" w:author="David Conklin" w:date="2020-11-09T17:34:00Z"/>
              <w:rFonts w:eastAsiaTheme="minorEastAsia"/>
              <w:noProof/>
            </w:rPr>
          </w:pPr>
          <w:ins w:id="86"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"_Toc55835698"</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The wr_pous.csv file</w:t>
            </w:r>
            <w:r>
              <w:rPr>
                <w:noProof/>
                <w:webHidden/>
              </w:rPr>
              <w:tab/>
            </w:r>
            <w:r>
              <w:rPr>
                <w:noProof/>
                <w:webHidden/>
              </w:rPr>
              <w:fldChar w:fldCharType="begin"/>
            </w:r>
            <w:r>
              <w:rPr>
                <w:noProof/>
                <w:webHidden/>
              </w:rPr>
              <w:instrText xml:space="preserve"> PAGEREF _Toc55835698 \h </w:instrText>
            </w:r>
            <w:r>
              <w:rPr>
                <w:noProof/>
                <w:webHidden/>
              </w:rPr>
            </w:r>
          </w:ins>
          <w:r>
            <w:rPr>
              <w:noProof/>
              <w:webHidden/>
            </w:rPr>
            <w:fldChar w:fldCharType="separate"/>
          </w:r>
          <w:ins w:id="87" w:author="David Conklin" w:date="2020-11-09T17:34:00Z">
            <w:r>
              <w:rPr>
                <w:noProof/>
                <w:webHidden/>
              </w:rPr>
              <w:t>17</w:t>
            </w:r>
            <w:r>
              <w:rPr>
                <w:noProof/>
                <w:webHidden/>
              </w:rPr>
              <w:fldChar w:fldCharType="end"/>
            </w:r>
            <w:r w:rsidRPr="00EE6DC7">
              <w:rPr>
                <w:rStyle w:val="Hyperlink"/>
                <w:noProof/>
              </w:rPr>
              <w:fldChar w:fldCharType="end"/>
            </w:r>
          </w:ins>
        </w:p>
        <w:p w14:paraId="50EA9EF7" w14:textId="4FC3193E" w:rsidR="004061C2" w:rsidRDefault="004061C2">
          <w:pPr>
            <w:pStyle w:val="TOC2"/>
            <w:tabs>
              <w:tab w:val="right" w:leader="dot" w:pos="9350"/>
            </w:tabs>
            <w:rPr>
              <w:ins w:id="88" w:author="David Conklin" w:date="2020-11-09T17:34:00Z"/>
              <w:rFonts w:eastAsiaTheme="minorEastAsia"/>
              <w:noProof/>
            </w:rPr>
          </w:pPr>
          <w:ins w:id="89"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"_Toc55835699"</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Adding a water right</w:t>
            </w:r>
            <w:r>
              <w:rPr>
                <w:noProof/>
                <w:webHidden/>
              </w:rPr>
              <w:tab/>
            </w:r>
            <w:r>
              <w:rPr>
                <w:noProof/>
                <w:webHidden/>
              </w:rPr>
              <w:fldChar w:fldCharType="begin"/>
            </w:r>
            <w:r>
              <w:rPr>
                <w:noProof/>
                <w:webHidden/>
              </w:rPr>
              <w:instrText xml:space="preserve"> PAGEREF _Toc55835699 \h </w:instrText>
            </w:r>
            <w:r>
              <w:rPr>
                <w:noProof/>
                <w:webHidden/>
              </w:rPr>
            </w:r>
          </w:ins>
          <w:r>
            <w:rPr>
              <w:noProof/>
              <w:webHidden/>
            </w:rPr>
            <w:fldChar w:fldCharType="separate"/>
          </w:r>
          <w:ins w:id="90" w:author="David Conklin" w:date="2020-11-09T17:34:00Z">
            <w:r>
              <w:rPr>
                <w:noProof/>
                <w:webHidden/>
              </w:rPr>
              <w:t>18</w:t>
            </w:r>
            <w:r>
              <w:rPr>
                <w:noProof/>
                <w:webHidden/>
              </w:rPr>
              <w:fldChar w:fldCharType="end"/>
            </w:r>
            <w:r w:rsidRPr="00EE6DC7">
              <w:rPr>
                <w:rStyle w:val="Hyperlink"/>
                <w:noProof/>
              </w:rPr>
              <w:fldChar w:fldCharType="end"/>
            </w:r>
          </w:ins>
        </w:p>
        <w:p w14:paraId="53E142D2" w14:textId="38678B9F" w:rsidR="004061C2" w:rsidRDefault="004061C2">
          <w:pPr>
            <w:pStyle w:val="TOC1"/>
            <w:tabs>
              <w:tab w:val="right" w:leader="dot" w:pos="9350"/>
            </w:tabs>
            <w:rPr>
              <w:ins w:id="91" w:author="David Conklin" w:date="2020-11-09T17:34:00Z"/>
              <w:rFonts w:eastAsiaTheme="minorEastAsia"/>
              <w:noProof/>
            </w:rPr>
          </w:pPr>
          <w:ins w:id="92"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"_Toc55835700"</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Stream flow and stream temperature</w:t>
            </w:r>
            <w:r>
              <w:rPr>
                <w:noProof/>
                <w:webHidden/>
              </w:rPr>
              <w:tab/>
            </w:r>
            <w:r>
              <w:rPr>
                <w:noProof/>
                <w:webHidden/>
              </w:rPr>
              <w:fldChar w:fldCharType="begin"/>
            </w:r>
            <w:r>
              <w:rPr>
                <w:noProof/>
                <w:webHidden/>
              </w:rPr>
              <w:instrText xml:space="preserve"> PAGEREF _Toc55835700 \h </w:instrText>
            </w:r>
            <w:r>
              <w:rPr>
                <w:noProof/>
                <w:webHidden/>
              </w:rPr>
            </w:r>
          </w:ins>
          <w:r>
            <w:rPr>
              <w:noProof/>
              <w:webHidden/>
            </w:rPr>
            <w:fldChar w:fldCharType="separate"/>
          </w:r>
          <w:ins w:id="93" w:author="David Conklin" w:date="2020-11-09T17:34:00Z">
            <w:r>
              <w:rPr>
                <w:noProof/>
                <w:webHidden/>
              </w:rPr>
              <w:t>19</w:t>
            </w:r>
            <w:r>
              <w:rPr>
                <w:noProof/>
                <w:webHidden/>
              </w:rPr>
              <w:fldChar w:fldCharType="end"/>
            </w:r>
            <w:r w:rsidRPr="00EE6DC7">
              <w:rPr>
                <w:rStyle w:val="Hyperlink"/>
                <w:noProof/>
              </w:rPr>
              <w:fldChar w:fldCharType="end"/>
            </w:r>
          </w:ins>
        </w:p>
        <w:p w14:paraId="03CD4B02" w14:textId="4DB203EC" w:rsidR="004061C2" w:rsidRDefault="004061C2">
          <w:pPr>
            <w:pStyle w:val="TOC2"/>
            <w:tabs>
              <w:tab w:val="right" w:leader="dot" w:pos="9350"/>
            </w:tabs>
            <w:rPr>
              <w:ins w:id="94" w:author="David Conklin" w:date="2020-11-09T17:34:00Z"/>
              <w:rFonts w:eastAsiaTheme="minorEastAsia"/>
              <w:noProof/>
            </w:rPr>
          </w:pPr>
          <w:ins w:id="95"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"_Toc55835701"</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Water parcels</w:t>
            </w:r>
            <w:r>
              <w:rPr>
                <w:noProof/>
                <w:webHidden/>
              </w:rPr>
              <w:tab/>
            </w:r>
            <w:r>
              <w:rPr>
                <w:noProof/>
                <w:webHidden/>
              </w:rPr>
              <w:fldChar w:fldCharType="begin"/>
            </w:r>
            <w:r>
              <w:rPr>
                <w:noProof/>
                <w:webHidden/>
              </w:rPr>
              <w:instrText xml:space="preserve"> PAGEREF _Toc55835701 \h </w:instrText>
            </w:r>
            <w:r>
              <w:rPr>
                <w:noProof/>
                <w:webHidden/>
              </w:rPr>
            </w:r>
          </w:ins>
          <w:r>
            <w:rPr>
              <w:noProof/>
              <w:webHidden/>
            </w:rPr>
            <w:fldChar w:fldCharType="separate"/>
          </w:r>
          <w:ins w:id="96" w:author="David Conklin" w:date="2020-11-09T17:34:00Z">
            <w:r>
              <w:rPr>
                <w:noProof/>
                <w:webHidden/>
              </w:rPr>
              <w:t>19</w:t>
            </w:r>
            <w:r>
              <w:rPr>
                <w:noProof/>
                <w:webHidden/>
              </w:rPr>
              <w:fldChar w:fldCharType="end"/>
            </w:r>
            <w:r w:rsidRPr="00EE6DC7">
              <w:rPr>
                <w:rStyle w:val="Hyperlink"/>
                <w:noProof/>
              </w:rPr>
              <w:fldChar w:fldCharType="end"/>
            </w:r>
          </w:ins>
        </w:p>
        <w:p w14:paraId="75C34199" w14:textId="0551EF36" w:rsidR="004061C2" w:rsidRDefault="004061C2">
          <w:pPr>
            <w:pStyle w:val="TOC2"/>
            <w:tabs>
              <w:tab w:val="right" w:leader="dot" w:pos="9350"/>
            </w:tabs>
            <w:rPr>
              <w:ins w:id="97" w:author="David Conklin" w:date="2020-11-09T17:34:00Z"/>
              <w:rFonts w:eastAsiaTheme="minorEastAsia"/>
              <w:noProof/>
            </w:rPr>
          </w:pPr>
          <w:ins w:id="98"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"_Toc55835702"</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Daily water mass and energy balance</w:t>
            </w:r>
            <w:r>
              <w:rPr>
                <w:noProof/>
                <w:webHidden/>
              </w:rPr>
              <w:tab/>
            </w:r>
            <w:r>
              <w:rPr>
                <w:noProof/>
                <w:webHidden/>
              </w:rPr>
              <w:fldChar w:fldCharType="begin"/>
            </w:r>
            <w:r>
              <w:rPr>
                <w:noProof/>
                <w:webHidden/>
              </w:rPr>
              <w:instrText xml:space="preserve"> PAGEREF _Toc55835702 \h </w:instrText>
            </w:r>
            <w:r>
              <w:rPr>
                <w:noProof/>
                <w:webHidden/>
              </w:rPr>
            </w:r>
          </w:ins>
          <w:r>
            <w:rPr>
              <w:noProof/>
              <w:webHidden/>
            </w:rPr>
            <w:fldChar w:fldCharType="separate"/>
          </w:r>
          <w:ins w:id="99" w:author="David Conklin" w:date="2020-11-09T17:34:00Z">
            <w:r>
              <w:rPr>
                <w:noProof/>
                <w:webHidden/>
              </w:rPr>
              <w:t>19</w:t>
            </w:r>
            <w:r>
              <w:rPr>
                <w:noProof/>
                <w:webHidden/>
              </w:rPr>
              <w:fldChar w:fldCharType="end"/>
            </w:r>
            <w:r w:rsidRPr="00EE6DC7">
              <w:rPr>
                <w:rStyle w:val="Hyperlink"/>
                <w:noProof/>
              </w:rPr>
              <w:fldChar w:fldCharType="end"/>
            </w:r>
          </w:ins>
        </w:p>
        <w:p w14:paraId="5EB87B6C" w14:textId="6325866B" w:rsidR="004061C2" w:rsidRDefault="004061C2">
          <w:pPr>
            <w:pStyle w:val="TOC2"/>
            <w:tabs>
              <w:tab w:val="right" w:leader="dot" w:pos="9350"/>
            </w:tabs>
            <w:rPr>
              <w:ins w:id="100" w:author="David Conklin" w:date="2020-11-09T17:34:00Z"/>
              <w:rFonts w:eastAsiaTheme="minorEastAsia"/>
              <w:noProof/>
            </w:rPr>
          </w:pPr>
          <w:ins w:id="101"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"_Toc55835703"</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Estimating the rate of flow in a stream reach</w:t>
            </w:r>
            <w:r>
              <w:rPr>
                <w:noProof/>
                <w:webHidden/>
              </w:rPr>
              <w:tab/>
            </w:r>
            <w:r>
              <w:rPr>
                <w:noProof/>
                <w:webHidden/>
              </w:rPr>
              <w:fldChar w:fldCharType="begin"/>
            </w:r>
            <w:r>
              <w:rPr>
                <w:noProof/>
                <w:webHidden/>
              </w:rPr>
              <w:instrText xml:space="preserve"> PAGEREF _Toc55835703 \h </w:instrText>
            </w:r>
            <w:r>
              <w:rPr>
                <w:noProof/>
                <w:webHidden/>
              </w:rPr>
            </w:r>
          </w:ins>
          <w:r>
            <w:rPr>
              <w:noProof/>
              <w:webHidden/>
            </w:rPr>
            <w:fldChar w:fldCharType="separate"/>
          </w:r>
          <w:ins w:id="102" w:author="David Conklin" w:date="2020-11-09T17:34:00Z">
            <w:r>
              <w:rPr>
                <w:noProof/>
                <w:webHidden/>
              </w:rPr>
              <w:t>20</w:t>
            </w:r>
            <w:r>
              <w:rPr>
                <w:noProof/>
                <w:webHidden/>
              </w:rPr>
              <w:fldChar w:fldCharType="end"/>
            </w:r>
            <w:r w:rsidRPr="00EE6DC7">
              <w:rPr>
                <w:rStyle w:val="Hyperlink"/>
                <w:noProof/>
              </w:rPr>
              <w:fldChar w:fldCharType="end"/>
            </w:r>
          </w:ins>
        </w:p>
        <w:p w14:paraId="6663CD5A" w14:textId="3E8F85E3" w:rsidR="004061C2" w:rsidRDefault="004061C2">
          <w:pPr>
            <w:pStyle w:val="TOC2"/>
            <w:tabs>
              <w:tab w:val="right" w:leader="dot" w:pos="9350"/>
            </w:tabs>
            <w:rPr>
              <w:ins w:id="103" w:author="David Conklin" w:date="2020-11-09T17:34:00Z"/>
              <w:rFonts w:eastAsiaTheme="minorEastAsia"/>
              <w:noProof/>
            </w:rPr>
          </w:pPr>
          <w:ins w:id="104"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"_Toc55835704"</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_Toc55835704 \h </w:instrText>
            </w:r>
            <w:r>
              <w:rPr>
                <w:noProof/>
                <w:webHidden/>
              </w:rPr>
            </w:r>
          </w:ins>
          <w:r>
            <w:rPr>
              <w:noProof/>
              <w:webHidden/>
            </w:rPr>
            <w:fldChar w:fldCharType="separate"/>
          </w:r>
          <w:ins w:id="105" w:author="David Conklin" w:date="2020-11-09T17:34:00Z">
            <w:r>
              <w:rPr>
                <w:noProof/>
                <w:webHidden/>
              </w:rPr>
              <w:t>21</w:t>
            </w:r>
            <w:r>
              <w:rPr>
                <w:noProof/>
                <w:webHidden/>
              </w:rPr>
              <w:fldChar w:fldCharType="end"/>
            </w:r>
            <w:r w:rsidRPr="00EE6DC7">
              <w:rPr>
                <w:rStyle w:val="Hyperlink"/>
                <w:noProof/>
              </w:rPr>
              <w:fldChar w:fldCharType="end"/>
            </w:r>
          </w:ins>
        </w:p>
        <w:p w14:paraId="1DC9DDD9" w14:textId="7A0D73C5" w:rsidR="004061C2" w:rsidRDefault="004061C2">
          <w:pPr>
            <w:pStyle w:val="TOC2"/>
            <w:tabs>
              <w:tab w:val="right" w:leader="dot" w:pos="9350"/>
            </w:tabs>
            <w:rPr>
              <w:ins w:id="106" w:author="David Conklin" w:date="2020-11-09T17:34:00Z"/>
              <w:rFonts w:eastAsiaTheme="minorEastAsia"/>
              <w:noProof/>
            </w:rPr>
          </w:pPr>
          <w:ins w:id="107"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"_Toc55835705"</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Water temperature from thermal energy</w:t>
            </w:r>
            <w:r>
              <w:rPr>
                <w:noProof/>
                <w:webHidden/>
              </w:rPr>
              <w:tab/>
            </w:r>
            <w:r>
              <w:rPr>
                <w:noProof/>
                <w:webHidden/>
              </w:rPr>
              <w:fldChar w:fldCharType="begin"/>
            </w:r>
            <w:r>
              <w:rPr>
                <w:noProof/>
                <w:webHidden/>
              </w:rPr>
              <w:instrText xml:space="preserve"> PAGEREF _Toc55835705 \h </w:instrText>
            </w:r>
            <w:r>
              <w:rPr>
                <w:noProof/>
                <w:webHidden/>
              </w:rPr>
            </w:r>
          </w:ins>
          <w:r>
            <w:rPr>
              <w:noProof/>
              <w:webHidden/>
            </w:rPr>
            <w:fldChar w:fldCharType="separate"/>
          </w:r>
          <w:ins w:id="108" w:author="David Conklin" w:date="2020-11-09T17:34:00Z">
            <w:r>
              <w:rPr>
                <w:noProof/>
                <w:webHidden/>
              </w:rPr>
              <w:t>21</w:t>
            </w:r>
            <w:r>
              <w:rPr>
                <w:noProof/>
                <w:webHidden/>
              </w:rPr>
              <w:fldChar w:fldCharType="end"/>
            </w:r>
            <w:r w:rsidRPr="00EE6DC7">
              <w:rPr>
                <w:rStyle w:val="Hyperlink"/>
                <w:noProof/>
              </w:rPr>
              <w:fldChar w:fldCharType="end"/>
            </w:r>
          </w:ins>
        </w:p>
        <w:p w14:paraId="645093BD" w14:textId="6DE58676" w:rsidR="004061C2" w:rsidRDefault="004061C2">
          <w:pPr>
            <w:pStyle w:val="TOC2"/>
            <w:tabs>
              <w:tab w:val="right" w:leader="dot" w:pos="9350"/>
            </w:tabs>
            <w:rPr>
              <w:ins w:id="109" w:author="David Conklin" w:date="2020-11-09T17:34:00Z"/>
              <w:rFonts w:eastAsiaTheme="minorEastAsia"/>
              <w:noProof/>
            </w:rPr>
          </w:pPr>
          <w:ins w:id="110"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"_Toc55835706"</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Initial conditions for Flow: the IC file</w:t>
            </w:r>
            <w:r>
              <w:rPr>
                <w:noProof/>
                <w:webHidden/>
              </w:rPr>
              <w:tab/>
            </w:r>
            <w:r>
              <w:rPr>
                <w:noProof/>
                <w:webHidden/>
              </w:rPr>
              <w:fldChar w:fldCharType="begin"/>
            </w:r>
            <w:r>
              <w:rPr>
                <w:noProof/>
                <w:webHidden/>
              </w:rPr>
              <w:instrText xml:space="preserve"> PAGEREF _Toc55835706 \h </w:instrText>
            </w:r>
            <w:r>
              <w:rPr>
                <w:noProof/>
                <w:webHidden/>
              </w:rPr>
            </w:r>
          </w:ins>
          <w:r>
            <w:rPr>
              <w:noProof/>
              <w:webHidden/>
            </w:rPr>
            <w:fldChar w:fldCharType="separate"/>
          </w:r>
          <w:ins w:id="111" w:author="David Conklin" w:date="2020-11-09T17:34:00Z">
            <w:r>
              <w:rPr>
                <w:noProof/>
                <w:webHidden/>
              </w:rPr>
              <w:t>21</w:t>
            </w:r>
            <w:r>
              <w:rPr>
                <w:noProof/>
                <w:webHidden/>
              </w:rPr>
              <w:fldChar w:fldCharType="end"/>
            </w:r>
            <w:r w:rsidRPr="00EE6DC7">
              <w:rPr>
                <w:rStyle w:val="Hyperlink"/>
                <w:noProof/>
              </w:rPr>
              <w:fldChar w:fldCharType="end"/>
            </w:r>
          </w:ins>
        </w:p>
        <w:p w14:paraId="0240A590" w14:textId="6D13B567" w:rsidR="004061C2" w:rsidRDefault="004061C2">
          <w:pPr>
            <w:pStyle w:val="TOC2"/>
            <w:tabs>
              <w:tab w:val="right" w:leader="dot" w:pos="9350"/>
            </w:tabs>
            <w:rPr>
              <w:ins w:id="112" w:author="David Conklin" w:date="2020-11-09T17:34:00Z"/>
              <w:rFonts w:eastAsiaTheme="minorEastAsia"/>
              <w:noProof/>
            </w:rPr>
          </w:pPr>
          <w:ins w:id="113"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"_Toc55835707"</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Boundary conditions for stream water temperature</w:t>
            </w:r>
            <w:r>
              <w:rPr>
                <w:noProof/>
                <w:webHidden/>
              </w:rPr>
              <w:tab/>
            </w:r>
            <w:r>
              <w:rPr>
                <w:noProof/>
                <w:webHidden/>
              </w:rPr>
              <w:fldChar w:fldCharType="begin"/>
            </w:r>
            <w:r>
              <w:rPr>
                <w:noProof/>
                <w:webHidden/>
              </w:rPr>
              <w:instrText xml:space="preserve"> PAGEREF _Toc55835707 \h </w:instrText>
            </w:r>
            <w:r>
              <w:rPr>
                <w:noProof/>
                <w:webHidden/>
              </w:rPr>
            </w:r>
          </w:ins>
          <w:r>
            <w:rPr>
              <w:noProof/>
              <w:webHidden/>
            </w:rPr>
            <w:fldChar w:fldCharType="separate"/>
          </w:r>
          <w:ins w:id="114" w:author="David Conklin" w:date="2020-11-09T17:34:00Z">
            <w:r>
              <w:rPr>
                <w:noProof/>
                <w:webHidden/>
              </w:rPr>
              <w:t>22</w:t>
            </w:r>
            <w:r>
              <w:rPr>
                <w:noProof/>
                <w:webHidden/>
              </w:rPr>
              <w:fldChar w:fldCharType="end"/>
            </w:r>
            <w:r w:rsidRPr="00EE6DC7">
              <w:rPr>
                <w:rStyle w:val="Hyperlink"/>
                <w:noProof/>
              </w:rPr>
              <w:fldChar w:fldCharType="end"/>
            </w:r>
          </w:ins>
        </w:p>
        <w:p w14:paraId="051C2802" w14:textId="5515B1EB" w:rsidR="004061C2" w:rsidRDefault="004061C2">
          <w:pPr>
            <w:pStyle w:val="TOC2"/>
            <w:tabs>
              <w:tab w:val="right" w:leader="dot" w:pos="9350"/>
            </w:tabs>
            <w:rPr>
              <w:ins w:id="115" w:author="David Conklin" w:date="2020-11-09T17:34:00Z"/>
              <w:rFonts w:eastAsiaTheme="minorEastAsia"/>
              <w:noProof/>
            </w:rPr>
          </w:pPr>
          <w:ins w:id="116"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"_Toc55835708"</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Thermal stratification in reservoirs</w:t>
            </w:r>
            <w:r>
              <w:rPr>
                <w:noProof/>
                <w:webHidden/>
              </w:rPr>
              <w:tab/>
            </w:r>
            <w:r>
              <w:rPr>
                <w:noProof/>
                <w:webHidden/>
              </w:rPr>
              <w:fldChar w:fldCharType="begin"/>
            </w:r>
            <w:r>
              <w:rPr>
                <w:noProof/>
                <w:webHidden/>
              </w:rPr>
              <w:instrText xml:space="preserve"> PAGEREF _Toc55835708 \h </w:instrText>
            </w:r>
            <w:r>
              <w:rPr>
                <w:noProof/>
                <w:webHidden/>
              </w:rPr>
            </w:r>
          </w:ins>
          <w:r>
            <w:rPr>
              <w:noProof/>
              <w:webHidden/>
            </w:rPr>
            <w:fldChar w:fldCharType="separate"/>
          </w:r>
          <w:ins w:id="117" w:author="David Conklin" w:date="2020-11-09T17:34:00Z">
            <w:r>
              <w:rPr>
                <w:noProof/>
                <w:webHidden/>
              </w:rPr>
              <w:t>22</w:t>
            </w:r>
            <w:r>
              <w:rPr>
                <w:noProof/>
                <w:webHidden/>
              </w:rPr>
              <w:fldChar w:fldCharType="end"/>
            </w:r>
            <w:r w:rsidRPr="00EE6DC7">
              <w:rPr>
                <w:rStyle w:val="Hyperlink"/>
                <w:noProof/>
              </w:rPr>
              <w:fldChar w:fldCharType="end"/>
            </w:r>
          </w:ins>
        </w:p>
        <w:p w14:paraId="24378C07" w14:textId="2DAA5108" w:rsidR="004061C2" w:rsidRDefault="004061C2">
          <w:pPr>
            <w:pStyle w:val="TOC2"/>
            <w:tabs>
              <w:tab w:val="right" w:leader="dot" w:pos="9350"/>
            </w:tabs>
            <w:rPr>
              <w:ins w:id="118" w:author="David Conklin" w:date="2020-11-09T17:34:00Z"/>
              <w:rFonts w:eastAsiaTheme="minorEastAsia"/>
              <w:noProof/>
            </w:rPr>
          </w:pPr>
          <w:ins w:id="119"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"_Toc55835709"</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Thermal loading</w:t>
            </w:r>
            <w:r>
              <w:rPr>
                <w:noProof/>
                <w:webHidden/>
              </w:rPr>
              <w:tab/>
            </w:r>
            <w:r>
              <w:rPr>
                <w:noProof/>
                <w:webHidden/>
              </w:rPr>
              <w:fldChar w:fldCharType="begin"/>
            </w:r>
            <w:r>
              <w:rPr>
                <w:noProof/>
                <w:webHidden/>
              </w:rPr>
              <w:instrText xml:space="preserve"> PAGEREF _Toc55835709 \h </w:instrText>
            </w:r>
            <w:r>
              <w:rPr>
                <w:noProof/>
                <w:webHidden/>
              </w:rPr>
            </w:r>
          </w:ins>
          <w:r>
            <w:rPr>
              <w:noProof/>
              <w:webHidden/>
            </w:rPr>
            <w:fldChar w:fldCharType="separate"/>
          </w:r>
          <w:ins w:id="120" w:author="David Conklin" w:date="2020-11-09T17:34:00Z">
            <w:r>
              <w:rPr>
                <w:noProof/>
                <w:webHidden/>
              </w:rPr>
              <w:t>22</w:t>
            </w:r>
            <w:r>
              <w:rPr>
                <w:noProof/>
                <w:webHidden/>
              </w:rPr>
              <w:fldChar w:fldCharType="end"/>
            </w:r>
            <w:r w:rsidRPr="00EE6DC7">
              <w:rPr>
                <w:rStyle w:val="Hyperlink"/>
                <w:noProof/>
              </w:rPr>
              <w:fldChar w:fldCharType="end"/>
            </w:r>
          </w:ins>
        </w:p>
        <w:p w14:paraId="0203B4F7" w14:textId="28760A6C" w:rsidR="004061C2" w:rsidRDefault="004061C2">
          <w:pPr>
            <w:pStyle w:val="TOC1"/>
            <w:tabs>
              <w:tab w:val="right" w:leader="dot" w:pos="9350"/>
            </w:tabs>
            <w:rPr>
              <w:ins w:id="121" w:author="David Conklin" w:date="2020-11-09T17:34:00Z"/>
              <w:rFonts w:eastAsiaTheme="minorEastAsia"/>
              <w:noProof/>
            </w:rPr>
          </w:pPr>
          <w:ins w:id="122"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"_Toc55835710"</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_Toc55835710 \h </w:instrText>
            </w:r>
            <w:r>
              <w:rPr>
                <w:noProof/>
                <w:webHidden/>
              </w:rPr>
            </w:r>
          </w:ins>
          <w:r>
            <w:rPr>
              <w:noProof/>
              <w:webHidden/>
            </w:rPr>
            <w:fldChar w:fldCharType="separate"/>
          </w:r>
          <w:ins w:id="123" w:author="David Conklin" w:date="2020-11-09T17:34:00Z">
            <w:r>
              <w:rPr>
                <w:noProof/>
                <w:webHidden/>
              </w:rPr>
              <w:t>24</w:t>
            </w:r>
            <w:r>
              <w:rPr>
                <w:noProof/>
                <w:webHidden/>
              </w:rPr>
              <w:fldChar w:fldCharType="end"/>
            </w:r>
            <w:r w:rsidRPr="00EE6DC7">
              <w:rPr>
                <w:rStyle w:val="Hyperlink"/>
                <w:noProof/>
              </w:rPr>
              <w:fldChar w:fldCharType="end"/>
            </w:r>
          </w:ins>
        </w:p>
        <w:p w14:paraId="63421672" w14:textId="69A058EA" w:rsidR="004061C2" w:rsidRDefault="004061C2">
          <w:pPr>
            <w:pStyle w:val="TOC1"/>
            <w:tabs>
              <w:tab w:val="right" w:leader="dot" w:pos="9350"/>
            </w:tabs>
            <w:rPr>
              <w:ins w:id="124" w:author="David Conklin" w:date="2020-11-09T17:34:00Z"/>
              <w:rFonts w:eastAsiaTheme="minorEastAsia"/>
              <w:noProof/>
            </w:rPr>
          </w:pPr>
          <w:ins w:id="125"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"_Toc55835711"</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North Santiam study area</w:t>
            </w:r>
            <w:r>
              <w:rPr>
                <w:noProof/>
                <w:webHidden/>
              </w:rPr>
              <w:tab/>
            </w:r>
            <w:r>
              <w:rPr>
                <w:noProof/>
                <w:webHidden/>
              </w:rPr>
              <w:fldChar w:fldCharType="begin"/>
            </w:r>
            <w:r>
              <w:rPr>
                <w:noProof/>
                <w:webHidden/>
              </w:rPr>
              <w:instrText xml:space="preserve"> PAGEREF _Toc55835711 \h </w:instrText>
            </w:r>
            <w:r>
              <w:rPr>
                <w:noProof/>
                <w:webHidden/>
              </w:rPr>
            </w:r>
          </w:ins>
          <w:r>
            <w:rPr>
              <w:noProof/>
              <w:webHidden/>
            </w:rPr>
            <w:fldChar w:fldCharType="separate"/>
          </w:r>
          <w:ins w:id="126" w:author="David Conklin" w:date="2020-11-09T17:34:00Z">
            <w:r>
              <w:rPr>
                <w:noProof/>
                <w:webHidden/>
              </w:rPr>
              <w:t>25</w:t>
            </w:r>
            <w:r>
              <w:rPr>
                <w:noProof/>
                <w:webHidden/>
              </w:rPr>
              <w:fldChar w:fldCharType="end"/>
            </w:r>
            <w:r w:rsidRPr="00EE6DC7">
              <w:rPr>
                <w:rStyle w:val="Hyperlink"/>
                <w:noProof/>
              </w:rPr>
              <w:fldChar w:fldCharType="end"/>
            </w:r>
          </w:ins>
        </w:p>
        <w:p w14:paraId="79640A23" w14:textId="756F36CE" w:rsidR="004061C2" w:rsidRDefault="004061C2">
          <w:pPr>
            <w:pStyle w:val="TOC2"/>
            <w:tabs>
              <w:tab w:val="right" w:leader="dot" w:pos="9350"/>
            </w:tabs>
            <w:rPr>
              <w:ins w:id="127" w:author="David Conklin" w:date="2020-11-09T17:34:00Z"/>
              <w:rFonts w:eastAsiaTheme="minorEastAsia"/>
              <w:noProof/>
            </w:rPr>
          </w:pPr>
          <w:ins w:id="128"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"_Toc55835712"</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_Toc55835712 \h </w:instrText>
            </w:r>
            <w:r>
              <w:rPr>
                <w:noProof/>
                <w:webHidden/>
              </w:rPr>
            </w:r>
          </w:ins>
          <w:r>
            <w:rPr>
              <w:noProof/>
              <w:webHidden/>
            </w:rPr>
            <w:fldChar w:fldCharType="separate"/>
          </w:r>
          <w:ins w:id="129" w:author="David Conklin" w:date="2020-11-09T17:34:00Z">
            <w:r>
              <w:rPr>
                <w:noProof/>
                <w:webHidden/>
              </w:rPr>
              <w:t>26</w:t>
            </w:r>
            <w:r>
              <w:rPr>
                <w:noProof/>
                <w:webHidden/>
              </w:rPr>
              <w:fldChar w:fldCharType="end"/>
            </w:r>
            <w:r w:rsidRPr="00EE6DC7">
              <w:rPr>
                <w:rStyle w:val="Hyperlink"/>
                <w:noProof/>
              </w:rPr>
              <w:fldChar w:fldCharType="end"/>
            </w:r>
          </w:ins>
        </w:p>
        <w:p w14:paraId="0DE5DD66" w14:textId="128002DC" w:rsidR="004061C2" w:rsidRDefault="004061C2">
          <w:pPr>
            <w:pStyle w:val="TOC2"/>
            <w:tabs>
              <w:tab w:val="right" w:leader="dot" w:pos="9350"/>
            </w:tabs>
            <w:rPr>
              <w:ins w:id="130" w:author="David Conklin" w:date="2020-11-09T17:34:00Z"/>
              <w:rFonts w:eastAsiaTheme="minorEastAsia"/>
              <w:noProof/>
            </w:rPr>
          </w:pPr>
          <w:ins w:id="131"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"_Toc55835713"</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Municipal water rights</w:t>
            </w:r>
            <w:r>
              <w:rPr>
                <w:noProof/>
                <w:webHidden/>
              </w:rPr>
              <w:tab/>
            </w:r>
            <w:r>
              <w:rPr>
                <w:noProof/>
                <w:webHidden/>
              </w:rPr>
              <w:fldChar w:fldCharType="begin"/>
            </w:r>
            <w:r>
              <w:rPr>
                <w:noProof/>
                <w:webHidden/>
              </w:rPr>
              <w:instrText xml:space="preserve"> PAGEREF _Toc55835713 \h </w:instrText>
            </w:r>
            <w:r>
              <w:rPr>
                <w:noProof/>
                <w:webHidden/>
              </w:rPr>
            </w:r>
          </w:ins>
          <w:r>
            <w:rPr>
              <w:noProof/>
              <w:webHidden/>
            </w:rPr>
            <w:fldChar w:fldCharType="separate"/>
          </w:r>
          <w:ins w:id="132" w:author="David Conklin" w:date="2020-11-09T17:34:00Z">
            <w:r>
              <w:rPr>
                <w:noProof/>
                <w:webHidden/>
              </w:rPr>
              <w:t>27</w:t>
            </w:r>
            <w:r>
              <w:rPr>
                <w:noProof/>
                <w:webHidden/>
              </w:rPr>
              <w:fldChar w:fldCharType="end"/>
            </w:r>
            <w:r w:rsidRPr="00EE6DC7">
              <w:rPr>
                <w:rStyle w:val="Hyperlink"/>
                <w:noProof/>
              </w:rPr>
              <w:fldChar w:fldCharType="end"/>
            </w:r>
          </w:ins>
        </w:p>
        <w:p w14:paraId="466B4F1F" w14:textId="5DDC5591" w:rsidR="004061C2" w:rsidRDefault="004061C2">
          <w:pPr>
            <w:pStyle w:val="TOC1"/>
            <w:tabs>
              <w:tab w:val="right" w:leader="dot" w:pos="9350"/>
            </w:tabs>
            <w:rPr>
              <w:ins w:id="133" w:author="David Conklin" w:date="2020-11-09T17:34:00Z"/>
              <w:rFonts w:eastAsiaTheme="minorEastAsia"/>
              <w:noProof/>
            </w:rPr>
          </w:pPr>
          <w:ins w:id="134"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"_Toc55835714"</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McKenzie Basin Wetlands Study</w:t>
            </w:r>
            <w:r>
              <w:rPr>
                <w:noProof/>
                <w:webHidden/>
              </w:rPr>
              <w:tab/>
            </w:r>
            <w:r>
              <w:rPr>
                <w:noProof/>
                <w:webHidden/>
              </w:rPr>
              <w:fldChar w:fldCharType="begin"/>
            </w:r>
            <w:r>
              <w:rPr>
                <w:noProof/>
                <w:webHidden/>
              </w:rPr>
              <w:instrText xml:space="preserve"> PAGEREF _Toc55835714 \h </w:instrText>
            </w:r>
            <w:r>
              <w:rPr>
                <w:noProof/>
                <w:webHidden/>
              </w:rPr>
            </w:r>
          </w:ins>
          <w:r>
            <w:rPr>
              <w:noProof/>
              <w:webHidden/>
            </w:rPr>
            <w:fldChar w:fldCharType="separate"/>
          </w:r>
          <w:ins w:id="135" w:author="David Conklin" w:date="2020-11-09T17:34:00Z">
            <w:r>
              <w:rPr>
                <w:noProof/>
                <w:webHidden/>
              </w:rPr>
              <w:t>27</w:t>
            </w:r>
            <w:r>
              <w:rPr>
                <w:noProof/>
                <w:webHidden/>
              </w:rPr>
              <w:fldChar w:fldCharType="end"/>
            </w:r>
            <w:r w:rsidRPr="00EE6DC7">
              <w:rPr>
                <w:rStyle w:val="Hyperlink"/>
                <w:noProof/>
              </w:rPr>
              <w:fldChar w:fldCharType="end"/>
            </w:r>
          </w:ins>
        </w:p>
        <w:p w14:paraId="1DC73387" w14:textId="59AC13E8" w:rsidR="004061C2" w:rsidRDefault="004061C2">
          <w:pPr>
            <w:pStyle w:val="TOC2"/>
            <w:tabs>
              <w:tab w:val="right" w:leader="dot" w:pos="9350"/>
            </w:tabs>
            <w:rPr>
              <w:ins w:id="136" w:author="David Conklin" w:date="2020-11-09T17:34:00Z"/>
              <w:rFonts w:eastAsiaTheme="minorEastAsia"/>
              <w:noProof/>
            </w:rPr>
          </w:pPr>
          <w:ins w:id="137"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"_Toc55835715"</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Project Overview</w:t>
            </w:r>
            <w:r>
              <w:rPr>
                <w:noProof/>
                <w:webHidden/>
              </w:rPr>
              <w:tab/>
            </w:r>
            <w:r>
              <w:rPr>
                <w:noProof/>
                <w:webHidden/>
              </w:rPr>
              <w:fldChar w:fldCharType="begin"/>
            </w:r>
            <w:r>
              <w:rPr>
                <w:noProof/>
                <w:webHidden/>
              </w:rPr>
              <w:instrText xml:space="preserve"> PAGEREF _Toc55835715 \h </w:instrText>
            </w:r>
            <w:r>
              <w:rPr>
                <w:noProof/>
                <w:webHidden/>
              </w:rPr>
            </w:r>
          </w:ins>
          <w:r>
            <w:rPr>
              <w:noProof/>
              <w:webHidden/>
            </w:rPr>
            <w:fldChar w:fldCharType="separate"/>
          </w:r>
          <w:ins w:id="138" w:author="David Conklin" w:date="2020-11-09T17:34:00Z">
            <w:r>
              <w:rPr>
                <w:noProof/>
                <w:webHidden/>
              </w:rPr>
              <w:t>27</w:t>
            </w:r>
            <w:r>
              <w:rPr>
                <w:noProof/>
                <w:webHidden/>
              </w:rPr>
              <w:fldChar w:fldCharType="end"/>
            </w:r>
            <w:r w:rsidRPr="00EE6DC7">
              <w:rPr>
                <w:rStyle w:val="Hyperlink"/>
                <w:noProof/>
              </w:rPr>
              <w:fldChar w:fldCharType="end"/>
            </w:r>
          </w:ins>
        </w:p>
        <w:p w14:paraId="7E107EA8" w14:textId="75A392AB" w:rsidR="004061C2" w:rsidRDefault="004061C2">
          <w:pPr>
            <w:pStyle w:val="TOC2"/>
            <w:tabs>
              <w:tab w:val="right" w:leader="dot" w:pos="9350"/>
            </w:tabs>
            <w:rPr>
              <w:ins w:id="139" w:author="David Conklin" w:date="2020-11-09T17:34:00Z"/>
              <w:rFonts w:eastAsiaTheme="minorEastAsia"/>
              <w:noProof/>
            </w:rPr>
          </w:pPr>
          <w:ins w:id="140"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"_Toc55835716"</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Model and Simulation Overview</w:t>
            </w:r>
            <w:r>
              <w:rPr>
                <w:noProof/>
                <w:webHidden/>
              </w:rPr>
              <w:tab/>
            </w:r>
            <w:r>
              <w:rPr>
                <w:noProof/>
                <w:webHidden/>
              </w:rPr>
              <w:fldChar w:fldCharType="begin"/>
            </w:r>
            <w:r>
              <w:rPr>
                <w:noProof/>
                <w:webHidden/>
              </w:rPr>
              <w:instrText xml:space="preserve"> PAGEREF _Toc55835716 \h </w:instrText>
            </w:r>
            <w:r>
              <w:rPr>
                <w:noProof/>
                <w:webHidden/>
              </w:rPr>
            </w:r>
          </w:ins>
          <w:r>
            <w:rPr>
              <w:noProof/>
              <w:webHidden/>
            </w:rPr>
            <w:fldChar w:fldCharType="separate"/>
          </w:r>
          <w:ins w:id="141" w:author="David Conklin" w:date="2020-11-09T17:34:00Z">
            <w:r>
              <w:rPr>
                <w:noProof/>
                <w:webHidden/>
              </w:rPr>
              <w:t>30</w:t>
            </w:r>
            <w:r>
              <w:rPr>
                <w:noProof/>
                <w:webHidden/>
              </w:rPr>
              <w:fldChar w:fldCharType="end"/>
            </w:r>
            <w:r w:rsidRPr="00EE6DC7">
              <w:rPr>
                <w:rStyle w:val="Hyperlink"/>
                <w:noProof/>
              </w:rPr>
              <w:fldChar w:fldCharType="end"/>
            </w:r>
          </w:ins>
        </w:p>
        <w:p w14:paraId="59D7F136" w14:textId="482017D7" w:rsidR="004061C2" w:rsidRDefault="004061C2">
          <w:pPr>
            <w:pStyle w:val="TOC2"/>
            <w:tabs>
              <w:tab w:val="right" w:leader="dot" w:pos="9350"/>
            </w:tabs>
            <w:rPr>
              <w:ins w:id="142" w:author="David Conklin" w:date="2020-11-09T17:34:00Z"/>
              <w:rFonts w:eastAsiaTheme="minorEastAsia"/>
              <w:noProof/>
            </w:rPr>
          </w:pPr>
          <w:ins w:id="143"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"_Toc55835717"</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_Toc55835717 \h </w:instrText>
            </w:r>
            <w:r>
              <w:rPr>
                <w:noProof/>
                <w:webHidden/>
              </w:rPr>
            </w:r>
          </w:ins>
          <w:r>
            <w:rPr>
              <w:noProof/>
              <w:webHidden/>
            </w:rPr>
            <w:fldChar w:fldCharType="separate"/>
          </w:r>
          <w:ins w:id="144" w:author="David Conklin" w:date="2020-11-09T17:34:00Z">
            <w:r>
              <w:rPr>
                <w:noProof/>
                <w:webHidden/>
              </w:rPr>
              <w:t>31</w:t>
            </w:r>
            <w:r>
              <w:rPr>
                <w:noProof/>
                <w:webHidden/>
              </w:rPr>
              <w:fldChar w:fldCharType="end"/>
            </w:r>
            <w:r w:rsidRPr="00EE6DC7">
              <w:rPr>
                <w:rStyle w:val="Hyperlink"/>
                <w:noProof/>
              </w:rPr>
              <w:fldChar w:fldCharType="end"/>
            </w:r>
          </w:ins>
        </w:p>
        <w:p w14:paraId="4C4D79F6" w14:textId="5C34DBD4" w:rsidR="004061C2" w:rsidRDefault="004061C2">
          <w:pPr>
            <w:pStyle w:val="TOC2"/>
            <w:tabs>
              <w:tab w:val="right" w:leader="dot" w:pos="9350"/>
            </w:tabs>
            <w:rPr>
              <w:ins w:id="145" w:author="David Conklin" w:date="2020-11-09T17:34:00Z"/>
              <w:rFonts w:eastAsiaTheme="minorEastAsia"/>
              <w:noProof/>
            </w:rPr>
          </w:pPr>
          <w:ins w:id="146"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"_Toc55835718"</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Data changes for better representation of wetlands</w:t>
            </w:r>
            <w:r>
              <w:rPr>
                <w:noProof/>
                <w:webHidden/>
              </w:rPr>
              <w:tab/>
            </w:r>
            <w:r>
              <w:rPr>
                <w:noProof/>
                <w:webHidden/>
              </w:rPr>
              <w:fldChar w:fldCharType="begin"/>
            </w:r>
            <w:r>
              <w:rPr>
                <w:noProof/>
                <w:webHidden/>
              </w:rPr>
              <w:instrText xml:space="preserve"> PAGEREF _Toc55835718 \h </w:instrText>
            </w:r>
            <w:r>
              <w:rPr>
                <w:noProof/>
                <w:webHidden/>
              </w:rPr>
            </w:r>
          </w:ins>
          <w:r>
            <w:rPr>
              <w:noProof/>
              <w:webHidden/>
            </w:rPr>
            <w:fldChar w:fldCharType="separate"/>
          </w:r>
          <w:ins w:id="147" w:author="David Conklin" w:date="2020-11-09T17:34:00Z">
            <w:r>
              <w:rPr>
                <w:noProof/>
                <w:webHidden/>
              </w:rPr>
              <w:t>31</w:t>
            </w:r>
            <w:r>
              <w:rPr>
                <w:noProof/>
                <w:webHidden/>
              </w:rPr>
              <w:fldChar w:fldCharType="end"/>
            </w:r>
            <w:r w:rsidRPr="00EE6DC7">
              <w:rPr>
                <w:rStyle w:val="Hyperlink"/>
                <w:noProof/>
              </w:rPr>
              <w:fldChar w:fldCharType="end"/>
            </w:r>
          </w:ins>
        </w:p>
        <w:p w14:paraId="534CA7EF" w14:textId="4DE61AC4" w:rsidR="004061C2" w:rsidRDefault="004061C2">
          <w:pPr>
            <w:pStyle w:val="TOC2"/>
            <w:tabs>
              <w:tab w:val="right" w:leader="dot" w:pos="9350"/>
            </w:tabs>
            <w:rPr>
              <w:ins w:id="148" w:author="David Conklin" w:date="2020-11-09T17:34:00Z"/>
              <w:rFonts w:eastAsiaTheme="minorEastAsia"/>
              <w:noProof/>
            </w:rPr>
          </w:pPr>
          <w:ins w:id="149"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"_Toc55835719"</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Projection, Calendar, and Units</w:t>
            </w:r>
            <w:r>
              <w:rPr>
                <w:noProof/>
                <w:webHidden/>
              </w:rPr>
              <w:tab/>
            </w:r>
            <w:r>
              <w:rPr>
                <w:noProof/>
                <w:webHidden/>
              </w:rPr>
              <w:fldChar w:fldCharType="begin"/>
            </w:r>
            <w:r>
              <w:rPr>
                <w:noProof/>
                <w:webHidden/>
              </w:rPr>
              <w:instrText xml:space="preserve"> PAGEREF _Toc55835719 \h </w:instrText>
            </w:r>
            <w:r>
              <w:rPr>
                <w:noProof/>
                <w:webHidden/>
              </w:rPr>
            </w:r>
          </w:ins>
          <w:r>
            <w:rPr>
              <w:noProof/>
              <w:webHidden/>
            </w:rPr>
            <w:fldChar w:fldCharType="separate"/>
          </w:r>
          <w:ins w:id="150" w:author="David Conklin" w:date="2020-11-09T17:34:00Z">
            <w:r>
              <w:rPr>
                <w:noProof/>
                <w:webHidden/>
              </w:rPr>
              <w:t>32</w:t>
            </w:r>
            <w:r>
              <w:rPr>
                <w:noProof/>
                <w:webHidden/>
              </w:rPr>
              <w:fldChar w:fldCharType="end"/>
            </w:r>
            <w:r w:rsidRPr="00EE6DC7">
              <w:rPr>
                <w:rStyle w:val="Hyperlink"/>
                <w:noProof/>
              </w:rPr>
              <w:fldChar w:fldCharType="end"/>
            </w:r>
          </w:ins>
        </w:p>
        <w:p w14:paraId="3ED3664C" w14:textId="6612A07D" w:rsidR="004061C2" w:rsidRDefault="004061C2">
          <w:pPr>
            <w:pStyle w:val="TOC2"/>
            <w:tabs>
              <w:tab w:val="right" w:leader="dot" w:pos="9350"/>
            </w:tabs>
            <w:rPr>
              <w:ins w:id="151" w:author="David Conklin" w:date="2020-11-09T17:34:00Z"/>
              <w:rFonts w:eastAsiaTheme="minorEastAsia"/>
              <w:noProof/>
            </w:rPr>
          </w:pPr>
          <w:ins w:id="152"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"_Toc55835720"</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Simulation of changes in wetlands over time</w:t>
            </w:r>
            <w:r>
              <w:rPr>
                <w:noProof/>
                <w:webHidden/>
              </w:rPr>
              <w:tab/>
            </w:r>
            <w:r>
              <w:rPr>
                <w:noProof/>
                <w:webHidden/>
              </w:rPr>
              <w:fldChar w:fldCharType="begin"/>
            </w:r>
            <w:r>
              <w:rPr>
                <w:noProof/>
                <w:webHidden/>
              </w:rPr>
              <w:instrText xml:space="preserve"> PAGEREF _Toc55835720 \h </w:instrText>
            </w:r>
            <w:r>
              <w:rPr>
                <w:noProof/>
                <w:webHidden/>
              </w:rPr>
            </w:r>
          </w:ins>
          <w:r>
            <w:rPr>
              <w:noProof/>
              <w:webHidden/>
            </w:rPr>
            <w:fldChar w:fldCharType="separate"/>
          </w:r>
          <w:ins w:id="153" w:author="David Conklin" w:date="2020-11-09T17:34:00Z">
            <w:r>
              <w:rPr>
                <w:noProof/>
                <w:webHidden/>
              </w:rPr>
              <w:t>32</w:t>
            </w:r>
            <w:r>
              <w:rPr>
                <w:noProof/>
                <w:webHidden/>
              </w:rPr>
              <w:fldChar w:fldCharType="end"/>
            </w:r>
            <w:r w:rsidRPr="00EE6DC7">
              <w:rPr>
                <w:rStyle w:val="Hyperlink"/>
                <w:noProof/>
              </w:rPr>
              <w:fldChar w:fldCharType="end"/>
            </w:r>
          </w:ins>
        </w:p>
        <w:p w14:paraId="4F084FB8" w14:textId="26062217" w:rsidR="004061C2" w:rsidRDefault="004061C2">
          <w:pPr>
            <w:pStyle w:val="TOC2"/>
            <w:tabs>
              <w:tab w:val="right" w:leader="dot" w:pos="9350"/>
            </w:tabs>
            <w:rPr>
              <w:ins w:id="154" w:author="David Conklin" w:date="2020-11-09T17:34:00Z"/>
              <w:rFonts w:eastAsiaTheme="minorEastAsia"/>
              <w:noProof/>
            </w:rPr>
          </w:pPr>
          <w:ins w:id="155"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"_Toc55835721"</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How wetlands are represented in the model</w:t>
            </w:r>
            <w:r>
              <w:rPr>
                <w:noProof/>
                <w:webHidden/>
              </w:rPr>
              <w:tab/>
            </w:r>
            <w:r>
              <w:rPr>
                <w:noProof/>
                <w:webHidden/>
              </w:rPr>
              <w:fldChar w:fldCharType="begin"/>
            </w:r>
            <w:r>
              <w:rPr>
                <w:noProof/>
                <w:webHidden/>
              </w:rPr>
              <w:instrText xml:space="preserve"> PAGEREF _Toc55835721 \h </w:instrText>
            </w:r>
            <w:r>
              <w:rPr>
                <w:noProof/>
                <w:webHidden/>
              </w:rPr>
            </w:r>
          </w:ins>
          <w:r>
            <w:rPr>
              <w:noProof/>
              <w:webHidden/>
            </w:rPr>
            <w:fldChar w:fldCharType="separate"/>
          </w:r>
          <w:ins w:id="156" w:author="David Conklin" w:date="2020-11-09T17:34:00Z">
            <w:r>
              <w:rPr>
                <w:noProof/>
                <w:webHidden/>
              </w:rPr>
              <w:t>32</w:t>
            </w:r>
            <w:r>
              <w:rPr>
                <w:noProof/>
                <w:webHidden/>
              </w:rPr>
              <w:fldChar w:fldCharType="end"/>
            </w:r>
            <w:r w:rsidRPr="00EE6DC7">
              <w:rPr>
                <w:rStyle w:val="Hyperlink"/>
                <w:noProof/>
              </w:rPr>
              <w:fldChar w:fldCharType="end"/>
            </w:r>
          </w:ins>
        </w:p>
        <w:p w14:paraId="0CE72515" w14:textId="5B69B059" w:rsidR="004061C2" w:rsidRDefault="004061C2">
          <w:pPr>
            <w:pStyle w:val="TOC2"/>
            <w:tabs>
              <w:tab w:val="right" w:leader="dot" w:pos="9350"/>
            </w:tabs>
            <w:rPr>
              <w:ins w:id="157" w:author="David Conklin" w:date="2020-11-09T17:34:00Z"/>
              <w:rFonts w:eastAsiaTheme="minorEastAsia"/>
              <w:noProof/>
            </w:rPr>
          </w:pPr>
          <w:ins w:id="158"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"_Toc55835722"</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Attributes of interest in the wetlands study</w:t>
            </w:r>
            <w:r>
              <w:rPr>
                <w:noProof/>
                <w:webHidden/>
              </w:rPr>
              <w:tab/>
            </w:r>
            <w:r>
              <w:rPr>
                <w:noProof/>
                <w:webHidden/>
              </w:rPr>
              <w:fldChar w:fldCharType="begin"/>
            </w:r>
            <w:r>
              <w:rPr>
                <w:noProof/>
                <w:webHidden/>
              </w:rPr>
              <w:instrText xml:space="preserve"> PAGEREF _Toc55835722 \h </w:instrText>
            </w:r>
            <w:r>
              <w:rPr>
                <w:noProof/>
                <w:webHidden/>
              </w:rPr>
            </w:r>
          </w:ins>
          <w:r>
            <w:rPr>
              <w:noProof/>
              <w:webHidden/>
            </w:rPr>
            <w:fldChar w:fldCharType="separate"/>
          </w:r>
          <w:ins w:id="159" w:author="David Conklin" w:date="2020-11-09T17:34:00Z">
            <w:r>
              <w:rPr>
                <w:noProof/>
                <w:webHidden/>
              </w:rPr>
              <w:t>34</w:t>
            </w:r>
            <w:r>
              <w:rPr>
                <w:noProof/>
                <w:webHidden/>
              </w:rPr>
              <w:fldChar w:fldCharType="end"/>
            </w:r>
            <w:r w:rsidRPr="00EE6DC7">
              <w:rPr>
                <w:rStyle w:val="Hyperlink"/>
                <w:noProof/>
              </w:rPr>
              <w:fldChar w:fldCharType="end"/>
            </w:r>
          </w:ins>
        </w:p>
        <w:p w14:paraId="1A8644F0" w14:textId="5BF8BD9B" w:rsidR="004061C2" w:rsidRDefault="004061C2">
          <w:pPr>
            <w:pStyle w:val="TOC2"/>
            <w:tabs>
              <w:tab w:val="right" w:leader="dot" w:pos="9350"/>
            </w:tabs>
            <w:rPr>
              <w:ins w:id="160" w:author="David Conklin" w:date="2020-11-09T17:34:00Z"/>
              <w:rFonts w:eastAsiaTheme="minorEastAsia"/>
              <w:noProof/>
            </w:rPr>
          </w:pPr>
          <w:ins w:id="161"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"_Toc55835723"</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A WETNESS attribute</w:t>
            </w:r>
            <w:r>
              <w:rPr>
                <w:noProof/>
                <w:webHidden/>
              </w:rPr>
              <w:tab/>
            </w:r>
            <w:r>
              <w:rPr>
                <w:noProof/>
                <w:webHidden/>
              </w:rPr>
              <w:fldChar w:fldCharType="begin"/>
            </w:r>
            <w:r>
              <w:rPr>
                <w:noProof/>
                <w:webHidden/>
              </w:rPr>
              <w:instrText xml:space="preserve"> PAGEREF _Toc55835723 \h </w:instrText>
            </w:r>
            <w:r>
              <w:rPr>
                <w:noProof/>
                <w:webHidden/>
              </w:rPr>
            </w:r>
          </w:ins>
          <w:r>
            <w:rPr>
              <w:noProof/>
              <w:webHidden/>
            </w:rPr>
            <w:fldChar w:fldCharType="separate"/>
          </w:r>
          <w:ins w:id="162" w:author="David Conklin" w:date="2020-11-09T17:34:00Z">
            <w:r>
              <w:rPr>
                <w:noProof/>
                <w:webHidden/>
              </w:rPr>
              <w:t>34</w:t>
            </w:r>
            <w:r>
              <w:rPr>
                <w:noProof/>
                <w:webHidden/>
              </w:rPr>
              <w:fldChar w:fldCharType="end"/>
            </w:r>
            <w:r w:rsidRPr="00EE6DC7">
              <w:rPr>
                <w:rStyle w:val="Hyperlink"/>
                <w:noProof/>
              </w:rPr>
              <w:fldChar w:fldCharType="end"/>
            </w:r>
          </w:ins>
        </w:p>
        <w:p w14:paraId="2C0F6868" w14:textId="04350635" w:rsidR="004061C2" w:rsidRDefault="004061C2">
          <w:pPr>
            <w:pStyle w:val="TOC2"/>
            <w:tabs>
              <w:tab w:val="right" w:leader="dot" w:pos="9350"/>
            </w:tabs>
            <w:rPr>
              <w:ins w:id="163" w:author="David Conklin" w:date="2020-11-09T17:34:00Z"/>
              <w:rFonts w:eastAsiaTheme="minorEastAsia"/>
              <w:noProof/>
            </w:rPr>
          </w:pPr>
          <w:ins w:id="164"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"_Toc55835724"</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_Toc55835724 \h </w:instrText>
            </w:r>
            <w:r>
              <w:rPr>
                <w:noProof/>
                <w:webHidden/>
              </w:rPr>
            </w:r>
          </w:ins>
          <w:r>
            <w:rPr>
              <w:noProof/>
              <w:webHidden/>
            </w:rPr>
            <w:fldChar w:fldCharType="separate"/>
          </w:r>
          <w:ins w:id="165" w:author="David Conklin" w:date="2020-11-09T17:34:00Z">
            <w:r>
              <w:rPr>
                <w:noProof/>
                <w:webHidden/>
              </w:rPr>
              <w:t>35</w:t>
            </w:r>
            <w:r>
              <w:rPr>
                <w:noProof/>
                <w:webHidden/>
              </w:rPr>
              <w:fldChar w:fldCharType="end"/>
            </w:r>
            <w:r w:rsidRPr="00EE6DC7">
              <w:rPr>
                <w:rStyle w:val="Hyperlink"/>
                <w:noProof/>
              </w:rPr>
              <w:fldChar w:fldCharType="end"/>
            </w:r>
          </w:ins>
        </w:p>
        <w:p w14:paraId="6625209E" w14:textId="4B87D805" w:rsidR="004061C2" w:rsidRDefault="004061C2">
          <w:pPr>
            <w:pStyle w:val="TOC3"/>
            <w:tabs>
              <w:tab w:val="right" w:leader="dot" w:pos="9350"/>
            </w:tabs>
            <w:rPr>
              <w:ins w:id="166" w:author="David Conklin" w:date="2020-11-09T17:34:00Z"/>
              <w:rFonts w:eastAsiaTheme="minorEastAsia"/>
              <w:noProof/>
            </w:rPr>
          </w:pPr>
          <w:ins w:id="167"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"_Toc55835725"</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Wetland IDU parameters</w:t>
            </w:r>
            <w:r>
              <w:rPr>
                <w:noProof/>
                <w:webHidden/>
              </w:rPr>
              <w:tab/>
            </w:r>
            <w:r>
              <w:rPr>
                <w:noProof/>
                <w:webHidden/>
              </w:rPr>
              <w:fldChar w:fldCharType="begin"/>
            </w:r>
            <w:r>
              <w:rPr>
                <w:noProof/>
                <w:webHidden/>
              </w:rPr>
              <w:instrText xml:space="preserve"> PAGEREF _Toc55835725 \h </w:instrText>
            </w:r>
            <w:r>
              <w:rPr>
                <w:noProof/>
                <w:webHidden/>
              </w:rPr>
            </w:r>
          </w:ins>
          <w:r>
            <w:rPr>
              <w:noProof/>
              <w:webHidden/>
            </w:rPr>
            <w:fldChar w:fldCharType="separate"/>
          </w:r>
          <w:ins w:id="168" w:author="David Conklin" w:date="2020-11-09T17:34:00Z">
            <w:r>
              <w:rPr>
                <w:noProof/>
                <w:webHidden/>
              </w:rPr>
              <w:t>35</w:t>
            </w:r>
            <w:r>
              <w:rPr>
                <w:noProof/>
                <w:webHidden/>
              </w:rPr>
              <w:fldChar w:fldCharType="end"/>
            </w:r>
            <w:r w:rsidRPr="00EE6DC7">
              <w:rPr>
                <w:rStyle w:val="Hyperlink"/>
                <w:noProof/>
              </w:rPr>
              <w:fldChar w:fldCharType="end"/>
            </w:r>
          </w:ins>
        </w:p>
        <w:p w14:paraId="39612823" w14:textId="429D95E7" w:rsidR="004061C2" w:rsidRDefault="004061C2">
          <w:pPr>
            <w:pStyle w:val="TOC3"/>
            <w:tabs>
              <w:tab w:val="right" w:leader="dot" w:pos="9350"/>
            </w:tabs>
            <w:rPr>
              <w:ins w:id="169" w:author="David Conklin" w:date="2020-11-09T17:34:00Z"/>
              <w:rFonts w:eastAsiaTheme="minorEastAsia"/>
              <w:noProof/>
            </w:rPr>
          </w:pPr>
          <w:ins w:id="170"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"_Toc55835726"</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Reach parameters</w:t>
            </w:r>
            <w:r>
              <w:rPr>
                <w:noProof/>
                <w:webHidden/>
              </w:rPr>
              <w:tab/>
            </w:r>
            <w:r>
              <w:rPr>
                <w:noProof/>
                <w:webHidden/>
              </w:rPr>
              <w:fldChar w:fldCharType="begin"/>
            </w:r>
            <w:r>
              <w:rPr>
                <w:noProof/>
                <w:webHidden/>
              </w:rPr>
              <w:instrText xml:space="preserve"> PAGEREF _Toc55835726 \h </w:instrText>
            </w:r>
            <w:r>
              <w:rPr>
                <w:noProof/>
                <w:webHidden/>
              </w:rPr>
            </w:r>
          </w:ins>
          <w:r>
            <w:rPr>
              <w:noProof/>
              <w:webHidden/>
            </w:rPr>
            <w:fldChar w:fldCharType="separate"/>
          </w:r>
          <w:ins w:id="171" w:author="David Conklin" w:date="2020-11-09T17:34:00Z">
            <w:r>
              <w:rPr>
                <w:noProof/>
                <w:webHidden/>
              </w:rPr>
              <w:t>35</w:t>
            </w:r>
            <w:r>
              <w:rPr>
                <w:noProof/>
                <w:webHidden/>
              </w:rPr>
              <w:fldChar w:fldCharType="end"/>
            </w:r>
            <w:r w:rsidRPr="00EE6DC7">
              <w:rPr>
                <w:rStyle w:val="Hyperlink"/>
                <w:noProof/>
              </w:rPr>
              <w:fldChar w:fldCharType="end"/>
            </w:r>
          </w:ins>
        </w:p>
        <w:p w14:paraId="5F4D9F47" w14:textId="45174FE7" w:rsidR="004061C2" w:rsidRDefault="004061C2">
          <w:pPr>
            <w:pStyle w:val="TOC2"/>
            <w:tabs>
              <w:tab w:val="right" w:leader="dot" w:pos="9350"/>
            </w:tabs>
            <w:rPr>
              <w:ins w:id="172" w:author="David Conklin" w:date="2020-11-09T17:34:00Z"/>
              <w:rFonts w:eastAsiaTheme="minorEastAsia"/>
              <w:noProof/>
            </w:rPr>
          </w:pPr>
          <w:ins w:id="173"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"_Toc55835727"</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Loss (or gain) of wetlands</w:t>
            </w:r>
            <w:r>
              <w:rPr>
                <w:noProof/>
                <w:webHidden/>
              </w:rPr>
              <w:tab/>
            </w:r>
            <w:r>
              <w:rPr>
                <w:noProof/>
                <w:webHidden/>
              </w:rPr>
              <w:fldChar w:fldCharType="begin"/>
            </w:r>
            <w:r>
              <w:rPr>
                <w:noProof/>
                <w:webHidden/>
              </w:rPr>
              <w:instrText xml:space="preserve"> PAGEREF _Toc55835727 \h </w:instrText>
            </w:r>
            <w:r>
              <w:rPr>
                <w:noProof/>
                <w:webHidden/>
              </w:rPr>
            </w:r>
          </w:ins>
          <w:r>
            <w:rPr>
              <w:noProof/>
              <w:webHidden/>
            </w:rPr>
            <w:fldChar w:fldCharType="separate"/>
          </w:r>
          <w:ins w:id="174" w:author="David Conklin" w:date="2020-11-09T17:34:00Z">
            <w:r>
              <w:rPr>
                <w:noProof/>
                <w:webHidden/>
              </w:rPr>
              <w:t>36</w:t>
            </w:r>
            <w:r>
              <w:rPr>
                <w:noProof/>
                <w:webHidden/>
              </w:rPr>
              <w:fldChar w:fldCharType="end"/>
            </w:r>
            <w:r w:rsidRPr="00EE6DC7">
              <w:rPr>
                <w:rStyle w:val="Hyperlink"/>
                <w:noProof/>
              </w:rPr>
              <w:fldChar w:fldCharType="end"/>
            </w:r>
          </w:ins>
        </w:p>
        <w:p w14:paraId="3FE45B75" w14:textId="0BFB9F97" w:rsidR="004061C2" w:rsidRDefault="004061C2">
          <w:pPr>
            <w:pStyle w:val="TOC2"/>
            <w:tabs>
              <w:tab w:val="right" w:leader="dot" w:pos="9350"/>
            </w:tabs>
            <w:rPr>
              <w:ins w:id="175" w:author="David Conklin" w:date="2020-11-09T17:34:00Z"/>
              <w:rFonts w:eastAsiaTheme="minorEastAsia"/>
              <w:noProof/>
            </w:rPr>
          </w:pPr>
          <w:ins w:id="176"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"_Toc55835728"</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Reality check</w:t>
            </w:r>
            <w:r>
              <w:rPr>
                <w:noProof/>
                <w:webHidden/>
              </w:rPr>
              <w:tab/>
            </w:r>
            <w:r>
              <w:rPr>
                <w:noProof/>
                <w:webHidden/>
              </w:rPr>
              <w:fldChar w:fldCharType="begin"/>
            </w:r>
            <w:r>
              <w:rPr>
                <w:noProof/>
                <w:webHidden/>
              </w:rPr>
              <w:instrText xml:space="preserve"> PAGEREF _Toc55835728 \h </w:instrText>
            </w:r>
            <w:r>
              <w:rPr>
                <w:noProof/>
                <w:webHidden/>
              </w:rPr>
            </w:r>
          </w:ins>
          <w:r>
            <w:rPr>
              <w:noProof/>
              <w:webHidden/>
            </w:rPr>
            <w:fldChar w:fldCharType="separate"/>
          </w:r>
          <w:ins w:id="177" w:author="David Conklin" w:date="2020-11-09T17:34:00Z">
            <w:r>
              <w:rPr>
                <w:noProof/>
                <w:webHidden/>
              </w:rPr>
              <w:t>36</w:t>
            </w:r>
            <w:r>
              <w:rPr>
                <w:noProof/>
                <w:webHidden/>
              </w:rPr>
              <w:fldChar w:fldCharType="end"/>
            </w:r>
            <w:r w:rsidRPr="00EE6DC7">
              <w:rPr>
                <w:rStyle w:val="Hyperlink"/>
                <w:noProof/>
              </w:rPr>
              <w:fldChar w:fldCharType="end"/>
            </w:r>
          </w:ins>
        </w:p>
        <w:p w14:paraId="36956A3A" w14:textId="3390C173" w:rsidR="004061C2" w:rsidRDefault="004061C2">
          <w:pPr>
            <w:pStyle w:val="TOC2"/>
            <w:tabs>
              <w:tab w:val="right" w:leader="dot" w:pos="9350"/>
            </w:tabs>
            <w:rPr>
              <w:ins w:id="178" w:author="David Conklin" w:date="2020-11-09T17:34:00Z"/>
              <w:rFonts w:eastAsiaTheme="minorEastAsia"/>
              <w:noProof/>
            </w:rPr>
          </w:pPr>
          <w:ins w:id="179"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"_Toc55835729"</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High Cascades Springs</w:t>
            </w:r>
            <w:r>
              <w:rPr>
                <w:noProof/>
                <w:webHidden/>
              </w:rPr>
              <w:tab/>
            </w:r>
            <w:r>
              <w:rPr>
                <w:noProof/>
                <w:webHidden/>
              </w:rPr>
              <w:fldChar w:fldCharType="begin"/>
            </w:r>
            <w:r>
              <w:rPr>
                <w:noProof/>
                <w:webHidden/>
              </w:rPr>
              <w:instrText xml:space="preserve"> PAGEREF _Toc55835729 \h </w:instrText>
            </w:r>
            <w:r>
              <w:rPr>
                <w:noProof/>
                <w:webHidden/>
              </w:rPr>
            </w:r>
          </w:ins>
          <w:r>
            <w:rPr>
              <w:noProof/>
              <w:webHidden/>
            </w:rPr>
            <w:fldChar w:fldCharType="separate"/>
          </w:r>
          <w:ins w:id="180" w:author="David Conklin" w:date="2020-11-09T17:34:00Z">
            <w:r>
              <w:rPr>
                <w:noProof/>
                <w:webHidden/>
              </w:rPr>
              <w:t>38</w:t>
            </w:r>
            <w:r>
              <w:rPr>
                <w:noProof/>
                <w:webHidden/>
              </w:rPr>
              <w:fldChar w:fldCharType="end"/>
            </w:r>
            <w:r w:rsidRPr="00EE6DC7">
              <w:rPr>
                <w:rStyle w:val="Hyperlink"/>
                <w:noProof/>
              </w:rPr>
              <w:fldChar w:fldCharType="end"/>
            </w:r>
          </w:ins>
        </w:p>
        <w:p w14:paraId="1D18FAEE" w14:textId="06F56B8A" w:rsidR="004061C2" w:rsidRDefault="004061C2">
          <w:pPr>
            <w:pStyle w:val="TOC2"/>
            <w:tabs>
              <w:tab w:val="right" w:leader="dot" w:pos="9350"/>
            </w:tabs>
            <w:rPr>
              <w:ins w:id="181" w:author="David Conklin" w:date="2020-11-09T17:34:00Z"/>
              <w:rFonts w:eastAsiaTheme="minorEastAsia"/>
              <w:noProof/>
            </w:rPr>
          </w:pPr>
          <w:ins w:id="182"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"_Toc55835730"</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Calibration</w:t>
            </w:r>
            <w:r>
              <w:rPr>
                <w:noProof/>
                <w:webHidden/>
              </w:rPr>
              <w:tab/>
            </w:r>
            <w:r>
              <w:rPr>
                <w:noProof/>
                <w:webHidden/>
              </w:rPr>
              <w:fldChar w:fldCharType="begin"/>
            </w:r>
            <w:r>
              <w:rPr>
                <w:noProof/>
                <w:webHidden/>
              </w:rPr>
              <w:instrText xml:space="preserve"> PAGEREF _Toc55835730 \h </w:instrText>
            </w:r>
            <w:r>
              <w:rPr>
                <w:noProof/>
                <w:webHidden/>
              </w:rPr>
            </w:r>
          </w:ins>
          <w:r>
            <w:rPr>
              <w:noProof/>
              <w:webHidden/>
            </w:rPr>
            <w:fldChar w:fldCharType="separate"/>
          </w:r>
          <w:ins w:id="183" w:author="David Conklin" w:date="2020-11-09T17:34:00Z">
            <w:r>
              <w:rPr>
                <w:noProof/>
                <w:webHidden/>
              </w:rPr>
              <w:t>39</w:t>
            </w:r>
            <w:r>
              <w:rPr>
                <w:noProof/>
                <w:webHidden/>
              </w:rPr>
              <w:fldChar w:fldCharType="end"/>
            </w:r>
            <w:r w:rsidRPr="00EE6DC7">
              <w:rPr>
                <w:rStyle w:val="Hyperlink"/>
                <w:noProof/>
              </w:rPr>
              <w:fldChar w:fldCharType="end"/>
            </w:r>
          </w:ins>
        </w:p>
        <w:p w14:paraId="625F375A" w14:textId="7E1E655D" w:rsidR="004061C2" w:rsidRDefault="004061C2">
          <w:pPr>
            <w:pStyle w:val="TOC2"/>
            <w:tabs>
              <w:tab w:val="right" w:leader="dot" w:pos="9350"/>
            </w:tabs>
            <w:rPr>
              <w:ins w:id="184" w:author="David Conklin" w:date="2020-11-09T17:34:00Z"/>
              <w:rFonts w:eastAsiaTheme="minorEastAsia"/>
              <w:noProof/>
            </w:rPr>
          </w:pPr>
          <w:ins w:id="185"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"_Toc55835731"</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Clackamas wetlands v. McKenzie wetlands</w:t>
            </w:r>
            <w:r>
              <w:rPr>
                <w:noProof/>
                <w:webHidden/>
              </w:rPr>
              <w:tab/>
            </w:r>
            <w:r>
              <w:rPr>
                <w:noProof/>
                <w:webHidden/>
              </w:rPr>
              <w:fldChar w:fldCharType="begin"/>
            </w:r>
            <w:r>
              <w:rPr>
                <w:noProof/>
                <w:webHidden/>
              </w:rPr>
              <w:instrText xml:space="preserve"> PAGEREF _Toc55835731 \h </w:instrText>
            </w:r>
            <w:r>
              <w:rPr>
                <w:noProof/>
                <w:webHidden/>
              </w:rPr>
            </w:r>
          </w:ins>
          <w:r>
            <w:rPr>
              <w:noProof/>
              <w:webHidden/>
            </w:rPr>
            <w:fldChar w:fldCharType="separate"/>
          </w:r>
          <w:ins w:id="186" w:author="David Conklin" w:date="2020-11-09T17:34:00Z">
            <w:r>
              <w:rPr>
                <w:noProof/>
                <w:webHidden/>
              </w:rPr>
              <w:t>39</w:t>
            </w:r>
            <w:r>
              <w:rPr>
                <w:noProof/>
                <w:webHidden/>
              </w:rPr>
              <w:fldChar w:fldCharType="end"/>
            </w:r>
            <w:r w:rsidRPr="00EE6DC7">
              <w:rPr>
                <w:rStyle w:val="Hyperlink"/>
                <w:noProof/>
              </w:rPr>
              <w:fldChar w:fldCharType="end"/>
            </w:r>
          </w:ins>
        </w:p>
        <w:p w14:paraId="79DB6F0E" w14:textId="39F7B306" w:rsidR="004061C2" w:rsidRDefault="004061C2">
          <w:pPr>
            <w:pStyle w:val="TOC1"/>
            <w:tabs>
              <w:tab w:val="right" w:leader="dot" w:pos="9350"/>
            </w:tabs>
            <w:rPr>
              <w:ins w:id="187" w:author="David Conklin" w:date="2020-11-09T17:34:00Z"/>
              <w:rFonts w:eastAsiaTheme="minorEastAsia"/>
              <w:noProof/>
            </w:rPr>
          </w:pPr>
          <w:ins w:id="188" w:author="David Conklin" w:date="2020-11-09T17:34:00Z">
            <w:r w:rsidRPr="00EE6DC7">
              <w:rPr>
                <w:rStyle w:val="Hyperlink"/>
                <w:noProof/>
              </w:rPr>
              <w:lastRenderedPageBreak/>
              <w:fldChar w:fldCharType="begin"/>
            </w:r>
            <w:r w:rsidRPr="00EE6DC7">
              <w:rPr>
                <w:rStyle w:val="Hyperlink"/>
                <w:noProof/>
              </w:rPr>
              <w:instrText xml:space="preserve"> </w:instrText>
            </w:r>
            <w:r>
              <w:rPr>
                <w:noProof/>
              </w:rPr>
              <w:instrText>HYPERLINK \l "_Toc55835732"</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The Clackamas Basin</w:t>
            </w:r>
            <w:r>
              <w:rPr>
                <w:noProof/>
                <w:webHidden/>
              </w:rPr>
              <w:tab/>
            </w:r>
            <w:r>
              <w:rPr>
                <w:noProof/>
                <w:webHidden/>
              </w:rPr>
              <w:fldChar w:fldCharType="begin"/>
            </w:r>
            <w:r>
              <w:rPr>
                <w:noProof/>
                <w:webHidden/>
              </w:rPr>
              <w:instrText xml:space="preserve"> PAGEREF _Toc55835732 \h </w:instrText>
            </w:r>
            <w:r>
              <w:rPr>
                <w:noProof/>
                <w:webHidden/>
              </w:rPr>
            </w:r>
          </w:ins>
          <w:r>
            <w:rPr>
              <w:noProof/>
              <w:webHidden/>
            </w:rPr>
            <w:fldChar w:fldCharType="separate"/>
          </w:r>
          <w:ins w:id="189" w:author="David Conklin" w:date="2020-11-09T17:34:00Z">
            <w:r>
              <w:rPr>
                <w:noProof/>
                <w:webHidden/>
              </w:rPr>
              <w:t>40</w:t>
            </w:r>
            <w:r>
              <w:rPr>
                <w:noProof/>
                <w:webHidden/>
              </w:rPr>
              <w:fldChar w:fldCharType="end"/>
            </w:r>
            <w:r w:rsidRPr="00EE6DC7">
              <w:rPr>
                <w:rStyle w:val="Hyperlink"/>
                <w:noProof/>
              </w:rPr>
              <w:fldChar w:fldCharType="end"/>
            </w:r>
          </w:ins>
        </w:p>
        <w:p w14:paraId="7240537C" w14:textId="31047FB5" w:rsidR="004061C2" w:rsidRDefault="004061C2">
          <w:pPr>
            <w:pStyle w:val="TOC1"/>
            <w:tabs>
              <w:tab w:val="right" w:leader="dot" w:pos="9350"/>
            </w:tabs>
            <w:rPr>
              <w:ins w:id="190" w:author="David Conklin" w:date="2020-11-09T17:34:00Z"/>
              <w:rFonts w:eastAsiaTheme="minorEastAsia"/>
              <w:noProof/>
            </w:rPr>
          </w:pPr>
          <w:ins w:id="191"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"_Toc55835733"</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Directory structure and file names</w:t>
            </w:r>
            <w:r>
              <w:rPr>
                <w:noProof/>
                <w:webHidden/>
              </w:rPr>
              <w:tab/>
            </w:r>
            <w:r>
              <w:rPr>
                <w:noProof/>
                <w:webHidden/>
              </w:rPr>
              <w:fldChar w:fldCharType="begin"/>
            </w:r>
            <w:r>
              <w:rPr>
                <w:noProof/>
                <w:webHidden/>
              </w:rPr>
              <w:instrText xml:space="preserve"> PAGEREF _Toc55835733 \h </w:instrText>
            </w:r>
            <w:r>
              <w:rPr>
                <w:noProof/>
                <w:webHidden/>
              </w:rPr>
            </w:r>
          </w:ins>
          <w:r>
            <w:rPr>
              <w:noProof/>
              <w:webHidden/>
            </w:rPr>
            <w:fldChar w:fldCharType="separate"/>
          </w:r>
          <w:ins w:id="192" w:author="David Conklin" w:date="2020-11-09T17:34:00Z">
            <w:r>
              <w:rPr>
                <w:noProof/>
                <w:webHidden/>
              </w:rPr>
              <w:t>41</w:t>
            </w:r>
            <w:r>
              <w:rPr>
                <w:noProof/>
                <w:webHidden/>
              </w:rPr>
              <w:fldChar w:fldCharType="end"/>
            </w:r>
            <w:r w:rsidRPr="00EE6DC7">
              <w:rPr>
                <w:rStyle w:val="Hyperlink"/>
                <w:noProof/>
              </w:rPr>
              <w:fldChar w:fldCharType="end"/>
            </w:r>
          </w:ins>
        </w:p>
        <w:p w14:paraId="28CFAF5D" w14:textId="1F3755F3" w:rsidR="004061C2" w:rsidRDefault="004061C2">
          <w:pPr>
            <w:pStyle w:val="TOC1"/>
            <w:tabs>
              <w:tab w:val="right" w:leader="dot" w:pos="9350"/>
            </w:tabs>
            <w:rPr>
              <w:ins w:id="193" w:author="David Conklin" w:date="2020-11-09T17:34:00Z"/>
              <w:rFonts w:eastAsiaTheme="minorEastAsia"/>
              <w:noProof/>
            </w:rPr>
          </w:pPr>
          <w:ins w:id="194"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"_Toc55835734"</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Release Log</w:t>
            </w:r>
            <w:r>
              <w:rPr>
                <w:noProof/>
                <w:webHidden/>
              </w:rPr>
              <w:tab/>
            </w:r>
            <w:r>
              <w:rPr>
                <w:noProof/>
                <w:webHidden/>
              </w:rPr>
              <w:fldChar w:fldCharType="begin"/>
            </w:r>
            <w:r>
              <w:rPr>
                <w:noProof/>
                <w:webHidden/>
              </w:rPr>
              <w:instrText xml:space="preserve"> PAGEREF _Toc55835734 \h </w:instrText>
            </w:r>
            <w:r>
              <w:rPr>
                <w:noProof/>
                <w:webHidden/>
              </w:rPr>
            </w:r>
          </w:ins>
          <w:r>
            <w:rPr>
              <w:noProof/>
              <w:webHidden/>
            </w:rPr>
            <w:fldChar w:fldCharType="separate"/>
          </w:r>
          <w:ins w:id="195" w:author="David Conklin" w:date="2020-11-09T17:34:00Z">
            <w:r>
              <w:rPr>
                <w:noProof/>
                <w:webHidden/>
              </w:rPr>
              <w:t>42</w:t>
            </w:r>
            <w:r>
              <w:rPr>
                <w:noProof/>
                <w:webHidden/>
              </w:rPr>
              <w:fldChar w:fldCharType="end"/>
            </w:r>
            <w:r w:rsidRPr="00EE6DC7">
              <w:rPr>
                <w:rStyle w:val="Hyperlink"/>
                <w:noProof/>
              </w:rPr>
              <w:fldChar w:fldCharType="end"/>
            </w:r>
          </w:ins>
        </w:p>
        <w:p w14:paraId="42874B3E" w14:textId="77088BF5" w:rsidR="004061C2" w:rsidRDefault="004061C2">
          <w:pPr>
            <w:pStyle w:val="TOC1"/>
            <w:tabs>
              <w:tab w:val="right" w:leader="dot" w:pos="9350"/>
            </w:tabs>
            <w:rPr>
              <w:ins w:id="196" w:author="David Conklin" w:date="2020-11-09T17:34:00Z"/>
              <w:rFonts w:eastAsiaTheme="minorEastAsia"/>
              <w:noProof/>
            </w:rPr>
          </w:pPr>
          <w:ins w:id="197"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"_Toc55835735"</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References</w:t>
            </w:r>
            <w:r>
              <w:rPr>
                <w:noProof/>
                <w:webHidden/>
              </w:rPr>
              <w:tab/>
            </w:r>
            <w:r>
              <w:rPr>
                <w:noProof/>
                <w:webHidden/>
              </w:rPr>
              <w:fldChar w:fldCharType="begin"/>
            </w:r>
            <w:r>
              <w:rPr>
                <w:noProof/>
                <w:webHidden/>
              </w:rPr>
              <w:instrText xml:space="preserve"> PAGEREF _Toc55835735 \h </w:instrText>
            </w:r>
            <w:r>
              <w:rPr>
                <w:noProof/>
                <w:webHidden/>
              </w:rPr>
            </w:r>
          </w:ins>
          <w:r>
            <w:rPr>
              <w:noProof/>
              <w:webHidden/>
            </w:rPr>
            <w:fldChar w:fldCharType="separate"/>
          </w:r>
          <w:ins w:id="198" w:author="David Conklin" w:date="2020-11-09T17:34:00Z">
            <w:r>
              <w:rPr>
                <w:noProof/>
                <w:webHidden/>
              </w:rPr>
              <w:t>44</w:t>
            </w:r>
            <w:r>
              <w:rPr>
                <w:noProof/>
                <w:webHidden/>
              </w:rPr>
              <w:fldChar w:fldCharType="end"/>
            </w:r>
            <w:r w:rsidRPr="00EE6DC7">
              <w:rPr>
                <w:rStyle w:val="Hyperlink"/>
                <w:noProof/>
              </w:rPr>
              <w:fldChar w:fldCharType="end"/>
            </w:r>
          </w:ins>
        </w:p>
        <w:p w14:paraId="5B5E55CD" w14:textId="55C69F4C" w:rsidR="004061C2" w:rsidRDefault="004061C2">
          <w:pPr>
            <w:pStyle w:val="TOC1"/>
            <w:tabs>
              <w:tab w:val="right" w:leader="dot" w:pos="9350"/>
            </w:tabs>
            <w:rPr>
              <w:ins w:id="199" w:author="David Conklin" w:date="2020-11-09T17:34:00Z"/>
              <w:rFonts w:eastAsiaTheme="minorEastAsia"/>
              <w:noProof/>
            </w:rPr>
          </w:pPr>
          <w:ins w:id="200" w:author="David Conklin" w:date="2020-11-09T17:34:00Z">
            <w:r w:rsidRPr="00EE6DC7">
              <w:rPr>
                <w:rStyle w:val="Hyperlink"/>
                <w:noProof/>
              </w:rPr>
              <w:fldChar w:fldCharType="begin"/>
            </w:r>
            <w:r w:rsidRPr="00EE6DC7">
              <w:rPr>
                <w:rStyle w:val="Hyperlink"/>
                <w:noProof/>
              </w:rPr>
              <w:instrText xml:space="preserve"> </w:instrText>
            </w:r>
            <w:r>
              <w:rPr>
                <w:noProof/>
              </w:rPr>
              <w:instrText>HYPERLINK \l "_Toc55835736"</w:instrText>
            </w:r>
            <w:r w:rsidRPr="00EE6DC7">
              <w:rPr>
                <w:rStyle w:val="Hyperlink"/>
                <w:noProof/>
              </w:rPr>
              <w:instrText xml:space="preserve"> </w:instrText>
            </w:r>
            <w:r w:rsidRPr="00EE6DC7">
              <w:rPr>
                <w:rStyle w:val="Hyperlink"/>
                <w:noProof/>
              </w:rPr>
            </w:r>
            <w:r w:rsidRPr="00EE6DC7">
              <w:rPr>
                <w:rStyle w:val="Hyperlink"/>
                <w:noProof/>
              </w:rPr>
              <w:fldChar w:fldCharType="separate"/>
            </w:r>
            <w:r w:rsidRPr="00EE6DC7">
              <w:rPr>
                <w:rStyle w:val="Hyperlink"/>
                <w:noProof/>
              </w:rPr>
              <w:t>Acronyms and Abbreviations</w:t>
            </w:r>
            <w:r>
              <w:rPr>
                <w:noProof/>
                <w:webHidden/>
              </w:rPr>
              <w:tab/>
            </w:r>
            <w:r>
              <w:rPr>
                <w:noProof/>
                <w:webHidden/>
              </w:rPr>
              <w:fldChar w:fldCharType="begin"/>
            </w:r>
            <w:r>
              <w:rPr>
                <w:noProof/>
                <w:webHidden/>
              </w:rPr>
              <w:instrText xml:space="preserve"> PAGEREF _Toc55835736 \h </w:instrText>
            </w:r>
            <w:r>
              <w:rPr>
                <w:noProof/>
                <w:webHidden/>
              </w:rPr>
            </w:r>
          </w:ins>
          <w:r>
            <w:rPr>
              <w:noProof/>
              <w:webHidden/>
            </w:rPr>
            <w:fldChar w:fldCharType="separate"/>
          </w:r>
          <w:ins w:id="201" w:author="David Conklin" w:date="2020-11-09T17:34:00Z">
            <w:r>
              <w:rPr>
                <w:noProof/>
                <w:webHidden/>
              </w:rPr>
              <w:t>45</w:t>
            </w:r>
            <w:r>
              <w:rPr>
                <w:noProof/>
                <w:webHidden/>
              </w:rPr>
              <w:fldChar w:fldCharType="end"/>
            </w:r>
            <w:r w:rsidRPr="00EE6DC7">
              <w:rPr>
                <w:rStyle w:val="Hyperlink"/>
                <w:noProof/>
              </w:rPr>
              <w:fldChar w:fldCharType="end"/>
            </w:r>
          </w:ins>
        </w:p>
        <w:p w14:paraId="76C233B1" w14:textId="28AF14B1" w:rsidR="006A13B7" w:rsidDel="004061C2" w:rsidRDefault="00286383">
          <w:pPr>
            <w:pStyle w:val="TOC1"/>
            <w:tabs>
              <w:tab w:val="right" w:leader="dot" w:pos="9350"/>
            </w:tabs>
            <w:rPr>
              <w:del w:id="202" w:author="David Conklin" w:date="2020-11-09T17:34:00Z"/>
              <w:rFonts w:eastAsiaTheme="minorEastAsia"/>
              <w:noProof/>
            </w:rPr>
          </w:pPr>
          <w:del w:id="203" w:author="David Conklin" w:date="2020-11-09T17:34:00Z">
            <w:r w:rsidDel="004061C2">
              <w:rPr>
                <w:noProof/>
              </w:rPr>
              <w:fldChar w:fldCharType="begin"/>
            </w:r>
            <w:r w:rsidDel="004061C2">
              <w:rPr>
                <w:noProof/>
              </w:rPr>
              <w:delInstrText xml:space="preserve"> HYPERLINK \l "_Toc53219774" </w:delInstrText>
            </w:r>
            <w:r w:rsidDel="004061C2">
              <w:rPr>
                <w:noProof/>
              </w:rPr>
              <w:fldChar w:fldCharType="separate"/>
            </w:r>
          </w:del>
          <w:ins w:id="204" w:author="David Conklin" w:date="2020-11-09T17:34:00Z">
            <w:r w:rsidR="004061C2">
              <w:rPr>
                <w:b/>
                <w:bCs/>
                <w:noProof/>
              </w:rPr>
              <w:t>Error! Hyperlink reference not valid.</w:t>
            </w:r>
          </w:ins>
          <w:del w:id="205" w:author="David Conklin" w:date="2020-11-09T17:34:00Z">
            <w:r w:rsidR="006A13B7" w:rsidRPr="00885EEF" w:rsidDel="004061C2">
              <w:rPr>
                <w:rStyle w:val="Hyperlink"/>
                <w:noProof/>
              </w:rPr>
              <w:delText>What is a digital handbook?</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_Toc53219774 \h </w:delInstrText>
            </w:r>
            <w:r w:rsidR="006A13B7" w:rsidDel="004061C2">
              <w:rPr>
                <w:noProof/>
                <w:webHidden/>
              </w:rPr>
            </w:r>
            <w:r w:rsidR="006A13B7" w:rsidDel="004061C2">
              <w:rPr>
                <w:noProof/>
                <w:webHidden/>
              </w:rPr>
              <w:fldChar w:fldCharType="separate"/>
            </w:r>
          </w:del>
          <w:del w:id="206" w:author="David Conklin" w:date="2020-11-09T07:32:00Z">
            <w:r w:rsidR="006A13B7" w:rsidDel="00286383">
              <w:rPr>
                <w:noProof/>
                <w:webHidden/>
              </w:rPr>
              <w:delText>4</w:delText>
            </w:r>
          </w:del>
          <w:del w:id="207" w:author="David Conklin" w:date="2020-11-09T17:34:00Z">
            <w:r w:rsidR="006A13B7" w:rsidDel="004061C2">
              <w:rPr>
                <w:noProof/>
                <w:webHidden/>
              </w:rPr>
              <w:fldChar w:fldCharType="end"/>
            </w:r>
            <w:r w:rsidDel="004061C2">
              <w:rPr>
                <w:noProof/>
              </w:rPr>
              <w:fldChar w:fldCharType="end"/>
            </w:r>
          </w:del>
        </w:p>
        <w:p w14:paraId="1345F202" w14:textId="6FE08A7D" w:rsidR="006A13B7" w:rsidDel="004061C2" w:rsidRDefault="00286383">
          <w:pPr>
            <w:pStyle w:val="TOC1"/>
            <w:tabs>
              <w:tab w:val="right" w:leader="dot" w:pos="9350"/>
            </w:tabs>
            <w:rPr>
              <w:del w:id="208" w:author="David Conklin" w:date="2020-11-09T17:34:00Z"/>
              <w:rFonts w:eastAsiaTheme="minorEastAsia"/>
              <w:noProof/>
            </w:rPr>
          </w:pPr>
          <w:del w:id="209" w:author="David Conklin" w:date="2020-11-09T17:34:00Z">
            <w:r w:rsidDel="004061C2">
              <w:rPr>
                <w:noProof/>
              </w:rPr>
              <w:fldChar w:fldCharType="begin"/>
            </w:r>
            <w:r w:rsidDel="004061C2">
              <w:rPr>
                <w:noProof/>
              </w:rPr>
              <w:delInstrText xml:space="preserve"> HYPERLINK \l "_Toc53219775" </w:delInstrText>
            </w:r>
            <w:r w:rsidDel="004061C2">
              <w:rPr>
                <w:noProof/>
              </w:rPr>
              <w:fldChar w:fldCharType="separate"/>
            </w:r>
          </w:del>
          <w:ins w:id="210" w:author="David Conklin" w:date="2020-11-09T17:34:00Z">
            <w:r w:rsidR="004061C2">
              <w:rPr>
                <w:b/>
                <w:bCs/>
                <w:noProof/>
              </w:rPr>
              <w:t>Error! Hyperlink reference not valid.</w:t>
            </w:r>
          </w:ins>
          <w:del w:id="211" w:author="David Conklin" w:date="2020-11-09T17:34:00Z">
            <w:r w:rsidR="006A13B7" w:rsidRPr="00885EEF" w:rsidDel="004061C2">
              <w:rPr>
                <w:rStyle w:val="Hyperlink"/>
                <w:noProof/>
              </w:rPr>
              <w:delText>CW3M concept</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_Toc53219775 \h </w:delInstrText>
            </w:r>
            <w:r w:rsidR="006A13B7" w:rsidDel="004061C2">
              <w:rPr>
                <w:noProof/>
                <w:webHidden/>
              </w:rPr>
            </w:r>
            <w:r w:rsidR="006A13B7" w:rsidDel="004061C2">
              <w:rPr>
                <w:noProof/>
                <w:webHidden/>
              </w:rPr>
              <w:fldChar w:fldCharType="separate"/>
            </w:r>
          </w:del>
          <w:del w:id="212" w:author="David Conklin" w:date="2020-11-09T07:32:00Z">
            <w:r w:rsidR="006A13B7" w:rsidDel="00286383">
              <w:rPr>
                <w:noProof/>
                <w:webHidden/>
              </w:rPr>
              <w:delText>4</w:delText>
            </w:r>
          </w:del>
          <w:del w:id="213" w:author="David Conklin" w:date="2020-11-09T17:34:00Z">
            <w:r w:rsidR="006A13B7" w:rsidDel="004061C2">
              <w:rPr>
                <w:noProof/>
                <w:webHidden/>
              </w:rPr>
              <w:fldChar w:fldCharType="end"/>
            </w:r>
            <w:r w:rsidDel="004061C2">
              <w:rPr>
                <w:noProof/>
              </w:rPr>
              <w:fldChar w:fldCharType="end"/>
            </w:r>
          </w:del>
        </w:p>
        <w:p w14:paraId="7D61EEFF" w14:textId="3D4E30C9" w:rsidR="006A13B7" w:rsidDel="004061C2" w:rsidRDefault="00286383">
          <w:pPr>
            <w:pStyle w:val="TOC2"/>
            <w:tabs>
              <w:tab w:val="right" w:leader="dot" w:pos="9350"/>
            </w:tabs>
            <w:rPr>
              <w:del w:id="214" w:author="David Conklin" w:date="2020-11-09T17:34:00Z"/>
              <w:rFonts w:eastAsiaTheme="minorEastAsia"/>
              <w:noProof/>
            </w:rPr>
          </w:pPr>
          <w:del w:id="215" w:author="David Conklin" w:date="2020-11-09T17:34:00Z">
            <w:r w:rsidDel="004061C2">
              <w:rPr>
                <w:noProof/>
              </w:rPr>
              <w:fldChar w:fldCharType="begin"/>
            </w:r>
            <w:r w:rsidDel="004061C2">
              <w:rPr>
                <w:noProof/>
              </w:rPr>
              <w:delInstrText xml:space="preserve"> HYPERLINK \l "_Toc53219776" </w:delInstrText>
            </w:r>
            <w:r w:rsidDel="004061C2">
              <w:rPr>
                <w:noProof/>
              </w:rPr>
              <w:fldChar w:fldCharType="separate"/>
            </w:r>
          </w:del>
          <w:ins w:id="216" w:author="David Conklin" w:date="2020-11-09T17:34:00Z">
            <w:r w:rsidR="004061C2">
              <w:rPr>
                <w:b/>
                <w:bCs/>
                <w:noProof/>
              </w:rPr>
              <w:t>Error! Hyperlink reference not valid.</w:t>
            </w:r>
          </w:ins>
          <w:del w:id="217" w:author="David Conklin" w:date="2020-11-09T17:34:00Z">
            <w:r w:rsidR="006A13B7" w:rsidRPr="00885EEF" w:rsidDel="004061C2">
              <w:rPr>
                <w:rStyle w:val="Hyperlink"/>
                <w:noProof/>
              </w:rPr>
              <w:delText>A different kind of community model</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_Toc53219776 \h </w:delInstrText>
            </w:r>
            <w:r w:rsidR="006A13B7" w:rsidDel="004061C2">
              <w:rPr>
                <w:noProof/>
                <w:webHidden/>
              </w:rPr>
            </w:r>
            <w:r w:rsidR="006A13B7" w:rsidDel="004061C2">
              <w:rPr>
                <w:noProof/>
                <w:webHidden/>
              </w:rPr>
              <w:fldChar w:fldCharType="separate"/>
            </w:r>
          </w:del>
          <w:del w:id="218" w:author="David Conklin" w:date="2020-11-09T07:32:00Z">
            <w:r w:rsidR="006A13B7" w:rsidDel="00286383">
              <w:rPr>
                <w:noProof/>
                <w:webHidden/>
              </w:rPr>
              <w:delText>4</w:delText>
            </w:r>
          </w:del>
          <w:del w:id="219" w:author="David Conklin" w:date="2020-11-09T17:34:00Z">
            <w:r w:rsidR="006A13B7" w:rsidDel="004061C2">
              <w:rPr>
                <w:noProof/>
                <w:webHidden/>
              </w:rPr>
              <w:fldChar w:fldCharType="end"/>
            </w:r>
            <w:r w:rsidDel="004061C2">
              <w:rPr>
                <w:noProof/>
              </w:rPr>
              <w:fldChar w:fldCharType="end"/>
            </w:r>
          </w:del>
        </w:p>
        <w:p w14:paraId="311A9649" w14:textId="044E4A0A" w:rsidR="006A13B7" w:rsidDel="004061C2" w:rsidRDefault="00286383">
          <w:pPr>
            <w:pStyle w:val="TOC2"/>
            <w:tabs>
              <w:tab w:val="right" w:leader="dot" w:pos="9350"/>
            </w:tabs>
            <w:rPr>
              <w:del w:id="220" w:author="David Conklin" w:date="2020-11-09T17:34:00Z"/>
              <w:rFonts w:eastAsiaTheme="minorEastAsia"/>
              <w:noProof/>
            </w:rPr>
          </w:pPr>
          <w:del w:id="221" w:author="David Conklin" w:date="2020-11-09T17:34:00Z">
            <w:r w:rsidDel="004061C2">
              <w:rPr>
                <w:noProof/>
              </w:rPr>
              <w:fldChar w:fldCharType="begin"/>
            </w:r>
            <w:r w:rsidDel="004061C2">
              <w:rPr>
                <w:noProof/>
              </w:rPr>
              <w:delInstrText xml:space="preserve"> HYPERLINK \l "_Toc53219777" </w:delInstrText>
            </w:r>
            <w:r w:rsidDel="004061C2">
              <w:rPr>
                <w:noProof/>
              </w:rPr>
              <w:fldChar w:fldCharType="separate"/>
            </w:r>
          </w:del>
          <w:ins w:id="222" w:author="David Conklin" w:date="2020-11-09T17:34:00Z">
            <w:r w:rsidR="004061C2">
              <w:rPr>
                <w:b/>
                <w:bCs/>
                <w:noProof/>
              </w:rPr>
              <w:t>Error! Hyperlink reference not valid.</w:t>
            </w:r>
          </w:ins>
          <w:del w:id="223" w:author="David Conklin" w:date="2020-11-09T17:34:00Z">
            <w:r w:rsidR="006A13B7" w:rsidRPr="00885EEF" w:rsidDel="004061C2">
              <w:rPr>
                <w:rStyle w:val="Hyperlink"/>
                <w:noProof/>
              </w:rPr>
              <w:delText>What CW3M is for</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_Toc53219777 \h </w:delInstrText>
            </w:r>
            <w:r w:rsidR="006A13B7" w:rsidDel="004061C2">
              <w:rPr>
                <w:noProof/>
                <w:webHidden/>
              </w:rPr>
            </w:r>
            <w:r w:rsidR="006A13B7" w:rsidDel="004061C2">
              <w:rPr>
                <w:noProof/>
                <w:webHidden/>
              </w:rPr>
              <w:fldChar w:fldCharType="separate"/>
            </w:r>
          </w:del>
          <w:del w:id="224" w:author="David Conklin" w:date="2020-11-09T07:32:00Z">
            <w:r w:rsidR="006A13B7" w:rsidDel="00286383">
              <w:rPr>
                <w:noProof/>
                <w:webHidden/>
              </w:rPr>
              <w:delText>4</w:delText>
            </w:r>
          </w:del>
          <w:del w:id="225" w:author="David Conklin" w:date="2020-11-09T17:34:00Z">
            <w:r w:rsidR="006A13B7" w:rsidDel="004061C2">
              <w:rPr>
                <w:noProof/>
                <w:webHidden/>
              </w:rPr>
              <w:fldChar w:fldCharType="end"/>
            </w:r>
            <w:r w:rsidDel="004061C2">
              <w:rPr>
                <w:noProof/>
              </w:rPr>
              <w:fldChar w:fldCharType="end"/>
            </w:r>
          </w:del>
        </w:p>
        <w:p w14:paraId="64044CDA" w14:textId="7094D171" w:rsidR="006A13B7" w:rsidDel="004061C2" w:rsidRDefault="00286383">
          <w:pPr>
            <w:pStyle w:val="TOC2"/>
            <w:tabs>
              <w:tab w:val="right" w:leader="dot" w:pos="9350"/>
            </w:tabs>
            <w:rPr>
              <w:del w:id="226" w:author="David Conklin" w:date="2020-11-09T17:34:00Z"/>
              <w:rFonts w:eastAsiaTheme="minorEastAsia"/>
              <w:noProof/>
            </w:rPr>
          </w:pPr>
          <w:del w:id="227" w:author="David Conklin" w:date="2020-11-09T17:34:00Z">
            <w:r w:rsidDel="004061C2">
              <w:rPr>
                <w:noProof/>
              </w:rPr>
              <w:fldChar w:fldCharType="begin"/>
            </w:r>
            <w:r w:rsidDel="004061C2">
              <w:rPr>
                <w:noProof/>
              </w:rPr>
              <w:delInstrText xml:space="preserve"> HYPERLINK \l "_Toc53219778" </w:delInstrText>
            </w:r>
            <w:r w:rsidDel="004061C2">
              <w:rPr>
                <w:noProof/>
              </w:rPr>
              <w:fldChar w:fldCharType="separate"/>
            </w:r>
          </w:del>
          <w:ins w:id="228" w:author="David Conklin" w:date="2020-11-09T17:34:00Z">
            <w:r w:rsidR="004061C2">
              <w:rPr>
                <w:b/>
                <w:bCs/>
                <w:noProof/>
              </w:rPr>
              <w:t>Error! Hyperlink reference not valid.</w:t>
            </w:r>
          </w:ins>
          <w:del w:id="229" w:author="David Conklin" w:date="2020-11-09T17:34:00Z">
            <w:r w:rsidR="006A13B7" w:rsidRPr="00885EEF" w:rsidDel="004061C2">
              <w:rPr>
                <w:rStyle w:val="Hyperlink"/>
                <w:noProof/>
              </w:rPr>
              <w:delText>Management and maintenance</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_Toc53219778 \h </w:delInstrText>
            </w:r>
            <w:r w:rsidR="006A13B7" w:rsidDel="004061C2">
              <w:rPr>
                <w:noProof/>
                <w:webHidden/>
              </w:rPr>
            </w:r>
            <w:r w:rsidR="006A13B7" w:rsidDel="004061C2">
              <w:rPr>
                <w:noProof/>
                <w:webHidden/>
              </w:rPr>
              <w:fldChar w:fldCharType="separate"/>
            </w:r>
          </w:del>
          <w:del w:id="230" w:author="David Conklin" w:date="2020-11-09T07:32:00Z">
            <w:r w:rsidR="006A13B7" w:rsidDel="00286383">
              <w:rPr>
                <w:noProof/>
                <w:webHidden/>
              </w:rPr>
              <w:delText>5</w:delText>
            </w:r>
          </w:del>
          <w:del w:id="231" w:author="David Conklin" w:date="2020-11-09T17:34:00Z">
            <w:r w:rsidR="006A13B7" w:rsidDel="004061C2">
              <w:rPr>
                <w:noProof/>
                <w:webHidden/>
              </w:rPr>
              <w:fldChar w:fldCharType="end"/>
            </w:r>
            <w:r w:rsidDel="004061C2">
              <w:rPr>
                <w:noProof/>
              </w:rPr>
              <w:fldChar w:fldCharType="end"/>
            </w:r>
          </w:del>
        </w:p>
        <w:p w14:paraId="14053B56" w14:textId="17DD83A4" w:rsidR="006A13B7" w:rsidDel="004061C2" w:rsidRDefault="00286383">
          <w:pPr>
            <w:pStyle w:val="TOC1"/>
            <w:tabs>
              <w:tab w:val="right" w:leader="dot" w:pos="9350"/>
            </w:tabs>
            <w:rPr>
              <w:del w:id="232" w:author="David Conklin" w:date="2020-11-09T17:34:00Z"/>
              <w:rFonts w:eastAsiaTheme="minorEastAsia"/>
              <w:noProof/>
            </w:rPr>
          </w:pPr>
          <w:del w:id="233" w:author="David Conklin" w:date="2020-11-09T17:34:00Z">
            <w:r w:rsidDel="004061C2">
              <w:rPr>
                <w:noProof/>
              </w:rPr>
              <w:fldChar w:fldCharType="begin"/>
            </w:r>
            <w:r w:rsidDel="004061C2">
              <w:rPr>
                <w:noProof/>
              </w:rPr>
              <w:delInstrText xml:space="preserve"> HYPERLINK \l "_Toc53219779" </w:delInstrText>
            </w:r>
            <w:r w:rsidDel="004061C2">
              <w:rPr>
                <w:noProof/>
              </w:rPr>
              <w:fldChar w:fldCharType="separate"/>
            </w:r>
          </w:del>
          <w:ins w:id="234" w:author="David Conklin" w:date="2020-11-09T17:34:00Z">
            <w:r w:rsidR="004061C2">
              <w:rPr>
                <w:b/>
                <w:bCs/>
                <w:noProof/>
              </w:rPr>
              <w:t>Error! Hyperlink reference not valid.</w:t>
            </w:r>
          </w:ins>
          <w:del w:id="235" w:author="David Conklin" w:date="2020-11-09T17:34:00Z">
            <w:r w:rsidR="006A13B7" w:rsidRPr="00885EEF" w:rsidDel="004061C2">
              <w:rPr>
                <w:rStyle w:val="Hyperlink"/>
                <w:noProof/>
              </w:rPr>
              <w:delText>Study areas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_Toc53219779 \h </w:delInstrText>
            </w:r>
            <w:r w:rsidR="006A13B7" w:rsidDel="004061C2">
              <w:rPr>
                <w:noProof/>
                <w:webHidden/>
              </w:rPr>
            </w:r>
            <w:r w:rsidR="006A13B7" w:rsidDel="004061C2">
              <w:rPr>
                <w:noProof/>
                <w:webHidden/>
              </w:rPr>
              <w:fldChar w:fldCharType="separate"/>
            </w:r>
          </w:del>
          <w:del w:id="236" w:author="David Conklin" w:date="2020-11-09T07:32:00Z">
            <w:r w:rsidR="006A13B7" w:rsidDel="00286383">
              <w:rPr>
                <w:noProof/>
                <w:webHidden/>
              </w:rPr>
              <w:delText>5</w:delText>
            </w:r>
          </w:del>
          <w:del w:id="237" w:author="David Conklin" w:date="2020-11-09T17:34:00Z">
            <w:r w:rsidR="006A13B7" w:rsidDel="004061C2">
              <w:rPr>
                <w:noProof/>
                <w:webHidden/>
              </w:rPr>
              <w:fldChar w:fldCharType="end"/>
            </w:r>
            <w:r w:rsidDel="004061C2">
              <w:rPr>
                <w:noProof/>
              </w:rPr>
              <w:fldChar w:fldCharType="end"/>
            </w:r>
          </w:del>
        </w:p>
        <w:p w14:paraId="27C21A8D" w14:textId="0408ADCA" w:rsidR="006A13B7" w:rsidDel="004061C2" w:rsidRDefault="00286383">
          <w:pPr>
            <w:pStyle w:val="TOC2"/>
            <w:tabs>
              <w:tab w:val="right" w:leader="dot" w:pos="9350"/>
            </w:tabs>
            <w:rPr>
              <w:del w:id="238" w:author="David Conklin" w:date="2020-11-09T17:34:00Z"/>
              <w:rFonts w:eastAsiaTheme="minorEastAsia"/>
              <w:noProof/>
            </w:rPr>
          </w:pPr>
          <w:del w:id="239" w:author="David Conklin" w:date="2020-11-09T17:34:00Z">
            <w:r w:rsidDel="004061C2">
              <w:rPr>
                <w:noProof/>
              </w:rPr>
              <w:fldChar w:fldCharType="begin"/>
            </w:r>
            <w:r w:rsidDel="004061C2">
              <w:rPr>
                <w:noProof/>
              </w:rPr>
              <w:delInstrText xml:space="preserve"> HYPERLINK \l "_Toc53219780" </w:delInstrText>
            </w:r>
            <w:r w:rsidDel="004061C2">
              <w:rPr>
                <w:noProof/>
              </w:rPr>
              <w:fldChar w:fldCharType="separate"/>
            </w:r>
          </w:del>
          <w:ins w:id="240" w:author="David Conklin" w:date="2020-11-09T17:34:00Z">
            <w:r w:rsidR="004061C2">
              <w:rPr>
                <w:b/>
                <w:bCs/>
                <w:noProof/>
              </w:rPr>
              <w:t>Error! Hyperlink reference not valid.</w:t>
            </w:r>
          </w:ins>
          <w:del w:id="241" w:author="David Conklin" w:date="2020-11-09T17:34:00Z">
            <w:r w:rsidR="006A13B7" w:rsidRPr="00885EEF" w:rsidDel="004061C2">
              <w:rPr>
                <w:rStyle w:val="Hyperlink"/>
                <w:noProof/>
              </w:rPr>
              <w:delText>DataCW3M directory structure</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_Toc53219780 \h </w:delInstrText>
            </w:r>
            <w:r w:rsidR="006A13B7" w:rsidDel="004061C2">
              <w:rPr>
                <w:noProof/>
                <w:webHidden/>
              </w:rPr>
            </w:r>
            <w:r w:rsidR="006A13B7" w:rsidDel="004061C2">
              <w:rPr>
                <w:noProof/>
                <w:webHidden/>
              </w:rPr>
              <w:fldChar w:fldCharType="separate"/>
            </w:r>
          </w:del>
          <w:del w:id="242" w:author="David Conklin" w:date="2020-11-09T07:34:00Z">
            <w:r w:rsidDel="00286383">
              <w:rPr>
                <w:noProof/>
                <w:webHidden/>
              </w:rPr>
              <w:delText>5</w:delText>
            </w:r>
          </w:del>
          <w:del w:id="243" w:author="David Conklin" w:date="2020-11-09T17:34:00Z">
            <w:r w:rsidR="006A13B7" w:rsidDel="004061C2">
              <w:rPr>
                <w:noProof/>
                <w:webHidden/>
              </w:rPr>
              <w:fldChar w:fldCharType="end"/>
            </w:r>
            <w:r w:rsidDel="004061C2">
              <w:rPr>
                <w:noProof/>
              </w:rPr>
              <w:fldChar w:fldCharType="end"/>
            </w:r>
          </w:del>
        </w:p>
        <w:p w14:paraId="5C815190" w14:textId="7D5CB689" w:rsidR="006A13B7" w:rsidDel="004061C2" w:rsidRDefault="00286383">
          <w:pPr>
            <w:pStyle w:val="TOC2"/>
            <w:tabs>
              <w:tab w:val="right" w:leader="dot" w:pos="9350"/>
            </w:tabs>
            <w:rPr>
              <w:del w:id="244" w:author="David Conklin" w:date="2020-11-09T17:34:00Z"/>
              <w:rFonts w:eastAsiaTheme="minorEastAsia"/>
              <w:noProof/>
            </w:rPr>
          </w:pPr>
          <w:del w:id="245" w:author="David Conklin" w:date="2020-11-09T17:34:00Z">
            <w:r w:rsidDel="004061C2">
              <w:rPr>
                <w:noProof/>
              </w:rPr>
              <w:fldChar w:fldCharType="begin"/>
            </w:r>
            <w:r w:rsidDel="004061C2">
              <w:rPr>
                <w:noProof/>
              </w:rPr>
              <w:delInstrText xml:space="preserve"> HYPERLINK \l "_Toc53219781" </w:delInstrText>
            </w:r>
            <w:r w:rsidDel="004061C2">
              <w:rPr>
                <w:noProof/>
              </w:rPr>
              <w:fldChar w:fldCharType="separate"/>
            </w:r>
          </w:del>
          <w:ins w:id="246" w:author="David Conklin" w:date="2020-11-09T17:34:00Z">
            <w:r w:rsidR="004061C2">
              <w:rPr>
                <w:b/>
                <w:bCs/>
                <w:noProof/>
              </w:rPr>
              <w:t>Error! Hyperlink reference not valid.</w:t>
            </w:r>
          </w:ins>
          <w:del w:id="247" w:author="David Conklin" w:date="2020-11-09T17:34:00Z">
            <w:r w:rsidR="006A13B7" w:rsidRPr="00885EEF" w:rsidDel="004061C2">
              <w:rPr>
                <w:rStyle w:val="Hyperlink"/>
                <w:noProof/>
              </w:rPr>
              <w:delText>DataCW3M\ScenarioData directory structure</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_Toc53219781 \h </w:delInstrText>
            </w:r>
            <w:r w:rsidR="006A13B7" w:rsidDel="004061C2">
              <w:rPr>
                <w:noProof/>
                <w:webHidden/>
              </w:rPr>
            </w:r>
            <w:r w:rsidR="006A13B7" w:rsidDel="004061C2">
              <w:rPr>
                <w:noProof/>
                <w:webHidden/>
              </w:rPr>
              <w:fldChar w:fldCharType="separate"/>
            </w:r>
          </w:del>
          <w:del w:id="248" w:author="David Conklin" w:date="2020-11-09T07:32:00Z">
            <w:r w:rsidR="006A13B7" w:rsidDel="00286383">
              <w:rPr>
                <w:noProof/>
                <w:webHidden/>
              </w:rPr>
              <w:delText>6</w:delText>
            </w:r>
          </w:del>
          <w:del w:id="249" w:author="David Conklin" w:date="2020-11-09T17:34:00Z">
            <w:r w:rsidR="006A13B7" w:rsidDel="004061C2">
              <w:rPr>
                <w:noProof/>
                <w:webHidden/>
              </w:rPr>
              <w:fldChar w:fldCharType="end"/>
            </w:r>
            <w:r w:rsidDel="004061C2">
              <w:rPr>
                <w:noProof/>
              </w:rPr>
              <w:fldChar w:fldCharType="end"/>
            </w:r>
          </w:del>
        </w:p>
        <w:p w14:paraId="6822DFF2" w14:textId="17D2D2F7" w:rsidR="006A13B7" w:rsidDel="004061C2" w:rsidRDefault="00286383">
          <w:pPr>
            <w:pStyle w:val="TOC2"/>
            <w:tabs>
              <w:tab w:val="right" w:leader="dot" w:pos="9350"/>
            </w:tabs>
            <w:rPr>
              <w:del w:id="250" w:author="David Conklin" w:date="2020-11-09T17:34:00Z"/>
              <w:rFonts w:eastAsiaTheme="minorEastAsia"/>
              <w:noProof/>
            </w:rPr>
          </w:pPr>
          <w:del w:id="251" w:author="David Conklin" w:date="2020-11-09T17:34:00Z">
            <w:r w:rsidDel="004061C2">
              <w:rPr>
                <w:noProof/>
              </w:rPr>
              <w:fldChar w:fldCharType="begin"/>
            </w:r>
            <w:r w:rsidDel="004061C2">
              <w:rPr>
                <w:noProof/>
              </w:rPr>
              <w:delInstrText xml:space="preserve"> HYPERLINK \l "_Toc53219782" </w:delInstrText>
            </w:r>
            <w:r w:rsidDel="004061C2">
              <w:rPr>
                <w:noProof/>
              </w:rPr>
              <w:fldChar w:fldCharType="separate"/>
            </w:r>
          </w:del>
          <w:ins w:id="252" w:author="David Conklin" w:date="2020-11-09T17:34:00Z">
            <w:r w:rsidR="004061C2">
              <w:rPr>
                <w:b/>
                <w:bCs/>
                <w:noProof/>
              </w:rPr>
              <w:t>Error! Hyperlink reference not valid.</w:t>
            </w:r>
          </w:ins>
          <w:del w:id="253" w:author="David Conklin" w:date="2020-11-09T17:34:00Z">
            <w:r w:rsidR="006A13B7" w:rsidRPr="00885EEF" w:rsidDel="004061C2">
              <w:rPr>
                <w:rStyle w:val="Hyperlink"/>
                <w:noProof/>
              </w:rPr>
              <w:delText>DataCW3M\ScenarioData\&lt;scenario&gt; folder contents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_Toc53219782 \h </w:delInstrText>
            </w:r>
            <w:r w:rsidR="006A13B7" w:rsidDel="004061C2">
              <w:rPr>
                <w:noProof/>
                <w:webHidden/>
              </w:rPr>
            </w:r>
            <w:r w:rsidR="006A13B7" w:rsidDel="004061C2">
              <w:rPr>
                <w:noProof/>
                <w:webHidden/>
              </w:rPr>
              <w:fldChar w:fldCharType="separate"/>
            </w:r>
          </w:del>
          <w:del w:id="254" w:author="David Conklin" w:date="2020-11-09T07:32:00Z">
            <w:r w:rsidR="006A13B7" w:rsidDel="00286383">
              <w:rPr>
                <w:noProof/>
                <w:webHidden/>
              </w:rPr>
              <w:delText>7</w:delText>
            </w:r>
          </w:del>
          <w:del w:id="255" w:author="David Conklin" w:date="2020-11-09T17:34:00Z">
            <w:r w:rsidR="006A13B7" w:rsidDel="004061C2">
              <w:rPr>
                <w:noProof/>
                <w:webHidden/>
              </w:rPr>
              <w:fldChar w:fldCharType="end"/>
            </w:r>
            <w:r w:rsidDel="004061C2">
              <w:rPr>
                <w:noProof/>
              </w:rPr>
              <w:fldChar w:fldCharType="end"/>
            </w:r>
          </w:del>
        </w:p>
        <w:p w14:paraId="1CF63091" w14:textId="68B91391" w:rsidR="006A13B7" w:rsidDel="004061C2" w:rsidRDefault="00286383">
          <w:pPr>
            <w:pStyle w:val="TOC2"/>
            <w:tabs>
              <w:tab w:val="right" w:leader="dot" w:pos="9350"/>
            </w:tabs>
            <w:rPr>
              <w:del w:id="256" w:author="David Conklin" w:date="2020-11-09T17:34:00Z"/>
              <w:rFonts w:eastAsiaTheme="minorEastAsia"/>
              <w:noProof/>
            </w:rPr>
          </w:pPr>
          <w:del w:id="257" w:author="David Conklin" w:date="2020-11-09T17:34:00Z">
            <w:r w:rsidDel="004061C2">
              <w:rPr>
                <w:noProof/>
              </w:rPr>
              <w:fldChar w:fldCharType="begin"/>
            </w:r>
            <w:r w:rsidDel="004061C2">
              <w:rPr>
                <w:noProof/>
              </w:rPr>
              <w:delInstrText xml:space="preserve"> HYPERLINK \l "_Toc53219783" </w:delInstrText>
            </w:r>
            <w:r w:rsidDel="004061C2">
              <w:rPr>
                <w:noProof/>
              </w:rPr>
              <w:fldChar w:fldCharType="separate"/>
            </w:r>
          </w:del>
          <w:ins w:id="258" w:author="David Conklin" w:date="2020-11-09T17:34:00Z">
            <w:r w:rsidR="004061C2">
              <w:rPr>
                <w:b/>
                <w:bCs/>
                <w:noProof/>
              </w:rPr>
              <w:t>Error! Hyperlink reference not valid.</w:t>
            </w:r>
          </w:ins>
          <w:del w:id="259" w:author="David Conklin" w:date="2020-11-09T17:34:00Z">
            <w:r w:rsidR="006A13B7" w:rsidRPr="00885EEF" w:rsidDel="004061C2">
              <w:rPr>
                <w:rStyle w:val="Hyperlink"/>
                <w:noProof/>
              </w:rPr>
              <w:delText>DataCW3M\&lt;study area&gt; folder contents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_Toc53219783 \h </w:delInstrText>
            </w:r>
            <w:r w:rsidR="006A13B7" w:rsidDel="004061C2">
              <w:rPr>
                <w:noProof/>
                <w:webHidden/>
              </w:rPr>
            </w:r>
            <w:r w:rsidR="006A13B7" w:rsidDel="004061C2">
              <w:rPr>
                <w:noProof/>
                <w:webHidden/>
              </w:rPr>
              <w:fldChar w:fldCharType="separate"/>
            </w:r>
          </w:del>
          <w:del w:id="260" w:author="David Conklin" w:date="2020-11-09T07:32:00Z">
            <w:r w:rsidR="006A13B7" w:rsidDel="00286383">
              <w:rPr>
                <w:noProof/>
                <w:webHidden/>
              </w:rPr>
              <w:delText>7</w:delText>
            </w:r>
          </w:del>
          <w:del w:id="261" w:author="David Conklin" w:date="2020-11-09T17:34:00Z">
            <w:r w:rsidR="006A13B7" w:rsidDel="004061C2">
              <w:rPr>
                <w:noProof/>
                <w:webHidden/>
              </w:rPr>
              <w:fldChar w:fldCharType="end"/>
            </w:r>
            <w:r w:rsidDel="004061C2">
              <w:rPr>
                <w:noProof/>
              </w:rPr>
              <w:fldChar w:fldCharType="end"/>
            </w:r>
          </w:del>
        </w:p>
        <w:p w14:paraId="2BB1E280" w14:textId="22D11F30" w:rsidR="006A13B7" w:rsidDel="004061C2" w:rsidRDefault="00286383">
          <w:pPr>
            <w:pStyle w:val="TOC1"/>
            <w:tabs>
              <w:tab w:val="right" w:leader="dot" w:pos="9350"/>
            </w:tabs>
            <w:rPr>
              <w:del w:id="262" w:author="David Conklin" w:date="2020-11-09T17:34:00Z"/>
              <w:rFonts w:eastAsiaTheme="minorEastAsia"/>
              <w:noProof/>
            </w:rPr>
          </w:pPr>
          <w:del w:id="263" w:author="David Conklin" w:date="2020-11-09T17:34:00Z">
            <w:r w:rsidDel="004061C2">
              <w:rPr>
                <w:noProof/>
              </w:rPr>
              <w:fldChar w:fldCharType="begin"/>
            </w:r>
            <w:r w:rsidDel="004061C2">
              <w:rPr>
                <w:noProof/>
              </w:rPr>
              <w:delInstrText xml:space="preserve"> HYPERLINK \l "_Toc53219784" </w:delInstrText>
            </w:r>
            <w:r w:rsidDel="004061C2">
              <w:rPr>
                <w:noProof/>
              </w:rPr>
              <w:fldChar w:fldCharType="separate"/>
            </w:r>
          </w:del>
          <w:ins w:id="264" w:author="David Conklin" w:date="2020-11-09T17:34:00Z">
            <w:r w:rsidR="004061C2">
              <w:rPr>
                <w:b/>
                <w:bCs/>
                <w:noProof/>
              </w:rPr>
              <w:t>Error! Hyperlink reference not valid.</w:t>
            </w:r>
          </w:ins>
          <w:del w:id="265" w:author="David Conklin" w:date="2020-11-09T17:34:00Z">
            <w:r w:rsidR="006A13B7" w:rsidRPr="00885EEF" w:rsidDel="004061C2">
              <w:rPr>
                <w:rStyle w:val="Hyperlink"/>
                <w:noProof/>
              </w:rPr>
              <w:delText>Calendar conventions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_Toc53219784 \h </w:delInstrText>
            </w:r>
            <w:r w:rsidR="006A13B7" w:rsidDel="004061C2">
              <w:rPr>
                <w:noProof/>
                <w:webHidden/>
              </w:rPr>
            </w:r>
            <w:r w:rsidR="006A13B7" w:rsidDel="004061C2">
              <w:rPr>
                <w:noProof/>
                <w:webHidden/>
              </w:rPr>
              <w:fldChar w:fldCharType="separate"/>
            </w:r>
          </w:del>
          <w:del w:id="266" w:author="David Conklin" w:date="2020-11-09T07:32:00Z">
            <w:r w:rsidR="006A13B7" w:rsidDel="00286383">
              <w:rPr>
                <w:noProof/>
                <w:webHidden/>
              </w:rPr>
              <w:delText>13</w:delText>
            </w:r>
          </w:del>
          <w:del w:id="267" w:author="David Conklin" w:date="2020-11-09T17:34:00Z">
            <w:r w:rsidR="006A13B7" w:rsidDel="004061C2">
              <w:rPr>
                <w:noProof/>
                <w:webHidden/>
              </w:rPr>
              <w:fldChar w:fldCharType="end"/>
            </w:r>
            <w:r w:rsidDel="004061C2">
              <w:rPr>
                <w:noProof/>
              </w:rPr>
              <w:fldChar w:fldCharType="end"/>
            </w:r>
          </w:del>
        </w:p>
        <w:p w14:paraId="624B0856" w14:textId="412DA3FB" w:rsidR="006A13B7" w:rsidDel="004061C2" w:rsidRDefault="00286383">
          <w:pPr>
            <w:pStyle w:val="TOC2"/>
            <w:tabs>
              <w:tab w:val="right" w:leader="dot" w:pos="9350"/>
            </w:tabs>
            <w:rPr>
              <w:del w:id="268" w:author="David Conklin" w:date="2020-11-09T17:34:00Z"/>
              <w:rFonts w:eastAsiaTheme="minorEastAsia"/>
              <w:noProof/>
            </w:rPr>
          </w:pPr>
          <w:del w:id="269" w:author="David Conklin" w:date="2020-11-09T17:34:00Z">
            <w:r w:rsidDel="004061C2">
              <w:rPr>
                <w:noProof/>
              </w:rPr>
              <w:fldChar w:fldCharType="begin"/>
            </w:r>
            <w:r w:rsidDel="004061C2">
              <w:rPr>
                <w:noProof/>
              </w:rPr>
              <w:delInstrText xml:space="preserve"> HYPERLINK \l "_Toc53219785" </w:delInstrText>
            </w:r>
            <w:r w:rsidDel="004061C2">
              <w:rPr>
                <w:noProof/>
              </w:rPr>
              <w:fldChar w:fldCharType="separate"/>
            </w:r>
          </w:del>
          <w:ins w:id="270" w:author="David Conklin" w:date="2020-11-09T17:34:00Z">
            <w:r w:rsidR="004061C2">
              <w:rPr>
                <w:b/>
                <w:bCs/>
                <w:noProof/>
              </w:rPr>
              <w:t>Error! Hyperlink reference not valid.</w:t>
            </w:r>
          </w:ins>
          <w:del w:id="271" w:author="David Conklin" w:date="2020-11-09T17:34:00Z">
            <w:r w:rsidR="006A13B7" w:rsidRPr="00885EEF" w:rsidDel="004061C2">
              <w:rPr>
                <w:rStyle w:val="Hyperlink"/>
                <w:noProof/>
              </w:rPr>
              <w:delText>Water years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_Toc53219785 \h </w:delInstrText>
            </w:r>
            <w:r w:rsidR="006A13B7" w:rsidDel="004061C2">
              <w:rPr>
                <w:noProof/>
                <w:webHidden/>
              </w:rPr>
            </w:r>
            <w:r w:rsidR="006A13B7" w:rsidDel="004061C2">
              <w:rPr>
                <w:noProof/>
                <w:webHidden/>
              </w:rPr>
              <w:fldChar w:fldCharType="separate"/>
            </w:r>
          </w:del>
          <w:del w:id="272" w:author="David Conklin" w:date="2020-11-09T07:32:00Z">
            <w:r w:rsidR="006A13B7" w:rsidDel="00286383">
              <w:rPr>
                <w:noProof/>
                <w:webHidden/>
              </w:rPr>
              <w:delText>13</w:delText>
            </w:r>
          </w:del>
          <w:del w:id="273" w:author="David Conklin" w:date="2020-11-09T17:34:00Z">
            <w:r w:rsidR="006A13B7" w:rsidDel="004061C2">
              <w:rPr>
                <w:noProof/>
                <w:webHidden/>
              </w:rPr>
              <w:fldChar w:fldCharType="end"/>
            </w:r>
            <w:r w:rsidDel="004061C2">
              <w:rPr>
                <w:noProof/>
              </w:rPr>
              <w:fldChar w:fldCharType="end"/>
            </w:r>
          </w:del>
        </w:p>
        <w:p w14:paraId="738BC227" w14:textId="74D45260" w:rsidR="006A13B7" w:rsidDel="004061C2" w:rsidRDefault="00286383">
          <w:pPr>
            <w:pStyle w:val="TOC1"/>
            <w:tabs>
              <w:tab w:val="right" w:leader="dot" w:pos="9350"/>
            </w:tabs>
            <w:rPr>
              <w:del w:id="274" w:author="David Conklin" w:date="2020-11-09T17:34:00Z"/>
              <w:rFonts w:eastAsiaTheme="minorEastAsia"/>
              <w:noProof/>
            </w:rPr>
          </w:pPr>
          <w:del w:id="275" w:author="David Conklin" w:date="2020-11-09T17:34:00Z">
            <w:r w:rsidDel="004061C2">
              <w:rPr>
                <w:noProof/>
              </w:rPr>
              <w:fldChar w:fldCharType="begin"/>
            </w:r>
            <w:r w:rsidDel="004061C2">
              <w:rPr>
                <w:noProof/>
              </w:rPr>
              <w:delInstrText xml:space="preserve"> HYPERLINK \l "_Toc53219786" </w:delInstrText>
            </w:r>
            <w:r w:rsidDel="004061C2">
              <w:rPr>
                <w:noProof/>
              </w:rPr>
              <w:fldChar w:fldCharType="separate"/>
            </w:r>
          </w:del>
          <w:ins w:id="276" w:author="David Conklin" w:date="2020-11-09T17:34:00Z">
            <w:r w:rsidR="004061C2">
              <w:rPr>
                <w:b/>
                <w:bCs/>
                <w:noProof/>
              </w:rPr>
              <w:t>Error! Hyperlink reference not valid.</w:t>
            </w:r>
          </w:ins>
          <w:del w:id="277" w:author="David Conklin" w:date="2020-11-09T17:34:00Z">
            <w:r w:rsidR="006A13B7" w:rsidRPr="00885EEF" w:rsidDel="004061C2">
              <w:rPr>
                <w:rStyle w:val="Hyperlink"/>
                <w:noProof/>
              </w:rPr>
              <w:delText>Climate data</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_Toc53219786 \h </w:delInstrText>
            </w:r>
            <w:r w:rsidR="006A13B7" w:rsidDel="004061C2">
              <w:rPr>
                <w:noProof/>
                <w:webHidden/>
              </w:rPr>
            </w:r>
            <w:r w:rsidR="006A13B7" w:rsidDel="004061C2">
              <w:rPr>
                <w:noProof/>
                <w:webHidden/>
              </w:rPr>
              <w:fldChar w:fldCharType="separate"/>
            </w:r>
          </w:del>
          <w:del w:id="278" w:author="David Conklin" w:date="2020-11-09T07:32:00Z">
            <w:r w:rsidR="006A13B7" w:rsidDel="00286383">
              <w:rPr>
                <w:noProof/>
                <w:webHidden/>
              </w:rPr>
              <w:delText>13</w:delText>
            </w:r>
          </w:del>
          <w:del w:id="279" w:author="David Conklin" w:date="2020-11-09T17:34:00Z">
            <w:r w:rsidR="006A13B7" w:rsidDel="004061C2">
              <w:rPr>
                <w:noProof/>
                <w:webHidden/>
              </w:rPr>
              <w:fldChar w:fldCharType="end"/>
            </w:r>
            <w:r w:rsidDel="004061C2">
              <w:rPr>
                <w:noProof/>
              </w:rPr>
              <w:fldChar w:fldCharType="end"/>
            </w:r>
          </w:del>
        </w:p>
        <w:p w14:paraId="53A4361F" w14:textId="2C805AC6" w:rsidR="006A13B7" w:rsidDel="004061C2" w:rsidRDefault="00286383">
          <w:pPr>
            <w:pStyle w:val="TOC2"/>
            <w:tabs>
              <w:tab w:val="right" w:leader="dot" w:pos="9350"/>
            </w:tabs>
            <w:rPr>
              <w:del w:id="280" w:author="David Conklin" w:date="2020-11-09T17:34:00Z"/>
              <w:rFonts w:eastAsiaTheme="minorEastAsia"/>
              <w:noProof/>
            </w:rPr>
          </w:pPr>
          <w:del w:id="281" w:author="David Conklin" w:date="2020-11-09T17:34:00Z">
            <w:r w:rsidDel="004061C2">
              <w:rPr>
                <w:noProof/>
              </w:rPr>
              <w:fldChar w:fldCharType="begin"/>
            </w:r>
            <w:r w:rsidDel="004061C2">
              <w:rPr>
                <w:noProof/>
              </w:rPr>
              <w:delInstrText xml:space="preserve"> HYPERLINK \l "_Toc53219787" </w:delInstrText>
            </w:r>
            <w:r w:rsidDel="004061C2">
              <w:rPr>
                <w:noProof/>
              </w:rPr>
              <w:fldChar w:fldCharType="separate"/>
            </w:r>
          </w:del>
          <w:ins w:id="282" w:author="David Conklin" w:date="2020-11-09T17:34:00Z">
            <w:r w:rsidR="004061C2">
              <w:rPr>
                <w:b/>
                <w:bCs/>
                <w:noProof/>
              </w:rPr>
              <w:t>Error! Hyperlink reference not valid.</w:t>
            </w:r>
          </w:ins>
          <w:del w:id="283" w:author="David Conklin" w:date="2020-11-09T17:34:00Z">
            <w:r w:rsidR="006A13B7" w:rsidRPr="00885EEF" w:rsidDel="004061C2">
              <w:rPr>
                <w:rStyle w:val="Hyperlink"/>
                <w:noProof/>
              </w:rPr>
              <w:delText>Numbered climate scenarios in the model</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_Toc53219787 \h </w:delInstrText>
            </w:r>
            <w:r w:rsidR="006A13B7" w:rsidDel="004061C2">
              <w:rPr>
                <w:noProof/>
                <w:webHidden/>
              </w:rPr>
            </w:r>
            <w:r w:rsidR="006A13B7" w:rsidDel="004061C2">
              <w:rPr>
                <w:noProof/>
                <w:webHidden/>
              </w:rPr>
              <w:fldChar w:fldCharType="separate"/>
            </w:r>
          </w:del>
          <w:del w:id="284" w:author="David Conklin" w:date="2020-11-09T07:32:00Z">
            <w:r w:rsidR="006A13B7" w:rsidDel="00286383">
              <w:rPr>
                <w:noProof/>
                <w:webHidden/>
              </w:rPr>
              <w:delText>13</w:delText>
            </w:r>
          </w:del>
          <w:del w:id="285" w:author="David Conklin" w:date="2020-11-09T17:34:00Z">
            <w:r w:rsidR="006A13B7" w:rsidDel="004061C2">
              <w:rPr>
                <w:noProof/>
                <w:webHidden/>
              </w:rPr>
              <w:fldChar w:fldCharType="end"/>
            </w:r>
            <w:r w:rsidDel="004061C2">
              <w:rPr>
                <w:noProof/>
              </w:rPr>
              <w:fldChar w:fldCharType="end"/>
            </w:r>
          </w:del>
        </w:p>
        <w:p w14:paraId="5DBD2916" w14:textId="1E07269E" w:rsidR="006A13B7" w:rsidDel="004061C2" w:rsidRDefault="00286383">
          <w:pPr>
            <w:pStyle w:val="TOC2"/>
            <w:tabs>
              <w:tab w:val="right" w:leader="dot" w:pos="9350"/>
            </w:tabs>
            <w:rPr>
              <w:del w:id="286" w:author="David Conklin" w:date="2020-11-09T17:34:00Z"/>
              <w:rFonts w:eastAsiaTheme="minorEastAsia"/>
              <w:noProof/>
            </w:rPr>
          </w:pPr>
          <w:del w:id="287" w:author="David Conklin" w:date="2020-11-09T17:34:00Z">
            <w:r w:rsidDel="004061C2">
              <w:rPr>
                <w:noProof/>
              </w:rPr>
              <w:fldChar w:fldCharType="begin"/>
            </w:r>
            <w:r w:rsidDel="004061C2">
              <w:rPr>
                <w:noProof/>
              </w:rPr>
              <w:delInstrText xml:space="preserve"> HYPERLINK \l "_Toc53219788" </w:delInstrText>
            </w:r>
            <w:r w:rsidDel="004061C2">
              <w:rPr>
                <w:noProof/>
              </w:rPr>
              <w:fldChar w:fldCharType="separate"/>
            </w:r>
          </w:del>
          <w:ins w:id="288" w:author="David Conklin" w:date="2020-11-09T17:34:00Z">
            <w:r w:rsidR="004061C2">
              <w:rPr>
                <w:b/>
                <w:bCs/>
                <w:noProof/>
              </w:rPr>
              <w:t>Error! Hyperlink reference not valid.</w:t>
            </w:r>
          </w:ins>
          <w:del w:id="289" w:author="David Conklin" w:date="2020-11-09T17:34:00Z">
            <w:r w:rsidR="006A13B7" w:rsidRPr="00885EEF" w:rsidDel="004061C2">
              <w:rPr>
                <w:rStyle w:val="Hyperlink"/>
                <w:noProof/>
              </w:rPr>
              <w:delText>Monthly and seasonal weather data</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_Toc53219788 \h </w:delInstrText>
            </w:r>
            <w:r w:rsidR="006A13B7" w:rsidDel="004061C2">
              <w:rPr>
                <w:noProof/>
                <w:webHidden/>
              </w:rPr>
            </w:r>
            <w:r w:rsidR="006A13B7" w:rsidDel="004061C2">
              <w:rPr>
                <w:noProof/>
                <w:webHidden/>
              </w:rPr>
              <w:fldChar w:fldCharType="separate"/>
            </w:r>
          </w:del>
          <w:del w:id="290" w:author="David Conklin" w:date="2020-11-09T07:32:00Z">
            <w:r w:rsidR="006A13B7" w:rsidDel="00286383">
              <w:rPr>
                <w:noProof/>
                <w:webHidden/>
              </w:rPr>
              <w:delText>14</w:delText>
            </w:r>
          </w:del>
          <w:del w:id="291" w:author="David Conklin" w:date="2020-11-09T17:34:00Z">
            <w:r w:rsidR="006A13B7" w:rsidDel="004061C2">
              <w:rPr>
                <w:noProof/>
                <w:webHidden/>
              </w:rPr>
              <w:fldChar w:fldCharType="end"/>
            </w:r>
            <w:r w:rsidDel="004061C2">
              <w:rPr>
                <w:noProof/>
              </w:rPr>
              <w:fldChar w:fldCharType="end"/>
            </w:r>
          </w:del>
        </w:p>
        <w:p w14:paraId="3CDE2B6D" w14:textId="15275855" w:rsidR="006A13B7" w:rsidDel="004061C2" w:rsidRDefault="00286383">
          <w:pPr>
            <w:pStyle w:val="TOC2"/>
            <w:tabs>
              <w:tab w:val="right" w:leader="dot" w:pos="9350"/>
            </w:tabs>
            <w:rPr>
              <w:del w:id="292" w:author="David Conklin" w:date="2020-11-09T17:34:00Z"/>
              <w:rFonts w:eastAsiaTheme="minorEastAsia"/>
              <w:noProof/>
            </w:rPr>
          </w:pPr>
          <w:del w:id="293" w:author="David Conklin" w:date="2020-11-09T17:34:00Z">
            <w:r w:rsidDel="004061C2">
              <w:rPr>
                <w:noProof/>
              </w:rPr>
              <w:fldChar w:fldCharType="begin"/>
            </w:r>
            <w:r w:rsidDel="004061C2">
              <w:rPr>
                <w:noProof/>
              </w:rPr>
              <w:delInstrText xml:space="preserve"> HYPERLINK \l "_Toc53219789" </w:delInstrText>
            </w:r>
            <w:r w:rsidDel="004061C2">
              <w:rPr>
                <w:noProof/>
              </w:rPr>
              <w:fldChar w:fldCharType="separate"/>
            </w:r>
          </w:del>
          <w:ins w:id="294" w:author="David Conklin" w:date="2020-11-09T17:34:00Z">
            <w:r w:rsidR="004061C2">
              <w:rPr>
                <w:b/>
                <w:bCs/>
                <w:noProof/>
              </w:rPr>
              <w:t>Error! Hyperlink reference not valid.</w:t>
            </w:r>
          </w:ins>
          <w:del w:id="295" w:author="David Conklin" w:date="2020-11-09T17:34:00Z">
            <w:r w:rsidR="006A13B7" w:rsidRPr="00885EEF" w:rsidDel="004061C2">
              <w:rPr>
                <w:rStyle w:val="Hyperlink"/>
                <w:noProof/>
              </w:rPr>
              <w:delText>Climate data grids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_Toc53219789 \h </w:delInstrText>
            </w:r>
            <w:r w:rsidR="006A13B7" w:rsidDel="004061C2">
              <w:rPr>
                <w:noProof/>
                <w:webHidden/>
              </w:rPr>
            </w:r>
            <w:r w:rsidR="006A13B7" w:rsidDel="004061C2">
              <w:rPr>
                <w:noProof/>
                <w:webHidden/>
              </w:rPr>
              <w:fldChar w:fldCharType="separate"/>
            </w:r>
          </w:del>
          <w:del w:id="296" w:author="David Conklin" w:date="2020-11-09T07:32:00Z">
            <w:r w:rsidR="006A13B7" w:rsidDel="00286383">
              <w:rPr>
                <w:noProof/>
                <w:webHidden/>
              </w:rPr>
              <w:delText>15</w:delText>
            </w:r>
          </w:del>
          <w:del w:id="297" w:author="David Conklin" w:date="2020-11-09T17:34:00Z">
            <w:r w:rsidR="006A13B7" w:rsidDel="004061C2">
              <w:rPr>
                <w:noProof/>
                <w:webHidden/>
              </w:rPr>
              <w:fldChar w:fldCharType="end"/>
            </w:r>
            <w:r w:rsidDel="004061C2">
              <w:rPr>
                <w:noProof/>
              </w:rPr>
              <w:fldChar w:fldCharType="end"/>
            </w:r>
          </w:del>
        </w:p>
        <w:p w14:paraId="3234C6CC" w14:textId="08BD6947" w:rsidR="006A13B7" w:rsidDel="004061C2" w:rsidRDefault="00286383">
          <w:pPr>
            <w:pStyle w:val="TOC3"/>
            <w:tabs>
              <w:tab w:val="right" w:leader="dot" w:pos="9350"/>
            </w:tabs>
            <w:rPr>
              <w:del w:id="298" w:author="David Conklin" w:date="2020-11-09T17:34:00Z"/>
              <w:rFonts w:eastAsiaTheme="minorEastAsia"/>
              <w:noProof/>
            </w:rPr>
          </w:pPr>
          <w:del w:id="299" w:author="David Conklin" w:date="2020-11-09T17:34:00Z">
            <w:r w:rsidDel="004061C2">
              <w:rPr>
                <w:noProof/>
              </w:rPr>
              <w:fldChar w:fldCharType="begin"/>
            </w:r>
            <w:r w:rsidDel="004061C2">
              <w:rPr>
                <w:noProof/>
              </w:rPr>
              <w:delInstrText xml:space="preserve"> HYPERLINK \l "_Toc53219790" </w:delInstrText>
            </w:r>
            <w:r w:rsidDel="004061C2">
              <w:rPr>
                <w:noProof/>
              </w:rPr>
              <w:fldChar w:fldCharType="separate"/>
            </w:r>
          </w:del>
          <w:ins w:id="300" w:author="David Conklin" w:date="2020-11-09T17:34:00Z">
            <w:r w:rsidR="004061C2">
              <w:rPr>
                <w:b/>
                <w:bCs/>
                <w:noProof/>
              </w:rPr>
              <w:t>Error! Hyperlink reference not valid.</w:t>
            </w:r>
          </w:ins>
          <w:del w:id="301" w:author="David Conklin" w:date="2020-11-09T17:34:00Z">
            <w:r w:rsidR="006A13B7" w:rsidRPr="00885EEF" w:rsidDel="004061C2">
              <w:rPr>
                <w:rStyle w:val="Hyperlink"/>
                <w:noProof/>
              </w:rPr>
              <w:delText>The WW2100 climate grid</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_Toc53219790 \h </w:delInstrText>
            </w:r>
            <w:r w:rsidR="006A13B7" w:rsidDel="004061C2">
              <w:rPr>
                <w:noProof/>
                <w:webHidden/>
              </w:rPr>
            </w:r>
            <w:r w:rsidR="006A13B7" w:rsidDel="004061C2">
              <w:rPr>
                <w:noProof/>
                <w:webHidden/>
              </w:rPr>
              <w:fldChar w:fldCharType="separate"/>
            </w:r>
          </w:del>
          <w:del w:id="302" w:author="David Conklin" w:date="2020-11-09T07:32:00Z">
            <w:r w:rsidR="006A13B7" w:rsidDel="00286383">
              <w:rPr>
                <w:noProof/>
                <w:webHidden/>
              </w:rPr>
              <w:delText>15</w:delText>
            </w:r>
          </w:del>
          <w:del w:id="303" w:author="David Conklin" w:date="2020-11-09T17:34:00Z">
            <w:r w:rsidR="006A13B7" w:rsidDel="004061C2">
              <w:rPr>
                <w:noProof/>
                <w:webHidden/>
              </w:rPr>
              <w:fldChar w:fldCharType="end"/>
            </w:r>
            <w:r w:rsidDel="004061C2">
              <w:rPr>
                <w:noProof/>
              </w:rPr>
              <w:fldChar w:fldCharType="end"/>
            </w:r>
          </w:del>
        </w:p>
        <w:p w14:paraId="2DBB3D8D" w14:textId="7610F9B5" w:rsidR="006A13B7" w:rsidDel="004061C2" w:rsidRDefault="00286383">
          <w:pPr>
            <w:pStyle w:val="TOC3"/>
            <w:tabs>
              <w:tab w:val="right" w:leader="dot" w:pos="9350"/>
            </w:tabs>
            <w:rPr>
              <w:del w:id="304" w:author="David Conklin" w:date="2020-11-09T17:34:00Z"/>
              <w:rFonts w:eastAsiaTheme="minorEastAsia"/>
              <w:noProof/>
            </w:rPr>
          </w:pPr>
          <w:del w:id="305" w:author="David Conklin" w:date="2020-11-09T17:34:00Z">
            <w:r w:rsidDel="004061C2">
              <w:rPr>
                <w:noProof/>
              </w:rPr>
              <w:fldChar w:fldCharType="begin"/>
            </w:r>
            <w:r w:rsidDel="004061C2">
              <w:rPr>
                <w:noProof/>
              </w:rPr>
              <w:delInstrText xml:space="preserve"> HYPERLINK \l "_Toc53219791" </w:delInstrText>
            </w:r>
            <w:r w:rsidDel="004061C2">
              <w:rPr>
                <w:noProof/>
              </w:rPr>
              <w:fldChar w:fldCharType="separate"/>
            </w:r>
          </w:del>
          <w:ins w:id="306" w:author="David Conklin" w:date="2020-11-09T17:34:00Z">
            <w:r w:rsidR="004061C2">
              <w:rPr>
                <w:b/>
                <w:bCs/>
                <w:noProof/>
              </w:rPr>
              <w:t>Error! Hyperlink reference not valid.</w:t>
            </w:r>
          </w:ins>
          <w:del w:id="307" w:author="David Conklin" w:date="2020-11-09T17:34:00Z">
            <w:r w:rsidR="006A13B7" w:rsidRPr="00885EEF" w:rsidDel="004061C2">
              <w:rPr>
                <w:rStyle w:val="Hyperlink"/>
                <w:noProof/>
              </w:rPr>
              <w:delText>The v2 climate grid</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_Toc53219791 \h </w:delInstrText>
            </w:r>
            <w:r w:rsidR="006A13B7" w:rsidDel="004061C2">
              <w:rPr>
                <w:noProof/>
                <w:webHidden/>
              </w:rPr>
            </w:r>
            <w:r w:rsidR="006A13B7" w:rsidDel="004061C2">
              <w:rPr>
                <w:noProof/>
                <w:webHidden/>
              </w:rPr>
              <w:fldChar w:fldCharType="separate"/>
            </w:r>
          </w:del>
          <w:del w:id="308" w:author="David Conklin" w:date="2020-11-09T07:32:00Z">
            <w:r w:rsidR="006A13B7" w:rsidDel="00286383">
              <w:rPr>
                <w:noProof/>
                <w:webHidden/>
              </w:rPr>
              <w:delText>16</w:delText>
            </w:r>
          </w:del>
          <w:del w:id="309" w:author="David Conklin" w:date="2020-11-09T17:34:00Z">
            <w:r w:rsidR="006A13B7" w:rsidDel="004061C2">
              <w:rPr>
                <w:noProof/>
                <w:webHidden/>
              </w:rPr>
              <w:fldChar w:fldCharType="end"/>
            </w:r>
            <w:r w:rsidDel="004061C2">
              <w:rPr>
                <w:noProof/>
              </w:rPr>
              <w:fldChar w:fldCharType="end"/>
            </w:r>
          </w:del>
        </w:p>
        <w:p w14:paraId="033521F8" w14:textId="6CDE0B79" w:rsidR="006A13B7" w:rsidDel="004061C2" w:rsidRDefault="00286383">
          <w:pPr>
            <w:pStyle w:val="TOC2"/>
            <w:tabs>
              <w:tab w:val="right" w:leader="dot" w:pos="9350"/>
            </w:tabs>
            <w:rPr>
              <w:del w:id="310" w:author="David Conklin" w:date="2020-11-09T17:34:00Z"/>
              <w:rFonts w:eastAsiaTheme="minorEastAsia"/>
              <w:noProof/>
            </w:rPr>
          </w:pPr>
          <w:del w:id="311" w:author="David Conklin" w:date="2020-11-09T17:34:00Z">
            <w:r w:rsidDel="004061C2">
              <w:rPr>
                <w:noProof/>
              </w:rPr>
              <w:fldChar w:fldCharType="begin"/>
            </w:r>
            <w:r w:rsidDel="004061C2">
              <w:rPr>
                <w:noProof/>
              </w:rPr>
              <w:delInstrText xml:space="preserve"> HYPERLINK \l "_Toc53219792" </w:delInstrText>
            </w:r>
            <w:r w:rsidDel="004061C2">
              <w:rPr>
                <w:noProof/>
              </w:rPr>
              <w:fldChar w:fldCharType="separate"/>
            </w:r>
          </w:del>
          <w:ins w:id="312" w:author="David Conklin" w:date="2020-11-09T17:34:00Z">
            <w:r w:rsidR="004061C2">
              <w:rPr>
                <w:b/>
                <w:bCs/>
                <w:noProof/>
              </w:rPr>
              <w:t>Error! Hyperlink reference not valid.</w:t>
            </w:r>
          </w:ins>
          <w:del w:id="313" w:author="David Conklin" w:date="2020-11-09T17:34:00Z">
            <w:r w:rsidR="006A13B7" w:rsidRPr="00885EEF" w:rsidDel="004061C2">
              <w:rPr>
                <w:rStyle w:val="Hyperlink"/>
                <w:noProof/>
              </w:rPr>
              <w:delText>How climate data is looked up</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_Toc53219792 \h </w:delInstrText>
            </w:r>
            <w:r w:rsidR="006A13B7" w:rsidDel="004061C2">
              <w:rPr>
                <w:noProof/>
                <w:webHidden/>
              </w:rPr>
            </w:r>
            <w:r w:rsidR="006A13B7" w:rsidDel="004061C2">
              <w:rPr>
                <w:noProof/>
                <w:webHidden/>
              </w:rPr>
              <w:fldChar w:fldCharType="separate"/>
            </w:r>
          </w:del>
          <w:del w:id="314" w:author="David Conklin" w:date="2020-11-09T07:32:00Z">
            <w:r w:rsidR="006A13B7" w:rsidDel="00286383">
              <w:rPr>
                <w:noProof/>
                <w:webHidden/>
              </w:rPr>
              <w:delText>16</w:delText>
            </w:r>
          </w:del>
          <w:del w:id="315" w:author="David Conklin" w:date="2020-11-09T17:34:00Z">
            <w:r w:rsidR="006A13B7" w:rsidDel="004061C2">
              <w:rPr>
                <w:noProof/>
                <w:webHidden/>
              </w:rPr>
              <w:fldChar w:fldCharType="end"/>
            </w:r>
            <w:r w:rsidDel="004061C2">
              <w:rPr>
                <w:noProof/>
              </w:rPr>
              <w:fldChar w:fldCharType="end"/>
            </w:r>
          </w:del>
        </w:p>
        <w:p w14:paraId="2864CF1B" w14:textId="30CD2043" w:rsidR="006A13B7" w:rsidDel="004061C2" w:rsidRDefault="00286383">
          <w:pPr>
            <w:pStyle w:val="TOC2"/>
            <w:tabs>
              <w:tab w:val="right" w:leader="dot" w:pos="9350"/>
            </w:tabs>
            <w:rPr>
              <w:del w:id="316" w:author="David Conklin" w:date="2020-11-09T17:34:00Z"/>
              <w:rFonts w:eastAsiaTheme="minorEastAsia"/>
              <w:noProof/>
            </w:rPr>
          </w:pPr>
          <w:del w:id="317" w:author="David Conklin" w:date="2020-11-09T17:34:00Z">
            <w:r w:rsidDel="004061C2">
              <w:rPr>
                <w:noProof/>
              </w:rPr>
              <w:fldChar w:fldCharType="begin"/>
            </w:r>
            <w:r w:rsidDel="004061C2">
              <w:rPr>
                <w:noProof/>
              </w:rPr>
              <w:delInstrText xml:space="preserve"> HYPERLINK \l "_Toc53219793" </w:delInstrText>
            </w:r>
            <w:r w:rsidDel="004061C2">
              <w:rPr>
                <w:noProof/>
              </w:rPr>
              <w:fldChar w:fldCharType="separate"/>
            </w:r>
          </w:del>
          <w:ins w:id="318" w:author="David Conklin" w:date="2020-11-09T17:34:00Z">
            <w:r w:rsidR="004061C2">
              <w:rPr>
                <w:b/>
                <w:bCs/>
                <w:noProof/>
              </w:rPr>
              <w:t>Error! Hyperlink reference not valid.</w:t>
            </w:r>
          </w:ins>
          <w:del w:id="319" w:author="David Conklin" w:date="2020-11-09T17:34:00Z">
            <w:r w:rsidR="006A13B7" w:rsidRPr="00885EEF" w:rsidDel="004061C2">
              <w:rPr>
                <w:rStyle w:val="Hyperlink"/>
                <w:noProof/>
              </w:rPr>
              <w:delText>What is in a climate dataset</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_Toc53219793 \h </w:delInstrText>
            </w:r>
            <w:r w:rsidR="006A13B7" w:rsidDel="004061C2">
              <w:rPr>
                <w:noProof/>
                <w:webHidden/>
              </w:rPr>
            </w:r>
            <w:r w:rsidR="006A13B7" w:rsidDel="004061C2">
              <w:rPr>
                <w:noProof/>
                <w:webHidden/>
              </w:rPr>
              <w:fldChar w:fldCharType="separate"/>
            </w:r>
          </w:del>
          <w:del w:id="320" w:author="David Conklin" w:date="2020-11-09T07:32:00Z">
            <w:r w:rsidR="006A13B7" w:rsidDel="00286383">
              <w:rPr>
                <w:noProof/>
                <w:webHidden/>
              </w:rPr>
              <w:delText>16</w:delText>
            </w:r>
          </w:del>
          <w:del w:id="321" w:author="David Conklin" w:date="2020-11-09T17:34:00Z">
            <w:r w:rsidR="006A13B7" w:rsidDel="004061C2">
              <w:rPr>
                <w:noProof/>
                <w:webHidden/>
              </w:rPr>
              <w:fldChar w:fldCharType="end"/>
            </w:r>
            <w:r w:rsidDel="004061C2">
              <w:rPr>
                <w:noProof/>
              </w:rPr>
              <w:fldChar w:fldCharType="end"/>
            </w:r>
          </w:del>
        </w:p>
        <w:p w14:paraId="3E6A1880" w14:textId="789A5983" w:rsidR="006A13B7" w:rsidDel="004061C2" w:rsidRDefault="00286383">
          <w:pPr>
            <w:pStyle w:val="TOC1"/>
            <w:tabs>
              <w:tab w:val="right" w:leader="dot" w:pos="9350"/>
            </w:tabs>
            <w:rPr>
              <w:del w:id="322" w:author="David Conklin" w:date="2020-11-09T17:34:00Z"/>
              <w:rFonts w:eastAsiaTheme="minorEastAsia"/>
              <w:noProof/>
            </w:rPr>
          </w:pPr>
          <w:del w:id="323" w:author="David Conklin" w:date="2020-11-09T17:34:00Z">
            <w:r w:rsidDel="004061C2">
              <w:rPr>
                <w:noProof/>
              </w:rPr>
              <w:fldChar w:fldCharType="begin"/>
            </w:r>
            <w:r w:rsidDel="004061C2">
              <w:rPr>
                <w:noProof/>
              </w:rPr>
              <w:delInstrText xml:space="preserve"> HYPERLINK \l "_Toc53219794" </w:delInstrText>
            </w:r>
            <w:r w:rsidDel="004061C2">
              <w:rPr>
                <w:noProof/>
              </w:rPr>
              <w:fldChar w:fldCharType="separate"/>
            </w:r>
          </w:del>
          <w:ins w:id="324" w:author="David Conklin" w:date="2020-11-09T17:34:00Z">
            <w:r w:rsidR="004061C2">
              <w:rPr>
                <w:b/>
                <w:bCs/>
                <w:noProof/>
              </w:rPr>
              <w:t>Error! Hyperlink reference not valid.</w:t>
            </w:r>
          </w:ins>
          <w:del w:id="325" w:author="David Conklin" w:date="2020-11-09T17:34:00Z">
            <w:r w:rsidR="006A13B7" w:rsidRPr="00885EEF" w:rsidDel="004061C2">
              <w:rPr>
                <w:rStyle w:val="Hyperlink"/>
                <w:noProof/>
              </w:rPr>
              <w:delText>Water rights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_Toc53219794 \h </w:delInstrText>
            </w:r>
            <w:r w:rsidR="006A13B7" w:rsidDel="004061C2">
              <w:rPr>
                <w:noProof/>
                <w:webHidden/>
              </w:rPr>
            </w:r>
            <w:r w:rsidR="006A13B7" w:rsidDel="004061C2">
              <w:rPr>
                <w:noProof/>
                <w:webHidden/>
              </w:rPr>
              <w:fldChar w:fldCharType="separate"/>
            </w:r>
          </w:del>
          <w:del w:id="326" w:author="David Conklin" w:date="2020-11-09T07:32:00Z">
            <w:r w:rsidR="006A13B7" w:rsidDel="00286383">
              <w:rPr>
                <w:noProof/>
                <w:webHidden/>
              </w:rPr>
              <w:delText>17</w:delText>
            </w:r>
          </w:del>
          <w:del w:id="327" w:author="David Conklin" w:date="2020-11-09T17:34:00Z">
            <w:r w:rsidR="006A13B7" w:rsidDel="004061C2">
              <w:rPr>
                <w:noProof/>
                <w:webHidden/>
              </w:rPr>
              <w:fldChar w:fldCharType="end"/>
            </w:r>
            <w:r w:rsidDel="004061C2">
              <w:rPr>
                <w:noProof/>
              </w:rPr>
              <w:fldChar w:fldCharType="end"/>
            </w:r>
          </w:del>
        </w:p>
        <w:p w14:paraId="073AC13E" w14:textId="574418C6" w:rsidR="006A13B7" w:rsidDel="004061C2" w:rsidRDefault="00286383">
          <w:pPr>
            <w:pStyle w:val="TOC2"/>
            <w:tabs>
              <w:tab w:val="right" w:leader="dot" w:pos="9350"/>
            </w:tabs>
            <w:rPr>
              <w:del w:id="328" w:author="David Conklin" w:date="2020-11-09T17:34:00Z"/>
              <w:rFonts w:eastAsiaTheme="minorEastAsia"/>
              <w:noProof/>
            </w:rPr>
          </w:pPr>
          <w:del w:id="329" w:author="David Conklin" w:date="2020-11-09T17:34:00Z">
            <w:r w:rsidDel="004061C2">
              <w:rPr>
                <w:noProof/>
              </w:rPr>
              <w:fldChar w:fldCharType="begin"/>
            </w:r>
            <w:r w:rsidDel="004061C2">
              <w:rPr>
                <w:noProof/>
              </w:rPr>
              <w:delInstrText xml:space="preserve"> HYPERLINK \l "_Toc53219795" </w:delInstrText>
            </w:r>
            <w:r w:rsidDel="004061C2">
              <w:rPr>
                <w:noProof/>
              </w:rPr>
              <w:fldChar w:fldCharType="separate"/>
            </w:r>
          </w:del>
          <w:ins w:id="330" w:author="David Conklin" w:date="2020-11-09T17:34:00Z">
            <w:r w:rsidR="004061C2">
              <w:rPr>
                <w:b/>
                <w:bCs/>
                <w:noProof/>
              </w:rPr>
              <w:t>Error! Hyperlink reference not valid.</w:t>
            </w:r>
          </w:ins>
          <w:del w:id="331" w:author="David Conklin" w:date="2020-11-09T17:34:00Z">
            <w:r w:rsidR="006A13B7" w:rsidRPr="00885EEF" w:rsidDel="004061C2">
              <w:rPr>
                <w:rStyle w:val="Hyperlink"/>
                <w:noProof/>
              </w:rPr>
              <w:delText>Water rights data</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_Toc53219795 \h </w:delInstrText>
            </w:r>
            <w:r w:rsidR="006A13B7" w:rsidDel="004061C2">
              <w:rPr>
                <w:noProof/>
                <w:webHidden/>
              </w:rPr>
            </w:r>
            <w:r w:rsidR="006A13B7" w:rsidDel="004061C2">
              <w:rPr>
                <w:noProof/>
                <w:webHidden/>
              </w:rPr>
              <w:fldChar w:fldCharType="separate"/>
            </w:r>
          </w:del>
          <w:del w:id="332" w:author="David Conklin" w:date="2020-11-09T07:32:00Z">
            <w:r w:rsidR="006A13B7" w:rsidDel="00286383">
              <w:rPr>
                <w:noProof/>
                <w:webHidden/>
              </w:rPr>
              <w:delText>17</w:delText>
            </w:r>
          </w:del>
          <w:del w:id="333" w:author="David Conklin" w:date="2020-11-09T17:34:00Z">
            <w:r w:rsidR="006A13B7" w:rsidDel="004061C2">
              <w:rPr>
                <w:noProof/>
                <w:webHidden/>
              </w:rPr>
              <w:fldChar w:fldCharType="end"/>
            </w:r>
            <w:r w:rsidDel="004061C2">
              <w:rPr>
                <w:noProof/>
              </w:rPr>
              <w:fldChar w:fldCharType="end"/>
            </w:r>
          </w:del>
        </w:p>
        <w:p w14:paraId="741419B9" w14:textId="7DAE8789" w:rsidR="006A13B7" w:rsidDel="004061C2" w:rsidRDefault="00286383">
          <w:pPr>
            <w:pStyle w:val="TOC2"/>
            <w:tabs>
              <w:tab w:val="right" w:leader="dot" w:pos="9350"/>
            </w:tabs>
            <w:rPr>
              <w:del w:id="334" w:author="David Conklin" w:date="2020-11-09T17:34:00Z"/>
              <w:rFonts w:eastAsiaTheme="minorEastAsia"/>
              <w:noProof/>
            </w:rPr>
          </w:pPr>
          <w:del w:id="335" w:author="David Conklin" w:date="2020-11-09T17:34:00Z">
            <w:r w:rsidDel="004061C2">
              <w:rPr>
                <w:noProof/>
              </w:rPr>
              <w:fldChar w:fldCharType="begin"/>
            </w:r>
            <w:r w:rsidDel="004061C2">
              <w:rPr>
                <w:noProof/>
              </w:rPr>
              <w:delInstrText xml:space="preserve"> HYPERLINK \l "_Toc53219796" </w:delInstrText>
            </w:r>
            <w:r w:rsidDel="004061C2">
              <w:rPr>
                <w:noProof/>
              </w:rPr>
              <w:fldChar w:fldCharType="separate"/>
            </w:r>
          </w:del>
          <w:ins w:id="336" w:author="David Conklin" w:date="2020-11-09T17:34:00Z">
            <w:r w:rsidR="004061C2">
              <w:rPr>
                <w:b/>
                <w:bCs/>
                <w:noProof/>
              </w:rPr>
              <w:t>Error! Hyperlink reference not valid.</w:t>
            </w:r>
          </w:ins>
          <w:del w:id="337" w:author="David Conklin" w:date="2020-11-09T17:34:00Z">
            <w:r w:rsidR="006A13B7" w:rsidRPr="00885EEF" w:rsidDel="004061C2">
              <w:rPr>
                <w:rStyle w:val="Hyperlink"/>
                <w:noProof/>
              </w:rPr>
              <w:delText>The wr_pods.csv file</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_Toc53219796 \h </w:delInstrText>
            </w:r>
            <w:r w:rsidR="006A13B7" w:rsidDel="004061C2">
              <w:rPr>
                <w:noProof/>
                <w:webHidden/>
              </w:rPr>
            </w:r>
            <w:r w:rsidR="006A13B7" w:rsidDel="004061C2">
              <w:rPr>
                <w:noProof/>
                <w:webHidden/>
              </w:rPr>
              <w:fldChar w:fldCharType="separate"/>
            </w:r>
          </w:del>
          <w:del w:id="338" w:author="David Conklin" w:date="2020-11-09T07:32:00Z">
            <w:r w:rsidR="006A13B7" w:rsidDel="00286383">
              <w:rPr>
                <w:noProof/>
                <w:webHidden/>
              </w:rPr>
              <w:delText>18</w:delText>
            </w:r>
          </w:del>
          <w:del w:id="339" w:author="David Conklin" w:date="2020-11-09T17:34:00Z">
            <w:r w:rsidR="006A13B7" w:rsidDel="004061C2">
              <w:rPr>
                <w:noProof/>
                <w:webHidden/>
              </w:rPr>
              <w:fldChar w:fldCharType="end"/>
            </w:r>
            <w:r w:rsidDel="004061C2">
              <w:rPr>
                <w:noProof/>
              </w:rPr>
              <w:fldChar w:fldCharType="end"/>
            </w:r>
          </w:del>
        </w:p>
        <w:p w14:paraId="422BC2DF" w14:textId="2E122F2D" w:rsidR="006A13B7" w:rsidDel="004061C2" w:rsidRDefault="00286383">
          <w:pPr>
            <w:pStyle w:val="TOC2"/>
            <w:tabs>
              <w:tab w:val="right" w:leader="dot" w:pos="9350"/>
            </w:tabs>
            <w:rPr>
              <w:del w:id="340" w:author="David Conklin" w:date="2020-11-09T17:34:00Z"/>
              <w:rFonts w:eastAsiaTheme="minorEastAsia"/>
              <w:noProof/>
            </w:rPr>
          </w:pPr>
          <w:del w:id="341" w:author="David Conklin" w:date="2020-11-09T17:34:00Z">
            <w:r w:rsidDel="004061C2">
              <w:rPr>
                <w:noProof/>
              </w:rPr>
              <w:fldChar w:fldCharType="begin"/>
            </w:r>
            <w:r w:rsidDel="004061C2">
              <w:rPr>
                <w:noProof/>
              </w:rPr>
              <w:delInstrText xml:space="preserve"> HYPERLINK \l "_Toc53219797" </w:delInstrText>
            </w:r>
            <w:r w:rsidDel="004061C2">
              <w:rPr>
                <w:noProof/>
              </w:rPr>
              <w:fldChar w:fldCharType="separate"/>
            </w:r>
          </w:del>
          <w:ins w:id="342" w:author="David Conklin" w:date="2020-11-09T17:34:00Z">
            <w:r w:rsidR="004061C2">
              <w:rPr>
                <w:b/>
                <w:bCs/>
                <w:noProof/>
              </w:rPr>
              <w:t>Error! Hyperlink reference not valid.</w:t>
            </w:r>
          </w:ins>
          <w:del w:id="343" w:author="David Conklin" w:date="2020-11-09T17:34:00Z">
            <w:r w:rsidR="006A13B7" w:rsidRPr="00885EEF" w:rsidDel="004061C2">
              <w:rPr>
                <w:rStyle w:val="Hyperlink"/>
                <w:noProof/>
              </w:rPr>
              <w:delText>The wr_pous.csv file</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_Toc53219797 \h </w:delInstrText>
            </w:r>
            <w:r w:rsidR="006A13B7" w:rsidDel="004061C2">
              <w:rPr>
                <w:noProof/>
                <w:webHidden/>
              </w:rPr>
            </w:r>
            <w:r w:rsidR="006A13B7" w:rsidDel="004061C2">
              <w:rPr>
                <w:noProof/>
                <w:webHidden/>
              </w:rPr>
              <w:fldChar w:fldCharType="separate"/>
            </w:r>
          </w:del>
          <w:del w:id="344" w:author="David Conklin" w:date="2020-11-09T07:32:00Z">
            <w:r w:rsidR="006A13B7" w:rsidDel="00286383">
              <w:rPr>
                <w:noProof/>
                <w:webHidden/>
              </w:rPr>
              <w:delText>18</w:delText>
            </w:r>
          </w:del>
          <w:del w:id="345" w:author="David Conklin" w:date="2020-11-09T17:34:00Z">
            <w:r w:rsidR="006A13B7" w:rsidDel="004061C2">
              <w:rPr>
                <w:noProof/>
                <w:webHidden/>
              </w:rPr>
              <w:fldChar w:fldCharType="end"/>
            </w:r>
            <w:r w:rsidDel="004061C2">
              <w:rPr>
                <w:noProof/>
              </w:rPr>
              <w:fldChar w:fldCharType="end"/>
            </w:r>
          </w:del>
        </w:p>
        <w:p w14:paraId="23DFB7CF" w14:textId="044EBB85" w:rsidR="006A13B7" w:rsidDel="004061C2" w:rsidRDefault="00286383">
          <w:pPr>
            <w:pStyle w:val="TOC2"/>
            <w:tabs>
              <w:tab w:val="right" w:leader="dot" w:pos="9350"/>
            </w:tabs>
            <w:rPr>
              <w:del w:id="346" w:author="David Conklin" w:date="2020-11-09T17:34:00Z"/>
              <w:rFonts w:eastAsiaTheme="minorEastAsia"/>
              <w:noProof/>
            </w:rPr>
          </w:pPr>
          <w:del w:id="347" w:author="David Conklin" w:date="2020-11-09T17:34:00Z">
            <w:r w:rsidDel="004061C2">
              <w:rPr>
                <w:noProof/>
              </w:rPr>
              <w:fldChar w:fldCharType="begin"/>
            </w:r>
            <w:r w:rsidDel="004061C2">
              <w:rPr>
                <w:noProof/>
              </w:rPr>
              <w:delInstrText xml:space="preserve"> HYPERLINK \l "_Toc53219798" </w:delInstrText>
            </w:r>
            <w:r w:rsidDel="004061C2">
              <w:rPr>
                <w:noProof/>
              </w:rPr>
              <w:fldChar w:fldCharType="separate"/>
            </w:r>
          </w:del>
          <w:ins w:id="348" w:author="David Conklin" w:date="2020-11-09T17:34:00Z">
            <w:r w:rsidR="004061C2">
              <w:rPr>
                <w:b/>
                <w:bCs/>
                <w:noProof/>
              </w:rPr>
              <w:t>Error! Hyperlink reference not valid.</w:t>
            </w:r>
          </w:ins>
          <w:del w:id="349" w:author="David Conklin" w:date="2020-11-09T17:34:00Z">
            <w:r w:rsidR="006A13B7" w:rsidRPr="00885EEF" w:rsidDel="004061C2">
              <w:rPr>
                <w:rStyle w:val="Hyperlink"/>
                <w:noProof/>
              </w:rPr>
              <w:delText>Adding a water right</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_Toc53219798 \h </w:delInstrText>
            </w:r>
            <w:r w:rsidR="006A13B7" w:rsidDel="004061C2">
              <w:rPr>
                <w:noProof/>
                <w:webHidden/>
              </w:rPr>
            </w:r>
            <w:r w:rsidR="006A13B7" w:rsidDel="004061C2">
              <w:rPr>
                <w:noProof/>
                <w:webHidden/>
              </w:rPr>
              <w:fldChar w:fldCharType="separate"/>
            </w:r>
          </w:del>
          <w:del w:id="350" w:author="David Conklin" w:date="2020-11-09T07:32:00Z">
            <w:r w:rsidR="006A13B7" w:rsidDel="00286383">
              <w:rPr>
                <w:noProof/>
                <w:webHidden/>
              </w:rPr>
              <w:delText>19</w:delText>
            </w:r>
          </w:del>
          <w:del w:id="351" w:author="David Conklin" w:date="2020-11-09T17:34:00Z">
            <w:r w:rsidR="006A13B7" w:rsidDel="004061C2">
              <w:rPr>
                <w:noProof/>
                <w:webHidden/>
              </w:rPr>
              <w:fldChar w:fldCharType="end"/>
            </w:r>
            <w:r w:rsidDel="004061C2">
              <w:rPr>
                <w:noProof/>
              </w:rPr>
              <w:fldChar w:fldCharType="end"/>
            </w:r>
          </w:del>
        </w:p>
        <w:p w14:paraId="589B4F06" w14:textId="51FA0DE1" w:rsidR="006A13B7" w:rsidDel="004061C2" w:rsidRDefault="00286383">
          <w:pPr>
            <w:pStyle w:val="TOC1"/>
            <w:tabs>
              <w:tab w:val="right" w:leader="dot" w:pos="9350"/>
            </w:tabs>
            <w:rPr>
              <w:del w:id="352" w:author="David Conklin" w:date="2020-11-09T17:34:00Z"/>
              <w:rFonts w:eastAsiaTheme="minorEastAsia"/>
              <w:noProof/>
            </w:rPr>
          </w:pPr>
          <w:del w:id="353" w:author="David Conklin" w:date="2020-11-09T17:34:00Z">
            <w:r w:rsidDel="004061C2">
              <w:rPr>
                <w:noProof/>
              </w:rPr>
              <w:fldChar w:fldCharType="begin"/>
            </w:r>
            <w:r w:rsidDel="004061C2">
              <w:rPr>
                <w:noProof/>
              </w:rPr>
              <w:delInstrText xml:space="preserve"> HYPERLINK \l "_Toc53219799" </w:delInstrText>
            </w:r>
            <w:r w:rsidDel="004061C2">
              <w:rPr>
                <w:noProof/>
              </w:rPr>
              <w:fldChar w:fldCharType="separate"/>
            </w:r>
          </w:del>
          <w:ins w:id="354" w:author="David Conklin" w:date="2020-11-09T17:34:00Z">
            <w:r w:rsidR="004061C2">
              <w:rPr>
                <w:b/>
                <w:bCs/>
                <w:noProof/>
              </w:rPr>
              <w:t>Error! Hyperlink reference not valid.</w:t>
            </w:r>
          </w:ins>
          <w:del w:id="355" w:author="David Conklin" w:date="2020-11-09T17:34:00Z">
            <w:r w:rsidR="006A13B7" w:rsidRPr="00885EEF" w:rsidDel="004061C2">
              <w:rPr>
                <w:rStyle w:val="Hyperlink"/>
                <w:noProof/>
              </w:rPr>
              <w:delText>Stream flow and stream temperature</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_Toc53219799 \h </w:delInstrText>
            </w:r>
            <w:r w:rsidR="006A13B7" w:rsidDel="004061C2">
              <w:rPr>
                <w:noProof/>
                <w:webHidden/>
              </w:rPr>
            </w:r>
            <w:r w:rsidR="006A13B7" w:rsidDel="004061C2">
              <w:rPr>
                <w:noProof/>
                <w:webHidden/>
              </w:rPr>
              <w:fldChar w:fldCharType="separate"/>
            </w:r>
          </w:del>
          <w:del w:id="356" w:author="David Conklin" w:date="2020-11-09T07:32:00Z">
            <w:r w:rsidR="006A13B7" w:rsidDel="00286383">
              <w:rPr>
                <w:noProof/>
                <w:webHidden/>
              </w:rPr>
              <w:delText>20</w:delText>
            </w:r>
          </w:del>
          <w:del w:id="357" w:author="David Conklin" w:date="2020-11-09T17:34:00Z">
            <w:r w:rsidR="006A13B7" w:rsidDel="004061C2">
              <w:rPr>
                <w:noProof/>
                <w:webHidden/>
              </w:rPr>
              <w:fldChar w:fldCharType="end"/>
            </w:r>
            <w:r w:rsidDel="004061C2">
              <w:rPr>
                <w:noProof/>
              </w:rPr>
              <w:fldChar w:fldCharType="end"/>
            </w:r>
          </w:del>
        </w:p>
        <w:p w14:paraId="59337650" w14:textId="103904AD" w:rsidR="006A13B7" w:rsidDel="004061C2" w:rsidRDefault="00286383">
          <w:pPr>
            <w:pStyle w:val="TOC2"/>
            <w:tabs>
              <w:tab w:val="right" w:leader="dot" w:pos="9350"/>
            </w:tabs>
            <w:rPr>
              <w:del w:id="358" w:author="David Conklin" w:date="2020-11-09T17:34:00Z"/>
              <w:rFonts w:eastAsiaTheme="minorEastAsia"/>
              <w:noProof/>
            </w:rPr>
          </w:pPr>
          <w:del w:id="359" w:author="David Conklin" w:date="2020-11-09T17:34:00Z">
            <w:r w:rsidDel="004061C2">
              <w:rPr>
                <w:noProof/>
              </w:rPr>
              <w:fldChar w:fldCharType="begin"/>
            </w:r>
            <w:r w:rsidDel="004061C2">
              <w:rPr>
                <w:noProof/>
              </w:rPr>
              <w:delInstrText xml:space="preserve"> HYPERLINK \l "_Toc53219800" </w:delInstrText>
            </w:r>
            <w:r w:rsidDel="004061C2">
              <w:rPr>
                <w:noProof/>
              </w:rPr>
              <w:fldChar w:fldCharType="separate"/>
            </w:r>
          </w:del>
          <w:ins w:id="360" w:author="David Conklin" w:date="2020-11-09T17:34:00Z">
            <w:r w:rsidR="004061C2">
              <w:rPr>
                <w:b/>
                <w:bCs/>
                <w:noProof/>
              </w:rPr>
              <w:t>Error! Hyperlink reference not valid.</w:t>
            </w:r>
          </w:ins>
          <w:del w:id="361" w:author="David Conklin" w:date="2020-11-09T17:34:00Z">
            <w:r w:rsidR="006A13B7" w:rsidRPr="00885EEF" w:rsidDel="004061C2">
              <w:rPr>
                <w:rStyle w:val="Hyperlink"/>
                <w:noProof/>
              </w:rPr>
              <w:delText>Water parcels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_Toc53219800 \h </w:delInstrText>
            </w:r>
            <w:r w:rsidR="006A13B7" w:rsidDel="004061C2">
              <w:rPr>
                <w:noProof/>
                <w:webHidden/>
              </w:rPr>
            </w:r>
            <w:r w:rsidR="006A13B7" w:rsidDel="004061C2">
              <w:rPr>
                <w:noProof/>
                <w:webHidden/>
              </w:rPr>
              <w:fldChar w:fldCharType="separate"/>
            </w:r>
          </w:del>
          <w:del w:id="362" w:author="David Conklin" w:date="2020-11-09T07:32:00Z">
            <w:r w:rsidR="006A13B7" w:rsidDel="00286383">
              <w:rPr>
                <w:noProof/>
                <w:webHidden/>
              </w:rPr>
              <w:delText>20</w:delText>
            </w:r>
          </w:del>
          <w:del w:id="363" w:author="David Conklin" w:date="2020-11-09T17:34:00Z">
            <w:r w:rsidR="006A13B7" w:rsidDel="004061C2">
              <w:rPr>
                <w:noProof/>
                <w:webHidden/>
              </w:rPr>
              <w:fldChar w:fldCharType="end"/>
            </w:r>
            <w:r w:rsidDel="004061C2">
              <w:rPr>
                <w:noProof/>
              </w:rPr>
              <w:fldChar w:fldCharType="end"/>
            </w:r>
          </w:del>
        </w:p>
        <w:p w14:paraId="264ED2CD" w14:textId="02B986ED" w:rsidR="006A13B7" w:rsidDel="004061C2" w:rsidRDefault="00286383">
          <w:pPr>
            <w:pStyle w:val="TOC2"/>
            <w:tabs>
              <w:tab w:val="right" w:leader="dot" w:pos="9350"/>
            </w:tabs>
            <w:rPr>
              <w:del w:id="364" w:author="David Conklin" w:date="2020-11-09T17:34:00Z"/>
              <w:rFonts w:eastAsiaTheme="minorEastAsia"/>
              <w:noProof/>
            </w:rPr>
          </w:pPr>
          <w:del w:id="365" w:author="David Conklin" w:date="2020-11-09T17:34:00Z">
            <w:r w:rsidDel="004061C2">
              <w:rPr>
                <w:noProof/>
              </w:rPr>
              <w:fldChar w:fldCharType="begin"/>
            </w:r>
            <w:r w:rsidDel="004061C2">
              <w:rPr>
                <w:noProof/>
              </w:rPr>
              <w:delInstrText xml:space="preserve"> HYPERLINK \l "_Toc53219801" </w:delInstrText>
            </w:r>
            <w:r w:rsidDel="004061C2">
              <w:rPr>
                <w:noProof/>
              </w:rPr>
              <w:fldChar w:fldCharType="separate"/>
            </w:r>
          </w:del>
          <w:ins w:id="366" w:author="David Conklin" w:date="2020-11-09T17:34:00Z">
            <w:r w:rsidR="004061C2">
              <w:rPr>
                <w:b/>
                <w:bCs/>
                <w:noProof/>
              </w:rPr>
              <w:t>Error! Hyperlink reference not valid.</w:t>
            </w:r>
          </w:ins>
          <w:del w:id="367" w:author="David Conklin" w:date="2020-11-09T17:34:00Z">
            <w:r w:rsidR="006A13B7" w:rsidRPr="00885EEF" w:rsidDel="004061C2">
              <w:rPr>
                <w:rStyle w:val="Hyperlink"/>
                <w:noProof/>
              </w:rPr>
              <w:delText>Daily water mass and energy balance</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_Toc53219801 \h </w:delInstrText>
            </w:r>
            <w:r w:rsidR="006A13B7" w:rsidDel="004061C2">
              <w:rPr>
                <w:noProof/>
                <w:webHidden/>
              </w:rPr>
            </w:r>
            <w:r w:rsidR="006A13B7" w:rsidDel="004061C2">
              <w:rPr>
                <w:noProof/>
                <w:webHidden/>
              </w:rPr>
              <w:fldChar w:fldCharType="separate"/>
            </w:r>
          </w:del>
          <w:del w:id="368" w:author="David Conklin" w:date="2020-11-09T07:32:00Z">
            <w:r w:rsidR="006A13B7" w:rsidDel="00286383">
              <w:rPr>
                <w:noProof/>
                <w:webHidden/>
              </w:rPr>
              <w:delText>20</w:delText>
            </w:r>
          </w:del>
          <w:del w:id="369" w:author="David Conklin" w:date="2020-11-09T17:34:00Z">
            <w:r w:rsidR="006A13B7" w:rsidDel="004061C2">
              <w:rPr>
                <w:noProof/>
                <w:webHidden/>
              </w:rPr>
              <w:fldChar w:fldCharType="end"/>
            </w:r>
            <w:r w:rsidDel="004061C2">
              <w:rPr>
                <w:noProof/>
              </w:rPr>
              <w:fldChar w:fldCharType="end"/>
            </w:r>
          </w:del>
        </w:p>
        <w:p w14:paraId="38F9BFFD" w14:textId="3B34F563" w:rsidR="006A13B7" w:rsidDel="004061C2" w:rsidRDefault="00286383">
          <w:pPr>
            <w:pStyle w:val="TOC2"/>
            <w:tabs>
              <w:tab w:val="right" w:leader="dot" w:pos="9350"/>
            </w:tabs>
            <w:rPr>
              <w:del w:id="370" w:author="David Conklin" w:date="2020-11-09T17:34:00Z"/>
              <w:rFonts w:eastAsiaTheme="minorEastAsia"/>
              <w:noProof/>
            </w:rPr>
          </w:pPr>
          <w:del w:id="371" w:author="David Conklin" w:date="2020-11-09T17:34:00Z">
            <w:r w:rsidDel="004061C2">
              <w:rPr>
                <w:noProof/>
              </w:rPr>
              <w:fldChar w:fldCharType="begin"/>
            </w:r>
            <w:r w:rsidDel="004061C2">
              <w:rPr>
                <w:noProof/>
              </w:rPr>
              <w:delInstrText xml:space="preserve"> HYPERLINK \l "_Toc53219802" </w:delInstrText>
            </w:r>
            <w:r w:rsidDel="004061C2">
              <w:rPr>
                <w:noProof/>
              </w:rPr>
              <w:fldChar w:fldCharType="separate"/>
            </w:r>
          </w:del>
          <w:ins w:id="372" w:author="David Conklin" w:date="2020-11-09T17:34:00Z">
            <w:r w:rsidR="004061C2">
              <w:rPr>
                <w:b/>
                <w:bCs/>
                <w:noProof/>
              </w:rPr>
              <w:t>Error! Hyperlink reference not valid.</w:t>
            </w:r>
          </w:ins>
          <w:del w:id="373" w:author="David Conklin" w:date="2020-11-09T17:34:00Z">
            <w:r w:rsidR="006A13B7" w:rsidRPr="00885EEF" w:rsidDel="004061C2">
              <w:rPr>
                <w:rStyle w:val="Hyperlink"/>
                <w:noProof/>
              </w:rPr>
              <w:delText>Estimating the rate of flow and surface area in a stream reach</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_Toc53219802 \h </w:delInstrText>
            </w:r>
            <w:r w:rsidR="006A13B7" w:rsidDel="004061C2">
              <w:rPr>
                <w:noProof/>
                <w:webHidden/>
              </w:rPr>
            </w:r>
            <w:r w:rsidR="006A13B7" w:rsidDel="004061C2">
              <w:rPr>
                <w:noProof/>
                <w:webHidden/>
              </w:rPr>
              <w:fldChar w:fldCharType="separate"/>
            </w:r>
          </w:del>
          <w:del w:id="374" w:author="David Conklin" w:date="2020-11-09T07:32:00Z">
            <w:r w:rsidR="006A13B7" w:rsidDel="00286383">
              <w:rPr>
                <w:noProof/>
                <w:webHidden/>
              </w:rPr>
              <w:delText>21</w:delText>
            </w:r>
          </w:del>
          <w:del w:id="375" w:author="David Conklin" w:date="2020-11-09T17:34:00Z">
            <w:r w:rsidR="006A13B7" w:rsidDel="004061C2">
              <w:rPr>
                <w:noProof/>
                <w:webHidden/>
              </w:rPr>
              <w:fldChar w:fldCharType="end"/>
            </w:r>
            <w:r w:rsidDel="004061C2">
              <w:rPr>
                <w:noProof/>
              </w:rPr>
              <w:fldChar w:fldCharType="end"/>
            </w:r>
          </w:del>
        </w:p>
        <w:p w14:paraId="60472B9E" w14:textId="6D372835" w:rsidR="006A13B7" w:rsidDel="004061C2" w:rsidRDefault="00286383">
          <w:pPr>
            <w:pStyle w:val="TOC2"/>
            <w:tabs>
              <w:tab w:val="right" w:leader="dot" w:pos="9350"/>
            </w:tabs>
            <w:rPr>
              <w:del w:id="376" w:author="David Conklin" w:date="2020-11-09T17:34:00Z"/>
              <w:rFonts w:eastAsiaTheme="minorEastAsia"/>
              <w:noProof/>
            </w:rPr>
          </w:pPr>
          <w:del w:id="377" w:author="David Conklin" w:date="2020-11-09T17:34:00Z">
            <w:r w:rsidDel="004061C2">
              <w:rPr>
                <w:noProof/>
              </w:rPr>
              <w:fldChar w:fldCharType="begin"/>
            </w:r>
            <w:r w:rsidDel="004061C2">
              <w:rPr>
                <w:noProof/>
              </w:rPr>
              <w:delInstrText xml:space="preserve"> HYPERLINK \l "_Toc53219803" </w:delInstrText>
            </w:r>
            <w:r w:rsidDel="004061C2">
              <w:rPr>
                <w:noProof/>
              </w:rPr>
              <w:fldChar w:fldCharType="separate"/>
            </w:r>
          </w:del>
          <w:ins w:id="378" w:author="David Conklin" w:date="2020-11-09T17:34:00Z">
            <w:r w:rsidR="004061C2">
              <w:rPr>
                <w:b/>
                <w:bCs/>
                <w:noProof/>
              </w:rPr>
              <w:t>Error! Hyperlink reference not valid.</w:t>
            </w:r>
          </w:ins>
          <w:del w:id="379" w:author="David Conklin" w:date="2020-11-09T17:34:00Z">
            <w:r w:rsidR="006A13B7" w:rsidRPr="00885EEF" w:rsidDel="004061C2">
              <w:rPr>
                <w:rStyle w:val="Hyperlink"/>
                <w:noProof/>
              </w:rPr>
              <w:delText>Water temperature from thermal energy</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_Toc53219803 \h </w:delInstrText>
            </w:r>
            <w:r w:rsidR="006A13B7" w:rsidDel="004061C2">
              <w:rPr>
                <w:noProof/>
                <w:webHidden/>
              </w:rPr>
            </w:r>
            <w:r w:rsidR="006A13B7" w:rsidDel="004061C2">
              <w:rPr>
                <w:noProof/>
                <w:webHidden/>
              </w:rPr>
              <w:fldChar w:fldCharType="separate"/>
            </w:r>
          </w:del>
          <w:del w:id="380" w:author="David Conklin" w:date="2020-11-09T07:32:00Z">
            <w:r w:rsidR="006A13B7" w:rsidDel="00286383">
              <w:rPr>
                <w:noProof/>
                <w:webHidden/>
              </w:rPr>
              <w:delText>22</w:delText>
            </w:r>
          </w:del>
          <w:del w:id="381" w:author="David Conklin" w:date="2020-11-09T17:34:00Z">
            <w:r w:rsidR="006A13B7" w:rsidDel="004061C2">
              <w:rPr>
                <w:noProof/>
                <w:webHidden/>
              </w:rPr>
              <w:fldChar w:fldCharType="end"/>
            </w:r>
            <w:r w:rsidDel="004061C2">
              <w:rPr>
                <w:noProof/>
              </w:rPr>
              <w:fldChar w:fldCharType="end"/>
            </w:r>
          </w:del>
        </w:p>
        <w:p w14:paraId="25613D05" w14:textId="5E285152" w:rsidR="006A13B7" w:rsidDel="004061C2" w:rsidRDefault="00286383">
          <w:pPr>
            <w:pStyle w:val="TOC2"/>
            <w:tabs>
              <w:tab w:val="right" w:leader="dot" w:pos="9350"/>
            </w:tabs>
            <w:rPr>
              <w:del w:id="382" w:author="David Conklin" w:date="2020-11-09T17:34:00Z"/>
              <w:rFonts w:eastAsiaTheme="minorEastAsia"/>
              <w:noProof/>
            </w:rPr>
          </w:pPr>
          <w:del w:id="383" w:author="David Conklin" w:date="2020-11-09T17:34:00Z">
            <w:r w:rsidDel="004061C2">
              <w:rPr>
                <w:noProof/>
              </w:rPr>
              <w:fldChar w:fldCharType="begin"/>
            </w:r>
            <w:r w:rsidDel="004061C2">
              <w:rPr>
                <w:noProof/>
              </w:rPr>
              <w:delInstrText xml:space="preserve"> HYPERLINK \l "_Toc53219804" </w:delInstrText>
            </w:r>
            <w:r w:rsidDel="004061C2">
              <w:rPr>
                <w:noProof/>
              </w:rPr>
              <w:fldChar w:fldCharType="separate"/>
            </w:r>
          </w:del>
          <w:ins w:id="384" w:author="David Conklin" w:date="2020-11-09T17:34:00Z">
            <w:r w:rsidR="004061C2">
              <w:rPr>
                <w:b/>
                <w:bCs/>
                <w:noProof/>
              </w:rPr>
              <w:t>Error! Hyperlink reference not valid.</w:t>
            </w:r>
          </w:ins>
          <w:del w:id="385" w:author="David Conklin" w:date="2020-11-09T17:34:00Z">
            <w:r w:rsidR="006A13B7" w:rsidRPr="00885EEF" w:rsidDel="004061C2">
              <w:rPr>
                <w:rStyle w:val="Hyperlink"/>
                <w:noProof/>
              </w:rPr>
              <w:delText>Initial conditions for Flow: the IC file</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_Toc53219804 \h </w:delInstrText>
            </w:r>
            <w:r w:rsidR="006A13B7" w:rsidDel="004061C2">
              <w:rPr>
                <w:noProof/>
                <w:webHidden/>
              </w:rPr>
            </w:r>
            <w:r w:rsidR="006A13B7" w:rsidDel="004061C2">
              <w:rPr>
                <w:noProof/>
                <w:webHidden/>
              </w:rPr>
              <w:fldChar w:fldCharType="separate"/>
            </w:r>
          </w:del>
          <w:del w:id="386" w:author="David Conklin" w:date="2020-11-09T07:32:00Z">
            <w:r w:rsidR="006A13B7" w:rsidDel="00286383">
              <w:rPr>
                <w:noProof/>
                <w:webHidden/>
              </w:rPr>
              <w:delText>22</w:delText>
            </w:r>
          </w:del>
          <w:del w:id="387" w:author="David Conklin" w:date="2020-11-09T17:34:00Z">
            <w:r w:rsidR="006A13B7" w:rsidDel="004061C2">
              <w:rPr>
                <w:noProof/>
                <w:webHidden/>
              </w:rPr>
              <w:fldChar w:fldCharType="end"/>
            </w:r>
            <w:r w:rsidDel="004061C2">
              <w:rPr>
                <w:noProof/>
              </w:rPr>
              <w:fldChar w:fldCharType="end"/>
            </w:r>
          </w:del>
        </w:p>
        <w:p w14:paraId="1E6E9C85" w14:textId="4E4C4967" w:rsidR="006A13B7" w:rsidDel="004061C2" w:rsidRDefault="00286383">
          <w:pPr>
            <w:pStyle w:val="TOC2"/>
            <w:tabs>
              <w:tab w:val="right" w:leader="dot" w:pos="9350"/>
            </w:tabs>
            <w:rPr>
              <w:del w:id="388" w:author="David Conklin" w:date="2020-11-09T17:34:00Z"/>
              <w:rFonts w:eastAsiaTheme="minorEastAsia"/>
              <w:noProof/>
            </w:rPr>
          </w:pPr>
          <w:del w:id="389" w:author="David Conklin" w:date="2020-11-09T17:34:00Z">
            <w:r w:rsidDel="004061C2">
              <w:rPr>
                <w:noProof/>
              </w:rPr>
              <w:fldChar w:fldCharType="begin"/>
            </w:r>
            <w:r w:rsidDel="004061C2">
              <w:rPr>
                <w:noProof/>
              </w:rPr>
              <w:delInstrText xml:space="preserve"> HYPERLINK \l "_Toc53219805" </w:delInstrText>
            </w:r>
            <w:r w:rsidDel="004061C2">
              <w:rPr>
                <w:noProof/>
              </w:rPr>
              <w:fldChar w:fldCharType="separate"/>
            </w:r>
          </w:del>
          <w:ins w:id="390" w:author="David Conklin" w:date="2020-11-09T17:34:00Z">
            <w:r w:rsidR="004061C2">
              <w:rPr>
                <w:b/>
                <w:bCs/>
                <w:noProof/>
              </w:rPr>
              <w:t>Error! Hyperlink reference not valid.</w:t>
            </w:r>
          </w:ins>
          <w:del w:id="391" w:author="David Conklin" w:date="2020-11-09T17:34:00Z">
            <w:r w:rsidR="006A13B7" w:rsidRPr="00885EEF" w:rsidDel="004061C2">
              <w:rPr>
                <w:rStyle w:val="Hyperlink"/>
                <w:noProof/>
              </w:rPr>
              <w:delText>Boundary conditions for stream water temperature</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_Toc53219805 \h </w:delInstrText>
            </w:r>
            <w:r w:rsidR="006A13B7" w:rsidDel="004061C2">
              <w:rPr>
                <w:noProof/>
                <w:webHidden/>
              </w:rPr>
            </w:r>
            <w:r w:rsidR="006A13B7" w:rsidDel="004061C2">
              <w:rPr>
                <w:noProof/>
                <w:webHidden/>
              </w:rPr>
              <w:fldChar w:fldCharType="separate"/>
            </w:r>
            <w:r w:rsidDel="004061C2">
              <w:rPr>
                <w:noProof/>
                <w:webHidden/>
              </w:rPr>
              <w:delText>22</w:delText>
            </w:r>
            <w:r w:rsidR="006A13B7" w:rsidDel="004061C2">
              <w:rPr>
                <w:noProof/>
                <w:webHidden/>
              </w:rPr>
              <w:fldChar w:fldCharType="end"/>
            </w:r>
            <w:r w:rsidDel="004061C2">
              <w:rPr>
                <w:noProof/>
              </w:rPr>
              <w:fldChar w:fldCharType="end"/>
            </w:r>
          </w:del>
        </w:p>
        <w:p w14:paraId="14775A88" w14:textId="6A034B63" w:rsidR="006A13B7" w:rsidDel="004061C2" w:rsidRDefault="00286383">
          <w:pPr>
            <w:pStyle w:val="TOC2"/>
            <w:tabs>
              <w:tab w:val="right" w:leader="dot" w:pos="9350"/>
            </w:tabs>
            <w:rPr>
              <w:del w:id="392" w:author="David Conklin" w:date="2020-11-09T17:34:00Z"/>
              <w:rFonts w:eastAsiaTheme="minorEastAsia"/>
              <w:noProof/>
            </w:rPr>
          </w:pPr>
          <w:del w:id="393" w:author="David Conklin" w:date="2020-11-09T17:34:00Z">
            <w:r w:rsidDel="004061C2">
              <w:rPr>
                <w:noProof/>
              </w:rPr>
              <w:fldChar w:fldCharType="begin"/>
            </w:r>
            <w:r w:rsidDel="004061C2">
              <w:rPr>
                <w:noProof/>
              </w:rPr>
              <w:delInstrText xml:space="preserve"> HYPERLINK \l "_Toc53219806" </w:delInstrText>
            </w:r>
            <w:r w:rsidDel="004061C2">
              <w:rPr>
                <w:noProof/>
              </w:rPr>
              <w:fldChar w:fldCharType="separate"/>
            </w:r>
          </w:del>
          <w:ins w:id="394" w:author="David Conklin" w:date="2020-11-09T17:34:00Z">
            <w:r w:rsidR="004061C2">
              <w:rPr>
                <w:b/>
                <w:bCs/>
                <w:noProof/>
              </w:rPr>
              <w:t>Error! Hyperlink reference not valid.</w:t>
            </w:r>
          </w:ins>
          <w:del w:id="395" w:author="David Conklin" w:date="2020-11-09T17:34:00Z">
            <w:r w:rsidR="006A13B7" w:rsidRPr="00885EEF" w:rsidDel="004061C2">
              <w:rPr>
                <w:rStyle w:val="Hyperlink"/>
                <w:noProof/>
              </w:rPr>
              <w:delText>Thermal stratification in reservoirs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_Toc53219806 \h </w:delInstrText>
            </w:r>
            <w:r w:rsidR="006A13B7" w:rsidDel="004061C2">
              <w:rPr>
                <w:noProof/>
                <w:webHidden/>
              </w:rPr>
            </w:r>
            <w:r w:rsidR="006A13B7" w:rsidDel="004061C2">
              <w:rPr>
                <w:noProof/>
                <w:webHidden/>
              </w:rPr>
              <w:fldChar w:fldCharType="separate"/>
            </w:r>
          </w:del>
          <w:del w:id="396" w:author="David Conklin" w:date="2020-11-09T07:32:00Z">
            <w:r w:rsidR="006A13B7" w:rsidDel="00286383">
              <w:rPr>
                <w:noProof/>
                <w:webHidden/>
              </w:rPr>
              <w:delText>23</w:delText>
            </w:r>
          </w:del>
          <w:del w:id="397" w:author="David Conklin" w:date="2020-11-09T17:34:00Z">
            <w:r w:rsidR="006A13B7" w:rsidDel="004061C2">
              <w:rPr>
                <w:noProof/>
                <w:webHidden/>
              </w:rPr>
              <w:fldChar w:fldCharType="end"/>
            </w:r>
            <w:r w:rsidDel="004061C2">
              <w:rPr>
                <w:noProof/>
              </w:rPr>
              <w:fldChar w:fldCharType="end"/>
            </w:r>
          </w:del>
        </w:p>
        <w:p w14:paraId="41D8E06F" w14:textId="349B734C" w:rsidR="006A13B7" w:rsidDel="004061C2" w:rsidRDefault="00286383">
          <w:pPr>
            <w:pStyle w:val="TOC2"/>
            <w:tabs>
              <w:tab w:val="right" w:leader="dot" w:pos="9350"/>
            </w:tabs>
            <w:rPr>
              <w:del w:id="398" w:author="David Conklin" w:date="2020-11-09T17:34:00Z"/>
              <w:rFonts w:eastAsiaTheme="minorEastAsia"/>
              <w:noProof/>
            </w:rPr>
          </w:pPr>
          <w:del w:id="399" w:author="David Conklin" w:date="2020-11-09T17:34:00Z">
            <w:r w:rsidDel="004061C2">
              <w:rPr>
                <w:noProof/>
              </w:rPr>
              <w:fldChar w:fldCharType="begin"/>
            </w:r>
            <w:r w:rsidDel="004061C2">
              <w:rPr>
                <w:noProof/>
              </w:rPr>
              <w:delInstrText xml:space="preserve"> HYPERLINK \l "_Toc53219807" </w:delInstrText>
            </w:r>
            <w:r w:rsidDel="004061C2">
              <w:rPr>
                <w:noProof/>
              </w:rPr>
              <w:fldChar w:fldCharType="separate"/>
            </w:r>
          </w:del>
          <w:ins w:id="400" w:author="David Conklin" w:date="2020-11-09T17:34:00Z">
            <w:r w:rsidR="004061C2">
              <w:rPr>
                <w:b/>
                <w:bCs/>
                <w:noProof/>
              </w:rPr>
              <w:t>Error! Hyperlink reference not valid.</w:t>
            </w:r>
          </w:ins>
          <w:del w:id="401" w:author="David Conklin" w:date="2020-11-09T17:34:00Z">
            <w:r w:rsidR="006A13B7" w:rsidRPr="00885EEF" w:rsidDel="004061C2">
              <w:rPr>
                <w:rStyle w:val="Hyperlink"/>
                <w:noProof/>
              </w:rPr>
              <w:delText>Thermal loading</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_Toc53219807 \h </w:delInstrText>
            </w:r>
            <w:r w:rsidR="006A13B7" w:rsidDel="004061C2">
              <w:rPr>
                <w:noProof/>
                <w:webHidden/>
              </w:rPr>
            </w:r>
            <w:r w:rsidR="006A13B7" w:rsidDel="004061C2">
              <w:rPr>
                <w:noProof/>
                <w:webHidden/>
              </w:rPr>
              <w:fldChar w:fldCharType="separate"/>
            </w:r>
          </w:del>
          <w:del w:id="402" w:author="David Conklin" w:date="2020-11-09T07:32:00Z">
            <w:r w:rsidR="006A13B7" w:rsidDel="00286383">
              <w:rPr>
                <w:noProof/>
                <w:webHidden/>
              </w:rPr>
              <w:delText>23</w:delText>
            </w:r>
          </w:del>
          <w:del w:id="403" w:author="David Conklin" w:date="2020-11-09T17:34:00Z">
            <w:r w:rsidR="006A13B7" w:rsidDel="004061C2">
              <w:rPr>
                <w:noProof/>
                <w:webHidden/>
              </w:rPr>
              <w:fldChar w:fldCharType="end"/>
            </w:r>
            <w:r w:rsidDel="004061C2">
              <w:rPr>
                <w:noProof/>
              </w:rPr>
              <w:fldChar w:fldCharType="end"/>
            </w:r>
          </w:del>
        </w:p>
        <w:p w14:paraId="3826D1AD" w14:textId="67C3E5EB" w:rsidR="006A13B7" w:rsidDel="004061C2" w:rsidRDefault="00286383">
          <w:pPr>
            <w:pStyle w:val="TOC1"/>
            <w:tabs>
              <w:tab w:val="right" w:leader="dot" w:pos="9350"/>
            </w:tabs>
            <w:rPr>
              <w:del w:id="404" w:author="David Conklin" w:date="2020-11-09T17:34:00Z"/>
              <w:rFonts w:eastAsiaTheme="minorEastAsia"/>
              <w:noProof/>
            </w:rPr>
          </w:pPr>
          <w:del w:id="405" w:author="David Conklin" w:date="2020-11-09T17:34:00Z">
            <w:r w:rsidDel="004061C2">
              <w:rPr>
                <w:noProof/>
              </w:rPr>
              <w:fldChar w:fldCharType="begin"/>
            </w:r>
            <w:r w:rsidDel="004061C2">
              <w:rPr>
                <w:noProof/>
              </w:rPr>
              <w:delInstrText xml:space="preserve"> HYPERLINK \l "_Toc53219808" </w:delInstrText>
            </w:r>
            <w:r w:rsidDel="004061C2">
              <w:rPr>
                <w:noProof/>
              </w:rPr>
              <w:fldChar w:fldCharType="separate"/>
            </w:r>
          </w:del>
          <w:ins w:id="406" w:author="David Conklin" w:date="2020-11-09T17:34:00Z">
            <w:r w:rsidR="004061C2">
              <w:rPr>
                <w:b/>
                <w:bCs/>
                <w:noProof/>
              </w:rPr>
              <w:t>Error! Hyperlink reference not valid.</w:t>
            </w:r>
          </w:ins>
          <w:del w:id="407" w:author="David Conklin" w:date="2020-11-09T17:34:00Z">
            <w:r w:rsidR="006A13B7" w:rsidRPr="00885EEF" w:rsidDel="004061C2">
              <w:rPr>
                <w:rStyle w:val="Hyperlink"/>
                <w:noProof/>
              </w:rPr>
              <w:delText>Creating a new study area from a watershed within the WRB</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_Toc53219808 \h </w:delInstrText>
            </w:r>
            <w:r w:rsidR="006A13B7" w:rsidDel="004061C2">
              <w:rPr>
                <w:noProof/>
                <w:webHidden/>
              </w:rPr>
            </w:r>
            <w:r w:rsidR="006A13B7" w:rsidDel="004061C2">
              <w:rPr>
                <w:noProof/>
                <w:webHidden/>
              </w:rPr>
              <w:fldChar w:fldCharType="separate"/>
            </w:r>
            <w:r w:rsidDel="004061C2">
              <w:rPr>
                <w:noProof/>
                <w:webHidden/>
              </w:rPr>
              <w:delText>24</w:delText>
            </w:r>
            <w:r w:rsidR="006A13B7" w:rsidDel="004061C2">
              <w:rPr>
                <w:noProof/>
                <w:webHidden/>
              </w:rPr>
              <w:fldChar w:fldCharType="end"/>
            </w:r>
            <w:r w:rsidDel="004061C2">
              <w:rPr>
                <w:noProof/>
              </w:rPr>
              <w:fldChar w:fldCharType="end"/>
            </w:r>
          </w:del>
        </w:p>
        <w:p w14:paraId="44469B09" w14:textId="138ED0AB" w:rsidR="006A13B7" w:rsidDel="004061C2" w:rsidRDefault="00286383">
          <w:pPr>
            <w:pStyle w:val="TOC1"/>
            <w:tabs>
              <w:tab w:val="right" w:leader="dot" w:pos="9350"/>
            </w:tabs>
            <w:rPr>
              <w:del w:id="408" w:author="David Conklin" w:date="2020-11-09T17:34:00Z"/>
              <w:rFonts w:eastAsiaTheme="minorEastAsia"/>
              <w:noProof/>
            </w:rPr>
          </w:pPr>
          <w:del w:id="409" w:author="David Conklin" w:date="2020-11-09T17:34:00Z">
            <w:r w:rsidDel="004061C2">
              <w:rPr>
                <w:noProof/>
              </w:rPr>
              <w:fldChar w:fldCharType="begin"/>
            </w:r>
            <w:r w:rsidDel="004061C2">
              <w:rPr>
                <w:noProof/>
              </w:rPr>
              <w:delInstrText xml:space="preserve"> HYPERLINK \l "_Toc53219809" </w:delInstrText>
            </w:r>
            <w:r w:rsidDel="004061C2">
              <w:rPr>
                <w:noProof/>
              </w:rPr>
              <w:fldChar w:fldCharType="separate"/>
            </w:r>
          </w:del>
          <w:ins w:id="410" w:author="David Conklin" w:date="2020-11-09T17:34:00Z">
            <w:r w:rsidR="004061C2">
              <w:rPr>
                <w:b/>
                <w:bCs/>
                <w:noProof/>
              </w:rPr>
              <w:t>Error! Hyperlink reference not valid.</w:t>
            </w:r>
          </w:ins>
          <w:del w:id="411" w:author="David Conklin" w:date="2020-11-09T17:34:00Z">
            <w:r w:rsidR="006A13B7" w:rsidRPr="00885EEF" w:rsidDel="004061C2">
              <w:rPr>
                <w:rStyle w:val="Hyperlink"/>
                <w:noProof/>
              </w:rPr>
              <w:delText>North Santiam study area</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_Toc53219809 \h </w:delInstrText>
            </w:r>
            <w:r w:rsidR="006A13B7" w:rsidDel="004061C2">
              <w:rPr>
                <w:noProof/>
                <w:webHidden/>
              </w:rPr>
            </w:r>
            <w:r w:rsidR="006A13B7" w:rsidDel="004061C2">
              <w:rPr>
                <w:noProof/>
                <w:webHidden/>
              </w:rPr>
              <w:fldChar w:fldCharType="separate"/>
            </w:r>
          </w:del>
          <w:del w:id="412" w:author="David Conklin" w:date="2020-11-09T07:32:00Z">
            <w:r w:rsidR="006A13B7" w:rsidDel="00286383">
              <w:rPr>
                <w:noProof/>
                <w:webHidden/>
              </w:rPr>
              <w:delText>26</w:delText>
            </w:r>
          </w:del>
          <w:del w:id="413" w:author="David Conklin" w:date="2020-11-09T17:34:00Z">
            <w:r w:rsidR="006A13B7" w:rsidDel="004061C2">
              <w:rPr>
                <w:noProof/>
                <w:webHidden/>
              </w:rPr>
              <w:fldChar w:fldCharType="end"/>
            </w:r>
            <w:r w:rsidDel="004061C2">
              <w:rPr>
                <w:noProof/>
              </w:rPr>
              <w:fldChar w:fldCharType="end"/>
            </w:r>
          </w:del>
        </w:p>
        <w:p w14:paraId="63B68328" w14:textId="260FD3DB" w:rsidR="006A13B7" w:rsidDel="004061C2" w:rsidRDefault="00286383">
          <w:pPr>
            <w:pStyle w:val="TOC2"/>
            <w:tabs>
              <w:tab w:val="right" w:leader="dot" w:pos="9350"/>
            </w:tabs>
            <w:rPr>
              <w:del w:id="414" w:author="David Conklin" w:date="2020-11-09T17:34:00Z"/>
              <w:rFonts w:eastAsiaTheme="minorEastAsia"/>
              <w:noProof/>
            </w:rPr>
          </w:pPr>
          <w:del w:id="415" w:author="David Conklin" w:date="2020-11-09T17:34:00Z">
            <w:r w:rsidDel="004061C2">
              <w:rPr>
                <w:noProof/>
              </w:rPr>
              <w:fldChar w:fldCharType="begin"/>
            </w:r>
            <w:r w:rsidDel="004061C2">
              <w:rPr>
                <w:noProof/>
              </w:rPr>
              <w:delInstrText xml:space="preserve"> HYPERLINK \l "_Toc53219810" </w:delInstrText>
            </w:r>
            <w:r w:rsidDel="004061C2">
              <w:rPr>
                <w:noProof/>
              </w:rPr>
              <w:fldChar w:fldCharType="separate"/>
            </w:r>
          </w:del>
          <w:ins w:id="416" w:author="David Conklin" w:date="2020-11-09T17:34:00Z">
            <w:r w:rsidR="004061C2">
              <w:rPr>
                <w:b/>
                <w:bCs/>
                <w:noProof/>
              </w:rPr>
              <w:t>Error! Hyperlink reference not valid.</w:t>
            </w:r>
          </w:ins>
          <w:del w:id="417" w:author="David Conklin" w:date="2020-11-09T17:34:00Z">
            <w:r w:rsidR="006A13B7" w:rsidRPr="00885EEF" w:rsidDel="004061C2">
              <w:rPr>
                <w:rStyle w:val="Hyperlink"/>
                <w:rFonts w:eastAsia="Times New Roman"/>
                <w:noProof/>
              </w:rPr>
              <w:delText>Instream water rights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_Toc53219810 \h </w:delInstrText>
            </w:r>
            <w:r w:rsidR="006A13B7" w:rsidDel="004061C2">
              <w:rPr>
                <w:noProof/>
                <w:webHidden/>
              </w:rPr>
            </w:r>
            <w:r w:rsidR="006A13B7" w:rsidDel="004061C2">
              <w:rPr>
                <w:noProof/>
                <w:webHidden/>
              </w:rPr>
              <w:fldChar w:fldCharType="separate"/>
            </w:r>
            <w:r w:rsidDel="004061C2">
              <w:rPr>
                <w:noProof/>
                <w:webHidden/>
              </w:rPr>
              <w:delText>26</w:delText>
            </w:r>
            <w:r w:rsidR="006A13B7" w:rsidDel="004061C2">
              <w:rPr>
                <w:noProof/>
                <w:webHidden/>
              </w:rPr>
              <w:fldChar w:fldCharType="end"/>
            </w:r>
            <w:r w:rsidDel="004061C2">
              <w:rPr>
                <w:noProof/>
              </w:rPr>
              <w:fldChar w:fldCharType="end"/>
            </w:r>
          </w:del>
        </w:p>
        <w:p w14:paraId="6BD27C08" w14:textId="3CEA8B86" w:rsidR="006A13B7" w:rsidDel="004061C2" w:rsidRDefault="00286383">
          <w:pPr>
            <w:pStyle w:val="TOC2"/>
            <w:tabs>
              <w:tab w:val="right" w:leader="dot" w:pos="9350"/>
            </w:tabs>
            <w:rPr>
              <w:del w:id="418" w:author="David Conklin" w:date="2020-11-09T17:34:00Z"/>
              <w:rFonts w:eastAsiaTheme="minorEastAsia"/>
              <w:noProof/>
            </w:rPr>
          </w:pPr>
          <w:del w:id="419" w:author="David Conklin" w:date="2020-11-09T17:34:00Z">
            <w:r w:rsidDel="004061C2">
              <w:rPr>
                <w:noProof/>
              </w:rPr>
              <w:fldChar w:fldCharType="begin"/>
            </w:r>
            <w:r w:rsidDel="004061C2">
              <w:rPr>
                <w:noProof/>
              </w:rPr>
              <w:delInstrText xml:space="preserve"> HYPERLINK \l "_Toc53219811" </w:delInstrText>
            </w:r>
            <w:r w:rsidDel="004061C2">
              <w:rPr>
                <w:noProof/>
              </w:rPr>
              <w:fldChar w:fldCharType="separate"/>
            </w:r>
          </w:del>
          <w:ins w:id="420" w:author="David Conklin" w:date="2020-11-09T17:34:00Z">
            <w:r w:rsidR="004061C2">
              <w:rPr>
                <w:b/>
                <w:bCs/>
                <w:noProof/>
              </w:rPr>
              <w:t>Error! Hyperlink reference not valid.</w:t>
            </w:r>
          </w:ins>
          <w:del w:id="421" w:author="David Conklin" w:date="2020-11-09T17:34:00Z">
            <w:r w:rsidR="006A13B7" w:rsidRPr="00885EEF" w:rsidDel="004061C2">
              <w:rPr>
                <w:rStyle w:val="Hyperlink"/>
                <w:noProof/>
              </w:rPr>
              <w:delText>Municipal water rights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_Toc53219811 \h </w:delInstrText>
            </w:r>
            <w:r w:rsidR="006A13B7" w:rsidDel="004061C2">
              <w:rPr>
                <w:noProof/>
                <w:webHidden/>
              </w:rPr>
            </w:r>
            <w:r w:rsidR="006A13B7" w:rsidDel="004061C2">
              <w:rPr>
                <w:noProof/>
                <w:webHidden/>
              </w:rPr>
              <w:fldChar w:fldCharType="separate"/>
            </w:r>
          </w:del>
          <w:del w:id="422" w:author="David Conklin" w:date="2020-11-09T07:32:00Z">
            <w:r w:rsidR="006A13B7" w:rsidDel="00286383">
              <w:rPr>
                <w:noProof/>
                <w:webHidden/>
              </w:rPr>
              <w:delText>28</w:delText>
            </w:r>
          </w:del>
          <w:del w:id="423" w:author="David Conklin" w:date="2020-11-09T17:34:00Z">
            <w:r w:rsidR="006A13B7" w:rsidDel="004061C2">
              <w:rPr>
                <w:noProof/>
                <w:webHidden/>
              </w:rPr>
              <w:fldChar w:fldCharType="end"/>
            </w:r>
            <w:r w:rsidDel="004061C2">
              <w:rPr>
                <w:noProof/>
              </w:rPr>
              <w:fldChar w:fldCharType="end"/>
            </w:r>
          </w:del>
        </w:p>
        <w:p w14:paraId="04ED2B55" w14:textId="0C6D8AC4" w:rsidR="006A13B7" w:rsidDel="004061C2" w:rsidRDefault="00286383">
          <w:pPr>
            <w:pStyle w:val="TOC1"/>
            <w:tabs>
              <w:tab w:val="right" w:leader="dot" w:pos="9350"/>
            </w:tabs>
            <w:rPr>
              <w:del w:id="424" w:author="David Conklin" w:date="2020-11-09T17:34:00Z"/>
              <w:rFonts w:eastAsiaTheme="minorEastAsia"/>
              <w:noProof/>
            </w:rPr>
          </w:pPr>
          <w:del w:id="425" w:author="David Conklin" w:date="2020-11-09T17:34:00Z">
            <w:r w:rsidDel="004061C2">
              <w:rPr>
                <w:noProof/>
              </w:rPr>
              <w:fldChar w:fldCharType="begin"/>
            </w:r>
            <w:r w:rsidDel="004061C2">
              <w:rPr>
                <w:noProof/>
              </w:rPr>
              <w:delInstrText xml:space="preserve"> HYPERLINK \l "_Toc53219812" </w:delInstrText>
            </w:r>
            <w:r w:rsidDel="004061C2">
              <w:rPr>
                <w:noProof/>
              </w:rPr>
              <w:fldChar w:fldCharType="separate"/>
            </w:r>
          </w:del>
          <w:ins w:id="426" w:author="David Conklin" w:date="2020-11-09T17:34:00Z">
            <w:r w:rsidR="004061C2">
              <w:rPr>
                <w:b/>
                <w:bCs/>
                <w:noProof/>
              </w:rPr>
              <w:t>Error! Hyperlink reference not valid.</w:t>
            </w:r>
          </w:ins>
          <w:del w:id="427" w:author="David Conklin" w:date="2020-11-09T17:34:00Z">
            <w:r w:rsidR="006A13B7" w:rsidRPr="00885EEF" w:rsidDel="004061C2">
              <w:rPr>
                <w:rStyle w:val="Hyperlink"/>
                <w:noProof/>
              </w:rPr>
              <w:delText>McKenzie Basin Wetlands Study</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_Toc53219812 \h </w:delInstrText>
            </w:r>
            <w:r w:rsidR="006A13B7" w:rsidDel="004061C2">
              <w:rPr>
                <w:noProof/>
                <w:webHidden/>
              </w:rPr>
            </w:r>
            <w:r w:rsidR="006A13B7" w:rsidDel="004061C2">
              <w:rPr>
                <w:noProof/>
                <w:webHidden/>
              </w:rPr>
              <w:fldChar w:fldCharType="separate"/>
            </w:r>
          </w:del>
          <w:del w:id="428" w:author="David Conklin" w:date="2020-11-09T07:32:00Z">
            <w:r w:rsidR="006A13B7" w:rsidDel="00286383">
              <w:rPr>
                <w:noProof/>
                <w:webHidden/>
              </w:rPr>
              <w:delText>28</w:delText>
            </w:r>
          </w:del>
          <w:del w:id="429" w:author="David Conklin" w:date="2020-11-09T17:34:00Z">
            <w:r w:rsidR="006A13B7" w:rsidDel="004061C2">
              <w:rPr>
                <w:noProof/>
                <w:webHidden/>
              </w:rPr>
              <w:fldChar w:fldCharType="end"/>
            </w:r>
            <w:r w:rsidDel="004061C2">
              <w:rPr>
                <w:noProof/>
              </w:rPr>
              <w:fldChar w:fldCharType="end"/>
            </w:r>
          </w:del>
        </w:p>
        <w:p w14:paraId="19A40910" w14:textId="4FFBBD80" w:rsidR="006A13B7" w:rsidDel="004061C2" w:rsidRDefault="00286383">
          <w:pPr>
            <w:pStyle w:val="TOC2"/>
            <w:tabs>
              <w:tab w:val="right" w:leader="dot" w:pos="9350"/>
            </w:tabs>
            <w:rPr>
              <w:del w:id="430" w:author="David Conklin" w:date="2020-11-09T17:34:00Z"/>
              <w:rFonts w:eastAsiaTheme="minorEastAsia"/>
              <w:noProof/>
            </w:rPr>
          </w:pPr>
          <w:del w:id="431" w:author="David Conklin" w:date="2020-11-09T17:34:00Z">
            <w:r w:rsidDel="004061C2">
              <w:rPr>
                <w:noProof/>
              </w:rPr>
              <w:fldChar w:fldCharType="begin"/>
            </w:r>
            <w:r w:rsidDel="004061C2">
              <w:rPr>
                <w:noProof/>
              </w:rPr>
              <w:delInstrText xml:space="preserve"> HYPERLINK \l "_Toc53219813" </w:delInstrText>
            </w:r>
            <w:r w:rsidDel="004061C2">
              <w:rPr>
                <w:noProof/>
              </w:rPr>
              <w:fldChar w:fldCharType="separate"/>
            </w:r>
          </w:del>
          <w:ins w:id="432" w:author="David Conklin" w:date="2020-11-09T17:34:00Z">
            <w:r w:rsidR="004061C2">
              <w:rPr>
                <w:b/>
                <w:bCs/>
                <w:noProof/>
              </w:rPr>
              <w:t>Error! Hyperlink reference not valid.</w:t>
            </w:r>
          </w:ins>
          <w:del w:id="433" w:author="David Conklin" w:date="2020-11-09T17:34:00Z">
            <w:r w:rsidR="006A13B7" w:rsidRPr="00885EEF" w:rsidDel="004061C2">
              <w:rPr>
                <w:rStyle w:val="Hyperlink"/>
                <w:noProof/>
              </w:rPr>
              <w:delText>Project Overview</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_Toc53219813 \h </w:delInstrText>
            </w:r>
            <w:r w:rsidR="006A13B7" w:rsidDel="004061C2">
              <w:rPr>
                <w:noProof/>
                <w:webHidden/>
              </w:rPr>
            </w:r>
            <w:r w:rsidR="006A13B7" w:rsidDel="004061C2">
              <w:rPr>
                <w:noProof/>
                <w:webHidden/>
              </w:rPr>
              <w:fldChar w:fldCharType="separate"/>
            </w:r>
          </w:del>
          <w:del w:id="434" w:author="David Conklin" w:date="2020-11-09T07:32:00Z">
            <w:r w:rsidR="006A13B7" w:rsidDel="00286383">
              <w:rPr>
                <w:noProof/>
                <w:webHidden/>
              </w:rPr>
              <w:delText>28</w:delText>
            </w:r>
          </w:del>
          <w:del w:id="435" w:author="David Conklin" w:date="2020-11-09T17:34:00Z">
            <w:r w:rsidR="006A13B7" w:rsidDel="004061C2">
              <w:rPr>
                <w:noProof/>
                <w:webHidden/>
              </w:rPr>
              <w:fldChar w:fldCharType="end"/>
            </w:r>
            <w:r w:rsidDel="004061C2">
              <w:rPr>
                <w:noProof/>
              </w:rPr>
              <w:fldChar w:fldCharType="end"/>
            </w:r>
          </w:del>
        </w:p>
        <w:p w14:paraId="44FC7298" w14:textId="6430C4D7" w:rsidR="006A13B7" w:rsidDel="004061C2" w:rsidRDefault="00286383">
          <w:pPr>
            <w:pStyle w:val="TOC2"/>
            <w:tabs>
              <w:tab w:val="right" w:leader="dot" w:pos="9350"/>
            </w:tabs>
            <w:rPr>
              <w:del w:id="436" w:author="David Conklin" w:date="2020-11-09T17:34:00Z"/>
              <w:rFonts w:eastAsiaTheme="minorEastAsia"/>
              <w:noProof/>
            </w:rPr>
          </w:pPr>
          <w:del w:id="437" w:author="David Conklin" w:date="2020-11-09T17:34:00Z">
            <w:r w:rsidDel="004061C2">
              <w:rPr>
                <w:noProof/>
              </w:rPr>
              <w:fldChar w:fldCharType="begin"/>
            </w:r>
            <w:r w:rsidDel="004061C2">
              <w:rPr>
                <w:noProof/>
              </w:rPr>
              <w:delInstrText xml:space="preserve"> HYPERLINK \l "_Toc53219814" </w:delInstrText>
            </w:r>
            <w:r w:rsidDel="004061C2">
              <w:rPr>
                <w:noProof/>
              </w:rPr>
              <w:fldChar w:fldCharType="separate"/>
            </w:r>
          </w:del>
          <w:ins w:id="438" w:author="David Conklin" w:date="2020-11-09T17:34:00Z">
            <w:r w:rsidR="004061C2">
              <w:rPr>
                <w:b/>
                <w:bCs/>
                <w:noProof/>
              </w:rPr>
              <w:t>Error! Hyperlink reference not valid.</w:t>
            </w:r>
          </w:ins>
          <w:del w:id="439" w:author="David Conklin" w:date="2020-11-09T17:34:00Z">
            <w:r w:rsidR="006A13B7" w:rsidRPr="00885EEF" w:rsidDel="004061C2">
              <w:rPr>
                <w:rStyle w:val="Hyperlink"/>
                <w:noProof/>
              </w:rPr>
              <w:delText>Model and Simulation Overview</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_Toc53219814 \h </w:delInstrText>
            </w:r>
            <w:r w:rsidR="006A13B7" w:rsidDel="004061C2">
              <w:rPr>
                <w:noProof/>
                <w:webHidden/>
              </w:rPr>
            </w:r>
            <w:r w:rsidR="006A13B7" w:rsidDel="004061C2">
              <w:rPr>
                <w:noProof/>
                <w:webHidden/>
              </w:rPr>
              <w:fldChar w:fldCharType="separate"/>
            </w:r>
            <w:r w:rsidDel="004061C2">
              <w:rPr>
                <w:noProof/>
                <w:webHidden/>
              </w:rPr>
              <w:delText>30</w:delText>
            </w:r>
            <w:r w:rsidR="006A13B7" w:rsidDel="004061C2">
              <w:rPr>
                <w:noProof/>
                <w:webHidden/>
              </w:rPr>
              <w:fldChar w:fldCharType="end"/>
            </w:r>
            <w:r w:rsidDel="004061C2">
              <w:rPr>
                <w:noProof/>
              </w:rPr>
              <w:fldChar w:fldCharType="end"/>
            </w:r>
          </w:del>
        </w:p>
        <w:p w14:paraId="23C50B82" w14:textId="154481DC" w:rsidR="006A13B7" w:rsidDel="004061C2" w:rsidRDefault="00286383">
          <w:pPr>
            <w:pStyle w:val="TOC2"/>
            <w:tabs>
              <w:tab w:val="right" w:leader="dot" w:pos="9350"/>
            </w:tabs>
            <w:rPr>
              <w:del w:id="440" w:author="David Conklin" w:date="2020-11-09T17:34:00Z"/>
              <w:rFonts w:eastAsiaTheme="minorEastAsia"/>
              <w:noProof/>
            </w:rPr>
          </w:pPr>
          <w:del w:id="441" w:author="David Conklin" w:date="2020-11-09T17:34:00Z">
            <w:r w:rsidDel="004061C2">
              <w:rPr>
                <w:noProof/>
              </w:rPr>
              <w:fldChar w:fldCharType="begin"/>
            </w:r>
            <w:r w:rsidDel="004061C2">
              <w:rPr>
                <w:noProof/>
              </w:rPr>
              <w:delInstrText xml:space="preserve"> HYPERLINK \l "_Toc53219815" </w:delInstrText>
            </w:r>
            <w:r w:rsidDel="004061C2">
              <w:rPr>
                <w:noProof/>
              </w:rPr>
              <w:fldChar w:fldCharType="separate"/>
            </w:r>
          </w:del>
          <w:ins w:id="442" w:author="David Conklin" w:date="2020-11-09T17:34:00Z">
            <w:r w:rsidR="004061C2">
              <w:rPr>
                <w:b/>
                <w:bCs/>
                <w:noProof/>
              </w:rPr>
              <w:t>Error! Hyperlink reference not valid.</w:t>
            </w:r>
          </w:ins>
          <w:del w:id="443" w:author="David Conklin" w:date="2020-11-09T17:34:00Z">
            <w:r w:rsidR="006A13B7" w:rsidRPr="00885EEF" w:rsidDel="004061C2">
              <w:rPr>
                <w:rStyle w:val="Hyperlink"/>
                <w:noProof/>
              </w:rPr>
              <w:delText>McKenzie wetlands in the initial versions of the IDU, HRU, and Reach data layers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_Toc53219815 \h </w:delInstrText>
            </w:r>
            <w:r w:rsidR="006A13B7" w:rsidDel="004061C2">
              <w:rPr>
                <w:noProof/>
                <w:webHidden/>
              </w:rPr>
            </w:r>
            <w:r w:rsidR="006A13B7" w:rsidDel="004061C2">
              <w:rPr>
                <w:noProof/>
                <w:webHidden/>
              </w:rPr>
              <w:fldChar w:fldCharType="separate"/>
            </w:r>
            <w:r w:rsidDel="004061C2">
              <w:rPr>
                <w:noProof/>
                <w:webHidden/>
              </w:rPr>
              <w:delText>31</w:delText>
            </w:r>
            <w:r w:rsidR="006A13B7" w:rsidDel="004061C2">
              <w:rPr>
                <w:noProof/>
                <w:webHidden/>
              </w:rPr>
              <w:fldChar w:fldCharType="end"/>
            </w:r>
            <w:r w:rsidDel="004061C2">
              <w:rPr>
                <w:noProof/>
              </w:rPr>
              <w:fldChar w:fldCharType="end"/>
            </w:r>
          </w:del>
        </w:p>
        <w:p w14:paraId="59574F58" w14:textId="49DEA2E9" w:rsidR="006A13B7" w:rsidDel="004061C2" w:rsidRDefault="00286383">
          <w:pPr>
            <w:pStyle w:val="TOC2"/>
            <w:tabs>
              <w:tab w:val="right" w:leader="dot" w:pos="9350"/>
            </w:tabs>
            <w:rPr>
              <w:del w:id="444" w:author="David Conklin" w:date="2020-11-09T17:34:00Z"/>
              <w:rFonts w:eastAsiaTheme="minorEastAsia"/>
              <w:noProof/>
            </w:rPr>
          </w:pPr>
          <w:del w:id="445" w:author="David Conklin" w:date="2020-11-09T17:34:00Z">
            <w:r w:rsidDel="004061C2">
              <w:rPr>
                <w:noProof/>
              </w:rPr>
              <w:fldChar w:fldCharType="begin"/>
            </w:r>
            <w:r w:rsidDel="004061C2">
              <w:rPr>
                <w:noProof/>
              </w:rPr>
              <w:delInstrText xml:space="preserve"> HYPERLINK \l "_Toc53219816" </w:delInstrText>
            </w:r>
            <w:r w:rsidDel="004061C2">
              <w:rPr>
                <w:noProof/>
              </w:rPr>
              <w:fldChar w:fldCharType="separate"/>
            </w:r>
          </w:del>
          <w:ins w:id="446" w:author="David Conklin" w:date="2020-11-09T17:34:00Z">
            <w:r w:rsidR="004061C2">
              <w:rPr>
                <w:b/>
                <w:bCs/>
                <w:noProof/>
              </w:rPr>
              <w:t>Error! Hyperlink reference not valid.</w:t>
            </w:r>
          </w:ins>
          <w:del w:id="447" w:author="David Conklin" w:date="2020-11-09T17:34:00Z">
            <w:r w:rsidR="006A13B7" w:rsidRPr="00885EEF" w:rsidDel="004061C2">
              <w:rPr>
                <w:rStyle w:val="Hyperlink"/>
                <w:noProof/>
              </w:rPr>
              <w:delText>Data changes for better representation of wetlands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_Toc53219816 \h </w:delInstrText>
            </w:r>
            <w:r w:rsidR="006A13B7" w:rsidDel="004061C2">
              <w:rPr>
                <w:noProof/>
                <w:webHidden/>
              </w:rPr>
            </w:r>
            <w:r w:rsidR="006A13B7" w:rsidDel="004061C2">
              <w:rPr>
                <w:noProof/>
                <w:webHidden/>
              </w:rPr>
              <w:fldChar w:fldCharType="separate"/>
            </w:r>
            <w:r w:rsidDel="004061C2">
              <w:rPr>
                <w:noProof/>
                <w:webHidden/>
              </w:rPr>
              <w:delText>31</w:delText>
            </w:r>
            <w:r w:rsidR="006A13B7" w:rsidDel="004061C2">
              <w:rPr>
                <w:noProof/>
                <w:webHidden/>
              </w:rPr>
              <w:fldChar w:fldCharType="end"/>
            </w:r>
            <w:r w:rsidDel="004061C2">
              <w:rPr>
                <w:noProof/>
              </w:rPr>
              <w:fldChar w:fldCharType="end"/>
            </w:r>
          </w:del>
        </w:p>
        <w:p w14:paraId="058BCA00" w14:textId="5134B5DC" w:rsidR="006A13B7" w:rsidDel="004061C2" w:rsidRDefault="00286383">
          <w:pPr>
            <w:pStyle w:val="TOC2"/>
            <w:tabs>
              <w:tab w:val="right" w:leader="dot" w:pos="9350"/>
            </w:tabs>
            <w:rPr>
              <w:del w:id="448" w:author="David Conklin" w:date="2020-11-09T17:34:00Z"/>
              <w:rFonts w:eastAsiaTheme="minorEastAsia"/>
              <w:noProof/>
            </w:rPr>
          </w:pPr>
          <w:del w:id="449" w:author="David Conklin" w:date="2020-11-09T17:34:00Z">
            <w:r w:rsidDel="004061C2">
              <w:rPr>
                <w:noProof/>
              </w:rPr>
              <w:fldChar w:fldCharType="begin"/>
            </w:r>
            <w:r w:rsidDel="004061C2">
              <w:rPr>
                <w:noProof/>
              </w:rPr>
              <w:delInstrText xml:space="preserve"> HYPERLINK \l "_Toc53219817" </w:delInstrText>
            </w:r>
            <w:r w:rsidDel="004061C2">
              <w:rPr>
                <w:noProof/>
              </w:rPr>
              <w:fldChar w:fldCharType="separate"/>
            </w:r>
          </w:del>
          <w:ins w:id="450" w:author="David Conklin" w:date="2020-11-09T17:34:00Z">
            <w:r w:rsidR="004061C2">
              <w:rPr>
                <w:b/>
                <w:bCs/>
                <w:noProof/>
              </w:rPr>
              <w:t>Error! Hyperlink reference not valid.</w:t>
            </w:r>
          </w:ins>
          <w:del w:id="451" w:author="David Conklin" w:date="2020-11-09T17:34:00Z">
            <w:r w:rsidR="006A13B7" w:rsidRPr="00885EEF" w:rsidDel="004061C2">
              <w:rPr>
                <w:rStyle w:val="Hyperlink"/>
                <w:noProof/>
              </w:rPr>
              <w:delText>Projection, Calendar, and Units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_Toc53219817 \h </w:delInstrText>
            </w:r>
            <w:r w:rsidR="006A13B7" w:rsidDel="004061C2">
              <w:rPr>
                <w:noProof/>
                <w:webHidden/>
              </w:rPr>
            </w:r>
            <w:r w:rsidR="006A13B7" w:rsidDel="004061C2">
              <w:rPr>
                <w:noProof/>
                <w:webHidden/>
              </w:rPr>
              <w:fldChar w:fldCharType="separate"/>
            </w:r>
            <w:r w:rsidDel="004061C2">
              <w:rPr>
                <w:noProof/>
                <w:webHidden/>
              </w:rPr>
              <w:delText>32</w:delText>
            </w:r>
            <w:r w:rsidR="006A13B7" w:rsidDel="004061C2">
              <w:rPr>
                <w:noProof/>
                <w:webHidden/>
              </w:rPr>
              <w:fldChar w:fldCharType="end"/>
            </w:r>
            <w:r w:rsidDel="004061C2">
              <w:rPr>
                <w:noProof/>
              </w:rPr>
              <w:fldChar w:fldCharType="end"/>
            </w:r>
          </w:del>
        </w:p>
        <w:p w14:paraId="5ED10C1C" w14:textId="7E70992A" w:rsidR="006A13B7" w:rsidDel="004061C2" w:rsidRDefault="00286383">
          <w:pPr>
            <w:pStyle w:val="TOC2"/>
            <w:tabs>
              <w:tab w:val="right" w:leader="dot" w:pos="9350"/>
            </w:tabs>
            <w:rPr>
              <w:del w:id="452" w:author="David Conklin" w:date="2020-11-09T17:34:00Z"/>
              <w:rFonts w:eastAsiaTheme="minorEastAsia"/>
              <w:noProof/>
            </w:rPr>
          </w:pPr>
          <w:del w:id="453" w:author="David Conklin" w:date="2020-11-09T17:34:00Z">
            <w:r w:rsidDel="004061C2">
              <w:rPr>
                <w:noProof/>
              </w:rPr>
              <w:fldChar w:fldCharType="begin"/>
            </w:r>
            <w:r w:rsidDel="004061C2">
              <w:rPr>
                <w:noProof/>
              </w:rPr>
              <w:delInstrText xml:space="preserve"> HYPERLINK \l "_Toc53219818" </w:delInstrText>
            </w:r>
            <w:r w:rsidDel="004061C2">
              <w:rPr>
                <w:noProof/>
              </w:rPr>
              <w:fldChar w:fldCharType="separate"/>
            </w:r>
          </w:del>
          <w:ins w:id="454" w:author="David Conklin" w:date="2020-11-09T17:34:00Z">
            <w:r w:rsidR="004061C2">
              <w:rPr>
                <w:b/>
                <w:bCs/>
                <w:noProof/>
              </w:rPr>
              <w:t>Error! Hyperlink reference not valid.</w:t>
            </w:r>
          </w:ins>
          <w:del w:id="455" w:author="David Conklin" w:date="2020-11-09T17:34:00Z">
            <w:r w:rsidR="006A13B7" w:rsidRPr="00885EEF" w:rsidDel="004061C2">
              <w:rPr>
                <w:rStyle w:val="Hyperlink"/>
                <w:noProof/>
              </w:rPr>
              <w:delText>Simulation of changes in wetlands over time</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_Toc53219818 \h </w:delInstrText>
            </w:r>
            <w:r w:rsidR="006A13B7" w:rsidDel="004061C2">
              <w:rPr>
                <w:noProof/>
                <w:webHidden/>
              </w:rPr>
            </w:r>
            <w:r w:rsidR="006A13B7" w:rsidDel="004061C2">
              <w:rPr>
                <w:noProof/>
                <w:webHidden/>
              </w:rPr>
              <w:fldChar w:fldCharType="separate"/>
            </w:r>
            <w:r w:rsidDel="004061C2">
              <w:rPr>
                <w:noProof/>
                <w:webHidden/>
              </w:rPr>
              <w:delText>32</w:delText>
            </w:r>
            <w:r w:rsidR="006A13B7" w:rsidDel="004061C2">
              <w:rPr>
                <w:noProof/>
                <w:webHidden/>
              </w:rPr>
              <w:fldChar w:fldCharType="end"/>
            </w:r>
            <w:r w:rsidDel="004061C2">
              <w:rPr>
                <w:noProof/>
              </w:rPr>
              <w:fldChar w:fldCharType="end"/>
            </w:r>
          </w:del>
        </w:p>
        <w:p w14:paraId="14CA6B29" w14:textId="5BD0E9ED" w:rsidR="006A13B7" w:rsidDel="004061C2" w:rsidRDefault="00286383">
          <w:pPr>
            <w:pStyle w:val="TOC2"/>
            <w:tabs>
              <w:tab w:val="right" w:leader="dot" w:pos="9350"/>
            </w:tabs>
            <w:rPr>
              <w:del w:id="456" w:author="David Conklin" w:date="2020-11-09T17:34:00Z"/>
              <w:rFonts w:eastAsiaTheme="minorEastAsia"/>
              <w:noProof/>
            </w:rPr>
          </w:pPr>
          <w:del w:id="457" w:author="David Conklin" w:date="2020-11-09T17:34:00Z">
            <w:r w:rsidDel="004061C2">
              <w:rPr>
                <w:noProof/>
              </w:rPr>
              <w:fldChar w:fldCharType="begin"/>
            </w:r>
            <w:r w:rsidDel="004061C2">
              <w:rPr>
                <w:noProof/>
              </w:rPr>
              <w:delInstrText xml:space="preserve"> HYPERLINK \l "_Toc53219819" </w:delInstrText>
            </w:r>
            <w:r w:rsidDel="004061C2">
              <w:rPr>
                <w:noProof/>
              </w:rPr>
              <w:fldChar w:fldCharType="separate"/>
            </w:r>
          </w:del>
          <w:ins w:id="458" w:author="David Conklin" w:date="2020-11-09T17:34:00Z">
            <w:r w:rsidR="004061C2">
              <w:rPr>
                <w:b/>
                <w:bCs/>
                <w:noProof/>
              </w:rPr>
              <w:t>Error! Hyperlink reference not valid.</w:t>
            </w:r>
          </w:ins>
          <w:del w:id="459" w:author="David Conklin" w:date="2020-11-09T17:34:00Z">
            <w:r w:rsidR="006A13B7" w:rsidRPr="00885EEF" w:rsidDel="004061C2">
              <w:rPr>
                <w:rStyle w:val="Hyperlink"/>
                <w:noProof/>
              </w:rPr>
              <w:delText>How wetlands are represented in the model</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_Toc53219819 \h </w:delInstrText>
            </w:r>
            <w:r w:rsidR="006A13B7" w:rsidDel="004061C2">
              <w:rPr>
                <w:noProof/>
                <w:webHidden/>
              </w:rPr>
            </w:r>
            <w:r w:rsidR="006A13B7" w:rsidDel="004061C2">
              <w:rPr>
                <w:noProof/>
                <w:webHidden/>
              </w:rPr>
              <w:fldChar w:fldCharType="separate"/>
            </w:r>
            <w:r w:rsidDel="004061C2">
              <w:rPr>
                <w:noProof/>
                <w:webHidden/>
              </w:rPr>
              <w:delText>32</w:delText>
            </w:r>
            <w:r w:rsidR="006A13B7" w:rsidDel="004061C2">
              <w:rPr>
                <w:noProof/>
                <w:webHidden/>
              </w:rPr>
              <w:fldChar w:fldCharType="end"/>
            </w:r>
            <w:r w:rsidDel="004061C2">
              <w:rPr>
                <w:noProof/>
              </w:rPr>
              <w:fldChar w:fldCharType="end"/>
            </w:r>
          </w:del>
        </w:p>
        <w:p w14:paraId="347DC755" w14:textId="530FA932" w:rsidR="006A13B7" w:rsidDel="004061C2" w:rsidRDefault="00286383">
          <w:pPr>
            <w:pStyle w:val="TOC2"/>
            <w:tabs>
              <w:tab w:val="right" w:leader="dot" w:pos="9350"/>
            </w:tabs>
            <w:rPr>
              <w:del w:id="460" w:author="David Conklin" w:date="2020-11-09T17:34:00Z"/>
              <w:rFonts w:eastAsiaTheme="minorEastAsia"/>
              <w:noProof/>
            </w:rPr>
          </w:pPr>
          <w:del w:id="461" w:author="David Conklin" w:date="2020-11-09T17:34:00Z">
            <w:r w:rsidDel="004061C2">
              <w:rPr>
                <w:noProof/>
              </w:rPr>
              <w:fldChar w:fldCharType="begin"/>
            </w:r>
            <w:r w:rsidDel="004061C2">
              <w:rPr>
                <w:noProof/>
              </w:rPr>
              <w:delInstrText xml:space="preserve"> HYPERLINK \l "_Toc53219820" </w:delInstrText>
            </w:r>
            <w:r w:rsidDel="004061C2">
              <w:rPr>
                <w:noProof/>
              </w:rPr>
              <w:fldChar w:fldCharType="separate"/>
            </w:r>
          </w:del>
          <w:ins w:id="462" w:author="David Conklin" w:date="2020-11-09T17:34:00Z">
            <w:r w:rsidR="004061C2">
              <w:rPr>
                <w:b/>
                <w:bCs/>
                <w:noProof/>
              </w:rPr>
              <w:t>Error! Hyperlink reference not valid.</w:t>
            </w:r>
          </w:ins>
          <w:del w:id="463" w:author="David Conklin" w:date="2020-11-09T17:34:00Z">
            <w:r w:rsidR="006A13B7" w:rsidRPr="00885EEF" w:rsidDel="004061C2">
              <w:rPr>
                <w:rStyle w:val="Hyperlink"/>
                <w:noProof/>
              </w:rPr>
              <w:delText>Attributes of interest in the wetlands study</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_Toc53219820 \h </w:delInstrText>
            </w:r>
            <w:r w:rsidR="006A13B7" w:rsidDel="004061C2">
              <w:rPr>
                <w:noProof/>
                <w:webHidden/>
              </w:rPr>
            </w:r>
            <w:r w:rsidR="006A13B7" w:rsidDel="004061C2">
              <w:rPr>
                <w:noProof/>
                <w:webHidden/>
              </w:rPr>
              <w:fldChar w:fldCharType="separate"/>
            </w:r>
            <w:r w:rsidDel="004061C2">
              <w:rPr>
                <w:noProof/>
                <w:webHidden/>
              </w:rPr>
              <w:delText>34</w:delText>
            </w:r>
            <w:r w:rsidR="006A13B7" w:rsidDel="004061C2">
              <w:rPr>
                <w:noProof/>
                <w:webHidden/>
              </w:rPr>
              <w:fldChar w:fldCharType="end"/>
            </w:r>
            <w:r w:rsidDel="004061C2">
              <w:rPr>
                <w:noProof/>
              </w:rPr>
              <w:fldChar w:fldCharType="end"/>
            </w:r>
          </w:del>
        </w:p>
        <w:p w14:paraId="5854CDA3" w14:textId="56075039" w:rsidR="006A13B7" w:rsidDel="004061C2" w:rsidRDefault="00286383">
          <w:pPr>
            <w:pStyle w:val="TOC2"/>
            <w:tabs>
              <w:tab w:val="right" w:leader="dot" w:pos="9350"/>
            </w:tabs>
            <w:rPr>
              <w:del w:id="464" w:author="David Conklin" w:date="2020-11-09T17:34:00Z"/>
              <w:rFonts w:eastAsiaTheme="minorEastAsia"/>
              <w:noProof/>
            </w:rPr>
          </w:pPr>
          <w:del w:id="465" w:author="David Conklin" w:date="2020-11-09T17:34:00Z">
            <w:r w:rsidDel="004061C2">
              <w:rPr>
                <w:noProof/>
              </w:rPr>
              <w:fldChar w:fldCharType="begin"/>
            </w:r>
            <w:r w:rsidDel="004061C2">
              <w:rPr>
                <w:noProof/>
              </w:rPr>
              <w:delInstrText xml:space="preserve"> HYPERLINK \l "_Toc53219821" </w:delInstrText>
            </w:r>
            <w:r w:rsidDel="004061C2">
              <w:rPr>
                <w:noProof/>
              </w:rPr>
              <w:fldChar w:fldCharType="separate"/>
            </w:r>
          </w:del>
          <w:ins w:id="466" w:author="David Conklin" w:date="2020-11-09T17:34:00Z">
            <w:r w:rsidR="004061C2">
              <w:rPr>
                <w:b/>
                <w:bCs/>
                <w:noProof/>
              </w:rPr>
              <w:t>Error! Hyperlink reference not valid.</w:t>
            </w:r>
          </w:ins>
          <w:del w:id="467" w:author="David Conklin" w:date="2020-11-09T17:34:00Z">
            <w:r w:rsidR="006A13B7" w:rsidRPr="00885EEF" w:rsidDel="004061C2">
              <w:rPr>
                <w:rStyle w:val="Hyperlink"/>
                <w:noProof/>
              </w:rPr>
              <w:delText>A WETNESS attribute</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_Toc53219821 \h </w:delInstrText>
            </w:r>
            <w:r w:rsidR="006A13B7" w:rsidDel="004061C2">
              <w:rPr>
                <w:noProof/>
                <w:webHidden/>
              </w:rPr>
            </w:r>
            <w:r w:rsidR="006A13B7" w:rsidDel="004061C2">
              <w:rPr>
                <w:noProof/>
                <w:webHidden/>
              </w:rPr>
              <w:fldChar w:fldCharType="separate"/>
            </w:r>
            <w:r w:rsidDel="004061C2">
              <w:rPr>
                <w:noProof/>
                <w:webHidden/>
              </w:rPr>
              <w:delText>34</w:delText>
            </w:r>
            <w:r w:rsidR="006A13B7" w:rsidDel="004061C2">
              <w:rPr>
                <w:noProof/>
                <w:webHidden/>
              </w:rPr>
              <w:fldChar w:fldCharType="end"/>
            </w:r>
            <w:r w:rsidDel="004061C2">
              <w:rPr>
                <w:noProof/>
              </w:rPr>
              <w:fldChar w:fldCharType="end"/>
            </w:r>
          </w:del>
        </w:p>
        <w:p w14:paraId="4861C42D" w14:textId="40AF6EFB" w:rsidR="006A13B7" w:rsidDel="004061C2" w:rsidRDefault="00286383">
          <w:pPr>
            <w:pStyle w:val="TOC2"/>
            <w:tabs>
              <w:tab w:val="right" w:leader="dot" w:pos="9350"/>
            </w:tabs>
            <w:rPr>
              <w:del w:id="468" w:author="David Conklin" w:date="2020-11-09T17:34:00Z"/>
              <w:rFonts w:eastAsiaTheme="minorEastAsia"/>
              <w:noProof/>
            </w:rPr>
          </w:pPr>
          <w:del w:id="469" w:author="David Conklin" w:date="2020-11-09T17:34:00Z">
            <w:r w:rsidDel="004061C2">
              <w:rPr>
                <w:noProof/>
              </w:rPr>
              <w:fldChar w:fldCharType="begin"/>
            </w:r>
            <w:r w:rsidDel="004061C2">
              <w:rPr>
                <w:noProof/>
              </w:rPr>
              <w:delInstrText xml:space="preserve"> HYPERLINK \l "_Toc53219822" </w:delInstrText>
            </w:r>
            <w:r w:rsidDel="004061C2">
              <w:rPr>
                <w:noProof/>
              </w:rPr>
              <w:fldChar w:fldCharType="separate"/>
            </w:r>
          </w:del>
          <w:ins w:id="470" w:author="David Conklin" w:date="2020-11-09T17:34:00Z">
            <w:r w:rsidR="004061C2">
              <w:rPr>
                <w:b/>
                <w:bCs/>
                <w:noProof/>
              </w:rPr>
              <w:t>Error! Hyperlink reference not valid.</w:t>
            </w:r>
          </w:ins>
          <w:del w:id="471" w:author="David Conklin" w:date="2020-11-09T17:34:00Z">
            <w:r w:rsidR="006A13B7" w:rsidRPr="00885EEF" w:rsidDel="004061C2">
              <w:rPr>
                <w:rStyle w:val="Hyperlink"/>
                <w:noProof/>
              </w:rPr>
              <w:delText>Calculating the exchange of water between the wetland and the reach</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_Toc53219822 \h </w:delInstrText>
            </w:r>
            <w:r w:rsidR="006A13B7" w:rsidDel="004061C2">
              <w:rPr>
                <w:noProof/>
                <w:webHidden/>
              </w:rPr>
            </w:r>
            <w:r w:rsidR="006A13B7" w:rsidDel="004061C2">
              <w:rPr>
                <w:noProof/>
                <w:webHidden/>
              </w:rPr>
              <w:fldChar w:fldCharType="separate"/>
            </w:r>
            <w:r w:rsidDel="004061C2">
              <w:rPr>
                <w:noProof/>
                <w:webHidden/>
              </w:rPr>
              <w:delText>35</w:delText>
            </w:r>
            <w:r w:rsidR="006A13B7" w:rsidDel="004061C2">
              <w:rPr>
                <w:noProof/>
                <w:webHidden/>
              </w:rPr>
              <w:fldChar w:fldCharType="end"/>
            </w:r>
            <w:r w:rsidDel="004061C2">
              <w:rPr>
                <w:noProof/>
              </w:rPr>
              <w:fldChar w:fldCharType="end"/>
            </w:r>
          </w:del>
        </w:p>
        <w:p w14:paraId="69AFC3A5" w14:textId="584B6482" w:rsidR="006A13B7" w:rsidDel="004061C2" w:rsidRDefault="00286383">
          <w:pPr>
            <w:pStyle w:val="TOC3"/>
            <w:tabs>
              <w:tab w:val="right" w:leader="dot" w:pos="9350"/>
            </w:tabs>
            <w:rPr>
              <w:del w:id="472" w:author="David Conklin" w:date="2020-11-09T17:34:00Z"/>
              <w:rFonts w:eastAsiaTheme="minorEastAsia"/>
              <w:noProof/>
            </w:rPr>
          </w:pPr>
          <w:del w:id="473" w:author="David Conklin" w:date="2020-11-09T17:34:00Z">
            <w:r w:rsidDel="004061C2">
              <w:rPr>
                <w:noProof/>
              </w:rPr>
              <w:fldChar w:fldCharType="begin"/>
            </w:r>
            <w:r w:rsidDel="004061C2">
              <w:rPr>
                <w:noProof/>
              </w:rPr>
              <w:delInstrText xml:space="preserve"> HYPERLINK \l "_Toc53219823" </w:delInstrText>
            </w:r>
            <w:r w:rsidDel="004061C2">
              <w:rPr>
                <w:noProof/>
              </w:rPr>
              <w:fldChar w:fldCharType="separate"/>
            </w:r>
          </w:del>
          <w:ins w:id="474" w:author="David Conklin" w:date="2020-11-09T17:34:00Z">
            <w:r w:rsidR="004061C2">
              <w:rPr>
                <w:b/>
                <w:bCs/>
                <w:noProof/>
              </w:rPr>
              <w:t>Error! Hyperlink reference not valid.</w:t>
            </w:r>
          </w:ins>
          <w:del w:id="475" w:author="David Conklin" w:date="2020-11-09T17:34:00Z">
            <w:r w:rsidR="006A13B7" w:rsidRPr="00885EEF" w:rsidDel="004061C2">
              <w:rPr>
                <w:rStyle w:val="Hyperlink"/>
                <w:noProof/>
              </w:rPr>
              <w:delText>Wetland IDU parameters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_Toc53219823 \h </w:delInstrText>
            </w:r>
            <w:r w:rsidR="006A13B7" w:rsidDel="004061C2">
              <w:rPr>
                <w:noProof/>
                <w:webHidden/>
              </w:rPr>
            </w:r>
            <w:r w:rsidR="006A13B7" w:rsidDel="004061C2">
              <w:rPr>
                <w:noProof/>
                <w:webHidden/>
              </w:rPr>
              <w:fldChar w:fldCharType="separate"/>
            </w:r>
            <w:r w:rsidDel="004061C2">
              <w:rPr>
                <w:noProof/>
                <w:webHidden/>
              </w:rPr>
              <w:delText>35</w:delText>
            </w:r>
            <w:r w:rsidR="006A13B7" w:rsidDel="004061C2">
              <w:rPr>
                <w:noProof/>
                <w:webHidden/>
              </w:rPr>
              <w:fldChar w:fldCharType="end"/>
            </w:r>
            <w:r w:rsidDel="004061C2">
              <w:rPr>
                <w:noProof/>
              </w:rPr>
              <w:fldChar w:fldCharType="end"/>
            </w:r>
          </w:del>
        </w:p>
        <w:p w14:paraId="16F16DDB" w14:textId="5C436DE5" w:rsidR="006A13B7" w:rsidDel="004061C2" w:rsidRDefault="00286383">
          <w:pPr>
            <w:pStyle w:val="TOC3"/>
            <w:tabs>
              <w:tab w:val="right" w:leader="dot" w:pos="9350"/>
            </w:tabs>
            <w:rPr>
              <w:del w:id="476" w:author="David Conklin" w:date="2020-11-09T17:34:00Z"/>
              <w:rFonts w:eastAsiaTheme="minorEastAsia"/>
              <w:noProof/>
            </w:rPr>
          </w:pPr>
          <w:del w:id="477" w:author="David Conklin" w:date="2020-11-09T17:34:00Z">
            <w:r w:rsidDel="004061C2">
              <w:rPr>
                <w:noProof/>
              </w:rPr>
              <w:fldChar w:fldCharType="begin"/>
            </w:r>
            <w:r w:rsidDel="004061C2">
              <w:rPr>
                <w:noProof/>
              </w:rPr>
              <w:delInstrText xml:space="preserve"> HYPERLINK \l "_Toc53219824" </w:delInstrText>
            </w:r>
            <w:r w:rsidDel="004061C2">
              <w:rPr>
                <w:noProof/>
              </w:rPr>
              <w:fldChar w:fldCharType="separate"/>
            </w:r>
          </w:del>
          <w:ins w:id="478" w:author="David Conklin" w:date="2020-11-09T17:34:00Z">
            <w:r w:rsidR="004061C2">
              <w:rPr>
                <w:b/>
                <w:bCs/>
                <w:noProof/>
              </w:rPr>
              <w:t>Error! Hyperlink reference not valid.</w:t>
            </w:r>
          </w:ins>
          <w:del w:id="479" w:author="David Conklin" w:date="2020-11-09T17:34:00Z">
            <w:r w:rsidR="006A13B7" w:rsidRPr="00885EEF" w:rsidDel="004061C2">
              <w:rPr>
                <w:rStyle w:val="Hyperlink"/>
                <w:noProof/>
              </w:rPr>
              <w:delText>Reach parameters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_Toc53219824 \h </w:delInstrText>
            </w:r>
            <w:r w:rsidR="006A13B7" w:rsidDel="004061C2">
              <w:rPr>
                <w:noProof/>
                <w:webHidden/>
              </w:rPr>
            </w:r>
            <w:r w:rsidR="006A13B7" w:rsidDel="004061C2">
              <w:rPr>
                <w:noProof/>
                <w:webHidden/>
              </w:rPr>
              <w:fldChar w:fldCharType="separate"/>
            </w:r>
            <w:r w:rsidDel="004061C2">
              <w:rPr>
                <w:noProof/>
                <w:webHidden/>
              </w:rPr>
              <w:delText>35</w:delText>
            </w:r>
            <w:r w:rsidR="006A13B7" w:rsidDel="004061C2">
              <w:rPr>
                <w:noProof/>
                <w:webHidden/>
              </w:rPr>
              <w:fldChar w:fldCharType="end"/>
            </w:r>
            <w:r w:rsidDel="004061C2">
              <w:rPr>
                <w:noProof/>
              </w:rPr>
              <w:fldChar w:fldCharType="end"/>
            </w:r>
          </w:del>
        </w:p>
        <w:p w14:paraId="47102707" w14:textId="0A5A91C9" w:rsidR="006A13B7" w:rsidDel="004061C2" w:rsidRDefault="00286383">
          <w:pPr>
            <w:pStyle w:val="TOC2"/>
            <w:tabs>
              <w:tab w:val="right" w:leader="dot" w:pos="9350"/>
            </w:tabs>
            <w:rPr>
              <w:del w:id="480" w:author="David Conklin" w:date="2020-11-09T17:34:00Z"/>
              <w:rFonts w:eastAsiaTheme="minorEastAsia"/>
              <w:noProof/>
            </w:rPr>
          </w:pPr>
          <w:del w:id="481" w:author="David Conklin" w:date="2020-11-09T17:34:00Z">
            <w:r w:rsidDel="004061C2">
              <w:rPr>
                <w:noProof/>
              </w:rPr>
              <w:fldChar w:fldCharType="begin"/>
            </w:r>
            <w:r w:rsidDel="004061C2">
              <w:rPr>
                <w:noProof/>
              </w:rPr>
              <w:delInstrText xml:space="preserve"> HYPERLINK \l "_Toc53219825" </w:delInstrText>
            </w:r>
            <w:r w:rsidDel="004061C2">
              <w:rPr>
                <w:noProof/>
              </w:rPr>
              <w:fldChar w:fldCharType="separate"/>
            </w:r>
          </w:del>
          <w:ins w:id="482" w:author="David Conklin" w:date="2020-11-09T17:34:00Z">
            <w:r w:rsidR="004061C2">
              <w:rPr>
                <w:b/>
                <w:bCs/>
                <w:noProof/>
              </w:rPr>
              <w:t>Error! Hyperlink reference not valid.</w:t>
            </w:r>
          </w:ins>
          <w:del w:id="483" w:author="David Conklin" w:date="2020-11-09T17:34:00Z">
            <w:r w:rsidR="006A13B7" w:rsidRPr="00885EEF" w:rsidDel="004061C2">
              <w:rPr>
                <w:rStyle w:val="Hyperlink"/>
                <w:noProof/>
              </w:rPr>
              <w:delText>Loss (or gain) of wetlands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_Toc53219825 \h </w:delInstrText>
            </w:r>
            <w:r w:rsidR="006A13B7" w:rsidDel="004061C2">
              <w:rPr>
                <w:noProof/>
                <w:webHidden/>
              </w:rPr>
            </w:r>
            <w:r w:rsidR="006A13B7" w:rsidDel="004061C2">
              <w:rPr>
                <w:noProof/>
                <w:webHidden/>
              </w:rPr>
              <w:fldChar w:fldCharType="separate"/>
            </w:r>
            <w:r w:rsidDel="004061C2">
              <w:rPr>
                <w:noProof/>
                <w:webHidden/>
              </w:rPr>
              <w:delText>36</w:delText>
            </w:r>
            <w:r w:rsidR="006A13B7" w:rsidDel="004061C2">
              <w:rPr>
                <w:noProof/>
                <w:webHidden/>
              </w:rPr>
              <w:fldChar w:fldCharType="end"/>
            </w:r>
            <w:r w:rsidDel="004061C2">
              <w:rPr>
                <w:noProof/>
              </w:rPr>
              <w:fldChar w:fldCharType="end"/>
            </w:r>
          </w:del>
        </w:p>
        <w:p w14:paraId="51B6016C" w14:textId="00A44C97" w:rsidR="006A13B7" w:rsidDel="004061C2" w:rsidRDefault="00286383">
          <w:pPr>
            <w:pStyle w:val="TOC2"/>
            <w:tabs>
              <w:tab w:val="right" w:leader="dot" w:pos="9350"/>
            </w:tabs>
            <w:rPr>
              <w:del w:id="484" w:author="David Conklin" w:date="2020-11-09T17:34:00Z"/>
              <w:rFonts w:eastAsiaTheme="minorEastAsia"/>
              <w:noProof/>
            </w:rPr>
          </w:pPr>
          <w:del w:id="485" w:author="David Conklin" w:date="2020-11-09T17:34:00Z">
            <w:r w:rsidDel="004061C2">
              <w:rPr>
                <w:noProof/>
              </w:rPr>
              <w:fldChar w:fldCharType="begin"/>
            </w:r>
            <w:r w:rsidDel="004061C2">
              <w:rPr>
                <w:noProof/>
              </w:rPr>
              <w:delInstrText xml:space="preserve"> HYPERLINK \l "_Toc53219826" </w:delInstrText>
            </w:r>
            <w:r w:rsidDel="004061C2">
              <w:rPr>
                <w:noProof/>
              </w:rPr>
              <w:fldChar w:fldCharType="separate"/>
            </w:r>
          </w:del>
          <w:ins w:id="486" w:author="David Conklin" w:date="2020-11-09T17:34:00Z">
            <w:r w:rsidR="004061C2">
              <w:rPr>
                <w:b/>
                <w:bCs/>
                <w:noProof/>
              </w:rPr>
              <w:t>Error! Hyperlink reference not valid.</w:t>
            </w:r>
          </w:ins>
          <w:del w:id="487" w:author="David Conklin" w:date="2020-11-09T17:34:00Z">
            <w:r w:rsidR="006A13B7" w:rsidRPr="00885EEF" w:rsidDel="004061C2">
              <w:rPr>
                <w:rStyle w:val="Hyperlink"/>
                <w:noProof/>
              </w:rPr>
              <w:delText>Reality check</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_Toc53219826 \h </w:delInstrText>
            </w:r>
            <w:r w:rsidR="006A13B7" w:rsidDel="004061C2">
              <w:rPr>
                <w:noProof/>
                <w:webHidden/>
              </w:rPr>
            </w:r>
            <w:r w:rsidR="006A13B7" w:rsidDel="004061C2">
              <w:rPr>
                <w:noProof/>
                <w:webHidden/>
              </w:rPr>
              <w:fldChar w:fldCharType="separate"/>
            </w:r>
            <w:r w:rsidDel="004061C2">
              <w:rPr>
                <w:noProof/>
                <w:webHidden/>
              </w:rPr>
              <w:delText>36</w:delText>
            </w:r>
            <w:r w:rsidR="006A13B7" w:rsidDel="004061C2">
              <w:rPr>
                <w:noProof/>
                <w:webHidden/>
              </w:rPr>
              <w:fldChar w:fldCharType="end"/>
            </w:r>
            <w:r w:rsidDel="004061C2">
              <w:rPr>
                <w:noProof/>
              </w:rPr>
              <w:fldChar w:fldCharType="end"/>
            </w:r>
          </w:del>
        </w:p>
        <w:p w14:paraId="4E6169D2" w14:textId="370CB858" w:rsidR="006A13B7" w:rsidDel="004061C2" w:rsidRDefault="00286383">
          <w:pPr>
            <w:pStyle w:val="TOC2"/>
            <w:tabs>
              <w:tab w:val="right" w:leader="dot" w:pos="9350"/>
            </w:tabs>
            <w:rPr>
              <w:del w:id="488" w:author="David Conklin" w:date="2020-11-09T17:34:00Z"/>
              <w:rFonts w:eastAsiaTheme="minorEastAsia"/>
              <w:noProof/>
            </w:rPr>
          </w:pPr>
          <w:del w:id="489" w:author="David Conklin" w:date="2020-11-09T17:34:00Z">
            <w:r w:rsidDel="004061C2">
              <w:rPr>
                <w:noProof/>
              </w:rPr>
              <w:fldChar w:fldCharType="begin"/>
            </w:r>
            <w:r w:rsidDel="004061C2">
              <w:rPr>
                <w:noProof/>
              </w:rPr>
              <w:delInstrText xml:space="preserve"> HYPERLINK \l "_Toc53219827" </w:delInstrText>
            </w:r>
            <w:r w:rsidDel="004061C2">
              <w:rPr>
                <w:noProof/>
              </w:rPr>
              <w:fldChar w:fldCharType="separate"/>
            </w:r>
          </w:del>
          <w:ins w:id="490" w:author="David Conklin" w:date="2020-11-09T17:34:00Z">
            <w:r w:rsidR="004061C2">
              <w:rPr>
                <w:b/>
                <w:bCs/>
                <w:noProof/>
              </w:rPr>
              <w:t>Error! Hyperlink reference not valid.</w:t>
            </w:r>
          </w:ins>
          <w:del w:id="491" w:author="David Conklin" w:date="2020-11-09T17:34:00Z">
            <w:r w:rsidR="006A13B7" w:rsidRPr="00885EEF" w:rsidDel="004061C2">
              <w:rPr>
                <w:rStyle w:val="Hyperlink"/>
                <w:noProof/>
              </w:rPr>
              <w:delText>Clackamas wetlands v. McKenzie wetlands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_Toc53219827 \h </w:delInstrText>
            </w:r>
            <w:r w:rsidR="006A13B7" w:rsidDel="004061C2">
              <w:rPr>
                <w:noProof/>
                <w:webHidden/>
              </w:rPr>
            </w:r>
            <w:r w:rsidR="006A13B7" w:rsidDel="004061C2">
              <w:rPr>
                <w:noProof/>
                <w:webHidden/>
              </w:rPr>
              <w:fldChar w:fldCharType="separate"/>
            </w:r>
          </w:del>
          <w:del w:id="492" w:author="David Conklin" w:date="2020-11-09T07:32:00Z">
            <w:r w:rsidR="006A13B7" w:rsidDel="00286383">
              <w:rPr>
                <w:noProof/>
                <w:webHidden/>
              </w:rPr>
              <w:delText>36</w:delText>
            </w:r>
          </w:del>
          <w:del w:id="493" w:author="David Conklin" w:date="2020-11-09T17:34:00Z">
            <w:r w:rsidR="006A13B7" w:rsidDel="004061C2">
              <w:rPr>
                <w:noProof/>
                <w:webHidden/>
              </w:rPr>
              <w:fldChar w:fldCharType="end"/>
            </w:r>
            <w:r w:rsidDel="004061C2">
              <w:rPr>
                <w:noProof/>
              </w:rPr>
              <w:fldChar w:fldCharType="end"/>
            </w:r>
          </w:del>
        </w:p>
        <w:p w14:paraId="0A25721D" w14:textId="368C2B35" w:rsidR="006A13B7" w:rsidDel="004061C2" w:rsidRDefault="00286383">
          <w:pPr>
            <w:pStyle w:val="TOC1"/>
            <w:tabs>
              <w:tab w:val="right" w:leader="dot" w:pos="9350"/>
            </w:tabs>
            <w:rPr>
              <w:del w:id="494" w:author="David Conklin" w:date="2020-11-09T17:34:00Z"/>
              <w:rFonts w:eastAsiaTheme="minorEastAsia"/>
              <w:noProof/>
            </w:rPr>
          </w:pPr>
          <w:del w:id="495" w:author="David Conklin" w:date="2020-11-09T17:34:00Z">
            <w:r w:rsidDel="004061C2">
              <w:rPr>
                <w:noProof/>
              </w:rPr>
              <w:fldChar w:fldCharType="begin"/>
            </w:r>
            <w:r w:rsidDel="004061C2">
              <w:rPr>
                <w:noProof/>
              </w:rPr>
              <w:delInstrText xml:space="preserve"> HYPERLINK \l "_Toc53219828" </w:delInstrText>
            </w:r>
            <w:r w:rsidDel="004061C2">
              <w:rPr>
                <w:noProof/>
              </w:rPr>
              <w:fldChar w:fldCharType="separate"/>
            </w:r>
          </w:del>
          <w:ins w:id="496" w:author="David Conklin" w:date="2020-11-09T17:34:00Z">
            <w:r w:rsidR="004061C2">
              <w:rPr>
                <w:b/>
                <w:bCs/>
                <w:noProof/>
              </w:rPr>
              <w:t>Error! Hyperlink reference not valid.</w:t>
            </w:r>
          </w:ins>
          <w:del w:id="497" w:author="David Conklin" w:date="2020-11-09T17:34:00Z">
            <w:r w:rsidR="006A13B7" w:rsidRPr="00885EEF" w:rsidDel="004061C2">
              <w:rPr>
                <w:rStyle w:val="Hyperlink"/>
                <w:noProof/>
              </w:rPr>
              <w:delText>The Clackamas Basin</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_Toc53219828 \h </w:delInstrText>
            </w:r>
            <w:r w:rsidR="006A13B7" w:rsidDel="004061C2">
              <w:rPr>
                <w:noProof/>
                <w:webHidden/>
              </w:rPr>
            </w:r>
            <w:r w:rsidR="006A13B7" w:rsidDel="004061C2">
              <w:rPr>
                <w:noProof/>
                <w:webHidden/>
              </w:rPr>
              <w:fldChar w:fldCharType="separate"/>
            </w:r>
          </w:del>
          <w:del w:id="498" w:author="David Conklin" w:date="2020-11-09T07:32:00Z">
            <w:r w:rsidR="006A13B7" w:rsidDel="00286383">
              <w:rPr>
                <w:noProof/>
                <w:webHidden/>
              </w:rPr>
              <w:delText>37</w:delText>
            </w:r>
          </w:del>
          <w:del w:id="499" w:author="David Conklin" w:date="2020-11-09T17:34:00Z">
            <w:r w:rsidR="006A13B7" w:rsidDel="004061C2">
              <w:rPr>
                <w:noProof/>
                <w:webHidden/>
              </w:rPr>
              <w:fldChar w:fldCharType="end"/>
            </w:r>
            <w:r w:rsidDel="004061C2">
              <w:rPr>
                <w:noProof/>
              </w:rPr>
              <w:fldChar w:fldCharType="end"/>
            </w:r>
          </w:del>
        </w:p>
        <w:p w14:paraId="59976753" w14:textId="6B5C3A19" w:rsidR="006A13B7" w:rsidDel="004061C2" w:rsidRDefault="00286383">
          <w:pPr>
            <w:pStyle w:val="TOC1"/>
            <w:tabs>
              <w:tab w:val="right" w:leader="dot" w:pos="9350"/>
            </w:tabs>
            <w:rPr>
              <w:del w:id="500" w:author="David Conklin" w:date="2020-11-09T17:34:00Z"/>
              <w:rFonts w:eastAsiaTheme="minorEastAsia"/>
              <w:noProof/>
            </w:rPr>
          </w:pPr>
          <w:del w:id="501" w:author="David Conklin" w:date="2020-11-09T17:34:00Z">
            <w:r w:rsidDel="004061C2">
              <w:rPr>
                <w:noProof/>
              </w:rPr>
              <w:fldChar w:fldCharType="begin"/>
            </w:r>
            <w:r w:rsidDel="004061C2">
              <w:rPr>
                <w:noProof/>
              </w:rPr>
              <w:delInstrText xml:space="preserve"> HYPERLINK \l "_Toc53219829" </w:delInstrText>
            </w:r>
            <w:r w:rsidDel="004061C2">
              <w:rPr>
                <w:noProof/>
              </w:rPr>
              <w:fldChar w:fldCharType="separate"/>
            </w:r>
          </w:del>
          <w:ins w:id="502" w:author="David Conklin" w:date="2020-11-09T17:34:00Z">
            <w:r w:rsidR="004061C2">
              <w:rPr>
                <w:b/>
                <w:bCs/>
                <w:noProof/>
              </w:rPr>
              <w:t>Error! Hyperlink reference not valid.</w:t>
            </w:r>
          </w:ins>
          <w:del w:id="503" w:author="David Conklin" w:date="2020-11-09T17:34:00Z">
            <w:r w:rsidR="006A13B7" w:rsidRPr="00885EEF" w:rsidDel="004061C2">
              <w:rPr>
                <w:rStyle w:val="Hyperlink"/>
                <w:noProof/>
              </w:rPr>
              <w:delText>Directory structure and file names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_Toc53219829 \h </w:delInstrText>
            </w:r>
            <w:r w:rsidR="006A13B7" w:rsidDel="004061C2">
              <w:rPr>
                <w:noProof/>
                <w:webHidden/>
              </w:rPr>
            </w:r>
            <w:r w:rsidR="006A13B7" w:rsidDel="004061C2">
              <w:rPr>
                <w:noProof/>
                <w:webHidden/>
              </w:rPr>
              <w:fldChar w:fldCharType="separate"/>
            </w:r>
          </w:del>
          <w:del w:id="504" w:author="David Conklin" w:date="2020-11-09T07:32:00Z">
            <w:r w:rsidR="006A13B7" w:rsidDel="00286383">
              <w:rPr>
                <w:noProof/>
                <w:webHidden/>
              </w:rPr>
              <w:delText>38</w:delText>
            </w:r>
          </w:del>
          <w:del w:id="505" w:author="David Conklin" w:date="2020-11-09T17:34:00Z">
            <w:r w:rsidR="006A13B7" w:rsidDel="004061C2">
              <w:rPr>
                <w:noProof/>
                <w:webHidden/>
              </w:rPr>
              <w:fldChar w:fldCharType="end"/>
            </w:r>
            <w:r w:rsidDel="004061C2">
              <w:rPr>
                <w:noProof/>
              </w:rPr>
              <w:fldChar w:fldCharType="end"/>
            </w:r>
          </w:del>
        </w:p>
        <w:p w14:paraId="2063BC1D" w14:textId="112AD8A7" w:rsidR="006A13B7" w:rsidDel="004061C2" w:rsidRDefault="00286383">
          <w:pPr>
            <w:pStyle w:val="TOC1"/>
            <w:tabs>
              <w:tab w:val="right" w:leader="dot" w:pos="9350"/>
            </w:tabs>
            <w:rPr>
              <w:del w:id="506" w:author="David Conklin" w:date="2020-11-09T17:34:00Z"/>
              <w:rFonts w:eastAsiaTheme="minorEastAsia"/>
              <w:noProof/>
            </w:rPr>
          </w:pPr>
          <w:del w:id="507" w:author="David Conklin" w:date="2020-11-09T17:34:00Z">
            <w:r w:rsidDel="004061C2">
              <w:rPr>
                <w:noProof/>
              </w:rPr>
              <w:fldChar w:fldCharType="begin"/>
            </w:r>
            <w:r w:rsidDel="004061C2">
              <w:rPr>
                <w:noProof/>
              </w:rPr>
              <w:delInstrText xml:space="preserve"> HYPERLINK \l "_Toc53219830" </w:delInstrText>
            </w:r>
            <w:r w:rsidDel="004061C2">
              <w:rPr>
                <w:noProof/>
              </w:rPr>
              <w:fldChar w:fldCharType="separate"/>
            </w:r>
          </w:del>
          <w:ins w:id="508" w:author="David Conklin" w:date="2020-11-09T17:34:00Z">
            <w:r w:rsidR="004061C2">
              <w:rPr>
                <w:b/>
                <w:bCs/>
                <w:noProof/>
              </w:rPr>
              <w:t>Error! Hyperlink reference not valid.</w:t>
            </w:r>
          </w:ins>
          <w:del w:id="509" w:author="David Conklin" w:date="2020-11-09T17:34:00Z">
            <w:r w:rsidR="006A13B7" w:rsidRPr="00885EEF" w:rsidDel="004061C2">
              <w:rPr>
                <w:rStyle w:val="Hyperlink"/>
                <w:noProof/>
              </w:rPr>
              <w:delText>Release Log</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_Toc53219830 \h </w:delInstrText>
            </w:r>
            <w:r w:rsidR="006A13B7" w:rsidDel="004061C2">
              <w:rPr>
                <w:noProof/>
                <w:webHidden/>
              </w:rPr>
            </w:r>
            <w:r w:rsidR="006A13B7" w:rsidDel="004061C2">
              <w:rPr>
                <w:noProof/>
                <w:webHidden/>
              </w:rPr>
              <w:fldChar w:fldCharType="separate"/>
            </w:r>
          </w:del>
          <w:del w:id="510" w:author="David Conklin" w:date="2020-11-09T07:32:00Z">
            <w:r w:rsidR="006A13B7" w:rsidDel="00286383">
              <w:rPr>
                <w:noProof/>
                <w:webHidden/>
              </w:rPr>
              <w:delText>39</w:delText>
            </w:r>
          </w:del>
          <w:del w:id="511" w:author="David Conklin" w:date="2020-11-09T17:34:00Z">
            <w:r w:rsidR="006A13B7" w:rsidDel="004061C2">
              <w:rPr>
                <w:noProof/>
                <w:webHidden/>
              </w:rPr>
              <w:fldChar w:fldCharType="end"/>
            </w:r>
            <w:r w:rsidDel="004061C2">
              <w:rPr>
                <w:noProof/>
              </w:rPr>
              <w:fldChar w:fldCharType="end"/>
            </w:r>
          </w:del>
        </w:p>
        <w:p w14:paraId="2D3459A9" w14:textId="58A08308" w:rsidR="006A13B7" w:rsidDel="004061C2" w:rsidRDefault="00286383">
          <w:pPr>
            <w:pStyle w:val="TOC1"/>
            <w:tabs>
              <w:tab w:val="right" w:leader="dot" w:pos="9350"/>
            </w:tabs>
            <w:rPr>
              <w:del w:id="512" w:author="David Conklin" w:date="2020-11-09T17:34:00Z"/>
              <w:rFonts w:eastAsiaTheme="minorEastAsia"/>
              <w:noProof/>
            </w:rPr>
          </w:pPr>
          <w:del w:id="513" w:author="David Conklin" w:date="2020-11-09T17:34:00Z">
            <w:r w:rsidDel="004061C2">
              <w:rPr>
                <w:noProof/>
              </w:rPr>
              <w:fldChar w:fldCharType="begin"/>
            </w:r>
            <w:r w:rsidDel="004061C2">
              <w:rPr>
                <w:noProof/>
              </w:rPr>
              <w:delInstrText xml:space="preserve"> HYPERLINK \l "_Toc53219831" </w:delInstrText>
            </w:r>
            <w:r w:rsidDel="004061C2">
              <w:rPr>
                <w:noProof/>
              </w:rPr>
              <w:fldChar w:fldCharType="separate"/>
            </w:r>
          </w:del>
          <w:ins w:id="514" w:author="David Conklin" w:date="2020-11-09T17:34:00Z">
            <w:r w:rsidR="004061C2">
              <w:rPr>
                <w:b/>
                <w:bCs/>
                <w:noProof/>
              </w:rPr>
              <w:t>Error! Hyperlink reference not valid.</w:t>
            </w:r>
          </w:ins>
          <w:del w:id="515" w:author="David Conklin" w:date="2020-11-09T17:34:00Z">
            <w:r w:rsidR="006A13B7" w:rsidRPr="00885EEF" w:rsidDel="004061C2">
              <w:rPr>
                <w:rStyle w:val="Hyperlink"/>
                <w:noProof/>
              </w:rPr>
              <w:delText>References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_Toc53219831 \h </w:delInstrText>
            </w:r>
            <w:r w:rsidR="006A13B7" w:rsidDel="004061C2">
              <w:rPr>
                <w:noProof/>
                <w:webHidden/>
              </w:rPr>
            </w:r>
            <w:r w:rsidR="006A13B7" w:rsidDel="004061C2">
              <w:rPr>
                <w:noProof/>
                <w:webHidden/>
              </w:rPr>
              <w:fldChar w:fldCharType="separate"/>
            </w:r>
          </w:del>
          <w:del w:id="516" w:author="David Conklin" w:date="2020-11-09T07:32:00Z">
            <w:r w:rsidR="006A13B7" w:rsidDel="00286383">
              <w:rPr>
                <w:noProof/>
                <w:webHidden/>
              </w:rPr>
              <w:delText>41</w:delText>
            </w:r>
          </w:del>
          <w:del w:id="517" w:author="David Conklin" w:date="2020-11-09T17:34:00Z">
            <w:r w:rsidR="006A13B7" w:rsidDel="004061C2">
              <w:rPr>
                <w:noProof/>
                <w:webHidden/>
              </w:rPr>
              <w:fldChar w:fldCharType="end"/>
            </w:r>
            <w:r w:rsidDel="004061C2">
              <w:rPr>
                <w:noProof/>
              </w:rPr>
              <w:fldChar w:fldCharType="end"/>
            </w:r>
          </w:del>
        </w:p>
        <w:p w14:paraId="4C6079EB" w14:textId="58E386E5" w:rsidR="006A13B7" w:rsidDel="004061C2" w:rsidRDefault="00286383">
          <w:pPr>
            <w:pStyle w:val="TOC1"/>
            <w:tabs>
              <w:tab w:val="right" w:leader="dot" w:pos="9350"/>
            </w:tabs>
            <w:rPr>
              <w:del w:id="518" w:author="David Conklin" w:date="2020-11-09T17:34:00Z"/>
              <w:rFonts w:eastAsiaTheme="minorEastAsia"/>
              <w:noProof/>
            </w:rPr>
          </w:pPr>
          <w:del w:id="519" w:author="David Conklin" w:date="2020-11-09T17:34:00Z">
            <w:r w:rsidDel="004061C2">
              <w:rPr>
                <w:noProof/>
              </w:rPr>
              <w:fldChar w:fldCharType="begin"/>
            </w:r>
            <w:r w:rsidDel="004061C2">
              <w:rPr>
                <w:noProof/>
              </w:rPr>
              <w:delInstrText xml:space="preserve"> HYPERLINK \l "_Toc53219832" </w:delInstrText>
            </w:r>
            <w:r w:rsidDel="004061C2">
              <w:rPr>
                <w:noProof/>
              </w:rPr>
              <w:fldChar w:fldCharType="separate"/>
            </w:r>
          </w:del>
          <w:ins w:id="520" w:author="David Conklin" w:date="2020-11-09T17:34:00Z">
            <w:r w:rsidR="004061C2">
              <w:rPr>
                <w:b/>
                <w:bCs/>
                <w:noProof/>
              </w:rPr>
              <w:t>Error! Hyperlink reference not valid.</w:t>
            </w:r>
          </w:ins>
          <w:del w:id="521" w:author="David Conklin" w:date="2020-11-09T17:34:00Z">
            <w:r w:rsidR="006A13B7" w:rsidRPr="00885EEF" w:rsidDel="004061C2">
              <w:rPr>
                <w:rStyle w:val="Hyperlink"/>
                <w:noProof/>
              </w:rPr>
              <w:delText>Acronyms and Abbreviations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_Toc53219832 \h </w:delInstrText>
            </w:r>
            <w:r w:rsidR="006A13B7" w:rsidDel="004061C2">
              <w:rPr>
                <w:noProof/>
                <w:webHidden/>
              </w:rPr>
            </w:r>
            <w:r w:rsidR="006A13B7" w:rsidDel="004061C2">
              <w:rPr>
                <w:noProof/>
                <w:webHidden/>
              </w:rPr>
              <w:fldChar w:fldCharType="separate"/>
            </w:r>
          </w:del>
          <w:del w:id="522" w:author="David Conklin" w:date="2020-11-09T07:32:00Z">
            <w:r w:rsidR="006A13B7" w:rsidDel="00286383">
              <w:rPr>
                <w:noProof/>
                <w:webHidden/>
              </w:rPr>
              <w:delText>41</w:delText>
            </w:r>
          </w:del>
          <w:del w:id="523" w:author="David Conklin" w:date="2020-11-09T17:34:00Z">
            <w:r w:rsidR="006A13B7" w:rsidDel="004061C2">
              <w:rPr>
                <w:noProof/>
                <w:webHidden/>
              </w:rPr>
              <w:fldChar w:fldCharType="end"/>
            </w:r>
            <w:r w:rsidDel="004061C2">
              <w:rPr>
                <w:noProof/>
              </w:rPr>
              <w:fldChar w:fldCharType="end"/>
            </w:r>
          </w:del>
        </w:p>
        <w:p w14:paraId="11128E90" w14:textId="77777777" w:rsidR="007B1928" w:rsidRDefault="005B5E46">
          <w:pPr>
            <w:rPr>
              <w:b/>
              <w:bCs/>
              <w:noProof/>
            </w:rPr>
          </w:pPr>
          <w:r>
            <w:rPr>
              <w:b/>
              <w:bCs/>
              <w:noProof/>
            </w:rPr>
            <w:fldChar w:fldCharType="end"/>
          </w:r>
        </w:p>
      </w:sdtContent>
    </w:sdt>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33DCBC4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286383">
          <w:rPr>
            <w:noProof/>
            <w:webHidden/>
          </w:rPr>
          <w:t>7</w:t>
        </w:r>
        <w:r w:rsidR="006A13B7">
          <w:rPr>
            <w:noProof/>
            <w:webHidden/>
          </w:rPr>
          <w:fldChar w:fldCharType="end"/>
        </w:r>
      </w:hyperlink>
    </w:p>
    <w:p w14:paraId="4268C92E" w14:textId="745F8DD3" w:rsidR="006A13B7" w:rsidRDefault="00286383">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Pr>
            <w:noProof/>
            <w:webHidden/>
          </w:rPr>
          <w:t>8</w:t>
        </w:r>
        <w:r w:rsidR="006A13B7">
          <w:rPr>
            <w:noProof/>
            <w:webHidden/>
          </w:rPr>
          <w:fldChar w:fldCharType="end"/>
        </w:r>
      </w:hyperlink>
    </w:p>
    <w:p w14:paraId="48FAB7CA" w14:textId="33E7E17C" w:rsidR="006A13B7" w:rsidRDefault="00286383">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Pr>
            <w:noProof/>
            <w:webHidden/>
          </w:rPr>
          <w:t>9</w:t>
        </w:r>
        <w:r w:rsidR="006A13B7">
          <w:rPr>
            <w:noProof/>
            <w:webHidden/>
          </w:rPr>
          <w:fldChar w:fldCharType="end"/>
        </w:r>
      </w:hyperlink>
    </w:p>
    <w:p w14:paraId="556989A9" w14:textId="6D96BD9D" w:rsidR="006A13B7" w:rsidRDefault="00286383">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Pr>
            <w:noProof/>
            <w:webHidden/>
          </w:rPr>
          <w:t>10</w:t>
        </w:r>
        <w:r w:rsidR="006A13B7">
          <w:rPr>
            <w:noProof/>
            <w:webHidden/>
          </w:rPr>
          <w:fldChar w:fldCharType="end"/>
        </w:r>
      </w:hyperlink>
    </w:p>
    <w:p w14:paraId="4CD30AF6" w14:textId="390C5F92" w:rsidR="006A13B7" w:rsidRDefault="00286383">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Pr>
            <w:noProof/>
            <w:webHidden/>
          </w:rPr>
          <w:t>11</w:t>
        </w:r>
        <w:r w:rsidR="006A13B7">
          <w:rPr>
            <w:noProof/>
            <w:webHidden/>
          </w:rPr>
          <w:fldChar w:fldCharType="end"/>
        </w:r>
      </w:hyperlink>
    </w:p>
    <w:p w14:paraId="57584ECA" w14:textId="689B7C70" w:rsidR="006A13B7" w:rsidRDefault="00286383">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Pr>
            <w:noProof/>
            <w:webHidden/>
          </w:rPr>
          <w:t>27</w:t>
        </w:r>
        <w:r w:rsidR="006A13B7">
          <w:rPr>
            <w:noProof/>
            <w:webHidden/>
          </w:rPr>
          <w:fldChar w:fldCharType="end"/>
        </w:r>
      </w:hyperlink>
    </w:p>
    <w:p w14:paraId="71D389E6" w14:textId="50BE6718" w:rsidR="006A13B7" w:rsidRDefault="00286383">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Pr>
            <w:noProof/>
            <w:webHidden/>
          </w:rPr>
          <w:t>29</w:t>
        </w:r>
        <w:r w:rsidR="006A13B7">
          <w:rPr>
            <w:noProof/>
            <w:webHidden/>
          </w:rPr>
          <w:fldChar w:fldCharType="end"/>
        </w:r>
      </w:hyperlink>
    </w:p>
    <w:p w14:paraId="5B5E39AF" w14:textId="344089B7" w:rsidR="006A13B7" w:rsidRDefault="00286383">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524" w:author="David Conklin" w:date="2020-11-09T07:34:00Z">
        <w:r>
          <w:rPr>
            <w:noProof/>
            <w:webHidden/>
          </w:rPr>
          <w:t>30</w:t>
        </w:r>
      </w:ins>
      <w:del w:id="525" w:author="David Conklin" w:date="2020-11-09T07:32:00Z">
        <w:r w:rsidR="006A13B7" w:rsidDel="00286383">
          <w:rPr>
            <w:noProof/>
            <w:webHidden/>
          </w:rPr>
          <w:delText>29</w:delText>
        </w:r>
      </w:del>
      <w:r w:rsidR="006A13B7">
        <w:rPr>
          <w:noProof/>
          <w:webHidden/>
        </w:rPr>
        <w:fldChar w:fldCharType="end"/>
      </w:r>
      <w:r>
        <w:rPr>
          <w:noProof/>
        </w:rPr>
        <w:fldChar w:fldCharType="end"/>
      </w:r>
    </w:p>
    <w:p w14:paraId="48D7D59A" w14:textId="51FE27DA" w:rsidR="006A13B7" w:rsidRDefault="00286383">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526" w:author="David Conklin" w:date="2020-11-09T07:34:00Z">
        <w:r>
          <w:rPr>
            <w:noProof/>
            <w:webHidden/>
          </w:rPr>
          <w:t>39</w:t>
        </w:r>
      </w:ins>
      <w:del w:id="527" w:author="David Conklin" w:date="2020-11-09T07:32:00Z">
        <w:r w:rsidR="006A13B7" w:rsidDel="00286383">
          <w:rPr>
            <w:noProof/>
            <w:webHidden/>
          </w:rPr>
          <w:delText>36</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528" w:name="_Toc55835675"/>
      <w:r>
        <w:t>What is a digital handbook?</w:t>
      </w:r>
      <w:bookmarkEnd w:id="528"/>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529" w:name="_Toc55835676"/>
      <w:r>
        <w:t>CW3M c</w:t>
      </w:r>
      <w:r w:rsidR="00C70B81">
        <w:t>oncept</w:t>
      </w:r>
      <w:bookmarkEnd w:id="529"/>
      <w:r>
        <w:t xml:space="preserve"> </w:t>
      </w:r>
    </w:p>
    <w:p w14:paraId="7E41CEB8" w14:textId="77777777" w:rsidR="000D6396" w:rsidRDefault="000D6396" w:rsidP="00A43D30"/>
    <w:p w14:paraId="3DA45CFC" w14:textId="77777777" w:rsidR="000D6396" w:rsidRDefault="00C46F0A" w:rsidP="00C46F0A">
      <w:pPr>
        <w:pStyle w:val="Heading2"/>
      </w:pPr>
      <w:bookmarkStart w:id="530" w:name="_Toc55835677"/>
      <w:r>
        <w:t>A different kind of community model</w:t>
      </w:r>
      <w:bookmarkEnd w:id="530"/>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531" w:name="_Toc55835678"/>
      <w:r>
        <w:lastRenderedPageBreak/>
        <w:t>What CW3M is for</w:t>
      </w:r>
      <w:bookmarkEnd w:id="531"/>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532" w:name="_Toc55835679"/>
      <w:r>
        <w:t>Management and maintenance</w:t>
      </w:r>
      <w:bookmarkEnd w:id="532"/>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533" w:name="_Toc55835680"/>
      <w:r>
        <w:t>Study areas</w:t>
      </w:r>
      <w:bookmarkEnd w:id="533"/>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71C093AE"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286383">
        <w:t xml:space="preserve">Figure </w:t>
      </w:r>
      <w:r w:rsidR="00286383">
        <w:rPr>
          <w:noProof/>
        </w:rPr>
        <w:t>1</w:t>
      </w:r>
      <w:r w:rsidR="00064E77">
        <w:fldChar w:fldCharType="end"/>
      </w:r>
      <w:r w:rsidR="00064E77">
        <w:t>)</w:t>
      </w:r>
    </w:p>
    <w:p w14:paraId="03CAE907" w14:textId="522877A2"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286383">
        <w:t xml:space="preserve">Figure </w:t>
      </w:r>
      <w:r w:rsidR="00286383">
        <w:rPr>
          <w:noProof/>
        </w:rPr>
        <w:t>2</w:t>
      </w:r>
      <w:r w:rsidR="00064E77">
        <w:fldChar w:fldCharType="end"/>
      </w:r>
      <w:r w:rsidR="00064E77">
        <w:t>)</w:t>
      </w:r>
    </w:p>
    <w:p w14:paraId="1A5A767B" w14:textId="5BB17F6C"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286383">
        <w:t xml:space="preserve">Figure </w:t>
      </w:r>
      <w:r w:rsidR="00286383">
        <w:rPr>
          <w:noProof/>
        </w:rPr>
        <w:t>5</w:t>
      </w:r>
      <w:r w:rsidR="00893F4B">
        <w:fldChar w:fldCharType="end"/>
      </w:r>
      <w:r>
        <w:t>)</w:t>
      </w:r>
    </w:p>
    <w:p w14:paraId="1B80045C" w14:textId="329C1152"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286383">
        <w:t xml:space="preserve">Figure </w:t>
      </w:r>
      <w:r w:rsidR="00286383">
        <w:rPr>
          <w:noProof/>
        </w:rPr>
        <w:t>3</w:t>
      </w:r>
      <w:r w:rsidR="00064E77">
        <w:fldChar w:fldCharType="end"/>
      </w:r>
      <w:r w:rsidR="00064E77">
        <w:t>)</w:t>
      </w:r>
    </w:p>
    <w:p w14:paraId="1933EF54" w14:textId="3E7147DB"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286383">
        <w:t xml:space="preserve">Figure </w:t>
      </w:r>
      <w:r w:rsidR="00286383">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lastRenderedPageBreak/>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34" w:name="_Toc55835681"/>
      <w:r>
        <w:t>Data</w:t>
      </w:r>
      <w:r w:rsidR="00A92F06">
        <w:t>CW3M</w:t>
      </w:r>
      <w:r>
        <w:t xml:space="preserve"> directory structure</w:t>
      </w:r>
      <w:bookmarkEnd w:id="534"/>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535" w:name="_Toc55835682"/>
      <w:r>
        <w:t>DataCW3M\ScenarioData directory structure</w:t>
      </w:r>
      <w:bookmarkEnd w:id="535"/>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lastRenderedPageBreak/>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536" w:name="_Toc55835683"/>
      <w:r>
        <w:t>DataCW3M\ScenarioData\&lt;scenario&gt; folder contents</w:t>
      </w:r>
      <w:bookmarkEnd w:id="536"/>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537" w:name="_Toc55835684"/>
      <w:r>
        <w:t>DataCW3M\&lt;study area&gt; folder contents</w:t>
      </w:r>
      <w:bookmarkEnd w:id="537"/>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256CEBC3" w:rsidR="00D37681" w:rsidRDefault="00D37681" w:rsidP="00D37681">
      <w:pPr>
        <w:pStyle w:val="Caption"/>
      </w:pPr>
      <w:bookmarkStart w:id="538" w:name="_Ref529607484"/>
      <w:bookmarkStart w:id="539"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1</w:t>
      </w:r>
      <w:r w:rsidR="006C64CF">
        <w:rPr>
          <w:noProof/>
        </w:rPr>
        <w:fldChar w:fldCharType="end"/>
      </w:r>
      <w:bookmarkEnd w:id="538"/>
      <w:r>
        <w:t xml:space="preserve">. Willamette River basin study area; embedded study areas are </w:t>
      </w:r>
      <w:r w:rsidR="0005603B">
        <w:t>colored</w:t>
      </w:r>
      <w:r w:rsidR="0097392C">
        <w:t xml:space="preserve"> other than gray.  The 2 lighter blues together make up the upper Willamette basin study area.</w:t>
      </w:r>
      <w:bookmarkEnd w:id="539"/>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702E0EAF" w:rsidR="00D37681" w:rsidRDefault="00D37681" w:rsidP="00D37681">
      <w:pPr>
        <w:pStyle w:val="Caption"/>
      </w:pPr>
      <w:bookmarkStart w:id="540" w:name="_Ref529607514"/>
      <w:bookmarkStart w:id="541"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2</w:t>
      </w:r>
      <w:r w:rsidR="006C64CF">
        <w:rPr>
          <w:noProof/>
        </w:rPr>
        <w:fldChar w:fldCharType="end"/>
      </w:r>
      <w:bookmarkEnd w:id="540"/>
      <w:r>
        <w:t>. Tualatin basin study area; Chicken Creek watershed is highlighted.</w:t>
      </w:r>
      <w:bookmarkEnd w:id="541"/>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DFB5C8B" w:rsidR="00D37681" w:rsidRDefault="00064E77" w:rsidP="00064E77">
      <w:pPr>
        <w:pStyle w:val="Caption"/>
      </w:pPr>
      <w:bookmarkStart w:id="542" w:name="_Ref529607587"/>
      <w:bookmarkStart w:id="543"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3</w:t>
      </w:r>
      <w:r w:rsidR="006C64CF">
        <w:rPr>
          <w:noProof/>
        </w:rPr>
        <w:fldChar w:fldCharType="end"/>
      </w:r>
      <w:bookmarkEnd w:id="542"/>
      <w:r>
        <w:t>. North Santiam watershed study area.</w:t>
      </w:r>
      <w:bookmarkEnd w:id="543"/>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D050A8F" w:rsidR="00C70B81" w:rsidRDefault="00064E77" w:rsidP="00064E77">
      <w:pPr>
        <w:pStyle w:val="Caption"/>
      </w:pPr>
      <w:bookmarkStart w:id="544" w:name="_Ref529607628"/>
      <w:bookmarkStart w:id="545"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4</w:t>
      </w:r>
      <w:r w:rsidR="006C64CF">
        <w:rPr>
          <w:noProof/>
        </w:rPr>
        <w:fldChar w:fldCharType="end"/>
      </w:r>
      <w:bookmarkEnd w:id="544"/>
      <w:r>
        <w:t>. Upper Willamette study area.</w:t>
      </w:r>
      <w:bookmarkEnd w:id="545"/>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42C681A9" w:rsidR="00E66BC2" w:rsidRDefault="006F30D2" w:rsidP="006F30D2">
      <w:pPr>
        <w:pStyle w:val="Caption"/>
      </w:pPr>
      <w:bookmarkStart w:id="546" w:name="_Ref529611388"/>
      <w:bookmarkStart w:id="547"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5</w:t>
      </w:r>
      <w:r w:rsidR="006C64CF">
        <w:rPr>
          <w:noProof/>
        </w:rPr>
        <w:fldChar w:fldCharType="end"/>
      </w:r>
      <w:bookmarkEnd w:id="546"/>
      <w:r>
        <w:t>. Chicken Creek watershed study area.</w:t>
      </w:r>
      <w:bookmarkEnd w:id="547"/>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548" w:name="_Toc55835685"/>
      <w:r>
        <w:t>Calendar conventions</w:t>
      </w:r>
      <w:bookmarkEnd w:id="548"/>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549" w:name="_Toc55835686"/>
      <w:r>
        <w:t>Water years</w:t>
      </w:r>
      <w:bookmarkEnd w:id="549"/>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550" w:name="_Toc55835687"/>
      <w:r>
        <w:t>Climate data</w:t>
      </w:r>
      <w:bookmarkEnd w:id="550"/>
    </w:p>
    <w:p w14:paraId="4E201698" w14:textId="77777777" w:rsidR="00CB152A" w:rsidRPr="00A06758" w:rsidRDefault="00CB152A" w:rsidP="00A06758"/>
    <w:p w14:paraId="400F9551" w14:textId="77777777" w:rsidR="00CB152A" w:rsidRDefault="00CB152A" w:rsidP="00CB152A">
      <w:pPr>
        <w:pStyle w:val="Heading2"/>
      </w:pPr>
      <w:bookmarkStart w:id="551" w:name="_Toc2858729"/>
      <w:bookmarkStart w:id="552" w:name="_Toc55835688"/>
      <w:r>
        <w:t>Numbered climate scenarios in the model</w:t>
      </w:r>
      <w:bookmarkEnd w:id="551"/>
      <w:bookmarkEnd w:id="552"/>
    </w:p>
    <w:p w14:paraId="30E024EF" w14:textId="77777777" w:rsidR="00823D41" w:rsidRDefault="00823D41" w:rsidP="00823D41">
      <w:pPr>
        <w:pStyle w:val="Body"/>
      </w:pPr>
    </w:p>
    <w:p w14:paraId="21F5BCDE" w14:textId="078360C8"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286383">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553" w:name="_Ref6032062"/>
      <w:bookmarkStart w:id="554" w:name="_Ref6033311"/>
      <w:bookmarkStart w:id="555" w:name="_Toc6121576"/>
      <w:r>
        <w:t xml:space="preserve">Table </w:t>
      </w:r>
      <w:bookmarkEnd w:id="553"/>
      <w:r>
        <w:t>1. Numbered climate scenarios</w:t>
      </w:r>
      <w:bookmarkEnd w:id="554"/>
      <w:bookmarkEnd w:id="555"/>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556" w:name="_Toc7759621"/>
      <w:bookmarkStart w:id="557" w:name="_Toc55835689"/>
      <w:r>
        <w:t>Monthly and seasonal weather data</w:t>
      </w:r>
      <w:bookmarkEnd w:id="556"/>
      <w:bookmarkEnd w:id="557"/>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58" w:name="_Toc55835690"/>
      <w:r>
        <w:t>Climate data grid</w:t>
      </w:r>
      <w:r w:rsidR="009F132A">
        <w:t>s</w:t>
      </w:r>
      <w:bookmarkEnd w:id="558"/>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59" w:name="_Toc55835691"/>
      <w:r>
        <w:t>The WW2100 climate grid</w:t>
      </w:r>
      <w:bookmarkEnd w:id="559"/>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60" w:name="_Toc55835692"/>
      <w:r>
        <w:t>The v2 climate grid</w:t>
      </w:r>
      <w:bookmarkEnd w:id="560"/>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61" w:name="_Toc55835693"/>
      <w:r>
        <w:t>How climate data is looked up</w:t>
      </w:r>
      <w:bookmarkEnd w:id="561"/>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62" w:name="_Toc55835694"/>
      <w:r>
        <w:t>What is in a climate dataset</w:t>
      </w:r>
      <w:bookmarkEnd w:id="562"/>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63" w:name="_Toc55835695"/>
      <w:r>
        <w:t>Water rights</w:t>
      </w:r>
      <w:bookmarkEnd w:id="563"/>
    </w:p>
    <w:p w14:paraId="7ECEE8A5" w14:textId="77777777" w:rsidR="00D35AF7" w:rsidRDefault="00D35AF7" w:rsidP="00D35AF7">
      <w:pPr>
        <w:pStyle w:val="Heading2"/>
      </w:pPr>
      <w:bookmarkStart w:id="564" w:name="_Toc55835696"/>
      <w:r>
        <w:t>Water rights data</w:t>
      </w:r>
      <w:bookmarkEnd w:id="564"/>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565" w:name="_Toc55835697"/>
      <w:r>
        <w:lastRenderedPageBreak/>
        <w:t>The wr_pods.csv file</w:t>
      </w:r>
      <w:bookmarkEnd w:id="565"/>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566" w:name="_Toc55835698"/>
      <w:r>
        <w:t>The wr_pous.csv file</w:t>
      </w:r>
      <w:bookmarkEnd w:id="566"/>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567" w:name="_Toc55835699"/>
      <w:r>
        <w:t>Adding a water right</w:t>
      </w:r>
      <w:bookmarkEnd w:id="567"/>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568" w:name="_Toc55835700"/>
      <w:r>
        <w:lastRenderedPageBreak/>
        <w:t>Stream flow and stream temperature</w:t>
      </w:r>
      <w:bookmarkEnd w:id="568"/>
    </w:p>
    <w:p w14:paraId="224B0981" w14:textId="77777777" w:rsidR="008C7362" w:rsidRDefault="008C7362" w:rsidP="008C7362">
      <w:pPr>
        <w:pStyle w:val="Heading2"/>
      </w:pPr>
      <w:bookmarkStart w:id="569" w:name="_Toc50800503"/>
      <w:bookmarkStart w:id="570" w:name="_Toc54090937"/>
      <w:bookmarkStart w:id="571" w:name="_Toc55835701"/>
      <w:r>
        <w:t>Water parcels</w:t>
      </w:r>
      <w:bookmarkEnd w:id="569"/>
      <w:bookmarkEnd w:id="570"/>
      <w:bookmarkEnd w:id="571"/>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572" w:name="_Toc55835702"/>
      <w:r>
        <w:t>Daily water mass and energy balance</w:t>
      </w:r>
      <w:bookmarkEnd w:id="572"/>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573" w:name="_Toc55835703"/>
      <w:r>
        <w:t>Estimating the rate of flow</w:t>
      </w:r>
      <w:r w:rsidR="006A13B7">
        <w:t xml:space="preserve"> </w:t>
      </w:r>
      <w:r>
        <w:t>in a stream reach</w:t>
      </w:r>
      <w:bookmarkEnd w:id="573"/>
    </w:p>
    <w:p w14:paraId="2F86EAC2" w14:textId="743170F8" w:rsidR="00933943" w:rsidRDefault="00933943" w:rsidP="00C739DC">
      <w:pPr>
        <w:ind w:firstLine="720"/>
      </w:pPr>
      <w:r>
        <w:t>CW3M uses a kinematic wave algorithm to estimate the average daily flow rate in each subreach and reach.  Each reach is represented as an ordered set of subreaches.  The kinematic wave algorithm is used to estimate the average daily outflow from each subreach.  The daily flow rate for the reach is taken as the average daily flow rate of the most downstream subreach of the reach.</w:t>
      </w:r>
    </w:p>
    <w:p w14:paraId="1FCB4942" w14:textId="77777777" w:rsidR="008C7362" w:rsidRDefault="007B1928" w:rsidP="00933943">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inflow rate from upstream, and the lateral inflow rate. </w:t>
      </w:r>
      <w:r w:rsidR="009236BE">
        <w:t xml:space="preserve">  The function uses an equation for the depth of the water in the reach as a function of the outflow rate which is derived from the Manning equation for the outflow rate.  By algebraic manipulation, the Manning equation can be rewritten as an equation for depth.  At the beginning of the </w:t>
      </w:r>
      <w:r w:rsidR="009236BE">
        <w:rPr>
          <w:i/>
          <w:iCs/>
        </w:rPr>
        <w:t>KinematicWave()</w:t>
      </w:r>
      <w:r w:rsidR="009236BE">
        <w:t xml:space="preserve"> function, the previous day’s outflow rate is used </w:t>
      </w:r>
      <w:r w:rsidR="00263AF4">
        <w:t xml:space="preserve">in a call to the function </w:t>
      </w:r>
      <w:r w:rsidR="00263AF4">
        <w:rPr>
          <w:i/>
          <w:iCs/>
        </w:rPr>
        <w:t>GetManningDepthFromQ()</w:t>
      </w:r>
      <w:r w:rsidR="00263AF4">
        <w:t xml:space="preserve"> to</w:t>
      </w:r>
      <w:r w:rsidR="009236BE">
        <w:t xml:space="preserve"> calculate the </w:t>
      </w:r>
      <w:r w:rsidR="008C7362">
        <w:t xml:space="preserve">“Manning </w:t>
      </w:r>
      <w:r w:rsidR="009236BE">
        <w:t>depth</w:t>
      </w:r>
      <w:r w:rsidR="008C7362">
        <w:t>”</w:t>
      </w:r>
      <w:r w:rsidR="009236BE">
        <w:t xml:space="preserve"> of the stream. </w:t>
      </w:r>
    </w:p>
    <w:p w14:paraId="543206C7" w14:textId="77777777" w:rsidR="008C7362" w:rsidRDefault="008C7362" w:rsidP="00933943">
      <w:pPr>
        <w:ind w:firstLine="720"/>
      </w:pPr>
    </w:p>
    <w:p w14:paraId="56589349" w14:textId="77777777" w:rsidR="008C7362" w:rsidRDefault="008C7362" w:rsidP="00933943">
      <w:pPr>
        <w:ind w:firstLine="720"/>
      </w:pPr>
    </w:p>
    <w:p w14:paraId="1177B77A" w14:textId="1E3AF1BD" w:rsidR="007B1928" w:rsidRPr="00C739DC" w:rsidRDefault="009236BE" w:rsidP="00933943">
      <w:pPr>
        <w:ind w:firstLine="720"/>
        <w:rPr>
          <w:color w:val="FF0000"/>
        </w:rPr>
      </w:pPr>
      <w:r w:rsidRPr="00C739DC">
        <w:rPr>
          <w:color w:val="FF0000"/>
        </w:rPr>
        <w:t xml:space="preserve"> Then that depth is used </w:t>
      </w:r>
      <w:r w:rsidR="00067529" w:rsidRPr="00C739DC">
        <w:rPr>
          <w:color w:val="FF0000"/>
        </w:rPr>
        <w:t xml:space="preserve">together with the length of the subreach and the current day’s upstream and lateral inflows to calculate </w:t>
      </w:r>
      <w:r w:rsidRPr="00C739DC">
        <w:rPr>
          <w:color w:val="FF0000"/>
        </w:rPr>
        <w:t>the current day’s outflow rate</w:t>
      </w:r>
      <w:r w:rsidR="00067529" w:rsidRPr="00C739DC">
        <w:rPr>
          <w:color w:val="FF0000"/>
        </w:rPr>
        <w:t xml:space="preserve">.  </w:t>
      </w:r>
    </w:p>
    <w:p w14:paraId="623B7768" w14:textId="498CA2C2" w:rsidR="00067529" w:rsidRPr="00C739DC" w:rsidRDefault="00067529" w:rsidP="00933943">
      <w:pPr>
        <w:ind w:firstLine="720"/>
        <w:rPr>
          <w:color w:val="FF0000"/>
        </w:rPr>
      </w:pPr>
      <w:r w:rsidRPr="00C739DC">
        <w:rPr>
          <w:color w:val="FF0000"/>
        </w:rPr>
        <w:t>The daily outflow rate is subsequently used in a</w:t>
      </w:r>
      <w:r w:rsidR="00263AF4" w:rsidRPr="00C739DC">
        <w:rPr>
          <w:color w:val="FF0000"/>
        </w:rPr>
        <w:t xml:space="preserve"> second call to</w:t>
      </w:r>
      <w:r w:rsidRPr="00C739DC">
        <w:rPr>
          <w:color w:val="FF0000"/>
        </w:rPr>
        <w:t xml:space="preserve"> </w:t>
      </w:r>
      <w:r w:rsidRPr="00C739DC">
        <w:rPr>
          <w:i/>
          <w:iCs/>
          <w:color w:val="FF0000"/>
        </w:rPr>
        <w:t>Ge</w:t>
      </w:r>
      <w:r w:rsidR="00263AF4" w:rsidRPr="00C739DC">
        <w:rPr>
          <w:i/>
          <w:iCs/>
          <w:color w:val="FF0000"/>
        </w:rPr>
        <w:t>Manning</w:t>
      </w:r>
      <w:r w:rsidRPr="00C739DC">
        <w:rPr>
          <w:i/>
          <w:iCs/>
          <w:color w:val="FF0000"/>
        </w:rPr>
        <w:t>tDepthFromQ()</w:t>
      </w:r>
      <w:r w:rsidRPr="00C739DC">
        <w:rPr>
          <w:color w:val="FF0000"/>
        </w:rPr>
        <w:t xml:space="preserve"> to calculate a new </w:t>
      </w:r>
      <w:r w:rsidR="00176B6C" w:rsidRPr="00C739DC">
        <w:rPr>
          <w:color w:val="FF0000"/>
        </w:rPr>
        <w:t xml:space="preserve">depth for the water in the reach, making use of the slope of the subreach and parameterized values for Manning’s n and </w:t>
      </w:r>
      <w:r w:rsidR="005729DB" w:rsidRPr="00C739DC">
        <w:rPr>
          <w:color w:val="FF0000"/>
        </w:rPr>
        <w:t xml:space="preserve">the </w:t>
      </w:r>
      <w:r w:rsidR="00176B6C" w:rsidRPr="00C739DC">
        <w:rPr>
          <w:color w:val="FF0000"/>
        </w:rPr>
        <w:t>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The value in the source code for Manning’s n is 0.3; the default value for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is 10.  The value of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may be spec</w:t>
      </w:r>
      <w:r w:rsidR="00732D7E" w:rsidRPr="00C739DC">
        <w:rPr>
          <w:color w:val="FF0000"/>
        </w:rPr>
        <w:t>ified explicitly in the &lt;streams&gt; block of the Flow XML input file (e.g. wd_ratio = “</w:t>
      </w:r>
      <w:r w:rsidR="005729DB" w:rsidRPr="00C739DC">
        <w:rPr>
          <w:color w:val="FF0000"/>
        </w:rPr>
        <w:t>10</w:t>
      </w:r>
      <w:r w:rsidR="00732D7E" w:rsidRPr="00C739DC">
        <w:rPr>
          <w:color w:val="FF0000"/>
        </w:rPr>
        <w:t>”).</w:t>
      </w:r>
      <w:r w:rsidR="00771FED" w:rsidRPr="00C739DC">
        <w:rPr>
          <w:color w:val="FF0000"/>
        </w:rPr>
        <w:t xml:space="preserve">  The width-to-depth ratio is used in the </w:t>
      </w:r>
      <w:r w:rsidR="00771FED" w:rsidRPr="00C739DC">
        <w:rPr>
          <w:i/>
          <w:iCs/>
          <w:color w:val="FF0000"/>
        </w:rPr>
        <w:t>Get</w:t>
      </w:r>
      <w:r w:rsidR="00263AF4" w:rsidRPr="00C739DC">
        <w:rPr>
          <w:i/>
          <w:iCs/>
          <w:color w:val="FF0000"/>
        </w:rPr>
        <w:t>Manning</w:t>
      </w:r>
      <w:r w:rsidR="00771FED" w:rsidRPr="00C739DC">
        <w:rPr>
          <w:i/>
          <w:iCs/>
          <w:color w:val="FF0000"/>
        </w:rPr>
        <w:t>DepthFromQ()</w:t>
      </w:r>
      <w:r w:rsidR="00771FED" w:rsidRPr="00C739DC">
        <w:rPr>
          <w:color w:val="FF0000"/>
        </w:rPr>
        <w:t xml:space="preserve"> function to take into account the shape of the of the channel cross-section.</w:t>
      </w:r>
    </w:p>
    <w:p w14:paraId="7F73C199" w14:textId="6AF7D79E" w:rsidR="0010247C" w:rsidRPr="00C739DC" w:rsidRDefault="005729DB">
      <w:pPr>
        <w:ind w:firstLine="720"/>
        <w:rPr>
          <w:color w:val="FF0000"/>
        </w:rPr>
      </w:pPr>
      <w:r w:rsidRPr="00C739DC">
        <w:rPr>
          <w:color w:val="FF0000"/>
        </w:rPr>
        <w:lastRenderedPageBreak/>
        <w:t xml:space="preserve">Note that there are two ways to calculate the width of the subreach.  Both ways use the depth from the </w:t>
      </w:r>
      <w:r w:rsidRPr="00C739DC">
        <w:rPr>
          <w:i/>
          <w:iCs/>
          <w:color w:val="FF0000"/>
        </w:rPr>
        <w:t>GetDepthFromQ()</w:t>
      </w:r>
      <w:r w:rsidRPr="00C739DC">
        <w:rPr>
          <w:color w:val="FF0000"/>
        </w:rPr>
        <w:t xml:space="preserve"> function.  The simple</w:t>
      </w:r>
      <w:r w:rsidR="00771FED" w:rsidRPr="00C739DC">
        <w:rPr>
          <w:color w:val="FF0000"/>
        </w:rPr>
        <w:t>r</w:t>
      </w:r>
      <w:r w:rsidRPr="00C739DC">
        <w:rPr>
          <w:color w:val="FF0000"/>
        </w:rPr>
        <w:t xml:space="preserve"> way is to multiply the depth by the </w:t>
      </w:r>
      <w:r w:rsidR="008505BB" w:rsidRPr="00C739DC">
        <w:rPr>
          <w:color w:val="FF0000"/>
        </w:rPr>
        <w:t xml:space="preserve">parameterized </w:t>
      </w:r>
      <w:r w:rsidRPr="00C739DC">
        <w:rPr>
          <w:color w:val="FF0000"/>
        </w:rPr>
        <w:t>width-to-depth ratio</w:t>
      </w:r>
      <w:r w:rsidR="00771FED" w:rsidRPr="00C739DC">
        <w:rPr>
          <w:color w:val="FF0000"/>
        </w:rPr>
        <w:t xml:space="preserve">.   The other way is to use that depth, together with the length of the subreach and the volume of water in the subreach to calculate the width.   </w:t>
      </w:r>
      <w:r w:rsidR="0010247C" w:rsidRPr="00C739DC">
        <w:rPr>
          <w:color w:val="FF0000"/>
        </w:rPr>
        <w:t xml:space="preserve">The </w:t>
      </w:r>
      <w:r w:rsidR="0010247C" w:rsidRPr="00C739DC">
        <w:rPr>
          <w:i/>
          <w:iCs/>
          <w:color w:val="FF0000"/>
        </w:rPr>
        <w:t xml:space="preserve">SetSubreachGeometry() </w:t>
      </w:r>
      <w:r w:rsidR="0010247C" w:rsidRPr="00C739DC">
        <w:rPr>
          <w:color w:val="FF0000"/>
        </w:rPr>
        <w:t xml:space="preserve">function uses the second way, which results in a width which is consistent with the length, depth, and volume, but is generally </w:t>
      </w:r>
      <w:r w:rsidR="0010247C" w:rsidRPr="00C739DC">
        <w:rPr>
          <w:i/>
          <w:iCs/>
          <w:color w:val="FF0000"/>
        </w:rPr>
        <w:t>not</w:t>
      </w:r>
      <w:r w:rsidR="0010247C" w:rsidRPr="00C739DC">
        <w:rPr>
          <w:color w:val="FF0000"/>
        </w:rPr>
        <w:t xml:space="preserve"> equal to what would be expected from the parameterized width-to-depth value.  Getting a plausible value for the stream width is important because it determines the surface are of the water in the stream, which in turn partially determines the radiative energy fluxes: wide shallow streams are more influenced by insolation and longwave radiation than narrow, deep streams.</w:t>
      </w:r>
    </w:p>
    <w:p w14:paraId="31314BF3" w14:textId="1A7B8868" w:rsidR="00933943" w:rsidRPr="00C739DC" w:rsidRDefault="00933943" w:rsidP="00933943">
      <w:pPr>
        <w:ind w:firstLine="720"/>
        <w:rPr>
          <w:color w:val="FF0000"/>
        </w:rPr>
      </w:pPr>
      <w:r w:rsidRPr="00C739DC">
        <w:rPr>
          <w:color w:val="FF0000"/>
        </w:rPr>
        <w:t>As implemented</w:t>
      </w:r>
      <w:r w:rsidRPr="00C739DC">
        <w:rPr>
          <w:i/>
          <w:iCs/>
          <w:color w:val="FF0000"/>
        </w:rPr>
        <w:t>,</w:t>
      </w:r>
      <w:r w:rsidRPr="00C739DC">
        <w:rPr>
          <w:color w:val="FF0000"/>
        </w:rPr>
        <w:t xml:space="preserve"> </w:t>
      </w:r>
      <w:r w:rsidR="008110C5" w:rsidRPr="00C739DC">
        <w:rPr>
          <w:i/>
          <w:iCs/>
          <w:color w:val="FF0000"/>
        </w:rPr>
        <w:t>KinematicWave()</w:t>
      </w:r>
      <w:r w:rsidRPr="00C739DC">
        <w:rPr>
          <w:color w:val="FF0000"/>
        </w:rPr>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Default="00933943" w:rsidP="00933943">
      <w:pPr>
        <w:pStyle w:val="Body"/>
      </w:pPr>
    </w:p>
    <w:p w14:paraId="7CF0DAC7" w14:textId="4F7F6C1E" w:rsidR="00263AF4" w:rsidRDefault="00263AF4" w:rsidP="00263AF4">
      <w:pPr>
        <w:pStyle w:val="Heading2"/>
      </w:pPr>
      <w:bookmarkStart w:id="574" w:name="_Toc55835704"/>
      <w:r>
        <w:t>Estimating the surface area of the water in a subreach</w:t>
      </w:r>
      <w:bookmarkEnd w:id="574"/>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575" w:name="_Toc55835705"/>
      <w:r>
        <w:t>Water temperature from thermal energy</w:t>
      </w:r>
      <w:bookmarkEnd w:id="575"/>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576" w:name="_Toc55835706"/>
      <w:r>
        <w:t>Initial conditions for Flow: the IC file</w:t>
      </w:r>
      <w:bookmarkEnd w:id="576"/>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lastRenderedPageBreak/>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577" w:name="_Toc55835707"/>
      <w:r>
        <w:t>Boundary conditions for stream water temperature</w:t>
      </w:r>
      <w:bookmarkEnd w:id="577"/>
    </w:p>
    <w:p w14:paraId="766A03D7" w14:textId="575EBD5C" w:rsidR="007E2AF3" w:rsidRDefault="007512E5" w:rsidP="007512E5">
      <w:r>
        <w:tab/>
        <w:t xml:space="preserve">Water enters stream reaches from upstream and from lateral flow.  </w:t>
      </w:r>
      <w:r w:rsidR="007E2AF3">
        <w:t>As of 9/10/20,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77777777"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10.</w:t>
      </w:r>
    </w:p>
    <w:p w14:paraId="119932DC" w14:textId="70C62907" w:rsidR="007512E5" w:rsidRDefault="007E2AF3" w:rsidP="007E2AF3">
      <w:pPr>
        <w:autoSpaceDE w:val="0"/>
        <w:autoSpaceDN w:val="0"/>
        <w:adjustRightInd w:val="0"/>
        <w:rPr>
          <w:rFonts w:cstheme="minorHAnsi"/>
          <w:color w:val="000000"/>
        </w:rPr>
      </w:pPr>
      <w:r w:rsidRPr="007B1928">
        <w:rPr>
          <w:rFonts w:cstheme="minorHAnsi"/>
          <w:color w:val="000000"/>
        </w:rPr>
        <w:t>The</w:t>
      </w:r>
      <w:r>
        <w:rPr>
          <w:rFonts w:cstheme="minorHAnsi"/>
          <w:color w:val="000000"/>
        </w:rPr>
        <w:t xml:space="preserve"> soil temperature parameter value is used for water entering through the stream banks in the HBV submodel.  The reach water temperature is used when initializing flow data in the absence of an IC file.</w:t>
      </w:r>
    </w:p>
    <w:p w14:paraId="4D4F2432" w14:textId="65B40D27"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 (e.g. cold streams in spring from snow melt).  A 2019 article by Leach and Moore in Water Resources Research provides some clues and further references for improving the representation of the temperature of water entering via the stream banks.</w:t>
      </w: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578" w:name="_Toc55835708"/>
      <w:r>
        <w:t>Thermal stratification in reservoirs</w:t>
      </w:r>
      <w:bookmarkEnd w:id="578"/>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579" w:name="_Toc55835709"/>
      <w:r>
        <w:t>Thermal loading</w:t>
      </w:r>
      <w:bookmarkEnd w:id="579"/>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lastRenderedPageBreak/>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0A53A232" w:rsidR="00EB51AF" w:rsidRPr="0009281D" w:rsidRDefault="00EB51AF" w:rsidP="007B1928">
      <w:r>
        <w:tab/>
        <w:t xml:space="preserve">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 </w:t>
      </w:r>
    </w:p>
    <w:p w14:paraId="572DA8B3" w14:textId="77777777" w:rsidR="00C70B81" w:rsidRDefault="00C70B81" w:rsidP="00A55502">
      <w:pPr>
        <w:pStyle w:val="Heading1"/>
      </w:pPr>
      <w:bookmarkStart w:id="580" w:name="_Toc55835710"/>
      <w:r>
        <w:lastRenderedPageBreak/>
        <w:t>Creating a new study area</w:t>
      </w:r>
      <w:r w:rsidR="00A55502">
        <w:t xml:space="preserve"> from a watershed within the WRB</w:t>
      </w:r>
      <w:bookmarkEnd w:id="580"/>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26D53FD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286383">
        <w:t xml:space="preserve">Figure </w:t>
      </w:r>
      <w:r w:rsidR="00286383">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581" w:name="_Toc55835711"/>
      <w:r>
        <w:t>North Santiam study area</w:t>
      </w:r>
      <w:bookmarkEnd w:id="581"/>
    </w:p>
    <w:p w14:paraId="24DE991F" w14:textId="77777777" w:rsidR="000C5A18" w:rsidRDefault="000C5A18" w:rsidP="000C5A18"/>
    <w:p w14:paraId="0AA4F828" w14:textId="5DAF90A8" w:rsidR="000C5A18" w:rsidRDefault="000C5A18" w:rsidP="000C5A18">
      <w:pPr>
        <w:rPr>
          <w:rFonts w:ascii="Calibri" w:eastAsia="Times New Roman" w:hAnsi="Calibri" w:cs="Calibri"/>
          <w:color w:val="000000"/>
        </w:rPr>
      </w:pPr>
      <w:r>
        <w:lastRenderedPageBreak/>
        <w:t xml:space="preserve">The North Santiam </w:t>
      </w:r>
      <w:r w:rsidR="000266FC">
        <w:t xml:space="preserve">(NSantiam) </w:t>
      </w:r>
      <w:r>
        <w:t>study area (</w:t>
      </w:r>
      <w:r>
        <w:fldChar w:fldCharType="begin"/>
      </w:r>
      <w:r>
        <w:instrText xml:space="preserve"> REF _Ref529607587 \h </w:instrText>
      </w:r>
      <w:r>
        <w:fldChar w:fldCharType="separate"/>
      </w:r>
      <w:r w:rsidR="00286383">
        <w:t xml:space="preserve">Figure </w:t>
      </w:r>
      <w:r w:rsidR="00286383">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582" w:name="_Toc55835712"/>
      <w:r>
        <w:rPr>
          <w:rFonts w:eastAsia="Times New Roman"/>
        </w:rPr>
        <w:t>Instream water rights</w:t>
      </w:r>
      <w:bookmarkEnd w:id="582"/>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lastRenderedPageBreak/>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599FDEA8" w:rsidR="00AE364B" w:rsidRDefault="005C1A69" w:rsidP="005C1A69">
      <w:pPr>
        <w:pStyle w:val="Caption"/>
      </w:pPr>
      <w:bookmarkStart w:id="583"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286383">
        <w:rPr>
          <w:noProof/>
        </w:rPr>
        <w:t>6</w:t>
      </w:r>
      <w:r w:rsidR="000B183E">
        <w:rPr>
          <w:noProof/>
        </w:rPr>
        <w:fldChar w:fldCharType="end"/>
      </w:r>
      <w:r>
        <w:t xml:space="preserve">. Instream water rights in </w:t>
      </w:r>
      <w:r w:rsidR="00077987">
        <w:t>the North Santiam watershed</w:t>
      </w:r>
      <w:bookmarkEnd w:id="583"/>
    </w:p>
    <w:p w14:paraId="0FD5899C" w14:textId="77777777" w:rsidR="0092040E" w:rsidRDefault="0092040E" w:rsidP="0092040E"/>
    <w:p w14:paraId="0E0CDFE5" w14:textId="77777777" w:rsidR="00B91F45" w:rsidRDefault="00B47486" w:rsidP="00B91F45">
      <w:pPr>
        <w:pStyle w:val="Heading2"/>
      </w:pPr>
      <w:bookmarkStart w:id="584" w:name="_Toc55835713"/>
      <w:r>
        <w:t xml:space="preserve">Municipal </w:t>
      </w:r>
      <w:r w:rsidR="00057A5D">
        <w:t>w</w:t>
      </w:r>
      <w:r>
        <w:t xml:space="preserve">ater </w:t>
      </w:r>
      <w:r w:rsidR="00D97755">
        <w:t>r</w:t>
      </w:r>
      <w:r>
        <w:t>ights</w:t>
      </w:r>
      <w:bookmarkEnd w:id="584"/>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585" w:name="_Toc55835714"/>
      <w:r>
        <w:t>McKenzie Basin Wetlands Study</w:t>
      </w:r>
      <w:bookmarkEnd w:id="585"/>
    </w:p>
    <w:p w14:paraId="79498AD8" w14:textId="77777777" w:rsidR="00736461" w:rsidRPr="00D97CDA" w:rsidRDefault="00736461" w:rsidP="00A8214A"/>
    <w:p w14:paraId="2403DDA0" w14:textId="063D759E" w:rsidR="00275338" w:rsidRDefault="003613A1" w:rsidP="00A8214A">
      <w:pPr>
        <w:pStyle w:val="Heading2"/>
      </w:pPr>
      <w:bookmarkStart w:id="586" w:name="_Toc55835715"/>
      <w:r>
        <w:t xml:space="preserve">Project </w:t>
      </w:r>
      <w:r w:rsidR="00DC262D">
        <w:t>Overview</w:t>
      </w:r>
      <w:bookmarkEnd w:id="586"/>
    </w:p>
    <w:p w14:paraId="6C66CC56" w14:textId="412C6BF7"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286383">
        <w:t xml:space="preserve">Figure </w:t>
      </w:r>
      <w:r w:rsidR="00286383">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 xml:space="preserve">water returning to the stream network from the downstream end of the wetlands.  As of </w:t>
      </w:r>
      <w:r w:rsidR="00031F81">
        <w:lastRenderedPageBreak/>
        <w:t>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5E73BF1A" w:rsidR="00275338" w:rsidRDefault="009767A5" w:rsidP="00A8214A">
      <w:pPr>
        <w:pStyle w:val="Caption"/>
      </w:pPr>
      <w:bookmarkStart w:id="587" w:name="_Ref48282850"/>
      <w:bookmarkStart w:id="588" w:name="_Toc53219839"/>
      <w:r>
        <w:t xml:space="preserve">Figure </w:t>
      </w:r>
      <w:fldSimple w:instr=" SEQ Figure \* ARABIC ">
        <w:r w:rsidR="00286383">
          <w:rPr>
            <w:noProof/>
          </w:rPr>
          <w:t>7</w:t>
        </w:r>
      </w:fldSimple>
      <w:bookmarkEnd w:id="587"/>
      <w:r>
        <w:t>. McKenzie basin in CW3M screen capture</w:t>
      </w:r>
      <w:bookmarkEnd w:id="588"/>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55A0D9D" w:rsidR="004D33B7" w:rsidRDefault="009767A5" w:rsidP="00A8214A">
      <w:pPr>
        <w:pStyle w:val="Caption"/>
      </w:pPr>
      <w:bookmarkStart w:id="589" w:name="_Ref48282776"/>
      <w:bookmarkStart w:id="590" w:name="_Ref48282732"/>
      <w:bookmarkStart w:id="591" w:name="_Toc53219840"/>
      <w:r>
        <w:t xml:space="preserve">Figure </w:t>
      </w:r>
      <w:fldSimple w:instr=" SEQ Figure \* ARABIC ">
        <w:r w:rsidR="00286383">
          <w:rPr>
            <w:noProof/>
          </w:rPr>
          <w:t>8</w:t>
        </w:r>
      </w:fldSimple>
      <w:bookmarkEnd w:id="589"/>
      <w:r>
        <w:t>. Wetlands in the lower McKenzie basin, with their WETL_ID attribute values</w:t>
      </w:r>
      <w:bookmarkEnd w:id="590"/>
      <w:bookmarkEnd w:id="591"/>
    </w:p>
    <w:p w14:paraId="364BDC9E" w14:textId="77777777" w:rsidR="004D33B7" w:rsidRDefault="004D33B7" w:rsidP="00275338"/>
    <w:p w14:paraId="6EF95807" w14:textId="5E566C26" w:rsidR="003613A1" w:rsidRDefault="003613A1" w:rsidP="00A8214A">
      <w:pPr>
        <w:pStyle w:val="Heading2"/>
      </w:pPr>
      <w:bookmarkStart w:id="592" w:name="_Toc55835716"/>
      <w:r>
        <w:t>Model and Simulation Overview</w:t>
      </w:r>
      <w:bookmarkEnd w:id="592"/>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593" w:name="_Toc55835717"/>
      <w:r>
        <w:t>McKenzie wetlands in the initial versions of the IDU, HRU, and Reach data layers</w:t>
      </w:r>
      <w:bookmarkEnd w:id="593"/>
    </w:p>
    <w:p w14:paraId="79661602" w14:textId="7E7990CB"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286383">
        <w:t xml:space="preserve">Figure </w:t>
      </w:r>
      <w:r w:rsidR="00286383">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594" w:name="_Toc49175988"/>
      <w:bookmarkStart w:id="595" w:name="_Toc55835718"/>
      <w:r>
        <w:t>Data changes for better representation of wetlands</w:t>
      </w:r>
      <w:bookmarkEnd w:id="594"/>
      <w:bookmarkEnd w:id="595"/>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596" w:name="_Toc55835719"/>
      <w:r>
        <w:t xml:space="preserve">Projection, </w:t>
      </w:r>
      <w:r w:rsidR="006F174A">
        <w:t>Calendar</w:t>
      </w:r>
      <w:r>
        <w:t>,</w:t>
      </w:r>
      <w:r w:rsidR="006F174A">
        <w:t xml:space="preserve"> and </w:t>
      </w:r>
      <w:r w:rsidR="009D540F">
        <w:t>Units</w:t>
      </w:r>
      <w:bookmarkEnd w:id="596"/>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597" w:name="_Toc55835720"/>
      <w:r>
        <w:t>Simulation of changes in wetlands over time</w:t>
      </w:r>
      <w:bookmarkEnd w:id="597"/>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598" w:name="_Toc55835721"/>
      <w:r>
        <w:t xml:space="preserve">How wetlands </w:t>
      </w:r>
      <w:r w:rsidR="000806A1">
        <w:t>are</w:t>
      </w:r>
      <w:r>
        <w:t xml:space="preserve"> represented</w:t>
      </w:r>
      <w:r w:rsidR="006D6388">
        <w:t xml:space="preserve"> in the model</w:t>
      </w:r>
      <w:bookmarkEnd w:id="598"/>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599" w:name="_Toc55835722"/>
      <w:r>
        <w:t>Attributes of interest in the wetlands study</w:t>
      </w:r>
      <w:bookmarkEnd w:id="599"/>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600" w:name="_Toc55835723"/>
      <w:r>
        <w:t>A WETNESS attribute</w:t>
      </w:r>
      <w:bookmarkEnd w:id="600"/>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601" w:name="_Toc55835724"/>
      <w:r>
        <w:t>Calculating the exchange of water between the wetland and the reach</w:t>
      </w:r>
      <w:bookmarkEnd w:id="601"/>
    </w:p>
    <w:p w14:paraId="71419F3E" w14:textId="001ADEBC" w:rsidR="00871F69" w:rsidRDefault="00871F69" w:rsidP="00871F69">
      <w:pPr>
        <w:pStyle w:val="Heading3"/>
      </w:pPr>
      <w:bookmarkStart w:id="602" w:name="_Toc55835725"/>
      <w:r>
        <w:t xml:space="preserve">Wetland </w:t>
      </w:r>
      <w:r w:rsidR="007A55EC">
        <w:t xml:space="preserve">IDU </w:t>
      </w:r>
      <w:r>
        <w:t>parameters</w:t>
      </w:r>
      <w:bookmarkEnd w:id="602"/>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603" w:name="_Toc55835726"/>
      <w:r>
        <w:t>Reach parameters</w:t>
      </w:r>
      <w:bookmarkEnd w:id="603"/>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604" w:name="_Toc55835727"/>
      <w:r>
        <w:t>Loss (or gain) of wetlands</w:t>
      </w:r>
      <w:bookmarkEnd w:id="604"/>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605" w:name="_Toc55835728"/>
      <w:r>
        <w:t>Reality check</w:t>
      </w:r>
      <w:bookmarkEnd w:id="605"/>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ins w:id="606" w:author="David Conklin" w:date="2020-11-09T14:59:00Z"/>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ins w:id="607" w:author="David Conklin" w:date="2020-11-09T14:59:00Z"/>
          <w:rFonts w:ascii="Times New Roman" w:hAnsi="Times New Roman" w:cs="Times New Roman"/>
          <w:sz w:val="20"/>
          <w:szCs w:val="20"/>
        </w:rPr>
      </w:pPr>
    </w:p>
    <w:p w14:paraId="73BDB1BA" w14:textId="77777777" w:rsidR="00286383" w:rsidRDefault="00286383" w:rsidP="00286383">
      <w:pPr>
        <w:pPrChange w:id="608" w:author="David Conklin" w:date="2020-11-09T15:00:00Z">
          <w:pPr>
            <w:ind w:left="720"/>
          </w:pPr>
        </w:pPrChange>
      </w:pPr>
    </w:p>
    <w:p w14:paraId="5FF408D3" w14:textId="297BE399" w:rsidR="006D6388" w:rsidRDefault="00286383" w:rsidP="006D6388">
      <w:pPr>
        <w:rPr>
          <w:ins w:id="609" w:author="David Conklin" w:date="2020-11-09T15:05:00Z"/>
        </w:rPr>
      </w:pPr>
      <w:ins w:id="610" w:author="David Conklin" w:date="2020-11-09T15:02:00Z">
        <w:r>
          <w:t xml:space="preserve">Observational data for flows and stream temperatures at a number of gage locations </w:t>
        </w:r>
      </w:ins>
      <w:ins w:id="611" w:author="David Conklin" w:date="2020-11-09T15:03:00Z">
        <w:r>
          <w:t xml:space="preserve">in the McKenzie basin is available on a website maintained by the USGS.  </w:t>
        </w:r>
      </w:ins>
      <w:ins w:id="612" w:author="David Conklin" w:date="2020-11-09T15:05:00Z">
        <w:r>
          <w:t>We have selected these records for use in calibration</w:t>
        </w:r>
      </w:ins>
      <w:ins w:id="613" w:author="David Conklin" w:date="2020-11-09T15:20:00Z">
        <w:r w:rsidR="00916473">
          <w:t xml:space="preserve"> (13 flow gages and </w:t>
        </w:r>
      </w:ins>
      <w:ins w:id="614" w:author="David Conklin" w:date="2020-11-09T15:26:00Z">
        <w:r w:rsidR="00916473">
          <w:t>6</w:t>
        </w:r>
      </w:ins>
      <w:ins w:id="615" w:author="David Conklin" w:date="2020-11-09T15:20:00Z">
        <w:r w:rsidR="00916473">
          <w:t xml:space="preserve"> temperature</w:t>
        </w:r>
      </w:ins>
      <w:ins w:id="616" w:author="David Conklin" w:date="2020-11-09T15:21:00Z">
        <w:r w:rsidR="00916473">
          <w:t xml:space="preserve"> sensors):</w:t>
        </w:r>
      </w:ins>
    </w:p>
    <w:tbl>
      <w:tblPr>
        <w:tblW w:w="8460" w:type="dxa"/>
        <w:tblLook w:val="04A0" w:firstRow="1" w:lastRow="0" w:firstColumn="1" w:lastColumn="0" w:noHBand="0" w:noVBand="1"/>
        <w:tblPrChange w:id="617" w:author="David Conklin" w:date="2020-11-09T15:23:00Z">
          <w:tblPr>
            <w:tblW w:w="7144" w:type="dxa"/>
            <w:tblLook w:val="04A0" w:firstRow="1" w:lastRow="0" w:firstColumn="1" w:lastColumn="0" w:noHBand="0" w:noVBand="1"/>
          </w:tblPr>
        </w:tblPrChange>
      </w:tblPr>
      <w:tblGrid>
        <w:gridCol w:w="1358"/>
        <w:gridCol w:w="1109"/>
        <w:gridCol w:w="5972"/>
        <w:gridCol w:w="21"/>
        <w:tblGridChange w:id="618">
          <w:tblGrid>
            <w:gridCol w:w="1109"/>
            <w:gridCol w:w="249"/>
            <w:gridCol w:w="860"/>
            <w:gridCol w:w="249"/>
            <w:gridCol w:w="4951"/>
            <w:gridCol w:w="249"/>
            <w:gridCol w:w="772"/>
            <w:gridCol w:w="21"/>
          </w:tblGrid>
        </w:tblGridChange>
      </w:tblGrid>
      <w:tr w:rsidR="00286383" w:rsidRPr="00286383" w14:paraId="038B1E9C" w14:textId="77777777" w:rsidTr="00916473">
        <w:trPr>
          <w:trHeight w:val="300"/>
          <w:ins w:id="619" w:author="David Conklin" w:date="2020-11-09T15:05:00Z"/>
          <w:trPrChange w:id="620"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621" w:author="David Conklin" w:date="2020-11-09T15:23:00Z">
              <w:tcPr>
                <w:tcW w:w="984" w:type="dxa"/>
                <w:tcBorders>
                  <w:top w:val="nil"/>
                  <w:left w:val="nil"/>
                  <w:bottom w:val="nil"/>
                  <w:right w:val="nil"/>
                </w:tcBorders>
                <w:shd w:val="clear" w:color="auto" w:fill="auto"/>
                <w:noWrap/>
                <w:vAlign w:val="bottom"/>
                <w:hideMark/>
              </w:tcPr>
            </w:tcPrChange>
          </w:tcPr>
          <w:p w14:paraId="25AD0AD5" w14:textId="19BD5990" w:rsidR="00286383" w:rsidRPr="00286383" w:rsidRDefault="00286383" w:rsidP="00286383">
            <w:pPr>
              <w:jc w:val="center"/>
              <w:rPr>
                <w:ins w:id="622" w:author="David Conklin" w:date="2020-11-09T15:05:00Z"/>
                <w:rFonts w:ascii="Calibri" w:eastAsia="Times New Roman" w:hAnsi="Calibri" w:cs="Calibri"/>
                <w:color w:val="000000"/>
              </w:rPr>
            </w:pPr>
            <w:ins w:id="623" w:author="David Conklin" w:date="2020-11-09T15:05:00Z">
              <w:r w:rsidRPr="00286383">
                <w:rPr>
                  <w:rFonts w:ascii="Calibri" w:eastAsia="Times New Roman" w:hAnsi="Calibri" w:cs="Calibri"/>
                  <w:color w:val="000000"/>
                </w:rPr>
                <w:t xml:space="preserve">USGS </w:t>
              </w:r>
            </w:ins>
            <w:ins w:id="624" w:author="David Conklin" w:date="2020-11-09T15:21:00Z">
              <w:r w:rsidR="00916473">
                <w:rPr>
                  <w:rFonts w:ascii="Calibri" w:eastAsia="Times New Roman" w:hAnsi="Calibri" w:cs="Calibri"/>
                  <w:color w:val="000000"/>
                </w:rPr>
                <w:t xml:space="preserve">flow </w:t>
              </w:r>
            </w:ins>
            <w:ins w:id="625" w:author="David Conklin" w:date="2020-11-09T15:05:00Z">
              <w:r w:rsidRPr="00286383">
                <w:rPr>
                  <w:rFonts w:ascii="Calibri" w:eastAsia="Times New Roman" w:hAnsi="Calibri" w:cs="Calibri"/>
                  <w:color w:val="000000"/>
                </w:rPr>
                <w:t>gage</w:t>
              </w:r>
            </w:ins>
          </w:p>
        </w:tc>
        <w:tc>
          <w:tcPr>
            <w:tcW w:w="1109" w:type="dxa"/>
            <w:tcBorders>
              <w:top w:val="nil"/>
              <w:left w:val="nil"/>
              <w:bottom w:val="nil"/>
              <w:right w:val="nil"/>
            </w:tcBorders>
            <w:shd w:val="clear" w:color="auto" w:fill="auto"/>
            <w:noWrap/>
            <w:vAlign w:val="bottom"/>
            <w:hideMark/>
            <w:tcPrChange w:id="626" w:author="David Conklin" w:date="2020-11-09T15:23:00Z">
              <w:tcPr>
                <w:tcW w:w="960" w:type="dxa"/>
                <w:gridSpan w:val="2"/>
                <w:tcBorders>
                  <w:top w:val="nil"/>
                  <w:left w:val="nil"/>
                  <w:bottom w:val="nil"/>
                  <w:right w:val="nil"/>
                </w:tcBorders>
                <w:shd w:val="clear" w:color="auto" w:fill="auto"/>
                <w:noWrap/>
                <w:vAlign w:val="bottom"/>
                <w:hideMark/>
              </w:tcPr>
            </w:tcPrChange>
          </w:tcPr>
          <w:p w14:paraId="7A85523C" w14:textId="77777777" w:rsidR="00286383" w:rsidRPr="00286383" w:rsidRDefault="00286383" w:rsidP="00286383">
            <w:pPr>
              <w:jc w:val="center"/>
              <w:rPr>
                <w:ins w:id="627" w:author="David Conklin" w:date="2020-11-09T15:05:00Z"/>
                <w:rFonts w:ascii="Calibri" w:eastAsia="Times New Roman" w:hAnsi="Calibri" w:cs="Calibri"/>
                <w:color w:val="000000"/>
              </w:rPr>
            </w:pPr>
            <w:ins w:id="628" w:author="David Conklin" w:date="2020-11-09T15:05:00Z">
              <w:r w:rsidRPr="00286383">
                <w:rPr>
                  <w:rFonts w:ascii="Calibri" w:eastAsia="Times New Roman" w:hAnsi="Calibri" w:cs="Calibri"/>
                  <w:color w:val="000000"/>
                </w:rPr>
                <w:t>COMID</w:t>
              </w:r>
            </w:ins>
          </w:p>
        </w:tc>
        <w:tc>
          <w:tcPr>
            <w:tcW w:w="5993" w:type="dxa"/>
            <w:gridSpan w:val="2"/>
            <w:tcBorders>
              <w:top w:val="nil"/>
              <w:left w:val="nil"/>
              <w:bottom w:val="nil"/>
              <w:right w:val="nil"/>
            </w:tcBorders>
            <w:shd w:val="clear" w:color="auto" w:fill="auto"/>
            <w:noWrap/>
            <w:vAlign w:val="bottom"/>
            <w:hideMark/>
            <w:tcPrChange w:id="629" w:author="David Conklin" w:date="2020-11-09T15:23:00Z">
              <w:tcPr>
                <w:tcW w:w="5200" w:type="dxa"/>
                <w:gridSpan w:val="2"/>
                <w:tcBorders>
                  <w:top w:val="nil"/>
                  <w:left w:val="nil"/>
                  <w:bottom w:val="nil"/>
                  <w:right w:val="nil"/>
                </w:tcBorders>
                <w:shd w:val="clear" w:color="auto" w:fill="auto"/>
                <w:noWrap/>
                <w:vAlign w:val="bottom"/>
                <w:hideMark/>
              </w:tcPr>
            </w:tcPrChange>
          </w:tcPr>
          <w:p w14:paraId="67B0C53A" w14:textId="77777777" w:rsidR="00286383" w:rsidRPr="00286383" w:rsidRDefault="00286383" w:rsidP="00286383">
            <w:pPr>
              <w:jc w:val="center"/>
              <w:rPr>
                <w:ins w:id="630" w:author="David Conklin" w:date="2020-11-09T15:05:00Z"/>
                <w:rFonts w:ascii="Calibri" w:eastAsia="Times New Roman" w:hAnsi="Calibri" w:cs="Calibri"/>
                <w:color w:val="000000"/>
              </w:rPr>
            </w:pPr>
          </w:p>
        </w:tc>
      </w:tr>
      <w:tr w:rsidR="00286383" w:rsidRPr="00286383" w14:paraId="63718AE2" w14:textId="77777777" w:rsidTr="00916473">
        <w:trPr>
          <w:trHeight w:val="300"/>
          <w:ins w:id="631" w:author="David Conklin" w:date="2020-11-09T15:05:00Z"/>
          <w:trPrChange w:id="632"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633" w:author="David Conklin" w:date="2020-11-09T15:23:00Z">
              <w:tcPr>
                <w:tcW w:w="984" w:type="dxa"/>
                <w:tcBorders>
                  <w:top w:val="nil"/>
                  <w:left w:val="nil"/>
                  <w:bottom w:val="nil"/>
                  <w:right w:val="nil"/>
                </w:tcBorders>
                <w:shd w:val="clear" w:color="auto" w:fill="auto"/>
                <w:noWrap/>
                <w:vAlign w:val="bottom"/>
                <w:hideMark/>
              </w:tcPr>
            </w:tcPrChange>
          </w:tcPr>
          <w:p w14:paraId="1D63506C" w14:textId="77777777" w:rsidR="00286383" w:rsidRPr="00B912FF" w:rsidRDefault="00286383" w:rsidP="00286383">
            <w:pPr>
              <w:rPr>
                <w:ins w:id="634" w:author="David Conklin" w:date="2020-11-09T15:05:00Z"/>
                <w:rFonts w:ascii="Calibri" w:eastAsia="Times New Roman" w:hAnsi="Calibri" w:cs="Calibri"/>
                <w:color w:val="000000"/>
                <w:rPrChange w:id="635" w:author="David Conklin" w:date="2020-11-09T16:13:00Z">
                  <w:rPr>
                    <w:ins w:id="636" w:author="David Conklin" w:date="2020-11-09T15:05:00Z"/>
                    <w:rFonts w:ascii="Calibri" w:eastAsia="Times New Roman" w:hAnsi="Calibri" w:cs="Calibri"/>
                    <w:color w:val="000000"/>
                  </w:rPr>
                </w:rPrChange>
              </w:rPr>
            </w:pPr>
            <w:ins w:id="637" w:author="David Conklin" w:date="2020-11-09T15:05:00Z">
              <w:r w:rsidRPr="00B912FF">
                <w:rPr>
                  <w:rFonts w:ascii="Calibri" w:eastAsia="Times New Roman" w:hAnsi="Calibri" w:cs="Calibri"/>
                  <w:color w:val="000000"/>
                  <w:rPrChange w:id="638" w:author="David Conklin" w:date="2020-11-09T16:13:00Z">
                    <w:rPr>
                      <w:rFonts w:ascii="Calibri" w:eastAsia="Times New Roman" w:hAnsi="Calibri" w:cs="Calibri"/>
                      <w:color w:val="000000"/>
                    </w:rPr>
                  </w:rPrChange>
                </w:rPr>
                <w:t>14158500</w:t>
              </w:r>
            </w:ins>
          </w:p>
        </w:tc>
        <w:tc>
          <w:tcPr>
            <w:tcW w:w="1109" w:type="dxa"/>
            <w:tcBorders>
              <w:top w:val="nil"/>
              <w:left w:val="nil"/>
              <w:bottom w:val="nil"/>
              <w:right w:val="nil"/>
            </w:tcBorders>
            <w:shd w:val="clear" w:color="auto" w:fill="auto"/>
            <w:noWrap/>
            <w:vAlign w:val="bottom"/>
            <w:hideMark/>
            <w:tcPrChange w:id="639" w:author="David Conklin" w:date="2020-11-09T15:23:00Z">
              <w:tcPr>
                <w:tcW w:w="960" w:type="dxa"/>
                <w:gridSpan w:val="2"/>
                <w:tcBorders>
                  <w:top w:val="nil"/>
                  <w:left w:val="nil"/>
                  <w:bottom w:val="nil"/>
                  <w:right w:val="nil"/>
                </w:tcBorders>
                <w:shd w:val="clear" w:color="auto" w:fill="auto"/>
                <w:noWrap/>
                <w:vAlign w:val="bottom"/>
                <w:hideMark/>
              </w:tcPr>
            </w:tcPrChange>
          </w:tcPr>
          <w:p w14:paraId="0610F76F" w14:textId="77777777" w:rsidR="00286383" w:rsidRPr="00B912FF" w:rsidRDefault="00286383" w:rsidP="00286383">
            <w:pPr>
              <w:jc w:val="right"/>
              <w:rPr>
                <w:ins w:id="640" w:author="David Conklin" w:date="2020-11-09T15:05:00Z"/>
                <w:rFonts w:ascii="Calibri" w:eastAsia="Times New Roman" w:hAnsi="Calibri" w:cs="Calibri"/>
                <w:color w:val="000000"/>
                <w:rPrChange w:id="641" w:author="David Conklin" w:date="2020-11-09T16:13:00Z">
                  <w:rPr>
                    <w:ins w:id="642" w:author="David Conklin" w:date="2020-11-09T15:05:00Z"/>
                    <w:rFonts w:ascii="Calibri" w:eastAsia="Times New Roman" w:hAnsi="Calibri" w:cs="Calibri"/>
                    <w:color w:val="000000"/>
                  </w:rPr>
                </w:rPrChange>
              </w:rPr>
            </w:pPr>
            <w:ins w:id="643" w:author="David Conklin" w:date="2020-11-09T15:05:00Z">
              <w:r w:rsidRPr="00B912FF">
                <w:rPr>
                  <w:rFonts w:ascii="Calibri" w:eastAsia="Times New Roman" w:hAnsi="Calibri" w:cs="Calibri"/>
                  <w:color w:val="000000"/>
                  <w:rPrChange w:id="644" w:author="David Conklin" w:date="2020-11-09T16:13:00Z">
                    <w:rPr>
                      <w:rFonts w:ascii="Calibri" w:eastAsia="Times New Roman" w:hAnsi="Calibri" w:cs="Calibri"/>
                      <w:color w:val="000000"/>
                    </w:rPr>
                  </w:rPrChange>
                </w:rPr>
                <w:t>23773373</w:t>
              </w:r>
            </w:ins>
          </w:p>
        </w:tc>
        <w:tc>
          <w:tcPr>
            <w:tcW w:w="5993" w:type="dxa"/>
            <w:gridSpan w:val="2"/>
            <w:tcBorders>
              <w:top w:val="nil"/>
              <w:left w:val="nil"/>
              <w:bottom w:val="nil"/>
              <w:right w:val="nil"/>
            </w:tcBorders>
            <w:shd w:val="clear" w:color="auto" w:fill="auto"/>
            <w:noWrap/>
            <w:vAlign w:val="bottom"/>
            <w:hideMark/>
            <w:tcPrChange w:id="645" w:author="David Conklin" w:date="2020-11-09T15:23:00Z">
              <w:tcPr>
                <w:tcW w:w="5200" w:type="dxa"/>
                <w:gridSpan w:val="2"/>
                <w:tcBorders>
                  <w:top w:val="nil"/>
                  <w:left w:val="nil"/>
                  <w:bottom w:val="nil"/>
                  <w:right w:val="nil"/>
                </w:tcBorders>
                <w:shd w:val="clear" w:color="auto" w:fill="auto"/>
                <w:noWrap/>
                <w:vAlign w:val="bottom"/>
                <w:hideMark/>
              </w:tcPr>
            </w:tcPrChange>
          </w:tcPr>
          <w:p w14:paraId="53F119A4" w14:textId="77777777" w:rsidR="00286383" w:rsidRPr="00B912FF" w:rsidRDefault="00286383" w:rsidP="00286383">
            <w:pPr>
              <w:rPr>
                <w:ins w:id="646" w:author="David Conklin" w:date="2020-11-09T15:05:00Z"/>
                <w:rFonts w:ascii="Calibri" w:eastAsia="Times New Roman" w:hAnsi="Calibri" w:cs="Calibri"/>
                <w:color w:val="000000"/>
                <w:rPrChange w:id="647" w:author="David Conklin" w:date="2020-11-09T16:13:00Z">
                  <w:rPr>
                    <w:ins w:id="648" w:author="David Conklin" w:date="2020-11-09T15:05:00Z"/>
                    <w:rFonts w:ascii="Calibri" w:eastAsia="Times New Roman" w:hAnsi="Calibri" w:cs="Calibri"/>
                    <w:color w:val="000000"/>
                  </w:rPr>
                </w:rPrChange>
              </w:rPr>
            </w:pPr>
            <w:ins w:id="649" w:author="David Conklin" w:date="2020-11-09T15:05:00Z">
              <w:r w:rsidRPr="00B912FF">
                <w:rPr>
                  <w:rFonts w:ascii="Calibri" w:eastAsia="Times New Roman" w:hAnsi="Calibri" w:cs="Calibri"/>
                  <w:color w:val="000000"/>
                  <w:rPrChange w:id="650" w:author="David Conklin" w:date="2020-11-09T16:13:00Z">
                    <w:rPr>
                      <w:rFonts w:ascii="Calibri" w:eastAsia="Times New Roman" w:hAnsi="Calibri" w:cs="Calibri"/>
                      <w:color w:val="000000"/>
                    </w:rPr>
                  </w:rPrChange>
                </w:rPr>
                <w:t>MCKENZIE RIVER AT OUTLET OF CLEAR LAKE, OR</w:t>
              </w:r>
            </w:ins>
          </w:p>
        </w:tc>
      </w:tr>
      <w:tr w:rsidR="00B912FF" w:rsidRPr="00286383" w14:paraId="61322E9F" w14:textId="77777777" w:rsidTr="00916473">
        <w:trPr>
          <w:trHeight w:val="300"/>
          <w:ins w:id="651" w:author="David Conklin" w:date="2020-11-09T16:14:00Z"/>
        </w:trPr>
        <w:tc>
          <w:tcPr>
            <w:tcW w:w="1358" w:type="dxa"/>
            <w:tcBorders>
              <w:top w:val="nil"/>
              <w:left w:val="nil"/>
              <w:bottom w:val="nil"/>
              <w:right w:val="nil"/>
            </w:tcBorders>
            <w:shd w:val="clear" w:color="auto" w:fill="auto"/>
            <w:noWrap/>
            <w:vAlign w:val="bottom"/>
          </w:tcPr>
          <w:p w14:paraId="35937A28" w14:textId="2D80F723" w:rsidR="00B912FF" w:rsidRPr="00B912FF" w:rsidRDefault="00B912FF" w:rsidP="00286383">
            <w:pPr>
              <w:rPr>
                <w:ins w:id="652" w:author="David Conklin" w:date="2020-11-09T16:14:00Z"/>
                <w:rFonts w:ascii="Calibri" w:eastAsia="Times New Roman" w:hAnsi="Calibri" w:cs="Calibri"/>
                <w:color w:val="000000"/>
                <w:rPrChange w:id="653" w:author="David Conklin" w:date="2020-11-09T16:13:00Z">
                  <w:rPr>
                    <w:ins w:id="654" w:author="David Conklin" w:date="2020-11-09T16:14:00Z"/>
                    <w:rFonts w:ascii="Calibri" w:eastAsia="Times New Roman" w:hAnsi="Calibri" w:cs="Calibri"/>
                    <w:color w:val="000000"/>
                  </w:rPr>
                </w:rPrChange>
              </w:rPr>
            </w:pPr>
            <w:ins w:id="655" w:author="David Conklin" w:date="2020-11-09T16:14:00Z">
              <w:r>
                <w:rPr>
                  <w:rFonts w:ascii="Calibri" w:eastAsia="Times New Roman" w:hAnsi="Calibri" w:cs="Calibri"/>
                  <w:color w:val="000000"/>
                </w:rPr>
                <w:t>14158</w:t>
              </w:r>
            </w:ins>
            <w:ins w:id="656" w:author="David Conklin" w:date="2020-11-09T16:15:00Z">
              <w:r>
                <w:rPr>
                  <w:rFonts w:ascii="Calibri" w:eastAsia="Times New Roman" w:hAnsi="Calibri" w:cs="Calibri"/>
                  <w:color w:val="000000"/>
                </w:rPr>
                <w:t>790</w:t>
              </w:r>
            </w:ins>
          </w:p>
        </w:tc>
        <w:tc>
          <w:tcPr>
            <w:tcW w:w="1109" w:type="dxa"/>
            <w:tcBorders>
              <w:top w:val="nil"/>
              <w:left w:val="nil"/>
              <w:bottom w:val="nil"/>
              <w:right w:val="nil"/>
            </w:tcBorders>
            <w:shd w:val="clear" w:color="auto" w:fill="auto"/>
            <w:noWrap/>
            <w:vAlign w:val="bottom"/>
          </w:tcPr>
          <w:p w14:paraId="75C2311C" w14:textId="131A8DA0" w:rsidR="00B912FF" w:rsidRPr="00B912FF" w:rsidRDefault="00B912FF" w:rsidP="00286383">
            <w:pPr>
              <w:jc w:val="right"/>
              <w:rPr>
                <w:ins w:id="657" w:author="David Conklin" w:date="2020-11-09T16:14:00Z"/>
                <w:rFonts w:ascii="Calibri" w:eastAsia="Times New Roman" w:hAnsi="Calibri" w:cs="Calibri"/>
                <w:color w:val="000000"/>
                <w:rPrChange w:id="658" w:author="David Conklin" w:date="2020-11-09T16:13:00Z">
                  <w:rPr>
                    <w:ins w:id="659" w:author="David Conklin" w:date="2020-11-09T16:14:00Z"/>
                    <w:rFonts w:ascii="Calibri" w:eastAsia="Times New Roman" w:hAnsi="Calibri" w:cs="Calibri"/>
                    <w:color w:val="000000"/>
                  </w:rPr>
                </w:rPrChange>
              </w:rPr>
            </w:pPr>
            <w:ins w:id="660" w:author="David Conklin" w:date="2020-11-09T16:15:00Z">
              <w:r>
                <w:rPr>
                  <w:rFonts w:ascii="Calibri" w:eastAsia="Times New Roman" w:hAnsi="Calibri" w:cs="Calibri"/>
                  <w:color w:val="000000"/>
                </w:rPr>
                <w:t>23773393</w:t>
              </w:r>
            </w:ins>
          </w:p>
        </w:tc>
        <w:tc>
          <w:tcPr>
            <w:tcW w:w="5993" w:type="dxa"/>
            <w:gridSpan w:val="2"/>
            <w:tcBorders>
              <w:top w:val="nil"/>
              <w:left w:val="nil"/>
              <w:bottom w:val="nil"/>
              <w:right w:val="nil"/>
            </w:tcBorders>
            <w:shd w:val="clear" w:color="auto" w:fill="auto"/>
            <w:noWrap/>
            <w:vAlign w:val="bottom"/>
          </w:tcPr>
          <w:p w14:paraId="35E3048C" w14:textId="39E09D97" w:rsidR="00B912FF" w:rsidRPr="00B912FF" w:rsidRDefault="00B912FF" w:rsidP="00286383">
            <w:pPr>
              <w:rPr>
                <w:ins w:id="661" w:author="David Conklin" w:date="2020-11-09T16:14:00Z"/>
                <w:rFonts w:ascii="Calibri" w:eastAsia="Times New Roman" w:hAnsi="Calibri" w:cs="Calibri"/>
                <w:color w:val="000000"/>
                <w:rPrChange w:id="662" w:author="David Conklin" w:date="2020-11-09T16:13:00Z">
                  <w:rPr>
                    <w:ins w:id="663" w:author="David Conklin" w:date="2020-11-09T16:14:00Z"/>
                    <w:rFonts w:ascii="Calibri" w:eastAsia="Times New Roman" w:hAnsi="Calibri" w:cs="Calibri"/>
                    <w:color w:val="000000"/>
                  </w:rPr>
                </w:rPrChange>
              </w:rPr>
            </w:pPr>
            <w:ins w:id="664" w:author="David Conklin" w:date="2020-11-09T16:15:00Z">
              <w:r>
                <w:rPr>
                  <w:rFonts w:ascii="Calibri" w:eastAsia="Times New Roman" w:hAnsi="Calibri" w:cs="Calibri"/>
                  <w:color w:val="000000"/>
                </w:rPr>
                <w:t>SMITH RIVER ABV SMITH R RESV NR BELKNAP SPRNGS</w:t>
              </w:r>
            </w:ins>
          </w:p>
        </w:tc>
      </w:tr>
      <w:tr w:rsidR="00B912FF" w:rsidRPr="00286383" w14:paraId="4C2E371A" w14:textId="77777777" w:rsidTr="00916473">
        <w:trPr>
          <w:trHeight w:val="300"/>
          <w:ins w:id="665" w:author="David Conklin" w:date="2020-11-09T16:15:00Z"/>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ins w:id="666" w:author="David Conklin" w:date="2020-11-09T16:15:00Z"/>
                <w:rFonts w:ascii="Calibri" w:eastAsia="Times New Roman" w:hAnsi="Calibri" w:cs="Calibri"/>
                <w:color w:val="000000"/>
              </w:rPr>
            </w:pPr>
            <w:ins w:id="667" w:author="David Conklin" w:date="2020-11-09T16:16:00Z">
              <w:r>
                <w:rPr>
                  <w:rFonts w:ascii="Calibri" w:eastAsia="Times New Roman" w:hAnsi="Calibri" w:cs="Calibri"/>
                  <w:color w:val="000000"/>
                </w:rPr>
                <w:t>14158850</w:t>
              </w:r>
            </w:ins>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ins w:id="668" w:author="David Conklin" w:date="2020-11-09T16:15:00Z"/>
                <w:rFonts w:ascii="Calibri" w:eastAsia="Times New Roman" w:hAnsi="Calibri" w:cs="Calibri"/>
                <w:color w:val="000000"/>
              </w:rPr>
            </w:pPr>
            <w:ins w:id="669" w:author="David Conklin" w:date="2020-11-09T16:16:00Z">
              <w:r>
                <w:rPr>
                  <w:rFonts w:ascii="Calibri" w:eastAsia="Times New Roman" w:hAnsi="Calibri" w:cs="Calibri"/>
                  <w:color w:val="000000"/>
                </w:rPr>
                <w:t>23773359</w:t>
              </w:r>
            </w:ins>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ins w:id="670" w:author="David Conklin" w:date="2020-11-09T16:15:00Z"/>
                <w:rFonts w:ascii="Calibri" w:eastAsia="Times New Roman" w:hAnsi="Calibri" w:cs="Calibri"/>
                <w:color w:val="000000"/>
              </w:rPr>
            </w:pPr>
            <w:ins w:id="671" w:author="David Conklin" w:date="2020-11-09T16:16:00Z">
              <w:r>
                <w:rPr>
                  <w:rFonts w:ascii="Calibri" w:eastAsia="Times New Roman" w:hAnsi="Calibri" w:cs="Calibri"/>
                  <w:color w:val="000000"/>
                </w:rPr>
                <w:t>MCKENZIE R BLW TRAIL BR DAM NR BELKNAP SPRINGS</w:t>
              </w:r>
            </w:ins>
          </w:p>
        </w:tc>
      </w:tr>
      <w:tr w:rsidR="00F32242" w:rsidRPr="00B912FF" w14:paraId="21472C25" w14:textId="77777777" w:rsidTr="00916473">
        <w:trPr>
          <w:gridAfter w:val="1"/>
          <w:wAfter w:w="21" w:type="dxa"/>
          <w:trHeight w:val="300"/>
          <w:ins w:id="672" w:author="David Conklin" w:date="2020-11-09T15:05:00Z"/>
          <w:trPrChange w:id="673" w:author="David Conklin" w:date="2020-11-09T15:23:00Z">
            <w:trPr>
              <w:gridAfter w:val="1"/>
              <w:trHeight w:val="300"/>
            </w:trPr>
          </w:trPrChange>
        </w:trPr>
        <w:tc>
          <w:tcPr>
            <w:tcW w:w="1358" w:type="dxa"/>
            <w:tcBorders>
              <w:top w:val="nil"/>
              <w:left w:val="nil"/>
              <w:bottom w:val="nil"/>
              <w:right w:val="nil"/>
            </w:tcBorders>
            <w:shd w:val="clear" w:color="auto" w:fill="auto"/>
            <w:noWrap/>
            <w:vAlign w:val="bottom"/>
            <w:hideMark/>
            <w:tcPrChange w:id="674" w:author="David Conklin" w:date="2020-11-09T15:23:00Z">
              <w:tcPr>
                <w:tcW w:w="984" w:type="dxa"/>
                <w:tcBorders>
                  <w:top w:val="nil"/>
                  <w:left w:val="nil"/>
                  <w:bottom w:val="nil"/>
                  <w:right w:val="nil"/>
                </w:tcBorders>
                <w:shd w:val="clear" w:color="auto" w:fill="auto"/>
                <w:noWrap/>
                <w:vAlign w:val="bottom"/>
                <w:hideMark/>
              </w:tcPr>
            </w:tcPrChange>
          </w:tcPr>
          <w:p w14:paraId="30F482CA" w14:textId="77777777" w:rsidR="00F32242" w:rsidRPr="00B912FF" w:rsidRDefault="00F32242" w:rsidP="00F32242">
            <w:pPr>
              <w:rPr>
                <w:ins w:id="675" w:author="David Conklin" w:date="2020-11-09T15:05:00Z"/>
                <w:rFonts w:ascii="Calibri" w:eastAsia="Times New Roman" w:hAnsi="Calibri" w:cs="Calibri"/>
                <w:color w:val="000000"/>
                <w:rPrChange w:id="676" w:author="David Conklin" w:date="2020-11-09T16:13:00Z">
                  <w:rPr>
                    <w:ins w:id="677" w:author="David Conklin" w:date="2020-11-09T15:05:00Z"/>
                    <w:rFonts w:ascii="Calibri" w:eastAsia="Times New Roman" w:hAnsi="Calibri" w:cs="Calibri"/>
                    <w:color w:val="000000"/>
                  </w:rPr>
                </w:rPrChange>
              </w:rPr>
            </w:pPr>
            <w:ins w:id="678" w:author="David Conklin" w:date="2020-11-09T15:05:00Z">
              <w:r w:rsidRPr="00B912FF">
                <w:rPr>
                  <w:rFonts w:ascii="Calibri" w:eastAsia="Times New Roman" w:hAnsi="Calibri" w:cs="Calibri"/>
                  <w:color w:val="000000"/>
                  <w:rPrChange w:id="679" w:author="David Conklin" w:date="2020-11-09T16:13:00Z">
                    <w:rPr>
                      <w:rFonts w:ascii="Calibri" w:eastAsia="Times New Roman" w:hAnsi="Calibri" w:cs="Calibri"/>
                      <w:color w:val="000000"/>
                    </w:rPr>
                  </w:rPrChange>
                </w:rPr>
                <w:t>14159200</w:t>
              </w:r>
            </w:ins>
          </w:p>
        </w:tc>
        <w:tc>
          <w:tcPr>
            <w:tcW w:w="1109" w:type="dxa"/>
            <w:tcBorders>
              <w:top w:val="nil"/>
              <w:left w:val="nil"/>
              <w:bottom w:val="nil"/>
              <w:right w:val="nil"/>
            </w:tcBorders>
            <w:shd w:val="clear" w:color="auto" w:fill="auto"/>
            <w:noWrap/>
            <w:vAlign w:val="bottom"/>
            <w:hideMark/>
            <w:tcPrChange w:id="680" w:author="David Conklin" w:date="2020-11-09T15:23:00Z">
              <w:tcPr>
                <w:tcW w:w="960" w:type="dxa"/>
                <w:gridSpan w:val="2"/>
                <w:tcBorders>
                  <w:top w:val="nil"/>
                  <w:left w:val="nil"/>
                  <w:bottom w:val="nil"/>
                  <w:right w:val="nil"/>
                </w:tcBorders>
                <w:shd w:val="clear" w:color="auto" w:fill="auto"/>
                <w:noWrap/>
                <w:vAlign w:val="bottom"/>
                <w:hideMark/>
              </w:tcPr>
            </w:tcPrChange>
          </w:tcPr>
          <w:p w14:paraId="2F4A5780" w14:textId="77777777" w:rsidR="00F32242" w:rsidRPr="00B912FF" w:rsidRDefault="00F32242" w:rsidP="00F32242">
            <w:pPr>
              <w:jc w:val="right"/>
              <w:rPr>
                <w:ins w:id="681" w:author="David Conklin" w:date="2020-11-09T15:05:00Z"/>
                <w:rFonts w:ascii="Calibri" w:eastAsia="Times New Roman" w:hAnsi="Calibri" w:cs="Calibri"/>
                <w:color w:val="000000"/>
                <w:rPrChange w:id="682" w:author="David Conklin" w:date="2020-11-09T16:13:00Z">
                  <w:rPr>
                    <w:ins w:id="683" w:author="David Conklin" w:date="2020-11-09T15:05:00Z"/>
                    <w:rFonts w:ascii="Calibri" w:eastAsia="Times New Roman" w:hAnsi="Calibri" w:cs="Calibri"/>
                    <w:color w:val="000000"/>
                  </w:rPr>
                </w:rPrChange>
              </w:rPr>
            </w:pPr>
            <w:ins w:id="684" w:author="David Conklin" w:date="2020-11-09T15:05:00Z">
              <w:r w:rsidRPr="00B912FF">
                <w:rPr>
                  <w:rFonts w:ascii="Calibri" w:eastAsia="Times New Roman" w:hAnsi="Calibri" w:cs="Calibri"/>
                  <w:color w:val="000000"/>
                  <w:rPrChange w:id="685" w:author="David Conklin" w:date="2020-11-09T16:13:00Z">
                    <w:rPr>
                      <w:rFonts w:ascii="Calibri" w:eastAsia="Times New Roman" w:hAnsi="Calibri" w:cs="Calibri"/>
                      <w:color w:val="000000"/>
                    </w:rPr>
                  </w:rPrChange>
                </w:rPr>
                <w:t>23773037</w:t>
              </w:r>
            </w:ins>
          </w:p>
        </w:tc>
        <w:tc>
          <w:tcPr>
            <w:tcW w:w="5972" w:type="dxa"/>
            <w:tcBorders>
              <w:top w:val="nil"/>
              <w:left w:val="nil"/>
              <w:bottom w:val="nil"/>
              <w:right w:val="nil"/>
            </w:tcBorders>
            <w:shd w:val="clear" w:color="auto" w:fill="auto"/>
            <w:noWrap/>
            <w:vAlign w:val="bottom"/>
            <w:hideMark/>
            <w:tcPrChange w:id="686" w:author="David Conklin" w:date="2020-11-09T15:23:00Z">
              <w:tcPr>
                <w:tcW w:w="5200" w:type="dxa"/>
                <w:gridSpan w:val="2"/>
                <w:tcBorders>
                  <w:top w:val="nil"/>
                  <w:left w:val="nil"/>
                  <w:bottom w:val="nil"/>
                  <w:right w:val="nil"/>
                </w:tcBorders>
                <w:shd w:val="clear" w:color="auto" w:fill="auto"/>
                <w:noWrap/>
                <w:vAlign w:val="bottom"/>
                <w:hideMark/>
              </w:tcPr>
            </w:tcPrChange>
          </w:tcPr>
          <w:p w14:paraId="520B945A" w14:textId="77777777" w:rsidR="00F32242" w:rsidRPr="00B912FF" w:rsidRDefault="00F32242" w:rsidP="00F32242">
            <w:pPr>
              <w:rPr>
                <w:ins w:id="687" w:author="David Conklin" w:date="2020-11-09T15:05:00Z"/>
                <w:rFonts w:ascii="Calibri" w:eastAsia="Times New Roman" w:hAnsi="Calibri" w:cs="Calibri"/>
                <w:color w:val="000000"/>
                <w:rPrChange w:id="688" w:author="David Conklin" w:date="2020-11-09T16:13:00Z">
                  <w:rPr>
                    <w:ins w:id="689" w:author="David Conklin" w:date="2020-11-09T15:05:00Z"/>
                    <w:rFonts w:ascii="Calibri" w:eastAsia="Times New Roman" w:hAnsi="Calibri" w:cs="Calibri"/>
                    <w:color w:val="000000"/>
                  </w:rPr>
                </w:rPrChange>
              </w:rPr>
            </w:pPr>
            <w:ins w:id="690" w:author="David Conklin" w:date="2020-11-09T15:05:00Z">
              <w:r w:rsidRPr="00B912FF">
                <w:rPr>
                  <w:rFonts w:ascii="Calibri" w:eastAsia="Times New Roman" w:hAnsi="Calibri" w:cs="Calibri"/>
                  <w:color w:val="000000"/>
                  <w:rPrChange w:id="691" w:author="David Conklin" w:date="2020-11-09T16:13:00Z">
                    <w:rPr>
                      <w:rFonts w:ascii="Calibri" w:eastAsia="Times New Roman" w:hAnsi="Calibri" w:cs="Calibri"/>
                      <w:color w:val="000000"/>
                    </w:rPr>
                  </w:rPrChange>
                </w:rPr>
                <w:t>SO FK MCKENZIE RIVER ABV COUGAR LAKE NR RAINBOW</w:t>
              </w:r>
            </w:ins>
          </w:p>
        </w:tc>
      </w:tr>
      <w:tr w:rsidR="00B912FF" w:rsidRPr="00B912FF" w14:paraId="78BF1DE8" w14:textId="77777777" w:rsidTr="00916473">
        <w:trPr>
          <w:gridAfter w:val="1"/>
          <w:wAfter w:w="21" w:type="dxa"/>
          <w:trHeight w:val="300"/>
          <w:ins w:id="692" w:author="David Conklin" w:date="2020-11-09T16:17:00Z"/>
        </w:trPr>
        <w:tc>
          <w:tcPr>
            <w:tcW w:w="1358" w:type="dxa"/>
            <w:tcBorders>
              <w:top w:val="nil"/>
              <w:left w:val="nil"/>
              <w:bottom w:val="nil"/>
              <w:right w:val="nil"/>
            </w:tcBorders>
            <w:shd w:val="clear" w:color="auto" w:fill="auto"/>
            <w:noWrap/>
            <w:vAlign w:val="bottom"/>
          </w:tcPr>
          <w:p w14:paraId="34442115" w14:textId="4609D484" w:rsidR="00B912FF" w:rsidRPr="00B912FF" w:rsidRDefault="00B912FF" w:rsidP="00F32242">
            <w:pPr>
              <w:rPr>
                <w:ins w:id="693" w:author="David Conklin" w:date="2020-11-09T16:17:00Z"/>
                <w:rFonts w:ascii="Calibri" w:eastAsia="Times New Roman" w:hAnsi="Calibri" w:cs="Calibri"/>
                <w:color w:val="000000"/>
                <w:rPrChange w:id="694" w:author="David Conklin" w:date="2020-11-09T16:13:00Z">
                  <w:rPr>
                    <w:ins w:id="695" w:author="David Conklin" w:date="2020-11-09T16:17:00Z"/>
                    <w:rFonts w:ascii="Calibri" w:eastAsia="Times New Roman" w:hAnsi="Calibri" w:cs="Calibri"/>
                    <w:color w:val="000000"/>
                  </w:rPr>
                </w:rPrChange>
              </w:rPr>
            </w:pPr>
            <w:ins w:id="696" w:author="David Conklin" w:date="2020-11-09T16:17:00Z">
              <w:r>
                <w:rPr>
                  <w:rFonts w:ascii="Calibri" w:eastAsia="Times New Roman" w:hAnsi="Calibri" w:cs="Calibri"/>
                  <w:color w:val="000000"/>
                </w:rPr>
                <w:t>14159500</w:t>
              </w:r>
            </w:ins>
          </w:p>
        </w:tc>
        <w:tc>
          <w:tcPr>
            <w:tcW w:w="1109" w:type="dxa"/>
            <w:tcBorders>
              <w:top w:val="nil"/>
              <w:left w:val="nil"/>
              <w:bottom w:val="nil"/>
              <w:right w:val="nil"/>
            </w:tcBorders>
            <w:shd w:val="clear" w:color="auto" w:fill="auto"/>
            <w:noWrap/>
            <w:vAlign w:val="bottom"/>
          </w:tcPr>
          <w:p w14:paraId="34B602C3" w14:textId="523AB1BA" w:rsidR="00B912FF" w:rsidRPr="00B912FF" w:rsidRDefault="00B912FF" w:rsidP="00F32242">
            <w:pPr>
              <w:jc w:val="right"/>
              <w:rPr>
                <w:ins w:id="697" w:author="David Conklin" w:date="2020-11-09T16:17:00Z"/>
                <w:rFonts w:ascii="Calibri" w:eastAsia="Times New Roman" w:hAnsi="Calibri" w:cs="Calibri"/>
                <w:color w:val="000000"/>
                <w:rPrChange w:id="698" w:author="David Conklin" w:date="2020-11-09T16:13:00Z">
                  <w:rPr>
                    <w:ins w:id="699" w:author="David Conklin" w:date="2020-11-09T16:17:00Z"/>
                    <w:rFonts w:ascii="Calibri" w:eastAsia="Times New Roman" w:hAnsi="Calibri" w:cs="Calibri"/>
                    <w:color w:val="000000"/>
                  </w:rPr>
                </w:rPrChange>
              </w:rPr>
            </w:pPr>
            <w:ins w:id="700" w:author="David Conklin" w:date="2020-11-09T16:17:00Z">
              <w:r>
                <w:rPr>
                  <w:rFonts w:ascii="Calibri" w:eastAsia="Times New Roman" w:hAnsi="Calibri" w:cs="Calibri"/>
                  <w:color w:val="000000"/>
                </w:rPr>
                <w:t>23773009</w:t>
              </w:r>
            </w:ins>
          </w:p>
        </w:tc>
        <w:tc>
          <w:tcPr>
            <w:tcW w:w="5972" w:type="dxa"/>
            <w:tcBorders>
              <w:top w:val="nil"/>
              <w:left w:val="nil"/>
              <w:bottom w:val="nil"/>
              <w:right w:val="nil"/>
            </w:tcBorders>
            <w:shd w:val="clear" w:color="auto" w:fill="auto"/>
            <w:noWrap/>
            <w:vAlign w:val="bottom"/>
          </w:tcPr>
          <w:p w14:paraId="4594CE67" w14:textId="00854D70" w:rsidR="00B912FF" w:rsidRPr="00B912FF" w:rsidRDefault="00B912FF" w:rsidP="00F32242">
            <w:pPr>
              <w:rPr>
                <w:ins w:id="701" w:author="David Conklin" w:date="2020-11-09T16:17:00Z"/>
                <w:rFonts w:ascii="Calibri" w:eastAsia="Times New Roman" w:hAnsi="Calibri" w:cs="Calibri"/>
                <w:color w:val="000000"/>
                <w:rPrChange w:id="702" w:author="David Conklin" w:date="2020-11-09T16:13:00Z">
                  <w:rPr>
                    <w:ins w:id="703" w:author="David Conklin" w:date="2020-11-09T16:17:00Z"/>
                    <w:rFonts w:ascii="Calibri" w:eastAsia="Times New Roman" w:hAnsi="Calibri" w:cs="Calibri"/>
                    <w:color w:val="000000"/>
                  </w:rPr>
                </w:rPrChange>
              </w:rPr>
            </w:pPr>
            <w:ins w:id="704" w:author="David Conklin" w:date="2020-11-09T16:17:00Z">
              <w:r>
                <w:rPr>
                  <w:rFonts w:ascii="Calibri" w:eastAsia="Times New Roman" w:hAnsi="Calibri" w:cs="Calibri"/>
                  <w:color w:val="000000"/>
                </w:rPr>
                <w:t>SOUTH FORK MCKENZIE RIVER NEAR RAINBOW</w:t>
              </w:r>
            </w:ins>
          </w:p>
        </w:tc>
      </w:tr>
      <w:tr w:rsidR="00F32242" w:rsidRPr="00B912FF" w14:paraId="080DFF14" w14:textId="77777777" w:rsidTr="00916473">
        <w:trPr>
          <w:trHeight w:val="300"/>
          <w:ins w:id="705" w:author="David Conklin" w:date="2020-11-09T15:05:00Z"/>
          <w:trPrChange w:id="706"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707" w:author="David Conklin" w:date="2020-11-09T15:23:00Z">
              <w:tcPr>
                <w:tcW w:w="984" w:type="dxa"/>
                <w:tcBorders>
                  <w:top w:val="nil"/>
                  <w:left w:val="nil"/>
                  <w:bottom w:val="nil"/>
                  <w:right w:val="nil"/>
                </w:tcBorders>
                <w:shd w:val="clear" w:color="auto" w:fill="auto"/>
                <w:noWrap/>
                <w:vAlign w:val="bottom"/>
                <w:hideMark/>
              </w:tcPr>
            </w:tcPrChange>
          </w:tcPr>
          <w:p w14:paraId="2BA98CDA" w14:textId="77777777" w:rsidR="00F32242" w:rsidRPr="00B912FF" w:rsidRDefault="00F32242" w:rsidP="00F32242">
            <w:pPr>
              <w:rPr>
                <w:ins w:id="708" w:author="David Conklin" w:date="2020-11-09T15:05:00Z"/>
                <w:rFonts w:ascii="Calibri" w:eastAsia="Times New Roman" w:hAnsi="Calibri" w:cs="Calibri"/>
                <w:color w:val="000000"/>
                <w:rPrChange w:id="709" w:author="David Conklin" w:date="2020-11-09T16:13:00Z">
                  <w:rPr>
                    <w:ins w:id="710" w:author="David Conklin" w:date="2020-11-09T15:05:00Z"/>
                    <w:rFonts w:ascii="Calibri" w:eastAsia="Times New Roman" w:hAnsi="Calibri" w:cs="Calibri"/>
                    <w:color w:val="000000"/>
                  </w:rPr>
                </w:rPrChange>
              </w:rPr>
            </w:pPr>
            <w:ins w:id="711" w:author="David Conklin" w:date="2020-11-09T15:05:00Z">
              <w:r w:rsidRPr="00B912FF">
                <w:rPr>
                  <w:rFonts w:ascii="Calibri" w:eastAsia="Times New Roman" w:hAnsi="Calibri" w:cs="Calibri"/>
                  <w:color w:val="000000"/>
                  <w:rPrChange w:id="712" w:author="David Conklin" w:date="2020-11-09T16:13:00Z">
                    <w:rPr>
                      <w:rFonts w:ascii="Calibri" w:eastAsia="Times New Roman" w:hAnsi="Calibri" w:cs="Calibri"/>
                      <w:color w:val="000000"/>
                    </w:rPr>
                  </w:rPrChange>
                </w:rPr>
                <w:t>14161500</w:t>
              </w:r>
            </w:ins>
          </w:p>
        </w:tc>
        <w:tc>
          <w:tcPr>
            <w:tcW w:w="1109" w:type="dxa"/>
            <w:tcBorders>
              <w:top w:val="nil"/>
              <w:left w:val="nil"/>
              <w:bottom w:val="nil"/>
              <w:right w:val="nil"/>
            </w:tcBorders>
            <w:shd w:val="clear" w:color="auto" w:fill="auto"/>
            <w:noWrap/>
            <w:vAlign w:val="bottom"/>
            <w:hideMark/>
            <w:tcPrChange w:id="713" w:author="David Conklin" w:date="2020-11-09T15:23:00Z">
              <w:tcPr>
                <w:tcW w:w="960" w:type="dxa"/>
                <w:gridSpan w:val="2"/>
                <w:tcBorders>
                  <w:top w:val="nil"/>
                  <w:left w:val="nil"/>
                  <w:bottom w:val="nil"/>
                  <w:right w:val="nil"/>
                </w:tcBorders>
                <w:shd w:val="clear" w:color="auto" w:fill="auto"/>
                <w:noWrap/>
                <w:vAlign w:val="bottom"/>
                <w:hideMark/>
              </w:tcPr>
            </w:tcPrChange>
          </w:tcPr>
          <w:p w14:paraId="228D53ED" w14:textId="77777777" w:rsidR="00F32242" w:rsidRPr="00B912FF" w:rsidRDefault="00F32242" w:rsidP="00F32242">
            <w:pPr>
              <w:jc w:val="right"/>
              <w:rPr>
                <w:ins w:id="714" w:author="David Conklin" w:date="2020-11-09T15:05:00Z"/>
                <w:rFonts w:ascii="Calibri" w:eastAsia="Times New Roman" w:hAnsi="Calibri" w:cs="Calibri"/>
                <w:color w:val="000000"/>
                <w:rPrChange w:id="715" w:author="David Conklin" w:date="2020-11-09T16:13:00Z">
                  <w:rPr>
                    <w:ins w:id="716" w:author="David Conklin" w:date="2020-11-09T15:05:00Z"/>
                    <w:rFonts w:ascii="Calibri" w:eastAsia="Times New Roman" w:hAnsi="Calibri" w:cs="Calibri"/>
                    <w:color w:val="000000"/>
                  </w:rPr>
                </w:rPrChange>
              </w:rPr>
            </w:pPr>
            <w:ins w:id="717" w:author="David Conklin" w:date="2020-11-09T15:05:00Z">
              <w:r w:rsidRPr="00B912FF">
                <w:rPr>
                  <w:rFonts w:ascii="Calibri" w:eastAsia="Times New Roman" w:hAnsi="Calibri" w:cs="Calibri"/>
                  <w:color w:val="000000"/>
                  <w:rPrChange w:id="718" w:author="David Conklin" w:date="2020-11-09T16:13:00Z">
                    <w:rPr>
                      <w:rFonts w:ascii="Calibri" w:eastAsia="Times New Roman" w:hAnsi="Calibri" w:cs="Calibri"/>
                      <w:color w:val="000000"/>
                    </w:rPr>
                  </w:rPrChange>
                </w:rPr>
                <w:t>23773411</w:t>
              </w:r>
            </w:ins>
          </w:p>
        </w:tc>
        <w:tc>
          <w:tcPr>
            <w:tcW w:w="5993" w:type="dxa"/>
            <w:gridSpan w:val="2"/>
            <w:tcBorders>
              <w:top w:val="nil"/>
              <w:left w:val="nil"/>
              <w:bottom w:val="nil"/>
              <w:right w:val="nil"/>
            </w:tcBorders>
            <w:shd w:val="clear" w:color="auto" w:fill="auto"/>
            <w:noWrap/>
            <w:vAlign w:val="bottom"/>
            <w:hideMark/>
            <w:tcPrChange w:id="719" w:author="David Conklin" w:date="2020-11-09T15:23:00Z">
              <w:tcPr>
                <w:tcW w:w="5200" w:type="dxa"/>
                <w:gridSpan w:val="2"/>
                <w:tcBorders>
                  <w:top w:val="nil"/>
                  <w:left w:val="nil"/>
                  <w:bottom w:val="nil"/>
                  <w:right w:val="nil"/>
                </w:tcBorders>
                <w:shd w:val="clear" w:color="auto" w:fill="auto"/>
                <w:noWrap/>
                <w:vAlign w:val="bottom"/>
                <w:hideMark/>
              </w:tcPr>
            </w:tcPrChange>
          </w:tcPr>
          <w:p w14:paraId="22D95E93" w14:textId="77777777" w:rsidR="00F32242" w:rsidRPr="00B912FF" w:rsidRDefault="00F32242" w:rsidP="00F32242">
            <w:pPr>
              <w:rPr>
                <w:ins w:id="720" w:author="David Conklin" w:date="2020-11-09T15:05:00Z"/>
                <w:rFonts w:ascii="Calibri" w:eastAsia="Times New Roman" w:hAnsi="Calibri" w:cs="Calibri"/>
                <w:color w:val="000000"/>
                <w:rPrChange w:id="721" w:author="David Conklin" w:date="2020-11-09T16:13:00Z">
                  <w:rPr>
                    <w:ins w:id="722" w:author="David Conklin" w:date="2020-11-09T15:05:00Z"/>
                    <w:rFonts w:ascii="Calibri" w:eastAsia="Times New Roman" w:hAnsi="Calibri" w:cs="Calibri"/>
                    <w:color w:val="000000"/>
                  </w:rPr>
                </w:rPrChange>
              </w:rPr>
            </w:pPr>
            <w:ins w:id="723" w:author="David Conklin" w:date="2020-11-09T15:05:00Z">
              <w:r w:rsidRPr="00B912FF">
                <w:rPr>
                  <w:rFonts w:ascii="Calibri" w:eastAsia="Times New Roman" w:hAnsi="Calibri" w:cs="Calibri"/>
                  <w:color w:val="000000"/>
                  <w:rPrChange w:id="724" w:author="David Conklin" w:date="2020-11-09T16:13:00Z">
                    <w:rPr>
                      <w:rFonts w:ascii="Calibri" w:eastAsia="Times New Roman" w:hAnsi="Calibri" w:cs="Calibri"/>
                      <w:color w:val="000000"/>
                    </w:rPr>
                  </w:rPrChange>
                </w:rPr>
                <w:t>LOOKOUT CREEK NEAR BLUE RIVER</w:t>
              </w:r>
            </w:ins>
          </w:p>
        </w:tc>
      </w:tr>
      <w:tr w:rsidR="00F32242" w:rsidRPr="00B912FF" w14:paraId="5CF67718" w14:textId="77777777" w:rsidTr="00916473">
        <w:trPr>
          <w:trHeight w:val="300"/>
          <w:ins w:id="725" w:author="David Conklin" w:date="2020-11-09T15:05:00Z"/>
          <w:trPrChange w:id="726"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727" w:author="David Conklin" w:date="2020-11-09T15:23:00Z">
              <w:tcPr>
                <w:tcW w:w="984" w:type="dxa"/>
                <w:tcBorders>
                  <w:top w:val="nil"/>
                  <w:left w:val="nil"/>
                  <w:bottom w:val="nil"/>
                  <w:right w:val="nil"/>
                </w:tcBorders>
                <w:shd w:val="clear" w:color="auto" w:fill="auto"/>
                <w:noWrap/>
                <w:vAlign w:val="bottom"/>
                <w:hideMark/>
              </w:tcPr>
            </w:tcPrChange>
          </w:tcPr>
          <w:p w14:paraId="1BFF554B" w14:textId="77777777" w:rsidR="00F32242" w:rsidRPr="00B912FF" w:rsidRDefault="00F32242" w:rsidP="00F32242">
            <w:pPr>
              <w:rPr>
                <w:ins w:id="728" w:author="David Conklin" w:date="2020-11-09T15:05:00Z"/>
                <w:rFonts w:ascii="Calibri" w:eastAsia="Times New Roman" w:hAnsi="Calibri" w:cs="Calibri"/>
                <w:color w:val="000000"/>
                <w:rPrChange w:id="729" w:author="David Conklin" w:date="2020-11-09T16:13:00Z">
                  <w:rPr>
                    <w:ins w:id="730" w:author="David Conklin" w:date="2020-11-09T15:05:00Z"/>
                    <w:rFonts w:ascii="Calibri" w:eastAsia="Times New Roman" w:hAnsi="Calibri" w:cs="Calibri"/>
                    <w:color w:val="000000"/>
                  </w:rPr>
                </w:rPrChange>
              </w:rPr>
            </w:pPr>
            <w:ins w:id="731" w:author="David Conklin" w:date="2020-11-09T15:05:00Z">
              <w:r w:rsidRPr="00B912FF">
                <w:rPr>
                  <w:rFonts w:ascii="Calibri" w:eastAsia="Times New Roman" w:hAnsi="Calibri" w:cs="Calibri"/>
                  <w:color w:val="000000"/>
                  <w:rPrChange w:id="732" w:author="David Conklin" w:date="2020-11-09T16:13:00Z">
                    <w:rPr>
                      <w:rFonts w:ascii="Calibri" w:eastAsia="Times New Roman" w:hAnsi="Calibri" w:cs="Calibri"/>
                      <w:color w:val="000000"/>
                    </w:rPr>
                  </w:rPrChange>
                </w:rPr>
                <w:t>14162200</w:t>
              </w:r>
            </w:ins>
          </w:p>
        </w:tc>
        <w:tc>
          <w:tcPr>
            <w:tcW w:w="1109" w:type="dxa"/>
            <w:tcBorders>
              <w:top w:val="nil"/>
              <w:left w:val="nil"/>
              <w:bottom w:val="nil"/>
              <w:right w:val="nil"/>
            </w:tcBorders>
            <w:shd w:val="clear" w:color="auto" w:fill="auto"/>
            <w:noWrap/>
            <w:vAlign w:val="bottom"/>
            <w:hideMark/>
            <w:tcPrChange w:id="733" w:author="David Conklin" w:date="2020-11-09T15:23:00Z">
              <w:tcPr>
                <w:tcW w:w="960" w:type="dxa"/>
                <w:gridSpan w:val="2"/>
                <w:tcBorders>
                  <w:top w:val="nil"/>
                  <w:left w:val="nil"/>
                  <w:bottom w:val="nil"/>
                  <w:right w:val="nil"/>
                </w:tcBorders>
                <w:shd w:val="clear" w:color="auto" w:fill="auto"/>
                <w:noWrap/>
                <w:vAlign w:val="bottom"/>
                <w:hideMark/>
              </w:tcPr>
            </w:tcPrChange>
          </w:tcPr>
          <w:p w14:paraId="2D77EC79" w14:textId="77777777" w:rsidR="00F32242" w:rsidRPr="00B912FF" w:rsidRDefault="00F32242" w:rsidP="00F32242">
            <w:pPr>
              <w:jc w:val="right"/>
              <w:rPr>
                <w:ins w:id="734" w:author="David Conklin" w:date="2020-11-09T15:05:00Z"/>
                <w:rFonts w:ascii="Calibri" w:eastAsia="Times New Roman" w:hAnsi="Calibri" w:cs="Calibri"/>
                <w:color w:val="000000"/>
                <w:rPrChange w:id="735" w:author="David Conklin" w:date="2020-11-09T16:13:00Z">
                  <w:rPr>
                    <w:ins w:id="736" w:author="David Conklin" w:date="2020-11-09T15:05:00Z"/>
                    <w:rFonts w:ascii="Calibri" w:eastAsia="Times New Roman" w:hAnsi="Calibri" w:cs="Calibri"/>
                    <w:color w:val="000000"/>
                  </w:rPr>
                </w:rPrChange>
              </w:rPr>
            </w:pPr>
            <w:ins w:id="737" w:author="David Conklin" w:date="2020-11-09T15:05:00Z">
              <w:r w:rsidRPr="00B912FF">
                <w:rPr>
                  <w:rFonts w:ascii="Calibri" w:eastAsia="Times New Roman" w:hAnsi="Calibri" w:cs="Calibri"/>
                  <w:color w:val="000000"/>
                  <w:rPrChange w:id="738" w:author="David Conklin" w:date="2020-11-09T16:13:00Z">
                    <w:rPr>
                      <w:rFonts w:ascii="Calibri" w:eastAsia="Times New Roman" w:hAnsi="Calibri" w:cs="Calibri"/>
                      <w:color w:val="000000"/>
                    </w:rPr>
                  </w:rPrChange>
                </w:rPr>
                <w:t>23773405</w:t>
              </w:r>
            </w:ins>
          </w:p>
        </w:tc>
        <w:tc>
          <w:tcPr>
            <w:tcW w:w="5993" w:type="dxa"/>
            <w:gridSpan w:val="2"/>
            <w:tcBorders>
              <w:top w:val="nil"/>
              <w:left w:val="nil"/>
              <w:bottom w:val="nil"/>
              <w:right w:val="nil"/>
            </w:tcBorders>
            <w:shd w:val="clear" w:color="auto" w:fill="auto"/>
            <w:noWrap/>
            <w:vAlign w:val="bottom"/>
            <w:hideMark/>
            <w:tcPrChange w:id="739" w:author="David Conklin" w:date="2020-11-09T15:23:00Z">
              <w:tcPr>
                <w:tcW w:w="5200" w:type="dxa"/>
                <w:gridSpan w:val="2"/>
                <w:tcBorders>
                  <w:top w:val="nil"/>
                  <w:left w:val="nil"/>
                  <w:bottom w:val="nil"/>
                  <w:right w:val="nil"/>
                </w:tcBorders>
                <w:shd w:val="clear" w:color="auto" w:fill="auto"/>
                <w:noWrap/>
                <w:vAlign w:val="bottom"/>
                <w:hideMark/>
              </w:tcPr>
            </w:tcPrChange>
          </w:tcPr>
          <w:p w14:paraId="6CB7A9B5" w14:textId="77777777" w:rsidR="00F32242" w:rsidRPr="00B912FF" w:rsidRDefault="00F32242" w:rsidP="00F32242">
            <w:pPr>
              <w:rPr>
                <w:ins w:id="740" w:author="David Conklin" w:date="2020-11-09T15:05:00Z"/>
                <w:rFonts w:ascii="Calibri" w:eastAsia="Times New Roman" w:hAnsi="Calibri" w:cs="Calibri"/>
                <w:color w:val="000000"/>
                <w:rPrChange w:id="741" w:author="David Conklin" w:date="2020-11-09T16:13:00Z">
                  <w:rPr>
                    <w:ins w:id="742" w:author="David Conklin" w:date="2020-11-09T15:05:00Z"/>
                    <w:rFonts w:ascii="Calibri" w:eastAsia="Times New Roman" w:hAnsi="Calibri" w:cs="Calibri"/>
                    <w:color w:val="000000"/>
                  </w:rPr>
                </w:rPrChange>
              </w:rPr>
            </w:pPr>
            <w:ins w:id="743" w:author="David Conklin" w:date="2020-11-09T15:05:00Z">
              <w:r w:rsidRPr="00B912FF">
                <w:rPr>
                  <w:rFonts w:ascii="Calibri" w:eastAsia="Times New Roman" w:hAnsi="Calibri" w:cs="Calibri"/>
                  <w:color w:val="000000"/>
                  <w:rPrChange w:id="744" w:author="David Conklin" w:date="2020-11-09T16:13:00Z">
                    <w:rPr>
                      <w:rFonts w:ascii="Calibri" w:eastAsia="Times New Roman" w:hAnsi="Calibri" w:cs="Calibri"/>
                      <w:color w:val="000000"/>
                    </w:rPr>
                  </w:rPrChange>
                </w:rPr>
                <w:t>BLUE RIVER AT BLUE RIVER</w:t>
              </w:r>
            </w:ins>
          </w:p>
        </w:tc>
      </w:tr>
      <w:tr w:rsidR="00F32242" w:rsidRPr="00B912FF" w14:paraId="02982A9B" w14:textId="77777777" w:rsidTr="00916473">
        <w:trPr>
          <w:trHeight w:val="300"/>
          <w:ins w:id="745" w:author="David Conklin" w:date="2020-11-09T15:05:00Z"/>
          <w:trPrChange w:id="746"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747" w:author="David Conklin" w:date="2020-11-09T15:23:00Z">
              <w:tcPr>
                <w:tcW w:w="984" w:type="dxa"/>
                <w:tcBorders>
                  <w:top w:val="nil"/>
                  <w:left w:val="nil"/>
                  <w:bottom w:val="nil"/>
                  <w:right w:val="nil"/>
                </w:tcBorders>
                <w:shd w:val="clear" w:color="auto" w:fill="auto"/>
                <w:noWrap/>
                <w:vAlign w:val="bottom"/>
                <w:hideMark/>
              </w:tcPr>
            </w:tcPrChange>
          </w:tcPr>
          <w:p w14:paraId="7643B4BF" w14:textId="77777777" w:rsidR="00F32242" w:rsidRPr="00B912FF" w:rsidRDefault="00F32242" w:rsidP="00F32242">
            <w:pPr>
              <w:rPr>
                <w:ins w:id="748" w:author="David Conklin" w:date="2020-11-09T15:05:00Z"/>
                <w:rFonts w:ascii="Calibri" w:eastAsia="Times New Roman" w:hAnsi="Calibri" w:cs="Calibri"/>
                <w:color w:val="000000"/>
                <w:rPrChange w:id="749" w:author="David Conklin" w:date="2020-11-09T16:13:00Z">
                  <w:rPr>
                    <w:ins w:id="750" w:author="David Conklin" w:date="2020-11-09T15:05:00Z"/>
                    <w:rFonts w:ascii="Calibri" w:eastAsia="Times New Roman" w:hAnsi="Calibri" w:cs="Calibri"/>
                    <w:color w:val="000000"/>
                  </w:rPr>
                </w:rPrChange>
              </w:rPr>
            </w:pPr>
            <w:ins w:id="751" w:author="David Conklin" w:date="2020-11-09T15:05:00Z">
              <w:r w:rsidRPr="00B912FF">
                <w:rPr>
                  <w:rFonts w:ascii="Calibri" w:eastAsia="Times New Roman" w:hAnsi="Calibri" w:cs="Calibri"/>
                  <w:color w:val="000000"/>
                  <w:rPrChange w:id="752" w:author="David Conklin" w:date="2020-11-09T16:13:00Z">
                    <w:rPr>
                      <w:rFonts w:ascii="Calibri" w:eastAsia="Times New Roman" w:hAnsi="Calibri" w:cs="Calibri"/>
                      <w:color w:val="000000"/>
                    </w:rPr>
                  </w:rPrChange>
                </w:rPr>
                <w:t>14162500</w:t>
              </w:r>
            </w:ins>
          </w:p>
        </w:tc>
        <w:tc>
          <w:tcPr>
            <w:tcW w:w="1109" w:type="dxa"/>
            <w:tcBorders>
              <w:top w:val="nil"/>
              <w:left w:val="nil"/>
              <w:bottom w:val="nil"/>
              <w:right w:val="nil"/>
            </w:tcBorders>
            <w:shd w:val="clear" w:color="auto" w:fill="auto"/>
            <w:noWrap/>
            <w:vAlign w:val="bottom"/>
            <w:hideMark/>
            <w:tcPrChange w:id="753" w:author="David Conklin" w:date="2020-11-09T15:23:00Z">
              <w:tcPr>
                <w:tcW w:w="960" w:type="dxa"/>
                <w:gridSpan w:val="2"/>
                <w:tcBorders>
                  <w:top w:val="nil"/>
                  <w:left w:val="nil"/>
                  <w:bottom w:val="nil"/>
                  <w:right w:val="nil"/>
                </w:tcBorders>
                <w:shd w:val="clear" w:color="auto" w:fill="auto"/>
                <w:noWrap/>
                <w:vAlign w:val="bottom"/>
                <w:hideMark/>
              </w:tcPr>
            </w:tcPrChange>
          </w:tcPr>
          <w:p w14:paraId="1E7A0C35" w14:textId="77777777" w:rsidR="00F32242" w:rsidRPr="00B912FF" w:rsidRDefault="00F32242" w:rsidP="00F32242">
            <w:pPr>
              <w:jc w:val="right"/>
              <w:rPr>
                <w:ins w:id="754" w:author="David Conklin" w:date="2020-11-09T15:05:00Z"/>
                <w:rFonts w:ascii="Calibri" w:eastAsia="Times New Roman" w:hAnsi="Calibri" w:cs="Calibri"/>
                <w:color w:val="000000"/>
                <w:rPrChange w:id="755" w:author="David Conklin" w:date="2020-11-09T16:13:00Z">
                  <w:rPr>
                    <w:ins w:id="756" w:author="David Conklin" w:date="2020-11-09T15:05:00Z"/>
                    <w:rFonts w:ascii="Calibri" w:eastAsia="Times New Roman" w:hAnsi="Calibri" w:cs="Calibri"/>
                    <w:color w:val="000000"/>
                  </w:rPr>
                </w:rPrChange>
              </w:rPr>
            </w:pPr>
            <w:ins w:id="757" w:author="David Conklin" w:date="2020-11-09T15:05:00Z">
              <w:r w:rsidRPr="00B912FF">
                <w:rPr>
                  <w:rFonts w:ascii="Calibri" w:eastAsia="Times New Roman" w:hAnsi="Calibri" w:cs="Calibri"/>
                  <w:color w:val="000000"/>
                  <w:rPrChange w:id="758" w:author="David Conklin" w:date="2020-11-09T16:13:00Z">
                    <w:rPr>
                      <w:rFonts w:ascii="Calibri" w:eastAsia="Times New Roman" w:hAnsi="Calibri" w:cs="Calibri"/>
                      <w:color w:val="000000"/>
                    </w:rPr>
                  </w:rPrChange>
                </w:rPr>
                <w:t>23772909</w:t>
              </w:r>
            </w:ins>
          </w:p>
        </w:tc>
        <w:tc>
          <w:tcPr>
            <w:tcW w:w="5993" w:type="dxa"/>
            <w:gridSpan w:val="2"/>
            <w:tcBorders>
              <w:top w:val="nil"/>
              <w:left w:val="nil"/>
              <w:bottom w:val="nil"/>
              <w:right w:val="nil"/>
            </w:tcBorders>
            <w:shd w:val="clear" w:color="auto" w:fill="auto"/>
            <w:noWrap/>
            <w:vAlign w:val="bottom"/>
            <w:hideMark/>
            <w:tcPrChange w:id="759" w:author="David Conklin" w:date="2020-11-09T15:23:00Z">
              <w:tcPr>
                <w:tcW w:w="5200" w:type="dxa"/>
                <w:gridSpan w:val="2"/>
                <w:tcBorders>
                  <w:top w:val="nil"/>
                  <w:left w:val="nil"/>
                  <w:bottom w:val="nil"/>
                  <w:right w:val="nil"/>
                </w:tcBorders>
                <w:shd w:val="clear" w:color="auto" w:fill="auto"/>
                <w:noWrap/>
                <w:vAlign w:val="bottom"/>
                <w:hideMark/>
              </w:tcPr>
            </w:tcPrChange>
          </w:tcPr>
          <w:p w14:paraId="4B331ACE" w14:textId="77777777" w:rsidR="00F32242" w:rsidRPr="00B912FF" w:rsidRDefault="00F32242" w:rsidP="00F32242">
            <w:pPr>
              <w:rPr>
                <w:ins w:id="760" w:author="David Conklin" w:date="2020-11-09T15:05:00Z"/>
                <w:rFonts w:ascii="Calibri" w:eastAsia="Times New Roman" w:hAnsi="Calibri" w:cs="Calibri"/>
                <w:color w:val="000000"/>
                <w:rPrChange w:id="761" w:author="David Conklin" w:date="2020-11-09T16:13:00Z">
                  <w:rPr>
                    <w:ins w:id="762" w:author="David Conklin" w:date="2020-11-09T15:05:00Z"/>
                    <w:rFonts w:ascii="Calibri" w:eastAsia="Times New Roman" w:hAnsi="Calibri" w:cs="Calibri"/>
                    <w:color w:val="000000"/>
                  </w:rPr>
                </w:rPrChange>
              </w:rPr>
            </w:pPr>
            <w:ins w:id="763" w:author="David Conklin" w:date="2020-11-09T15:05:00Z">
              <w:r w:rsidRPr="00B912FF">
                <w:rPr>
                  <w:rFonts w:ascii="Calibri" w:eastAsia="Times New Roman" w:hAnsi="Calibri" w:cs="Calibri"/>
                  <w:color w:val="000000"/>
                  <w:rPrChange w:id="764" w:author="David Conklin" w:date="2020-11-09T16:13:00Z">
                    <w:rPr>
                      <w:rFonts w:ascii="Calibri" w:eastAsia="Times New Roman" w:hAnsi="Calibri" w:cs="Calibri"/>
                      <w:color w:val="000000"/>
                    </w:rPr>
                  </w:rPrChange>
                </w:rPr>
                <w:t>MCKENZIE RIVER NEAR VIDA</w:t>
              </w:r>
            </w:ins>
          </w:p>
        </w:tc>
      </w:tr>
      <w:tr w:rsidR="00B912FF" w:rsidRPr="00B912FF" w14:paraId="47A496CB" w14:textId="77777777" w:rsidTr="00916473">
        <w:trPr>
          <w:trHeight w:val="300"/>
          <w:ins w:id="765" w:author="David Conklin" w:date="2020-11-09T16:18:00Z"/>
        </w:trPr>
        <w:tc>
          <w:tcPr>
            <w:tcW w:w="1358" w:type="dxa"/>
            <w:tcBorders>
              <w:top w:val="nil"/>
              <w:left w:val="nil"/>
              <w:bottom w:val="nil"/>
              <w:right w:val="nil"/>
            </w:tcBorders>
            <w:shd w:val="clear" w:color="auto" w:fill="auto"/>
            <w:noWrap/>
            <w:vAlign w:val="bottom"/>
          </w:tcPr>
          <w:p w14:paraId="158D25E4" w14:textId="4E4C67B5" w:rsidR="00B912FF" w:rsidRPr="00B912FF" w:rsidRDefault="00B912FF" w:rsidP="00F32242">
            <w:pPr>
              <w:rPr>
                <w:ins w:id="766" w:author="David Conklin" w:date="2020-11-09T16:18:00Z"/>
                <w:rFonts w:ascii="Calibri" w:eastAsia="Times New Roman" w:hAnsi="Calibri" w:cs="Calibri"/>
                <w:color w:val="000000"/>
                <w:rPrChange w:id="767" w:author="David Conklin" w:date="2020-11-09T16:13:00Z">
                  <w:rPr>
                    <w:ins w:id="768" w:author="David Conklin" w:date="2020-11-09T16:18:00Z"/>
                    <w:rFonts w:ascii="Calibri" w:eastAsia="Times New Roman" w:hAnsi="Calibri" w:cs="Calibri"/>
                    <w:color w:val="000000"/>
                  </w:rPr>
                </w:rPrChange>
              </w:rPr>
            </w:pPr>
            <w:ins w:id="769" w:author="David Conklin" w:date="2020-11-09T16:18:00Z">
              <w:r>
                <w:rPr>
                  <w:rFonts w:ascii="Calibri" w:eastAsia="Times New Roman" w:hAnsi="Calibri" w:cs="Calibri"/>
                  <w:color w:val="000000"/>
                </w:rPr>
                <w:t>14163150</w:t>
              </w:r>
            </w:ins>
          </w:p>
        </w:tc>
        <w:tc>
          <w:tcPr>
            <w:tcW w:w="1109" w:type="dxa"/>
            <w:tcBorders>
              <w:top w:val="nil"/>
              <w:left w:val="nil"/>
              <w:bottom w:val="nil"/>
              <w:right w:val="nil"/>
            </w:tcBorders>
            <w:shd w:val="clear" w:color="auto" w:fill="auto"/>
            <w:noWrap/>
            <w:vAlign w:val="bottom"/>
          </w:tcPr>
          <w:p w14:paraId="62F3591E" w14:textId="6E90AF1B" w:rsidR="00B912FF" w:rsidRPr="00B912FF" w:rsidRDefault="00B912FF" w:rsidP="00F32242">
            <w:pPr>
              <w:jc w:val="right"/>
              <w:rPr>
                <w:ins w:id="770" w:author="David Conklin" w:date="2020-11-09T16:18:00Z"/>
                <w:rFonts w:ascii="Calibri" w:eastAsia="Times New Roman" w:hAnsi="Calibri" w:cs="Calibri"/>
                <w:color w:val="000000"/>
                <w:rPrChange w:id="771" w:author="David Conklin" w:date="2020-11-09T16:13:00Z">
                  <w:rPr>
                    <w:ins w:id="772" w:author="David Conklin" w:date="2020-11-09T16:18:00Z"/>
                    <w:rFonts w:ascii="Calibri" w:eastAsia="Times New Roman" w:hAnsi="Calibri" w:cs="Calibri"/>
                    <w:color w:val="000000"/>
                  </w:rPr>
                </w:rPrChange>
              </w:rPr>
            </w:pPr>
            <w:ins w:id="773" w:author="David Conklin" w:date="2020-11-09T16:18:00Z">
              <w:r>
                <w:rPr>
                  <w:rFonts w:ascii="Calibri" w:eastAsia="Times New Roman" w:hAnsi="Calibri" w:cs="Calibri"/>
                  <w:color w:val="000000"/>
                </w:rPr>
                <w:t>23772857</w:t>
              </w:r>
            </w:ins>
          </w:p>
        </w:tc>
        <w:tc>
          <w:tcPr>
            <w:tcW w:w="5993" w:type="dxa"/>
            <w:gridSpan w:val="2"/>
            <w:tcBorders>
              <w:top w:val="nil"/>
              <w:left w:val="nil"/>
              <w:bottom w:val="nil"/>
              <w:right w:val="nil"/>
            </w:tcBorders>
            <w:shd w:val="clear" w:color="auto" w:fill="auto"/>
            <w:noWrap/>
            <w:vAlign w:val="bottom"/>
          </w:tcPr>
          <w:p w14:paraId="2CAEC411" w14:textId="020DEEEA" w:rsidR="00B912FF" w:rsidRPr="00B912FF" w:rsidRDefault="00B912FF" w:rsidP="00F32242">
            <w:pPr>
              <w:rPr>
                <w:ins w:id="774" w:author="David Conklin" w:date="2020-11-09T16:18:00Z"/>
                <w:rFonts w:ascii="Calibri" w:eastAsia="Times New Roman" w:hAnsi="Calibri" w:cs="Calibri"/>
                <w:color w:val="000000"/>
                <w:rPrChange w:id="775" w:author="David Conklin" w:date="2020-11-09T16:13:00Z">
                  <w:rPr>
                    <w:ins w:id="776" w:author="David Conklin" w:date="2020-11-09T16:18:00Z"/>
                    <w:rFonts w:ascii="Calibri" w:eastAsia="Times New Roman" w:hAnsi="Calibri" w:cs="Calibri"/>
                    <w:color w:val="000000"/>
                  </w:rPr>
                </w:rPrChange>
              </w:rPr>
            </w:pPr>
            <w:ins w:id="777" w:author="David Conklin" w:date="2020-11-09T16:18:00Z">
              <w:r>
                <w:rPr>
                  <w:rFonts w:ascii="Calibri" w:eastAsia="Times New Roman" w:hAnsi="Calibri" w:cs="Calibri"/>
                  <w:color w:val="000000"/>
                </w:rPr>
                <w:t>MCKENZIE RIVER BLW LEABURG DAM, NR LEABURG OR</w:t>
              </w:r>
            </w:ins>
          </w:p>
        </w:tc>
      </w:tr>
      <w:tr w:rsidR="00B912FF" w:rsidRPr="00B912FF" w14:paraId="3009AA4E" w14:textId="77777777" w:rsidTr="00916473">
        <w:trPr>
          <w:trHeight w:val="300"/>
          <w:ins w:id="778" w:author="David Conklin" w:date="2020-11-09T16:19:00Z"/>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ins w:id="779" w:author="David Conklin" w:date="2020-11-09T16:19:00Z"/>
                <w:rFonts w:ascii="Calibri" w:eastAsia="Times New Roman" w:hAnsi="Calibri" w:cs="Calibri"/>
                <w:color w:val="000000"/>
              </w:rPr>
            </w:pPr>
            <w:ins w:id="780" w:author="David Conklin" w:date="2020-11-09T16:19:00Z">
              <w:r>
                <w:rPr>
                  <w:rFonts w:ascii="Calibri" w:eastAsia="Times New Roman" w:hAnsi="Calibri" w:cs="Calibri"/>
                  <w:color w:val="000000"/>
                </w:rPr>
                <w:t>14163900</w:t>
              </w:r>
            </w:ins>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ins w:id="781" w:author="David Conklin" w:date="2020-11-09T16:19:00Z"/>
                <w:rFonts w:ascii="Calibri" w:eastAsia="Times New Roman" w:hAnsi="Calibri" w:cs="Calibri"/>
                <w:color w:val="000000"/>
              </w:rPr>
            </w:pPr>
            <w:ins w:id="782" w:author="David Conklin" w:date="2020-11-09T16:19:00Z">
              <w:r>
                <w:rPr>
                  <w:rFonts w:ascii="Calibri" w:eastAsia="Times New Roman" w:hAnsi="Calibri" w:cs="Calibri"/>
                  <w:color w:val="000000"/>
                </w:rPr>
                <w:t>23772801</w:t>
              </w:r>
            </w:ins>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ins w:id="783" w:author="David Conklin" w:date="2020-11-09T16:19:00Z"/>
                <w:rFonts w:ascii="Calibri" w:eastAsia="Times New Roman" w:hAnsi="Calibri" w:cs="Calibri"/>
                <w:color w:val="000000"/>
              </w:rPr>
            </w:pPr>
            <w:ins w:id="784" w:author="David Conklin" w:date="2020-11-09T16:19:00Z">
              <w:r>
                <w:rPr>
                  <w:rFonts w:ascii="Calibri" w:eastAsia="Times New Roman" w:hAnsi="Calibri" w:cs="Calibri"/>
                  <w:color w:val="000000"/>
                </w:rPr>
                <w:t>MCKENZIE RIVER NEAR WALTERVILLE</w:t>
              </w:r>
            </w:ins>
          </w:p>
        </w:tc>
      </w:tr>
      <w:tr w:rsidR="00B912FF" w:rsidRPr="00B912FF" w14:paraId="5DF63485" w14:textId="77777777" w:rsidTr="00916473">
        <w:trPr>
          <w:trHeight w:val="300"/>
          <w:ins w:id="785" w:author="David Conklin" w:date="2020-11-09T16:21:00Z"/>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ins w:id="786" w:author="David Conklin" w:date="2020-11-09T16:21:00Z"/>
                <w:rFonts w:ascii="Calibri" w:eastAsia="Times New Roman" w:hAnsi="Calibri" w:cs="Calibri"/>
                <w:color w:val="000000"/>
              </w:rPr>
            </w:pPr>
            <w:ins w:id="787" w:author="David Conklin" w:date="2020-11-09T16:21:00Z">
              <w:r>
                <w:rPr>
                  <w:rFonts w:ascii="Calibri" w:eastAsia="Times New Roman" w:hAnsi="Calibri" w:cs="Calibri"/>
                  <w:color w:val="000000"/>
                </w:rPr>
                <w:lastRenderedPageBreak/>
                <w:t>14164700</w:t>
              </w:r>
            </w:ins>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ins w:id="788" w:author="David Conklin" w:date="2020-11-09T16:21:00Z"/>
                <w:rFonts w:ascii="Calibri" w:eastAsia="Times New Roman" w:hAnsi="Calibri" w:cs="Calibri"/>
                <w:color w:val="000000"/>
              </w:rPr>
            </w:pPr>
            <w:ins w:id="789" w:author="David Conklin" w:date="2020-11-09T16:21:00Z">
              <w:r>
                <w:rPr>
                  <w:rFonts w:ascii="Calibri" w:eastAsia="Times New Roman" w:hAnsi="Calibri" w:cs="Calibri"/>
                  <w:color w:val="000000"/>
                </w:rPr>
                <w:t>23774369</w:t>
              </w:r>
            </w:ins>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ins w:id="790" w:author="David Conklin" w:date="2020-11-09T16:21:00Z"/>
                <w:rFonts w:ascii="Calibri" w:eastAsia="Times New Roman" w:hAnsi="Calibri" w:cs="Calibri"/>
                <w:color w:val="000000"/>
              </w:rPr>
            </w:pPr>
            <w:ins w:id="791" w:author="David Conklin" w:date="2020-11-09T16:21:00Z">
              <w:r>
                <w:rPr>
                  <w:rFonts w:ascii="Calibri" w:eastAsia="Times New Roman" w:hAnsi="Calibri" w:cs="Calibri"/>
                  <w:color w:val="000000"/>
                </w:rPr>
                <w:t>CEDAR CREEK AT SPRINGFIELD</w:t>
              </w:r>
            </w:ins>
          </w:p>
        </w:tc>
      </w:tr>
      <w:tr w:rsidR="00F32242" w:rsidRPr="00286383" w14:paraId="5280EBDF" w14:textId="77777777" w:rsidTr="00916473">
        <w:trPr>
          <w:trHeight w:val="300"/>
          <w:ins w:id="792" w:author="David Conklin" w:date="2020-11-09T15:05:00Z"/>
          <w:trPrChange w:id="793"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794" w:author="David Conklin" w:date="2020-11-09T15:23:00Z">
              <w:tcPr>
                <w:tcW w:w="984" w:type="dxa"/>
                <w:tcBorders>
                  <w:top w:val="nil"/>
                  <w:left w:val="nil"/>
                  <w:bottom w:val="nil"/>
                  <w:right w:val="nil"/>
                </w:tcBorders>
                <w:shd w:val="clear" w:color="auto" w:fill="auto"/>
                <w:noWrap/>
                <w:vAlign w:val="bottom"/>
                <w:hideMark/>
              </w:tcPr>
            </w:tcPrChange>
          </w:tcPr>
          <w:p w14:paraId="59511AD6" w14:textId="77777777" w:rsidR="00F32242" w:rsidRPr="00286383" w:rsidRDefault="00F32242" w:rsidP="00F32242">
            <w:pPr>
              <w:rPr>
                <w:ins w:id="795" w:author="David Conklin" w:date="2020-11-09T15:05:00Z"/>
                <w:rFonts w:ascii="Calibri" w:eastAsia="Times New Roman" w:hAnsi="Calibri" w:cs="Calibri"/>
                <w:color w:val="000000"/>
              </w:rPr>
            </w:pPr>
            <w:ins w:id="796" w:author="David Conklin" w:date="2020-11-09T15:05:00Z">
              <w:r w:rsidRPr="00286383">
                <w:rPr>
                  <w:rFonts w:ascii="Calibri" w:eastAsia="Times New Roman" w:hAnsi="Calibri" w:cs="Calibri"/>
                  <w:color w:val="000000"/>
                </w:rPr>
                <w:t>14164900</w:t>
              </w:r>
            </w:ins>
          </w:p>
        </w:tc>
        <w:tc>
          <w:tcPr>
            <w:tcW w:w="1109" w:type="dxa"/>
            <w:tcBorders>
              <w:top w:val="nil"/>
              <w:left w:val="nil"/>
              <w:bottom w:val="nil"/>
              <w:right w:val="nil"/>
            </w:tcBorders>
            <w:shd w:val="clear" w:color="auto" w:fill="auto"/>
            <w:noWrap/>
            <w:vAlign w:val="bottom"/>
            <w:hideMark/>
            <w:tcPrChange w:id="797" w:author="David Conklin" w:date="2020-11-09T15:23:00Z">
              <w:tcPr>
                <w:tcW w:w="960" w:type="dxa"/>
                <w:gridSpan w:val="2"/>
                <w:tcBorders>
                  <w:top w:val="nil"/>
                  <w:left w:val="nil"/>
                  <w:bottom w:val="nil"/>
                  <w:right w:val="nil"/>
                </w:tcBorders>
                <w:shd w:val="clear" w:color="auto" w:fill="auto"/>
                <w:noWrap/>
                <w:vAlign w:val="bottom"/>
                <w:hideMark/>
              </w:tcPr>
            </w:tcPrChange>
          </w:tcPr>
          <w:p w14:paraId="177F70C4" w14:textId="77777777" w:rsidR="00F32242" w:rsidRPr="00286383" w:rsidRDefault="00F32242" w:rsidP="00F32242">
            <w:pPr>
              <w:jc w:val="right"/>
              <w:rPr>
                <w:ins w:id="798" w:author="David Conklin" w:date="2020-11-09T15:05:00Z"/>
                <w:rFonts w:ascii="Calibri" w:eastAsia="Times New Roman" w:hAnsi="Calibri" w:cs="Calibri"/>
                <w:color w:val="000000"/>
              </w:rPr>
            </w:pPr>
            <w:ins w:id="799" w:author="David Conklin" w:date="2020-11-09T15:05:00Z">
              <w:r w:rsidRPr="00286383">
                <w:rPr>
                  <w:rFonts w:ascii="Calibri" w:eastAsia="Times New Roman" w:hAnsi="Calibri" w:cs="Calibri"/>
                  <w:color w:val="000000"/>
                </w:rPr>
                <w:t>23772751</w:t>
              </w:r>
            </w:ins>
          </w:p>
        </w:tc>
        <w:tc>
          <w:tcPr>
            <w:tcW w:w="5993" w:type="dxa"/>
            <w:gridSpan w:val="2"/>
            <w:tcBorders>
              <w:top w:val="nil"/>
              <w:left w:val="nil"/>
              <w:bottom w:val="nil"/>
              <w:right w:val="nil"/>
            </w:tcBorders>
            <w:shd w:val="clear" w:color="auto" w:fill="auto"/>
            <w:noWrap/>
            <w:vAlign w:val="bottom"/>
            <w:hideMark/>
            <w:tcPrChange w:id="800" w:author="David Conklin" w:date="2020-11-09T15:23:00Z">
              <w:tcPr>
                <w:tcW w:w="5200" w:type="dxa"/>
                <w:gridSpan w:val="2"/>
                <w:tcBorders>
                  <w:top w:val="nil"/>
                  <w:left w:val="nil"/>
                  <w:bottom w:val="nil"/>
                  <w:right w:val="nil"/>
                </w:tcBorders>
                <w:shd w:val="clear" w:color="auto" w:fill="auto"/>
                <w:noWrap/>
                <w:vAlign w:val="bottom"/>
                <w:hideMark/>
              </w:tcPr>
            </w:tcPrChange>
          </w:tcPr>
          <w:p w14:paraId="0F15CDB2" w14:textId="77777777" w:rsidR="00F32242" w:rsidRPr="00286383" w:rsidRDefault="00F32242" w:rsidP="00F32242">
            <w:pPr>
              <w:rPr>
                <w:ins w:id="801" w:author="David Conklin" w:date="2020-11-09T15:05:00Z"/>
                <w:rFonts w:ascii="Calibri" w:eastAsia="Times New Roman" w:hAnsi="Calibri" w:cs="Calibri"/>
                <w:color w:val="000000"/>
              </w:rPr>
            </w:pPr>
            <w:ins w:id="802" w:author="David Conklin" w:date="2020-11-09T15:05:00Z">
              <w:r w:rsidRPr="00286383">
                <w:rPr>
                  <w:rFonts w:ascii="Calibri" w:eastAsia="Times New Roman" w:hAnsi="Calibri" w:cs="Calibri"/>
                  <w:color w:val="000000"/>
                </w:rPr>
                <w:t>MCKENZIE RIVER ABV HAYDEN BR, AT SPRINGFIELD, OR</w:t>
              </w:r>
            </w:ins>
          </w:p>
        </w:tc>
      </w:tr>
      <w:tr w:rsidR="00F32242" w:rsidRPr="00286383" w14:paraId="62756356" w14:textId="77777777" w:rsidTr="00916473">
        <w:trPr>
          <w:trHeight w:val="300"/>
          <w:ins w:id="803" w:author="David Conklin" w:date="2020-11-09T15:05:00Z"/>
          <w:trPrChange w:id="804"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805" w:author="David Conklin" w:date="2020-11-09T15:23:00Z">
              <w:tcPr>
                <w:tcW w:w="984" w:type="dxa"/>
                <w:tcBorders>
                  <w:top w:val="nil"/>
                  <w:left w:val="nil"/>
                  <w:bottom w:val="nil"/>
                  <w:right w:val="nil"/>
                </w:tcBorders>
                <w:shd w:val="clear" w:color="auto" w:fill="auto"/>
                <w:noWrap/>
                <w:vAlign w:val="bottom"/>
                <w:hideMark/>
              </w:tcPr>
            </w:tcPrChange>
          </w:tcPr>
          <w:p w14:paraId="36E5AB6B" w14:textId="77777777" w:rsidR="00F32242" w:rsidRPr="00286383" w:rsidRDefault="00F32242" w:rsidP="00F32242">
            <w:pPr>
              <w:rPr>
                <w:ins w:id="806" w:author="David Conklin" w:date="2020-11-09T15:05:00Z"/>
                <w:rFonts w:ascii="Calibri" w:eastAsia="Times New Roman" w:hAnsi="Calibri" w:cs="Calibri"/>
                <w:color w:val="000000"/>
              </w:rPr>
            </w:pPr>
            <w:ins w:id="807" w:author="David Conklin" w:date="2020-11-09T15:05:00Z">
              <w:r w:rsidRPr="00286383">
                <w:rPr>
                  <w:rFonts w:ascii="Calibri" w:eastAsia="Times New Roman" w:hAnsi="Calibri" w:cs="Calibri"/>
                  <w:color w:val="000000"/>
                </w:rPr>
                <w:t>14165000</w:t>
              </w:r>
            </w:ins>
          </w:p>
        </w:tc>
        <w:tc>
          <w:tcPr>
            <w:tcW w:w="1109" w:type="dxa"/>
            <w:tcBorders>
              <w:top w:val="nil"/>
              <w:left w:val="nil"/>
              <w:bottom w:val="nil"/>
              <w:right w:val="nil"/>
            </w:tcBorders>
            <w:shd w:val="clear" w:color="auto" w:fill="auto"/>
            <w:noWrap/>
            <w:vAlign w:val="bottom"/>
            <w:hideMark/>
            <w:tcPrChange w:id="808" w:author="David Conklin" w:date="2020-11-09T15:23:00Z">
              <w:tcPr>
                <w:tcW w:w="960" w:type="dxa"/>
                <w:gridSpan w:val="2"/>
                <w:tcBorders>
                  <w:top w:val="nil"/>
                  <w:left w:val="nil"/>
                  <w:bottom w:val="nil"/>
                  <w:right w:val="nil"/>
                </w:tcBorders>
                <w:shd w:val="clear" w:color="auto" w:fill="auto"/>
                <w:noWrap/>
                <w:vAlign w:val="bottom"/>
                <w:hideMark/>
              </w:tcPr>
            </w:tcPrChange>
          </w:tcPr>
          <w:p w14:paraId="23EE06CF" w14:textId="77777777" w:rsidR="00F32242" w:rsidRPr="00286383" w:rsidRDefault="00F32242" w:rsidP="00F32242">
            <w:pPr>
              <w:jc w:val="right"/>
              <w:rPr>
                <w:ins w:id="809" w:author="David Conklin" w:date="2020-11-09T15:05:00Z"/>
                <w:rFonts w:ascii="Calibri" w:eastAsia="Times New Roman" w:hAnsi="Calibri" w:cs="Calibri"/>
                <w:color w:val="000000"/>
              </w:rPr>
            </w:pPr>
            <w:ins w:id="810" w:author="David Conklin" w:date="2020-11-09T15:05:00Z">
              <w:r w:rsidRPr="00286383">
                <w:rPr>
                  <w:rFonts w:ascii="Calibri" w:eastAsia="Times New Roman" w:hAnsi="Calibri" w:cs="Calibri"/>
                  <w:color w:val="000000"/>
                </w:rPr>
                <w:t>23773513</w:t>
              </w:r>
            </w:ins>
          </w:p>
        </w:tc>
        <w:tc>
          <w:tcPr>
            <w:tcW w:w="5993" w:type="dxa"/>
            <w:gridSpan w:val="2"/>
            <w:tcBorders>
              <w:top w:val="nil"/>
              <w:left w:val="nil"/>
              <w:bottom w:val="nil"/>
              <w:right w:val="nil"/>
            </w:tcBorders>
            <w:shd w:val="clear" w:color="auto" w:fill="auto"/>
            <w:noWrap/>
            <w:vAlign w:val="bottom"/>
            <w:hideMark/>
            <w:tcPrChange w:id="811" w:author="David Conklin" w:date="2020-11-09T15:23:00Z">
              <w:tcPr>
                <w:tcW w:w="5200" w:type="dxa"/>
                <w:gridSpan w:val="2"/>
                <w:tcBorders>
                  <w:top w:val="nil"/>
                  <w:left w:val="nil"/>
                  <w:bottom w:val="nil"/>
                  <w:right w:val="nil"/>
                </w:tcBorders>
                <w:shd w:val="clear" w:color="auto" w:fill="auto"/>
                <w:noWrap/>
                <w:vAlign w:val="bottom"/>
                <w:hideMark/>
              </w:tcPr>
            </w:tcPrChange>
          </w:tcPr>
          <w:p w14:paraId="7D87EBFE" w14:textId="77777777" w:rsidR="00F32242" w:rsidRPr="00286383" w:rsidRDefault="00F32242" w:rsidP="00F32242">
            <w:pPr>
              <w:rPr>
                <w:ins w:id="812" w:author="David Conklin" w:date="2020-11-09T15:05:00Z"/>
                <w:rFonts w:ascii="Calibri" w:eastAsia="Times New Roman" w:hAnsi="Calibri" w:cs="Calibri"/>
                <w:color w:val="000000"/>
              </w:rPr>
            </w:pPr>
            <w:ins w:id="813" w:author="David Conklin" w:date="2020-11-09T15:05:00Z">
              <w:r w:rsidRPr="00286383">
                <w:rPr>
                  <w:rFonts w:ascii="Calibri" w:eastAsia="Times New Roman" w:hAnsi="Calibri" w:cs="Calibri"/>
                  <w:color w:val="000000"/>
                </w:rPr>
                <w:t>MOHAWK RIVER NEAR SPRINGFIELD</w:t>
              </w:r>
            </w:ins>
          </w:p>
        </w:tc>
      </w:tr>
      <w:tr w:rsidR="00916473" w:rsidRPr="00286383" w14:paraId="5E98B10F" w14:textId="77777777" w:rsidTr="00916473">
        <w:tblPrEx>
          <w:tblPrExChange w:id="814" w:author="David Conklin" w:date="2020-11-09T15:23:00Z">
            <w:tblPrEx>
              <w:tblW w:w="8439" w:type="dxa"/>
            </w:tblPrEx>
          </w:tblPrExChange>
        </w:tblPrEx>
        <w:trPr>
          <w:trHeight w:val="300"/>
          <w:ins w:id="815" w:author="David Conklin" w:date="2020-11-09T15:22:00Z"/>
          <w:trPrChange w:id="816" w:author="David Conklin" w:date="2020-11-09T15:23:00Z">
            <w:trPr>
              <w:gridAfter w:val="0"/>
              <w:wAfter w:w="772" w:type="dxa"/>
              <w:trHeight w:val="300"/>
            </w:trPr>
          </w:trPrChange>
        </w:trPr>
        <w:tc>
          <w:tcPr>
            <w:tcW w:w="1358" w:type="dxa"/>
            <w:tcBorders>
              <w:top w:val="nil"/>
              <w:left w:val="nil"/>
              <w:bottom w:val="nil"/>
              <w:right w:val="nil"/>
            </w:tcBorders>
            <w:shd w:val="clear" w:color="auto" w:fill="auto"/>
            <w:noWrap/>
            <w:vAlign w:val="bottom"/>
            <w:tcPrChange w:id="817" w:author="David Conklin" w:date="2020-11-09T15:23:00Z">
              <w:tcPr>
                <w:tcW w:w="1358" w:type="dxa"/>
                <w:gridSpan w:val="2"/>
                <w:tcBorders>
                  <w:top w:val="nil"/>
                  <w:left w:val="nil"/>
                  <w:bottom w:val="nil"/>
                  <w:right w:val="nil"/>
                </w:tcBorders>
                <w:shd w:val="clear" w:color="auto" w:fill="auto"/>
                <w:noWrap/>
                <w:vAlign w:val="bottom"/>
              </w:tcPr>
            </w:tcPrChange>
          </w:tcPr>
          <w:p w14:paraId="39B7E5A7" w14:textId="77777777" w:rsidR="00916473" w:rsidRPr="00286383" w:rsidRDefault="00916473" w:rsidP="00F32242">
            <w:pPr>
              <w:rPr>
                <w:ins w:id="818" w:author="David Conklin" w:date="2020-11-09T15:22: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Change w:id="819" w:author="David Conklin" w:date="2020-11-09T15:23:00Z">
              <w:tcPr>
                <w:tcW w:w="1109" w:type="dxa"/>
                <w:gridSpan w:val="2"/>
                <w:tcBorders>
                  <w:top w:val="nil"/>
                  <w:left w:val="nil"/>
                  <w:bottom w:val="nil"/>
                  <w:right w:val="nil"/>
                </w:tcBorders>
                <w:shd w:val="clear" w:color="auto" w:fill="auto"/>
                <w:noWrap/>
                <w:vAlign w:val="bottom"/>
              </w:tcPr>
            </w:tcPrChange>
          </w:tcPr>
          <w:p w14:paraId="5EF1FEEC" w14:textId="77777777" w:rsidR="00916473" w:rsidRPr="00286383" w:rsidRDefault="00916473" w:rsidP="00F32242">
            <w:pPr>
              <w:jc w:val="right"/>
              <w:rPr>
                <w:ins w:id="820" w:author="David Conklin" w:date="2020-11-09T15:22:00Z"/>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Change w:id="821" w:author="David Conklin" w:date="2020-11-09T15:23:00Z">
              <w:tcPr>
                <w:tcW w:w="5200" w:type="dxa"/>
                <w:gridSpan w:val="2"/>
                <w:tcBorders>
                  <w:top w:val="nil"/>
                  <w:left w:val="nil"/>
                  <w:bottom w:val="nil"/>
                  <w:right w:val="nil"/>
                </w:tcBorders>
                <w:shd w:val="clear" w:color="auto" w:fill="auto"/>
                <w:noWrap/>
                <w:vAlign w:val="bottom"/>
              </w:tcPr>
            </w:tcPrChange>
          </w:tcPr>
          <w:p w14:paraId="04CD99FA" w14:textId="77777777" w:rsidR="00916473" w:rsidRPr="00286383" w:rsidRDefault="00916473" w:rsidP="00F32242">
            <w:pPr>
              <w:rPr>
                <w:ins w:id="822" w:author="David Conklin" w:date="2020-11-09T15:22:00Z"/>
                <w:rFonts w:ascii="Calibri" w:eastAsia="Times New Roman" w:hAnsi="Calibri" w:cs="Calibri"/>
                <w:color w:val="000000"/>
              </w:rPr>
            </w:pPr>
          </w:p>
        </w:tc>
      </w:tr>
      <w:tr w:rsidR="00F32242" w:rsidRPr="00286383" w14:paraId="0438D12C" w14:textId="77777777" w:rsidTr="00916473">
        <w:trPr>
          <w:trHeight w:val="300"/>
          <w:ins w:id="823" w:author="David Conklin" w:date="2020-11-09T15:05:00Z"/>
          <w:trPrChange w:id="824"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825" w:author="David Conklin" w:date="2020-11-09T15:23:00Z">
              <w:tcPr>
                <w:tcW w:w="984" w:type="dxa"/>
                <w:tcBorders>
                  <w:top w:val="nil"/>
                  <w:left w:val="nil"/>
                  <w:bottom w:val="nil"/>
                  <w:right w:val="nil"/>
                </w:tcBorders>
                <w:shd w:val="clear" w:color="auto" w:fill="auto"/>
                <w:noWrap/>
                <w:vAlign w:val="bottom"/>
                <w:hideMark/>
              </w:tcPr>
            </w:tcPrChange>
          </w:tcPr>
          <w:p w14:paraId="49AF1ECE" w14:textId="1C10B9B5" w:rsidR="00F32242" w:rsidRPr="00286383" w:rsidRDefault="00916473" w:rsidP="00F32242">
            <w:pPr>
              <w:jc w:val="center"/>
              <w:rPr>
                <w:ins w:id="826" w:author="David Conklin" w:date="2020-11-09T15:05:00Z"/>
                <w:rFonts w:ascii="Calibri" w:eastAsia="Times New Roman" w:hAnsi="Calibri" w:cs="Calibri"/>
                <w:color w:val="000000"/>
              </w:rPr>
            </w:pPr>
            <w:ins w:id="827" w:author="David Conklin" w:date="2020-11-09T15:21:00Z">
              <w:r>
                <w:rPr>
                  <w:rFonts w:ascii="Calibri" w:eastAsia="Times New Roman" w:hAnsi="Calibri" w:cs="Calibri"/>
                  <w:color w:val="000000"/>
                </w:rPr>
                <w:t>temp</w:t>
              </w:r>
            </w:ins>
            <w:ins w:id="828" w:author="David Conklin" w:date="2020-11-09T15:23:00Z">
              <w:r>
                <w:rPr>
                  <w:rFonts w:ascii="Calibri" w:eastAsia="Times New Roman" w:hAnsi="Calibri" w:cs="Calibri"/>
                  <w:color w:val="000000"/>
                </w:rPr>
                <w:t>erature</w:t>
              </w:r>
            </w:ins>
            <w:ins w:id="829" w:author="David Conklin" w:date="2020-11-09T15:21:00Z">
              <w:r>
                <w:rPr>
                  <w:rFonts w:ascii="Calibri" w:eastAsia="Times New Roman" w:hAnsi="Calibri" w:cs="Calibri"/>
                  <w:color w:val="000000"/>
                </w:rPr>
                <w:t xml:space="preserve"> sensor</w:t>
              </w:r>
            </w:ins>
          </w:p>
        </w:tc>
        <w:tc>
          <w:tcPr>
            <w:tcW w:w="1109" w:type="dxa"/>
            <w:tcBorders>
              <w:top w:val="nil"/>
              <w:left w:val="nil"/>
              <w:bottom w:val="nil"/>
              <w:right w:val="nil"/>
            </w:tcBorders>
            <w:shd w:val="clear" w:color="auto" w:fill="auto"/>
            <w:noWrap/>
            <w:vAlign w:val="bottom"/>
            <w:hideMark/>
            <w:tcPrChange w:id="830" w:author="David Conklin" w:date="2020-11-09T15:23:00Z">
              <w:tcPr>
                <w:tcW w:w="960" w:type="dxa"/>
                <w:gridSpan w:val="2"/>
                <w:tcBorders>
                  <w:top w:val="nil"/>
                  <w:left w:val="nil"/>
                  <w:bottom w:val="nil"/>
                  <w:right w:val="nil"/>
                </w:tcBorders>
                <w:shd w:val="clear" w:color="auto" w:fill="auto"/>
                <w:noWrap/>
                <w:vAlign w:val="bottom"/>
                <w:hideMark/>
              </w:tcPr>
            </w:tcPrChange>
          </w:tcPr>
          <w:p w14:paraId="5E3DB23B" w14:textId="77777777" w:rsidR="00F32242" w:rsidRPr="00286383" w:rsidRDefault="00F32242" w:rsidP="00F32242">
            <w:pPr>
              <w:jc w:val="center"/>
              <w:rPr>
                <w:ins w:id="831" w:author="David Conklin" w:date="2020-11-09T15:05:00Z"/>
                <w:rFonts w:ascii="Calibri" w:eastAsia="Times New Roman" w:hAnsi="Calibri" w:cs="Calibri"/>
                <w:color w:val="000000"/>
              </w:rPr>
            </w:pPr>
            <w:ins w:id="832" w:author="David Conklin" w:date="2020-11-09T15:05:00Z">
              <w:r w:rsidRPr="00286383">
                <w:rPr>
                  <w:rFonts w:ascii="Calibri" w:eastAsia="Times New Roman" w:hAnsi="Calibri" w:cs="Calibri"/>
                  <w:color w:val="000000"/>
                </w:rPr>
                <w:t>COMID</w:t>
              </w:r>
            </w:ins>
          </w:p>
        </w:tc>
        <w:tc>
          <w:tcPr>
            <w:tcW w:w="5993" w:type="dxa"/>
            <w:gridSpan w:val="2"/>
            <w:tcBorders>
              <w:top w:val="nil"/>
              <w:left w:val="nil"/>
              <w:bottom w:val="nil"/>
              <w:right w:val="nil"/>
            </w:tcBorders>
            <w:shd w:val="clear" w:color="auto" w:fill="auto"/>
            <w:noWrap/>
            <w:vAlign w:val="bottom"/>
            <w:hideMark/>
            <w:tcPrChange w:id="833" w:author="David Conklin" w:date="2020-11-09T15:23:00Z">
              <w:tcPr>
                <w:tcW w:w="5200" w:type="dxa"/>
                <w:gridSpan w:val="2"/>
                <w:tcBorders>
                  <w:top w:val="nil"/>
                  <w:left w:val="nil"/>
                  <w:bottom w:val="nil"/>
                  <w:right w:val="nil"/>
                </w:tcBorders>
                <w:shd w:val="clear" w:color="auto" w:fill="auto"/>
                <w:noWrap/>
                <w:vAlign w:val="bottom"/>
                <w:hideMark/>
              </w:tcPr>
            </w:tcPrChange>
          </w:tcPr>
          <w:p w14:paraId="7FEB62C3" w14:textId="77777777" w:rsidR="00F32242" w:rsidRPr="00286383" w:rsidRDefault="00F32242" w:rsidP="00F32242">
            <w:pPr>
              <w:jc w:val="center"/>
              <w:rPr>
                <w:ins w:id="834" w:author="David Conklin" w:date="2020-11-09T15:05:00Z"/>
                <w:rFonts w:ascii="Calibri" w:eastAsia="Times New Roman" w:hAnsi="Calibri" w:cs="Calibri"/>
                <w:color w:val="000000"/>
              </w:rPr>
            </w:pPr>
          </w:p>
        </w:tc>
      </w:tr>
      <w:tr w:rsidR="00F32242" w:rsidRPr="00286383" w14:paraId="69549E44" w14:textId="77777777" w:rsidTr="00916473">
        <w:trPr>
          <w:trHeight w:val="300"/>
          <w:ins w:id="835" w:author="David Conklin" w:date="2020-11-09T15:05:00Z"/>
          <w:trPrChange w:id="836"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837" w:author="David Conklin" w:date="2020-11-09T15:23:00Z">
              <w:tcPr>
                <w:tcW w:w="984" w:type="dxa"/>
                <w:tcBorders>
                  <w:top w:val="nil"/>
                  <w:left w:val="nil"/>
                  <w:bottom w:val="nil"/>
                  <w:right w:val="nil"/>
                </w:tcBorders>
                <w:shd w:val="clear" w:color="auto" w:fill="auto"/>
                <w:noWrap/>
                <w:vAlign w:val="bottom"/>
                <w:hideMark/>
              </w:tcPr>
            </w:tcPrChange>
          </w:tcPr>
          <w:p w14:paraId="38B29BBB" w14:textId="77777777" w:rsidR="00F32242" w:rsidRPr="00286383" w:rsidRDefault="00F32242" w:rsidP="00F32242">
            <w:pPr>
              <w:jc w:val="right"/>
              <w:rPr>
                <w:ins w:id="838" w:author="David Conklin" w:date="2020-11-09T15:05:00Z"/>
                <w:rFonts w:ascii="Calibri" w:eastAsia="Times New Roman" w:hAnsi="Calibri" w:cs="Calibri"/>
                <w:color w:val="000000"/>
              </w:rPr>
            </w:pPr>
            <w:ins w:id="839" w:author="David Conklin" w:date="2020-11-09T15:05:00Z">
              <w:r w:rsidRPr="00286383">
                <w:rPr>
                  <w:rFonts w:ascii="Calibri" w:eastAsia="Times New Roman" w:hAnsi="Calibri" w:cs="Calibri"/>
                  <w:color w:val="000000"/>
                </w:rPr>
                <w:t>14159200</w:t>
              </w:r>
            </w:ins>
          </w:p>
        </w:tc>
        <w:tc>
          <w:tcPr>
            <w:tcW w:w="1109" w:type="dxa"/>
            <w:tcBorders>
              <w:top w:val="nil"/>
              <w:left w:val="nil"/>
              <w:bottom w:val="nil"/>
              <w:right w:val="nil"/>
            </w:tcBorders>
            <w:shd w:val="clear" w:color="auto" w:fill="auto"/>
            <w:noWrap/>
            <w:vAlign w:val="bottom"/>
            <w:hideMark/>
            <w:tcPrChange w:id="840" w:author="David Conklin" w:date="2020-11-09T15:23:00Z">
              <w:tcPr>
                <w:tcW w:w="960" w:type="dxa"/>
                <w:gridSpan w:val="2"/>
                <w:tcBorders>
                  <w:top w:val="nil"/>
                  <w:left w:val="nil"/>
                  <w:bottom w:val="nil"/>
                  <w:right w:val="nil"/>
                </w:tcBorders>
                <w:shd w:val="clear" w:color="auto" w:fill="auto"/>
                <w:noWrap/>
                <w:vAlign w:val="bottom"/>
                <w:hideMark/>
              </w:tcPr>
            </w:tcPrChange>
          </w:tcPr>
          <w:p w14:paraId="370D227C" w14:textId="77777777" w:rsidR="00F32242" w:rsidRPr="00286383" w:rsidRDefault="00F32242" w:rsidP="00F32242">
            <w:pPr>
              <w:jc w:val="right"/>
              <w:rPr>
                <w:ins w:id="841" w:author="David Conklin" w:date="2020-11-09T15:05:00Z"/>
                <w:rFonts w:ascii="Calibri" w:eastAsia="Times New Roman" w:hAnsi="Calibri" w:cs="Calibri"/>
                <w:color w:val="000000"/>
              </w:rPr>
            </w:pPr>
            <w:ins w:id="842" w:author="David Conklin" w:date="2020-11-09T15:05:00Z">
              <w:r w:rsidRPr="00286383">
                <w:rPr>
                  <w:rFonts w:ascii="Calibri" w:eastAsia="Times New Roman" w:hAnsi="Calibri" w:cs="Calibri"/>
                  <w:color w:val="000000"/>
                </w:rPr>
                <w:t>23773037</w:t>
              </w:r>
            </w:ins>
          </w:p>
        </w:tc>
        <w:tc>
          <w:tcPr>
            <w:tcW w:w="5993" w:type="dxa"/>
            <w:gridSpan w:val="2"/>
            <w:tcBorders>
              <w:top w:val="nil"/>
              <w:left w:val="nil"/>
              <w:bottom w:val="nil"/>
              <w:right w:val="nil"/>
            </w:tcBorders>
            <w:shd w:val="clear" w:color="auto" w:fill="auto"/>
            <w:noWrap/>
            <w:vAlign w:val="bottom"/>
            <w:hideMark/>
            <w:tcPrChange w:id="843" w:author="David Conklin" w:date="2020-11-09T15:23:00Z">
              <w:tcPr>
                <w:tcW w:w="5200" w:type="dxa"/>
                <w:gridSpan w:val="2"/>
                <w:tcBorders>
                  <w:top w:val="nil"/>
                  <w:left w:val="nil"/>
                  <w:bottom w:val="nil"/>
                  <w:right w:val="nil"/>
                </w:tcBorders>
                <w:shd w:val="clear" w:color="auto" w:fill="auto"/>
                <w:noWrap/>
                <w:vAlign w:val="bottom"/>
                <w:hideMark/>
              </w:tcPr>
            </w:tcPrChange>
          </w:tcPr>
          <w:p w14:paraId="0DF0C8D0" w14:textId="77777777" w:rsidR="00F32242" w:rsidRPr="00286383" w:rsidRDefault="00F32242" w:rsidP="00F32242">
            <w:pPr>
              <w:rPr>
                <w:ins w:id="844" w:author="David Conklin" w:date="2020-11-09T15:05:00Z"/>
                <w:rFonts w:ascii="Calibri" w:eastAsia="Times New Roman" w:hAnsi="Calibri" w:cs="Calibri"/>
                <w:color w:val="000000"/>
              </w:rPr>
            </w:pPr>
            <w:ins w:id="845" w:author="David Conklin" w:date="2020-11-09T15:05:00Z">
              <w:r w:rsidRPr="00286383">
                <w:rPr>
                  <w:rFonts w:ascii="Calibri" w:eastAsia="Times New Roman" w:hAnsi="Calibri" w:cs="Calibri"/>
                  <w:color w:val="000000"/>
                </w:rPr>
                <w:t>SO FK MCKENZIE RIVER ABOVE COUGAR LAKE NR RAINBO</w:t>
              </w:r>
            </w:ins>
          </w:p>
        </w:tc>
      </w:tr>
      <w:tr w:rsidR="00F32242" w:rsidRPr="00286383" w14:paraId="52B05519" w14:textId="77777777" w:rsidTr="00916473">
        <w:trPr>
          <w:trHeight w:val="300"/>
          <w:ins w:id="846" w:author="David Conklin" w:date="2020-11-09T15:05:00Z"/>
          <w:trPrChange w:id="847"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848" w:author="David Conklin" w:date="2020-11-09T15:23:00Z">
              <w:tcPr>
                <w:tcW w:w="984" w:type="dxa"/>
                <w:tcBorders>
                  <w:top w:val="nil"/>
                  <w:left w:val="nil"/>
                  <w:bottom w:val="nil"/>
                  <w:right w:val="nil"/>
                </w:tcBorders>
                <w:shd w:val="clear" w:color="auto" w:fill="auto"/>
                <w:noWrap/>
                <w:vAlign w:val="bottom"/>
                <w:hideMark/>
              </w:tcPr>
            </w:tcPrChange>
          </w:tcPr>
          <w:p w14:paraId="60B2A005" w14:textId="77777777" w:rsidR="00F32242" w:rsidRPr="00286383" w:rsidRDefault="00F32242" w:rsidP="00F32242">
            <w:pPr>
              <w:jc w:val="right"/>
              <w:rPr>
                <w:ins w:id="849" w:author="David Conklin" w:date="2020-11-09T15:05:00Z"/>
                <w:rFonts w:ascii="Calibri" w:eastAsia="Times New Roman" w:hAnsi="Calibri" w:cs="Calibri"/>
                <w:color w:val="000000"/>
              </w:rPr>
            </w:pPr>
            <w:ins w:id="850" w:author="David Conklin" w:date="2020-11-09T15:05:00Z">
              <w:r w:rsidRPr="00286383">
                <w:rPr>
                  <w:rFonts w:ascii="Calibri" w:eastAsia="Times New Roman" w:hAnsi="Calibri" w:cs="Calibri"/>
                  <w:color w:val="000000"/>
                </w:rPr>
                <w:t>14159500</w:t>
              </w:r>
            </w:ins>
          </w:p>
        </w:tc>
        <w:tc>
          <w:tcPr>
            <w:tcW w:w="1109" w:type="dxa"/>
            <w:tcBorders>
              <w:top w:val="nil"/>
              <w:left w:val="nil"/>
              <w:bottom w:val="nil"/>
              <w:right w:val="nil"/>
            </w:tcBorders>
            <w:shd w:val="clear" w:color="auto" w:fill="auto"/>
            <w:noWrap/>
            <w:vAlign w:val="bottom"/>
            <w:hideMark/>
            <w:tcPrChange w:id="851" w:author="David Conklin" w:date="2020-11-09T15:23:00Z">
              <w:tcPr>
                <w:tcW w:w="960" w:type="dxa"/>
                <w:gridSpan w:val="2"/>
                <w:tcBorders>
                  <w:top w:val="nil"/>
                  <w:left w:val="nil"/>
                  <w:bottom w:val="nil"/>
                  <w:right w:val="nil"/>
                </w:tcBorders>
                <w:shd w:val="clear" w:color="auto" w:fill="auto"/>
                <w:noWrap/>
                <w:vAlign w:val="bottom"/>
                <w:hideMark/>
              </w:tcPr>
            </w:tcPrChange>
          </w:tcPr>
          <w:p w14:paraId="3FB1C259" w14:textId="77777777" w:rsidR="00F32242" w:rsidRPr="00286383" w:rsidRDefault="00F32242" w:rsidP="00F32242">
            <w:pPr>
              <w:jc w:val="right"/>
              <w:rPr>
                <w:ins w:id="852" w:author="David Conklin" w:date="2020-11-09T15:05:00Z"/>
                <w:rFonts w:ascii="Calibri" w:eastAsia="Times New Roman" w:hAnsi="Calibri" w:cs="Calibri"/>
                <w:color w:val="000000"/>
              </w:rPr>
            </w:pPr>
            <w:ins w:id="853" w:author="David Conklin" w:date="2020-11-09T15:05:00Z">
              <w:r w:rsidRPr="00286383">
                <w:rPr>
                  <w:rFonts w:ascii="Calibri" w:eastAsia="Times New Roman" w:hAnsi="Calibri" w:cs="Calibri"/>
                  <w:color w:val="000000"/>
                </w:rPr>
                <w:t>23773009</w:t>
              </w:r>
            </w:ins>
          </w:p>
        </w:tc>
        <w:tc>
          <w:tcPr>
            <w:tcW w:w="5993" w:type="dxa"/>
            <w:gridSpan w:val="2"/>
            <w:tcBorders>
              <w:top w:val="nil"/>
              <w:left w:val="nil"/>
              <w:bottom w:val="nil"/>
              <w:right w:val="nil"/>
            </w:tcBorders>
            <w:shd w:val="clear" w:color="auto" w:fill="auto"/>
            <w:noWrap/>
            <w:vAlign w:val="bottom"/>
            <w:hideMark/>
            <w:tcPrChange w:id="854" w:author="David Conklin" w:date="2020-11-09T15:23:00Z">
              <w:tcPr>
                <w:tcW w:w="5200" w:type="dxa"/>
                <w:gridSpan w:val="2"/>
                <w:tcBorders>
                  <w:top w:val="nil"/>
                  <w:left w:val="nil"/>
                  <w:bottom w:val="nil"/>
                  <w:right w:val="nil"/>
                </w:tcBorders>
                <w:shd w:val="clear" w:color="auto" w:fill="auto"/>
                <w:noWrap/>
                <w:vAlign w:val="bottom"/>
                <w:hideMark/>
              </w:tcPr>
            </w:tcPrChange>
          </w:tcPr>
          <w:p w14:paraId="2179A4B4" w14:textId="77777777" w:rsidR="00F32242" w:rsidRPr="00286383" w:rsidRDefault="00F32242" w:rsidP="00F32242">
            <w:pPr>
              <w:rPr>
                <w:ins w:id="855" w:author="David Conklin" w:date="2020-11-09T15:05:00Z"/>
                <w:rFonts w:ascii="Calibri" w:eastAsia="Times New Roman" w:hAnsi="Calibri" w:cs="Calibri"/>
                <w:color w:val="000000"/>
              </w:rPr>
            </w:pPr>
            <w:ins w:id="856" w:author="David Conklin" w:date="2020-11-09T15:05:00Z">
              <w:r w:rsidRPr="00286383">
                <w:rPr>
                  <w:rFonts w:ascii="Calibri" w:eastAsia="Times New Roman" w:hAnsi="Calibri" w:cs="Calibri"/>
                  <w:color w:val="000000"/>
                </w:rPr>
                <w:t>SOUTH FORK MCKENZIE RIVER NEAR RAINBOW</w:t>
              </w:r>
            </w:ins>
          </w:p>
        </w:tc>
      </w:tr>
      <w:tr w:rsidR="00F32242" w:rsidRPr="00286383" w14:paraId="42E60C1E" w14:textId="77777777" w:rsidTr="00916473">
        <w:trPr>
          <w:trHeight w:val="300"/>
          <w:ins w:id="857" w:author="David Conklin" w:date="2020-11-09T15:05:00Z"/>
          <w:trPrChange w:id="858"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859" w:author="David Conklin" w:date="2020-11-09T15:23:00Z">
              <w:tcPr>
                <w:tcW w:w="984" w:type="dxa"/>
                <w:tcBorders>
                  <w:top w:val="nil"/>
                  <w:left w:val="nil"/>
                  <w:bottom w:val="nil"/>
                  <w:right w:val="nil"/>
                </w:tcBorders>
                <w:shd w:val="clear" w:color="auto" w:fill="auto"/>
                <w:noWrap/>
                <w:vAlign w:val="bottom"/>
                <w:hideMark/>
              </w:tcPr>
            </w:tcPrChange>
          </w:tcPr>
          <w:p w14:paraId="7BFAD69D" w14:textId="77777777" w:rsidR="00F32242" w:rsidRPr="00286383" w:rsidRDefault="00F32242" w:rsidP="00F32242">
            <w:pPr>
              <w:jc w:val="right"/>
              <w:rPr>
                <w:ins w:id="860" w:author="David Conklin" w:date="2020-11-09T15:05:00Z"/>
                <w:rFonts w:ascii="Calibri" w:eastAsia="Times New Roman" w:hAnsi="Calibri" w:cs="Calibri"/>
                <w:color w:val="000000"/>
              </w:rPr>
            </w:pPr>
            <w:ins w:id="861" w:author="David Conklin" w:date="2020-11-09T15:05:00Z">
              <w:r w:rsidRPr="00286383">
                <w:rPr>
                  <w:rFonts w:ascii="Calibri" w:eastAsia="Times New Roman" w:hAnsi="Calibri" w:cs="Calibri"/>
                  <w:color w:val="000000"/>
                </w:rPr>
                <w:t>14161100</w:t>
              </w:r>
            </w:ins>
          </w:p>
        </w:tc>
        <w:tc>
          <w:tcPr>
            <w:tcW w:w="1109" w:type="dxa"/>
            <w:tcBorders>
              <w:top w:val="nil"/>
              <w:left w:val="nil"/>
              <w:bottom w:val="nil"/>
              <w:right w:val="nil"/>
            </w:tcBorders>
            <w:shd w:val="clear" w:color="auto" w:fill="auto"/>
            <w:noWrap/>
            <w:vAlign w:val="bottom"/>
            <w:hideMark/>
            <w:tcPrChange w:id="862" w:author="David Conklin" w:date="2020-11-09T15:23:00Z">
              <w:tcPr>
                <w:tcW w:w="960" w:type="dxa"/>
                <w:gridSpan w:val="2"/>
                <w:tcBorders>
                  <w:top w:val="nil"/>
                  <w:left w:val="nil"/>
                  <w:bottom w:val="nil"/>
                  <w:right w:val="nil"/>
                </w:tcBorders>
                <w:shd w:val="clear" w:color="auto" w:fill="auto"/>
                <w:noWrap/>
                <w:vAlign w:val="bottom"/>
                <w:hideMark/>
              </w:tcPr>
            </w:tcPrChange>
          </w:tcPr>
          <w:p w14:paraId="610842C3" w14:textId="77777777" w:rsidR="00F32242" w:rsidRPr="00286383" w:rsidRDefault="00F32242" w:rsidP="00F32242">
            <w:pPr>
              <w:jc w:val="right"/>
              <w:rPr>
                <w:ins w:id="863" w:author="David Conklin" w:date="2020-11-09T15:05:00Z"/>
                <w:rFonts w:ascii="Calibri" w:eastAsia="Times New Roman" w:hAnsi="Calibri" w:cs="Calibri"/>
                <w:color w:val="000000"/>
              </w:rPr>
            </w:pPr>
            <w:ins w:id="864" w:author="David Conklin" w:date="2020-11-09T15:05:00Z">
              <w:r w:rsidRPr="00286383">
                <w:rPr>
                  <w:rFonts w:ascii="Calibri" w:eastAsia="Times New Roman" w:hAnsi="Calibri" w:cs="Calibri"/>
                  <w:color w:val="000000"/>
                </w:rPr>
                <w:t>23773429</w:t>
              </w:r>
            </w:ins>
          </w:p>
        </w:tc>
        <w:tc>
          <w:tcPr>
            <w:tcW w:w="5993" w:type="dxa"/>
            <w:gridSpan w:val="2"/>
            <w:tcBorders>
              <w:top w:val="nil"/>
              <w:left w:val="nil"/>
              <w:bottom w:val="nil"/>
              <w:right w:val="nil"/>
            </w:tcBorders>
            <w:shd w:val="clear" w:color="auto" w:fill="auto"/>
            <w:noWrap/>
            <w:vAlign w:val="bottom"/>
            <w:hideMark/>
            <w:tcPrChange w:id="865" w:author="David Conklin" w:date="2020-11-09T15:23:00Z">
              <w:tcPr>
                <w:tcW w:w="5200" w:type="dxa"/>
                <w:gridSpan w:val="2"/>
                <w:tcBorders>
                  <w:top w:val="nil"/>
                  <w:left w:val="nil"/>
                  <w:bottom w:val="nil"/>
                  <w:right w:val="nil"/>
                </w:tcBorders>
                <w:shd w:val="clear" w:color="auto" w:fill="auto"/>
                <w:noWrap/>
                <w:vAlign w:val="bottom"/>
                <w:hideMark/>
              </w:tcPr>
            </w:tcPrChange>
          </w:tcPr>
          <w:p w14:paraId="14F62B41" w14:textId="77777777" w:rsidR="00F32242" w:rsidRPr="00286383" w:rsidRDefault="00F32242" w:rsidP="00F32242">
            <w:pPr>
              <w:rPr>
                <w:ins w:id="866" w:author="David Conklin" w:date="2020-11-09T15:05:00Z"/>
                <w:rFonts w:ascii="Calibri" w:eastAsia="Times New Roman" w:hAnsi="Calibri" w:cs="Calibri"/>
                <w:color w:val="000000"/>
              </w:rPr>
            </w:pPr>
            <w:ins w:id="867" w:author="David Conklin" w:date="2020-11-09T15:05:00Z">
              <w:r w:rsidRPr="00286383">
                <w:rPr>
                  <w:rFonts w:ascii="Calibri" w:eastAsia="Times New Roman" w:hAnsi="Calibri" w:cs="Calibri"/>
                  <w:color w:val="000000"/>
                </w:rPr>
                <w:t>BLUE RIVER BELOW TIDBITS CREEK  NR BLUE RIVER  OR</w:t>
              </w:r>
            </w:ins>
          </w:p>
        </w:tc>
      </w:tr>
      <w:tr w:rsidR="00F32242" w:rsidRPr="00286383" w14:paraId="7411B79A" w14:textId="77777777" w:rsidTr="00916473">
        <w:trPr>
          <w:trHeight w:val="300"/>
          <w:ins w:id="868" w:author="David Conklin" w:date="2020-11-09T15:05:00Z"/>
          <w:trPrChange w:id="869"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870" w:author="David Conklin" w:date="2020-11-09T15:23:00Z">
              <w:tcPr>
                <w:tcW w:w="984" w:type="dxa"/>
                <w:tcBorders>
                  <w:top w:val="nil"/>
                  <w:left w:val="nil"/>
                  <w:bottom w:val="nil"/>
                  <w:right w:val="nil"/>
                </w:tcBorders>
                <w:shd w:val="clear" w:color="auto" w:fill="auto"/>
                <w:noWrap/>
                <w:vAlign w:val="bottom"/>
                <w:hideMark/>
              </w:tcPr>
            </w:tcPrChange>
          </w:tcPr>
          <w:p w14:paraId="099FE443" w14:textId="77777777" w:rsidR="00F32242" w:rsidRPr="00286383" w:rsidRDefault="00F32242" w:rsidP="00F32242">
            <w:pPr>
              <w:jc w:val="right"/>
              <w:rPr>
                <w:ins w:id="871" w:author="David Conklin" w:date="2020-11-09T15:05:00Z"/>
                <w:rFonts w:ascii="Calibri" w:eastAsia="Times New Roman" w:hAnsi="Calibri" w:cs="Calibri"/>
                <w:color w:val="000000"/>
              </w:rPr>
            </w:pPr>
            <w:ins w:id="872" w:author="David Conklin" w:date="2020-11-09T15:05:00Z">
              <w:r w:rsidRPr="00286383">
                <w:rPr>
                  <w:rFonts w:ascii="Calibri" w:eastAsia="Times New Roman" w:hAnsi="Calibri" w:cs="Calibri"/>
                  <w:color w:val="000000"/>
                </w:rPr>
                <w:t>14162200</w:t>
              </w:r>
            </w:ins>
          </w:p>
        </w:tc>
        <w:tc>
          <w:tcPr>
            <w:tcW w:w="1109" w:type="dxa"/>
            <w:tcBorders>
              <w:top w:val="nil"/>
              <w:left w:val="nil"/>
              <w:bottom w:val="nil"/>
              <w:right w:val="nil"/>
            </w:tcBorders>
            <w:shd w:val="clear" w:color="auto" w:fill="auto"/>
            <w:noWrap/>
            <w:vAlign w:val="bottom"/>
            <w:hideMark/>
            <w:tcPrChange w:id="873" w:author="David Conklin" w:date="2020-11-09T15:23:00Z">
              <w:tcPr>
                <w:tcW w:w="960" w:type="dxa"/>
                <w:gridSpan w:val="2"/>
                <w:tcBorders>
                  <w:top w:val="nil"/>
                  <w:left w:val="nil"/>
                  <w:bottom w:val="nil"/>
                  <w:right w:val="nil"/>
                </w:tcBorders>
                <w:shd w:val="clear" w:color="auto" w:fill="auto"/>
                <w:noWrap/>
                <w:vAlign w:val="bottom"/>
                <w:hideMark/>
              </w:tcPr>
            </w:tcPrChange>
          </w:tcPr>
          <w:p w14:paraId="5604824E" w14:textId="77777777" w:rsidR="00F32242" w:rsidRPr="00286383" w:rsidRDefault="00F32242" w:rsidP="00F32242">
            <w:pPr>
              <w:jc w:val="right"/>
              <w:rPr>
                <w:ins w:id="874" w:author="David Conklin" w:date="2020-11-09T15:05:00Z"/>
                <w:rFonts w:ascii="Calibri" w:eastAsia="Times New Roman" w:hAnsi="Calibri" w:cs="Calibri"/>
                <w:color w:val="000000"/>
              </w:rPr>
            </w:pPr>
            <w:ins w:id="875" w:author="David Conklin" w:date="2020-11-09T15:05:00Z">
              <w:r w:rsidRPr="00286383">
                <w:rPr>
                  <w:rFonts w:ascii="Calibri" w:eastAsia="Times New Roman" w:hAnsi="Calibri" w:cs="Calibri"/>
                  <w:color w:val="000000"/>
                </w:rPr>
                <w:t>23773405</w:t>
              </w:r>
            </w:ins>
          </w:p>
        </w:tc>
        <w:tc>
          <w:tcPr>
            <w:tcW w:w="5993" w:type="dxa"/>
            <w:gridSpan w:val="2"/>
            <w:tcBorders>
              <w:top w:val="nil"/>
              <w:left w:val="nil"/>
              <w:bottom w:val="nil"/>
              <w:right w:val="nil"/>
            </w:tcBorders>
            <w:shd w:val="clear" w:color="auto" w:fill="auto"/>
            <w:noWrap/>
            <w:vAlign w:val="bottom"/>
            <w:hideMark/>
            <w:tcPrChange w:id="876" w:author="David Conklin" w:date="2020-11-09T15:23:00Z">
              <w:tcPr>
                <w:tcW w:w="5200" w:type="dxa"/>
                <w:gridSpan w:val="2"/>
                <w:tcBorders>
                  <w:top w:val="nil"/>
                  <w:left w:val="nil"/>
                  <w:bottom w:val="nil"/>
                  <w:right w:val="nil"/>
                </w:tcBorders>
                <w:shd w:val="clear" w:color="auto" w:fill="auto"/>
                <w:noWrap/>
                <w:vAlign w:val="bottom"/>
                <w:hideMark/>
              </w:tcPr>
            </w:tcPrChange>
          </w:tcPr>
          <w:p w14:paraId="0607CB5F" w14:textId="77777777" w:rsidR="00F32242" w:rsidRPr="00286383" w:rsidRDefault="00F32242" w:rsidP="00F32242">
            <w:pPr>
              <w:rPr>
                <w:ins w:id="877" w:author="David Conklin" w:date="2020-11-09T15:05:00Z"/>
                <w:rFonts w:ascii="Calibri" w:eastAsia="Times New Roman" w:hAnsi="Calibri" w:cs="Calibri"/>
                <w:color w:val="000000"/>
              </w:rPr>
            </w:pPr>
            <w:ins w:id="878" w:author="David Conklin" w:date="2020-11-09T15:05:00Z">
              <w:r w:rsidRPr="00286383">
                <w:rPr>
                  <w:rFonts w:ascii="Calibri" w:eastAsia="Times New Roman" w:hAnsi="Calibri" w:cs="Calibri"/>
                  <w:color w:val="000000"/>
                </w:rPr>
                <w:t>BLUE RIVER AT BLUE RIVER</w:t>
              </w:r>
            </w:ins>
          </w:p>
        </w:tc>
      </w:tr>
      <w:tr w:rsidR="00F32242" w:rsidRPr="00286383" w14:paraId="3026FE89" w14:textId="77777777" w:rsidTr="00916473">
        <w:trPr>
          <w:trHeight w:val="300"/>
          <w:ins w:id="879" w:author="David Conklin" w:date="2020-11-09T15:05:00Z"/>
          <w:trPrChange w:id="880"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881" w:author="David Conklin" w:date="2020-11-09T15:23:00Z">
              <w:tcPr>
                <w:tcW w:w="984" w:type="dxa"/>
                <w:tcBorders>
                  <w:top w:val="nil"/>
                  <w:left w:val="nil"/>
                  <w:bottom w:val="nil"/>
                  <w:right w:val="nil"/>
                </w:tcBorders>
                <w:shd w:val="clear" w:color="auto" w:fill="auto"/>
                <w:noWrap/>
                <w:vAlign w:val="bottom"/>
                <w:hideMark/>
              </w:tcPr>
            </w:tcPrChange>
          </w:tcPr>
          <w:p w14:paraId="046F1FC0" w14:textId="77777777" w:rsidR="00F32242" w:rsidRPr="00286383" w:rsidRDefault="00F32242" w:rsidP="00F32242">
            <w:pPr>
              <w:jc w:val="right"/>
              <w:rPr>
                <w:ins w:id="882" w:author="David Conklin" w:date="2020-11-09T15:05:00Z"/>
                <w:rFonts w:ascii="Calibri" w:eastAsia="Times New Roman" w:hAnsi="Calibri" w:cs="Calibri"/>
                <w:color w:val="000000"/>
              </w:rPr>
            </w:pPr>
            <w:ins w:id="883" w:author="David Conklin" w:date="2020-11-09T15:05:00Z">
              <w:r w:rsidRPr="00286383">
                <w:rPr>
                  <w:rFonts w:ascii="Calibri" w:eastAsia="Times New Roman" w:hAnsi="Calibri" w:cs="Calibri"/>
                  <w:color w:val="000000"/>
                </w:rPr>
                <w:t>14162500</w:t>
              </w:r>
            </w:ins>
          </w:p>
        </w:tc>
        <w:tc>
          <w:tcPr>
            <w:tcW w:w="1109" w:type="dxa"/>
            <w:tcBorders>
              <w:top w:val="nil"/>
              <w:left w:val="nil"/>
              <w:bottom w:val="nil"/>
              <w:right w:val="nil"/>
            </w:tcBorders>
            <w:shd w:val="clear" w:color="auto" w:fill="auto"/>
            <w:noWrap/>
            <w:vAlign w:val="bottom"/>
            <w:hideMark/>
            <w:tcPrChange w:id="884" w:author="David Conklin" w:date="2020-11-09T15:23:00Z">
              <w:tcPr>
                <w:tcW w:w="960" w:type="dxa"/>
                <w:gridSpan w:val="2"/>
                <w:tcBorders>
                  <w:top w:val="nil"/>
                  <w:left w:val="nil"/>
                  <w:bottom w:val="nil"/>
                  <w:right w:val="nil"/>
                </w:tcBorders>
                <w:shd w:val="clear" w:color="auto" w:fill="auto"/>
                <w:noWrap/>
                <w:vAlign w:val="bottom"/>
                <w:hideMark/>
              </w:tcPr>
            </w:tcPrChange>
          </w:tcPr>
          <w:p w14:paraId="3621B808" w14:textId="77777777" w:rsidR="00F32242" w:rsidRPr="00286383" w:rsidRDefault="00F32242" w:rsidP="00F32242">
            <w:pPr>
              <w:jc w:val="right"/>
              <w:rPr>
                <w:ins w:id="885" w:author="David Conklin" w:date="2020-11-09T15:05:00Z"/>
                <w:rFonts w:ascii="Calibri" w:eastAsia="Times New Roman" w:hAnsi="Calibri" w:cs="Calibri"/>
                <w:color w:val="000000"/>
              </w:rPr>
            </w:pPr>
            <w:ins w:id="886" w:author="David Conklin" w:date="2020-11-09T15:05:00Z">
              <w:r w:rsidRPr="00286383">
                <w:rPr>
                  <w:rFonts w:ascii="Calibri" w:eastAsia="Times New Roman" w:hAnsi="Calibri" w:cs="Calibri"/>
                  <w:color w:val="000000"/>
                </w:rPr>
                <w:t>23772909</w:t>
              </w:r>
            </w:ins>
          </w:p>
        </w:tc>
        <w:tc>
          <w:tcPr>
            <w:tcW w:w="5993" w:type="dxa"/>
            <w:gridSpan w:val="2"/>
            <w:tcBorders>
              <w:top w:val="nil"/>
              <w:left w:val="nil"/>
              <w:bottom w:val="nil"/>
              <w:right w:val="nil"/>
            </w:tcBorders>
            <w:shd w:val="clear" w:color="auto" w:fill="auto"/>
            <w:noWrap/>
            <w:vAlign w:val="bottom"/>
            <w:hideMark/>
            <w:tcPrChange w:id="887" w:author="David Conklin" w:date="2020-11-09T15:23:00Z">
              <w:tcPr>
                <w:tcW w:w="5200" w:type="dxa"/>
                <w:gridSpan w:val="2"/>
                <w:tcBorders>
                  <w:top w:val="nil"/>
                  <w:left w:val="nil"/>
                  <w:bottom w:val="nil"/>
                  <w:right w:val="nil"/>
                </w:tcBorders>
                <w:shd w:val="clear" w:color="auto" w:fill="auto"/>
                <w:noWrap/>
                <w:vAlign w:val="bottom"/>
                <w:hideMark/>
              </w:tcPr>
            </w:tcPrChange>
          </w:tcPr>
          <w:p w14:paraId="469DD5FC" w14:textId="77777777" w:rsidR="00F32242" w:rsidRPr="00286383" w:rsidRDefault="00F32242" w:rsidP="00F32242">
            <w:pPr>
              <w:rPr>
                <w:ins w:id="888" w:author="David Conklin" w:date="2020-11-09T15:05:00Z"/>
                <w:rFonts w:ascii="Calibri" w:eastAsia="Times New Roman" w:hAnsi="Calibri" w:cs="Calibri"/>
                <w:color w:val="000000"/>
              </w:rPr>
            </w:pPr>
            <w:ins w:id="889" w:author="David Conklin" w:date="2020-11-09T15:05:00Z">
              <w:r w:rsidRPr="00286383">
                <w:rPr>
                  <w:rFonts w:ascii="Calibri" w:eastAsia="Times New Roman" w:hAnsi="Calibri" w:cs="Calibri"/>
                  <w:color w:val="000000"/>
                </w:rPr>
                <w:t>MCKENZIE RIVER NEAR VIDA</w:t>
              </w:r>
            </w:ins>
          </w:p>
        </w:tc>
      </w:tr>
      <w:tr w:rsidR="00F32242" w:rsidRPr="00286383" w14:paraId="71CDE687" w14:textId="77777777" w:rsidTr="00916473">
        <w:trPr>
          <w:trHeight w:val="300"/>
          <w:ins w:id="890" w:author="David Conklin" w:date="2020-11-09T15:05:00Z"/>
          <w:trPrChange w:id="891"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892" w:author="David Conklin" w:date="2020-11-09T15:23:00Z">
              <w:tcPr>
                <w:tcW w:w="984" w:type="dxa"/>
                <w:tcBorders>
                  <w:top w:val="nil"/>
                  <w:left w:val="nil"/>
                  <w:bottom w:val="nil"/>
                  <w:right w:val="nil"/>
                </w:tcBorders>
                <w:shd w:val="clear" w:color="auto" w:fill="auto"/>
                <w:noWrap/>
                <w:vAlign w:val="bottom"/>
                <w:hideMark/>
              </w:tcPr>
            </w:tcPrChange>
          </w:tcPr>
          <w:p w14:paraId="636BEC0A" w14:textId="77777777" w:rsidR="00F32242" w:rsidRPr="00286383" w:rsidRDefault="00F32242" w:rsidP="00F32242">
            <w:pPr>
              <w:jc w:val="right"/>
              <w:rPr>
                <w:ins w:id="893" w:author="David Conklin" w:date="2020-11-09T15:05:00Z"/>
                <w:rFonts w:ascii="Calibri" w:eastAsia="Times New Roman" w:hAnsi="Calibri" w:cs="Calibri"/>
                <w:color w:val="000000"/>
              </w:rPr>
            </w:pPr>
            <w:ins w:id="894" w:author="David Conklin" w:date="2020-11-09T15:05:00Z">
              <w:r w:rsidRPr="00286383">
                <w:rPr>
                  <w:rFonts w:ascii="Calibri" w:eastAsia="Times New Roman" w:hAnsi="Calibri" w:cs="Calibri"/>
                  <w:color w:val="000000"/>
                </w:rPr>
                <w:t>14164900</w:t>
              </w:r>
            </w:ins>
          </w:p>
        </w:tc>
        <w:tc>
          <w:tcPr>
            <w:tcW w:w="1109" w:type="dxa"/>
            <w:tcBorders>
              <w:top w:val="nil"/>
              <w:left w:val="nil"/>
              <w:bottom w:val="nil"/>
              <w:right w:val="nil"/>
            </w:tcBorders>
            <w:shd w:val="clear" w:color="auto" w:fill="auto"/>
            <w:noWrap/>
            <w:vAlign w:val="bottom"/>
            <w:hideMark/>
            <w:tcPrChange w:id="895" w:author="David Conklin" w:date="2020-11-09T15:23:00Z">
              <w:tcPr>
                <w:tcW w:w="960" w:type="dxa"/>
                <w:gridSpan w:val="2"/>
                <w:tcBorders>
                  <w:top w:val="nil"/>
                  <w:left w:val="nil"/>
                  <w:bottom w:val="nil"/>
                  <w:right w:val="nil"/>
                </w:tcBorders>
                <w:shd w:val="clear" w:color="auto" w:fill="auto"/>
                <w:noWrap/>
                <w:vAlign w:val="bottom"/>
                <w:hideMark/>
              </w:tcPr>
            </w:tcPrChange>
          </w:tcPr>
          <w:p w14:paraId="3E4B2C53" w14:textId="77777777" w:rsidR="00F32242" w:rsidRPr="00286383" w:rsidRDefault="00F32242" w:rsidP="00F32242">
            <w:pPr>
              <w:jc w:val="right"/>
              <w:rPr>
                <w:ins w:id="896" w:author="David Conklin" w:date="2020-11-09T15:05:00Z"/>
                <w:rFonts w:ascii="Calibri" w:eastAsia="Times New Roman" w:hAnsi="Calibri" w:cs="Calibri"/>
                <w:color w:val="000000"/>
              </w:rPr>
            </w:pPr>
            <w:ins w:id="897" w:author="David Conklin" w:date="2020-11-09T15:05:00Z">
              <w:r w:rsidRPr="00286383">
                <w:rPr>
                  <w:rFonts w:ascii="Calibri" w:eastAsia="Times New Roman" w:hAnsi="Calibri" w:cs="Calibri"/>
                  <w:color w:val="000000"/>
                </w:rPr>
                <w:t>23772751</w:t>
              </w:r>
            </w:ins>
          </w:p>
        </w:tc>
        <w:tc>
          <w:tcPr>
            <w:tcW w:w="5993" w:type="dxa"/>
            <w:gridSpan w:val="2"/>
            <w:tcBorders>
              <w:top w:val="nil"/>
              <w:left w:val="nil"/>
              <w:bottom w:val="nil"/>
              <w:right w:val="nil"/>
            </w:tcBorders>
            <w:shd w:val="clear" w:color="auto" w:fill="auto"/>
            <w:noWrap/>
            <w:vAlign w:val="bottom"/>
            <w:hideMark/>
            <w:tcPrChange w:id="898" w:author="David Conklin" w:date="2020-11-09T15:23:00Z">
              <w:tcPr>
                <w:tcW w:w="5200" w:type="dxa"/>
                <w:gridSpan w:val="2"/>
                <w:tcBorders>
                  <w:top w:val="nil"/>
                  <w:left w:val="nil"/>
                  <w:bottom w:val="nil"/>
                  <w:right w:val="nil"/>
                </w:tcBorders>
                <w:shd w:val="clear" w:color="auto" w:fill="auto"/>
                <w:noWrap/>
                <w:vAlign w:val="bottom"/>
                <w:hideMark/>
              </w:tcPr>
            </w:tcPrChange>
          </w:tcPr>
          <w:p w14:paraId="64F04D2F" w14:textId="77777777" w:rsidR="00F32242" w:rsidRPr="00286383" w:rsidRDefault="00F32242" w:rsidP="00F32242">
            <w:pPr>
              <w:rPr>
                <w:ins w:id="899" w:author="David Conklin" w:date="2020-11-09T15:05:00Z"/>
                <w:rFonts w:ascii="Calibri" w:eastAsia="Times New Roman" w:hAnsi="Calibri" w:cs="Calibri"/>
                <w:color w:val="000000"/>
              </w:rPr>
            </w:pPr>
            <w:ins w:id="900" w:author="David Conklin" w:date="2020-11-09T15:05:00Z">
              <w:r w:rsidRPr="00286383">
                <w:rPr>
                  <w:rFonts w:ascii="Calibri" w:eastAsia="Times New Roman" w:hAnsi="Calibri" w:cs="Calibri"/>
                  <w:color w:val="000000"/>
                </w:rPr>
                <w:t>MCKENZIE RIVER ABV HAYDEN BR  AT SPRINGFIELD  OR</w:t>
              </w:r>
            </w:ins>
          </w:p>
        </w:tc>
      </w:tr>
    </w:tbl>
    <w:p w14:paraId="66E85F1B" w14:textId="77777777" w:rsidR="00286383" w:rsidRDefault="00286383" w:rsidP="006D6388"/>
    <w:p w14:paraId="30035DF2" w14:textId="6C5063AA" w:rsidR="006D6388" w:rsidRDefault="005F3164" w:rsidP="006D6388">
      <w:pPr>
        <w:rPr>
          <w:ins w:id="901" w:author="David Conklin" w:date="2020-11-09T05:42:00Z"/>
        </w:rPr>
      </w:pPr>
      <w:ins w:id="902" w:author="David Conklin" w:date="2020-11-09T05:42:00Z">
        <w:r>
          <w:rPr>
            <w:noProof/>
          </w:rPr>
          <w:drawing>
            <wp:inline distT="0" distB="0" distL="0" distR="0" wp14:anchorId="1314FDED" wp14:editId="06BF19E0">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ins>
    </w:p>
    <w:p w14:paraId="630C60EC" w14:textId="373158C1" w:rsidR="005F3164" w:rsidRDefault="005F3164" w:rsidP="006D6388">
      <w:pPr>
        <w:rPr>
          <w:ins w:id="903" w:author="David Conklin" w:date="2020-11-09T05:49:00Z"/>
        </w:rPr>
      </w:pPr>
    </w:p>
    <w:p w14:paraId="7B26BEC6" w14:textId="1B481F3E" w:rsidR="003655CF" w:rsidRDefault="003655CF" w:rsidP="006D6388">
      <w:pPr>
        <w:rPr>
          <w:ins w:id="904" w:author="David Conklin" w:date="2020-11-09T15:28:00Z"/>
        </w:rPr>
      </w:pPr>
      <w:ins w:id="905" w:author="David Conklin" w:date="2020-11-09T05:49:00Z">
        <w:r>
          <w:rPr>
            <w:noProof/>
          </w:rPr>
          <w:lastRenderedPageBreak/>
          <w:drawing>
            <wp:inline distT="0" distB="0" distL="0" distR="0" wp14:anchorId="60BE44F4" wp14:editId="2BAE2A20">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5735"/>
                      </a:xfrm>
                      <a:prstGeom prst="rect">
                        <a:avLst/>
                      </a:prstGeom>
                    </pic:spPr>
                  </pic:pic>
                </a:graphicData>
              </a:graphic>
            </wp:inline>
          </w:drawing>
        </w:r>
      </w:ins>
    </w:p>
    <w:p w14:paraId="38E34BDD" w14:textId="7861F535" w:rsidR="007E57E4" w:rsidRDefault="007E57E4" w:rsidP="006D6388">
      <w:pPr>
        <w:rPr>
          <w:ins w:id="906" w:author="David Conklin" w:date="2020-11-09T15:29:00Z"/>
        </w:rPr>
      </w:pPr>
    </w:p>
    <w:p w14:paraId="6108DC47" w14:textId="1FD168E9" w:rsidR="007E57E4" w:rsidRDefault="00B22A8A" w:rsidP="007E57E4">
      <w:pPr>
        <w:pStyle w:val="Heading2"/>
        <w:rPr>
          <w:ins w:id="907" w:author="David Conklin" w:date="2020-11-09T15:30:00Z"/>
        </w:rPr>
      </w:pPr>
      <w:bookmarkStart w:id="908" w:name="_Toc55835729"/>
      <w:ins w:id="909" w:author="David Conklin" w:date="2020-11-09T15:29:00Z">
        <w:r>
          <w:t>High Cascades Sp</w:t>
        </w:r>
      </w:ins>
      <w:ins w:id="910" w:author="David Conklin" w:date="2020-11-09T15:30:00Z">
        <w:r>
          <w:t>rings</w:t>
        </w:r>
        <w:bookmarkEnd w:id="908"/>
      </w:ins>
    </w:p>
    <w:p w14:paraId="3FB284B1" w14:textId="33723251" w:rsidR="00B22A8A" w:rsidRDefault="00B22A8A" w:rsidP="00B22A8A">
      <w:pPr>
        <w:rPr>
          <w:ins w:id="911" w:author="David Conklin" w:date="2020-11-09T16:36:00Z"/>
        </w:rPr>
      </w:pPr>
      <w:ins w:id="912" w:author="David Conklin" w:date="2020-11-09T15:30:00Z">
        <w:r>
          <w:t xml:space="preserve">More water drains out of portions of the upper McKenzie basin than would be expected from </w:t>
        </w:r>
      </w:ins>
      <w:ins w:id="913" w:author="David Conklin" w:date="2020-11-09T15:31:00Z">
        <w:r>
          <w:t>the amount of precipitation which falls (</w:t>
        </w:r>
      </w:ins>
      <w:ins w:id="914" w:author="David Conklin" w:date="2020-11-09T15:32:00Z">
        <w:r>
          <w:t>Jefferson et al. 2006).</w:t>
        </w:r>
      </w:ins>
      <w:ins w:id="915" w:author="David Conklin" w:date="2020-11-09T16:22:00Z">
        <w:r w:rsidR="00CA72BF">
          <w:t xml:space="preserve"> </w:t>
        </w:r>
      </w:ins>
      <w:ins w:id="916" w:author="David Conklin" w:date="2020-11-09T16:23:00Z">
        <w:r w:rsidR="00B17BF2">
          <w:t xml:space="preserve"> The extra water is conceptualized as coming from springs fed by aquifers w</w:t>
        </w:r>
      </w:ins>
      <w:ins w:id="917" w:author="David Conklin" w:date="2020-11-09T16:24:00Z">
        <w:r w:rsidR="00B17BF2">
          <w:t>hich originate from percolation over areas different from the current drainages</w:t>
        </w:r>
      </w:ins>
      <w:ins w:id="918" w:author="David Conklin" w:date="2020-11-09T16:25:00Z">
        <w:r w:rsidR="00B17BF2">
          <w:t xml:space="preserve">.  </w:t>
        </w:r>
      </w:ins>
      <w:ins w:id="919" w:author="David Conklin" w:date="2020-11-09T16:26:00Z">
        <w:r w:rsidR="00B17BF2">
          <w:t>In fact, there are substantial springs in the High Cascade, a</w:t>
        </w:r>
      </w:ins>
      <w:ins w:id="920" w:author="David Conklin" w:date="2020-11-09T16:27:00Z">
        <w:r w:rsidR="00B17BF2">
          <w:t xml:space="preserve">s for example those which feed Clear Lake.  </w:t>
        </w:r>
      </w:ins>
      <w:ins w:id="921" w:author="David Conklin" w:date="2020-11-09T16:28:00Z">
        <w:r w:rsidR="00B17BF2">
          <w:t>However,</w:t>
        </w:r>
      </w:ins>
      <w:ins w:id="922" w:author="David Conklin" w:date="2020-11-09T16:29:00Z">
        <w:r w:rsidR="00B17BF2">
          <w:t xml:space="preserve"> the available</w:t>
        </w:r>
      </w:ins>
      <w:ins w:id="923" w:author="David Conklin" w:date="2020-11-09T16:28:00Z">
        <w:r w:rsidR="00B17BF2">
          <w:t xml:space="preserve"> information about the number, locations, flow rates, and possible seasonality of the springs is </w:t>
        </w:r>
      </w:ins>
      <w:ins w:id="924" w:author="David Conklin" w:date="2020-11-09T16:29:00Z">
        <w:r w:rsidR="00B17BF2">
          <w:t>not detailed enough to attempt direct representation of</w:t>
        </w:r>
      </w:ins>
      <w:ins w:id="925" w:author="David Conklin" w:date="2020-11-09T16:30:00Z">
        <w:r w:rsidR="00B17BF2">
          <w:t xml:space="preserve"> all the actual springs in CW3M.  As a workaround, we prescribe </w:t>
        </w:r>
      </w:ins>
      <w:ins w:id="926" w:author="David Conklin" w:date="2020-11-09T16:31:00Z">
        <w:r w:rsidR="00B17BF2">
          <w:t xml:space="preserve">average </w:t>
        </w:r>
      </w:ins>
      <w:ins w:id="927" w:author="David Conklin" w:date="2020-11-09T16:30:00Z">
        <w:r w:rsidR="00B17BF2">
          <w:t>spr</w:t>
        </w:r>
      </w:ins>
      <w:ins w:id="928" w:author="David Conklin" w:date="2020-11-09T16:31:00Z">
        <w:r w:rsidR="00B17BF2">
          <w:t>ing flows at the some of the same reaches where we have</w:t>
        </w:r>
      </w:ins>
      <w:ins w:id="929" w:author="David Conklin" w:date="2020-11-09T16:29:00Z">
        <w:r w:rsidR="00B17BF2">
          <w:t xml:space="preserve"> </w:t>
        </w:r>
      </w:ins>
      <w:ins w:id="930" w:author="David Conklin" w:date="2020-11-09T16:32:00Z">
        <w:r w:rsidR="00B17BF2">
          <w:t xml:space="preserve">USGS gage data.  Initially, the </w:t>
        </w:r>
        <w:r w:rsidR="00F275A8">
          <w:t>flow rate is taken as the avera</w:t>
        </w:r>
      </w:ins>
      <w:ins w:id="931" w:author="David Conklin" w:date="2020-11-09T16:33:00Z">
        <w:r w:rsidR="00F275A8">
          <w:t xml:space="preserve">ge summer low flow rate for 2010-18.  The spring flow rate may be further adjusted to </w:t>
        </w:r>
      </w:ins>
      <w:ins w:id="932" w:author="David Conklin" w:date="2020-11-09T16:34:00Z">
        <w:r w:rsidR="00F275A8">
          <w:t xml:space="preserve">reduce the </w:t>
        </w:r>
      </w:ins>
      <w:ins w:id="933" w:author="David Conklin" w:date="2020-11-09T16:35:00Z">
        <w:r w:rsidR="00F275A8">
          <w:t>bias in the simulated flows at the gage locations relative to the</w:t>
        </w:r>
      </w:ins>
      <w:ins w:id="934" w:author="David Conklin" w:date="2020-11-09T16:36:00Z">
        <w:r w:rsidR="00F275A8">
          <w:t xml:space="preserve"> USGS gage data.</w:t>
        </w:r>
      </w:ins>
    </w:p>
    <w:p w14:paraId="3F010BC4" w14:textId="262D3CD7" w:rsidR="00F275A8" w:rsidRDefault="00F275A8" w:rsidP="00B22A8A">
      <w:pPr>
        <w:rPr>
          <w:ins w:id="935" w:author="David Conklin" w:date="2020-11-09T16:36:00Z"/>
        </w:rPr>
      </w:pPr>
    </w:p>
    <w:p w14:paraId="23255F66" w14:textId="77777777" w:rsidR="001B411C" w:rsidRDefault="00F275A8" w:rsidP="00B22A8A">
      <w:pPr>
        <w:rPr>
          <w:ins w:id="936" w:author="David Conklin" w:date="2020-11-09T17:48:00Z"/>
        </w:rPr>
      </w:pPr>
      <w:ins w:id="937" w:author="David Conklin" w:date="2020-11-09T16:36:00Z">
        <w:r>
          <w:t>It may be possible i</w:t>
        </w:r>
      </w:ins>
      <w:ins w:id="938" w:author="David Conklin" w:date="2020-11-09T16:37:00Z">
        <w:r>
          <w:t xml:space="preserve">n some drainages to run </w:t>
        </w:r>
      </w:ins>
      <w:ins w:id="939" w:author="David Conklin" w:date="2020-11-09T16:41:00Z">
        <w:r>
          <w:t>“</w:t>
        </w:r>
      </w:ins>
      <w:ins w:id="940" w:author="David Conklin" w:date="2020-11-09T16:37:00Z">
        <w:r>
          <w:t>PEST</w:t>
        </w:r>
      </w:ins>
      <w:ins w:id="941" w:author="David Conklin" w:date="2020-11-09T16:41:00Z">
        <w:r>
          <w:t>”</w:t>
        </w:r>
      </w:ins>
      <w:ins w:id="942" w:author="David Conklin" w:date="2020-11-09T16:37:00Z">
        <w:r>
          <w:t xml:space="preserve"> calibrations for the HBV precipitation-runoff </w:t>
        </w:r>
      </w:ins>
      <w:ins w:id="943" w:author="David Conklin" w:date="2020-11-09T16:38:00Z">
        <w:r>
          <w:t>model, extending the parameter set to include the value for the spring flow.</w:t>
        </w:r>
      </w:ins>
      <w:ins w:id="944" w:author="David Conklin" w:date="2020-11-09T16:41:00Z">
        <w:r>
          <w:t xml:space="preserve">  PEST stands for Parameter Estimation</w:t>
        </w:r>
      </w:ins>
      <w:ins w:id="945" w:author="David Conklin" w:date="2020-11-09T16:42:00Z">
        <w:r>
          <w:t xml:space="preserve">.  Earlier PEST calibrations for portions of the Willamette </w:t>
        </w:r>
        <w:r w:rsidR="003345E8">
          <w:t xml:space="preserve">basin are described in documents from the WW2100 and </w:t>
        </w:r>
      </w:ins>
      <w:ins w:id="946" w:author="David Conklin" w:date="2020-11-09T16:43:00Z">
        <w:r w:rsidR="003345E8">
          <w:t>OUWIN projects</w:t>
        </w:r>
      </w:ins>
      <w:ins w:id="947" w:author="David Conklin" w:date="2020-11-09T16:44:00Z">
        <w:r w:rsidR="003345E8">
          <w:t xml:space="preserve"> (</w:t>
        </w:r>
      </w:ins>
      <w:ins w:id="948" w:author="David Conklin" w:date="2020-11-09T17:11:00Z">
        <w:r w:rsidR="002F67CA">
          <w:t>Conklin 2016</w:t>
        </w:r>
      </w:ins>
      <w:ins w:id="949" w:author="David Conklin" w:date="2020-11-09T17:32:00Z">
        <w:r w:rsidR="007F5C02">
          <w:t>, 2019</w:t>
        </w:r>
      </w:ins>
      <w:ins w:id="950" w:author="David Conklin" w:date="2020-11-09T16:44:00Z">
        <w:r w:rsidR="003345E8">
          <w:t xml:space="preserve">).  The numbers in the HBV.csv data file were produced from </w:t>
        </w:r>
      </w:ins>
      <w:ins w:id="951" w:author="David Conklin" w:date="2020-11-09T16:45:00Z">
        <w:r w:rsidR="003345E8">
          <w:t>the various PEST calibrations for different watersheds in the Willamette basin, stretching back to early in the WW2100 project and from time</w:t>
        </w:r>
      </w:ins>
      <w:ins w:id="952" w:author="David Conklin" w:date="2020-11-09T16:46:00Z">
        <w:r w:rsidR="003345E8">
          <w:t xml:space="preserve"> to time since.</w:t>
        </w:r>
      </w:ins>
      <w:ins w:id="953" w:author="David Conklin" w:date="2020-11-09T17:07:00Z">
        <w:r w:rsidR="001D6736">
          <w:t xml:space="preserve">       </w:t>
        </w:r>
        <w:r w:rsidR="002F67CA">
          <w:tab/>
        </w:r>
        <w:r w:rsidR="002F67CA">
          <w:tab/>
        </w:r>
      </w:ins>
    </w:p>
    <w:p w14:paraId="2CBB2FBE" w14:textId="77777777" w:rsidR="001B411C" w:rsidRDefault="001B411C" w:rsidP="00B22A8A">
      <w:pPr>
        <w:rPr>
          <w:ins w:id="954" w:author="David Conklin" w:date="2020-11-09T17:48:00Z"/>
        </w:rPr>
      </w:pPr>
    </w:p>
    <w:p w14:paraId="22C59EF1" w14:textId="180817BC" w:rsidR="001B411C" w:rsidRDefault="001B411C" w:rsidP="00B22A8A">
      <w:pPr>
        <w:rPr>
          <w:ins w:id="955" w:author="David Conklin" w:date="2020-11-09T18:38:00Z"/>
        </w:rPr>
      </w:pPr>
      <w:ins w:id="956" w:author="David Conklin" w:date="2020-11-09T17:48:00Z">
        <w:r>
          <w:t>As of</w:t>
        </w:r>
      </w:ins>
      <w:ins w:id="957" w:author="David Conklin" w:date="2020-11-09T17:49:00Z">
        <w:r>
          <w:t xml:space="preserve"> CW3M</w:t>
        </w:r>
      </w:ins>
      <w:ins w:id="958" w:author="David Conklin" w:date="2020-11-09T17:48:00Z">
        <w:r>
          <w:t xml:space="preserve"> version</w:t>
        </w:r>
      </w:ins>
      <w:ins w:id="959" w:author="David Conklin" w:date="2020-11-09T17:49:00Z">
        <w:r>
          <w:t xml:space="preserve"> 98 (11/2/20), spring water inputs have</w:t>
        </w:r>
      </w:ins>
      <w:ins w:id="960" w:author="David Conklin" w:date="2020-11-09T17:50:00Z">
        <w:r>
          <w:t xml:space="preserve"> been added to the McKenzie basin simulation at </w:t>
        </w:r>
      </w:ins>
      <w:ins w:id="961" w:author="David Conklin" w:date="2020-11-09T17:51:00Z">
        <w:r>
          <w:t>8 locations:</w:t>
        </w:r>
      </w:ins>
    </w:p>
    <w:p w14:paraId="09834198" w14:textId="0B7823D6" w:rsidR="001B4B07" w:rsidRDefault="001B4B07" w:rsidP="00B22A8A">
      <w:pPr>
        <w:rPr>
          <w:ins w:id="962" w:author="David Conklin" w:date="2020-11-09T18:38:00Z"/>
        </w:rPr>
      </w:pPr>
    </w:p>
    <w:p w14:paraId="1B038463" w14:textId="77777777" w:rsidR="001B4B07" w:rsidRDefault="001B4B07" w:rsidP="00B22A8A">
      <w:pPr>
        <w:rPr>
          <w:ins w:id="963" w:author="David Conklin" w:date="2020-11-09T17:53:00Z"/>
        </w:rPr>
      </w:pPr>
    </w:p>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rPr>
          <w:ins w:id="964" w:author="David Conklin" w:date="2020-11-09T17:54:00Z"/>
        </w:trPr>
        <w:tc>
          <w:tcPr>
            <w:tcW w:w="0" w:type="auto"/>
          </w:tcPr>
          <w:p w14:paraId="0E02B4AF" w14:textId="5034D80D" w:rsidR="001B411C" w:rsidRDefault="001B411C" w:rsidP="00B22A8A">
            <w:pPr>
              <w:rPr>
                <w:ins w:id="965" w:author="David Conklin" w:date="2020-11-09T17:54:00Z"/>
              </w:rPr>
            </w:pPr>
            <w:ins w:id="966" w:author="David Conklin" w:date="2020-11-09T17:55:00Z">
              <w:r>
                <w:lastRenderedPageBreak/>
                <w:t>gage</w:t>
              </w:r>
            </w:ins>
          </w:p>
        </w:tc>
        <w:tc>
          <w:tcPr>
            <w:tcW w:w="0" w:type="auto"/>
          </w:tcPr>
          <w:p w14:paraId="18DA4776" w14:textId="2205AAC6" w:rsidR="001B411C" w:rsidRDefault="001B411C" w:rsidP="00B22A8A">
            <w:pPr>
              <w:rPr>
                <w:ins w:id="967" w:author="David Conklin" w:date="2020-11-09T17:54:00Z"/>
              </w:rPr>
            </w:pPr>
            <w:ins w:id="968" w:author="David Conklin" w:date="2020-11-09T17:55:00Z">
              <w:r>
                <w:t>COMID</w:t>
              </w:r>
            </w:ins>
          </w:p>
        </w:tc>
        <w:tc>
          <w:tcPr>
            <w:tcW w:w="0" w:type="auto"/>
          </w:tcPr>
          <w:p w14:paraId="08F441F4" w14:textId="6EB422EE" w:rsidR="001B411C" w:rsidRDefault="001B411C" w:rsidP="00B22A8A">
            <w:pPr>
              <w:rPr>
                <w:ins w:id="969" w:author="David Conklin" w:date="2020-11-09T17:54:00Z"/>
              </w:rPr>
            </w:pPr>
            <w:ins w:id="970" w:author="David Conklin" w:date="2020-11-09T17:56:00Z">
              <w:r>
                <w:t>location</w:t>
              </w:r>
            </w:ins>
          </w:p>
        </w:tc>
        <w:tc>
          <w:tcPr>
            <w:tcW w:w="0" w:type="auto"/>
          </w:tcPr>
          <w:p w14:paraId="1D92D714" w14:textId="313E3F0E" w:rsidR="001B411C" w:rsidRDefault="001B411C" w:rsidP="00B22A8A">
            <w:pPr>
              <w:rPr>
                <w:ins w:id="971" w:author="David Conklin" w:date="2020-11-09T17:54:00Z"/>
              </w:rPr>
            </w:pPr>
            <w:ins w:id="972" w:author="David Conklin" w:date="2020-11-09T17:56:00Z">
              <w:r>
                <w:t>sim rate</w:t>
              </w:r>
            </w:ins>
          </w:p>
        </w:tc>
        <w:tc>
          <w:tcPr>
            <w:tcW w:w="0" w:type="auto"/>
          </w:tcPr>
          <w:p w14:paraId="2551DEE7" w14:textId="21842075" w:rsidR="001B411C" w:rsidRDefault="001B411C" w:rsidP="00B22A8A">
            <w:pPr>
              <w:rPr>
                <w:ins w:id="973" w:author="David Conklin" w:date="2020-11-09T17:54:00Z"/>
              </w:rPr>
            </w:pPr>
            <w:ins w:id="974" w:author="David Conklin" w:date="2020-11-09T17:56:00Z">
              <w:r>
                <w:t>gage low flow</w:t>
              </w:r>
            </w:ins>
          </w:p>
        </w:tc>
      </w:tr>
      <w:tr w:rsidR="001B411C" w14:paraId="1A295F63" w14:textId="77777777" w:rsidTr="001B411C">
        <w:trPr>
          <w:ins w:id="975" w:author="David Conklin" w:date="2020-11-09T17:54:00Z"/>
        </w:trPr>
        <w:tc>
          <w:tcPr>
            <w:tcW w:w="0" w:type="auto"/>
          </w:tcPr>
          <w:p w14:paraId="63B31603" w14:textId="1164DC3B" w:rsidR="001B411C" w:rsidRDefault="008B36F2" w:rsidP="00B22A8A">
            <w:pPr>
              <w:rPr>
                <w:ins w:id="976" w:author="David Conklin" w:date="2020-11-09T17:54:00Z"/>
              </w:rPr>
            </w:pPr>
            <w:ins w:id="977" w:author="David Conklin" w:date="2020-11-09T18:01:00Z">
              <w:r>
                <w:t>14158500</w:t>
              </w:r>
            </w:ins>
          </w:p>
        </w:tc>
        <w:tc>
          <w:tcPr>
            <w:tcW w:w="0" w:type="auto"/>
          </w:tcPr>
          <w:p w14:paraId="68606EBE" w14:textId="6A379913" w:rsidR="001B411C" w:rsidRDefault="001B411C" w:rsidP="00B22A8A">
            <w:pPr>
              <w:rPr>
                <w:ins w:id="978" w:author="David Conklin" w:date="2020-11-09T17:54:00Z"/>
              </w:rPr>
            </w:pPr>
            <w:ins w:id="979" w:author="David Conklin" w:date="2020-11-09T17:56:00Z">
              <w:r>
                <w:t>23773373</w:t>
              </w:r>
            </w:ins>
          </w:p>
        </w:tc>
        <w:tc>
          <w:tcPr>
            <w:tcW w:w="0" w:type="auto"/>
          </w:tcPr>
          <w:p w14:paraId="56856050" w14:textId="614C389D" w:rsidR="001B411C" w:rsidRDefault="001B411C" w:rsidP="00B22A8A">
            <w:pPr>
              <w:rPr>
                <w:ins w:id="980" w:author="David Conklin" w:date="2020-11-09T17:54:00Z"/>
              </w:rPr>
            </w:pPr>
            <w:ins w:id="981" w:author="David Conklin" w:date="2020-11-09T17:56:00Z">
              <w:r>
                <w:t>Clear</w:t>
              </w:r>
            </w:ins>
            <w:ins w:id="982" w:author="David Conklin" w:date="2020-11-09T17:57:00Z">
              <w:r>
                <w:t xml:space="preserve"> Lake</w:t>
              </w:r>
            </w:ins>
          </w:p>
        </w:tc>
        <w:tc>
          <w:tcPr>
            <w:tcW w:w="0" w:type="auto"/>
          </w:tcPr>
          <w:p w14:paraId="55CCCF7A" w14:textId="6E7DDF2A" w:rsidR="001B411C" w:rsidRDefault="001B411C" w:rsidP="00B22A8A">
            <w:pPr>
              <w:rPr>
                <w:ins w:id="983" w:author="David Conklin" w:date="2020-11-09T17:54:00Z"/>
              </w:rPr>
            </w:pPr>
            <w:ins w:id="984" w:author="David Conklin" w:date="2020-11-09T17:57:00Z">
              <w:r>
                <w:t>9.71 cms</w:t>
              </w:r>
            </w:ins>
          </w:p>
        </w:tc>
        <w:tc>
          <w:tcPr>
            <w:tcW w:w="0" w:type="auto"/>
          </w:tcPr>
          <w:p w14:paraId="2D40632C" w14:textId="1F90372D" w:rsidR="001B411C" w:rsidRDefault="001B411C" w:rsidP="00B22A8A">
            <w:pPr>
              <w:rPr>
                <w:ins w:id="985" w:author="David Conklin" w:date="2020-11-09T17:54:00Z"/>
              </w:rPr>
            </w:pPr>
            <w:ins w:id="986" w:author="David Conklin" w:date="2020-11-09T17:57:00Z">
              <w:r>
                <w:t>~6.60 cms</w:t>
              </w:r>
            </w:ins>
          </w:p>
        </w:tc>
      </w:tr>
      <w:tr w:rsidR="001B411C" w14:paraId="6629ED9A" w14:textId="77777777" w:rsidTr="001B411C">
        <w:trPr>
          <w:ins w:id="987" w:author="David Conklin" w:date="2020-11-09T17:54:00Z"/>
        </w:trPr>
        <w:tc>
          <w:tcPr>
            <w:tcW w:w="0" w:type="auto"/>
          </w:tcPr>
          <w:p w14:paraId="403D089F" w14:textId="4346D344" w:rsidR="001B411C" w:rsidRDefault="008B36F2" w:rsidP="00B22A8A">
            <w:pPr>
              <w:rPr>
                <w:ins w:id="988" w:author="David Conklin" w:date="2020-11-09T17:54:00Z"/>
              </w:rPr>
            </w:pPr>
            <w:ins w:id="989" w:author="David Conklin" w:date="2020-11-09T18:02:00Z">
              <w:r>
                <w:t>14161500</w:t>
              </w:r>
            </w:ins>
          </w:p>
        </w:tc>
        <w:tc>
          <w:tcPr>
            <w:tcW w:w="0" w:type="auto"/>
          </w:tcPr>
          <w:p w14:paraId="00808353" w14:textId="1E35B3AD" w:rsidR="001B411C" w:rsidRDefault="008B36F2" w:rsidP="00B22A8A">
            <w:pPr>
              <w:rPr>
                <w:ins w:id="990" w:author="David Conklin" w:date="2020-11-09T17:54:00Z"/>
              </w:rPr>
            </w:pPr>
            <w:ins w:id="991" w:author="David Conklin" w:date="2020-11-09T18:01:00Z">
              <w:r>
                <w:t>237734</w:t>
              </w:r>
            </w:ins>
            <w:ins w:id="992" w:author="David Conklin" w:date="2020-11-09T18:02:00Z">
              <w:r>
                <w:t>11</w:t>
              </w:r>
            </w:ins>
          </w:p>
        </w:tc>
        <w:tc>
          <w:tcPr>
            <w:tcW w:w="0" w:type="auto"/>
          </w:tcPr>
          <w:p w14:paraId="5D3AA62C" w14:textId="195AE5BC" w:rsidR="001B411C" w:rsidRDefault="008B36F2" w:rsidP="00B22A8A">
            <w:pPr>
              <w:rPr>
                <w:ins w:id="993" w:author="David Conklin" w:date="2020-11-09T17:54:00Z"/>
              </w:rPr>
            </w:pPr>
            <w:ins w:id="994" w:author="David Conklin" w:date="2020-11-09T18:02:00Z">
              <w:r>
                <w:t>Lookout Cr near Blue R</w:t>
              </w:r>
            </w:ins>
          </w:p>
        </w:tc>
        <w:tc>
          <w:tcPr>
            <w:tcW w:w="0" w:type="auto"/>
          </w:tcPr>
          <w:p w14:paraId="2E05C778" w14:textId="52033A1A" w:rsidR="001B411C" w:rsidRDefault="008B36F2" w:rsidP="00B22A8A">
            <w:pPr>
              <w:rPr>
                <w:ins w:id="995" w:author="David Conklin" w:date="2020-11-09T17:54:00Z"/>
              </w:rPr>
            </w:pPr>
            <w:ins w:id="996" w:author="David Conklin" w:date="2020-11-09T18:02:00Z">
              <w:r>
                <w:t>0.36</w:t>
              </w:r>
            </w:ins>
            <w:ins w:id="997" w:author="David Conklin" w:date="2020-11-09T18:03:00Z">
              <w:r>
                <w:t xml:space="preserve"> cms</w:t>
              </w:r>
            </w:ins>
          </w:p>
        </w:tc>
        <w:tc>
          <w:tcPr>
            <w:tcW w:w="0" w:type="auto"/>
          </w:tcPr>
          <w:p w14:paraId="2EC21199" w14:textId="4E809D76" w:rsidR="001B411C" w:rsidRDefault="006A1260" w:rsidP="00B22A8A">
            <w:pPr>
              <w:rPr>
                <w:ins w:id="998" w:author="David Conklin" w:date="2020-11-09T17:54:00Z"/>
              </w:rPr>
            </w:pPr>
            <w:ins w:id="999" w:author="David Conklin" w:date="2020-11-09T18:21:00Z">
              <w:r>
                <w:t>~0.35</w:t>
              </w:r>
            </w:ins>
            <w:ins w:id="1000" w:author="David Conklin" w:date="2020-11-09T18:22:00Z">
              <w:r w:rsidR="00E979CF">
                <w:t xml:space="preserve"> cms</w:t>
              </w:r>
            </w:ins>
          </w:p>
        </w:tc>
      </w:tr>
      <w:tr w:rsidR="002A54A5" w14:paraId="6473BE78" w14:textId="77777777" w:rsidTr="001B411C">
        <w:trPr>
          <w:ins w:id="1001" w:author="David Conklin" w:date="2020-11-09T18:34:00Z"/>
        </w:trPr>
        <w:tc>
          <w:tcPr>
            <w:tcW w:w="0" w:type="auto"/>
          </w:tcPr>
          <w:p w14:paraId="40404C08" w14:textId="42D1BCC9" w:rsidR="002A54A5" w:rsidRDefault="002A54A5" w:rsidP="00B22A8A">
            <w:pPr>
              <w:rPr>
                <w:ins w:id="1002" w:author="David Conklin" w:date="2020-11-09T18:34:00Z"/>
              </w:rPr>
            </w:pPr>
            <w:ins w:id="1003" w:author="David Conklin" w:date="2020-11-09T18:35:00Z">
              <w:r>
                <w:t>14158850</w:t>
              </w:r>
            </w:ins>
          </w:p>
        </w:tc>
        <w:tc>
          <w:tcPr>
            <w:tcW w:w="0" w:type="auto"/>
          </w:tcPr>
          <w:p w14:paraId="7DB19B54" w14:textId="27069BD7" w:rsidR="002A54A5" w:rsidRDefault="002A54A5" w:rsidP="00B22A8A">
            <w:pPr>
              <w:rPr>
                <w:ins w:id="1004" w:author="David Conklin" w:date="2020-11-09T18:34:00Z"/>
              </w:rPr>
            </w:pPr>
            <w:ins w:id="1005" w:author="David Conklin" w:date="2020-11-09T18:35:00Z">
              <w:r>
                <w:t>23773359</w:t>
              </w:r>
            </w:ins>
          </w:p>
        </w:tc>
        <w:tc>
          <w:tcPr>
            <w:tcW w:w="0" w:type="auto"/>
          </w:tcPr>
          <w:p w14:paraId="21A0F036" w14:textId="545AB7BA" w:rsidR="002A54A5" w:rsidRDefault="002A54A5" w:rsidP="00B22A8A">
            <w:pPr>
              <w:rPr>
                <w:ins w:id="1006" w:author="David Conklin" w:date="2020-11-09T18:34:00Z"/>
              </w:rPr>
            </w:pPr>
            <w:ins w:id="1007" w:author="David Conklin" w:date="2020-11-09T18:34:00Z">
              <w:r>
                <w:t>Below</w:t>
              </w:r>
            </w:ins>
            <w:ins w:id="1008" w:author="David Conklin" w:date="2020-11-09T18:35:00Z">
              <w:r>
                <w:t xml:space="preserve"> Trail Bridge Dam</w:t>
              </w:r>
            </w:ins>
          </w:p>
        </w:tc>
        <w:tc>
          <w:tcPr>
            <w:tcW w:w="0" w:type="auto"/>
          </w:tcPr>
          <w:p w14:paraId="362C037C" w14:textId="3E8C3F1C" w:rsidR="002A54A5" w:rsidRDefault="002A54A5" w:rsidP="00B22A8A">
            <w:pPr>
              <w:rPr>
                <w:ins w:id="1009" w:author="David Conklin" w:date="2020-11-09T18:34:00Z"/>
              </w:rPr>
            </w:pPr>
            <w:ins w:id="1010" w:author="David Conklin" w:date="2020-11-09T18:36:00Z">
              <w:r>
                <w:t>7.36 cms</w:t>
              </w:r>
            </w:ins>
          </w:p>
        </w:tc>
        <w:tc>
          <w:tcPr>
            <w:tcW w:w="0" w:type="auto"/>
          </w:tcPr>
          <w:p w14:paraId="518E8AE8" w14:textId="0A108D64" w:rsidR="002A54A5" w:rsidRDefault="002A54A5" w:rsidP="00B22A8A">
            <w:pPr>
              <w:rPr>
                <w:ins w:id="1011" w:author="David Conklin" w:date="2020-11-09T18:34:00Z"/>
              </w:rPr>
            </w:pPr>
            <w:ins w:id="1012" w:author="David Conklin" w:date="2020-11-09T18:37:00Z">
              <w:r>
                <w:t>~19.39 cms</w:t>
              </w:r>
            </w:ins>
          </w:p>
        </w:tc>
      </w:tr>
      <w:tr w:rsidR="001B411C" w14:paraId="0EDDB8F6" w14:textId="77777777" w:rsidTr="001B411C">
        <w:trPr>
          <w:ins w:id="1013" w:author="David Conklin" w:date="2020-11-09T17:54:00Z"/>
        </w:trPr>
        <w:tc>
          <w:tcPr>
            <w:tcW w:w="0" w:type="auto"/>
          </w:tcPr>
          <w:p w14:paraId="718D10AC" w14:textId="77777777" w:rsidR="001B411C" w:rsidRDefault="001B411C" w:rsidP="00B22A8A">
            <w:pPr>
              <w:rPr>
                <w:ins w:id="1014" w:author="David Conklin" w:date="2020-11-09T17:54:00Z"/>
              </w:rPr>
            </w:pPr>
          </w:p>
        </w:tc>
        <w:tc>
          <w:tcPr>
            <w:tcW w:w="0" w:type="auto"/>
          </w:tcPr>
          <w:p w14:paraId="4BC58D9F" w14:textId="0EE2893A" w:rsidR="001B411C" w:rsidRDefault="008B36F2" w:rsidP="00B22A8A">
            <w:pPr>
              <w:rPr>
                <w:ins w:id="1015" w:author="David Conklin" w:date="2020-11-09T17:54:00Z"/>
              </w:rPr>
            </w:pPr>
            <w:ins w:id="1016" w:author="David Conklin" w:date="2020-11-09T18:03:00Z">
              <w:r>
                <w:t>23773239</w:t>
              </w:r>
            </w:ins>
          </w:p>
        </w:tc>
        <w:tc>
          <w:tcPr>
            <w:tcW w:w="0" w:type="auto"/>
          </w:tcPr>
          <w:p w14:paraId="74D6DF68" w14:textId="2B115D8D" w:rsidR="001B411C" w:rsidRDefault="008B36F2" w:rsidP="00B22A8A">
            <w:pPr>
              <w:rPr>
                <w:ins w:id="1017" w:author="David Conklin" w:date="2020-11-09T17:54:00Z"/>
              </w:rPr>
            </w:pPr>
            <w:ins w:id="1018" w:author="David Conklin" w:date="2020-11-09T18:03:00Z">
              <w:r>
                <w:t>Foley Springs on W. Fork</w:t>
              </w:r>
            </w:ins>
          </w:p>
        </w:tc>
        <w:tc>
          <w:tcPr>
            <w:tcW w:w="0" w:type="auto"/>
          </w:tcPr>
          <w:p w14:paraId="72458008" w14:textId="19FFA2CC" w:rsidR="001B411C" w:rsidRDefault="008B36F2" w:rsidP="00B22A8A">
            <w:pPr>
              <w:rPr>
                <w:ins w:id="1019" w:author="David Conklin" w:date="2020-11-09T17:54:00Z"/>
              </w:rPr>
            </w:pPr>
            <w:ins w:id="1020" w:author="David Conklin" w:date="2020-11-09T18:03:00Z">
              <w:r>
                <w:t>3.31 cms</w:t>
              </w:r>
            </w:ins>
          </w:p>
        </w:tc>
        <w:tc>
          <w:tcPr>
            <w:tcW w:w="0" w:type="auto"/>
          </w:tcPr>
          <w:p w14:paraId="6F4D986E" w14:textId="40EB73BD" w:rsidR="001B411C" w:rsidRDefault="002A54A5" w:rsidP="00B22A8A">
            <w:pPr>
              <w:rPr>
                <w:ins w:id="1021" w:author="David Conklin" w:date="2020-11-09T17:54:00Z"/>
              </w:rPr>
            </w:pPr>
            <w:ins w:id="1022" w:author="David Conklin" w:date="2020-11-09T18:33:00Z">
              <w:r>
                <w:t>ungauged</w:t>
              </w:r>
            </w:ins>
          </w:p>
        </w:tc>
      </w:tr>
      <w:tr w:rsidR="001B411C" w14:paraId="5623176F" w14:textId="77777777" w:rsidTr="001B411C">
        <w:trPr>
          <w:ins w:id="1023" w:author="David Conklin" w:date="2020-11-09T17:54:00Z"/>
        </w:trPr>
        <w:tc>
          <w:tcPr>
            <w:tcW w:w="0" w:type="auto"/>
          </w:tcPr>
          <w:p w14:paraId="6B0D78BA" w14:textId="670E16E3" w:rsidR="001B411C" w:rsidRDefault="008B36F2" w:rsidP="00B22A8A">
            <w:pPr>
              <w:rPr>
                <w:ins w:id="1024" w:author="David Conklin" w:date="2020-11-09T17:54:00Z"/>
              </w:rPr>
            </w:pPr>
            <w:ins w:id="1025" w:author="David Conklin" w:date="2020-11-09T18:05:00Z">
              <w:r>
                <w:t>14161100</w:t>
              </w:r>
            </w:ins>
          </w:p>
        </w:tc>
        <w:tc>
          <w:tcPr>
            <w:tcW w:w="0" w:type="auto"/>
          </w:tcPr>
          <w:p w14:paraId="7EDD5CB8" w14:textId="4BB6DDDB" w:rsidR="001B411C" w:rsidRDefault="008B36F2" w:rsidP="00B22A8A">
            <w:pPr>
              <w:rPr>
                <w:ins w:id="1026" w:author="David Conklin" w:date="2020-11-09T17:54:00Z"/>
              </w:rPr>
            </w:pPr>
            <w:ins w:id="1027" w:author="David Conklin" w:date="2020-11-09T18:04:00Z">
              <w:r>
                <w:t>23773429</w:t>
              </w:r>
            </w:ins>
          </w:p>
        </w:tc>
        <w:tc>
          <w:tcPr>
            <w:tcW w:w="0" w:type="auto"/>
          </w:tcPr>
          <w:p w14:paraId="0D3B0771" w14:textId="1874ED47" w:rsidR="001B411C" w:rsidRDefault="008B36F2" w:rsidP="00B22A8A">
            <w:pPr>
              <w:rPr>
                <w:ins w:id="1028" w:author="David Conklin" w:date="2020-11-09T17:54:00Z"/>
              </w:rPr>
            </w:pPr>
            <w:ins w:id="1029" w:author="David Conklin" w:date="2020-11-09T18:05:00Z">
              <w:r>
                <w:t>Blue R below Tidbits Cr</w:t>
              </w:r>
            </w:ins>
          </w:p>
        </w:tc>
        <w:tc>
          <w:tcPr>
            <w:tcW w:w="0" w:type="auto"/>
          </w:tcPr>
          <w:p w14:paraId="2C9932A0" w14:textId="259A8E11" w:rsidR="001B411C" w:rsidRDefault="008B36F2" w:rsidP="00B22A8A">
            <w:pPr>
              <w:rPr>
                <w:ins w:id="1030" w:author="David Conklin" w:date="2020-11-09T17:54:00Z"/>
              </w:rPr>
            </w:pPr>
            <w:ins w:id="1031" w:author="David Conklin" w:date="2020-11-09T18:05:00Z">
              <w:r>
                <w:t>1.60 cms</w:t>
              </w:r>
            </w:ins>
          </w:p>
        </w:tc>
        <w:tc>
          <w:tcPr>
            <w:tcW w:w="0" w:type="auto"/>
          </w:tcPr>
          <w:p w14:paraId="0C37DCED" w14:textId="5ACF87EA" w:rsidR="001B411C" w:rsidRDefault="002A54A5" w:rsidP="00B22A8A">
            <w:pPr>
              <w:rPr>
                <w:ins w:id="1032" w:author="David Conklin" w:date="2020-11-09T17:54:00Z"/>
              </w:rPr>
            </w:pPr>
            <w:ins w:id="1033" w:author="David Conklin" w:date="2020-11-09T18:33:00Z">
              <w:r>
                <w:t>flow not available</w:t>
              </w:r>
            </w:ins>
          </w:p>
        </w:tc>
      </w:tr>
      <w:tr w:rsidR="001B411C" w14:paraId="5E665894" w14:textId="77777777" w:rsidTr="001B411C">
        <w:trPr>
          <w:ins w:id="1034" w:author="David Conklin" w:date="2020-11-09T17:54:00Z"/>
        </w:trPr>
        <w:tc>
          <w:tcPr>
            <w:tcW w:w="0" w:type="auto"/>
          </w:tcPr>
          <w:p w14:paraId="1B46E507" w14:textId="5151EC03" w:rsidR="001B411C" w:rsidRDefault="008B36F2" w:rsidP="00B22A8A">
            <w:pPr>
              <w:rPr>
                <w:ins w:id="1035" w:author="David Conklin" w:date="2020-11-09T17:54:00Z"/>
              </w:rPr>
            </w:pPr>
            <w:ins w:id="1036" w:author="David Conklin" w:date="2020-11-09T18:06:00Z">
              <w:r>
                <w:t>14158790</w:t>
              </w:r>
            </w:ins>
          </w:p>
        </w:tc>
        <w:tc>
          <w:tcPr>
            <w:tcW w:w="0" w:type="auto"/>
          </w:tcPr>
          <w:p w14:paraId="09CD0002" w14:textId="4E37E7B5" w:rsidR="001B411C" w:rsidRDefault="008B36F2" w:rsidP="00B22A8A">
            <w:pPr>
              <w:rPr>
                <w:ins w:id="1037" w:author="David Conklin" w:date="2020-11-09T17:54:00Z"/>
              </w:rPr>
            </w:pPr>
            <w:ins w:id="1038" w:author="David Conklin" w:date="2020-11-09T18:05:00Z">
              <w:r>
                <w:t>23773393</w:t>
              </w:r>
            </w:ins>
          </w:p>
        </w:tc>
        <w:tc>
          <w:tcPr>
            <w:tcW w:w="0" w:type="auto"/>
          </w:tcPr>
          <w:p w14:paraId="188604A0" w14:textId="4AD70948" w:rsidR="001B411C" w:rsidRDefault="008B36F2" w:rsidP="00B22A8A">
            <w:pPr>
              <w:rPr>
                <w:ins w:id="1039" w:author="David Conklin" w:date="2020-11-09T17:54:00Z"/>
              </w:rPr>
            </w:pPr>
            <w:ins w:id="1040" w:author="David Conklin" w:date="2020-11-09T18:06:00Z">
              <w:r>
                <w:t>Smith R above Smith R Reservoir</w:t>
              </w:r>
            </w:ins>
          </w:p>
        </w:tc>
        <w:tc>
          <w:tcPr>
            <w:tcW w:w="0" w:type="auto"/>
          </w:tcPr>
          <w:p w14:paraId="686C34EE" w14:textId="6A9C90DC" w:rsidR="001B411C" w:rsidRDefault="008B36F2" w:rsidP="00B22A8A">
            <w:pPr>
              <w:rPr>
                <w:ins w:id="1041" w:author="David Conklin" w:date="2020-11-09T17:54:00Z"/>
              </w:rPr>
            </w:pPr>
            <w:ins w:id="1042" w:author="David Conklin" w:date="2020-11-09T18:06:00Z">
              <w:r>
                <w:t>0.76 cms</w:t>
              </w:r>
            </w:ins>
          </w:p>
        </w:tc>
        <w:tc>
          <w:tcPr>
            <w:tcW w:w="0" w:type="auto"/>
          </w:tcPr>
          <w:p w14:paraId="1A378141" w14:textId="4B1E4B76" w:rsidR="001B411C" w:rsidRDefault="00E979CF" w:rsidP="00B22A8A">
            <w:pPr>
              <w:rPr>
                <w:ins w:id="1043" w:author="David Conklin" w:date="2020-11-09T17:54:00Z"/>
              </w:rPr>
            </w:pPr>
            <w:ins w:id="1044" w:author="David Conklin" w:date="2020-11-09T18:25:00Z">
              <w:r>
                <w:t>~0.15 cms</w:t>
              </w:r>
            </w:ins>
          </w:p>
        </w:tc>
      </w:tr>
      <w:tr w:rsidR="001B411C" w14:paraId="3A473A68" w14:textId="77777777" w:rsidTr="001B411C">
        <w:trPr>
          <w:ins w:id="1045" w:author="David Conklin" w:date="2020-11-09T17:54:00Z"/>
        </w:trPr>
        <w:tc>
          <w:tcPr>
            <w:tcW w:w="0" w:type="auto"/>
          </w:tcPr>
          <w:p w14:paraId="176107ED" w14:textId="5FD4E459" w:rsidR="001B411C" w:rsidRDefault="008B36F2" w:rsidP="00B22A8A">
            <w:pPr>
              <w:rPr>
                <w:ins w:id="1046" w:author="David Conklin" w:date="2020-11-09T17:54:00Z"/>
              </w:rPr>
            </w:pPr>
            <w:ins w:id="1047" w:author="David Conklin" w:date="2020-11-09T18:07:00Z">
              <w:r>
                <w:t>14159200</w:t>
              </w:r>
            </w:ins>
          </w:p>
        </w:tc>
        <w:tc>
          <w:tcPr>
            <w:tcW w:w="0" w:type="auto"/>
          </w:tcPr>
          <w:p w14:paraId="0079C0A1" w14:textId="52AFCD7B" w:rsidR="001B411C" w:rsidRDefault="008B36F2" w:rsidP="00B22A8A">
            <w:pPr>
              <w:rPr>
                <w:ins w:id="1048" w:author="David Conklin" w:date="2020-11-09T17:54:00Z"/>
              </w:rPr>
            </w:pPr>
            <w:ins w:id="1049" w:author="David Conklin" w:date="2020-11-09T18:07:00Z">
              <w:r>
                <w:t>23773037</w:t>
              </w:r>
            </w:ins>
          </w:p>
        </w:tc>
        <w:tc>
          <w:tcPr>
            <w:tcW w:w="0" w:type="auto"/>
          </w:tcPr>
          <w:p w14:paraId="59DF966F" w14:textId="674A0A48" w:rsidR="001B411C" w:rsidRDefault="008B36F2" w:rsidP="00B22A8A">
            <w:pPr>
              <w:rPr>
                <w:ins w:id="1050" w:author="David Conklin" w:date="2020-11-09T17:54:00Z"/>
              </w:rPr>
            </w:pPr>
            <w:ins w:id="1051" w:author="David Conklin" w:date="2020-11-09T18:07:00Z">
              <w:r>
                <w:t>Above Cougar Reservoir</w:t>
              </w:r>
            </w:ins>
          </w:p>
        </w:tc>
        <w:tc>
          <w:tcPr>
            <w:tcW w:w="0" w:type="auto"/>
          </w:tcPr>
          <w:p w14:paraId="719B1822" w14:textId="6BDE6861" w:rsidR="001B411C" w:rsidRDefault="008B36F2" w:rsidP="00B22A8A">
            <w:pPr>
              <w:rPr>
                <w:ins w:id="1052" w:author="David Conklin" w:date="2020-11-09T17:54:00Z"/>
              </w:rPr>
            </w:pPr>
            <w:ins w:id="1053" w:author="David Conklin" w:date="2020-11-09T18:08:00Z">
              <w:r>
                <w:t>6.37 cms</w:t>
              </w:r>
            </w:ins>
          </w:p>
        </w:tc>
        <w:tc>
          <w:tcPr>
            <w:tcW w:w="0" w:type="auto"/>
          </w:tcPr>
          <w:p w14:paraId="65F9C6A9" w14:textId="1F2E5878" w:rsidR="001B411C" w:rsidRDefault="00E979CF" w:rsidP="00B22A8A">
            <w:pPr>
              <w:rPr>
                <w:ins w:id="1054" w:author="David Conklin" w:date="2020-11-09T17:54:00Z"/>
              </w:rPr>
            </w:pPr>
            <w:ins w:id="1055" w:author="David Conklin" w:date="2020-11-09T18:26:00Z">
              <w:r>
                <w:t>~6.40 cms</w:t>
              </w:r>
            </w:ins>
          </w:p>
        </w:tc>
      </w:tr>
      <w:tr w:rsidR="008B36F2" w14:paraId="1ECC758B" w14:textId="77777777" w:rsidTr="001B411C">
        <w:trPr>
          <w:ins w:id="1056" w:author="David Conklin" w:date="2020-11-09T18:08:00Z"/>
        </w:trPr>
        <w:tc>
          <w:tcPr>
            <w:tcW w:w="0" w:type="auto"/>
          </w:tcPr>
          <w:p w14:paraId="25C4EEA1" w14:textId="511BF573" w:rsidR="008B36F2" w:rsidRDefault="008B36F2" w:rsidP="00B22A8A">
            <w:pPr>
              <w:rPr>
                <w:ins w:id="1057" w:author="David Conklin" w:date="2020-11-09T18:08:00Z"/>
              </w:rPr>
            </w:pPr>
            <w:ins w:id="1058" w:author="David Conklin" w:date="2020-11-09T18:09:00Z">
              <w:r>
                <w:t>14159500</w:t>
              </w:r>
            </w:ins>
          </w:p>
        </w:tc>
        <w:tc>
          <w:tcPr>
            <w:tcW w:w="0" w:type="auto"/>
          </w:tcPr>
          <w:p w14:paraId="0F0369E3" w14:textId="7579D526" w:rsidR="008B36F2" w:rsidRDefault="008B36F2" w:rsidP="00B22A8A">
            <w:pPr>
              <w:rPr>
                <w:ins w:id="1059" w:author="David Conklin" w:date="2020-11-09T18:08:00Z"/>
              </w:rPr>
            </w:pPr>
            <w:ins w:id="1060" w:author="David Conklin" w:date="2020-11-09T18:08:00Z">
              <w:r>
                <w:t>23773009</w:t>
              </w:r>
            </w:ins>
          </w:p>
        </w:tc>
        <w:tc>
          <w:tcPr>
            <w:tcW w:w="0" w:type="auto"/>
          </w:tcPr>
          <w:p w14:paraId="1101E350" w14:textId="6F3C27F3" w:rsidR="008B36F2" w:rsidRDefault="008B36F2" w:rsidP="00B22A8A">
            <w:pPr>
              <w:rPr>
                <w:ins w:id="1061" w:author="David Conklin" w:date="2020-11-09T18:08:00Z"/>
              </w:rPr>
            </w:pPr>
            <w:ins w:id="1062" w:author="David Conklin" w:date="2020-11-09T18:09:00Z">
              <w:r>
                <w:t>S. Fork near Rainbow</w:t>
              </w:r>
            </w:ins>
          </w:p>
        </w:tc>
        <w:tc>
          <w:tcPr>
            <w:tcW w:w="0" w:type="auto"/>
          </w:tcPr>
          <w:p w14:paraId="107A303C" w14:textId="5686BF2A" w:rsidR="008B36F2" w:rsidRDefault="008B36F2" w:rsidP="00B22A8A">
            <w:pPr>
              <w:rPr>
                <w:ins w:id="1063" w:author="David Conklin" w:date="2020-11-09T18:08:00Z"/>
              </w:rPr>
            </w:pPr>
            <w:ins w:id="1064" w:author="David Conklin" w:date="2020-11-09T18:10:00Z">
              <w:r>
                <w:t>1.10 cms</w:t>
              </w:r>
            </w:ins>
          </w:p>
        </w:tc>
        <w:tc>
          <w:tcPr>
            <w:tcW w:w="0" w:type="auto"/>
          </w:tcPr>
          <w:p w14:paraId="3A991BCE" w14:textId="4DE2056E" w:rsidR="00C3243C" w:rsidRDefault="00E979CF" w:rsidP="00B22A8A">
            <w:pPr>
              <w:rPr>
                <w:ins w:id="1065" w:author="David Conklin" w:date="2020-11-09T18:08:00Z"/>
              </w:rPr>
            </w:pPr>
            <w:ins w:id="1066" w:author="David Conklin" w:date="2020-11-09T18:28:00Z">
              <w:r>
                <w:t>~12.</w:t>
              </w:r>
            </w:ins>
            <w:ins w:id="1067" w:author="David Conklin" w:date="2020-11-09T18:29:00Z">
              <w:r>
                <w:t>41 cms</w:t>
              </w:r>
            </w:ins>
          </w:p>
        </w:tc>
      </w:tr>
      <w:tr w:rsidR="00C3243C" w14:paraId="7D7098F9" w14:textId="77777777" w:rsidTr="001B411C">
        <w:trPr>
          <w:ins w:id="1068" w:author="David Conklin" w:date="2020-11-09T18:39:00Z"/>
        </w:trPr>
        <w:tc>
          <w:tcPr>
            <w:tcW w:w="0" w:type="auto"/>
          </w:tcPr>
          <w:p w14:paraId="59DC95D4" w14:textId="77777777" w:rsidR="00C3243C" w:rsidRDefault="00C3243C" w:rsidP="00B22A8A">
            <w:pPr>
              <w:rPr>
                <w:ins w:id="1069" w:author="David Conklin" w:date="2020-11-09T18:39:00Z"/>
              </w:rPr>
            </w:pPr>
          </w:p>
        </w:tc>
        <w:tc>
          <w:tcPr>
            <w:tcW w:w="0" w:type="auto"/>
          </w:tcPr>
          <w:p w14:paraId="7E6CD009" w14:textId="77777777" w:rsidR="00C3243C" w:rsidRDefault="00C3243C" w:rsidP="00B22A8A">
            <w:pPr>
              <w:rPr>
                <w:ins w:id="1070" w:author="David Conklin" w:date="2020-11-09T18:39:00Z"/>
              </w:rPr>
            </w:pPr>
          </w:p>
        </w:tc>
        <w:tc>
          <w:tcPr>
            <w:tcW w:w="0" w:type="auto"/>
          </w:tcPr>
          <w:p w14:paraId="2F75EA4C" w14:textId="424C12B7" w:rsidR="00C3243C" w:rsidRDefault="00C3243C" w:rsidP="00B22A8A">
            <w:pPr>
              <w:rPr>
                <w:ins w:id="1071" w:author="David Conklin" w:date="2020-11-09T18:39:00Z"/>
              </w:rPr>
            </w:pPr>
            <w:ins w:id="1072" w:author="David Conklin" w:date="2020-11-09T18:40:00Z">
              <w:r>
                <w:t>total</w:t>
              </w:r>
            </w:ins>
          </w:p>
        </w:tc>
        <w:tc>
          <w:tcPr>
            <w:tcW w:w="0" w:type="auto"/>
          </w:tcPr>
          <w:p w14:paraId="59AA375B" w14:textId="55ED34DC" w:rsidR="00C3243C" w:rsidRDefault="00C3243C" w:rsidP="00B22A8A">
            <w:pPr>
              <w:rPr>
                <w:ins w:id="1073" w:author="David Conklin" w:date="2020-11-09T18:39:00Z"/>
              </w:rPr>
            </w:pPr>
            <w:ins w:id="1074" w:author="David Conklin" w:date="2020-11-09T18:41:00Z">
              <w:r>
                <w:t>30.57 cms</w:t>
              </w:r>
            </w:ins>
          </w:p>
        </w:tc>
        <w:tc>
          <w:tcPr>
            <w:tcW w:w="0" w:type="auto"/>
          </w:tcPr>
          <w:p w14:paraId="721A7E6A" w14:textId="0BF14FD1" w:rsidR="00C3243C" w:rsidRDefault="00223D2E" w:rsidP="00B22A8A">
            <w:pPr>
              <w:rPr>
                <w:ins w:id="1075" w:author="David Conklin" w:date="2020-11-09T18:39:00Z"/>
              </w:rPr>
            </w:pPr>
            <w:ins w:id="1076" w:author="David Conklin" w:date="2020-11-09T18:42:00Z">
              <w:r>
                <w:t>~45-50 cms</w:t>
              </w:r>
            </w:ins>
          </w:p>
        </w:tc>
      </w:tr>
    </w:tbl>
    <w:p w14:paraId="043D2A51" w14:textId="77777777" w:rsidR="001B411C" w:rsidRDefault="001B411C" w:rsidP="00B22A8A">
      <w:pPr>
        <w:rPr>
          <w:ins w:id="1077" w:author="David Conklin" w:date="2020-11-09T17:51:00Z"/>
        </w:rPr>
      </w:pPr>
    </w:p>
    <w:p w14:paraId="21945383" w14:textId="6CC37DFF" w:rsidR="004061C2" w:rsidRDefault="001B411C" w:rsidP="00B22A8A">
      <w:pPr>
        <w:rPr>
          <w:ins w:id="1078" w:author="David Conklin" w:date="2020-11-09T17:33:00Z"/>
        </w:rPr>
      </w:pPr>
      <w:ins w:id="1079" w:author="David Conklin" w:date="2020-11-09T17:49:00Z">
        <w:r>
          <w:t xml:space="preserve"> </w:t>
        </w:r>
      </w:ins>
      <w:ins w:id="1080" w:author="David Conklin" w:date="2020-11-09T17:07:00Z">
        <w:r w:rsidR="002F67CA">
          <w:tab/>
        </w:r>
        <w:r w:rsidR="002F67CA">
          <w:tab/>
        </w:r>
        <w:r w:rsidR="002F67CA">
          <w:tab/>
        </w:r>
        <w:r w:rsidR="002F67CA">
          <w:tab/>
        </w:r>
        <w:r w:rsidR="002F67CA">
          <w:tab/>
        </w:r>
        <w:r w:rsidR="002F67CA">
          <w:tab/>
        </w:r>
        <w:r w:rsidR="002F67CA">
          <w:tab/>
        </w:r>
        <w:r w:rsidR="002F67CA">
          <w:tab/>
        </w:r>
        <w:r w:rsidR="002F67CA">
          <w:tab/>
        </w:r>
        <w:r w:rsidR="002F67CA">
          <w:tab/>
        </w:r>
        <w:r w:rsidR="002F67CA">
          <w:tab/>
        </w:r>
        <w:r w:rsidR="002F67CA">
          <w:tab/>
        </w:r>
        <w:r w:rsidR="002F67CA">
          <w:tab/>
        </w:r>
        <w:r w:rsidR="002F67CA">
          <w:tab/>
        </w:r>
        <w:r w:rsidR="002F67CA">
          <w:tab/>
        </w:r>
      </w:ins>
    </w:p>
    <w:p w14:paraId="11EB5E87" w14:textId="77777777" w:rsidR="004061C2" w:rsidRDefault="004061C2" w:rsidP="00B22A8A">
      <w:pPr>
        <w:rPr>
          <w:ins w:id="1081" w:author="David Conklin" w:date="2020-11-09T17:33:00Z"/>
        </w:rPr>
      </w:pPr>
    </w:p>
    <w:p w14:paraId="3083C764" w14:textId="5254952A" w:rsidR="00F275A8" w:rsidRDefault="002F67CA" w:rsidP="00B22A8A">
      <w:pPr>
        <w:rPr>
          <w:ins w:id="1082" w:author="David Conklin" w:date="2020-11-09T15:30:00Z"/>
        </w:rPr>
      </w:pPr>
      <w:ins w:id="1083" w:author="David Conklin" w:date="2020-11-09T17:07:00Z">
        <w:r>
          <w:tab/>
        </w:r>
        <w:r>
          <w:tab/>
        </w:r>
        <w:r>
          <w:tab/>
        </w:r>
        <w:r>
          <w:tab/>
        </w:r>
        <w:r>
          <w:tab/>
        </w:r>
        <w:r>
          <w:tab/>
        </w:r>
        <w:r>
          <w:tab/>
        </w:r>
        <w:r>
          <w:tab/>
        </w:r>
        <w:r>
          <w:tab/>
        </w:r>
        <w:r>
          <w:tab/>
        </w:r>
      </w:ins>
    </w:p>
    <w:p w14:paraId="1AA5619B" w14:textId="77777777" w:rsidR="00B22A8A" w:rsidRPr="00B22A8A" w:rsidRDefault="00B22A8A" w:rsidP="00B22A8A">
      <w:pPr>
        <w:rPr>
          <w:ins w:id="1084" w:author="David Conklin" w:date="2020-11-09T15:28:00Z"/>
          <w:rPrChange w:id="1085" w:author="David Conklin" w:date="2020-11-09T15:30:00Z">
            <w:rPr>
              <w:ins w:id="1086" w:author="David Conklin" w:date="2020-11-09T15:28:00Z"/>
            </w:rPr>
          </w:rPrChange>
        </w:rPr>
        <w:pPrChange w:id="1087" w:author="David Conklin" w:date="2020-11-09T15:30:00Z">
          <w:pPr/>
        </w:pPrChange>
      </w:pPr>
    </w:p>
    <w:p w14:paraId="3C219005" w14:textId="624B57F6" w:rsidR="007E57E4" w:rsidRDefault="007E57E4" w:rsidP="007E57E4">
      <w:pPr>
        <w:pStyle w:val="Heading2"/>
        <w:rPr>
          <w:ins w:id="1088" w:author="David Conklin" w:date="2020-11-09T15:29:00Z"/>
        </w:rPr>
      </w:pPr>
      <w:bookmarkStart w:id="1089" w:name="_Toc55835730"/>
      <w:ins w:id="1090" w:author="David Conklin" w:date="2020-11-09T15:29:00Z">
        <w:r>
          <w:t>Calibration</w:t>
        </w:r>
        <w:bookmarkEnd w:id="1089"/>
      </w:ins>
    </w:p>
    <w:p w14:paraId="7F7A6FB9" w14:textId="171D19F9" w:rsidR="007E57E4" w:rsidRDefault="007E57E4" w:rsidP="007E57E4">
      <w:pPr>
        <w:rPr>
          <w:ins w:id="1091" w:author="David Conklin" w:date="2020-11-09T15:29:00Z"/>
        </w:rPr>
      </w:pPr>
    </w:p>
    <w:p w14:paraId="527A3268" w14:textId="77777777" w:rsidR="007E57E4" w:rsidRPr="007E57E4" w:rsidRDefault="007E57E4" w:rsidP="007E57E4">
      <w:pPr>
        <w:rPr>
          <w:rPrChange w:id="1092" w:author="David Conklin" w:date="2020-11-09T15:29:00Z">
            <w:rPr/>
          </w:rPrChange>
        </w:rPr>
        <w:pPrChange w:id="1093" w:author="David Conklin" w:date="2020-11-09T15:29:00Z">
          <w:pPr/>
        </w:pPrChange>
      </w:pPr>
    </w:p>
    <w:p w14:paraId="2C48710D" w14:textId="1B938C52" w:rsidR="00E90646" w:rsidRDefault="00E90646" w:rsidP="00E90646">
      <w:pPr>
        <w:pStyle w:val="Heading2"/>
      </w:pPr>
      <w:bookmarkStart w:id="1094" w:name="_Toc55835731"/>
      <w:r>
        <w:t>Clackamas wetlands v. McKenzie wetlands</w:t>
      </w:r>
      <w:bookmarkEnd w:id="1094"/>
    </w:p>
    <w:p w14:paraId="067AD90B" w14:textId="5A343449"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286383">
        <w:t xml:space="preserve">Figure </w:t>
      </w:r>
      <w:r w:rsidR="00286383">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1FA30AE6" w:rsidR="005C537E" w:rsidRDefault="005C537E">
      <w:r>
        <w:br w:type="page"/>
      </w:r>
    </w:p>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1CB1F82" w:rsidR="005C537E" w:rsidRDefault="005C537E" w:rsidP="005C537E">
      <w:pPr>
        <w:pStyle w:val="Caption"/>
      </w:pPr>
      <w:bookmarkStart w:id="1095" w:name="_Ref48286765"/>
      <w:bookmarkStart w:id="1096" w:name="_Toc53219841"/>
      <w:r>
        <w:t xml:space="preserve">Figure </w:t>
      </w:r>
      <w:fldSimple w:instr=" SEQ Figure \* ARABIC ">
        <w:r w:rsidR="00286383">
          <w:rPr>
            <w:noProof/>
          </w:rPr>
          <w:t>9</w:t>
        </w:r>
      </w:fldSimple>
      <w:bookmarkEnd w:id="1095"/>
      <w:r>
        <w:t>. Clackamas basin in CW3M screen capture</w:t>
      </w:r>
      <w:bookmarkEnd w:id="1096"/>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097" w:name="_Toc55835732"/>
      <w:r>
        <w:t>The Clackamas Basin</w:t>
      </w:r>
      <w:bookmarkEnd w:id="1097"/>
    </w:p>
    <w:p w14:paraId="4A96B042" w14:textId="77777777" w:rsidR="005C537E" w:rsidRPr="000E6A65" w:rsidRDefault="005C537E" w:rsidP="005C537E"/>
    <w:p w14:paraId="11F4A966" w14:textId="115C2815"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286383">
        <w:t xml:space="preserve">Figure </w:t>
      </w:r>
      <w:r w:rsidR="00286383">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098" w:name="_Toc55835733"/>
      <w:r>
        <w:t>Directory structure and file names</w:t>
      </w:r>
      <w:bookmarkEnd w:id="1098"/>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099" w:name="_Toc55835734"/>
      <w:r>
        <w:lastRenderedPageBreak/>
        <w:t xml:space="preserve">Release </w:t>
      </w:r>
      <w:r w:rsidR="00E735F4">
        <w:t>Log</w:t>
      </w:r>
      <w:bookmarkEnd w:id="1099"/>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287D0AA" w14:textId="14179028" w:rsidR="00864A13" w:rsidRDefault="00864A13" w:rsidP="00864A13">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w:t>
      </w:r>
      <w:r w:rsidR="00FB6831">
        <w:rPr>
          <w:rFonts w:cs="Times New Roman"/>
          <w:szCs w:val="24"/>
        </w:rPr>
        <w:t>First draft of stream temperature code based on HeatSource 7.0.</w:t>
      </w:r>
    </w:p>
    <w:p w14:paraId="6F5CEF82" w14:textId="77777777" w:rsidR="00864A13" w:rsidRDefault="00864A13" w:rsidP="00864A13">
      <w:pPr>
        <w:pStyle w:val="Body"/>
      </w:pPr>
    </w:p>
    <w:p w14:paraId="7840B9A7" w14:textId="77777777" w:rsidR="005F3D22" w:rsidRDefault="005F3D22" w:rsidP="005F3D22">
      <w:pPr>
        <w:pStyle w:val="Heading1"/>
      </w:pPr>
      <w:bookmarkStart w:id="1100" w:name="_Toc55835735"/>
      <w:r>
        <w:t>References</w:t>
      </w:r>
      <w:bookmarkEnd w:id="1100"/>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pPr>
        <w:rPr>
          <w:ins w:id="1101" w:author="David Conklin" w:date="2020-11-09T17:11:00Z"/>
        </w:rPr>
      </w:pPr>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1" w:history="1">
        <w:r w:rsidRPr="007A4A6E">
          <w:rPr>
            <w:rStyle w:val="Hyperlink"/>
          </w:rPr>
          <w:t>https://www.oregon.gov/deq/FilterDocs/heatsourcemanual.pdf</w:t>
        </w:r>
      </w:hyperlink>
      <w:r>
        <w:t xml:space="preserve"> </w:t>
      </w:r>
    </w:p>
    <w:p w14:paraId="5820126A" w14:textId="616F3F27" w:rsidR="002F67CA" w:rsidRDefault="002F67CA">
      <w:pPr>
        <w:rPr>
          <w:ins w:id="1102" w:author="David Conklin" w:date="2020-11-09T17:11:00Z"/>
        </w:rPr>
      </w:pPr>
    </w:p>
    <w:p w14:paraId="03D6A26C" w14:textId="2A9ED653" w:rsidR="002F67CA" w:rsidRDefault="002F67CA">
      <w:pPr>
        <w:rPr>
          <w:ins w:id="1103" w:author="David Conklin" w:date="2020-11-09T17:29:00Z"/>
        </w:rPr>
      </w:pPr>
      <w:ins w:id="1104" w:author="David Conklin" w:date="2020-11-09T17:11:00Z">
        <w:r>
          <w:t>Conklin DR (2016).</w:t>
        </w:r>
      </w:ins>
      <w:ins w:id="1105" w:author="David Conklin" w:date="2020-11-09T17:12:00Z">
        <w:r>
          <w:t xml:space="preserve"> WW2100 HBV Parameter Calibration</w:t>
        </w:r>
      </w:ins>
      <w:ins w:id="1106" w:author="David Conklin" w:date="2020-11-09T17:23:00Z">
        <w:r w:rsidR="007F5C02">
          <w:t>, 9/15/2016</w:t>
        </w:r>
      </w:ins>
      <w:ins w:id="1107" w:author="David Conklin" w:date="2020-11-09T17:12:00Z">
        <w:r>
          <w:t>. Oregon Freshw</w:t>
        </w:r>
      </w:ins>
      <w:ins w:id="1108" w:author="David Conklin" w:date="2020-11-09T17:13:00Z">
        <w:r>
          <w:t>ater Simulations, u</w:t>
        </w:r>
      </w:ins>
      <w:ins w:id="1109" w:author="David Conklin" w:date="2020-11-09T17:12:00Z">
        <w:r>
          <w:t>npublished</w:t>
        </w:r>
      </w:ins>
      <w:ins w:id="1110" w:author="David Conklin" w:date="2020-11-09T17:13:00Z">
        <w:r>
          <w:t>.  In the CW3M repository at t</w:t>
        </w:r>
      </w:ins>
      <w:ins w:id="1111" w:author="David Conklin" w:date="2020-11-09T17:14:00Z">
        <w:r>
          <w:t>runk/DataCW3M/CW3MdigitalHandbook/WW2100 HBV Parameter Calibration.doc</w:t>
        </w:r>
      </w:ins>
      <w:ins w:id="1112" w:author="David Conklin" w:date="2020-11-09T17:15:00Z">
        <w:r>
          <w:t>x.</w:t>
        </w:r>
      </w:ins>
    </w:p>
    <w:p w14:paraId="2A90E706" w14:textId="13FBA5DA" w:rsidR="007F5C02" w:rsidRDefault="007F5C02">
      <w:pPr>
        <w:rPr>
          <w:ins w:id="1113" w:author="David Conklin" w:date="2020-11-09T17:29:00Z"/>
        </w:rPr>
      </w:pPr>
    </w:p>
    <w:p w14:paraId="3816596A" w14:textId="3F1C2DBF" w:rsidR="007F5C02" w:rsidRDefault="007F5C02">
      <w:ins w:id="1114" w:author="David Conklin" w:date="2020-11-09T17:29:00Z">
        <w:r>
          <w:t>Conklin DR (2019).</w:t>
        </w:r>
      </w:ins>
      <w:ins w:id="1115" w:author="David Conklin" w:date="2020-11-09T17:30:00Z">
        <w:r>
          <w:t xml:space="preserve"> OUWIN Chicken Creek Calibration, 8/29/2019. Oregon Freshwater Simulations, unpublished. </w:t>
        </w:r>
      </w:ins>
      <w:ins w:id="1116" w:author="David Conklin" w:date="2020-11-09T17:31:00Z">
        <w:r>
          <w:t>In the CW3M repository at trunk/DataCW3M/CW3MdigitalHandbook/OUWIN Chicken Creek Calibration.docx.</w:t>
        </w:r>
      </w:ins>
    </w:p>
    <w:p w14:paraId="7EA27044" w14:textId="38B9DA8A" w:rsidR="006F5915" w:rsidRDefault="006F5915"/>
    <w:p w14:paraId="240485A0" w14:textId="58221A6F" w:rsidR="006B6EE1" w:rsidRDefault="006B6EE1" w:rsidP="006B6EE1">
      <w:pPr>
        <w:autoSpaceDE w:val="0"/>
        <w:autoSpaceDN w:val="0"/>
        <w:adjustRightInd w:val="0"/>
        <w:rPr>
          <w:ins w:id="1117" w:author="David Conklin" w:date="2020-11-09T15:32:00Z"/>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2" w:history="1">
        <w:r w:rsidRPr="007E053D">
          <w:rPr>
            <w:rStyle w:val="Hyperlink"/>
            <w:rFonts w:cstheme="minorHAnsi"/>
          </w:rPr>
          <w:t>https://doi.org/10.1007/BF00045196</w:t>
        </w:r>
      </w:hyperlink>
    </w:p>
    <w:p w14:paraId="2F5D03F8" w14:textId="1E6E0D4C" w:rsidR="00B22A8A" w:rsidRDefault="00B22A8A" w:rsidP="006B6EE1">
      <w:pPr>
        <w:autoSpaceDE w:val="0"/>
        <w:autoSpaceDN w:val="0"/>
        <w:adjustRightInd w:val="0"/>
        <w:rPr>
          <w:ins w:id="1118" w:author="David Conklin" w:date="2020-11-09T15:32:00Z"/>
          <w:rStyle w:val="Hyperlink"/>
          <w:rFonts w:cstheme="minorHAnsi"/>
        </w:rPr>
      </w:pPr>
    </w:p>
    <w:p w14:paraId="7F00EC08" w14:textId="4CA9BBBA" w:rsidR="00B22A8A" w:rsidRPr="00B22A8A" w:rsidRDefault="00B22A8A" w:rsidP="006B6EE1">
      <w:pPr>
        <w:autoSpaceDE w:val="0"/>
        <w:autoSpaceDN w:val="0"/>
        <w:adjustRightInd w:val="0"/>
        <w:rPr>
          <w:rStyle w:val="Hyperlink"/>
          <w:rFonts w:cstheme="minorHAnsi"/>
          <w:color w:val="auto"/>
          <w:u w:val="none"/>
          <w:rPrChange w:id="1119" w:author="David Conklin" w:date="2020-11-09T15:34:00Z">
            <w:rPr>
              <w:rStyle w:val="Hyperlink"/>
              <w:rFonts w:cstheme="minorHAnsi"/>
            </w:rPr>
          </w:rPrChange>
        </w:rPr>
      </w:pPr>
      <w:ins w:id="1120" w:author="David Conklin" w:date="2020-11-09T15:32:00Z">
        <w:r w:rsidRPr="00B22A8A">
          <w:rPr>
            <w:rStyle w:val="Hyperlink"/>
            <w:rFonts w:cstheme="minorHAnsi"/>
            <w:color w:val="auto"/>
            <w:u w:val="none"/>
            <w:rPrChange w:id="1121" w:author="David Conklin" w:date="2020-11-09T15:34:00Z">
              <w:rPr>
                <w:rStyle w:val="Hyperlink"/>
                <w:rFonts w:cstheme="minorHAnsi"/>
              </w:rPr>
            </w:rPrChange>
          </w:rPr>
          <w:t xml:space="preserve">Jefferson A, Grant G, Rose T </w:t>
        </w:r>
      </w:ins>
      <w:ins w:id="1122" w:author="David Conklin" w:date="2020-11-09T15:33:00Z">
        <w:r w:rsidRPr="00B22A8A">
          <w:rPr>
            <w:rStyle w:val="Hyperlink"/>
            <w:rFonts w:cstheme="minorHAnsi"/>
            <w:color w:val="auto"/>
            <w:u w:val="none"/>
            <w:rPrChange w:id="1123" w:author="David Conklin" w:date="2020-11-09T15:34:00Z">
              <w:rPr>
                <w:rStyle w:val="Hyperlink"/>
                <w:rFonts w:cstheme="minorHAnsi"/>
              </w:rPr>
            </w:rPrChange>
          </w:rPr>
          <w:t xml:space="preserve">(2006). </w:t>
        </w:r>
      </w:ins>
      <w:ins w:id="1124" w:author="David Conklin" w:date="2020-11-09T15:35:00Z">
        <w:r>
          <w:rPr>
            <w:rStyle w:val="Hyperlink"/>
            <w:rFonts w:cstheme="minorHAnsi"/>
            <w:color w:val="auto"/>
            <w:u w:val="none"/>
          </w:rPr>
          <w:t xml:space="preserve">Influence of volcanic history on groundwater patterns on the west slope of the Oregon High Cascades. </w:t>
        </w:r>
      </w:ins>
      <w:ins w:id="1125" w:author="David Conklin" w:date="2020-11-09T15:33:00Z">
        <w:r w:rsidRPr="00B22A8A">
          <w:rPr>
            <w:rStyle w:val="Hyperlink"/>
            <w:rFonts w:cstheme="minorHAnsi"/>
            <w:color w:val="auto"/>
            <w:u w:val="none"/>
            <w:rPrChange w:id="1126" w:author="David Conklin" w:date="2020-11-09T15:34:00Z">
              <w:rPr>
                <w:rStyle w:val="Hyperlink"/>
                <w:rFonts w:cstheme="minorHAnsi"/>
              </w:rPr>
            </w:rPrChange>
          </w:rPr>
          <w:t xml:space="preserve">Water Resources Research 42:W12411. </w:t>
        </w:r>
      </w:ins>
      <w:ins w:id="1127" w:author="David Conklin" w:date="2020-11-09T15:36:00Z">
        <w:r>
          <w:rPr>
            <w:rStyle w:val="Hyperlink"/>
            <w:rFonts w:cstheme="minorHAnsi"/>
            <w:color w:val="auto"/>
            <w:u w:val="none"/>
          </w:rPr>
          <w:t xml:space="preserve"> </w:t>
        </w:r>
      </w:ins>
      <w:ins w:id="1128" w:author="David Conklin" w:date="2020-11-09T15:38:00Z">
        <w:r>
          <w:rPr>
            <w:rStyle w:val="Hyperlink"/>
            <w:rFonts w:cstheme="minorHAnsi"/>
            <w:color w:val="auto"/>
            <w:u w:val="none"/>
          </w:rPr>
          <w:fldChar w:fldCharType="begin"/>
        </w:r>
        <w:r>
          <w:rPr>
            <w:rStyle w:val="Hyperlink"/>
            <w:rFonts w:cstheme="minorHAnsi"/>
            <w:color w:val="auto"/>
            <w:u w:val="none"/>
          </w:rPr>
          <w:instrText xml:space="preserve"> HYPERLINK "https://doi.org/10.1029/2005WR004812" </w:instrText>
        </w:r>
        <w:r>
          <w:rPr>
            <w:rStyle w:val="Hyperlink"/>
            <w:rFonts w:cstheme="minorHAnsi"/>
            <w:color w:val="auto"/>
            <w:u w:val="none"/>
          </w:rPr>
        </w:r>
        <w:r>
          <w:rPr>
            <w:rStyle w:val="Hyperlink"/>
            <w:rFonts w:cstheme="minorHAnsi"/>
            <w:color w:val="auto"/>
            <w:u w:val="none"/>
          </w:rPr>
          <w:fldChar w:fldCharType="separate"/>
        </w:r>
        <w:r w:rsidRPr="00B22A8A">
          <w:rPr>
            <w:rStyle w:val="Hyperlink"/>
            <w:rFonts w:cstheme="minorHAnsi"/>
          </w:rPr>
          <w:t>https://doi.org/10.1029/2005WR004812</w:t>
        </w:r>
        <w:r>
          <w:rPr>
            <w:rStyle w:val="Hyperlink"/>
            <w:rFonts w:cstheme="minorHAnsi"/>
            <w:color w:val="auto"/>
            <w:u w:val="none"/>
          </w:rPr>
          <w:fldChar w:fldCharType="end"/>
        </w:r>
      </w:ins>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23" w:history="1">
        <w:r w:rsidRPr="007E2AF3">
          <w:rPr>
            <w:rStyle w:val="Hyperlink"/>
            <w:rFonts w:cstheme="minorHAnsi"/>
          </w:rPr>
          <w:t>https://doi.org/10.1029/2018WR024236</w:t>
        </w:r>
      </w:hyperlink>
    </w:p>
    <w:p w14:paraId="627852A8" w14:textId="3D07EB78" w:rsidR="005F629F" w:rsidRDefault="005F629F" w:rsidP="006B6EE1">
      <w:pPr>
        <w:autoSpaceDE w:val="0"/>
        <w:autoSpaceDN w:val="0"/>
        <w:adjustRightInd w:val="0"/>
        <w:rPr>
          <w:rStyle w:val="Hyperlink"/>
          <w:rFonts w:cstheme="minorHAnsi"/>
        </w:rPr>
      </w:pPr>
    </w:p>
    <w:p w14:paraId="73E13EC5" w14:textId="44E3E475" w:rsidR="005F629F" w:rsidRPr="00A8214A" w:rsidRDefault="005F629F" w:rsidP="006B6EE1">
      <w:pPr>
        <w:autoSpaceDE w:val="0"/>
        <w:autoSpaceDN w:val="0"/>
        <w:adjustRightInd w:val="0"/>
        <w:rPr>
          <w:rFonts w:cstheme="minorHAnsi"/>
        </w:rPr>
      </w:pPr>
      <w:r>
        <w:rPr>
          <w:rStyle w:val="Hyperlink"/>
          <w:rFonts w:cstheme="minorHAnsi"/>
          <w:color w:val="auto"/>
          <w:u w:val="none"/>
        </w:rPr>
        <w:lastRenderedPageBreak/>
        <w:t xml:space="preserve">Poiani KA and Johnson WC (1993). A Spatial Simulation Model of Hydrology and Vegetation Dynamics in Semi-Permanent Prairie Wetlands. Ecological Applications 3(2): 279-293 (May 1993). </w:t>
      </w:r>
      <w:hyperlink r:id="rId24" w:history="1">
        <w:r w:rsidRPr="00F746EE">
          <w:rPr>
            <w:rStyle w:val="Hyperlink"/>
            <w:rFonts w:cstheme="minorHAnsi"/>
          </w:rPr>
          <w:t>http://www.jstor.com/stable/1941831</w:t>
        </w:r>
      </w:hyperlink>
      <w:r>
        <w:rPr>
          <w:rStyle w:val="Hyperlink"/>
          <w:rFonts w:cstheme="minorHAnsi"/>
          <w:color w:val="auto"/>
          <w:u w:val="none"/>
        </w:rP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129" w:name="_Toc55835736"/>
      <w:r>
        <w:rPr>
          <w:rFonts w:eastAsiaTheme="minorHAnsi"/>
        </w:rPr>
        <w:t>Acronyms</w:t>
      </w:r>
      <w:r w:rsidR="009D540F">
        <w:rPr>
          <w:rFonts w:eastAsiaTheme="minorHAnsi"/>
        </w:rPr>
        <w:t xml:space="preserve"> and Abbreviations</w:t>
      </w:r>
      <w:bookmarkEnd w:id="1129"/>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25"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ADA959F" w:rsidR="00933943" w:rsidRPr="00D97CDA" w:rsidRDefault="00933943" w:rsidP="00A06758">
      <w:pPr>
        <w:rPr>
          <w:rFonts w:cstheme="minorHAnsi"/>
        </w:rPr>
      </w:pPr>
      <w:r>
        <w:rPr>
          <w:rFonts w:cstheme="minorHAnsi"/>
          <w:color w:val="222222"/>
          <w:shd w:val="clear" w:color="auto" w:fill="FFFFFF"/>
        </w:rPr>
        <w:t>USACE – United States Army Corps of Engineers</w:t>
      </w:r>
    </w:p>
    <w:sectPr w:rsidR="00933943" w:rsidRPr="00D97CDA">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FE2A7E" w14:textId="77777777" w:rsidR="00761E8F" w:rsidRDefault="00761E8F" w:rsidP="00064E77">
      <w:r>
        <w:separator/>
      </w:r>
    </w:p>
  </w:endnote>
  <w:endnote w:type="continuationSeparator" w:id="0">
    <w:p w14:paraId="448329CC" w14:textId="77777777" w:rsidR="00761E8F" w:rsidRDefault="00761E8F"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1B411C" w:rsidRDefault="001B41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1B411C" w:rsidRDefault="001B41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AFFD89" w14:textId="77777777" w:rsidR="00761E8F" w:rsidRDefault="00761E8F" w:rsidP="00064E77">
      <w:r>
        <w:separator/>
      </w:r>
    </w:p>
  </w:footnote>
  <w:footnote w:type="continuationSeparator" w:id="0">
    <w:p w14:paraId="0DBE8118" w14:textId="77777777" w:rsidR="00761E8F" w:rsidRDefault="00761E8F"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AB9"/>
    <w:rsid w:val="00006331"/>
    <w:rsid w:val="000079BB"/>
    <w:rsid w:val="00014226"/>
    <w:rsid w:val="000167D7"/>
    <w:rsid w:val="000219DD"/>
    <w:rsid w:val="000266FC"/>
    <w:rsid w:val="00031F81"/>
    <w:rsid w:val="000336D8"/>
    <w:rsid w:val="00033F57"/>
    <w:rsid w:val="0003534E"/>
    <w:rsid w:val="00037790"/>
    <w:rsid w:val="0004200C"/>
    <w:rsid w:val="000433C1"/>
    <w:rsid w:val="000462BF"/>
    <w:rsid w:val="0005085B"/>
    <w:rsid w:val="00054B41"/>
    <w:rsid w:val="00054B65"/>
    <w:rsid w:val="00054BDD"/>
    <w:rsid w:val="00054FCC"/>
    <w:rsid w:val="0005603B"/>
    <w:rsid w:val="00057A5D"/>
    <w:rsid w:val="0006062B"/>
    <w:rsid w:val="00061D96"/>
    <w:rsid w:val="00064E77"/>
    <w:rsid w:val="00067529"/>
    <w:rsid w:val="000756EF"/>
    <w:rsid w:val="00077987"/>
    <w:rsid w:val="000806A1"/>
    <w:rsid w:val="00084A31"/>
    <w:rsid w:val="0009281D"/>
    <w:rsid w:val="00097361"/>
    <w:rsid w:val="00097976"/>
    <w:rsid w:val="000A28C2"/>
    <w:rsid w:val="000A466E"/>
    <w:rsid w:val="000B183E"/>
    <w:rsid w:val="000B2249"/>
    <w:rsid w:val="000C3E29"/>
    <w:rsid w:val="000C5A18"/>
    <w:rsid w:val="000C5B61"/>
    <w:rsid w:val="000D6396"/>
    <w:rsid w:val="000E342D"/>
    <w:rsid w:val="000E53D1"/>
    <w:rsid w:val="000E6A65"/>
    <w:rsid w:val="000F3107"/>
    <w:rsid w:val="0010247C"/>
    <w:rsid w:val="001051D3"/>
    <w:rsid w:val="00130043"/>
    <w:rsid w:val="00136B9C"/>
    <w:rsid w:val="00140959"/>
    <w:rsid w:val="00141BA9"/>
    <w:rsid w:val="001426A7"/>
    <w:rsid w:val="001511F4"/>
    <w:rsid w:val="00154AFB"/>
    <w:rsid w:val="00156AFB"/>
    <w:rsid w:val="001602E1"/>
    <w:rsid w:val="00165835"/>
    <w:rsid w:val="00173147"/>
    <w:rsid w:val="00174337"/>
    <w:rsid w:val="00176B6C"/>
    <w:rsid w:val="00176FFA"/>
    <w:rsid w:val="00192A0B"/>
    <w:rsid w:val="00195906"/>
    <w:rsid w:val="001B411C"/>
    <w:rsid w:val="001B4B07"/>
    <w:rsid w:val="001B6B33"/>
    <w:rsid w:val="001C0FE8"/>
    <w:rsid w:val="001C227C"/>
    <w:rsid w:val="001C68ED"/>
    <w:rsid w:val="001D6736"/>
    <w:rsid w:val="001F6EDB"/>
    <w:rsid w:val="00201EB4"/>
    <w:rsid w:val="002036EA"/>
    <w:rsid w:val="00213464"/>
    <w:rsid w:val="00221F0F"/>
    <w:rsid w:val="00223D2E"/>
    <w:rsid w:val="00223E80"/>
    <w:rsid w:val="00224E69"/>
    <w:rsid w:val="00230BDE"/>
    <w:rsid w:val="00232699"/>
    <w:rsid w:val="00232CB2"/>
    <w:rsid w:val="00234CF9"/>
    <w:rsid w:val="002432E4"/>
    <w:rsid w:val="00255861"/>
    <w:rsid w:val="00263AF4"/>
    <w:rsid w:val="00264293"/>
    <w:rsid w:val="00267FD4"/>
    <w:rsid w:val="00272344"/>
    <w:rsid w:val="00273B32"/>
    <w:rsid w:val="00275338"/>
    <w:rsid w:val="002770CE"/>
    <w:rsid w:val="00286383"/>
    <w:rsid w:val="00287358"/>
    <w:rsid w:val="002971E8"/>
    <w:rsid w:val="002A34F3"/>
    <w:rsid w:val="002A54A5"/>
    <w:rsid w:val="002B1A1D"/>
    <w:rsid w:val="002B7117"/>
    <w:rsid w:val="002C16CA"/>
    <w:rsid w:val="002C303A"/>
    <w:rsid w:val="002C3E17"/>
    <w:rsid w:val="002C4C7A"/>
    <w:rsid w:val="002D2159"/>
    <w:rsid w:val="002D4074"/>
    <w:rsid w:val="002D6657"/>
    <w:rsid w:val="002E0FEC"/>
    <w:rsid w:val="002E1CD4"/>
    <w:rsid w:val="002E6A03"/>
    <w:rsid w:val="002E747C"/>
    <w:rsid w:val="002F13AD"/>
    <w:rsid w:val="002F5005"/>
    <w:rsid w:val="002F67CA"/>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623E"/>
    <w:rsid w:val="003500F7"/>
    <w:rsid w:val="003613A1"/>
    <w:rsid w:val="0036489E"/>
    <w:rsid w:val="00364BDC"/>
    <w:rsid w:val="003655CF"/>
    <w:rsid w:val="00382B0B"/>
    <w:rsid w:val="00390417"/>
    <w:rsid w:val="00393586"/>
    <w:rsid w:val="003A61FF"/>
    <w:rsid w:val="003A7CFD"/>
    <w:rsid w:val="003B3B98"/>
    <w:rsid w:val="003B5FA8"/>
    <w:rsid w:val="003D56B3"/>
    <w:rsid w:val="003F21D3"/>
    <w:rsid w:val="003F360E"/>
    <w:rsid w:val="003F72F2"/>
    <w:rsid w:val="00403174"/>
    <w:rsid w:val="00406032"/>
    <w:rsid w:val="004061C2"/>
    <w:rsid w:val="00407672"/>
    <w:rsid w:val="004107FB"/>
    <w:rsid w:val="004111AF"/>
    <w:rsid w:val="00411AA2"/>
    <w:rsid w:val="00415923"/>
    <w:rsid w:val="004168B8"/>
    <w:rsid w:val="00427566"/>
    <w:rsid w:val="00443306"/>
    <w:rsid w:val="0044336B"/>
    <w:rsid w:val="00446DD1"/>
    <w:rsid w:val="00451A73"/>
    <w:rsid w:val="004551D7"/>
    <w:rsid w:val="004604E0"/>
    <w:rsid w:val="004613B3"/>
    <w:rsid w:val="00462D80"/>
    <w:rsid w:val="004650FC"/>
    <w:rsid w:val="0047053B"/>
    <w:rsid w:val="00474F6A"/>
    <w:rsid w:val="00485E18"/>
    <w:rsid w:val="004966FD"/>
    <w:rsid w:val="004A0118"/>
    <w:rsid w:val="004A5E49"/>
    <w:rsid w:val="004B3A38"/>
    <w:rsid w:val="004B556A"/>
    <w:rsid w:val="004C14AB"/>
    <w:rsid w:val="004C20CD"/>
    <w:rsid w:val="004C2384"/>
    <w:rsid w:val="004C3A29"/>
    <w:rsid w:val="004D33B7"/>
    <w:rsid w:val="004D53D7"/>
    <w:rsid w:val="004E5E65"/>
    <w:rsid w:val="004F2098"/>
    <w:rsid w:val="004F54A5"/>
    <w:rsid w:val="004F7B84"/>
    <w:rsid w:val="0050511E"/>
    <w:rsid w:val="005107A7"/>
    <w:rsid w:val="00525BEB"/>
    <w:rsid w:val="00527425"/>
    <w:rsid w:val="00531AC5"/>
    <w:rsid w:val="005343D4"/>
    <w:rsid w:val="005369C0"/>
    <w:rsid w:val="0054028D"/>
    <w:rsid w:val="0055476E"/>
    <w:rsid w:val="0056152A"/>
    <w:rsid w:val="005729DB"/>
    <w:rsid w:val="00581BEB"/>
    <w:rsid w:val="00585C7E"/>
    <w:rsid w:val="00593C5F"/>
    <w:rsid w:val="00595105"/>
    <w:rsid w:val="005A2A0B"/>
    <w:rsid w:val="005A6F58"/>
    <w:rsid w:val="005B4DD9"/>
    <w:rsid w:val="005B5E46"/>
    <w:rsid w:val="005C01BD"/>
    <w:rsid w:val="005C1A69"/>
    <w:rsid w:val="005C2F4A"/>
    <w:rsid w:val="005C537E"/>
    <w:rsid w:val="005F3164"/>
    <w:rsid w:val="005F3D22"/>
    <w:rsid w:val="005F46C8"/>
    <w:rsid w:val="005F629F"/>
    <w:rsid w:val="005F7F6C"/>
    <w:rsid w:val="006076FE"/>
    <w:rsid w:val="006313A1"/>
    <w:rsid w:val="00632DCA"/>
    <w:rsid w:val="00645753"/>
    <w:rsid w:val="00647F96"/>
    <w:rsid w:val="00655BC7"/>
    <w:rsid w:val="006569CE"/>
    <w:rsid w:val="00672FFF"/>
    <w:rsid w:val="006764F3"/>
    <w:rsid w:val="00683502"/>
    <w:rsid w:val="00684B5F"/>
    <w:rsid w:val="0068783A"/>
    <w:rsid w:val="00691D6A"/>
    <w:rsid w:val="006A06E4"/>
    <w:rsid w:val="006A1260"/>
    <w:rsid w:val="006A13B7"/>
    <w:rsid w:val="006A1CF2"/>
    <w:rsid w:val="006B20AF"/>
    <w:rsid w:val="006B5B79"/>
    <w:rsid w:val="006B6EE1"/>
    <w:rsid w:val="006C2435"/>
    <w:rsid w:val="006C64CF"/>
    <w:rsid w:val="006D28E9"/>
    <w:rsid w:val="006D40C9"/>
    <w:rsid w:val="006D4FDF"/>
    <w:rsid w:val="006D6388"/>
    <w:rsid w:val="006F174A"/>
    <w:rsid w:val="006F30D2"/>
    <w:rsid w:val="006F5915"/>
    <w:rsid w:val="007063C8"/>
    <w:rsid w:val="00717D5B"/>
    <w:rsid w:val="00722BBC"/>
    <w:rsid w:val="007257C6"/>
    <w:rsid w:val="00732C63"/>
    <w:rsid w:val="00732D7E"/>
    <w:rsid w:val="00734986"/>
    <w:rsid w:val="00736461"/>
    <w:rsid w:val="00742BBC"/>
    <w:rsid w:val="007441D2"/>
    <w:rsid w:val="00751211"/>
    <w:rsid w:val="007512E5"/>
    <w:rsid w:val="007534AF"/>
    <w:rsid w:val="00761E8F"/>
    <w:rsid w:val="00767641"/>
    <w:rsid w:val="00771FED"/>
    <w:rsid w:val="00785F2A"/>
    <w:rsid w:val="007861B3"/>
    <w:rsid w:val="00791547"/>
    <w:rsid w:val="007A07CC"/>
    <w:rsid w:val="007A1AB6"/>
    <w:rsid w:val="007A55EC"/>
    <w:rsid w:val="007A5CBA"/>
    <w:rsid w:val="007B1928"/>
    <w:rsid w:val="007B2879"/>
    <w:rsid w:val="007D47B3"/>
    <w:rsid w:val="007D61AE"/>
    <w:rsid w:val="007D6672"/>
    <w:rsid w:val="007D6B56"/>
    <w:rsid w:val="007D6ECA"/>
    <w:rsid w:val="007E053D"/>
    <w:rsid w:val="007E2AF3"/>
    <w:rsid w:val="007E3B3F"/>
    <w:rsid w:val="007E3C93"/>
    <w:rsid w:val="007E51F7"/>
    <w:rsid w:val="007E57E4"/>
    <w:rsid w:val="007F4C1F"/>
    <w:rsid w:val="007F5C02"/>
    <w:rsid w:val="008009EB"/>
    <w:rsid w:val="008026E7"/>
    <w:rsid w:val="00810296"/>
    <w:rsid w:val="008110C5"/>
    <w:rsid w:val="00815A18"/>
    <w:rsid w:val="00822953"/>
    <w:rsid w:val="00823D41"/>
    <w:rsid w:val="0082582D"/>
    <w:rsid w:val="00826A6C"/>
    <w:rsid w:val="00827338"/>
    <w:rsid w:val="00834EE4"/>
    <w:rsid w:val="00842485"/>
    <w:rsid w:val="0084628D"/>
    <w:rsid w:val="008505BB"/>
    <w:rsid w:val="008567FC"/>
    <w:rsid w:val="008575BA"/>
    <w:rsid w:val="00861163"/>
    <w:rsid w:val="00864A13"/>
    <w:rsid w:val="00867943"/>
    <w:rsid w:val="00867B2E"/>
    <w:rsid w:val="00871F69"/>
    <w:rsid w:val="008770E3"/>
    <w:rsid w:val="00881DF0"/>
    <w:rsid w:val="00882C17"/>
    <w:rsid w:val="0088329B"/>
    <w:rsid w:val="00885D48"/>
    <w:rsid w:val="00885DEF"/>
    <w:rsid w:val="00887D92"/>
    <w:rsid w:val="008920B1"/>
    <w:rsid w:val="00893F4B"/>
    <w:rsid w:val="00894992"/>
    <w:rsid w:val="008A2C49"/>
    <w:rsid w:val="008A493C"/>
    <w:rsid w:val="008B095E"/>
    <w:rsid w:val="008B36F2"/>
    <w:rsid w:val="008B7F8E"/>
    <w:rsid w:val="008C0B03"/>
    <w:rsid w:val="008C7362"/>
    <w:rsid w:val="008E4511"/>
    <w:rsid w:val="008E6C13"/>
    <w:rsid w:val="008E7929"/>
    <w:rsid w:val="008F3962"/>
    <w:rsid w:val="008F7342"/>
    <w:rsid w:val="0090110A"/>
    <w:rsid w:val="00906BBF"/>
    <w:rsid w:val="00906CF9"/>
    <w:rsid w:val="00906F5B"/>
    <w:rsid w:val="009123A7"/>
    <w:rsid w:val="00916473"/>
    <w:rsid w:val="00916DC9"/>
    <w:rsid w:val="0092040E"/>
    <w:rsid w:val="009236BE"/>
    <w:rsid w:val="009265EA"/>
    <w:rsid w:val="00933943"/>
    <w:rsid w:val="00940A74"/>
    <w:rsid w:val="009425BC"/>
    <w:rsid w:val="00943389"/>
    <w:rsid w:val="00950F74"/>
    <w:rsid w:val="00953D2B"/>
    <w:rsid w:val="00954D4B"/>
    <w:rsid w:val="0095647E"/>
    <w:rsid w:val="00967B0D"/>
    <w:rsid w:val="00971FD7"/>
    <w:rsid w:val="0097392C"/>
    <w:rsid w:val="0097591A"/>
    <w:rsid w:val="009767A5"/>
    <w:rsid w:val="00980016"/>
    <w:rsid w:val="0098253A"/>
    <w:rsid w:val="00990AF3"/>
    <w:rsid w:val="00993602"/>
    <w:rsid w:val="00993916"/>
    <w:rsid w:val="009A1DC8"/>
    <w:rsid w:val="009A327B"/>
    <w:rsid w:val="009B218C"/>
    <w:rsid w:val="009C1707"/>
    <w:rsid w:val="009C4FBC"/>
    <w:rsid w:val="009D0358"/>
    <w:rsid w:val="009D249C"/>
    <w:rsid w:val="009D540F"/>
    <w:rsid w:val="009F0E39"/>
    <w:rsid w:val="009F132A"/>
    <w:rsid w:val="009F139C"/>
    <w:rsid w:val="009F16B9"/>
    <w:rsid w:val="009F6E43"/>
    <w:rsid w:val="00A06758"/>
    <w:rsid w:val="00A0759A"/>
    <w:rsid w:val="00A112B7"/>
    <w:rsid w:val="00A20B4A"/>
    <w:rsid w:val="00A20FF9"/>
    <w:rsid w:val="00A21124"/>
    <w:rsid w:val="00A24D01"/>
    <w:rsid w:val="00A35AEA"/>
    <w:rsid w:val="00A37865"/>
    <w:rsid w:val="00A43D30"/>
    <w:rsid w:val="00A51BEA"/>
    <w:rsid w:val="00A5284D"/>
    <w:rsid w:val="00A55502"/>
    <w:rsid w:val="00A57AB6"/>
    <w:rsid w:val="00A63C5B"/>
    <w:rsid w:val="00A63DAE"/>
    <w:rsid w:val="00A72932"/>
    <w:rsid w:val="00A8214A"/>
    <w:rsid w:val="00A827C4"/>
    <w:rsid w:val="00A928D9"/>
    <w:rsid w:val="00A92F06"/>
    <w:rsid w:val="00AA220A"/>
    <w:rsid w:val="00AB1E51"/>
    <w:rsid w:val="00AB4A43"/>
    <w:rsid w:val="00AC6CF6"/>
    <w:rsid w:val="00AD0B00"/>
    <w:rsid w:val="00AD22DC"/>
    <w:rsid w:val="00AD412A"/>
    <w:rsid w:val="00AE355A"/>
    <w:rsid w:val="00AE364B"/>
    <w:rsid w:val="00AF7701"/>
    <w:rsid w:val="00B0089C"/>
    <w:rsid w:val="00B01693"/>
    <w:rsid w:val="00B10B8F"/>
    <w:rsid w:val="00B17BF2"/>
    <w:rsid w:val="00B20483"/>
    <w:rsid w:val="00B216A9"/>
    <w:rsid w:val="00B22A8A"/>
    <w:rsid w:val="00B2572B"/>
    <w:rsid w:val="00B273FF"/>
    <w:rsid w:val="00B34F16"/>
    <w:rsid w:val="00B37892"/>
    <w:rsid w:val="00B447EE"/>
    <w:rsid w:val="00B47486"/>
    <w:rsid w:val="00B5577C"/>
    <w:rsid w:val="00B62984"/>
    <w:rsid w:val="00B65B7C"/>
    <w:rsid w:val="00B707C3"/>
    <w:rsid w:val="00B70EF0"/>
    <w:rsid w:val="00B764D6"/>
    <w:rsid w:val="00B76B73"/>
    <w:rsid w:val="00B879F8"/>
    <w:rsid w:val="00B912FF"/>
    <w:rsid w:val="00B91F45"/>
    <w:rsid w:val="00B939DE"/>
    <w:rsid w:val="00BA7163"/>
    <w:rsid w:val="00BB1179"/>
    <w:rsid w:val="00BD0A05"/>
    <w:rsid w:val="00BD0F8C"/>
    <w:rsid w:val="00BD5610"/>
    <w:rsid w:val="00BD69AE"/>
    <w:rsid w:val="00BE0D88"/>
    <w:rsid w:val="00C13229"/>
    <w:rsid w:val="00C163DA"/>
    <w:rsid w:val="00C26282"/>
    <w:rsid w:val="00C3243C"/>
    <w:rsid w:val="00C34EBD"/>
    <w:rsid w:val="00C364E7"/>
    <w:rsid w:val="00C4199C"/>
    <w:rsid w:val="00C46F0A"/>
    <w:rsid w:val="00C551F9"/>
    <w:rsid w:val="00C66A50"/>
    <w:rsid w:val="00C67CA6"/>
    <w:rsid w:val="00C70B81"/>
    <w:rsid w:val="00C739DC"/>
    <w:rsid w:val="00C74675"/>
    <w:rsid w:val="00C76427"/>
    <w:rsid w:val="00C77A33"/>
    <w:rsid w:val="00C91B08"/>
    <w:rsid w:val="00C93662"/>
    <w:rsid w:val="00C97C9B"/>
    <w:rsid w:val="00CA1F9F"/>
    <w:rsid w:val="00CA564C"/>
    <w:rsid w:val="00CA57D5"/>
    <w:rsid w:val="00CA72BF"/>
    <w:rsid w:val="00CB152A"/>
    <w:rsid w:val="00CB4C46"/>
    <w:rsid w:val="00CB7A37"/>
    <w:rsid w:val="00CF4732"/>
    <w:rsid w:val="00D07292"/>
    <w:rsid w:val="00D139AA"/>
    <w:rsid w:val="00D165C3"/>
    <w:rsid w:val="00D23CD9"/>
    <w:rsid w:val="00D33A9A"/>
    <w:rsid w:val="00D35AF7"/>
    <w:rsid w:val="00D35D53"/>
    <w:rsid w:val="00D37188"/>
    <w:rsid w:val="00D37681"/>
    <w:rsid w:val="00D4091B"/>
    <w:rsid w:val="00D42CAC"/>
    <w:rsid w:val="00D51F6E"/>
    <w:rsid w:val="00D5623E"/>
    <w:rsid w:val="00D62A8A"/>
    <w:rsid w:val="00D717A3"/>
    <w:rsid w:val="00D74473"/>
    <w:rsid w:val="00D76EDD"/>
    <w:rsid w:val="00D81915"/>
    <w:rsid w:val="00D81BAE"/>
    <w:rsid w:val="00D824EC"/>
    <w:rsid w:val="00D95F90"/>
    <w:rsid w:val="00D97755"/>
    <w:rsid w:val="00D97CDA"/>
    <w:rsid w:val="00DA2F14"/>
    <w:rsid w:val="00DA6D1B"/>
    <w:rsid w:val="00DB423F"/>
    <w:rsid w:val="00DB51E5"/>
    <w:rsid w:val="00DB520F"/>
    <w:rsid w:val="00DB7E71"/>
    <w:rsid w:val="00DC262D"/>
    <w:rsid w:val="00DC2EF1"/>
    <w:rsid w:val="00DD2AF6"/>
    <w:rsid w:val="00DD61F9"/>
    <w:rsid w:val="00DD71D6"/>
    <w:rsid w:val="00DE1B0B"/>
    <w:rsid w:val="00DE5480"/>
    <w:rsid w:val="00DE569D"/>
    <w:rsid w:val="00DF1805"/>
    <w:rsid w:val="00DF2362"/>
    <w:rsid w:val="00DF349B"/>
    <w:rsid w:val="00DF5ECA"/>
    <w:rsid w:val="00E0306D"/>
    <w:rsid w:val="00E04B96"/>
    <w:rsid w:val="00E11E6C"/>
    <w:rsid w:val="00E148C3"/>
    <w:rsid w:val="00E148E2"/>
    <w:rsid w:val="00E27506"/>
    <w:rsid w:val="00E3424C"/>
    <w:rsid w:val="00E40F75"/>
    <w:rsid w:val="00E4269C"/>
    <w:rsid w:val="00E42C86"/>
    <w:rsid w:val="00E44C5F"/>
    <w:rsid w:val="00E45D19"/>
    <w:rsid w:val="00E5024C"/>
    <w:rsid w:val="00E66595"/>
    <w:rsid w:val="00E66BC2"/>
    <w:rsid w:val="00E675D5"/>
    <w:rsid w:val="00E705B6"/>
    <w:rsid w:val="00E72638"/>
    <w:rsid w:val="00E735F4"/>
    <w:rsid w:val="00E7709F"/>
    <w:rsid w:val="00E80ACF"/>
    <w:rsid w:val="00E82496"/>
    <w:rsid w:val="00E85A4D"/>
    <w:rsid w:val="00E90646"/>
    <w:rsid w:val="00E91BC9"/>
    <w:rsid w:val="00E965AC"/>
    <w:rsid w:val="00E979CF"/>
    <w:rsid w:val="00EA30D9"/>
    <w:rsid w:val="00EA5C3A"/>
    <w:rsid w:val="00EB51AF"/>
    <w:rsid w:val="00EB66B0"/>
    <w:rsid w:val="00EC2225"/>
    <w:rsid w:val="00EC7B8F"/>
    <w:rsid w:val="00ED2ABA"/>
    <w:rsid w:val="00ED5EB4"/>
    <w:rsid w:val="00ED6238"/>
    <w:rsid w:val="00EE1735"/>
    <w:rsid w:val="00EE44D6"/>
    <w:rsid w:val="00F01A67"/>
    <w:rsid w:val="00F11A3C"/>
    <w:rsid w:val="00F11AF0"/>
    <w:rsid w:val="00F20635"/>
    <w:rsid w:val="00F275A8"/>
    <w:rsid w:val="00F30940"/>
    <w:rsid w:val="00F31665"/>
    <w:rsid w:val="00F32242"/>
    <w:rsid w:val="00F40120"/>
    <w:rsid w:val="00F45CDF"/>
    <w:rsid w:val="00F47B71"/>
    <w:rsid w:val="00F54E41"/>
    <w:rsid w:val="00F666D4"/>
    <w:rsid w:val="00F66D95"/>
    <w:rsid w:val="00F77810"/>
    <w:rsid w:val="00F80218"/>
    <w:rsid w:val="00F8477A"/>
    <w:rsid w:val="00F9474B"/>
    <w:rsid w:val="00F94E7F"/>
    <w:rsid w:val="00F95AB4"/>
    <w:rsid w:val="00FB2FA9"/>
    <w:rsid w:val="00FB5588"/>
    <w:rsid w:val="00FB6831"/>
    <w:rsid w:val="00FC0533"/>
    <w:rsid w:val="00FC290B"/>
    <w:rsid w:val="00FD7EFE"/>
    <w:rsid w:val="00FE728D"/>
    <w:rsid w:val="00FF071C"/>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w3m@freshwatersim.com" TargetMode="External"/><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oregon.gov/deq/FilterDocs/heatsourcemanual.pdf"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hyperlink" Target="http://www.climatologylab.org/gridmet.html"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www.jstor.com/stable/1941831"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doi.org/10.1029/2018WR024236" TargetMode="External"/><Relationship Id="rId28" Type="http://schemas.microsoft.com/office/2011/relationships/people" Target="people.xml"/><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doi.org/10.1007/BF00045196"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51377</TotalTime>
  <Pages>45</Pages>
  <Words>15896</Words>
  <Characters>90610</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244</cp:revision>
  <cp:lastPrinted>2020-11-09T15:34:00Z</cp:lastPrinted>
  <dcterms:created xsi:type="dcterms:W3CDTF">2018-11-09T13:56:00Z</dcterms:created>
  <dcterms:modified xsi:type="dcterms:W3CDTF">2020-11-10T02:43:00Z</dcterms:modified>
</cp:coreProperties>
</file>