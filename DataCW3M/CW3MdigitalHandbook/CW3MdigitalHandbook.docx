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E3D9542" w:rsidR="00064E77" w:rsidRPr="00064E77" w:rsidRDefault="007B1928" w:rsidP="00064E77">
      <w:pPr>
        <w:pStyle w:val="Subtitle"/>
      </w:pPr>
      <w:r>
        <w:t>1</w:t>
      </w:r>
      <w:r w:rsidR="005160F8">
        <w:t>2/</w:t>
      </w:r>
      <w:ins w:id="0" w:author="David Conklin" w:date="2020-12-10T04:22:00Z">
        <w:r w:rsidR="000F5E41">
          <w:t>1</w:t>
        </w:r>
      </w:ins>
      <w:ins w:id="1" w:author="David Conklin" w:date="2020-12-11T05:04:00Z">
        <w:r w:rsidR="00AB737C">
          <w:t>1</w:t>
        </w:r>
      </w:ins>
      <w:del w:id="2" w:author="David Conklin" w:date="2020-12-10T04:22:00Z">
        <w:r w:rsidR="002D591A" w:rsidDel="000F5E41">
          <w:delText>8</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6A09CA49" w14:textId="3C7951FD" w:rsidR="00977ECE" w:rsidRDefault="00054245">
      <w:pPr>
        <w:rPr>
          <w:ins w:id="3" w:author="David Conklin" w:date="2020-12-08T14:52:00Z"/>
        </w:rPr>
        <w:pPrChange w:id="4" w:author="David Conklin" w:date="2020-12-08T14:53:00Z">
          <w:pPr>
            <w:pStyle w:val="Heading2"/>
          </w:pPr>
        </w:pPrChange>
      </w:pPr>
      <w:r>
        <w:rPr>
          <w:rStyle w:val="Hyperlink"/>
          <w:color w:val="auto"/>
          <w:u w:val="none"/>
        </w:rPr>
        <w:t xml:space="preserve">- Updated the </w:t>
      </w:r>
      <w:del w:id="5" w:author="David Conklin" w:date="2020-12-08T14:52:00Z">
        <w:r w:rsidDel="00977ECE">
          <w:rPr>
            <w:rStyle w:val="Hyperlink"/>
            <w:color w:val="auto"/>
            <w:u w:val="none"/>
          </w:rPr>
          <w:delText xml:space="preserve">McKenzie Basin Wetlands Study/Reality check </w:delText>
        </w:r>
      </w:del>
      <w:r>
        <w:rPr>
          <w:rStyle w:val="Hyperlink"/>
          <w:color w:val="auto"/>
          <w:u w:val="none"/>
        </w:rPr>
        <w:t>section</w:t>
      </w:r>
      <w:ins w:id="6" w:author="David Conklin" w:date="2020-12-08T14:53:00Z">
        <w:r w:rsidR="00977ECE">
          <w:rPr>
            <w:rStyle w:val="Hyperlink"/>
            <w:color w:val="auto"/>
            <w:u w:val="none"/>
          </w:rPr>
          <w:t xml:space="preserve"> “</w:t>
        </w:r>
      </w:ins>
      <w:del w:id="7" w:author="David Conklin" w:date="2020-12-08T14:53:00Z">
        <w:r w:rsidDel="00977ECE">
          <w:rPr>
            <w:rStyle w:val="Hyperlink"/>
            <w:color w:val="auto"/>
            <w:u w:val="none"/>
          </w:rPr>
          <w:delText>.</w:delText>
        </w:r>
      </w:del>
      <w:ins w:id="8" w:author="David Conklin" w:date="2020-12-08T14:52:00Z">
        <w:r w:rsidR="00977ECE">
          <w:t>Boundary conditions for stream water temperature</w:t>
        </w:r>
      </w:ins>
      <w:ins w:id="9" w:author="David Conklin" w:date="2020-12-08T14:53:00Z">
        <w:r w:rsidR="00977ECE">
          <w:t>”.</w:t>
        </w:r>
      </w:ins>
    </w:p>
    <w:p w14:paraId="11AE2C5B" w14:textId="3E47BF42" w:rsidR="00977ECE" w:rsidRDefault="00543BA6">
      <w:pPr>
        <w:rPr>
          <w:rStyle w:val="Hyperlink"/>
          <w:rFonts w:asciiTheme="majorHAnsi" w:eastAsiaTheme="majorEastAsia" w:hAnsiTheme="majorHAnsi" w:cstheme="majorBidi"/>
          <w:color w:val="auto"/>
          <w:sz w:val="26"/>
          <w:szCs w:val="26"/>
          <w:u w:val="none"/>
        </w:rPr>
      </w:pPr>
      <w:ins w:id="10" w:author="David Conklin" w:date="2020-12-08T17:45:00Z">
        <w:r>
          <w:rPr>
            <w:rStyle w:val="Hyperlink"/>
            <w:color w:val="auto"/>
            <w:u w:val="none"/>
          </w:rPr>
          <w:t>- Updated the section “Calculating the rate of flow in a stream reach”.</w:t>
        </w:r>
      </w:ins>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53451FF" w14:textId="5E4203BB" w:rsidR="00613C1D" w:rsidRDefault="006636CC">
          <w:pPr>
            <w:pStyle w:val="TOC1"/>
            <w:tabs>
              <w:tab w:val="right" w:leader="dot" w:pos="9350"/>
            </w:tabs>
            <w:rPr>
              <w:ins w:id="11" w:author="David Conklin" w:date="2020-12-08T17:42:00Z"/>
              <w:rFonts w:eastAsiaTheme="minorEastAsia"/>
              <w:noProof/>
            </w:rPr>
          </w:pPr>
          <w:r>
            <w:fldChar w:fldCharType="begin"/>
          </w:r>
          <w:r>
            <w:instrText xml:space="preserve"> TOC \o "1-3" \h \z \u </w:instrText>
          </w:r>
          <w:r>
            <w:fldChar w:fldCharType="separate"/>
          </w:r>
          <w:ins w:id="12" w:author="David Conklin" w:date="2020-12-08T17:42:00Z">
            <w:r w:rsidR="00613C1D" w:rsidRPr="00083FC8">
              <w:rPr>
                <w:rStyle w:val="Hyperlink"/>
                <w:noProof/>
              </w:rPr>
              <w:fldChar w:fldCharType="begin"/>
            </w:r>
            <w:r w:rsidR="00613C1D" w:rsidRPr="00083FC8">
              <w:rPr>
                <w:rStyle w:val="Hyperlink"/>
                <w:noProof/>
              </w:rPr>
              <w:instrText xml:space="preserve"> </w:instrText>
            </w:r>
            <w:r w:rsidR="00613C1D">
              <w:rPr>
                <w:noProof/>
              </w:rPr>
              <w:instrText>HYPERLINK \l "_Toc58341789"</w:instrText>
            </w:r>
            <w:r w:rsidR="00613C1D" w:rsidRPr="00083FC8">
              <w:rPr>
                <w:rStyle w:val="Hyperlink"/>
                <w:noProof/>
              </w:rPr>
              <w:instrText xml:space="preserve"> </w:instrText>
            </w:r>
            <w:r w:rsidR="00613C1D" w:rsidRPr="00083FC8">
              <w:rPr>
                <w:rStyle w:val="Hyperlink"/>
                <w:noProof/>
              </w:rPr>
              <w:fldChar w:fldCharType="separate"/>
            </w:r>
            <w:r w:rsidR="00613C1D" w:rsidRPr="00083FC8">
              <w:rPr>
                <w:rStyle w:val="Hyperlink"/>
                <w:noProof/>
              </w:rPr>
              <w:t>What is a digital handbook?</w:t>
            </w:r>
            <w:r w:rsidR="00613C1D">
              <w:rPr>
                <w:noProof/>
                <w:webHidden/>
              </w:rPr>
              <w:tab/>
            </w:r>
            <w:r w:rsidR="00613C1D">
              <w:rPr>
                <w:noProof/>
                <w:webHidden/>
              </w:rPr>
              <w:fldChar w:fldCharType="begin"/>
            </w:r>
            <w:r w:rsidR="00613C1D">
              <w:rPr>
                <w:noProof/>
                <w:webHidden/>
              </w:rPr>
              <w:instrText xml:space="preserve"> PAGEREF _Toc58341789 \h </w:instrText>
            </w:r>
          </w:ins>
          <w:r w:rsidR="00613C1D">
            <w:rPr>
              <w:noProof/>
              <w:webHidden/>
            </w:rPr>
          </w:r>
          <w:r w:rsidR="00613C1D">
            <w:rPr>
              <w:noProof/>
              <w:webHidden/>
            </w:rPr>
            <w:fldChar w:fldCharType="separate"/>
          </w:r>
          <w:ins w:id="13" w:author="David Conklin" w:date="2020-12-11T09:14:00Z">
            <w:r w:rsidR="00D24E1A">
              <w:rPr>
                <w:noProof/>
                <w:webHidden/>
              </w:rPr>
              <w:t>3</w:t>
            </w:r>
          </w:ins>
          <w:ins w:id="14" w:author="David Conklin" w:date="2020-12-08T17:42:00Z">
            <w:r w:rsidR="00613C1D">
              <w:rPr>
                <w:noProof/>
                <w:webHidden/>
              </w:rPr>
              <w:fldChar w:fldCharType="end"/>
            </w:r>
            <w:r w:rsidR="00613C1D" w:rsidRPr="00083FC8">
              <w:rPr>
                <w:rStyle w:val="Hyperlink"/>
                <w:noProof/>
              </w:rPr>
              <w:fldChar w:fldCharType="end"/>
            </w:r>
          </w:ins>
        </w:p>
        <w:p w14:paraId="533A8D6F" w14:textId="47278110" w:rsidR="00613C1D" w:rsidRDefault="00613C1D">
          <w:pPr>
            <w:pStyle w:val="TOC1"/>
            <w:tabs>
              <w:tab w:val="right" w:leader="dot" w:pos="9350"/>
            </w:tabs>
            <w:rPr>
              <w:ins w:id="15" w:author="David Conklin" w:date="2020-12-08T17:42:00Z"/>
              <w:rFonts w:eastAsiaTheme="minorEastAsia"/>
              <w:noProof/>
            </w:rPr>
          </w:pPr>
          <w:ins w:id="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"_Toc58341790"</w:instrText>
            </w:r>
            <w:r w:rsidRPr="00083FC8">
              <w:rPr>
                <w:rStyle w:val="Hyperlink"/>
                <w:noProof/>
              </w:rPr>
              <w:instrText xml:space="preserve"> </w:instrText>
            </w:r>
            <w:r w:rsidRPr="00083FC8">
              <w:rPr>
                <w:rStyle w:val="Hyperlink"/>
                <w:noProof/>
              </w:rPr>
              <w:fldChar w:fldCharType="separate"/>
            </w:r>
            <w:r w:rsidRPr="00083FC8">
              <w:rPr>
                <w:rStyle w:val="Hyperlink"/>
                <w:noProof/>
              </w:rPr>
              <w:t>CW3M concept</w:t>
            </w:r>
            <w:r>
              <w:rPr>
                <w:noProof/>
                <w:webHidden/>
              </w:rPr>
              <w:tab/>
            </w:r>
            <w:r>
              <w:rPr>
                <w:noProof/>
                <w:webHidden/>
              </w:rPr>
              <w:fldChar w:fldCharType="begin"/>
            </w:r>
            <w:r>
              <w:rPr>
                <w:noProof/>
                <w:webHidden/>
              </w:rPr>
              <w:instrText xml:space="preserve"> PAGEREF _Toc58341790 \h </w:instrText>
            </w:r>
          </w:ins>
          <w:r>
            <w:rPr>
              <w:noProof/>
              <w:webHidden/>
            </w:rPr>
          </w:r>
          <w:r>
            <w:rPr>
              <w:noProof/>
              <w:webHidden/>
            </w:rPr>
            <w:fldChar w:fldCharType="separate"/>
          </w:r>
          <w:ins w:id="17" w:author="David Conklin" w:date="2020-12-11T09:14:00Z">
            <w:r w:rsidR="00D24E1A">
              <w:rPr>
                <w:noProof/>
                <w:webHidden/>
              </w:rPr>
              <w:t>3</w:t>
            </w:r>
          </w:ins>
          <w:ins w:id="18" w:author="David Conklin" w:date="2020-12-08T17:42:00Z">
            <w:r>
              <w:rPr>
                <w:noProof/>
                <w:webHidden/>
              </w:rPr>
              <w:fldChar w:fldCharType="end"/>
            </w:r>
            <w:r w:rsidRPr="00083FC8">
              <w:rPr>
                <w:rStyle w:val="Hyperlink"/>
                <w:noProof/>
              </w:rPr>
              <w:fldChar w:fldCharType="end"/>
            </w:r>
          </w:ins>
        </w:p>
        <w:p w14:paraId="0850C773" w14:textId="7B8CF5DA" w:rsidR="00613C1D" w:rsidRDefault="00613C1D">
          <w:pPr>
            <w:pStyle w:val="TOC2"/>
            <w:tabs>
              <w:tab w:val="right" w:leader="dot" w:pos="9350"/>
            </w:tabs>
            <w:rPr>
              <w:ins w:id="19" w:author="David Conklin" w:date="2020-12-08T17:42:00Z"/>
              <w:rFonts w:eastAsiaTheme="minorEastAsia"/>
              <w:noProof/>
            </w:rPr>
          </w:pPr>
          <w:ins w:id="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"_Toc58341791"</w:instrText>
            </w:r>
            <w:r w:rsidRPr="00083FC8">
              <w:rPr>
                <w:rStyle w:val="Hyperlink"/>
                <w:noProof/>
              </w:rPr>
              <w:instrText xml:space="preserve"> </w:instrText>
            </w:r>
            <w:r w:rsidRPr="00083FC8">
              <w:rPr>
                <w:rStyle w:val="Hyperlink"/>
                <w:noProof/>
              </w:rPr>
              <w:fldChar w:fldCharType="separate"/>
            </w:r>
            <w:r w:rsidRPr="00083FC8">
              <w:rPr>
                <w:rStyle w:val="Hyperlink"/>
                <w:noProof/>
              </w:rPr>
              <w:t>A different kind of community model</w:t>
            </w:r>
            <w:r>
              <w:rPr>
                <w:noProof/>
                <w:webHidden/>
              </w:rPr>
              <w:tab/>
            </w:r>
            <w:r>
              <w:rPr>
                <w:noProof/>
                <w:webHidden/>
              </w:rPr>
              <w:fldChar w:fldCharType="begin"/>
            </w:r>
            <w:r>
              <w:rPr>
                <w:noProof/>
                <w:webHidden/>
              </w:rPr>
              <w:instrText xml:space="preserve"> PAGEREF _Toc58341791 \h </w:instrText>
            </w:r>
          </w:ins>
          <w:r>
            <w:rPr>
              <w:noProof/>
              <w:webHidden/>
            </w:rPr>
          </w:r>
          <w:r>
            <w:rPr>
              <w:noProof/>
              <w:webHidden/>
            </w:rPr>
            <w:fldChar w:fldCharType="separate"/>
          </w:r>
          <w:ins w:id="21" w:author="David Conklin" w:date="2020-12-11T09:14:00Z">
            <w:r w:rsidR="00D24E1A">
              <w:rPr>
                <w:noProof/>
                <w:webHidden/>
              </w:rPr>
              <w:t>3</w:t>
            </w:r>
          </w:ins>
          <w:ins w:id="22" w:author="David Conklin" w:date="2020-12-08T17:42:00Z">
            <w:r>
              <w:rPr>
                <w:noProof/>
                <w:webHidden/>
              </w:rPr>
              <w:fldChar w:fldCharType="end"/>
            </w:r>
            <w:r w:rsidRPr="00083FC8">
              <w:rPr>
                <w:rStyle w:val="Hyperlink"/>
                <w:noProof/>
              </w:rPr>
              <w:fldChar w:fldCharType="end"/>
            </w:r>
          </w:ins>
        </w:p>
        <w:p w14:paraId="1E003E60" w14:textId="1F6359A6" w:rsidR="00613C1D" w:rsidRDefault="00613C1D">
          <w:pPr>
            <w:pStyle w:val="TOC2"/>
            <w:tabs>
              <w:tab w:val="right" w:leader="dot" w:pos="9350"/>
            </w:tabs>
            <w:rPr>
              <w:ins w:id="23" w:author="David Conklin" w:date="2020-12-08T17:42:00Z"/>
              <w:rFonts w:eastAsiaTheme="minorEastAsia"/>
              <w:noProof/>
            </w:rPr>
          </w:pPr>
          <w:ins w:id="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"_Toc58341792"</w:instrText>
            </w:r>
            <w:r w:rsidRPr="00083FC8">
              <w:rPr>
                <w:rStyle w:val="Hyperlink"/>
                <w:noProof/>
              </w:rPr>
              <w:instrText xml:space="preserve"> </w:instrText>
            </w:r>
            <w:r w:rsidRPr="00083FC8">
              <w:rPr>
                <w:rStyle w:val="Hyperlink"/>
                <w:noProof/>
              </w:rPr>
              <w:fldChar w:fldCharType="separate"/>
            </w:r>
            <w:r w:rsidRPr="00083FC8">
              <w:rPr>
                <w:rStyle w:val="Hyperlink"/>
                <w:noProof/>
              </w:rPr>
              <w:t>What CW3M is for</w:t>
            </w:r>
            <w:r>
              <w:rPr>
                <w:noProof/>
                <w:webHidden/>
              </w:rPr>
              <w:tab/>
            </w:r>
            <w:r>
              <w:rPr>
                <w:noProof/>
                <w:webHidden/>
              </w:rPr>
              <w:fldChar w:fldCharType="begin"/>
            </w:r>
            <w:r>
              <w:rPr>
                <w:noProof/>
                <w:webHidden/>
              </w:rPr>
              <w:instrText xml:space="preserve"> PAGEREF _Toc58341792 \h </w:instrText>
            </w:r>
          </w:ins>
          <w:r>
            <w:rPr>
              <w:noProof/>
              <w:webHidden/>
            </w:rPr>
          </w:r>
          <w:r>
            <w:rPr>
              <w:noProof/>
              <w:webHidden/>
            </w:rPr>
            <w:fldChar w:fldCharType="separate"/>
          </w:r>
          <w:ins w:id="25" w:author="David Conklin" w:date="2020-12-11T09:14:00Z">
            <w:r w:rsidR="00D24E1A">
              <w:rPr>
                <w:noProof/>
                <w:webHidden/>
              </w:rPr>
              <w:t>4</w:t>
            </w:r>
          </w:ins>
          <w:ins w:id="26" w:author="David Conklin" w:date="2020-12-08T17:42:00Z">
            <w:r>
              <w:rPr>
                <w:noProof/>
                <w:webHidden/>
              </w:rPr>
              <w:fldChar w:fldCharType="end"/>
            </w:r>
            <w:r w:rsidRPr="00083FC8">
              <w:rPr>
                <w:rStyle w:val="Hyperlink"/>
                <w:noProof/>
              </w:rPr>
              <w:fldChar w:fldCharType="end"/>
            </w:r>
          </w:ins>
        </w:p>
        <w:p w14:paraId="0A65BA2D" w14:textId="7369CF05" w:rsidR="00613C1D" w:rsidRDefault="00613C1D">
          <w:pPr>
            <w:pStyle w:val="TOC2"/>
            <w:tabs>
              <w:tab w:val="right" w:leader="dot" w:pos="9350"/>
            </w:tabs>
            <w:rPr>
              <w:ins w:id="27" w:author="David Conklin" w:date="2020-12-08T17:42:00Z"/>
              <w:rFonts w:eastAsiaTheme="minorEastAsia"/>
              <w:noProof/>
            </w:rPr>
          </w:pPr>
          <w:ins w:id="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"_Toc58341793"</w:instrText>
            </w:r>
            <w:r w:rsidRPr="00083FC8">
              <w:rPr>
                <w:rStyle w:val="Hyperlink"/>
                <w:noProof/>
              </w:rPr>
              <w:instrText xml:space="preserve"> </w:instrText>
            </w:r>
            <w:r w:rsidRPr="00083FC8">
              <w:rPr>
                <w:rStyle w:val="Hyperlink"/>
                <w:noProof/>
              </w:rPr>
              <w:fldChar w:fldCharType="separate"/>
            </w:r>
            <w:r w:rsidRPr="00083FC8">
              <w:rPr>
                <w:rStyle w:val="Hyperlink"/>
                <w:noProof/>
              </w:rPr>
              <w:t>Management and maintenance</w:t>
            </w:r>
            <w:r>
              <w:rPr>
                <w:noProof/>
                <w:webHidden/>
              </w:rPr>
              <w:tab/>
            </w:r>
            <w:r>
              <w:rPr>
                <w:noProof/>
                <w:webHidden/>
              </w:rPr>
              <w:fldChar w:fldCharType="begin"/>
            </w:r>
            <w:r>
              <w:rPr>
                <w:noProof/>
                <w:webHidden/>
              </w:rPr>
              <w:instrText xml:space="preserve"> PAGEREF _Toc58341793 \h </w:instrText>
            </w:r>
          </w:ins>
          <w:r>
            <w:rPr>
              <w:noProof/>
              <w:webHidden/>
            </w:rPr>
          </w:r>
          <w:r>
            <w:rPr>
              <w:noProof/>
              <w:webHidden/>
            </w:rPr>
            <w:fldChar w:fldCharType="separate"/>
          </w:r>
          <w:ins w:id="29" w:author="David Conklin" w:date="2020-12-11T09:14:00Z">
            <w:r w:rsidR="00D24E1A">
              <w:rPr>
                <w:noProof/>
                <w:webHidden/>
              </w:rPr>
              <w:t>4</w:t>
            </w:r>
          </w:ins>
          <w:ins w:id="30" w:author="David Conklin" w:date="2020-12-08T17:42:00Z">
            <w:r>
              <w:rPr>
                <w:noProof/>
                <w:webHidden/>
              </w:rPr>
              <w:fldChar w:fldCharType="end"/>
            </w:r>
            <w:r w:rsidRPr="00083FC8">
              <w:rPr>
                <w:rStyle w:val="Hyperlink"/>
                <w:noProof/>
              </w:rPr>
              <w:fldChar w:fldCharType="end"/>
            </w:r>
          </w:ins>
        </w:p>
        <w:p w14:paraId="7BA406E4" w14:textId="24818F03" w:rsidR="00613C1D" w:rsidRDefault="00613C1D">
          <w:pPr>
            <w:pStyle w:val="TOC1"/>
            <w:tabs>
              <w:tab w:val="right" w:leader="dot" w:pos="9350"/>
            </w:tabs>
            <w:rPr>
              <w:ins w:id="31" w:author="David Conklin" w:date="2020-12-08T17:42:00Z"/>
              <w:rFonts w:eastAsiaTheme="minorEastAsia"/>
              <w:noProof/>
            </w:rPr>
          </w:pPr>
          <w:ins w:id="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"_Toc58341794"</w:instrText>
            </w:r>
            <w:r w:rsidRPr="00083FC8">
              <w:rPr>
                <w:rStyle w:val="Hyperlink"/>
                <w:noProof/>
              </w:rPr>
              <w:instrText xml:space="preserve"> </w:instrText>
            </w:r>
            <w:r w:rsidRPr="00083FC8">
              <w:rPr>
                <w:rStyle w:val="Hyperlink"/>
                <w:noProof/>
              </w:rPr>
              <w:fldChar w:fldCharType="separate"/>
            </w:r>
            <w:r w:rsidRPr="00083FC8">
              <w:rPr>
                <w:rStyle w:val="Hyperlink"/>
                <w:noProof/>
              </w:rPr>
              <w:t>Study areas</w:t>
            </w:r>
            <w:r>
              <w:rPr>
                <w:noProof/>
                <w:webHidden/>
              </w:rPr>
              <w:tab/>
            </w:r>
            <w:r>
              <w:rPr>
                <w:noProof/>
                <w:webHidden/>
              </w:rPr>
              <w:fldChar w:fldCharType="begin"/>
            </w:r>
            <w:r>
              <w:rPr>
                <w:noProof/>
                <w:webHidden/>
              </w:rPr>
              <w:instrText xml:space="preserve"> PAGEREF _Toc58341794 \h </w:instrText>
            </w:r>
          </w:ins>
          <w:r>
            <w:rPr>
              <w:noProof/>
              <w:webHidden/>
            </w:rPr>
          </w:r>
          <w:r>
            <w:rPr>
              <w:noProof/>
              <w:webHidden/>
            </w:rPr>
            <w:fldChar w:fldCharType="separate"/>
          </w:r>
          <w:ins w:id="33" w:author="David Conklin" w:date="2020-12-11T09:14:00Z">
            <w:r w:rsidR="00D24E1A">
              <w:rPr>
                <w:noProof/>
                <w:webHidden/>
              </w:rPr>
              <w:t>4</w:t>
            </w:r>
          </w:ins>
          <w:ins w:id="34" w:author="David Conklin" w:date="2020-12-08T17:42:00Z">
            <w:r>
              <w:rPr>
                <w:noProof/>
                <w:webHidden/>
              </w:rPr>
              <w:fldChar w:fldCharType="end"/>
            </w:r>
            <w:r w:rsidRPr="00083FC8">
              <w:rPr>
                <w:rStyle w:val="Hyperlink"/>
                <w:noProof/>
              </w:rPr>
              <w:fldChar w:fldCharType="end"/>
            </w:r>
          </w:ins>
        </w:p>
        <w:p w14:paraId="5EA96205" w14:textId="693A8366" w:rsidR="00613C1D" w:rsidRDefault="00613C1D">
          <w:pPr>
            <w:pStyle w:val="TOC2"/>
            <w:tabs>
              <w:tab w:val="right" w:leader="dot" w:pos="9350"/>
            </w:tabs>
            <w:rPr>
              <w:ins w:id="35" w:author="David Conklin" w:date="2020-12-08T17:42:00Z"/>
              <w:rFonts w:eastAsiaTheme="minorEastAsia"/>
              <w:noProof/>
            </w:rPr>
          </w:pPr>
          <w:ins w:id="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"_Toc58341795"</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 directory structure</w:t>
            </w:r>
            <w:r>
              <w:rPr>
                <w:noProof/>
                <w:webHidden/>
              </w:rPr>
              <w:tab/>
            </w:r>
            <w:r>
              <w:rPr>
                <w:noProof/>
                <w:webHidden/>
              </w:rPr>
              <w:fldChar w:fldCharType="begin"/>
            </w:r>
            <w:r>
              <w:rPr>
                <w:noProof/>
                <w:webHidden/>
              </w:rPr>
              <w:instrText xml:space="preserve"> PAGEREF _Toc58341795 \h </w:instrText>
            </w:r>
          </w:ins>
          <w:r>
            <w:rPr>
              <w:noProof/>
              <w:webHidden/>
            </w:rPr>
          </w:r>
          <w:r>
            <w:rPr>
              <w:noProof/>
              <w:webHidden/>
            </w:rPr>
            <w:fldChar w:fldCharType="separate"/>
          </w:r>
          <w:ins w:id="37" w:author="David Conklin" w:date="2020-12-11T09:14:00Z">
            <w:r w:rsidR="00D24E1A">
              <w:rPr>
                <w:noProof/>
                <w:webHidden/>
              </w:rPr>
              <w:t>5</w:t>
            </w:r>
          </w:ins>
          <w:ins w:id="38" w:author="David Conklin" w:date="2020-12-08T17:42:00Z">
            <w:r>
              <w:rPr>
                <w:noProof/>
                <w:webHidden/>
              </w:rPr>
              <w:fldChar w:fldCharType="end"/>
            </w:r>
            <w:r w:rsidRPr="00083FC8">
              <w:rPr>
                <w:rStyle w:val="Hyperlink"/>
                <w:noProof/>
              </w:rPr>
              <w:fldChar w:fldCharType="end"/>
            </w:r>
          </w:ins>
        </w:p>
        <w:p w14:paraId="23224A23" w14:textId="332C148F" w:rsidR="00613C1D" w:rsidRDefault="00613C1D">
          <w:pPr>
            <w:pStyle w:val="TOC2"/>
            <w:tabs>
              <w:tab w:val="right" w:leader="dot" w:pos="9350"/>
            </w:tabs>
            <w:rPr>
              <w:ins w:id="39" w:author="David Conklin" w:date="2020-12-08T17:42:00Z"/>
              <w:rFonts w:eastAsiaTheme="minorEastAsia"/>
              <w:noProof/>
            </w:rPr>
          </w:pPr>
          <w:ins w:id="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"_Toc58341796"</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 directory structure</w:t>
            </w:r>
            <w:r>
              <w:rPr>
                <w:noProof/>
                <w:webHidden/>
              </w:rPr>
              <w:tab/>
            </w:r>
            <w:r>
              <w:rPr>
                <w:noProof/>
                <w:webHidden/>
              </w:rPr>
              <w:fldChar w:fldCharType="begin"/>
            </w:r>
            <w:r>
              <w:rPr>
                <w:noProof/>
                <w:webHidden/>
              </w:rPr>
              <w:instrText xml:space="preserve"> PAGEREF _Toc58341796 \h </w:instrText>
            </w:r>
          </w:ins>
          <w:r>
            <w:rPr>
              <w:noProof/>
              <w:webHidden/>
            </w:rPr>
          </w:r>
          <w:r>
            <w:rPr>
              <w:noProof/>
              <w:webHidden/>
            </w:rPr>
            <w:fldChar w:fldCharType="separate"/>
          </w:r>
          <w:ins w:id="41" w:author="David Conklin" w:date="2020-12-11T09:14:00Z">
            <w:r w:rsidR="00D24E1A">
              <w:rPr>
                <w:noProof/>
                <w:webHidden/>
              </w:rPr>
              <w:t>5</w:t>
            </w:r>
          </w:ins>
          <w:ins w:id="42" w:author="David Conklin" w:date="2020-12-08T17:42:00Z">
            <w:r>
              <w:rPr>
                <w:noProof/>
                <w:webHidden/>
              </w:rPr>
              <w:fldChar w:fldCharType="end"/>
            </w:r>
            <w:r w:rsidRPr="00083FC8">
              <w:rPr>
                <w:rStyle w:val="Hyperlink"/>
                <w:noProof/>
              </w:rPr>
              <w:fldChar w:fldCharType="end"/>
            </w:r>
          </w:ins>
        </w:p>
        <w:p w14:paraId="7582DEE7" w14:textId="2F974C6E" w:rsidR="00613C1D" w:rsidRDefault="00613C1D">
          <w:pPr>
            <w:pStyle w:val="TOC2"/>
            <w:tabs>
              <w:tab w:val="right" w:leader="dot" w:pos="9350"/>
            </w:tabs>
            <w:rPr>
              <w:ins w:id="43" w:author="David Conklin" w:date="2020-12-08T17:42:00Z"/>
              <w:rFonts w:eastAsiaTheme="minorEastAsia"/>
              <w:noProof/>
            </w:rPr>
          </w:pPr>
          <w:ins w:id="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"_Toc58341797"</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DataCW3M\ScenarioData\&lt;scenario&gt; folder contents</w:t>
            </w:r>
            <w:r>
              <w:rPr>
                <w:noProof/>
                <w:webHidden/>
              </w:rPr>
              <w:tab/>
            </w:r>
            <w:r>
              <w:rPr>
                <w:noProof/>
                <w:webHidden/>
              </w:rPr>
              <w:fldChar w:fldCharType="begin"/>
            </w:r>
            <w:r>
              <w:rPr>
                <w:noProof/>
                <w:webHidden/>
              </w:rPr>
              <w:instrText xml:space="preserve"> PAGEREF _Toc58341797 \h </w:instrText>
            </w:r>
          </w:ins>
          <w:r>
            <w:rPr>
              <w:noProof/>
              <w:webHidden/>
            </w:rPr>
          </w:r>
          <w:r>
            <w:rPr>
              <w:noProof/>
              <w:webHidden/>
            </w:rPr>
            <w:fldChar w:fldCharType="separate"/>
          </w:r>
          <w:ins w:id="45" w:author="David Conklin" w:date="2020-12-11T09:14:00Z">
            <w:r w:rsidR="00D24E1A">
              <w:rPr>
                <w:noProof/>
                <w:webHidden/>
              </w:rPr>
              <w:t>6</w:t>
            </w:r>
          </w:ins>
          <w:ins w:id="46" w:author="David Conklin" w:date="2020-12-08T17:42:00Z">
            <w:r>
              <w:rPr>
                <w:noProof/>
                <w:webHidden/>
              </w:rPr>
              <w:fldChar w:fldCharType="end"/>
            </w:r>
            <w:r w:rsidRPr="00083FC8">
              <w:rPr>
                <w:rStyle w:val="Hyperlink"/>
                <w:noProof/>
              </w:rPr>
              <w:fldChar w:fldCharType="end"/>
            </w:r>
          </w:ins>
        </w:p>
        <w:p w14:paraId="38AE3AFB" w14:textId="11E29378" w:rsidR="00613C1D" w:rsidRDefault="00613C1D">
          <w:pPr>
            <w:pStyle w:val="TOC2"/>
            <w:tabs>
              <w:tab w:val="right" w:leader="dot" w:pos="9350"/>
            </w:tabs>
            <w:rPr>
              <w:ins w:id="47" w:author="David Conklin" w:date="2020-12-08T17:42:00Z"/>
              <w:rFonts w:eastAsiaTheme="minorEastAsia"/>
              <w:noProof/>
            </w:rPr>
          </w:pPr>
          <w:ins w:id="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"_Toc58341798"</w:instrText>
            </w:r>
            <w:r w:rsidRPr="00083FC8">
              <w:rPr>
                <w:rStyle w:val="Hyperlink"/>
                <w:noProof/>
              </w:rPr>
              <w:instrText xml:space="preserve"> </w:instrText>
            </w:r>
            <w:r w:rsidRPr="00083FC8">
              <w:rPr>
                <w:rStyle w:val="Hyperlink"/>
                <w:noProof/>
              </w:rPr>
              <w:fldChar w:fldCharType="separate"/>
            </w:r>
            <w:r w:rsidRPr="00083FC8">
              <w:rPr>
                <w:rStyle w:val="Hyperlink"/>
                <w:noProof/>
              </w:rPr>
              <w:t>DataCW3M\&lt;study area&gt; folder contents</w:t>
            </w:r>
            <w:r>
              <w:rPr>
                <w:noProof/>
                <w:webHidden/>
              </w:rPr>
              <w:tab/>
            </w:r>
            <w:r>
              <w:rPr>
                <w:noProof/>
                <w:webHidden/>
              </w:rPr>
              <w:fldChar w:fldCharType="begin"/>
            </w:r>
            <w:r>
              <w:rPr>
                <w:noProof/>
                <w:webHidden/>
              </w:rPr>
              <w:instrText xml:space="preserve"> PAGEREF _Toc58341798 \h </w:instrText>
            </w:r>
          </w:ins>
          <w:r>
            <w:rPr>
              <w:noProof/>
              <w:webHidden/>
            </w:rPr>
          </w:r>
          <w:r>
            <w:rPr>
              <w:noProof/>
              <w:webHidden/>
            </w:rPr>
            <w:fldChar w:fldCharType="separate"/>
          </w:r>
          <w:ins w:id="49" w:author="David Conklin" w:date="2020-12-11T09:14:00Z">
            <w:r w:rsidR="00D24E1A">
              <w:rPr>
                <w:noProof/>
                <w:webHidden/>
              </w:rPr>
              <w:t>6</w:t>
            </w:r>
          </w:ins>
          <w:ins w:id="50" w:author="David Conklin" w:date="2020-12-08T17:42:00Z">
            <w:r>
              <w:rPr>
                <w:noProof/>
                <w:webHidden/>
              </w:rPr>
              <w:fldChar w:fldCharType="end"/>
            </w:r>
            <w:r w:rsidRPr="00083FC8">
              <w:rPr>
                <w:rStyle w:val="Hyperlink"/>
                <w:noProof/>
              </w:rPr>
              <w:fldChar w:fldCharType="end"/>
            </w:r>
          </w:ins>
        </w:p>
        <w:p w14:paraId="0F197ACA" w14:textId="048F8034" w:rsidR="00613C1D" w:rsidRDefault="00613C1D">
          <w:pPr>
            <w:pStyle w:val="TOC1"/>
            <w:tabs>
              <w:tab w:val="right" w:leader="dot" w:pos="9350"/>
            </w:tabs>
            <w:rPr>
              <w:ins w:id="51" w:author="David Conklin" w:date="2020-12-08T17:42:00Z"/>
              <w:rFonts w:eastAsiaTheme="minorEastAsia"/>
              <w:noProof/>
            </w:rPr>
          </w:pPr>
          <w:ins w:id="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"_Toc58341799"</w:instrText>
            </w:r>
            <w:r w:rsidRPr="00083FC8">
              <w:rPr>
                <w:rStyle w:val="Hyperlink"/>
                <w:noProof/>
              </w:rPr>
              <w:instrText xml:space="preserve"> </w:instrText>
            </w:r>
            <w:r w:rsidRPr="00083FC8">
              <w:rPr>
                <w:rStyle w:val="Hyperlink"/>
                <w:noProof/>
              </w:rPr>
              <w:fldChar w:fldCharType="separate"/>
            </w:r>
            <w:r w:rsidRPr="00083FC8">
              <w:rPr>
                <w:rStyle w:val="Hyperlink"/>
                <w:noProof/>
              </w:rPr>
              <w:t>Calendar conventions</w:t>
            </w:r>
            <w:r>
              <w:rPr>
                <w:noProof/>
                <w:webHidden/>
              </w:rPr>
              <w:tab/>
            </w:r>
            <w:r>
              <w:rPr>
                <w:noProof/>
                <w:webHidden/>
              </w:rPr>
              <w:fldChar w:fldCharType="begin"/>
            </w:r>
            <w:r>
              <w:rPr>
                <w:noProof/>
                <w:webHidden/>
              </w:rPr>
              <w:instrText xml:space="preserve"> PAGEREF _Toc58341799 \h </w:instrText>
            </w:r>
          </w:ins>
          <w:r>
            <w:rPr>
              <w:noProof/>
              <w:webHidden/>
            </w:rPr>
          </w:r>
          <w:r>
            <w:rPr>
              <w:noProof/>
              <w:webHidden/>
            </w:rPr>
            <w:fldChar w:fldCharType="separate"/>
          </w:r>
          <w:ins w:id="53" w:author="David Conklin" w:date="2020-12-11T09:14:00Z">
            <w:r w:rsidR="00D24E1A">
              <w:rPr>
                <w:noProof/>
                <w:webHidden/>
              </w:rPr>
              <w:t>12</w:t>
            </w:r>
          </w:ins>
          <w:ins w:id="54" w:author="David Conklin" w:date="2020-12-08T17:42:00Z">
            <w:r>
              <w:rPr>
                <w:noProof/>
                <w:webHidden/>
              </w:rPr>
              <w:fldChar w:fldCharType="end"/>
            </w:r>
            <w:r w:rsidRPr="00083FC8">
              <w:rPr>
                <w:rStyle w:val="Hyperlink"/>
                <w:noProof/>
              </w:rPr>
              <w:fldChar w:fldCharType="end"/>
            </w:r>
          </w:ins>
        </w:p>
        <w:p w14:paraId="5F88556C" w14:textId="00E81F49" w:rsidR="00613C1D" w:rsidRDefault="00613C1D">
          <w:pPr>
            <w:pStyle w:val="TOC2"/>
            <w:tabs>
              <w:tab w:val="right" w:leader="dot" w:pos="9350"/>
            </w:tabs>
            <w:rPr>
              <w:ins w:id="55" w:author="David Conklin" w:date="2020-12-08T17:42:00Z"/>
              <w:rFonts w:eastAsiaTheme="minorEastAsia"/>
              <w:noProof/>
            </w:rPr>
          </w:pPr>
          <w:ins w:id="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years</w:t>
            </w:r>
            <w:r>
              <w:rPr>
                <w:noProof/>
                <w:webHidden/>
              </w:rPr>
              <w:tab/>
            </w:r>
            <w:r>
              <w:rPr>
                <w:noProof/>
                <w:webHidden/>
              </w:rPr>
              <w:fldChar w:fldCharType="begin"/>
            </w:r>
            <w:r>
              <w:rPr>
                <w:noProof/>
                <w:webHidden/>
              </w:rPr>
              <w:instrText xml:space="preserve"> PAGEREF _Toc58341800 \h </w:instrText>
            </w:r>
          </w:ins>
          <w:r>
            <w:rPr>
              <w:noProof/>
              <w:webHidden/>
            </w:rPr>
          </w:r>
          <w:r>
            <w:rPr>
              <w:noProof/>
              <w:webHidden/>
            </w:rPr>
            <w:fldChar w:fldCharType="separate"/>
          </w:r>
          <w:ins w:id="57" w:author="David Conklin" w:date="2020-12-11T09:14:00Z">
            <w:r w:rsidR="00D24E1A">
              <w:rPr>
                <w:noProof/>
                <w:webHidden/>
              </w:rPr>
              <w:t>12</w:t>
            </w:r>
          </w:ins>
          <w:ins w:id="58" w:author="David Conklin" w:date="2020-12-08T17:42:00Z">
            <w:r>
              <w:rPr>
                <w:noProof/>
                <w:webHidden/>
              </w:rPr>
              <w:fldChar w:fldCharType="end"/>
            </w:r>
            <w:r w:rsidRPr="00083FC8">
              <w:rPr>
                <w:rStyle w:val="Hyperlink"/>
                <w:noProof/>
              </w:rPr>
              <w:fldChar w:fldCharType="end"/>
            </w:r>
          </w:ins>
        </w:p>
        <w:p w14:paraId="0C41F95D" w14:textId="28305811" w:rsidR="00613C1D" w:rsidRDefault="00613C1D">
          <w:pPr>
            <w:pStyle w:val="TOC1"/>
            <w:tabs>
              <w:tab w:val="right" w:leader="dot" w:pos="9350"/>
            </w:tabs>
            <w:rPr>
              <w:ins w:id="59" w:author="David Conklin" w:date="2020-12-08T17:42:00Z"/>
              <w:rFonts w:eastAsiaTheme="minorEastAsia"/>
              <w:noProof/>
            </w:rPr>
          </w:pPr>
          <w:ins w:id="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"_Toc58341801"</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w:t>
            </w:r>
            <w:r>
              <w:rPr>
                <w:noProof/>
                <w:webHidden/>
              </w:rPr>
              <w:tab/>
            </w:r>
            <w:r>
              <w:rPr>
                <w:noProof/>
                <w:webHidden/>
              </w:rPr>
              <w:fldChar w:fldCharType="begin"/>
            </w:r>
            <w:r>
              <w:rPr>
                <w:noProof/>
                <w:webHidden/>
              </w:rPr>
              <w:instrText xml:space="preserve"> PAGEREF _Toc58341801 \h </w:instrText>
            </w:r>
          </w:ins>
          <w:r>
            <w:rPr>
              <w:noProof/>
              <w:webHidden/>
            </w:rPr>
          </w:r>
          <w:r>
            <w:rPr>
              <w:noProof/>
              <w:webHidden/>
            </w:rPr>
            <w:fldChar w:fldCharType="separate"/>
          </w:r>
          <w:ins w:id="61" w:author="David Conklin" w:date="2020-12-11T09:14:00Z">
            <w:r w:rsidR="00D24E1A">
              <w:rPr>
                <w:noProof/>
                <w:webHidden/>
              </w:rPr>
              <w:t>12</w:t>
            </w:r>
          </w:ins>
          <w:ins w:id="62" w:author="David Conklin" w:date="2020-12-08T17:42:00Z">
            <w:r>
              <w:rPr>
                <w:noProof/>
                <w:webHidden/>
              </w:rPr>
              <w:fldChar w:fldCharType="end"/>
            </w:r>
            <w:r w:rsidRPr="00083FC8">
              <w:rPr>
                <w:rStyle w:val="Hyperlink"/>
                <w:noProof/>
              </w:rPr>
              <w:fldChar w:fldCharType="end"/>
            </w:r>
          </w:ins>
        </w:p>
        <w:p w14:paraId="5A081231" w14:textId="1BD3FDE0" w:rsidR="00613C1D" w:rsidRDefault="00613C1D">
          <w:pPr>
            <w:pStyle w:val="TOC2"/>
            <w:tabs>
              <w:tab w:val="right" w:leader="dot" w:pos="9350"/>
            </w:tabs>
            <w:rPr>
              <w:ins w:id="63" w:author="David Conklin" w:date="2020-12-08T17:42:00Z"/>
              <w:rFonts w:eastAsiaTheme="minorEastAsia"/>
              <w:noProof/>
            </w:rPr>
          </w:pPr>
          <w:ins w:id="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"_Toc58341802"</w:instrText>
            </w:r>
            <w:r w:rsidRPr="00083FC8">
              <w:rPr>
                <w:rStyle w:val="Hyperlink"/>
                <w:noProof/>
              </w:rPr>
              <w:instrText xml:space="preserve"> </w:instrText>
            </w:r>
            <w:r w:rsidRPr="00083FC8">
              <w:rPr>
                <w:rStyle w:val="Hyperlink"/>
                <w:noProof/>
              </w:rPr>
              <w:fldChar w:fldCharType="separate"/>
            </w:r>
            <w:r w:rsidRPr="00083FC8">
              <w:rPr>
                <w:rStyle w:val="Hyperlink"/>
                <w:noProof/>
              </w:rPr>
              <w:t>Numbered climate scenarios in the model</w:t>
            </w:r>
            <w:r>
              <w:rPr>
                <w:noProof/>
                <w:webHidden/>
              </w:rPr>
              <w:tab/>
            </w:r>
            <w:r>
              <w:rPr>
                <w:noProof/>
                <w:webHidden/>
              </w:rPr>
              <w:fldChar w:fldCharType="begin"/>
            </w:r>
            <w:r>
              <w:rPr>
                <w:noProof/>
                <w:webHidden/>
              </w:rPr>
              <w:instrText xml:space="preserve"> PAGEREF _Toc58341802 \h </w:instrText>
            </w:r>
          </w:ins>
          <w:r>
            <w:rPr>
              <w:noProof/>
              <w:webHidden/>
            </w:rPr>
          </w:r>
          <w:r>
            <w:rPr>
              <w:noProof/>
              <w:webHidden/>
            </w:rPr>
            <w:fldChar w:fldCharType="separate"/>
          </w:r>
          <w:ins w:id="65" w:author="David Conklin" w:date="2020-12-11T09:14:00Z">
            <w:r w:rsidR="00D24E1A">
              <w:rPr>
                <w:noProof/>
                <w:webHidden/>
              </w:rPr>
              <w:t>12</w:t>
            </w:r>
          </w:ins>
          <w:ins w:id="66" w:author="David Conklin" w:date="2020-12-08T17:42:00Z">
            <w:r>
              <w:rPr>
                <w:noProof/>
                <w:webHidden/>
              </w:rPr>
              <w:fldChar w:fldCharType="end"/>
            </w:r>
            <w:r w:rsidRPr="00083FC8">
              <w:rPr>
                <w:rStyle w:val="Hyperlink"/>
                <w:noProof/>
              </w:rPr>
              <w:fldChar w:fldCharType="end"/>
            </w:r>
          </w:ins>
        </w:p>
        <w:p w14:paraId="02AEBE7E" w14:textId="7834CB85" w:rsidR="00613C1D" w:rsidRDefault="00613C1D">
          <w:pPr>
            <w:pStyle w:val="TOC2"/>
            <w:tabs>
              <w:tab w:val="right" w:leader="dot" w:pos="9350"/>
            </w:tabs>
            <w:rPr>
              <w:ins w:id="67" w:author="David Conklin" w:date="2020-12-08T17:42:00Z"/>
              <w:rFonts w:eastAsiaTheme="minorEastAsia"/>
              <w:noProof/>
            </w:rPr>
          </w:pPr>
          <w:ins w:id="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"_Toc58341803"</w:instrText>
            </w:r>
            <w:r w:rsidRPr="00083FC8">
              <w:rPr>
                <w:rStyle w:val="Hyperlink"/>
                <w:noProof/>
              </w:rPr>
              <w:instrText xml:space="preserve"> </w:instrText>
            </w:r>
            <w:r w:rsidRPr="00083FC8">
              <w:rPr>
                <w:rStyle w:val="Hyperlink"/>
                <w:noProof/>
              </w:rPr>
              <w:fldChar w:fldCharType="separate"/>
            </w:r>
            <w:r w:rsidRPr="00083FC8">
              <w:rPr>
                <w:rStyle w:val="Hyperlink"/>
                <w:noProof/>
              </w:rPr>
              <w:t>Monthly and seasonal weather data</w:t>
            </w:r>
            <w:r>
              <w:rPr>
                <w:noProof/>
                <w:webHidden/>
              </w:rPr>
              <w:tab/>
            </w:r>
            <w:r>
              <w:rPr>
                <w:noProof/>
                <w:webHidden/>
              </w:rPr>
              <w:fldChar w:fldCharType="begin"/>
            </w:r>
            <w:r>
              <w:rPr>
                <w:noProof/>
                <w:webHidden/>
              </w:rPr>
              <w:instrText xml:space="preserve"> PAGEREF _Toc58341803 \h </w:instrText>
            </w:r>
          </w:ins>
          <w:r>
            <w:rPr>
              <w:noProof/>
              <w:webHidden/>
            </w:rPr>
          </w:r>
          <w:r>
            <w:rPr>
              <w:noProof/>
              <w:webHidden/>
            </w:rPr>
            <w:fldChar w:fldCharType="separate"/>
          </w:r>
          <w:ins w:id="69" w:author="David Conklin" w:date="2020-12-11T09:14:00Z">
            <w:r w:rsidR="00D24E1A">
              <w:rPr>
                <w:noProof/>
                <w:webHidden/>
              </w:rPr>
              <w:t>13</w:t>
            </w:r>
          </w:ins>
          <w:ins w:id="70" w:author="David Conklin" w:date="2020-12-08T17:42:00Z">
            <w:r>
              <w:rPr>
                <w:noProof/>
                <w:webHidden/>
              </w:rPr>
              <w:fldChar w:fldCharType="end"/>
            </w:r>
            <w:r w:rsidRPr="00083FC8">
              <w:rPr>
                <w:rStyle w:val="Hyperlink"/>
                <w:noProof/>
              </w:rPr>
              <w:fldChar w:fldCharType="end"/>
            </w:r>
          </w:ins>
        </w:p>
        <w:p w14:paraId="04CE8F57" w14:textId="26428128" w:rsidR="00613C1D" w:rsidRDefault="00613C1D">
          <w:pPr>
            <w:pStyle w:val="TOC2"/>
            <w:tabs>
              <w:tab w:val="right" w:leader="dot" w:pos="9350"/>
            </w:tabs>
            <w:rPr>
              <w:ins w:id="71" w:author="David Conklin" w:date="2020-12-08T17:42:00Z"/>
              <w:rFonts w:eastAsiaTheme="minorEastAsia"/>
              <w:noProof/>
            </w:rPr>
          </w:pPr>
          <w:ins w:id="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"_Toc58341804"</w:instrText>
            </w:r>
            <w:r w:rsidRPr="00083FC8">
              <w:rPr>
                <w:rStyle w:val="Hyperlink"/>
                <w:noProof/>
              </w:rPr>
              <w:instrText xml:space="preserve"> </w:instrText>
            </w:r>
            <w:r w:rsidRPr="00083FC8">
              <w:rPr>
                <w:rStyle w:val="Hyperlink"/>
                <w:noProof/>
              </w:rPr>
              <w:fldChar w:fldCharType="separate"/>
            </w:r>
            <w:r w:rsidRPr="00083FC8">
              <w:rPr>
                <w:rStyle w:val="Hyperlink"/>
                <w:noProof/>
              </w:rPr>
              <w:t>Climate data grids</w:t>
            </w:r>
            <w:r>
              <w:rPr>
                <w:noProof/>
                <w:webHidden/>
              </w:rPr>
              <w:tab/>
            </w:r>
            <w:r>
              <w:rPr>
                <w:noProof/>
                <w:webHidden/>
              </w:rPr>
              <w:fldChar w:fldCharType="begin"/>
            </w:r>
            <w:r>
              <w:rPr>
                <w:noProof/>
                <w:webHidden/>
              </w:rPr>
              <w:instrText xml:space="preserve"> PAGEREF _Toc58341804 \h </w:instrText>
            </w:r>
          </w:ins>
          <w:r>
            <w:rPr>
              <w:noProof/>
              <w:webHidden/>
            </w:rPr>
          </w:r>
          <w:r>
            <w:rPr>
              <w:noProof/>
              <w:webHidden/>
            </w:rPr>
            <w:fldChar w:fldCharType="separate"/>
          </w:r>
          <w:ins w:id="73" w:author="David Conklin" w:date="2020-12-11T09:14:00Z">
            <w:r w:rsidR="00D24E1A">
              <w:rPr>
                <w:noProof/>
                <w:webHidden/>
              </w:rPr>
              <w:t>14</w:t>
            </w:r>
          </w:ins>
          <w:ins w:id="74" w:author="David Conklin" w:date="2020-12-08T17:42:00Z">
            <w:r>
              <w:rPr>
                <w:noProof/>
                <w:webHidden/>
              </w:rPr>
              <w:fldChar w:fldCharType="end"/>
            </w:r>
            <w:r w:rsidRPr="00083FC8">
              <w:rPr>
                <w:rStyle w:val="Hyperlink"/>
                <w:noProof/>
              </w:rPr>
              <w:fldChar w:fldCharType="end"/>
            </w:r>
          </w:ins>
        </w:p>
        <w:p w14:paraId="035DAC7E" w14:textId="1C6CD23C" w:rsidR="00613C1D" w:rsidRDefault="00613C1D">
          <w:pPr>
            <w:pStyle w:val="TOC3"/>
            <w:tabs>
              <w:tab w:val="right" w:leader="dot" w:pos="9350"/>
            </w:tabs>
            <w:rPr>
              <w:ins w:id="75" w:author="David Conklin" w:date="2020-12-08T17:42:00Z"/>
              <w:rFonts w:eastAsiaTheme="minorEastAsia"/>
              <w:noProof/>
            </w:rPr>
          </w:pPr>
          <w:ins w:id="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"_Toc58341805"</w:instrText>
            </w:r>
            <w:r w:rsidRPr="00083FC8">
              <w:rPr>
                <w:rStyle w:val="Hyperlink"/>
                <w:noProof/>
              </w:rPr>
              <w:instrText xml:space="preserve"> </w:instrText>
            </w:r>
            <w:r w:rsidRPr="00083FC8">
              <w:rPr>
                <w:rStyle w:val="Hyperlink"/>
                <w:noProof/>
              </w:rPr>
              <w:fldChar w:fldCharType="separate"/>
            </w:r>
            <w:r w:rsidRPr="00083FC8">
              <w:rPr>
                <w:rStyle w:val="Hyperlink"/>
                <w:noProof/>
              </w:rPr>
              <w:t>The WW2100 climate grid</w:t>
            </w:r>
            <w:r>
              <w:rPr>
                <w:noProof/>
                <w:webHidden/>
              </w:rPr>
              <w:tab/>
            </w:r>
            <w:r>
              <w:rPr>
                <w:noProof/>
                <w:webHidden/>
              </w:rPr>
              <w:fldChar w:fldCharType="begin"/>
            </w:r>
            <w:r>
              <w:rPr>
                <w:noProof/>
                <w:webHidden/>
              </w:rPr>
              <w:instrText xml:space="preserve"> PAGEREF _Toc58341805 \h </w:instrText>
            </w:r>
          </w:ins>
          <w:r>
            <w:rPr>
              <w:noProof/>
              <w:webHidden/>
            </w:rPr>
          </w:r>
          <w:r>
            <w:rPr>
              <w:noProof/>
              <w:webHidden/>
            </w:rPr>
            <w:fldChar w:fldCharType="separate"/>
          </w:r>
          <w:ins w:id="77" w:author="David Conklin" w:date="2020-12-11T09:14:00Z">
            <w:r w:rsidR="00D24E1A">
              <w:rPr>
                <w:noProof/>
                <w:webHidden/>
              </w:rPr>
              <w:t>14</w:t>
            </w:r>
          </w:ins>
          <w:ins w:id="78" w:author="David Conklin" w:date="2020-12-08T17:42:00Z">
            <w:r>
              <w:rPr>
                <w:noProof/>
                <w:webHidden/>
              </w:rPr>
              <w:fldChar w:fldCharType="end"/>
            </w:r>
            <w:r w:rsidRPr="00083FC8">
              <w:rPr>
                <w:rStyle w:val="Hyperlink"/>
                <w:noProof/>
              </w:rPr>
              <w:fldChar w:fldCharType="end"/>
            </w:r>
          </w:ins>
        </w:p>
        <w:p w14:paraId="3BAF0481" w14:textId="014C1783" w:rsidR="00613C1D" w:rsidRDefault="00613C1D">
          <w:pPr>
            <w:pStyle w:val="TOC3"/>
            <w:tabs>
              <w:tab w:val="right" w:leader="dot" w:pos="9350"/>
            </w:tabs>
            <w:rPr>
              <w:ins w:id="79" w:author="David Conklin" w:date="2020-12-08T17:42:00Z"/>
              <w:rFonts w:eastAsiaTheme="minorEastAsia"/>
              <w:noProof/>
            </w:rPr>
          </w:pPr>
          <w:ins w:id="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"_Toc58341806"</w:instrText>
            </w:r>
            <w:r w:rsidRPr="00083FC8">
              <w:rPr>
                <w:rStyle w:val="Hyperlink"/>
                <w:noProof/>
              </w:rPr>
              <w:instrText xml:space="preserve"> </w:instrText>
            </w:r>
            <w:r w:rsidRPr="00083FC8">
              <w:rPr>
                <w:rStyle w:val="Hyperlink"/>
                <w:noProof/>
              </w:rPr>
              <w:fldChar w:fldCharType="separate"/>
            </w:r>
            <w:r w:rsidRPr="00083FC8">
              <w:rPr>
                <w:rStyle w:val="Hyperlink"/>
                <w:noProof/>
              </w:rPr>
              <w:t>The v2 climate grid</w:t>
            </w:r>
            <w:r>
              <w:rPr>
                <w:noProof/>
                <w:webHidden/>
              </w:rPr>
              <w:tab/>
            </w:r>
            <w:r>
              <w:rPr>
                <w:noProof/>
                <w:webHidden/>
              </w:rPr>
              <w:fldChar w:fldCharType="begin"/>
            </w:r>
            <w:r>
              <w:rPr>
                <w:noProof/>
                <w:webHidden/>
              </w:rPr>
              <w:instrText xml:space="preserve"> PAGEREF _Toc58341806 \h </w:instrText>
            </w:r>
          </w:ins>
          <w:r>
            <w:rPr>
              <w:noProof/>
              <w:webHidden/>
            </w:rPr>
          </w:r>
          <w:r>
            <w:rPr>
              <w:noProof/>
              <w:webHidden/>
            </w:rPr>
            <w:fldChar w:fldCharType="separate"/>
          </w:r>
          <w:ins w:id="81" w:author="David Conklin" w:date="2020-12-11T09:14:00Z">
            <w:r w:rsidR="00D24E1A">
              <w:rPr>
                <w:noProof/>
                <w:webHidden/>
              </w:rPr>
              <w:t>15</w:t>
            </w:r>
          </w:ins>
          <w:ins w:id="82" w:author="David Conklin" w:date="2020-12-08T17:42:00Z">
            <w:r>
              <w:rPr>
                <w:noProof/>
                <w:webHidden/>
              </w:rPr>
              <w:fldChar w:fldCharType="end"/>
            </w:r>
            <w:r w:rsidRPr="00083FC8">
              <w:rPr>
                <w:rStyle w:val="Hyperlink"/>
                <w:noProof/>
              </w:rPr>
              <w:fldChar w:fldCharType="end"/>
            </w:r>
          </w:ins>
        </w:p>
        <w:p w14:paraId="444C8FEC" w14:textId="1A53CE50" w:rsidR="00613C1D" w:rsidRDefault="00613C1D">
          <w:pPr>
            <w:pStyle w:val="TOC2"/>
            <w:tabs>
              <w:tab w:val="right" w:leader="dot" w:pos="9350"/>
            </w:tabs>
            <w:rPr>
              <w:ins w:id="83" w:author="David Conklin" w:date="2020-12-08T17:42:00Z"/>
              <w:rFonts w:eastAsiaTheme="minorEastAsia"/>
              <w:noProof/>
            </w:rPr>
          </w:pPr>
          <w:ins w:id="8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"_Toc58341807"</w:instrText>
            </w:r>
            <w:r w:rsidRPr="00083FC8">
              <w:rPr>
                <w:rStyle w:val="Hyperlink"/>
                <w:noProof/>
              </w:rPr>
              <w:instrText xml:space="preserve"> </w:instrText>
            </w:r>
            <w:r w:rsidRPr="00083FC8">
              <w:rPr>
                <w:rStyle w:val="Hyperlink"/>
                <w:noProof/>
              </w:rPr>
              <w:fldChar w:fldCharType="separate"/>
            </w:r>
            <w:r w:rsidRPr="00083FC8">
              <w:rPr>
                <w:rStyle w:val="Hyperlink"/>
                <w:noProof/>
              </w:rPr>
              <w:t>How climate data is looked up</w:t>
            </w:r>
            <w:r>
              <w:rPr>
                <w:noProof/>
                <w:webHidden/>
              </w:rPr>
              <w:tab/>
            </w:r>
            <w:r>
              <w:rPr>
                <w:noProof/>
                <w:webHidden/>
              </w:rPr>
              <w:fldChar w:fldCharType="begin"/>
            </w:r>
            <w:r>
              <w:rPr>
                <w:noProof/>
                <w:webHidden/>
              </w:rPr>
              <w:instrText xml:space="preserve"> PAGEREF _Toc58341807 \h </w:instrText>
            </w:r>
          </w:ins>
          <w:r>
            <w:rPr>
              <w:noProof/>
              <w:webHidden/>
            </w:rPr>
          </w:r>
          <w:r>
            <w:rPr>
              <w:noProof/>
              <w:webHidden/>
            </w:rPr>
            <w:fldChar w:fldCharType="separate"/>
          </w:r>
          <w:ins w:id="85" w:author="David Conklin" w:date="2020-12-11T09:14:00Z">
            <w:r w:rsidR="00D24E1A">
              <w:rPr>
                <w:noProof/>
                <w:webHidden/>
              </w:rPr>
              <w:t>15</w:t>
            </w:r>
          </w:ins>
          <w:ins w:id="86" w:author="David Conklin" w:date="2020-12-08T17:42:00Z">
            <w:r>
              <w:rPr>
                <w:noProof/>
                <w:webHidden/>
              </w:rPr>
              <w:fldChar w:fldCharType="end"/>
            </w:r>
            <w:r w:rsidRPr="00083FC8">
              <w:rPr>
                <w:rStyle w:val="Hyperlink"/>
                <w:noProof/>
              </w:rPr>
              <w:fldChar w:fldCharType="end"/>
            </w:r>
          </w:ins>
        </w:p>
        <w:p w14:paraId="483A397C" w14:textId="5B8C1D40" w:rsidR="00613C1D" w:rsidRDefault="00613C1D">
          <w:pPr>
            <w:pStyle w:val="TOC2"/>
            <w:tabs>
              <w:tab w:val="right" w:leader="dot" w:pos="9350"/>
            </w:tabs>
            <w:rPr>
              <w:ins w:id="87" w:author="David Conklin" w:date="2020-12-08T17:42:00Z"/>
              <w:rFonts w:eastAsiaTheme="minorEastAsia"/>
              <w:noProof/>
            </w:rPr>
          </w:pPr>
          <w:ins w:id="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"_Toc58341808"</w:instrText>
            </w:r>
            <w:r w:rsidRPr="00083FC8">
              <w:rPr>
                <w:rStyle w:val="Hyperlink"/>
                <w:noProof/>
              </w:rPr>
              <w:instrText xml:space="preserve"> </w:instrText>
            </w:r>
            <w:r w:rsidRPr="00083FC8">
              <w:rPr>
                <w:rStyle w:val="Hyperlink"/>
                <w:noProof/>
              </w:rPr>
              <w:fldChar w:fldCharType="separate"/>
            </w:r>
            <w:r w:rsidRPr="00083FC8">
              <w:rPr>
                <w:rStyle w:val="Hyperlink"/>
                <w:noProof/>
              </w:rPr>
              <w:t>What is in a climate dataset</w:t>
            </w:r>
            <w:r>
              <w:rPr>
                <w:noProof/>
                <w:webHidden/>
              </w:rPr>
              <w:tab/>
            </w:r>
            <w:r>
              <w:rPr>
                <w:noProof/>
                <w:webHidden/>
              </w:rPr>
              <w:fldChar w:fldCharType="begin"/>
            </w:r>
            <w:r>
              <w:rPr>
                <w:noProof/>
                <w:webHidden/>
              </w:rPr>
              <w:instrText xml:space="preserve"> PAGEREF _Toc58341808 \h </w:instrText>
            </w:r>
          </w:ins>
          <w:r>
            <w:rPr>
              <w:noProof/>
              <w:webHidden/>
            </w:rPr>
          </w:r>
          <w:r>
            <w:rPr>
              <w:noProof/>
              <w:webHidden/>
            </w:rPr>
            <w:fldChar w:fldCharType="separate"/>
          </w:r>
          <w:ins w:id="89" w:author="David Conklin" w:date="2020-12-11T09:14:00Z">
            <w:r w:rsidR="00D24E1A">
              <w:rPr>
                <w:noProof/>
                <w:webHidden/>
              </w:rPr>
              <w:t>15</w:t>
            </w:r>
          </w:ins>
          <w:ins w:id="90" w:author="David Conklin" w:date="2020-12-08T17:42:00Z">
            <w:r>
              <w:rPr>
                <w:noProof/>
                <w:webHidden/>
              </w:rPr>
              <w:fldChar w:fldCharType="end"/>
            </w:r>
            <w:r w:rsidRPr="00083FC8">
              <w:rPr>
                <w:rStyle w:val="Hyperlink"/>
                <w:noProof/>
              </w:rPr>
              <w:fldChar w:fldCharType="end"/>
            </w:r>
          </w:ins>
        </w:p>
        <w:p w14:paraId="7CBC2156" w14:textId="3DC7C640" w:rsidR="00613C1D" w:rsidRDefault="00613C1D">
          <w:pPr>
            <w:pStyle w:val="TOC1"/>
            <w:tabs>
              <w:tab w:val="right" w:leader="dot" w:pos="9350"/>
            </w:tabs>
            <w:rPr>
              <w:ins w:id="91" w:author="David Conklin" w:date="2020-12-08T17:42:00Z"/>
              <w:rFonts w:eastAsiaTheme="minorEastAsia"/>
              <w:noProof/>
            </w:rPr>
          </w:pPr>
          <w:ins w:id="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"_Toc58341809"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w:t>
            </w:r>
            <w:r>
              <w:rPr>
                <w:noProof/>
                <w:webHidden/>
              </w:rPr>
              <w:tab/>
            </w:r>
            <w:r>
              <w:rPr>
                <w:noProof/>
                <w:webHidden/>
              </w:rPr>
              <w:fldChar w:fldCharType="begin"/>
            </w:r>
            <w:r>
              <w:rPr>
                <w:noProof/>
                <w:webHidden/>
              </w:rPr>
              <w:instrText xml:space="preserve"> PAGEREF _Toc58341809 \h </w:instrText>
            </w:r>
          </w:ins>
          <w:r>
            <w:rPr>
              <w:noProof/>
              <w:webHidden/>
            </w:rPr>
          </w:r>
          <w:r>
            <w:rPr>
              <w:noProof/>
              <w:webHidden/>
            </w:rPr>
            <w:fldChar w:fldCharType="separate"/>
          </w:r>
          <w:ins w:id="93" w:author="David Conklin" w:date="2020-12-11T09:14:00Z">
            <w:r w:rsidR="00D24E1A">
              <w:rPr>
                <w:noProof/>
                <w:webHidden/>
              </w:rPr>
              <w:t>16</w:t>
            </w:r>
          </w:ins>
          <w:ins w:id="94" w:author="David Conklin" w:date="2020-12-08T17:42:00Z">
            <w:r>
              <w:rPr>
                <w:noProof/>
                <w:webHidden/>
              </w:rPr>
              <w:fldChar w:fldCharType="end"/>
            </w:r>
            <w:r w:rsidRPr="00083FC8">
              <w:rPr>
                <w:rStyle w:val="Hyperlink"/>
                <w:noProof/>
              </w:rPr>
              <w:fldChar w:fldCharType="end"/>
            </w:r>
          </w:ins>
        </w:p>
        <w:p w14:paraId="5857D188" w14:textId="7F594EC9" w:rsidR="00613C1D" w:rsidRDefault="00613C1D">
          <w:pPr>
            <w:pStyle w:val="TOC2"/>
            <w:tabs>
              <w:tab w:val="right" w:leader="dot" w:pos="9350"/>
            </w:tabs>
            <w:rPr>
              <w:ins w:id="95" w:author="David Conklin" w:date="2020-12-08T17:42:00Z"/>
              <w:rFonts w:eastAsiaTheme="minorEastAsia"/>
              <w:noProof/>
            </w:rPr>
          </w:pPr>
          <w:ins w:id="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"_Toc58341810"</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rights data</w:t>
            </w:r>
            <w:r>
              <w:rPr>
                <w:noProof/>
                <w:webHidden/>
              </w:rPr>
              <w:tab/>
            </w:r>
            <w:r>
              <w:rPr>
                <w:noProof/>
                <w:webHidden/>
              </w:rPr>
              <w:fldChar w:fldCharType="begin"/>
            </w:r>
            <w:r>
              <w:rPr>
                <w:noProof/>
                <w:webHidden/>
              </w:rPr>
              <w:instrText xml:space="preserve"> PAGEREF _Toc58341810 \h </w:instrText>
            </w:r>
          </w:ins>
          <w:r>
            <w:rPr>
              <w:noProof/>
              <w:webHidden/>
            </w:rPr>
          </w:r>
          <w:r>
            <w:rPr>
              <w:noProof/>
              <w:webHidden/>
            </w:rPr>
            <w:fldChar w:fldCharType="separate"/>
          </w:r>
          <w:ins w:id="97" w:author="David Conklin" w:date="2020-12-11T09:14:00Z">
            <w:r w:rsidR="00D24E1A">
              <w:rPr>
                <w:noProof/>
                <w:webHidden/>
              </w:rPr>
              <w:t>16</w:t>
            </w:r>
          </w:ins>
          <w:ins w:id="98" w:author="David Conklin" w:date="2020-12-08T17:42:00Z">
            <w:r>
              <w:rPr>
                <w:noProof/>
                <w:webHidden/>
              </w:rPr>
              <w:fldChar w:fldCharType="end"/>
            </w:r>
            <w:r w:rsidRPr="00083FC8">
              <w:rPr>
                <w:rStyle w:val="Hyperlink"/>
                <w:noProof/>
              </w:rPr>
              <w:fldChar w:fldCharType="end"/>
            </w:r>
          </w:ins>
        </w:p>
        <w:p w14:paraId="3C0E40D3" w14:textId="7ACC42F4" w:rsidR="00613C1D" w:rsidRDefault="00613C1D">
          <w:pPr>
            <w:pStyle w:val="TOC2"/>
            <w:tabs>
              <w:tab w:val="right" w:leader="dot" w:pos="9350"/>
            </w:tabs>
            <w:rPr>
              <w:ins w:id="99" w:author="David Conklin" w:date="2020-12-08T17:42:00Z"/>
              <w:rFonts w:eastAsiaTheme="minorEastAsia"/>
              <w:noProof/>
            </w:rPr>
          </w:pPr>
          <w:ins w:id="1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"_Toc58341811"</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wr_pods.csv file</w:t>
            </w:r>
            <w:r>
              <w:rPr>
                <w:noProof/>
                <w:webHidden/>
              </w:rPr>
              <w:tab/>
            </w:r>
            <w:r>
              <w:rPr>
                <w:noProof/>
                <w:webHidden/>
              </w:rPr>
              <w:fldChar w:fldCharType="begin"/>
            </w:r>
            <w:r>
              <w:rPr>
                <w:noProof/>
                <w:webHidden/>
              </w:rPr>
              <w:instrText xml:space="preserve"> PAGEREF _Toc58341811 \h </w:instrText>
            </w:r>
          </w:ins>
          <w:r>
            <w:rPr>
              <w:noProof/>
              <w:webHidden/>
            </w:rPr>
          </w:r>
          <w:r>
            <w:rPr>
              <w:noProof/>
              <w:webHidden/>
            </w:rPr>
            <w:fldChar w:fldCharType="separate"/>
          </w:r>
          <w:ins w:id="101" w:author="David Conklin" w:date="2020-12-11T09:14:00Z">
            <w:r w:rsidR="00D24E1A">
              <w:rPr>
                <w:noProof/>
                <w:webHidden/>
              </w:rPr>
              <w:t>17</w:t>
            </w:r>
          </w:ins>
          <w:ins w:id="102" w:author="David Conklin" w:date="2020-12-08T17:42:00Z">
            <w:r>
              <w:rPr>
                <w:noProof/>
                <w:webHidden/>
              </w:rPr>
              <w:fldChar w:fldCharType="end"/>
            </w:r>
            <w:r w:rsidRPr="00083FC8">
              <w:rPr>
                <w:rStyle w:val="Hyperlink"/>
                <w:noProof/>
              </w:rPr>
              <w:fldChar w:fldCharType="end"/>
            </w:r>
          </w:ins>
        </w:p>
        <w:p w14:paraId="09D9A025" w14:textId="4E829CCD" w:rsidR="00613C1D" w:rsidRDefault="00613C1D">
          <w:pPr>
            <w:pStyle w:val="TOC2"/>
            <w:tabs>
              <w:tab w:val="right" w:leader="dot" w:pos="9350"/>
            </w:tabs>
            <w:rPr>
              <w:ins w:id="103" w:author="David Conklin" w:date="2020-12-08T17:42:00Z"/>
              <w:rFonts w:eastAsiaTheme="minorEastAsia"/>
              <w:noProof/>
            </w:rPr>
          </w:pPr>
          <w:ins w:id="10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"_Toc58341812"</w:instrText>
            </w:r>
            <w:r w:rsidRPr="00083FC8">
              <w:rPr>
                <w:rStyle w:val="Hyperlink"/>
                <w:noProof/>
              </w:rPr>
              <w:instrText xml:space="preserve"> </w:instrText>
            </w:r>
            <w:r w:rsidRPr="00083FC8">
              <w:rPr>
                <w:rStyle w:val="Hyperlink"/>
                <w:noProof/>
              </w:rPr>
              <w:fldChar w:fldCharType="separate"/>
            </w:r>
            <w:r w:rsidRPr="00083FC8">
              <w:rPr>
                <w:rStyle w:val="Hyperlink"/>
                <w:noProof/>
              </w:rPr>
              <w:t>The wr_pous.csv file</w:t>
            </w:r>
            <w:r>
              <w:rPr>
                <w:noProof/>
                <w:webHidden/>
              </w:rPr>
              <w:tab/>
            </w:r>
            <w:r>
              <w:rPr>
                <w:noProof/>
                <w:webHidden/>
              </w:rPr>
              <w:fldChar w:fldCharType="begin"/>
            </w:r>
            <w:r>
              <w:rPr>
                <w:noProof/>
                <w:webHidden/>
              </w:rPr>
              <w:instrText xml:space="preserve"> PAGEREF _Toc58341812 \h </w:instrText>
            </w:r>
          </w:ins>
          <w:r>
            <w:rPr>
              <w:noProof/>
              <w:webHidden/>
            </w:rPr>
          </w:r>
          <w:r>
            <w:rPr>
              <w:noProof/>
              <w:webHidden/>
            </w:rPr>
            <w:fldChar w:fldCharType="separate"/>
          </w:r>
          <w:ins w:id="105" w:author="David Conklin" w:date="2020-12-11T09:14:00Z">
            <w:r w:rsidR="00D24E1A">
              <w:rPr>
                <w:noProof/>
                <w:webHidden/>
              </w:rPr>
              <w:t>17</w:t>
            </w:r>
          </w:ins>
          <w:ins w:id="106" w:author="David Conklin" w:date="2020-12-08T17:42:00Z">
            <w:r>
              <w:rPr>
                <w:noProof/>
                <w:webHidden/>
              </w:rPr>
              <w:fldChar w:fldCharType="end"/>
            </w:r>
            <w:r w:rsidRPr="00083FC8">
              <w:rPr>
                <w:rStyle w:val="Hyperlink"/>
                <w:noProof/>
              </w:rPr>
              <w:fldChar w:fldCharType="end"/>
            </w:r>
          </w:ins>
        </w:p>
        <w:p w14:paraId="7CE15579" w14:textId="68D56346" w:rsidR="00613C1D" w:rsidRDefault="00613C1D">
          <w:pPr>
            <w:pStyle w:val="TOC2"/>
            <w:tabs>
              <w:tab w:val="right" w:leader="dot" w:pos="9350"/>
            </w:tabs>
            <w:rPr>
              <w:ins w:id="107" w:author="David Conklin" w:date="2020-12-08T17:42:00Z"/>
              <w:rFonts w:eastAsiaTheme="minorEastAsia"/>
              <w:noProof/>
            </w:rPr>
          </w:pPr>
          <w:ins w:id="1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"_Toc58341813"</w:instrText>
            </w:r>
            <w:r w:rsidRPr="00083FC8">
              <w:rPr>
                <w:rStyle w:val="Hyperlink"/>
                <w:noProof/>
              </w:rPr>
              <w:instrText xml:space="preserve"> </w:instrText>
            </w:r>
            <w:r w:rsidRPr="00083FC8">
              <w:rPr>
                <w:rStyle w:val="Hyperlink"/>
                <w:noProof/>
              </w:rPr>
              <w:fldChar w:fldCharType="separate"/>
            </w:r>
            <w:r w:rsidRPr="00083FC8">
              <w:rPr>
                <w:rStyle w:val="Hyperlink"/>
                <w:noProof/>
              </w:rPr>
              <w:t>Adding a water right</w:t>
            </w:r>
            <w:r>
              <w:rPr>
                <w:noProof/>
                <w:webHidden/>
              </w:rPr>
              <w:tab/>
            </w:r>
            <w:r>
              <w:rPr>
                <w:noProof/>
                <w:webHidden/>
              </w:rPr>
              <w:fldChar w:fldCharType="begin"/>
            </w:r>
            <w:r>
              <w:rPr>
                <w:noProof/>
                <w:webHidden/>
              </w:rPr>
              <w:instrText xml:space="preserve"> PAGEREF _Toc58341813 \h </w:instrText>
            </w:r>
          </w:ins>
          <w:r>
            <w:rPr>
              <w:noProof/>
              <w:webHidden/>
            </w:rPr>
          </w:r>
          <w:r>
            <w:rPr>
              <w:noProof/>
              <w:webHidden/>
            </w:rPr>
            <w:fldChar w:fldCharType="separate"/>
          </w:r>
          <w:ins w:id="109" w:author="David Conklin" w:date="2020-12-11T09:14:00Z">
            <w:r w:rsidR="00D24E1A">
              <w:rPr>
                <w:noProof/>
                <w:webHidden/>
              </w:rPr>
              <w:t>18</w:t>
            </w:r>
          </w:ins>
          <w:ins w:id="110" w:author="David Conklin" w:date="2020-12-08T17:42:00Z">
            <w:r>
              <w:rPr>
                <w:noProof/>
                <w:webHidden/>
              </w:rPr>
              <w:fldChar w:fldCharType="end"/>
            </w:r>
            <w:r w:rsidRPr="00083FC8">
              <w:rPr>
                <w:rStyle w:val="Hyperlink"/>
                <w:noProof/>
              </w:rPr>
              <w:fldChar w:fldCharType="end"/>
            </w:r>
          </w:ins>
        </w:p>
        <w:p w14:paraId="6B98FF56" w14:textId="22E93E8A" w:rsidR="00613C1D" w:rsidRDefault="00613C1D">
          <w:pPr>
            <w:pStyle w:val="TOC1"/>
            <w:tabs>
              <w:tab w:val="right" w:leader="dot" w:pos="9350"/>
            </w:tabs>
            <w:rPr>
              <w:ins w:id="111" w:author="David Conklin" w:date="2020-12-08T17:42:00Z"/>
              <w:rFonts w:eastAsiaTheme="minorEastAsia"/>
              <w:noProof/>
            </w:rPr>
          </w:pPr>
          <w:ins w:id="1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"_Toc58341814"</w:instrText>
            </w:r>
            <w:r w:rsidRPr="00083FC8">
              <w:rPr>
                <w:rStyle w:val="Hyperlink"/>
                <w:noProof/>
              </w:rPr>
              <w:instrText xml:space="preserve"> </w:instrText>
            </w:r>
            <w:r w:rsidRPr="00083FC8">
              <w:rPr>
                <w:rStyle w:val="Hyperlink"/>
                <w:noProof/>
              </w:rPr>
              <w:fldChar w:fldCharType="separate"/>
            </w:r>
            <w:r w:rsidRPr="00083FC8">
              <w:rPr>
                <w:rStyle w:val="Hyperlink"/>
                <w:noProof/>
              </w:rPr>
              <w:t>Stream flow and stream temperature</w:t>
            </w:r>
            <w:r>
              <w:rPr>
                <w:noProof/>
                <w:webHidden/>
              </w:rPr>
              <w:tab/>
            </w:r>
            <w:r>
              <w:rPr>
                <w:noProof/>
                <w:webHidden/>
              </w:rPr>
              <w:fldChar w:fldCharType="begin"/>
            </w:r>
            <w:r>
              <w:rPr>
                <w:noProof/>
                <w:webHidden/>
              </w:rPr>
              <w:instrText xml:space="preserve"> PAGEREF _Toc58341814 \h </w:instrText>
            </w:r>
          </w:ins>
          <w:r>
            <w:rPr>
              <w:noProof/>
              <w:webHidden/>
            </w:rPr>
          </w:r>
          <w:r>
            <w:rPr>
              <w:noProof/>
              <w:webHidden/>
            </w:rPr>
            <w:fldChar w:fldCharType="separate"/>
          </w:r>
          <w:ins w:id="113" w:author="David Conklin" w:date="2020-12-11T09:14:00Z">
            <w:r w:rsidR="00D24E1A">
              <w:rPr>
                <w:noProof/>
                <w:webHidden/>
              </w:rPr>
              <w:t>19</w:t>
            </w:r>
          </w:ins>
          <w:ins w:id="114" w:author="David Conklin" w:date="2020-12-08T17:42:00Z">
            <w:r>
              <w:rPr>
                <w:noProof/>
                <w:webHidden/>
              </w:rPr>
              <w:fldChar w:fldCharType="end"/>
            </w:r>
            <w:r w:rsidRPr="00083FC8">
              <w:rPr>
                <w:rStyle w:val="Hyperlink"/>
                <w:noProof/>
              </w:rPr>
              <w:fldChar w:fldCharType="end"/>
            </w:r>
          </w:ins>
        </w:p>
        <w:p w14:paraId="67887429" w14:textId="49F3AD70" w:rsidR="00613C1D" w:rsidRDefault="00613C1D">
          <w:pPr>
            <w:pStyle w:val="TOC2"/>
            <w:tabs>
              <w:tab w:val="right" w:leader="dot" w:pos="9350"/>
            </w:tabs>
            <w:rPr>
              <w:ins w:id="115" w:author="David Conklin" w:date="2020-12-08T17:42:00Z"/>
              <w:rFonts w:eastAsiaTheme="minorEastAsia"/>
              <w:noProof/>
            </w:rPr>
          </w:pPr>
          <w:ins w:id="1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"_Toc58341815"</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parcels</w:t>
            </w:r>
            <w:r>
              <w:rPr>
                <w:noProof/>
                <w:webHidden/>
              </w:rPr>
              <w:tab/>
            </w:r>
            <w:r>
              <w:rPr>
                <w:noProof/>
                <w:webHidden/>
              </w:rPr>
              <w:fldChar w:fldCharType="begin"/>
            </w:r>
            <w:r>
              <w:rPr>
                <w:noProof/>
                <w:webHidden/>
              </w:rPr>
              <w:instrText xml:space="preserve"> PAGEREF _Toc58341815 \h </w:instrText>
            </w:r>
          </w:ins>
          <w:r>
            <w:rPr>
              <w:noProof/>
              <w:webHidden/>
            </w:rPr>
          </w:r>
          <w:r>
            <w:rPr>
              <w:noProof/>
              <w:webHidden/>
            </w:rPr>
            <w:fldChar w:fldCharType="separate"/>
          </w:r>
          <w:ins w:id="117" w:author="David Conklin" w:date="2020-12-11T09:14:00Z">
            <w:r w:rsidR="00D24E1A">
              <w:rPr>
                <w:noProof/>
                <w:webHidden/>
              </w:rPr>
              <w:t>19</w:t>
            </w:r>
          </w:ins>
          <w:ins w:id="118" w:author="David Conklin" w:date="2020-12-08T17:42:00Z">
            <w:r>
              <w:rPr>
                <w:noProof/>
                <w:webHidden/>
              </w:rPr>
              <w:fldChar w:fldCharType="end"/>
            </w:r>
            <w:r w:rsidRPr="00083FC8">
              <w:rPr>
                <w:rStyle w:val="Hyperlink"/>
                <w:noProof/>
              </w:rPr>
              <w:fldChar w:fldCharType="end"/>
            </w:r>
          </w:ins>
        </w:p>
        <w:p w14:paraId="78DD34B7" w14:textId="63B22A96" w:rsidR="00613C1D" w:rsidRDefault="00613C1D">
          <w:pPr>
            <w:pStyle w:val="TOC2"/>
            <w:tabs>
              <w:tab w:val="right" w:leader="dot" w:pos="9350"/>
            </w:tabs>
            <w:rPr>
              <w:ins w:id="119" w:author="David Conklin" w:date="2020-12-08T17:42:00Z"/>
              <w:rFonts w:eastAsiaTheme="minorEastAsia"/>
              <w:noProof/>
            </w:rPr>
          </w:pPr>
          <w:ins w:id="1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"_Toc58341816"</w:instrText>
            </w:r>
            <w:r w:rsidRPr="00083FC8">
              <w:rPr>
                <w:rStyle w:val="Hyperlink"/>
                <w:noProof/>
              </w:rPr>
              <w:instrText xml:space="preserve"> </w:instrText>
            </w:r>
            <w:r w:rsidRPr="00083FC8">
              <w:rPr>
                <w:rStyle w:val="Hyperlink"/>
                <w:noProof/>
              </w:rPr>
              <w:fldChar w:fldCharType="separate"/>
            </w:r>
            <w:r w:rsidRPr="00083FC8">
              <w:rPr>
                <w:rStyle w:val="Hyperlink"/>
                <w:noProof/>
              </w:rPr>
              <w:t>Daily water mass and energy balance</w:t>
            </w:r>
            <w:r>
              <w:rPr>
                <w:noProof/>
                <w:webHidden/>
              </w:rPr>
              <w:tab/>
            </w:r>
            <w:r>
              <w:rPr>
                <w:noProof/>
                <w:webHidden/>
              </w:rPr>
              <w:fldChar w:fldCharType="begin"/>
            </w:r>
            <w:r>
              <w:rPr>
                <w:noProof/>
                <w:webHidden/>
              </w:rPr>
              <w:instrText xml:space="preserve"> PAGEREF _Toc58341816 \h </w:instrText>
            </w:r>
          </w:ins>
          <w:r>
            <w:rPr>
              <w:noProof/>
              <w:webHidden/>
            </w:rPr>
          </w:r>
          <w:r>
            <w:rPr>
              <w:noProof/>
              <w:webHidden/>
            </w:rPr>
            <w:fldChar w:fldCharType="separate"/>
          </w:r>
          <w:ins w:id="121" w:author="David Conklin" w:date="2020-12-11T09:14:00Z">
            <w:r w:rsidR="00D24E1A">
              <w:rPr>
                <w:noProof/>
                <w:webHidden/>
              </w:rPr>
              <w:t>19</w:t>
            </w:r>
          </w:ins>
          <w:ins w:id="122" w:author="David Conklin" w:date="2020-12-08T17:42:00Z">
            <w:r>
              <w:rPr>
                <w:noProof/>
                <w:webHidden/>
              </w:rPr>
              <w:fldChar w:fldCharType="end"/>
            </w:r>
            <w:r w:rsidRPr="00083FC8">
              <w:rPr>
                <w:rStyle w:val="Hyperlink"/>
                <w:noProof/>
              </w:rPr>
              <w:fldChar w:fldCharType="end"/>
            </w:r>
          </w:ins>
        </w:p>
        <w:p w14:paraId="593C38EE" w14:textId="5D4315EB" w:rsidR="00613C1D" w:rsidRDefault="00613C1D">
          <w:pPr>
            <w:pStyle w:val="TOC2"/>
            <w:tabs>
              <w:tab w:val="right" w:leader="dot" w:pos="9350"/>
            </w:tabs>
            <w:rPr>
              <w:ins w:id="123" w:author="David Conklin" w:date="2020-12-08T17:42:00Z"/>
              <w:rFonts w:eastAsiaTheme="minorEastAsia"/>
              <w:noProof/>
            </w:rPr>
          </w:pPr>
          <w:ins w:id="1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"_Toc58341817"</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rate of flow in a stream reach</w:t>
            </w:r>
            <w:r>
              <w:rPr>
                <w:noProof/>
                <w:webHidden/>
              </w:rPr>
              <w:tab/>
            </w:r>
            <w:r>
              <w:rPr>
                <w:noProof/>
                <w:webHidden/>
              </w:rPr>
              <w:fldChar w:fldCharType="begin"/>
            </w:r>
            <w:r>
              <w:rPr>
                <w:noProof/>
                <w:webHidden/>
              </w:rPr>
              <w:instrText xml:space="preserve"> PAGEREF _Toc58341817 \h </w:instrText>
            </w:r>
          </w:ins>
          <w:r>
            <w:rPr>
              <w:noProof/>
              <w:webHidden/>
            </w:rPr>
          </w:r>
          <w:r>
            <w:rPr>
              <w:noProof/>
              <w:webHidden/>
            </w:rPr>
            <w:fldChar w:fldCharType="separate"/>
          </w:r>
          <w:ins w:id="125" w:author="David Conklin" w:date="2020-12-11T09:14:00Z">
            <w:r w:rsidR="00D24E1A">
              <w:rPr>
                <w:noProof/>
                <w:webHidden/>
              </w:rPr>
              <w:t>20</w:t>
            </w:r>
          </w:ins>
          <w:ins w:id="126" w:author="David Conklin" w:date="2020-12-08T17:42:00Z">
            <w:r>
              <w:rPr>
                <w:noProof/>
                <w:webHidden/>
              </w:rPr>
              <w:fldChar w:fldCharType="end"/>
            </w:r>
            <w:r w:rsidRPr="00083FC8">
              <w:rPr>
                <w:rStyle w:val="Hyperlink"/>
                <w:noProof/>
              </w:rPr>
              <w:fldChar w:fldCharType="end"/>
            </w:r>
          </w:ins>
        </w:p>
        <w:p w14:paraId="7660E464" w14:textId="0A5466BF" w:rsidR="00613C1D" w:rsidRDefault="00613C1D">
          <w:pPr>
            <w:pStyle w:val="TOC2"/>
            <w:tabs>
              <w:tab w:val="right" w:leader="dot" w:pos="9350"/>
            </w:tabs>
            <w:rPr>
              <w:ins w:id="127" w:author="David Conklin" w:date="2020-12-08T17:42:00Z"/>
              <w:rFonts w:eastAsiaTheme="minorEastAsia"/>
              <w:noProof/>
            </w:rPr>
          </w:pPr>
          <w:ins w:id="1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"_Toc58341818"</w:instrText>
            </w:r>
            <w:r w:rsidRPr="00083FC8">
              <w:rPr>
                <w:rStyle w:val="Hyperlink"/>
                <w:noProof/>
              </w:rPr>
              <w:instrText xml:space="preserve"> </w:instrText>
            </w:r>
            <w:r w:rsidRPr="00083FC8">
              <w:rPr>
                <w:rStyle w:val="Hyperlink"/>
                <w:noProof/>
              </w:rPr>
              <w:fldChar w:fldCharType="separate"/>
            </w:r>
            <w:r w:rsidRPr="00083FC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_Toc58341818 \h </w:instrText>
            </w:r>
          </w:ins>
          <w:r>
            <w:rPr>
              <w:noProof/>
              <w:webHidden/>
            </w:rPr>
          </w:r>
          <w:r>
            <w:rPr>
              <w:noProof/>
              <w:webHidden/>
            </w:rPr>
            <w:fldChar w:fldCharType="separate"/>
          </w:r>
          <w:ins w:id="129" w:author="David Conklin" w:date="2020-12-11T09:14:00Z">
            <w:r w:rsidR="00D24E1A">
              <w:rPr>
                <w:noProof/>
                <w:webHidden/>
              </w:rPr>
              <w:t>25</w:t>
            </w:r>
          </w:ins>
          <w:ins w:id="130" w:author="David Conklin" w:date="2020-12-08T17:42:00Z">
            <w:r>
              <w:rPr>
                <w:noProof/>
                <w:webHidden/>
              </w:rPr>
              <w:fldChar w:fldCharType="end"/>
            </w:r>
            <w:r w:rsidRPr="00083FC8">
              <w:rPr>
                <w:rStyle w:val="Hyperlink"/>
                <w:noProof/>
              </w:rPr>
              <w:fldChar w:fldCharType="end"/>
            </w:r>
          </w:ins>
        </w:p>
        <w:p w14:paraId="7E26B9AD" w14:textId="24362A32" w:rsidR="00613C1D" w:rsidRDefault="00613C1D">
          <w:pPr>
            <w:pStyle w:val="TOC2"/>
            <w:tabs>
              <w:tab w:val="right" w:leader="dot" w:pos="9350"/>
            </w:tabs>
            <w:rPr>
              <w:ins w:id="131" w:author="David Conklin" w:date="2020-12-08T17:42:00Z"/>
              <w:rFonts w:eastAsiaTheme="minorEastAsia"/>
              <w:noProof/>
            </w:rPr>
          </w:pPr>
          <w:ins w:id="1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"_Toc58341819"</w:instrText>
            </w:r>
            <w:r w:rsidRPr="00083FC8">
              <w:rPr>
                <w:rStyle w:val="Hyperlink"/>
                <w:noProof/>
              </w:rPr>
              <w:instrText xml:space="preserve"> </w:instrText>
            </w:r>
            <w:r w:rsidRPr="00083FC8">
              <w:rPr>
                <w:rStyle w:val="Hyperlink"/>
                <w:noProof/>
              </w:rPr>
              <w:fldChar w:fldCharType="separate"/>
            </w:r>
            <w:r w:rsidRPr="00083FC8">
              <w:rPr>
                <w:rStyle w:val="Hyperlink"/>
                <w:noProof/>
              </w:rPr>
              <w:t>Water temperature from thermal energy</w:t>
            </w:r>
            <w:r>
              <w:rPr>
                <w:noProof/>
                <w:webHidden/>
              </w:rPr>
              <w:tab/>
            </w:r>
            <w:r>
              <w:rPr>
                <w:noProof/>
                <w:webHidden/>
              </w:rPr>
              <w:fldChar w:fldCharType="begin"/>
            </w:r>
            <w:r>
              <w:rPr>
                <w:noProof/>
                <w:webHidden/>
              </w:rPr>
              <w:instrText xml:space="preserve"> PAGEREF _Toc58341819 \h </w:instrText>
            </w:r>
          </w:ins>
          <w:r>
            <w:rPr>
              <w:noProof/>
              <w:webHidden/>
            </w:rPr>
          </w:r>
          <w:r>
            <w:rPr>
              <w:noProof/>
              <w:webHidden/>
            </w:rPr>
            <w:fldChar w:fldCharType="separate"/>
          </w:r>
          <w:ins w:id="133" w:author="David Conklin" w:date="2020-12-11T09:14:00Z">
            <w:r w:rsidR="00D24E1A">
              <w:rPr>
                <w:noProof/>
                <w:webHidden/>
              </w:rPr>
              <w:t>26</w:t>
            </w:r>
          </w:ins>
          <w:ins w:id="134" w:author="David Conklin" w:date="2020-12-08T17:42:00Z">
            <w:r>
              <w:rPr>
                <w:noProof/>
                <w:webHidden/>
              </w:rPr>
              <w:fldChar w:fldCharType="end"/>
            </w:r>
            <w:r w:rsidRPr="00083FC8">
              <w:rPr>
                <w:rStyle w:val="Hyperlink"/>
                <w:noProof/>
              </w:rPr>
              <w:fldChar w:fldCharType="end"/>
            </w:r>
          </w:ins>
        </w:p>
        <w:p w14:paraId="2EAE0AAC" w14:textId="35DC4320" w:rsidR="00613C1D" w:rsidRDefault="00613C1D">
          <w:pPr>
            <w:pStyle w:val="TOC2"/>
            <w:tabs>
              <w:tab w:val="right" w:leader="dot" w:pos="9350"/>
            </w:tabs>
            <w:rPr>
              <w:ins w:id="135" w:author="David Conklin" w:date="2020-12-08T17:42:00Z"/>
              <w:rFonts w:eastAsiaTheme="minorEastAsia"/>
              <w:noProof/>
            </w:rPr>
          </w:pPr>
          <w:ins w:id="1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"_Toc58341820"</w:instrText>
            </w:r>
            <w:r w:rsidRPr="00083FC8">
              <w:rPr>
                <w:rStyle w:val="Hyperlink"/>
                <w:noProof/>
              </w:rPr>
              <w:instrText xml:space="preserve"> </w:instrText>
            </w:r>
            <w:r w:rsidRPr="00083FC8">
              <w:rPr>
                <w:rStyle w:val="Hyperlink"/>
                <w:noProof/>
              </w:rPr>
              <w:fldChar w:fldCharType="separate"/>
            </w:r>
            <w:r w:rsidRPr="00083FC8">
              <w:rPr>
                <w:rStyle w:val="Hyperlink"/>
                <w:noProof/>
              </w:rPr>
              <w:t>Initial conditions for Flow: the IC file</w:t>
            </w:r>
            <w:r>
              <w:rPr>
                <w:noProof/>
                <w:webHidden/>
              </w:rPr>
              <w:tab/>
            </w:r>
            <w:r>
              <w:rPr>
                <w:noProof/>
                <w:webHidden/>
              </w:rPr>
              <w:fldChar w:fldCharType="begin"/>
            </w:r>
            <w:r>
              <w:rPr>
                <w:noProof/>
                <w:webHidden/>
              </w:rPr>
              <w:instrText xml:space="preserve"> PAGEREF _Toc58341820 \h </w:instrText>
            </w:r>
          </w:ins>
          <w:r>
            <w:rPr>
              <w:noProof/>
              <w:webHidden/>
            </w:rPr>
          </w:r>
          <w:r>
            <w:rPr>
              <w:noProof/>
              <w:webHidden/>
            </w:rPr>
            <w:fldChar w:fldCharType="separate"/>
          </w:r>
          <w:ins w:id="137" w:author="David Conklin" w:date="2020-12-11T09:14:00Z">
            <w:r w:rsidR="00D24E1A">
              <w:rPr>
                <w:noProof/>
                <w:webHidden/>
              </w:rPr>
              <w:t>26</w:t>
            </w:r>
          </w:ins>
          <w:ins w:id="138" w:author="David Conklin" w:date="2020-12-08T17:42:00Z">
            <w:r>
              <w:rPr>
                <w:noProof/>
                <w:webHidden/>
              </w:rPr>
              <w:fldChar w:fldCharType="end"/>
            </w:r>
            <w:r w:rsidRPr="00083FC8">
              <w:rPr>
                <w:rStyle w:val="Hyperlink"/>
                <w:noProof/>
              </w:rPr>
              <w:fldChar w:fldCharType="end"/>
            </w:r>
          </w:ins>
        </w:p>
        <w:p w14:paraId="65DC46D1" w14:textId="72703E48" w:rsidR="00613C1D" w:rsidRDefault="00613C1D">
          <w:pPr>
            <w:pStyle w:val="TOC2"/>
            <w:tabs>
              <w:tab w:val="right" w:leader="dot" w:pos="9350"/>
            </w:tabs>
            <w:rPr>
              <w:ins w:id="139" w:author="David Conklin" w:date="2020-12-08T17:42:00Z"/>
              <w:rFonts w:eastAsiaTheme="minorEastAsia"/>
              <w:noProof/>
            </w:rPr>
          </w:pPr>
          <w:ins w:id="1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"_Toc58341821"</w:instrText>
            </w:r>
            <w:r w:rsidRPr="00083FC8">
              <w:rPr>
                <w:rStyle w:val="Hyperlink"/>
                <w:noProof/>
              </w:rPr>
              <w:instrText xml:space="preserve"> </w:instrText>
            </w:r>
            <w:r w:rsidRPr="00083FC8">
              <w:rPr>
                <w:rStyle w:val="Hyperlink"/>
                <w:noProof/>
              </w:rPr>
              <w:fldChar w:fldCharType="separate"/>
            </w:r>
            <w:r w:rsidRPr="00083FC8">
              <w:rPr>
                <w:rStyle w:val="Hyperlink"/>
                <w:noProof/>
              </w:rPr>
              <w:t>Boundary conditions for stream water temperature</w:t>
            </w:r>
            <w:r>
              <w:rPr>
                <w:noProof/>
                <w:webHidden/>
              </w:rPr>
              <w:tab/>
            </w:r>
            <w:r>
              <w:rPr>
                <w:noProof/>
                <w:webHidden/>
              </w:rPr>
              <w:fldChar w:fldCharType="begin"/>
            </w:r>
            <w:r>
              <w:rPr>
                <w:noProof/>
                <w:webHidden/>
              </w:rPr>
              <w:instrText xml:space="preserve"> PAGEREF _Toc58341821 \h </w:instrText>
            </w:r>
          </w:ins>
          <w:r>
            <w:rPr>
              <w:noProof/>
              <w:webHidden/>
            </w:rPr>
          </w:r>
          <w:r>
            <w:rPr>
              <w:noProof/>
              <w:webHidden/>
            </w:rPr>
            <w:fldChar w:fldCharType="separate"/>
          </w:r>
          <w:ins w:id="141" w:author="David Conklin" w:date="2020-12-11T09:14:00Z">
            <w:r w:rsidR="00D24E1A">
              <w:rPr>
                <w:noProof/>
                <w:webHidden/>
              </w:rPr>
              <w:t>26</w:t>
            </w:r>
          </w:ins>
          <w:ins w:id="142" w:author="David Conklin" w:date="2020-12-08T17:42:00Z">
            <w:r>
              <w:rPr>
                <w:noProof/>
                <w:webHidden/>
              </w:rPr>
              <w:fldChar w:fldCharType="end"/>
            </w:r>
            <w:r w:rsidRPr="00083FC8">
              <w:rPr>
                <w:rStyle w:val="Hyperlink"/>
                <w:noProof/>
              </w:rPr>
              <w:fldChar w:fldCharType="end"/>
            </w:r>
          </w:ins>
        </w:p>
        <w:p w14:paraId="4E95B410" w14:textId="716B9027" w:rsidR="00613C1D" w:rsidRDefault="00613C1D">
          <w:pPr>
            <w:pStyle w:val="TOC2"/>
            <w:tabs>
              <w:tab w:val="right" w:leader="dot" w:pos="9350"/>
            </w:tabs>
            <w:rPr>
              <w:ins w:id="143" w:author="David Conklin" w:date="2020-12-08T17:42:00Z"/>
              <w:rFonts w:eastAsiaTheme="minorEastAsia"/>
              <w:noProof/>
            </w:rPr>
          </w:pPr>
          <w:ins w:id="14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"_Toc58341822"</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stratification in reservoirs</w:t>
            </w:r>
            <w:r>
              <w:rPr>
                <w:noProof/>
                <w:webHidden/>
              </w:rPr>
              <w:tab/>
            </w:r>
            <w:r>
              <w:rPr>
                <w:noProof/>
                <w:webHidden/>
              </w:rPr>
              <w:fldChar w:fldCharType="begin"/>
            </w:r>
            <w:r>
              <w:rPr>
                <w:noProof/>
                <w:webHidden/>
              </w:rPr>
              <w:instrText xml:space="preserve"> PAGEREF _Toc58341822 \h </w:instrText>
            </w:r>
          </w:ins>
          <w:r>
            <w:rPr>
              <w:noProof/>
              <w:webHidden/>
            </w:rPr>
          </w:r>
          <w:r>
            <w:rPr>
              <w:noProof/>
              <w:webHidden/>
            </w:rPr>
            <w:fldChar w:fldCharType="separate"/>
          </w:r>
          <w:ins w:id="145" w:author="David Conklin" w:date="2020-12-11T09:14:00Z">
            <w:r w:rsidR="00D24E1A">
              <w:rPr>
                <w:noProof/>
                <w:webHidden/>
              </w:rPr>
              <w:t>27</w:t>
            </w:r>
          </w:ins>
          <w:ins w:id="146" w:author="David Conklin" w:date="2020-12-08T17:42:00Z">
            <w:r>
              <w:rPr>
                <w:noProof/>
                <w:webHidden/>
              </w:rPr>
              <w:fldChar w:fldCharType="end"/>
            </w:r>
            <w:r w:rsidRPr="00083FC8">
              <w:rPr>
                <w:rStyle w:val="Hyperlink"/>
                <w:noProof/>
              </w:rPr>
              <w:fldChar w:fldCharType="end"/>
            </w:r>
          </w:ins>
        </w:p>
        <w:p w14:paraId="6029B87B" w14:textId="23297D4C" w:rsidR="00613C1D" w:rsidRDefault="00613C1D">
          <w:pPr>
            <w:pStyle w:val="TOC2"/>
            <w:tabs>
              <w:tab w:val="right" w:leader="dot" w:pos="9350"/>
            </w:tabs>
            <w:rPr>
              <w:ins w:id="147" w:author="David Conklin" w:date="2020-12-08T17:42:00Z"/>
              <w:rFonts w:eastAsiaTheme="minorEastAsia"/>
              <w:noProof/>
            </w:rPr>
          </w:pPr>
          <w:ins w:id="1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"_Toc58341823"</w:instrText>
            </w:r>
            <w:r w:rsidRPr="00083FC8">
              <w:rPr>
                <w:rStyle w:val="Hyperlink"/>
                <w:noProof/>
              </w:rPr>
              <w:instrText xml:space="preserve"> </w:instrText>
            </w:r>
            <w:r w:rsidRPr="00083FC8">
              <w:rPr>
                <w:rStyle w:val="Hyperlink"/>
                <w:noProof/>
              </w:rPr>
              <w:fldChar w:fldCharType="separate"/>
            </w:r>
            <w:r w:rsidRPr="00083FC8">
              <w:rPr>
                <w:rStyle w:val="Hyperlink"/>
                <w:noProof/>
              </w:rPr>
              <w:t>Thermal loading</w:t>
            </w:r>
            <w:r>
              <w:rPr>
                <w:noProof/>
                <w:webHidden/>
              </w:rPr>
              <w:tab/>
            </w:r>
            <w:r>
              <w:rPr>
                <w:noProof/>
                <w:webHidden/>
              </w:rPr>
              <w:fldChar w:fldCharType="begin"/>
            </w:r>
            <w:r>
              <w:rPr>
                <w:noProof/>
                <w:webHidden/>
              </w:rPr>
              <w:instrText xml:space="preserve"> PAGEREF _Toc58341823 \h </w:instrText>
            </w:r>
          </w:ins>
          <w:r>
            <w:rPr>
              <w:noProof/>
              <w:webHidden/>
            </w:rPr>
          </w:r>
          <w:r>
            <w:rPr>
              <w:noProof/>
              <w:webHidden/>
            </w:rPr>
            <w:fldChar w:fldCharType="separate"/>
          </w:r>
          <w:ins w:id="149" w:author="David Conklin" w:date="2020-12-11T09:14:00Z">
            <w:r w:rsidR="00D24E1A">
              <w:rPr>
                <w:noProof/>
                <w:webHidden/>
              </w:rPr>
              <w:t>27</w:t>
            </w:r>
          </w:ins>
          <w:ins w:id="150" w:author="David Conklin" w:date="2020-12-08T17:42:00Z">
            <w:r>
              <w:rPr>
                <w:noProof/>
                <w:webHidden/>
              </w:rPr>
              <w:fldChar w:fldCharType="end"/>
            </w:r>
            <w:r w:rsidRPr="00083FC8">
              <w:rPr>
                <w:rStyle w:val="Hyperlink"/>
                <w:noProof/>
              </w:rPr>
              <w:fldChar w:fldCharType="end"/>
            </w:r>
          </w:ins>
        </w:p>
        <w:p w14:paraId="3B972B63" w14:textId="0B3E024F" w:rsidR="00613C1D" w:rsidRDefault="00613C1D">
          <w:pPr>
            <w:pStyle w:val="TOC1"/>
            <w:tabs>
              <w:tab w:val="right" w:leader="dot" w:pos="9350"/>
            </w:tabs>
            <w:rPr>
              <w:ins w:id="151" w:author="David Conklin" w:date="2020-12-08T17:42:00Z"/>
              <w:rFonts w:eastAsiaTheme="minorEastAsia"/>
              <w:noProof/>
            </w:rPr>
          </w:pPr>
          <w:ins w:id="1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"_Toc58341824"</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Reservoirs</w:t>
            </w:r>
            <w:r>
              <w:rPr>
                <w:noProof/>
                <w:webHidden/>
              </w:rPr>
              <w:tab/>
            </w:r>
            <w:r>
              <w:rPr>
                <w:noProof/>
                <w:webHidden/>
              </w:rPr>
              <w:fldChar w:fldCharType="begin"/>
            </w:r>
            <w:r>
              <w:rPr>
                <w:noProof/>
                <w:webHidden/>
              </w:rPr>
              <w:instrText xml:space="preserve"> PAGEREF _Toc58341824 \h </w:instrText>
            </w:r>
          </w:ins>
          <w:r>
            <w:rPr>
              <w:noProof/>
              <w:webHidden/>
            </w:rPr>
          </w:r>
          <w:r>
            <w:rPr>
              <w:noProof/>
              <w:webHidden/>
            </w:rPr>
            <w:fldChar w:fldCharType="separate"/>
          </w:r>
          <w:ins w:id="153" w:author="David Conklin" w:date="2020-12-11T09:14:00Z">
            <w:r w:rsidR="00D24E1A">
              <w:rPr>
                <w:noProof/>
                <w:webHidden/>
              </w:rPr>
              <w:t>29</w:t>
            </w:r>
          </w:ins>
          <w:ins w:id="154" w:author="David Conklin" w:date="2020-12-08T17:42:00Z">
            <w:r>
              <w:rPr>
                <w:noProof/>
                <w:webHidden/>
              </w:rPr>
              <w:fldChar w:fldCharType="end"/>
            </w:r>
            <w:r w:rsidRPr="00083FC8">
              <w:rPr>
                <w:rStyle w:val="Hyperlink"/>
                <w:noProof/>
              </w:rPr>
              <w:fldChar w:fldCharType="end"/>
            </w:r>
          </w:ins>
        </w:p>
        <w:p w14:paraId="3168539A" w14:textId="2ECEB91A" w:rsidR="00613C1D" w:rsidRDefault="00613C1D">
          <w:pPr>
            <w:pStyle w:val="TOC2"/>
            <w:tabs>
              <w:tab w:val="right" w:leader="dot" w:pos="9350"/>
            </w:tabs>
            <w:rPr>
              <w:ins w:id="155" w:author="David Conklin" w:date="2020-12-08T17:42:00Z"/>
              <w:rFonts w:eastAsiaTheme="minorEastAsia"/>
              <w:noProof/>
            </w:rPr>
          </w:pPr>
          <w:ins w:id="1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"_Toc58341825"</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w:t>
            </w:r>
            <w:r>
              <w:rPr>
                <w:noProof/>
                <w:webHidden/>
              </w:rPr>
              <w:tab/>
            </w:r>
            <w:r>
              <w:rPr>
                <w:noProof/>
                <w:webHidden/>
              </w:rPr>
              <w:fldChar w:fldCharType="begin"/>
            </w:r>
            <w:r>
              <w:rPr>
                <w:noProof/>
                <w:webHidden/>
              </w:rPr>
              <w:instrText xml:space="preserve"> PAGEREF _Toc58341825 \h </w:instrText>
            </w:r>
          </w:ins>
          <w:r>
            <w:rPr>
              <w:noProof/>
              <w:webHidden/>
            </w:rPr>
          </w:r>
          <w:r>
            <w:rPr>
              <w:noProof/>
              <w:webHidden/>
            </w:rPr>
            <w:fldChar w:fldCharType="separate"/>
          </w:r>
          <w:ins w:id="157" w:author="David Conklin" w:date="2020-12-11T09:14:00Z">
            <w:r w:rsidR="00D24E1A">
              <w:rPr>
                <w:noProof/>
                <w:webHidden/>
              </w:rPr>
              <w:t>29</w:t>
            </w:r>
          </w:ins>
          <w:ins w:id="158" w:author="David Conklin" w:date="2020-12-08T17:42:00Z">
            <w:r>
              <w:rPr>
                <w:noProof/>
                <w:webHidden/>
              </w:rPr>
              <w:fldChar w:fldCharType="end"/>
            </w:r>
            <w:r w:rsidRPr="00083FC8">
              <w:rPr>
                <w:rStyle w:val="Hyperlink"/>
                <w:noProof/>
              </w:rPr>
              <w:fldChar w:fldCharType="end"/>
            </w:r>
          </w:ins>
        </w:p>
        <w:p w14:paraId="0A5BFE3C" w14:textId="4F88A76D" w:rsidR="00613C1D" w:rsidRDefault="00613C1D">
          <w:pPr>
            <w:pStyle w:val="TOC2"/>
            <w:tabs>
              <w:tab w:val="right" w:leader="dot" w:pos="9350"/>
            </w:tabs>
            <w:rPr>
              <w:ins w:id="159" w:author="David Conklin" w:date="2020-12-08T17:42:00Z"/>
              <w:rFonts w:eastAsiaTheme="minorEastAsia"/>
              <w:noProof/>
            </w:rPr>
          </w:pPr>
          <w:ins w:id="1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"_Toc58341826"</w:instrText>
            </w:r>
            <w:r w:rsidRPr="00083FC8">
              <w:rPr>
                <w:rStyle w:val="Hyperlink"/>
                <w:noProof/>
              </w:rPr>
              <w:instrText xml:space="preserve"> </w:instrText>
            </w:r>
            <w:r w:rsidRPr="00083FC8">
              <w:rPr>
                <w:rStyle w:val="Hyperlink"/>
                <w:noProof/>
              </w:rPr>
              <w:fldChar w:fldCharType="separate"/>
            </w:r>
            <w:r w:rsidRPr="00083FC8">
              <w:rPr>
                <w:rStyle w:val="Hyperlink"/>
                <w:noProof/>
              </w:rPr>
              <w:t>Reservoir data sources</w:t>
            </w:r>
            <w:r>
              <w:rPr>
                <w:noProof/>
                <w:webHidden/>
              </w:rPr>
              <w:tab/>
            </w:r>
            <w:r>
              <w:rPr>
                <w:noProof/>
                <w:webHidden/>
              </w:rPr>
              <w:fldChar w:fldCharType="begin"/>
            </w:r>
            <w:r>
              <w:rPr>
                <w:noProof/>
                <w:webHidden/>
              </w:rPr>
              <w:instrText xml:space="preserve"> PAGEREF _Toc58341826 \h </w:instrText>
            </w:r>
          </w:ins>
          <w:r>
            <w:rPr>
              <w:noProof/>
              <w:webHidden/>
            </w:rPr>
          </w:r>
          <w:r>
            <w:rPr>
              <w:noProof/>
              <w:webHidden/>
            </w:rPr>
            <w:fldChar w:fldCharType="separate"/>
          </w:r>
          <w:ins w:id="161" w:author="David Conklin" w:date="2020-12-11T09:14:00Z">
            <w:r w:rsidR="00D24E1A">
              <w:rPr>
                <w:noProof/>
                <w:webHidden/>
              </w:rPr>
              <w:t>31</w:t>
            </w:r>
          </w:ins>
          <w:ins w:id="162" w:author="David Conklin" w:date="2020-12-08T17:42:00Z">
            <w:r>
              <w:rPr>
                <w:noProof/>
                <w:webHidden/>
              </w:rPr>
              <w:fldChar w:fldCharType="end"/>
            </w:r>
            <w:r w:rsidRPr="00083FC8">
              <w:rPr>
                <w:rStyle w:val="Hyperlink"/>
                <w:noProof/>
              </w:rPr>
              <w:fldChar w:fldCharType="end"/>
            </w:r>
          </w:ins>
        </w:p>
        <w:p w14:paraId="0634FB9F" w14:textId="3BB484EA" w:rsidR="00613C1D" w:rsidRDefault="00613C1D">
          <w:pPr>
            <w:pStyle w:val="TOC1"/>
            <w:tabs>
              <w:tab w:val="right" w:leader="dot" w:pos="9350"/>
            </w:tabs>
            <w:rPr>
              <w:ins w:id="163" w:author="David Conklin" w:date="2020-12-08T17:42:00Z"/>
              <w:rFonts w:eastAsiaTheme="minorEastAsia"/>
              <w:noProof/>
            </w:rPr>
          </w:pPr>
          <w:ins w:id="1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"_Toc58341827"</w:instrText>
            </w:r>
            <w:r w:rsidRPr="00083FC8">
              <w:rPr>
                <w:rStyle w:val="Hyperlink"/>
                <w:noProof/>
              </w:rPr>
              <w:instrText xml:space="preserve"> </w:instrText>
            </w:r>
            <w:r w:rsidRPr="00083FC8">
              <w:rPr>
                <w:rStyle w:val="Hyperlink"/>
                <w:noProof/>
              </w:rPr>
              <w:fldChar w:fldCharType="separate"/>
            </w:r>
            <w:r w:rsidRPr="00083FC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_Toc58341827 \h </w:instrText>
            </w:r>
          </w:ins>
          <w:r>
            <w:rPr>
              <w:noProof/>
              <w:webHidden/>
            </w:rPr>
          </w:r>
          <w:r>
            <w:rPr>
              <w:noProof/>
              <w:webHidden/>
            </w:rPr>
            <w:fldChar w:fldCharType="separate"/>
          </w:r>
          <w:ins w:id="165" w:author="David Conklin" w:date="2020-12-11T09:14:00Z">
            <w:r w:rsidR="00D24E1A">
              <w:rPr>
                <w:noProof/>
                <w:webHidden/>
              </w:rPr>
              <w:t>31</w:t>
            </w:r>
          </w:ins>
          <w:ins w:id="166" w:author="David Conklin" w:date="2020-12-08T17:42:00Z">
            <w:r>
              <w:rPr>
                <w:noProof/>
                <w:webHidden/>
              </w:rPr>
              <w:fldChar w:fldCharType="end"/>
            </w:r>
            <w:r w:rsidRPr="00083FC8">
              <w:rPr>
                <w:rStyle w:val="Hyperlink"/>
                <w:noProof/>
              </w:rPr>
              <w:fldChar w:fldCharType="end"/>
            </w:r>
          </w:ins>
        </w:p>
        <w:p w14:paraId="39A5C29A" w14:textId="3BCB8DA2" w:rsidR="00613C1D" w:rsidRDefault="00613C1D">
          <w:pPr>
            <w:pStyle w:val="TOC2"/>
            <w:tabs>
              <w:tab w:val="right" w:leader="dot" w:pos="9350"/>
            </w:tabs>
            <w:rPr>
              <w:ins w:id="167" w:author="David Conklin" w:date="2020-12-08T17:42:00Z"/>
              <w:rFonts w:eastAsiaTheme="minorEastAsia"/>
              <w:noProof/>
            </w:rPr>
          </w:pPr>
          <w:ins w:id="1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"_Toc58341828"</w:instrText>
            </w:r>
            <w:r w:rsidRPr="00083FC8">
              <w:rPr>
                <w:rStyle w:val="Hyperlink"/>
                <w:noProof/>
              </w:rPr>
              <w:instrText xml:space="preserve"> </w:instrText>
            </w:r>
            <w:r w:rsidRPr="00083FC8">
              <w:rPr>
                <w:rStyle w:val="Hyperlink"/>
                <w:noProof/>
              </w:rPr>
              <w:fldChar w:fldCharType="separate"/>
            </w:r>
            <w:r w:rsidRPr="00083FC8">
              <w:rPr>
                <w:rStyle w:val="Hyperlink"/>
                <w:noProof/>
              </w:rPr>
              <w:t>Limitations of subbasin simulations</w:t>
            </w:r>
            <w:r>
              <w:rPr>
                <w:noProof/>
                <w:webHidden/>
              </w:rPr>
              <w:tab/>
            </w:r>
            <w:r>
              <w:rPr>
                <w:noProof/>
                <w:webHidden/>
              </w:rPr>
              <w:fldChar w:fldCharType="begin"/>
            </w:r>
            <w:r>
              <w:rPr>
                <w:noProof/>
                <w:webHidden/>
              </w:rPr>
              <w:instrText xml:space="preserve"> PAGEREF _Toc58341828 \h </w:instrText>
            </w:r>
          </w:ins>
          <w:r>
            <w:rPr>
              <w:noProof/>
              <w:webHidden/>
            </w:rPr>
          </w:r>
          <w:r>
            <w:rPr>
              <w:noProof/>
              <w:webHidden/>
            </w:rPr>
            <w:fldChar w:fldCharType="separate"/>
          </w:r>
          <w:ins w:id="169" w:author="David Conklin" w:date="2020-12-11T09:14:00Z">
            <w:r w:rsidR="00D24E1A">
              <w:rPr>
                <w:noProof/>
                <w:webHidden/>
              </w:rPr>
              <w:t>33</w:t>
            </w:r>
          </w:ins>
          <w:ins w:id="170" w:author="David Conklin" w:date="2020-12-08T17:42:00Z">
            <w:r>
              <w:rPr>
                <w:noProof/>
                <w:webHidden/>
              </w:rPr>
              <w:fldChar w:fldCharType="end"/>
            </w:r>
            <w:r w:rsidRPr="00083FC8">
              <w:rPr>
                <w:rStyle w:val="Hyperlink"/>
                <w:noProof/>
              </w:rPr>
              <w:fldChar w:fldCharType="end"/>
            </w:r>
          </w:ins>
        </w:p>
        <w:p w14:paraId="27275E7F" w14:textId="65352528" w:rsidR="00613C1D" w:rsidRDefault="00613C1D">
          <w:pPr>
            <w:pStyle w:val="TOC1"/>
            <w:tabs>
              <w:tab w:val="right" w:leader="dot" w:pos="9350"/>
            </w:tabs>
            <w:rPr>
              <w:ins w:id="171" w:author="David Conklin" w:date="2020-12-08T17:42:00Z"/>
              <w:rFonts w:eastAsiaTheme="minorEastAsia"/>
              <w:noProof/>
            </w:rPr>
          </w:pPr>
          <w:ins w:id="1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"_Toc58341829"</w:instrText>
            </w:r>
            <w:r w:rsidRPr="00083FC8">
              <w:rPr>
                <w:rStyle w:val="Hyperlink"/>
                <w:noProof/>
              </w:rPr>
              <w:instrText xml:space="preserve"> </w:instrText>
            </w:r>
            <w:r w:rsidRPr="00083FC8">
              <w:rPr>
                <w:rStyle w:val="Hyperlink"/>
                <w:noProof/>
              </w:rPr>
              <w:fldChar w:fldCharType="separate"/>
            </w:r>
            <w:r w:rsidRPr="00083FC8">
              <w:rPr>
                <w:rStyle w:val="Hyperlink"/>
                <w:noProof/>
              </w:rPr>
              <w:t>North Santiam study area</w:t>
            </w:r>
            <w:r>
              <w:rPr>
                <w:noProof/>
                <w:webHidden/>
              </w:rPr>
              <w:tab/>
            </w:r>
            <w:r>
              <w:rPr>
                <w:noProof/>
                <w:webHidden/>
              </w:rPr>
              <w:fldChar w:fldCharType="begin"/>
            </w:r>
            <w:r>
              <w:rPr>
                <w:noProof/>
                <w:webHidden/>
              </w:rPr>
              <w:instrText xml:space="preserve"> PAGEREF _Toc58341829 \h </w:instrText>
            </w:r>
          </w:ins>
          <w:r>
            <w:rPr>
              <w:noProof/>
              <w:webHidden/>
            </w:rPr>
          </w:r>
          <w:r>
            <w:rPr>
              <w:noProof/>
              <w:webHidden/>
            </w:rPr>
            <w:fldChar w:fldCharType="separate"/>
          </w:r>
          <w:ins w:id="173" w:author="David Conklin" w:date="2020-12-11T09:14:00Z">
            <w:r w:rsidR="00D24E1A">
              <w:rPr>
                <w:noProof/>
                <w:webHidden/>
              </w:rPr>
              <w:t>33</w:t>
            </w:r>
          </w:ins>
          <w:ins w:id="174" w:author="David Conklin" w:date="2020-12-08T17:42:00Z">
            <w:r>
              <w:rPr>
                <w:noProof/>
                <w:webHidden/>
              </w:rPr>
              <w:fldChar w:fldCharType="end"/>
            </w:r>
            <w:r w:rsidRPr="00083FC8">
              <w:rPr>
                <w:rStyle w:val="Hyperlink"/>
                <w:noProof/>
              </w:rPr>
              <w:fldChar w:fldCharType="end"/>
            </w:r>
          </w:ins>
        </w:p>
        <w:p w14:paraId="2C60EBBB" w14:textId="0B7EAE25" w:rsidR="00613C1D" w:rsidRDefault="00613C1D">
          <w:pPr>
            <w:pStyle w:val="TOC2"/>
            <w:tabs>
              <w:tab w:val="right" w:leader="dot" w:pos="9350"/>
            </w:tabs>
            <w:rPr>
              <w:ins w:id="175" w:author="David Conklin" w:date="2020-12-08T17:42:00Z"/>
              <w:rFonts w:eastAsiaTheme="minorEastAsia"/>
              <w:noProof/>
            </w:rPr>
          </w:pPr>
          <w:ins w:id="1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"_Toc58341830"</w:instrText>
            </w:r>
            <w:r w:rsidRPr="00083FC8">
              <w:rPr>
                <w:rStyle w:val="Hyperlink"/>
                <w:noProof/>
              </w:rPr>
              <w:instrText xml:space="preserve"> </w:instrText>
            </w:r>
            <w:r w:rsidRPr="00083FC8">
              <w:rPr>
                <w:rStyle w:val="Hyperlink"/>
                <w:noProof/>
              </w:rPr>
              <w:fldChar w:fldCharType="separate"/>
            </w:r>
            <w:r w:rsidRPr="00083FC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_Toc58341830 \h </w:instrText>
            </w:r>
          </w:ins>
          <w:r>
            <w:rPr>
              <w:noProof/>
              <w:webHidden/>
            </w:rPr>
          </w:r>
          <w:r>
            <w:rPr>
              <w:noProof/>
              <w:webHidden/>
            </w:rPr>
            <w:fldChar w:fldCharType="separate"/>
          </w:r>
          <w:ins w:id="177" w:author="David Conklin" w:date="2020-12-11T09:14:00Z">
            <w:r w:rsidR="00D24E1A">
              <w:rPr>
                <w:noProof/>
                <w:webHidden/>
              </w:rPr>
              <w:t>34</w:t>
            </w:r>
          </w:ins>
          <w:ins w:id="178" w:author="David Conklin" w:date="2020-12-08T17:42:00Z">
            <w:r>
              <w:rPr>
                <w:noProof/>
                <w:webHidden/>
              </w:rPr>
              <w:fldChar w:fldCharType="end"/>
            </w:r>
            <w:r w:rsidRPr="00083FC8">
              <w:rPr>
                <w:rStyle w:val="Hyperlink"/>
                <w:noProof/>
              </w:rPr>
              <w:fldChar w:fldCharType="end"/>
            </w:r>
          </w:ins>
        </w:p>
        <w:p w14:paraId="1D402440" w14:textId="03C91A5E" w:rsidR="00613C1D" w:rsidRDefault="00613C1D">
          <w:pPr>
            <w:pStyle w:val="TOC2"/>
            <w:tabs>
              <w:tab w:val="right" w:leader="dot" w:pos="9350"/>
            </w:tabs>
            <w:rPr>
              <w:ins w:id="179" w:author="David Conklin" w:date="2020-12-08T17:42:00Z"/>
              <w:rFonts w:eastAsiaTheme="minorEastAsia"/>
              <w:noProof/>
            </w:rPr>
          </w:pPr>
          <w:ins w:id="1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"_Toc58341831"</w:instrText>
            </w:r>
            <w:r w:rsidRPr="00083FC8">
              <w:rPr>
                <w:rStyle w:val="Hyperlink"/>
                <w:noProof/>
              </w:rPr>
              <w:instrText xml:space="preserve"> </w:instrText>
            </w:r>
            <w:r w:rsidRPr="00083FC8">
              <w:rPr>
                <w:rStyle w:val="Hyperlink"/>
                <w:noProof/>
              </w:rPr>
              <w:fldChar w:fldCharType="separate"/>
            </w:r>
            <w:r w:rsidRPr="00083FC8">
              <w:rPr>
                <w:rStyle w:val="Hyperlink"/>
                <w:noProof/>
              </w:rPr>
              <w:t>Municipal water rights</w:t>
            </w:r>
            <w:r>
              <w:rPr>
                <w:noProof/>
                <w:webHidden/>
              </w:rPr>
              <w:tab/>
            </w:r>
            <w:r>
              <w:rPr>
                <w:noProof/>
                <w:webHidden/>
              </w:rPr>
              <w:fldChar w:fldCharType="begin"/>
            </w:r>
            <w:r>
              <w:rPr>
                <w:noProof/>
                <w:webHidden/>
              </w:rPr>
              <w:instrText xml:space="preserve"> PAGEREF _Toc58341831 \h </w:instrText>
            </w:r>
          </w:ins>
          <w:r>
            <w:rPr>
              <w:noProof/>
              <w:webHidden/>
            </w:rPr>
          </w:r>
          <w:r>
            <w:rPr>
              <w:noProof/>
              <w:webHidden/>
            </w:rPr>
            <w:fldChar w:fldCharType="separate"/>
          </w:r>
          <w:ins w:id="181" w:author="David Conklin" w:date="2020-12-11T09:14:00Z">
            <w:r w:rsidR="00D24E1A">
              <w:rPr>
                <w:noProof/>
                <w:webHidden/>
              </w:rPr>
              <w:t>35</w:t>
            </w:r>
          </w:ins>
          <w:ins w:id="182" w:author="David Conklin" w:date="2020-12-08T17:42:00Z">
            <w:r>
              <w:rPr>
                <w:noProof/>
                <w:webHidden/>
              </w:rPr>
              <w:fldChar w:fldCharType="end"/>
            </w:r>
            <w:r w:rsidRPr="00083FC8">
              <w:rPr>
                <w:rStyle w:val="Hyperlink"/>
                <w:noProof/>
              </w:rPr>
              <w:fldChar w:fldCharType="end"/>
            </w:r>
          </w:ins>
        </w:p>
        <w:p w14:paraId="40BB7162" w14:textId="451AD74E" w:rsidR="00613C1D" w:rsidRDefault="00613C1D">
          <w:pPr>
            <w:pStyle w:val="TOC1"/>
            <w:tabs>
              <w:tab w:val="right" w:leader="dot" w:pos="9350"/>
            </w:tabs>
            <w:rPr>
              <w:ins w:id="183" w:author="David Conklin" w:date="2020-12-08T17:42:00Z"/>
              <w:rFonts w:eastAsiaTheme="minorEastAsia"/>
              <w:noProof/>
            </w:rPr>
          </w:pPr>
          <w:ins w:id="18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"_Toc58341832"</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Basin Wetlands Study</w:t>
            </w:r>
            <w:r>
              <w:rPr>
                <w:noProof/>
                <w:webHidden/>
              </w:rPr>
              <w:tab/>
            </w:r>
            <w:r>
              <w:rPr>
                <w:noProof/>
                <w:webHidden/>
              </w:rPr>
              <w:fldChar w:fldCharType="begin"/>
            </w:r>
            <w:r>
              <w:rPr>
                <w:noProof/>
                <w:webHidden/>
              </w:rPr>
              <w:instrText xml:space="preserve"> PAGEREF _Toc58341832 \h </w:instrText>
            </w:r>
          </w:ins>
          <w:r>
            <w:rPr>
              <w:noProof/>
              <w:webHidden/>
            </w:rPr>
          </w:r>
          <w:r>
            <w:rPr>
              <w:noProof/>
              <w:webHidden/>
            </w:rPr>
            <w:fldChar w:fldCharType="separate"/>
          </w:r>
          <w:ins w:id="185" w:author="David Conklin" w:date="2020-12-11T09:14:00Z">
            <w:r w:rsidR="00D24E1A">
              <w:rPr>
                <w:noProof/>
                <w:webHidden/>
              </w:rPr>
              <w:t>35</w:t>
            </w:r>
          </w:ins>
          <w:ins w:id="186" w:author="David Conklin" w:date="2020-12-08T17:42:00Z">
            <w:r>
              <w:rPr>
                <w:noProof/>
                <w:webHidden/>
              </w:rPr>
              <w:fldChar w:fldCharType="end"/>
            </w:r>
            <w:r w:rsidRPr="00083FC8">
              <w:rPr>
                <w:rStyle w:val="Hyperlink"/>
                <w:noProof/>
              </w:rPr>
              <w:fldChar w:fldCharType="end"/>
            </w:r>
          </w:ins>
        </w:p>
        <w:p w14:paraId="71F9970A" w14:textId="13C8DB34" w:rsidR="00613C1D" w:rsidRDefault="00613C1D">
          <w:pPr>
            <w:pStyle w:val="TOC2"/>
            <w:tabs>
              <w:tab w:val="right" w:leader="dot" w:pos="9350"/>
            </w:tabs>
            <w:rPr>
              <w:ins w:id="187" w:author="David Conklin" w:date="2020-12-08T17:42:00Z"/>
              <w:rFonts w:eastAsiaTheme="minorEastAsia"/>
              <w:noProof/>
            </w:rPr>
          </w:pPr>
          <w:ins w:id="18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"_Toc58341833"</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 Overview</w:t>
            </w:r>
            <w:r>
              <w:rPr>
                <w:noProof/>
                <w:webHidden/>
              </w:rPr>
              <w:tab/>
            </w:r>
            <w:r>
              <w:rPr>
                <w:noProof/>
                <w:webHidden/>
              </w:rPr>
              <w:fldChar w:fldCharType="begin"/>
            </w:r>
            <w:r>
              <w:rPr>
                <w:noProof/>
                <w:webHidden/>
              </w:rPr>
              <w:instrText xml:space="preserve"> PAGEREF _Toc58341833 \h </w:instrText>
            </w:r>
          </w:ins>
          <w:r>
            <w:rPr>
              <w:noProof/>
              <w:webHidden/>
            </w:rPr>
          </w:r>
          <w:r>
            <w:rPr>
              <w:noProof/>
              <w:webHidden/>
            </w:rPr>
            <w:fldChar w:fldCharType="separate"/>
          </w:r>
          <w:ins w:id="189" w:author="David Conklin" w:date="2020-12-11T09:14:00Z">
            <w:r w:rsidR="00D24E1A">
              <w:rPr>
                <w:noProof/>
                <w:webHidden/>
              </w:rPr>
              <w:t>35</w:t>
            </w:r>
          </w:ins>
          <w:ins w:id="190" w:author="David Conklin" w:date="2020-12-08T17:42:00Z">
            <w:r>
              <w:rPr>
                <w:noProof/>
                <w:webHidden/>
              </w:rPr>
              <w:fldChar w:fldCharType="end"/>
            </w:r>
            <w:r w:rsidRPr="00083FC8">
              <w:rPr>
                <w:rStyle w:val="Hyperlink"/>
                <w:noProof/>
              </w:rPr>
              <w:fldChar w:fldCharType="end"/>
            </w:r>
          </w:ins>
        </w:p>
        <w:p w14:paraId="0F243DB1" w14:textId="3486B69B" w:rsidR="00613C1D" w:rsidRDefault="00613C1D">
          <w:pPr>
            <w:pStyle w:val="TOC2"/>
            <w:tabs>
              <w:tab w:val="right" w:leader="dot" w:pos="9350"/>
            </w:tabs>
            <w:rPr>
              <w:ins w:id="191" w:author="David Conklin" w:date="2020-12-08T17:42:00Z"/>
              <w:rFonts w:eastAsiaTheme="minorEastAsia"/>
              <w:noProof/>
            </w:rPr>
          </w:pPr>
          <w:ins w:id="19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"_Toc58341834"</w:instrText>
            </w:r>
            <w:r w:rsidRPr="00083FC8">
              <w:rPr>
                <w:rStyle w:val="Hyperlink"/>
                <w:noProof/>
              </w:rPr>
              <w:instrText xml:space="preserve"> </w:instrText>
            </w:r>
            <w:r w:rsidRPr="00083FC8">
              <w:rPr>
                <w:rStyle w:val="Hyperlink"/>
                <w:noProof/>
              </w:rPr>
              <w:fldChar w:fldCharType="separate"/>
            </w:r>
            <w:r w:rsidRPr="00083FC8">
              <w:rPr>
                <w:rStyle w:val="Hyperlink"/>
                <w:noProof/>
              </w:rPr>
              <w:t>Model and Simulation Overview</w:t>
            </w:r>
            <w:r>
              <w:rPr>
                <w:noProof/>
                <w:webHidden/>
              </w:rPr>
              <w:tab/>
            </w:r>
            <w:r>
              <w:rPr>
                <w:noProof/>
                <w:webHidden/>
              </w:rPr>
              <w:fldChar w:fldCharType="begin"/>
            </w:r>
            <w:r>
              <w:rPr>
                <w:noProof/>
                <w:webHidden/>
              </w:rPr>
              <w:instrText xml:space="preserve"> PAGEREF _Toc58341834 \h </w:instrText>
            </w:r>
          </w:ins>
          <w:r>
            <w:rPr>
              <w:noProof/>
              <w:webHidden/>
            </w:rPr>
          </w:r>
          <w:r>
            <w:rPr>
              <w:noProof/>
              <w:webHidden/>
            </w:rPr>
            <w:fldChar w:fldCharType="separate"/>
          </w:r>
          <w:ins w:id="193" w:author="David Conklin" w:date="2020-12-11T09:14:00Z">
            <w:r w:rsidR="00D24E1A">
              <w:rPr>
                <w:noProof/>
                <w:webHidden/>
              </w:rPr>
              <w:t>38</w:t>
            </w:r>
          </w:ins>
          <w:ins w:id="194" w:author="David Conklin" w:date="2020-12-08T17:42:00Z">
            <w:r>
              <w:rPr>
                <w:noProof/>
                <w:webHidden/>
              </w:rPr>
              <w:fldChar w:fldCharType="end"/>
            </w:r>
            <w:r w:rsidRPr="00083FC8">
              <w:rPr>
                <w:rStyle w:val="Hyperlink"/>
                <w:noProof/>
              </w:rPr>
              <w:fldChar w:fldCharType="end"/>
            </w:r>
          </w:ins>
        </w:p>
        <w:p w14:paraId="7C5F67DE" w14:textId="4B6BAE74" w:rsidR="00613C1D" w:rsidRDefault="00613C1D">
          <w:pPr>
            <w:pStyle w:val="TOC2"/>
            <w:tabs>
              <w:tab w:val="right" w:leader="dot" w:pos="9350"/>
            </w:tabs>
            <w:rPr>
              <w:ins w:id="195" w:author="David Conklin" w:date="2020-12-08T17:42:00Z"/>
              <w:rFonts w:eastAsiaTheme="minorEastAsia"/>
              <w:noProof/>
            </w:rPr>
          </w:pPr>
          <w:ins w:id="19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"_Toc58341835"</w:instrText>
            </w:r>
            <w:r w:rsidRPr="00083FC8">
              <w:rPr>
                <w:rStyle w:val="Hyperlink"/>
                <w:noProof/>
              </w:rPr>
              <w:instrText xml:space="preserve"> </w:instrText>
            </w:r>
            <w:r w:rsidRPr="00083FC8">
              <w:rPr>
                <w:rStyle w:val="Hyperlink"/>
                <w:noProof/>
              </w:rPr>
              <w:fldChar w:fldCharType="separate"/>
            </w:r>
            <w:r w:rsidRPr="00083FC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_Toc58341835 \h </w:instrText>
            </w:r>
          </w:ins>
          <w:r>
            <w:rPr>
              <w:noProof/>
              <w:webHidden/>
            </w:rPr>
          </w:r>
          <w:r>
            <w:rPr>
              <w:noProof/>
              <w:webHidden/>
            </w:rPr>
            <w:fldChar w:fldCharType="separate"/>
          </w:r>
          <w:ins w:id="197" w:author="David Conklin" w:date="2020-12-11T09:14:00Z">
            <w:r w:rsidR="00D24E1A">
              <w:rPr>
                <w:noProof/>
                <w:webHidden/>
              </w:rPr>
              <w:t>39</w:t>
            </w:r>
          </w:ins>
          <w:ins w:id="198" w:author="David Conklin" w:date="2020-12-08T17:42:00Z">
            <w:r>
              <w:rPr>
                <w:noProof/>
                <w:webHidden/>
              </w:rPr>
              <w:fldChar w:fldCharType="end"/>
            </w:r>
            <w:r w:rsidRPr="00083FC8">
              <w:rPr>
                <w:rStyle w:val="Hyperlink"/>
                <w:noProof/>
              </w:rPr>
              <w:fldChar w:fldCharType="end"/>
            </w:r>
          </w:ins>
        </w:p>
        <w:p w14:paraId="7320B52B" w14:textId="7D2202A2" w:rsidR="00613C1D" w:rsidRDefault="00613C1D">
          <w:pPr>
            <w:pStyle w:val="TOC2"/>
            <w:tabs>
              <w:tab w:val="right" w:leader="dot" w:pos="9350"/>
            </w:tabs>
            <w:rPr>
              <w:ins w:id="199" w:author="David Conklin" w:date="2020-12-08T17:42:00Z"/>
              <w:rFonts w:eastAsiaTheme="minorEastAsia"/>
              <w:noProof/>
            </w:rPr>
          </w:pPr>
          <w:ins w:id="20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"_Toc58341836"</w:instrText>
            </w:r>
            <w:r w:rsidRPr="00083FC8">
              <w:rPr>
                <w:rStyle w:val="Hyperlink"/>
                <w:noProof/>
              </w:rPr>
              <w:instrText xml:space="preserve"> </w:instrText>
            </w:r>
            <w:r w:rsidRPr="00083FC8">
              <w:rPr>
                <w:rStyle w:val="Hyperlink"/>
                <w:noProof/>
              </w:rPr>
              <w:fldChar w:fldCharType="separate"/>
            </w:r>
            <w:r w:rsidRPr="00083FC8">
              <w:rPr>
                <w:rStyle w:val="Hyperlink"/>
                <w:noProof/>
              </w:rPr>
              <w:t>Data changes for better representation of wetlands</w:t>
            </w:r>
            <w:r>
              <w:rPr>
                <w:noProof/>
                <w:webHidden/>
              </w:rPr>
              <w:tab/>
            </w:r>
            <w:r>
              <w:rPr>
                <w:noProof/>
                <w:webHidden/>
              </w:rPr>
              <w:fldChar w:fldCharType="begin"/>
            </w:r>
            <w:r>
              <w:rPr>
                <w:noProof/>
                <w:webHidden/>
              </w:rPr>
              <w:instrText xml:space="preserve"> PAGEREF _Toc58341836 \h </w:instrText>
            </w:r>
          </w:ins>
          <w:r>
            <w:rPr>
              <w:noProof/>
              <w:webHidden/>
            </w:rPr>
          </w:r>
          <w:r>
            <w:rPr>
              <w:noProof/>
              <w:webHidden/>
            </w:rPr>
            <w:fldChar w:fldCharType="separate"/>
          </w:r>
          <w:ins w:id="201" w:author="David Conklin" w:date="2020-12-11T09:14:00Z">
            <w:r w:rsidR="00D24E1A">
              <w:rPr>
                <w:noProof/>
                <w:webHidden/>
              </w:rPr>
              <w:t>39</w:t>
            </w:r>
          </w:ins>
          <w:ins w:id="202" w:author="David Conklin" w:date="2020-12-08T17:42:00Z">
            <w:r>
              <w:rPr>
                <w:noProof/>
                <w:webHidden/>
              </w:rPr>
              <w:fldChar w:fldCharType="end"/>
            </w:r>
            <w:r w:rsidRPr="00083FC8">
              <w:rPr>
                <w:rStyle w:val="Hyperlink"/>
                <w:noProof/>
              </w:rPr>
              <w:fldChar w:fldCharType="end"/>
            </w:r>
          </w:ins>
        </w:p>
        <w:p w14:paraId="48D326D6" w14:textId="599084FC" w:rsidR="00613C1D" w:rsidRDefault="00613C1D">
          <w:pPr>
            <w:pStyle w:val="TOC2"/>
            <w:tabs>
              <w:tab w:val="right" w:leader="dot" w:pos="9350"/>
            </w:tabs>
            <w:rPr>
              <w:ins w:id="203" w:author="David Conklin" w:date="2020-12-08T17:42:00Z"/>
              <w:rFonts w:eastAsiaTheme="minorEastAsia"/>
              <w:noProof/>
            </w:rPr>
          </w:pPr>
          <w:ins w:id="20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"_Toc58341837"</w:instrText>
            </w:r>
            <w:r w:rsidRPr="00083FC8">
              <w:rPr>
                <w:rStyle w:val="Hyperlink"/>
                <w:noProof/>
              </w:rPr>
              <w:instrText xml:space="preserve"> </w:instrText>
            </w:r>
            <w:r w:rsidRPr="00083FC8">
              <w:rPr>
                <w:rStyle w:val="Hyperlink"/>
                <w:noProof/>
              </w:rPr>
              <w:fldChar w:fldCharType="separate"/>
            </w:r>
            <w:r w:rsidRPr="00083FC8">
              <w:rPr>
                <w:rStyle w:val="Hyperlink"/>
                <w:noProof/>
              </w:rPr>
              <w:t>Projection, Calendar, and Units</w:t>
            </w:r>
            <w:r>
              <w:rPr>
                <w:noProof/>
                <w:webHidden/>
              </w:rPr>
              <w:tab/>
            </w:r>
            <w:r>
              <w:rPr>
                <w:noProof/>
                <w:webHidden/>
              </w:rPr>
              <w:fldChar w:fldCharType="begin"/>
            </w:r>
            <w:r>
              <w:rPr>
                <w:noProof/>
                <w:webHidden/>
              </w:rPr>
              <w:instrText xml:space="preserve"> PAGEREF _Toc58341837 \h </w:instrText>
            </w:r>
          </w:ins>
          <w:r>
            <w:rPr>
              <w:noProof/>
              <w:webHidden/>
            </w:rPr>
          </w:r>
          <w:r>
            <w:rPr>
              <w:noProof/>
              <w:webHidden/>
            </w:rPr>
            <w:fldChar w:fldCharType="separate"/>
          </w:r>
          <w:ins w:id="205" w:author="David Conklin" w:date="2020-12-11T09:14:00Z">
            <w:r w:rsidR="00D24E1A">
              <w:rPr>
                <w:noProof/>
                <w:webHidden/>
              </w:rPr>
              <w:t>40</w:t>
            </w:r>
          </w:ins>
          <w:ins w:id="206" w:author="David Conklin" w:date="2020-12-08T17:42:00Z">
            <w:r>
              <w:rPr>
                <w:noProof/>
                <w:webHidden/>
              </w:rPr>
              <w:fldChar w:fldCharType="end"/>
            </w:r>
            <w:r w:rsidRPr="00083FC8">
              <w:rPr>
                <w:rStyle w:val="Hyperlink"/>
                <w:noProof/>
              </w:rPr>
              <w:fldChar w:fldCharType="end"/>
            </w:r>
          </w:ins>
        </w:p>
        <w:p w14:paraId="6785AF17" w14:textId="045B7F3B" w:rsidR="00613C1D" w:rsidRDefault="00613C1D">
          <w:pPr>
            <w:pStyle w:val="TOC2"/>
            <w:tabs>
              <w:tab w:val="right" w:leader="dot" w:pos="9350"/>
            </w:tabs>
            <w:rPr>
              <w:ins w:id="207" w:author="David Conklin" w:date="2020-12-08T17:42:00Z"/>
              <w:rFonts w:eastAsiaTheme="minorEastAsia"/>
              <w:noProof/>
            </w:rPr>
          </w:pPr>
          <w:ins w:id="20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"_Toc58341838"</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Simulation of changes in wetlands over time</w:t>
            </w:r>
            <w:r>
              <w:rPr>
                <w:noProof/>
                <w:webHidden/>
              </w:rPr>
              <w:tab/>
            </w:r>
            <w:r>
              <w:rPr>
                <w:noProof/>
                <w:webHidden/>
              </w:rPr>
              <w:fldChar w:fldCharType="begin"/>
            </w:r>
            <w:r>
              <w:rPr>
                <w:noProof/>
                <w:webHidden/>
              </w:rPr>
              <w:instrText xml:space="preserve"> PAGEREF _Toc58341838 \h </w:instrText>
            </w:r>
          </w:ins>
          <w:r>
            <w:rPr>
              <w:noProof/>
              <w:webHidden/>
            </w:rPr>
          </w:r>
          <w:r>
            <w:rPr>
              <w:noProof/>
              <w:webHidden/>
            </w:rPr>
            <w:fldChar w:fldCharType="separate"/>
          </w:r>
          <w:ins w:id="209" w:author="David Conklin" w:date="2020-12-11T09:14:00Z">
            <w:r w:rsidR="00D24E1A">
              <w:rPr>
                <w:noProof/>
                <w:webHidden/>
              </w:rPr>
              <w:t>40</w:t>
            </w:r>
          </w:ins>
          <w:ins w:id="210" w:author="David Conklin" w:date="2020-12-08T17:42:00Z">
            <w:r>
              <w:rPr>
                <w:noProof/>
                <w:webHidden/>
              </w:rPr>
              <w:fldChar w:fldCharType="end"/>
            </w:r>
            <w:r w:rsidRPr="00083FC8">
              <w:rPr>
                <w:rStyle w:val="Hyperlink"/>
                <w:noProof/>
              </w:rPr>
              <w:fldChar w:fldCharType="end"/>
            </w:r>
          </w:ins>
        </w:p>
        <w:p w14:paraId="0E9AECE9" w14:textId="5BEDCE46" w:rsidR="00613C1D" w:rsidRDefault="00613C1D">
          <w:pPr>
            <w:pStyle w:val="TOC2"/>
            <w:tabs>
              <w:tab w:val="right" w:leader="dot" w:pos="9350"/>
            </w:tabs>
            <w:rPr>
              <w:ins w:id="211" w:author="David Conklin" w:date="2020-12-08T17:42:00Z"/>
              <w:rFonts w:eastAsiaTheme="minorEastAsia"/>
              <w:noProof/>
            </w:rPr>
          </w:pPr>
          <w:ins w:id="21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"_Toc58341839"</w:instrText>
            </w:r>
            <w:r w:rsidRPr="00083FC8">
              <w:rPr>
                <w:rStyle w:val="Hyperlink"/>
                <w:noProof/>
              </w:rPr>
              <w:instrText xml:space="preserve"> </w:instrText>
            </w:r>
            <w:r w:rsidRPr="00083FC8">
              <w:rPr>
                <w:rStyle w:val="Hyperlink"/>
                <w:noProof/>
              </w:rPr>
              <w:fldChar w:fldCharType="separate"/>
            </w:r>
            <w:r w:rsidRPr="00083FC8">
              <w:rPr>
                <w:rStyle w:val="Hyperlink"/>
                <w:noProof/>
              </w:rPr>
              <w:t>How wetlands are represented in the model</w:t>
            </w:r>
            <w:r>
              <w:rPr>
                <w:noProof/>
                <w:webHidden/>
              </w:rPr>
              <w:tab/>
            </w:r>
            <w:r>
              <w:rPr>
                <w:noProof/>
                <w:webHidden/>
              </w:rPr>
              <w:fldChar w:fldCharType="begin"/>
            </w:r>
            <w:r>
              <w:rPr>
                <w:noProof/>
                <w:webHidden/>
              </w:rPr>
              <w:instrText xml:space="preserve"> PAGEREF _Toc58341839 \h </w:instrText>
            </w:r>
          </w:ins>
          <w:r>
            <w:rPr>
              <w:noProof/>
              <w:webHidden/>
            </w:rPr>
          </w:r>
          <w:r>
            <w:rPr>
              <w:noProof/>
              <w:webHidden/>
            </w:rPr>
            <w:fldChar w:fldCharType="separate"/>
          </w:r>
          <w:ins w:id="213" w:author="David Conklin" w:date="2020-12-11T09:14:00Z">
            <w:r w:rsidR="00D24E1A">
              <w:rPr>
                <w:noProof/>
                <w:webHidden/>
              </w:rPr>
              <w:t>40</w:t>
            </w:r>
          </w:ins>
          <w:ins w:id="214" w:author="David Conklin" w:date="2020-12-08T17:42:00Z">
            <w:r>
              <w:rPr>
                <w:noProof/>
                <w:webHidden/>
              </w:rPr>
              <w:fldChar w:fldCharType="end"/>
            </w:r>
            <w:r w:rsidRPr="00083FC8">
              <w:rPr>
                <w:rStyle w:val="Hyperlink"/>
                <w:noProof/>
              </w:rPr>
              <w:fldChar w:fldCharType="end"/>
            </w:r>
          </w:ins>
        </w:p>
        <w:p w14:paraId="687F5B2B" w14:textId="5E6D3204" w:rsidR="00613C1D" w:rsidRDefault="00613C1D">
          <w:pPr>
            <w:pStyle w:val="TOC2"/>
            <w:tabs>
              <w:tab w:val="right" w:leader="dot" w:pos="9350"/>
            </w:tabs>
            <w:rPr>
              <w:ins w:id="215" w:author="David Conklin" w:date="2020-12-08T17:42:00Z"/>
              <w:rFonts w:eastAsiaTheme="minorEastAsia"/>
              <w:noProof/>
            </w:rPr>
          </w:pPr>
          <w:ins w:id="21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"_Toc58341840"</w:instrText>
            </w:r>
            <w:r w:rsidRPr="00083FC8">
              <w:rPr>
                <w:rStyle w:val="Hyperlink"/>
                <w:noProof/>
              </w:rPr>
              <w:instrText xml:space="preserve"> </w:instrText>
            </w:r>
            <w:r w:rsidRPr="00083FC8">
              <w:rPr>
                <w:rStyle w:val="Hyperlink"/>
                <w:noProof/>
              </w:rPr>
              <w:fldChar w:fldCharType="separate"/>
            </w:r>
            <w:r w:rsidRPr="00083FC8">
              <w:rPr>
                <w:rStyle w:val="Hyperlink"/>
                <w:noProof/>
              </w:rPr>
              <w:t>Attributes of interest in the wetlands study</w:t>
            </w:r>
            <w:r>
              <w:rPr>
                <w:noProof/>
                <w:webHidden/>
              </w:rPr>
              <w:tab/>
            </w:r>
            <w:r>
              <w:rPr>
                <w:noProof/>
                <w:webHidden/>
              </w:rPr>
              <w:fldChar w:fldCharType="begin"/>
            </w:r>
            <w:r>
              <w:rPr>
                <w:noProof/>
                <w:webHidden/>
              </w:rPr>
              <w:instrText xml:space="preserve"> PAGEREF _Toc58341840 \h </w:instrText>
            </w:r>
          </w:ins>
          <w:r>
            <w:rPr>
              <w:noProof/>
              <w:webHidden/>
            </w:rPr>
          </w:r>
          <w:r>
            <w:rPr>
              <w:noProof/>
              <w:webHidden/>
            </w:rPr>
            <w:fldChar w:fldCharType="separate"/>
          </w:r>
          <w:ins w:id="217" w:author="David Conklin" w:date="2020-12-11T09:14:00Z">
            <w:r w:rsidR="00D24E1A">
              <w:rPr>
                <w:noProof/>
                <w:webHidden/>
              </w:rPr>
              <w:t>42</w:t>
            </w:r>
          </w:ins>
          <w:ins w:id="218" w:author="David Conklin" w:date="2020-12-08T17:42:00Z">
            <w:r>
              <w:rPr>
                <w:noProof/>
                <w:webHidden/>
              </w:rPr>
              <w:fldChar w:fldCharType="end"/>
            </w:r>
            <w:r w:rsidRPr="00083FC8">
              <w:rPr>
                <w:rStyle w:val="Hyperlink"/>
                <w:noProof/>
              </w:rPr>
              <w:fldChar w:fldCharType="end"/>
            </w:r>
          </w:ins>
        </w:p>
        <w:p w14:paraId="78D9671F" w14:textId="7FB5A0C4" w:rsidR="00613C1D" w:rsidRDefault="00613C1D">
          <w:pPr>
            <w:pStyle w:val="TOC2"/>
            <w:tabs>
              <w:tab w:val="right" w:leader="dot" w:pos="9350"/>
            </w:tabs>
            <w:rPr>
              <w:ins w:id="219" w:author="David Conklin" w:date="2020-12-08T17:42:00Z"/>
              <w:rFonts w:eastAsiaTheme="minorEastAsia"/>
              <w:noProof/>
            </w:rPr>
          </w:pPr>
          <w:ins w:id="22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"_Toc58341841"</w:instrText>
            </w:r>
            <w:r w:rsidRPr="00083FC8">
              <w:rPr>
                <w:rStyle w:val="Hyperlink"/>
                <w:noProof/>
              </w:rPr>
              <w:instrText xml:space="preserve"> </w:instrText>
            </w:r>
            <w:r w:rsidRPr="00083FC8">
              <w:rPr>
                <w:rStyle w:val="Hyperlink"/>
                <w:noProof/>
              </w:rPr>
              <w:fldChar w:fldCharType="separate"/>
            </w:r>
            <w:r w:rsidRPr="00083FC8">
              <w:rPr>
                <w:rStyle w:val="Hyperlink"/>
                <w:noProof/>
              </w:rPr>
              <w:t>A WETNESS attribute</w:t>
            </w:r>
            <w:r>
              <w:rPr>
                <w:noProof/>
                <w:webHidden/>
              </w:rPr>
              <w:tab/>
            </w:r>
            <w:r>
              <w:rPr>
                <w:noProof/>
                <w:webHidden/>
              </w:rPr>
              <w:fldChar w:fldCharType="begin"/>
            </w:r>
            <w:r>
              <w:rPr>
                <w:noProof/>
                <w:webHidden/>
              </w:rPr>
              <w:instrText xml:space="preserve"> PAGEREF _Toc58341841 \h </w:instrText>
            </w:r>
          </w:ins>
          <w:r>
            <w:rPr>
              <w:noProof/>
              <w:webHidden/>
            </w:rPr>
          </w:r>
          <w:r>
            <w:rPr>
              <w:noProof/>
              <w:webHidden/>
            </w:rPr>
            <w:fldChar w:fldCharType="separate"/>
          </w:r>
          <w:ins w:id="221" w:author="David Conklin" w:date="2020-12-11T09:14:00Z">
            <w:r w:rsidR="00D24E1A">
              <w:rPr>
                <w:noProof/>
                <w:webHidden/>
              </w:rPr>
              <w:t>42</w:t>
            </w:r>
          </w:ins>
          <w:ins w:id="222" w:author="David Conklin" w:date="2020-12-08T17:42:00Z">
            <w:r>
              <w:rPr>
                <w:noProof/>
                <w:webHidden/>
              </w:rPr>
              <w:fldChar w:fldCharType="end"/>
            </w:r>
            <w:r w:rsidRPr="00083FC8">
              <w:rPr>
                <w:rStyle w:val="Hyperlink"/>
                <w:noProof/>
              </w:rPr>
              <w:fldChar w:fldCharType="end"/>
            </w:r>
          </w:ins>
        </w:p>
        <w:p w14:paraId="4755FCAF" w14:textId="7EF3FA5B" w:rsidR="00613C1D" w:rsidRDefault="00613C1D">
          <w:pPr>
            <w:pStyle w:val="TOC2"/>
            <w:tabs>
              <w:tab w:val="right" w:leader="dot" w:pos="9350"/>
            </w:tabs>
            <w:rPr>
              <w:ins w:id="223" w:author="David Conklin" w:date="2020-12-08T17:42:00Z"/>
              <w:rFonts w:eastAsiaTheme="minorEastAsia"/>
              <w:noProof/>
            </w:rPr>
          </w:pPr>
          <w:ins w:id="22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"_Toc58341842"</w:instrText>
            </w:r>
            <w:r w:rsidRPr="00083FC8">
              <w:rPr>
                <w:rStyle w:val="Hyperlink"/>
                <w:noProof/>
              </w:rPr>
              <w:instrText xml:space="preserve"> </w:instrText>
            </w:r>
            <w:r w:rsidRPr="00083FC8">
              <w:rPr>
                <w:rStyle w:val="Hyperlink"/>
                <w:noProof/>
              </w:rPr>
              <w:fldChar w:fldCharType="separate"/>
            </w:r>
            <w:r w:rsidRPr="00083FC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_Toc58341842 \h </w:instrText>
            </w:r>
          </w:ins>
          <w:r>
            <w:rPr>
              <w:noProof/>
              <w:webHidden/>
            </w:rPr>
          </w:r>
          <w:r>
            <w:rPr>
              <w:noProof/>
              <w:webHidden/>
            </w:rPr>
            <w:fldChar w:fldCharType="separate"/>
          </w:r>
          <w:ins w:id="225" w:author="David Conklin" w:date="2020-12-11T09:14:00Z">
            <w:r w:rsidR="00D24E1A">
              <w:rPr>
                <w:noProof/>
                <w:webHidden/>
              </w:rPr>
              <w:t>43</w:t>
            </w:r>
          </w:ins>
          <w:ins w:id="226" w:author="David Conklin" w:date="2020-12-08T17:42:00Z">
            <w:r>
              <w:rPr>
                <w:noProof/>
                <w:webHidden/>
              </w:rPr>
              <w:fldChar w:fldCharType="end"/>
            </w:r>
            <w:r w:rsidRPr="00083FC8">
              <w:rPr>
                <w:rStyle w:val="Hyperlink"/>
                <w:noProof/>
              </w:rPr>
              <w:fldChar w:fldCharType="end"/>
            </w:r>
          </w:ins>
        </w:p>
        <w:p w14:paraId="48CB991E" w14:textId="3C424FA3" w:rsidR="00613C1D" w:rsidRDefault="00613C1D">
          <w:pPr>
            <w:pStyle w:val="TOC3"/>
            <w:tabs>
              <w:tab w:val="right" w:leader="dot" w:pos="9350"/>
            </w:tabs>
            <w:rPr>
              <w:ins w:id="227" w:author="David Conklin" w:date="2020-12-08T17:42:00Z"/>
              <w:rFonts w:eastAsiaTheme="minorEastAsia"/>
              <w:noProof/>
            </w:rPr>
          </w:pPr>
          <w:ins w:id="22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"_Toc58341843"</w:instrText>
            </w:r>
            <w:r w:rsidRPr="00083FC8">
              <w:rPr>
                <w:rStyle w:val="Hyperlink"/>
                <w:noProof/>
              </w:rPr>
              <w:instrText xml:space="preserve"> </w:instrText>
            </w:r>
            <w:r w:rsidRPr="00083FC8">
              <w:rPr>
                <w:rStyle w:val="Hyperlink"/>
                <w:noProof/>
              </w:rPr>
              <w:fldChar w:fldCharType="separate"/>
            </w:r>
            <w:r w:rsidRPr="00083FC8">
              <w:rPr>
                <w:rStyle w:val="Hyperlink"/>
                <w:noProof/>
              </w:rPr>
              <w:t>Wetland IDU parameters</w:t>
            </w:r>
            <w:r>
              <w:rPr>
                <w:noProof/>
                <w:webHidden/>
              </w:rPr>
              <w:tab/>
            </w:r>
            <w:r>
              <w:rPr>
                <w:noProof/>
                <w:webHidden/>
              </w:rPr>
              <w:fldChar w:fldCharType="begin"/>
            </w:r>
            <w:r>
              <w:rPr>
                <w:noProof/>
                <w:webHidden/>
              </w:rPr>
              <w:instrText xml:space="preserve"> PAGEREF _Toc58341843 \h </w:instrText>
            </w:r>
          </w:ins>
          <w:r>
            <w:rPr>
              <w:noProof/>
              <w:webHidden/>
            </w:rPr>
          </w:r>
          <w:r>
            <w:rPr>
              <w:noProof/>
              <w:webHidden/>
            </w:rPr>
            <w:fldChar w:fldCharType="separate"/>
          </w:r>
          <w:ins w:id="229" w:author="David Conklin" w:date="2020-12-11T09:14:00Z">
            <w:r w:rsidR="00D24E1A">
              <w:rPr>
                <w:noProof/>
                <w:webHidden/>
              </w:rPr>
              <w:t>43</w:t>
            </w:r>
          </w:ins>
          <w:ins w:id="230" w:author="David Conklin" w:date="2020-12-08T17:42:00Z">
            <w:r>
              <w:rPr>
                <w:noProof/>
                <w:webHidden/>
              </w:rPr>
              <w:fldChar w:fldCharType="end"/>
            </w:r>
            <w:r w:rsidRPr="00083FC8">
              <w:rPr>
                <w:rStyle w:val="Hyperlink"/>
                <w:noProof/>
              </w:rPr>
              <w:fldChar w:fldCharType="end"/>
            </w:r>
          </w:ins>
        </w:p>
        <w:p w14:paraId="45BE020B" w14:textId="3586BCC2" w:rsidR="00613C1D" w:rsidRDefault="00613C1D">
          <w:pPr>
            <w:pStyle w:val="TOC3"/>
            <w:tabs>
              <w:tab w:val="right" w:leader="dot" w:pos="9350"/>
            </w:tabs>
            <w:rPr>
              <w:ins w:id="231" w:author="David Conklin" w:date="2020-12-08T17:42:00Z"/>
              <w:rFonts w:eastAsiaTheme="minorEastAsia"/>
              <w:noProof/>
            </w:rPr>
          </w:pPr>
          <w:ins w:id="23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"_Toc58341844"</w:instrText>
            </w:r>
            <w:r w:rsidRPr="00083FC8">
              <w:rPr>
                <w:rStyle w:val="Hyperlink"/>
                <w:noProof/>
              </w:rPr>
              <w:instrText xml:space="preserve"> </w:instrText>
            </w:r>
            <w:r w:rsidRPr="00083FC8">
              <w:rPr>
                <w:rStyle w:val="Hyperlink"/>
                <w:noProof/>
              </w:rPr>
              <w:fldChar w:fldCharType="separate"/>
            </w:r>
            <w:r w:rsidRPr="00083FC8">
              <w:rPr>
                <w:rStyle w:val="Hyperlink"/>
                <w:noProof/>
              </w:rPr>
              <w:t>Reach parameters</w:t>
            </w:r>
            <w:r>
              <w:rPr>
                <w:noProof/>
                <w:webHidden/>
              </w:rPr>
              <w:tab/>
            </w:r>
            <w:r>
              <w:rPr>
                <w:noProof/>
                <w:webHidden/>
              </w:rPr>
              <w:fldChar w:fldCharType="begin"/>
            </w:r>
            <w:r>
              <w:rPr>
                <w:noProof/>
                <w:webHidden/>
              </w:rPr>
              <w:instrText xml:space="preserve"> PAGEREF _Toc58341844 \h </w:instrText>
            </w:r>
          </w:ins>
          <w:r>
            <w:rPr>
              <w:noProof/>
              <w:webHidden/>
            </w:rPr>
          </w:r>
          <w:r>
            <w:rPr>
              <w:noProof/>
              <w:webHidden/>
            </w:rPr>
            <w:fldChar w:fldCharType="separate"/>
          </w:r>
          <w:ins w:id="233" w:author="David Conklin" w:date="2020-12-11T09:14:00Z">
            <w:r w:rsidR="00D24E1A">
              <w:rPr>
                <w:noProof/>
                <w:webHidden/>
              </w:rPr>
              <w:t>43</w:t>
            </w:r>
          </w:ins>
          <w:ins w:id="234" w:author="David Conklin" w:date="2020-12-08T17:42:00Z">
            <w:r>
              <w:rPr>
                <w:noProof/>
                <w:webHidden/>
              </w:rPr>
              <w:fldChar w:fldCharType="end"/>
            </w:r>
            <w:r w:rsidRPr="00083FC8">
              <w:rPr>
                <w:rStyle w:val="Hyperlink"/>
                <w:noProof/>
              </w:rPr>
              <w:fldChar w:fldCharType="end"/>
            </w:r>
          </w:ins>
        </w:p>
        <w:p w14:paraId="25613A49" w14:textId="75E00DDF" w:rsidR="00613C1D" w:rsidRDefault="00613C1D">
          <w:pPr>
            <w:pStyle w:val="TOC2"/>
            <w:tabs>
              <w:tab w:val="right" w:leader="dot" w:pos="9350"/>
            </w:tabs>
            <w:rPr>
              <w:ins w:id="235" w:author="David Conklin" w:date="2020-12-08T17:42:00Z"/>
              <w:rFonts w:eastAsiaTheme="minorEastAsia"/>
              <w:noProof/>
            </w:rPr>
          </w:pPr>
          <w:ins w:id="23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"_Toc58341845"</w:instrText>
            </w:r>
            <w:r w:rsidRPr="00083FC8">
              <w:rPr>
                <w:rStyle w:val="Hyperlink"/>
                <w:noProof/>
              </w:rPr>
              <w:instrText xml:space="preserve"> </w:instrText>
            </w:r>
            <w:r w:rsidRPr="00083FC8">
              <w:rPr>
                <w:rStyle w:val="Hyperlink"/>
                <w:noProof/>
              </w:rPr>
              <w:fldChar w:fldCharType="separate"/>
            </w:r>
            <w:r w:rsidRPr="00083FC8">
              <w:rPr>
                <w:rStyle w:val="Hyperlink"/>
                <w:noProof/>
              </w:rPr>
              <w:t>Loss (or gain) of wetlands</w:t>
            </w:r>
            <w:r>
              <w:rPr>
                <w:noProof/>
                <w:webHidden/>
              </w:rPr>
              <w:tab/>
            </w:r>
            <w:r>
              <w:rPr>
                <w:noProof/>
                <w:webHidden/>
              </w:rPr>
              <w:fldChar w:fldCharType="begin"/>
            </w:r>
            <w:r>
              <w:rPr>
                <w:noProof/>
                <w:webHidden/>
              </w:rPr>
              <w:instrText xml:space="preserve"> PAGEREF _Toc58341845 \h </w:instrText>
            </w:r>
          </w:ins>
          <w:r>
            <w:rPr>
              <w:noProof/>
              <w:webHidden/>
            </w:rPr>
          </w:r>
          <w:r>
            <w:rPr>
              <w:noProof/>
              <w:webHidden/>
            </w:rPr>
            <w:fldChar w:fldCharType="separate"/>
          </w:r>
          <w:ins w:id="237" w:author="David Conklin" w:date="2020-12-11T09:14:00Z">
            <w:r w:rsidR="00D24E1A">
              <w:rPr>
                <w:noProof/>
                <w:webHidden/>
              </w:rPr>
              <w:t>44</w:t>
            </w:r>
          </w:ins>
          <w:ins w:id="238" w:author="David Conklin" w:date="2020-12-08T17:42:00Z">
            <w:r>
              <w:rPr>
                <w:noProof/>
                <w:webHidden/>
              </w:rPr>
              <w:fldChar w:fldCharType="end"/>
            </w:r>
            <w:r w:rsidRPr="00083FC8">
              <w:rPr>
                <w:rStyle w:val="Hyperlink"/>
                <w:noProof/>
              </w:rPr>
              <w:fldChar w:fldCharType="end"/>
            </w:r>
          </w:ins>
        </w:p>
        <w:p w14:paraId="1E05D7A4" w14:textId="063ABC0B" w:rsidR="00613C1D" w:rsidRDefault="00613C1D">
          <w:pPr>
            <w:pStyle w:val="TOC2"/>
            <w:tabs>
              <w:tab w:val="right" w:leader="dot" w:pos="9350"/>
            </w:tabs>
            <w:rPr>
              <w:ins w:id="239" w:author="David Conklin" w:date="2020-12-08T17:42:00Z"/>
              <w:rFonts w:eastAsiaTheme="minorEastAsia"/>
              <w:noProof/>
            </w:rPr>
          </w:pPr>
          <w:ins w:id="24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"_Toc58341846"</w:instrText>
            </w:r>
            <w:r w:rsidRPr="00083FC8">
              <w:rPr>
                <w:rStyle w:val="Hyperlink"/>
                <w:noProof/>
              </w:rPr>
              <w:instrText xml:space="preserve"> </w:instrText>
            </w:r>
            <w:r w:rsidRPr="00083FC8">
              <w:rPr>
                <w:rStyle w:val="Hyperlink"/>
                <w:noProof/>
              </w:rPr>
              <w:fldChar w:fldCharType="separate"/>
            </w:r>
            <w:r w:rsidRPr="00083FC8">
              <w:rPr>
                <w:rStyle w:val="Hyperlink"/>
                <w:noProof/>
              </w:rPr>
              <w:t>Reality check</w:t>
            </w:r>
            <w:r>
              <w:rPr>
                <w:noProof/>
                <w:webHidden/>
              </w:rPr>
              <w:tab/>
            </w:r>
            <w:r>
              <w:rPr>
                <w:noProof/>
                <w:webHidden/>
              </w:rPr>
              <w:fldChar w:fldCharType="begin"/>
            </w:r>
            <w:r>
              <w:rPr>
                <w:noProof/>
                <w:webHidden/>
              </w:rPr>
              <w:instrText xml:space="preserve"> PAGEREF _Toc58341846 \h </w:instrText>
            </w:r>
          </w:ins>
          <w:r>
            <w:rPr>
              <w:noProof/>
              <w:webHidden/>
            </w:rPr>
          </w:r>
          <w:r>
            <w:rPr>
              <w:noProof/>
              <w:webHidden/>
            </w:rPr>
            <w:fldChar w:fldCharType="separate"/>
          </w:r>
          <w:ins w:id="241" w:author="David Conklin" w:date="2020-12-11T09:14:00Z">
            <w:r w:rsidR="00D24E1A">
              <w:rPr>
                <w:noProof/>
                <w:webHidden/>
              </w:rPr>
              <w:t>44</w:t>
            </w:r>
          </w:ins>
          <w:ins w:id="242" w:author="David Conklin" w:date="2020-12-08T17:42:00Z">
            <w:r>
              <w:rPr>
                <w:noProof/>
                <w:webHidden/>
              </w:rPr>
              <w:fldChar w:fldCharType="end"/>
            </w:r>
            <w:r w:rsidRPr="00083FC8">
              <w:rPr>
                <w:rStyle w:val="Hyperlink"/>
                <w:noProof/>
              </w:rPr>
              <w:fldChar w:fldCharType="end"/>
            </w:r>
          </w:ins>
        </w:p>
        <w:p w14:paraId="612E6F3D" w14:textId="178E6C73" w:rsidR="00613C1D" w:rsidRDefault="00613C1D">
          <w:pPr>
            <w:pStyle w:val="TOC2"/>
            <w:tabs>
              <w:tab w:val="right" w:leader="dot" w:pos="9350"/>
            </w:tabs>
            <w:rPr>
              <w:ins w:id="243" w:author="David Conklin" w:date="2020-12-08T17:42:00Z"/>
              <w:rFonts w:eastAsiaTheme="minorEastAsia"/>
              <w:noProof/>
            </w:rPr>
          </w:pPr>
          <w:ins w:id="244" w:author="David Conklin" w:date="2020-12-08T17:42:00Z">
            <w:r w:rsidRPr="00083FC8">
              <w:rPr>
                <w:rStyle w:val="Hyperlink"/>
                <w:noProof/>
              </w:rPr>
              <w:lastRenderedPageBreak/>
              <w:fldChar w:fldCharType="begin"/>
            </w:r>
            <w:r w:rsidRPr="00083FC8">
              <w:rPr>
                <w:rStyle w:val="Hyperlink"/>
                <w:noProof/>
              </w:rPr>
              <w:instrText xml:space="preserve"> </w:instrText>
            </w:r>
            <w:r>
              <w:rPr>
                <w:noProof/>
              </w:rPr>
              <w:instrText>HYPERLINK \l "_Toc58341847"</w:instrText>
            </w:r>
            <w:r w:rsidRPr="00083FC8">
              <w:rPr>
                <w:rStyle w:val="Hyperlink"/>
                <w:noProof/>
              </w:rPr>
              <w:instrText xml:space="preserve"> </w:instrText>
            </w:r>
            <w:r w:rsidRPr="00083FC8">
              <w:rPr>
                <w:rStyle w:val="Hyperlink"/>
                <w:noProof/>
              </w:rPr>
              <w:fldChar w:fldCharType="separate"/>
            </w:r>
            <w:r w:rsidRPr="00083FC8">
              <w:rPr>
                <w:rStyle w:val="Hyperlink"/>
                <w:noProof/>
              </w:rPr>
              <w:t>High Cascades Springs</w:t>
            </w:r>
            <w:r>
              <w:rPr>
                <w:noProof/>
                <w:webHidden/>
              </w:rPr>
              <w:tab/>
            </w:r>
            <w:r>
              <w:rPr>
                <w:noProof/>
                <w:webHidden/>
              </w:rPr>
              <w:fldChar w:fldCharType="begin"/>
            </w:r>
            <w:r>
              <w:rPr>
                <w:noProof/>
                <w:webHidden/>
              </w:rPr>
              <w:instrText xml:space="preserve"> PAGEREF _Toc58341847 \h </w:instrText>
            </w:r>
          </w:ins>
          <w:r>
            <w:rPr>
              <w:noProof/>
              <w:webHidden/>
            </w:rPr>
          </w:r>
          <w:r>
            <w:rPr>
              <w:noProof/>
              <w:webHidden/>
            </w:rPr>
            <w:fldChar w:fldCharType="separate"/>
          </w:r>
          <w:ins w:id="245" w:author="David Conklin" w:date="2020-12-11T09:14:00Z">
            <w:r w:rsidR="00D24E1A">
              <w:rPr>
                <w:noProof/>
                <w:webHidden/>
              </w:rPr>
              <w:t>46</w:t>
            </w:r>
          </w:ins>
          <w:ins w:id="246" w:author="David Conklin" w:date="2020-12-08T17:42:00Z">
            <w:r>
              <w:rPr>
                <w:noProof/>
                <w:webHidden/>
              </w:rPr>
              <w:fldChar w:fldCharType="end"/>
            </w:r>
            <w:r w:rsidRPr="00083FC8">
              <w:rPr>
                <w:rStyle w:val="Hyperlink"/>
                <w:noProof/>
              </w:rPr>
              <w:fldChar w:fldCharType="end"/>
            </w:r>
          </w:ins>
        </w:p>
        <w:p w14:paraId="4D6E6DFF" w14:textId="1E6C94E2" w:rsidR="00613C1D" w:rsidRDefault="00613C1D">
          <w:pPr>
            <w:pStyle w:val="TOC2"/>
            <w:tabs>
              <w:tab w:val="right" w:leader="dot" w:pos="9350"/>
            </w:tabs>
            <w:rPr>
              <w:ins w:id="247" w:author="David Conklin" w:date="2020-12-08T17:42:00Z"/>
              <w:rFonts w:eastAsiaTheme="minorEastAsia"/>
              <w:noProof/>
            </w:rPr>
          </w:pPr>
          <w:ins w:id="24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"_Toc58341848"</w:instrText>
            </w:r>
            <w:r w:rsidRPr="00083FC8">
              <w:rPr>
                <w:rStyle w:val="Hyperlink"/>
                <w:noProof/>
              </w:rPr>
              <w:instrText xml:space="preserve"> </w:instrText>
            </w:r>
            <w:r w:rsidRPr="00083FC8">
              <w:rPr>
                <w:rStyle w:val="Hyperlink"/>
                <w:noProof/>
              </w:rPr>
              <w:fldChar w:fldCharType="separate"/>
            </w:r>
            <w:r w:rsidRPr="00083FC8">
              <w:rPr>
                <w:rStyle w:val="Hyperlink"/>
                <w:noProof/>
              </w:rPr>
              <w:t>Calibration and simulation skill</w:t>
            </w:r>
            <w:r>
              <w:rPr>
                <w:noProof/>
                <w:webHidden/>
              </w:rPr>
              <w:tab/>
            </w:r>
            <w:r>
              <w:rPr>
                <w:noProof/>
                <w:webHidden/>
              </w:rPr>
              <w:fldChar w:fldCharType="begin"/>
            </w:r>
            <w:r>
              <w:rPr>
                <w:noProof/>
                <w:webHidden/>
              </w:rPr>
              <w:instrText xml:space="preserve"> PAGEREF _Toc58341848 \h </w:instrText>
            </w:r>
          </w:ins>
          <w:r>
            <w:rPr>
              <w:noProof/>
              <w:webHidden/>
            </w:rPr>
          </w:r>
          <w:r>
            <w:rPr>
              <w:noProof/>
              <w:webHidden/>
            </w:rPr>
            <w:fldChar w:fldCharType="separate"/>
          </w:r>
          <w:ins w:id="249" w:author="David Conklin" w:date="2020-12-11T09:14:00Z">
            <w:r w:rsidR="00D24E1A">
              <w:rPr>
                <w:noProof/>
                <w:webHidden/>
              </w:rPr>
              <w:t>47</w:t>
            </w:r>
          </w:ins>
          <w:ins w:id="250" w:author="David Conklin" w:date="2020-12-08T17:42:00Z">
            <w:r>
              <w:rPr>
                <w:noProof/>
                <w:webHidden/>
              </w:rPr>
              <w:fldChar w:fldCharType="end"/>
            </w:r>
            <w:r w:rsidRPr="00083FC8">
              <w:rPr>
                <w:rStyle w:val="Hyperlink"/>
                <w:noProof/>
              </w:rPr>
              <w:fldChar w:fldCharType="end"/>
            </w:r>
          </w:ins>
        </w:p>
        <w:p w14:paraId="207EACA0" w14:textId="5FC6E187" w:rsidR="00613C1D" w:rsidRDefault="00613C1D">
          <w:pPr>
            <w:pStyle w:val="TOC2"/>
            <w:tabs>
              <w:tab w:val="right" w:leader="dot" w:pos="9350"/>
            </w:tabs>
            <w:rPr>
              <w:ins w:id="251" w:author="David Conklin" w:date="2020-12-08T17:42:00Z"/>
              <w:rFonts w:eastAsiaTheme="minorEastAsia"/>
              <w:noProof/>
            </w:rPr>
          </w:pPr>
          <w:ins w:id="25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"_Toc58341849"</w:instrText>
            </w:r>
            <w:r w:rsidRPr="00083FC8">
              <w:rPr>
                <w:rStyle w:val="Hyperlink"/>
                <w:noProof/>
              </w:rPr>
              <w:instrText xml:space="preserve"> </w:instrText>
            </w:r>
            <w:r w:rsidRPr="00083FC8">
              <w:rPr>
                <w:rStyle w:val="Hyperlink"/>
                <w:noProof/>
              </w:rPr>
              <w:fldChar w:fldCharType="separate"/>
            </w:r>
            <w:r w:rsidRPr="00083FC8">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_Toc58341849 \h </w:instrText>
            </w:r>
          </w:ins>
          <w:r>
            <w:rPr>
              <w:noProof/>
              <w:webHidden/>
            </w:rPr>
          </w:r>
          <w:r>
            <w:rPr>
              <w:noProof/>
              <w:webHidden/>
            </w:rPr>
            <w:fldChar w:fldCharType="separate"/>
          </w:r>
          <w:ins w:id="253" w:author="David Conklin" w:date="2020-12-11T09:14:00Z">
            <w:r w:rsidR="00D24E1A">
              <w:rPr>
                <w:noProof/>
                <w:webHidden/>
              </w:rPr>
              <w:t>50</w:t>
            </w:r>
          </w:ins>
          <w:ins w:id="254" w:author="David Conklin" w:date="2020-12-08T17:42:00Z">
            <w:r>
              <w:rPr>
                <w:noProof/>
                <w:webHidden/>
              </w:rPr>
              <w:fldChar w:fldCharType="end"/>
            </w:r>
            <w:r w:rsidRPr="00083FC8">
              <w:rPr>
                <w:rStyle w:val="Hyperlink"/>
                <w:noProof/>
              </w:rPr>
              <w:fldChar w:fldCharType="end"/>
            </w:r>
          </w:ins>
        </w:p>
        <w:p w14:paraId="36B13990" w14:textId="473D67F4" w:rsidR="00613C1D" w:rsidRDefault="00613C1D">
          <w:pPr>
            <w:pStyle w:val="TOC2"/>
            <w:tabs>
              <w:tab w:val="right" w:leader="dot" w:pos="9350"/>
            </w:tabs>
            <w:rPr>
              <w:ins w:id="255" w:author="David Conklin" w:date="2020-12-08T17:42:00Z"/>
              <w:rFonts w:eastAsiaTheme="minorEastAsia"/>
              <w:noProof/>
            </w:rPr>
          </w:pPr>
          <w:ins w:id="25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"_Toc58341850"</w:instrText>
            </w:r>
            <w:r w:rsidRPr="00083FC8">
              <w:rPr>
                <w:rStyle w:val="Hyperlink"/>
                <w:noProof/>
              </w:rPr>
              <w:instrText xml:space="preserve"> </w:instrText>
            </w:r>
            <w:r w:rsidRPr="00083FC8">
              <w:rPr>
                <w:rStyle w:val="Hyperlink"/>
                <w:noProof/>
              </w:rPr>
              <w:fldChar w:fldCharType="separate"/>
            </w:r>
            <w:r w:rsidRPr="00083FC8">
              <w:rPr>
                <w:rStyle w:val="Hyperlink"/>
                <w:noProof/>
              </w:rPr>
              <w:t>Simulated McKenzie basin water budget</w:t>
            </w:r>
            <w:r>
              <w:rPr>
                <w:noProof/>
                <w:webHidden/>
              </w:rPr>
              <w:tab/>
            </w:r>
            <w:r>
              <w:rPr>
                <w:noProof/>
                <w:webHidden/>
              </w:rPr>
              <w:fldChar w:fldCharType="begin"/>
            </w:r>
            <w:r>
              <w:rPr>
                <w:noProof/>
                <w:webHidden/>
              </w:rPr>
              <w:instrText xml:space="preserve"> PAGEREF _Toc58341850 \h </w:instrText>
            </w:r>
          </w:ins>
          <w:r>
            <w:rPr>
              <w:noProof/>
              <w:webHidden/>
            </w:rPr>
          </w:r>
          <w:r>
            <w:rPr>
              <w:noProof/>
              <w:webHidden/>
            </w:rPr>
            <w:fldChar w:fldCharType="separate"/>
          </w:r>
          <w:ins w:id="257" w:author="David Conklin" w:date="2020-12-11T09:14:00Z">
            <w:r w:rsidR="00D24E1A">
              <w:rPr>
                <w:noProof/>
                <w:webHidden/>
              </w:rPr>
              <w:t>51</w:t>
            </w:r>
          </w:ins>
          <w:ins w:id="258" w:author="David Conklin" w:date="2020-12-08T17:42:00Z">
            <w:r>
              <w:rPr>
                <w:noProof/>
                <w:webHidden/>
              </w:rPr>
              <w:fldChar w:fldCharType="end"/>
            </w:r>
            <w:r w:rsidRPr="00083FC8">
              <w:rPr>
                <w:rStyle w:val="Hyperlink"/>
                <w:noProof/>
              </w:rPr>
              <w:fldChar w:fldCharType="end"/>
            </w:r>
          </w:ins>
        </w:p>
        <w:p w14:paraId="47FA0F12" w14:textId="6D4F3587" w:rsidR="00613C1D" w:rsidRDefault="00613C1D">
          <w:pPr>
            <w:pStyle w:val="TOC2"/>
            <w:tabs>
              <w:tab w:val="right" w:leader="dot" w:pos="9350"/>
            </w:tabs>
            <w:rPr>
              <w:ins w:id="259" w:author="David Conklin" w:date="2020-12-08T17:42:00Z"/>
              <w:rFonts w:eastAsiaTheme="minorEastAsia"/>
              <w:noProof/>
            </w:rPr>
          </w:pPr>
          <w:ins w:id="26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"_Toc58341851"</w:instrText>
            </w:r>
            <w:r w:rsidRPr="00083FC8">
              <w:rPr>
                <w:rStyle w:val="Hyperlink"/>
                <w:noProof/>
              </w:rPr>
              <w:instrText xml:space="preserve"> </w:instrText>
            </w:r>
            <w:r w:rsidRPr="00083FC8">
              <w:rPr>
                <w:rStyle w:val="Hyperlink"/>
                <w:noProof/>
              </w:rPr>
              <w:fldChar w:fldCharType="separate"/>
            </w:r>
            <w:r w:rsidRPr="00083FC8">
              <w:rPr>
                <w:rStyle w:val="Hyperlink"/>
                <w:noProof/>
              </w:rPr>
              <w:t>Clackamas wetlands v. McKenzie wetlands</w:t>
            </w:r>
            <w:r>
              <w:rPr>
                <w:noProof/>
                <w:webHidden/>
              </w:rPr>
              <w:tab/>
            </w:r>
            <w:r>
              <w:rPr>
                <w:noProof/>
                <w:webHidden/>
              </w:rPr>
              <w:fldChar w:fldCharType="begin"/>
            </w:r>
            <w:r>
              <w:rPr>
                <w:noProof/>
                <w:webHidden/>
              </w:rPr>
              <w:instrText xml:space="preserve"> PAGEREF _Toc58341851 \h </w:instrText>
            </w:r>
          </w:ins>
          <w:r>
            <w:rPr>
              <w:noProof/>
              <w:webHidden/>
            </w:rPr>
          </w:r>
          <w:r>
            <w:rPr>
              <w:noProof/>
              <w:webHidden/>
            </w:rPr>
            <w:fldChar w:fldCharType="separate"/>
          </w:r>
          <w:ins w:id="261" w:author="David Conklin" w:date="2020-12-11T09:14:00Z">
            <w:r w:rsidR="00D24E1A">
              <w:rPr>
                <w:noProof/>
                <w:webHidden/>
              </w:rPr>
              <w:t>52</w:t>
            </w:r>
          </w:ins>
          <w:ins w:id="262" w:author="David Conklin" w:date="2020-12-08T17:42:00Z">
            <w:r>
              <w:rPr>
                <w:noProof/>
                <w:webHidden/>
              </w:rPr>
              <w:fldChar w:fldCharType="end"/>
            </w:r>
            <w:r w:rsidRPr="00083FC8">
              <w:rPr>
                <w:rStyle w:val="Hyperlink"/>
                <w:noProof/>
              </w:rPr>
              <w:fldChar w:fldCharType="end"/>
            </w:r>
          </w:ins>
        </w:p>
        <w:p w14:paraId="5F21037F" w14:textId="3BC69F72" w:rsidR="00613C1D" w:rsidRDefault="00613C1D">
          <w:pPr>
            <w:pStyle w:val="TOC1"/>
            <w:tabs>
              <w:tab w:val="right" w:leader="dot" w:pos="9350"/>
            </w:tabs>
            <w:rPr>
              <w:ins w:id="263" w:author="David Conklin" w:date="2020-12-08T17:42:00Z"/>
              <w:rFonts w:eastAsiaTheme="minorEastAsia"/>
              <w:noProof/>
            </w:rPr>
          </w:pPr>
          <w:ins w:id="264"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"_Toc58341852"</w:instrText>
            </w:r>
            <w:r w:rsidRPr="00083FC8">
              <w:rPr>
                <w:rStyle w:val="Hyperlink"/>
                <w:noProof/>
              </w:rPr>
              <w:instrText xml:space="preserve"> </w:instrText>
            </w:r>
            <w:r w:rsidRPr="00083FC8">
              <w:rPr>
                <w:rStyle w:val="Hyperlink"/>
                <w:noProof/>
              </w:rPr>
              <w:fldChar w:fldCharType="separate"/>
            </w:r>
            <w:r w:rsidRPr="00083FC8">
              <w:rPr>
                <w:rStyle w:val="Hyperlink"/>
                <w:noProof/>
              </w:rPr>
              <w:t>The Clackamas Basin</w:t>
            </w:r>
            <w:r>
              <w:rPr>
                <w:noProof/>
                <w:webHidden/>
              </w:rPr>
              <w:tab/>
            </w:r>
            <w:r>
              <w:rPr>
                <w:noProof/>
                <w:webHidden/>
              </w:rPr>
              <w:fldChar w:fldCharType="begin"/>
            </w:r>
            <w:r>
              <w:rPr>
                <w:noProof/>
                <w:webHidden/>
              </w:rPr>
              <w:instrText xml:space="preserve"> PAGEREF _Toc58341852 \h </w:instrText>
            </w:r>
          </w:ins>
          <w:r>
            <w:rPr>
              <w:noProof/>
              <w:webHidden/>
            </w:rPr>
          </w:r>
          <w:r>
            <w:rPr>
              <w:noProof/>
              <w:webHidden/>
            </w:rPr>
            <w:fldChar w:fldCharType="separate"/>
          </w:r>
          <w:ins w:id="265" w:author="David Conklin" w:date="2020-12-11T09:14:00Z">
            <w:r w:rsidR="00D24E1A">
              <w:rPr>
                <w:noProof/>
                <w:webHidden/>
              </w:rPr>
              <w:t>53</w:t>
            </w:r>
          </w:ins>
          <w:ins w:id="266" w:author="David Conklin" w:date="2020-12-08T17:42:00Z">
            <w:r>
              <w:rPr>
                <w:noProof/>
                <w:webHidden/>
              </w:rPr>
              <w:fldChar w:fldCharType="end"/>
            </w:r>
            <w:r w:rsidRPr="00083FC8">
              <w:rPr>
                <w:rStyle w:val="Hyperlink"/>
                <w:noProof/>
              </w:rPr>
              <w:fldChar w:fldCharType="end"/>
            </w:r>
          </w:ins>
        </w:p>
        <w:p w14:paraId="109016CD" w14:textId="1A8C905D" w:rsidR="00613C1D" w:rsidRDefault="00613C1D">
          <w:pPr>
            <w:pStyle w:val="TOC1"/>
            <w:tabs>
              <w:tab w:val="right" w:leader="dot" w:pos="9350"/>
            </w:tabs>
            <w:rPr>
              <w:ins w:id="267" w:author="David Conklin" w:date="2020-12-08T17:42:00Z"/>
              <w:rFonts w:eastAsiaTheme="minorEastAsia"/>
              <w:noProof/>
            </w:rPr>
          </w:pPr>
          <w:ins w:id="268"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"_Toc58341853"</w:instrText>
            </w:r>
            <w:r w:rsidRPr="00083FC8">
              <w:rPr>
                <w:rStyle w:val="Hyperlink"/>
                <w:noProof/>
              </w:rPr>
              <w:instrText xml:space="preserve"> </w:instrText>
            </w:r>
            <w:r w:rsidRPr="00083FC8">
              <w:rPr>
                <w:rStyle w:val="Hyperlink"/>
                <w:noProof/>
              </w:rPr>
              <w:fldChar w:fldCharType="separate"/>
            </w:r>
            <w:r w:rsidRPr="00083FC8">
              <w:rPr>
                <w:rStyle w:val="Hyperlink"/>
                <w:noProof/>
              </w:rPr>
              <w:t>Directory structure and file names</w:t>
            </w:r>
            <w:r>
              <w:rPr>
                <w:noProof/>
                <w:webHidden/>
              </w:rPr>
              <w:tab/>
            </w:r>
            <w:r>
              <w:rPr>
                <w:noProof/>
                <w:webHidden/>
              </w:rPr>
              <w:fldChar w:fldCharType="begin"/>
            </w:r>
            <w:r>
              <w:rPr>
                <w:noProof/>
                <w:webHidden/>
              </w:rPr>
              <w:instrText xml:space="preserve"> PAGEREF _Toc58341853 \h </w:instrText>
            </w:r>
          </w:ins>
          <w:r>
            <w:rPr>
              <w:noProof/>
              <w:webHidden/>
            </w:rPr>
          </w:r>
          <w:r>
            <w:rPr>
              <w:noProof/>
              <w:webHidden/>
            </w:rPr>
            <w:fldChar w:fldCharType="separate"/>
          </w:r>
          <w:ins w:id="269" w:author="David Conklin" w:date="2020-12-11T09:14:00Z">
            <w:r w:rsidR="00D24E1A">
              <w:rPr>
                <w:noProof/>
                <w:webHidden/>
              </w:rPr>
              <w:t>54</w:t>
            </w:r>
          </w:ins>
          <w:ins w:id="270" w:author="David Conklin" w:date="2020-12-08T17:42:00Z">
            <w:r>
              <w:rPr>
                <w:noProof/>
                <w:webHidden/>
              </w:rPr>
              <w:fldChar w:fldCharType="end"/>
            </w:r>
            <w:r w:rsidRPr="00083FC8">
              <w:rPr>
                <w:rStyle w:val="Hyperlink"/>
                <w:noProof/>
              </w:rPr>
              <w:fldChar w:fldCharType="end"/>
            </w:r>
          </w:ins>
        </w:p>
        <w:p w14:paraId="02C76D06" w14:textId="79F31CDB" w:rsidR="00613C1D" w:rsidRDefault="00613C1D">
          <w:pPr>
            <w:pStyle w:val="TOC1"/>
            <w:tabs>
              <w:tab w:val="right" w:leader="dot" w:pos="9350"/>
            </w:tabs>
            <w:rPr>
              <w:ins w:id="271" w:author="David Conklin" w:date="2020-12-08T17:42:00Z"/>
              <w:rFonts w:eastAsiaTheme="minorEastAsia"/>
              <w:noProof/>
            </w:rPr>
          </w:pPr>
          <w:ins w:id="272"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"_Toc58341854"</w:instrText>
            </w:r>
            <w:r w:rsidRPr="00083FC8">
              <w:rPr>
                <w:rStyle w:val="Hyperlink"/>
                <w:noProof/>
              </w:rPr>
              <w:instrText xml:space="preserve"> </w:instrText>
            </w:r>
            <w:r w:rsidRPr="00083FC8">
              <w:rPr>
                <w:rStyle w:val="Hyperlink"/>
                <w:noProof/>
              </w:rPr>
              <w:fldChar w:fldCharType="separate"/>
            </w:r>
            <w:r w:rsidRPr="00083FC8">
              <w:rPr>
                <w:rStyle w:val="Hyperlink"/>
                <w:noProof/>
              </w:rPr>
              <w:t>Release Log</w:t>
            </w:r>
            <w:r>
              <w:rPr>
                <w:noProof/>
                <w:webHidden/>
              </w:rPr>
              <w:tab/>
            </w:r>
            <w:r>
              <w:rPr>
                <w:noProof/>
                <w:webHidden/>
              </w:rPr>
              <w:fldChar w:fldCharType="begin"/>
            </w:r>
            <w:r>
              <w:rPr>
                <w:noProof/>
                <w:webHidden/>
              </w:rPr>
              <w:instrText xml:space="preserve"> PAGEREF _Toc58341854 \h </w:instrText>
            </w:r>
          </w:ins>
          <w:r>
            <w:rPr>
              <w:noProof/>
              <w:webHidden/>
            </w:rPr>
          </w:r>
          <w:r>
            <w:rPr>
              <w:noProof/>
              <w:webHidden/>
            </w:rPr>
            <w:fldChar w:fldCharType="separate"/>
          </w:r>
          <w:ins w:id="273" w:author="David Conklin" w:date="2020-12-11T09:14:00Z">
            <w:r w:rsidR="00D24E1A">
              <w:rPr>
                <w:noProof/>
                <w:webHidden/>
              </w:rPr>
              <w:t>54</w:t>
            </w:r>
          </w:ins>
          <w:ins w:id="274" w:author="David Conklin" w:date="2020-12-08T17:42:00Z">
            <w:r>
              <w:rPr>
                <w:noProof/>
                <w:webHidden/>
              </w:rPr>
              <w:fldChar w:fldCharType="end"/>
            </w:r>
            <w:r w:rsidRPr="00083FC8">
              <w:rPr>
                <w:rStyle w:val="Hyperlink"/>
                <w:noProof/>
              </w:rPr>
              <w:fldChar w:fldCharType="end"/>
            </w:r>
          </w:ins>
        </w:p>
        <w:p w14:paraId="37AE3BA6" w14:textId="6919BFB9" w:rsidR="00613C1D" w:rsidRDefault="00613C1D">
          <w:pPr>
            <w:pStyle w:val="TOC1"/>
            <w:tabs>
              <w:tab w:val="right" w:leader="dot" w:pos="9350"/>
            </w:tabs>
            <w:rPr>
              <w:ins w:id="275" w:author="David Conklin" w:date="2020-12-08T17:42:00Z"/>
              <w:rFonts w:eastAsiaTheme="minorEastAsia"/>
              <w:noProof/>
            </w:rPr>
          </w:pPr>
          <w:ins w:id="276"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"_Toc58341855"</w:instrText>
            </w:r>
            <w:r w:rsidRPr="00083FC8">
              <w:rPr>
                <w:rStyle w:val="Hyperlink"/>
                <w:noProof/>
              </w:rPr>
              <w:instrText xml:space="preserve"> </w:instrText>
            </w:r>
            <w:r w:rsidRPr="00083FC8">
              <w:rPr>
                <w:rStyle w:val="Hyperlink"/>
                <w:noProof/>
              </w:rPr>
              <w:fldChar w:fldCharType="separate"/>
            </w:r>
            <w:r w:rsidRPr="00083FC8">
              <w:rPr>
                <w:rStyle w:val="Hyperlink"/>
                <w:noProof/>
              </w:rPr>
              <w:t>References</w:t>
            </w:r>
            <w:r>
              <w:rPr>
                <w:noProof/>
                <w:webHidden/>
              </w:rPr>
              <w:tab/>
            </w:r>
            <w:r>
              <w:rPr>
                <w:noProof/>
                <w:webHidden/>
              </w:rPr>
              <w:fldChar w:fldCharType="begin"/>
            </w:r>
            <w:r>
              <w:rPr>
                <w:noProof/>
                <w:webHidden/>
              </w:rPr>
              <w:instrText xml:space="preserve"> PAGEREF _Toc58341855 \h </w:instrText>
            </w:r>
          </w:ins>
          <w:r>
            <w:rPr>
              <w:noProof/>
              <w:webHidden/>
            </w:rPr>
          </w:r>
          <w:r>
            <w:rPr>
              <w:noProof/>
              <w:webHidden/>
            </w:rPr>
            <w:fldChar w:fldCharType="separate"/>
          </w:r>
          <w:ins w:id="277" w:author="David Conklin" w:date="2020-12-11T09:14:00Z">
            <w:r w:rsidR="00D24E1A">
              <w:rPr>
                <w:noProof/>
                <w:webHidden/>
              </w:rPr>
              <w:t>57</w:t>
            </w:r>
          </w:ins>
          <w:ins w:id="278" w:author="David Conklin" w:date="2020-12-08T17:42:00Z">
            <w:r>
              <w:rPr>
                <w:noProof/>
                <w:webHidden/>
              </w:rPr>
              <w:fldChar w:fldCharType="end"/>
            </w:r>
            <w:r w:rsidRPr="00083FC8">
              <w:rPr>
                <w:rStyle w:val="Hyperlink"/>
                <w:noProof/>
              </w:rPr>
              <w:fldChar w:fldCharType="end"/>
            </w:r>
          </w:ins>
        </w:p>
        <w:p w14:paraId="32331930" w14:textId="0A08574E" w:rsidR="00613C1D" w:rsidRDefault="00613C1D">
          <w:pPr>
            <w:pStyle w:val="TOC1"/>
            <w:tabs>
              <w:tab w:val="right" w:leader="dot" w:pos="9350"/>
            </w:tabs>
            <w:rPr>
              <w:ins w:id="279" w:author="David Conklin" w:date="2020-12-08T17:42:00Z"/>
              <w:rFonts w:eastAsiaTheme="minorEastAsia"/>
              <w:noProof/>
            </w:rPr>
          </w:pPr>
          <w:ins w:id="280" w:author="David Conklin" w:date="2020-12-08T17:42:00Z">
            <w:r w:rsidRPr="00083FC8">
              <w:rPr>
                <w:rStyle w:val="Hyperlink"/>
                <w:noProof/>
              </w:rPr>
              <w:fldChar w:fldCharType="begin"/>
            </w:r>
            <w:r w:rsidRPr="00083FC8">
              <w:rPr>
                <w:rStyle w:val="Hyperlink"/>
                <w:noProof/>
              </w:rPr>
              <w:instrText xml:space="preserve"> </w:instrText>
            </w:r>
            <w:r>
              <w:rPr>
                <w:noProof/>
              </w:rPr>
              <w:instrText>HYPERLINK \l "_Toc58341856"</w:instrText>
            </w:r>
            <w:r w:rsidRPr="00083FC8">
              <w:rPr>
                <w:rStyle w:val="Hyperlink"/>
                <w:noProof/>
              </w:rPr>
              <w:instrText xml:space="preserve"> </w:instrText>
            </w:r>
            <w:r w:rsidRPr="00083FC8">
              <w:rPr>
                <w:rStyle w:val="Hyperlink"/>
                <w:noProof/>
              </w:rPr>
              <w:fldChar w:fldCharType="separate"/>
            </w:r>
            <w:r w:rsidRPr="00083FC8">
              <w:rPr>
                <w:rStyle w:val="Hyperlink"/>
                <w:noProof/>
              </w:rPr>
              <w:t>Acronyms and Abbreviations</w:t>
            </w:r>
            <w:r>
              <w:rPr>
                <w:noProof/>
                <w:webHidden/>
              </w:rPr>
              <w:tab/>
            </w:r>
            <w:r>
              <w:rPr>
                <w:noProof/>
                <w:webHidden/>
              </w:rPr>
              <w:fldChar w:fldCharType="begin"/>
            </w:r>
            <w:r>
              <w:rPr>
                <w:noProof/>
                <w:webHidden/>
              </w:rPr>
              <w:instrText xml:space="preserve"> PAGEREF _Toc58341856 \h </w:instrText>
            </w:r>
          </w:ins>
          <w:r>
            <w:rPr>
              <w:noProof/>
              <w:webHidden/>
            </w:rPr>
          </w:r>
          <w:r>
            <w:rPr>
              <w:noProof/>
              <w:webHidden/>
            </w:rPr>
            <w:fldChar w:fldCharType="separate"/>
          </w:r>
          <w:ins w:id="281" w:author="David Conklin" w:date="2020-12-11T09:14:00Z">
            <w:r w:rsidR="00D24E1A">
              <w:rPr>
                <w:noProof/>
                <w:webHidden/>
              </w:rPr>
              <w:t>58</w:t>
            </w:r>
          </w:ins>
          <w:ins w:id="282" w:author="David Conklin" w:date="2020-12-08T17:42:00Z">
            <w:r>
              <w:rPr>
                <w:noProof/>
                <w:webHidden/>
              </w:rPr>
              <w:fldChar w:fldCharType="end"/>
            </w:r>
            <w:r w:rsidRPr="00083FC8">
              <w:rPr>
                <w:rStyle w:val="Hyperlink"/>
                <w:noProof/>
              </w:rPr>
              <w:fldChar w:fldCharType="end"/>
            </w:r>
          </w:ins>
        </w:p>
        <w:p w14:paraId="56F43E94" w14:textId="08A6EF4B" w:rsidR="00054245" w:rsidDel="00977ECE" w:rsidRDefault="00914CB4">
          <w:pPr>
            <w:pStyle w:val="TOC1"/>
            <w:tabs>
              <w:tab w:val="right" w:leader="dot" w:pos="9350"/>
            </w:tabs>
            <w:rPr>
              <w:del w:id="283" w:author="David Conklin" w:date="2020-12-08T14:53:00Z"/>
              <w:rFonts w:eastAsiaTheme="minorEastAsia"/>
              <w:noProof/>
            </w:rPr>
          </w:pPr>
          <w:del w:id="284" w:author="David Conklin" w:date="2020-12-08T14:53:00Z">
            <w:r w:rsidDel="00977ECE">
              <w:rPr>
                <w:noProof/>
              </w:rPr>
              <w:fldChar w:fldCharType="begin"/>
            </w:r>
            <w:r w:rsidDel="00977ECE">
              <w:rPr>
                <w:noProof/>
              </w:rPr>
              <w:delInstrText xml:space="preserve"> HYPERLINK \l "_Toc58250531" </w:delInstrText>
            </w:r>
            <w:r w:rsidDel="00977ECE">
              <w:rPr>
                <w:noProof/>
              </w:rPr>
              <w:fldChar w:fldCharType="separate"/>
            </w:r>
          </w:del>
          <w:ins w:id="285" w:author="David Conklin" w:date="2020-12-08T17:42:00Z">
            <w:r w:rsidR="00613C1D">
              <w:rPr>
                <w:b/>
                <w:bCs/>
                <w:noProof/>
              </w:rPr>
              <w:t>Error! Hyperlink reference not valid.</w:t>
            </w:r>
          </w:ins>
          <w:del w:id="286" w:author="David Conklin" w:date="2020-12-08T14:53:00Z">
            <w:r w:rsidR="00054245" w:rsidRPr="009118A7" w:rsidDel="00977ECE">
              <w:rPr>
                <w:rStyle w:val="Hyperlink"/>
                <w:noProof/>
              </w:rPr>
              <w:delText>What is a digital handbook?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_Toc58250531 \h </w:delInstrText>
            </w:r>
            <w:r w:rsidR="00054245" w:rsidDel="00977ECE">
              <w:rPr>
                <w:noProof/>
                <w:webHidden/>
              </w:rPr>
              <w:fldChar w:fldCharType="separate"/>
            </w:r>
          </w:del>
          <w:ins w:id="287" w:author="David Conklin" w:date="2020-12-11T09:14:00Z">
            <w:r w:rsidR="00D24E1A">
              <w:rPr>
                <w:b/>
                <w:bCs/>
                <w:noProof/>
                <w:webHidden/>
              </w:rPr>
              <w:t>Error! Bookmark not defined.</w:t>
            </w:r>
          </w:ins>
          <w:del w:id="288"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7311A055" w14:textId="68D6908D" w:rsidR="00054245" w:rsidDel="00977ECE" w:rsidRDefault="00914CB4">
          <w:pPr>
            <w:pStyle w:val="TOC1"/>
            <w:tabs>
              <w:tab w:val="right" w:leader="dot" w:pos="9350"/>
            </w:tabs>
            <w:rPr>
              <w:del w:id="289" w:author="David Conklin" w:date="2020-12-08T14:53:00Z"/>
              <w:rFonts w:eastAsiaTheme="minorEastAsia"/>
              <w:noProof/>
            </w:rPr>
          </w:pPr>
          <w:del w:id="290" w:author="David Conklin" w:date="2020-12-08T14:53:00Z">
            <w:r w:rsidDel="00977ECE">
              <w:rPr>
                <w:noProof/>
              </w:rPr>
              <w:fldChar w:fldCharType="begin"/>
            </w:r>
            <w:r w:rsidDel="00977ECE">
              <w:rPr>
                <w:noProof/>
              </w:rPr>
              <w:delInstrText xml:space="preserve"> HYPERLINK \l "_Toc58250532" </w:delInstrText>
            </w:r>
            <w:r w:rsidDel="00977ECE">
              <w:rPr>
                <w:noProof/>
              </w:rPr>
              <w:fldChar w:fldCharType="separate"/>
            </w:r>
          </w:del>
          <w:ins w:id="291" w:author="David Conklin" w:date="2020-12-08T17:42:00Z">
            <w:r w:rsidR="00613C1D">
              <w:rPr>
                <w:b/>
                <w:bCs/>
                <w:noProof/>
              </w:rPr>
              <w:t>Error! Hyperlink reference not valid.</w:t>
            </w:r>
          </w:ins>
          <w:del w:id="292" w:author="David Conklin" w:date="2020-12-08T14:53:00Z">
            <w:r w:rsidR="00054245" w:rsidRPr="009118A7" w:rsidDel="00977ECE">
              <w:rPr>
                <w:rStyle w:val="Hyperlink"/>
                <w:noProof/>
              </w:rPr>
              <w:delText>CW3M concept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_Toc58250532 \h </w:delInstrText>
            </w:r>
            <w:r w:rsidR="00054245" w:rsidDel="00977ECE">
              <w:rPr>
                <w:noProof/>
                <w:webHidden/>
              </w:rPr>
              <w:fldChar w:fldCharType="separate"/>
            </w:r>
          </w:del>
          <w:ins w:id="293" w:author="David Conklin" w:date="2020-12-11T09:14:00Z">
            <w:r w:rsidR="00D24E1A">
              <w:rPr>
                <w:b/>
                <w:bCs/>
                <w:noProof/>
                <w:webHidden/>
              </w:rPr>
              <w:t>Error! Bookmark not defined.</w:t>
            </w:r>
          </w:ins>
          <w:del w:id="294"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0640E4A7" w14:textId="7F71BD30" w:rsidR="00054245" w:rsidDel="00977ECE" w:rsidRDefault="00914CB4">
          <w:pPr>
            <w:pStyle w:val="TOC2"/>
            <w:tabs>
              <w:tab w:val="right" w:leader="dot" w:pos="9350"/>
            </w:tabs>
            <w:rPr>
              <w:del w:id="295" w:author="David Conklin" w:date="2020-12-08T14:53:00Z"/>
              <w:rFonts w:eastAsiaTheme="minorEastAsia"/>
              <w:noProof/>
            </w:rPr>
          </w:pPr>
          <w:del w:id="296" w:author="David Conklin" w:date="2020-12-08T14:53:00Z">
            <w:r w:rsidDel="00977ECE">
              <w:rPr>
                <w:noProof/>
              </w:rPr>
              <w:fldChar w:fldCharType="begin"/>
            </w:r>
            <w:r w:rsidDel="00977ECE">
              <w:rPr>
                <w:noProof/>
              </w:rPr>
              <w:delInstrText xml:space="preserve"> HYPERLINK \l "_Toc58250533" </w:delInstrText>
            </w:r>
            <w:r w:rsidDel="00977ECE">
              <w:rPr>
                <w:noProof/>
              </w:rPr>
              <w:fldChar w:fldCharType="separate"/>
            </w:r>
          </w:del>
          <w:ins w:id="297" w:author="David Conklin" w:date="2020-12-08T17:42:00Z">
            <w:r w:rsidR="00613C1D">
              <w:rPr>
                <w:b/>
                <w:bCs/>
                <w:noProof/>
              </w:rPr>
              <w:t>Error! Hyperlink reference not valid.</w:t>
            </w:r>
          </w:ins>
          <w:del w:id="298" w:author="David Conklin" w:date="2020-12-08T14:53:00Z">
            <w:r w:rsidR="00054245" w:rsidRPr="009118A7" w:rsidDel="00977ECE">
              <w:rPr>
                <w:rStyle w:val="Hyperlink"/>
                <w:noProof/>
              </w:rPr>
              <w:delText>A different kind of community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_Toc58250533 \h </w:delInstrText>
            </w:r>
            <w:r w:rsidR="00054245" w:rsidDel="00977ECE">
              <w:rPr>
                <w:noProof/>
                <w:webHidden/>
              </w:rPr>
              <w:fldChar w:fldCharType="separate"/>
            </w:r>
          </w:del>
          <w:ins w:id="299" w:author="David Conklin" w:date="2020-12-11T09:14:00Z">
            <w:r w:rsidR="00D24E1A">
              <w:rPr>
                <w:b/>
                <w:bCs/>
                <w:noProof/>
                <w:webHidden/>
              </w:rPr>
              <w:t>Error! Bookmark not defined.</w:t>
            </w:r>
          </w:ins>
          <w:del w:id="300" w:author="David Conklin" w:date="2020-12-08T14:53:00Z">
            <w:r w:rsidR="00054245" w:rsidDel="00977ECE">
              <w:rPr>
                <w:noProof/>
                <w:webHidden/>
              </w:rPr>
              <w:delText>3</w:delText>
            </w:r>
            <w:r w:rsidR="00054245" w:rsidDel="00977ECE">
              <w:rPr>
                <w:noProof/>
                <w:webHidden/>
              </w:rPr>
              <w:fldChar w:fldCharType="end"/>
            </w:r>
            <w:r w:rsidDel="00977ECE">
              <w:rPr>
                <w:noProof/>
              </w:rPr>
              <w:fldChar w:fldCharType="end"/>
            </w:r>
          </w:del>
        </w:p>
        <w:p w14:paraId="0290933E" w14:textId="41915A20" w:rsidR="00054245" w:rsidDel="00977ECE" w:rsidRDefault="00914CB4">
          <w:pPr>
            <w:pStyle w:val="TOC2"/>
            <w:tabs>
              <w:tab w:val="right" w:leader="dot" w:pos="9350"/>
            </w:tabs>
            <w:rPr>
              <w:del w:id="301" w:author="David Conklin" w:date="2020-12-08T14:53:00Z"/>
              <w:rFonts w:eastAsiaTheme="minorEastAsia"/>
              <w:noProof/>
            </w:rPr>
          </w:pPr>
          <w:del w:id="302" w:author="David Conklin" w:date="2020-12-08T14:53:00Z">
            <w:r w:rsidDel="00977ECE">
              <w:rPr>
                <w:noProof/>
              </w:rPr>
              <w:fldChar w:fldCharType="begin"/>
            </w:r>
            <w:r w:rsidDel="00977ECE">
              <w:rPr>
                <w:noProof/>
              </w:rPr>
              <w:delInstrText xml:space="preserve"> HYPERLINK \l "_Toc58250534" </w:delInstrText>
            </w:r>
            <w:r w:rsidDel="00977ECE">
              <w:rPr>
                <w:noProof/>
              </w:rPr>
              <w:fldChar w:fldCharType="separate"/>
            </w:r>
          </w:del>
          <w:ins w:id="303" w:author="David Conklin" w:date="2020-12-08T17:42:00Z">
            <w:r w:rsidR="00613C1D">
              <w:rPr>
                <w:b/>
                <w:bCs/>
                <w:noProof/>
              </w:rPr>
              <w:t>Error! Hyperlink reference not valid.</w:t>
            </w:r>
          </w:ins>
          <w:del w:id="304" w:author="David Conklin" w:date="2020-12-08T14:53:00Z">
            <w:r w:rsidR="00054245" w:rsidRPr="009118A7" w:rsidDel="00977ECE">
              <w:rPr>
                <w:rStyle w:val="Hyperlink"/>
                <w:noProof/>
              </w:rPr>
              <w:delText>What CW3M is for</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_Toc58250534 \h </w:delInstrText>
            </w:r>
            <w:r w:rsidR="00054245" w:rsidDel="00977ECE">
              <w:rPr>
                <w:noProof/>
                <w:webHidden/>
              </w:rPr>
              <w:fldChar w:fldCharType="separate"/>
            </w:r>
          </w:del>
          <w:ins w:id="305" w:author="David Conklin" w:date="2020-12-11T09:14:00Z">
            <w:r w:rsidR="00D24E1A">
              <w:rPr>
                <w:b/>
                <w:bCs/>
                <w:noProof/>
                <w:webHidden/>
              </w:rPr>
              <w:t>Error! Bookmark not defined.</w:t>
            </w:r>
          </w:ins>
          <w:del w:id="306"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7F6D6A51" w14:textId="64FA4C2E" w:rsidR="00054245" w:rsidDel="00977ECE" w:rsidRDefault="00914CB4">
          <w:pPr>
            <w:pStyle w:val="TOC2"/>
            <w:tabs>
              <w:tab w:val="right" w:leader="dot" w:pos="9350"/>
            </w:tabs>
            <w:rPr>
              <w:del w:id="307" w:author="David Conklin" w:date="2020-12-08T14:53:00Z"/>
              <w:rFonts w:eastAsiaTheme="minorEastAsia"/>
              <w:noProof/>
            </w:rPr>
          </w:pPr>
          <w:del w:id="308" w:author="David Conklin" w:date="2020-12-08T14:53:00Z">
            <w:r w:rsidDel="00977ECE">
              <w:rPr>
                <w:noProof/>
              </w:rPr>
              <w:fldChar w:fldCharType="begin"/>
            </w:r>
            <w:r w:rsidDel="00977ECE">
              <w:rPr>
                <w:noProof/>
              </w:rPr>
              <w:delInstrText xml:space="preserve"> HYPERLINK \l "_Toc58250535" </w:delInstrText>
            </w:r>
            <w:r w:rsidDel="00977ECE">
              <w:rPr>
                <w:noProof/>
              </w:rPr>
              <w:fldChar w:fldCharType="separate"/>
            </w:r>
          </w:del>
          <w:ins w:id="309" w:author="David Conklin" w:date="2020-12-08T17:42:00Z">
            <w:r w:rsidR="00613C1D">
              <w:rPr>
                <w:b/>
                <w:bCs/>
                <w:noProof/>
              </w:rPr>
              <w:t>Error! Hyperlink reference not valid.</w:t>
            </w:r>
          </w:ins>
          <w:del w:id="310" w:author="David Conklin" w:date="2020-12-08T14:53:00Z">
            <w:r w:rsidR="00054245" w:rsidRPr="009118A7" w:rsidDel="00977ECE">
              <w:rPr>
                <w:rStyle w:val="Hyperlink"/>
                <w:noProof/>
              </w:rPr>
              <w:delText>Management and maintenance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_Toc58250535 \h </w:delInstrText>
            </w:r>
            <w:r w:rsidR="00054245" w:rsidDel="00977ECE">
              <w:rPr>
                <w:noProof/>
                <w:webHidden/>
              </w:rPr>
              <w:fldChar w:fldCharType="separate"/>
            </w:r>
          </w:del>
          <w:ins w:id="311" w:author="David Conklin" w:date="2020-12-11T09:14:00Z">
            <w:r w:rsidR="00D24E1A">
              <w:rPr>
                <w:b/>
                <w:bCs/>
                <w:noProof/>
                <w:webHidden/>
              </w:rPr>
              <w:t>Error! Bookmark not defined.</w:t>
            </w:r>
          </w:ins>
          <w:del w:id="312"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2394997E" w14:textId="18BC55CF" w:rsidR="00054245" w:rsidDel="00977ECE" w:rsidRDefault="00914CB4">
          <w:pPr>
            <w:pStyle w:val="TOC1"/>
            <w:tabs>
              <w:tab w:val="right" w:leader="dot" w:pos="9350"/>
            </w:tabs>
            <w:rPr>
              <w:del w:id="313" w:author="David Conklin" w:date="2020-12-08T14:53:00Z"/>
              <w:rFonts w:eastAsiaTheme="minorEastAsia"/>
              <w:noProof/>
            </w:rPr>
          </w:pPr>
          <w:del w:id="314" w:author="David Conklin" w:date="2020-12-08T14:53:00Z">
            <w:r w:rsidDel="00977ECE">
              <w:rPr>
                <w:noProof/>
              </w:rPr>
              <w:fldChar w:fldCharType="begin"/>
            </w:r>
            <w:r w:rsidDel="00977ECE">
              <w:rPr>
                <w:noProof/>
              </w:rPr>
              <w:delInstrText xml:space="preserve"> HYPERLINK \l "_Toc58250536" </w:delInstrText>
            </w:r>
            <w:r w:rsidDel="00977ECE">
              <w:rPr>
                <w:noProof/>
              </w:rPr>
              <w:fldChar w:fldCharType="separate"/>
            </w:r>
          </w:del>
          <w:ins w:id="315" w:author="David Conklin" w:date="2020-12-08T17:42:00Z">
            <w:r w:rsidR="00613C1D">
              <w:rPr>
                <w:b/>
                <w:bCs/>
                <w:noProof/>
              </w:rPr>
              <w:t>Error! Hyperlink reference not valid.</w:t>
            </w:r>
          </w:ins>
          <w:del w:id="316" w:author="David Conklin" w:date="2020-12-08T14:53:00Z">
            <w:r w:rsidR="00054245" w:rsidRPr="009118A7" w:rsidDel="00977ECE">
              <w:rPr>
                <w:rStyle w:val="Hyperlink"/>
                <w:noProof/>
              </w:rPr>
              <w:delText>Study areas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_Toc58250536 \h </w:delInstrText>
            </w:r>
            <w:r w:rsidR="00054245" w:rsidDel="00977ECE">
              <w:rPr>
                <w:noProof/>
                <w:webHidden/>
              </w:rPr>
              <w:fldChar w:fldCharType="separate"/>
            </w:r>
          </w:del>
          <w:ins w:id="317" w:author="David Conklin" w:date="2020-12-11T09:14:00Z">
            <w:r w:rsidR="00D24E1A">
              <w:rPr>
                <w:b/>
                <w:bCs/>
                <w:noProof/>
                <w:webHidden/>
              </w:rPr>
              <w:t>Error! Bookmark not defined.</w:t>
            </w:r>
          </w:ins>
          <w:del w:id="318" w:author="David Conklin" w:date="2020-12-08T14:53:00Z">
            <w:r w:rsidR="00054245" w:rsidDel="00977ECE">
              <w:rPr>
                <w:noProof/>
                <w:webHidden/>
              </w:rPr>
              <w:delText>4</w:delText>
            </w:r>
            <w:r w:rsidR="00054245" w:rsidDel="00977ECE">
              <w:rPr>
                <w:noProof/>
                <w:webHidden/>
              </w:rPr>
              <w:fldChar w:fldCharType="end"/>
            </w:r>
            <w:r w:rsidDel="00977ECE">
              <w:rPr>
                <w:noProof/>
              </w:rPr>
              <w:fldChar w:fldCharType="end"/>
            </w:r>
          </w:del>
        </w:p>
        <w:p w14:paraId="16D14F1E" w14:textId="317FFDC4" w:rsidR="00054245" w:rsidDel="00977ECE" w:rsidRDefault="00914CB4">
          <w:pPr>
            <w:pStyle w:val="TOC2"/>
            <w:tabs>
              <w:tab w:val="right" w:leader="dot" w:pos="9350"/>
            </w:tabs>
            <w:rPr>
              <w:del w:id="319" w:author="David Conklin" w:date="2020-12-08T14:53:00Z"/>
              <w:rFonts w:eastAsiaTheme="minorEastAsia"/>
              <w:noProof/>
            </w:rPr>
          </w:pPr>
          <w:del w:id="320" w:author="David Conklin" w:date="2020-12-08T14:53:00Z">
            <w:r w:rsidDel="00977ECE">
              <w:rPr>
                <w:noProof/>
              </w:rPr>
              <w:fldChar w:fldCharType="begin"/>
            </w:r>
            <w:r w:rsidDel="00977ECE">
              <w:rPr>
                <w:noProof/>
              </w:rPr>
              <w:delInstrText xml:space="preserve"> HYPERLINK \l "_Toc58250537" </w:delInstrText>
            </w:r>
            <w:r w:rsidDel="00977ECE">
              <w:rPr>
                <w:noProof/>
              </w:rPr>
              <w:fldChar w:fldCharType="separate"/>
            </w:r>
          </w:del>
          <w:ins w:id="321" w:author="David Conklin" w:date="2020-12-08T17:42:00Z">
            <w:r w:rsidR="00613C1D">
              <w:rPr>
                <w:b/>
                <w:bCs/>
                <w:noProof/>
              </w:rPr>
              <w:t>Error! Hyperlink reference not valid.</w:t>
            </w:r>
          </w:ins>
          <w:del w:id="322" w:author="David Conklin" w:date="2020-12-08T14:53:00Z">
            <w:r w:rsidR="00054245" w:rsidRPr="009118A7" w:rsidDel="00977ECE">
              <w:rPr>
                <w:rStyle w:val="Hyperlink"/>
                <w:noProof/>
              </w:rPr>
              <w:delText>DataCW3M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_Toc58250537 \h </w:delInstrText>
            </w:r>
            <w:r w:rsidR="00054245" w:rsidDel="00977ECE">
              <w:rPr>
                <w:noProof/>
                <w:webHidden/>
              </w:rPr>
              <w:fldChar w:fldCharType="separate"/>
            </w:r>
          </w:del>
          <w:ins w:id="323" w:author="David Conklin" w:date="2020-12-11T09:14:00Z">
            <w:r w:rsidR="00D24E1A">
              <w:rPr>
                <w:b/>
                <w:bCs/>
                <w:noProof/>
                <w:webHidden/>
              </w:rPr>
              <w:t>Error! Bookmark not defined.</w:t>
            </w:r>
          </w:ins>
          <w:del w:id="324" w:author="David Conklin" w:date="2020-12-08T14:53:00Z">
            <w:r w:rsidR="00054245" w:rsidDel="00977ECE">
              <w:rPr>
                <w:noProof/>
                <w:webHidden/>
              </w:rPr>
              <w:delText>5</w:delText>
            </w:r>
            <w:r w:rsidR="00054245" w:rsidDel="00977ECE">
              <w:rPr>
                <w:noProof/>
                <w:webHidden/>
              </w:rPr>
              <w:fldChar w:fldCharType="end"/>
            </w:r>
            <w:r w:rsidDel="00977ECE">
              <w:rPr>
                <w:noProof/>
              </w:rPr>
              <w:fldChar w:fldCharType="end"/>
            </w:r>
          </w:del>
        </w:p>
        <w:p w14:paraId="76D4EB4A" w14:textId="348B3CB0" w:rsidR="00054245" w:rsidDel="00977ECE" w:rsidRDefault="00914CB4">
          <w:pPr>
            <w:pStyle w:val="TOC2"/>
            <w:tabs>
              <w:tab w:val="right" w:leader="dot" w:pos="9350"/>
            </w:tabs>
            <w:rPr>
              <w:del w:id="325" w:author="David Conklin" w:date="2020-12-08T14:53:00Z"/>
              <w:rFonts w:eastAsiaTheme="minorEastAsia"/>
              <w:noProof/>
            </w:rPr>
          </w:pPr>
          <w:del w:id="326" w:author="David Conklin" w:date="2020-12-08T14:53:00Z">
            <w:r w:rsidDel="00977ECE">
              <w:rPr>
                <w:noProof/>
              </w:rPr>
              <w:fldChar w:fldCharType="begin"/>
            </w:r>
            <w:r w:rsidDel="00977ECE">
              <w:rPr>
                <w:noProof/>
              </w:rPr>
              <w:delInstrText xml:space="preserve"> HYPERLINK \l "_Toc58250538" </w:delInstrText>
            </w:r>
            <w:r w:rsidDel="00977ECE">
              <w:rPr>
                <w:noProof/>
              </w:rPr>
              <w:fldChar w:fldCharType="separate"/>
            </w:r>
          </w:del>
          <w:ins w:id="327" w:author="David Conklin" w:date="2020-12-08T17:42:00Z">
            <w:r w:rsidR="00613C1D">
              <w:rPr>
                <w:b/>
                <w:bCs/>
                <w:noProof/>
              </w:rPr>
              <w:t>Error! Hyperlink reference not valid.</w:t>
            </w:r>
          </w:ins>
          <w:del w:id="328" w:author="David Conklin" w:date="2020-12-08T14:53:00Z">
            <w:r w:rsidR="00054245" w:rsidRPr="009118A7" w:rsidDel="00977ECE">
              <w:rPr>
                <w:rStyle w:val="Hyperlink"/>
                <w:noProof/>
              </w:rPr>
              <w:delText>DataCW3M\ScenarioData directory structure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_Toc58250538 \h </w:delInstrText>
            </w:r>
            <w:r w:rsidR="00054245" w:rsidDel="00977ECE">
              <w:rPr>
                <w:noProof/>
                <w:webHidden/>
              </w:rPr>
              <w:fldChar w:fldCharType="separate"/>
            </w:r>
          </w:del>
          <w:ins w:id="329" w:author="David Conklin" w:date="2020-12-11T09:14:00Z">
            <w:r w:rsidR="00D24E1A">
              <w:rPr>
                <w:b/>
                <w:bCs/>
                <w:noProof/>
                <w:webHidden/>
              </w:rPr>
              <w:t>Error! Bookmark not defined.</w:t>
            </w:r>
          </w:ins>
          <w:del w:id="330" w:author="David Conklin" w:date="2020-12-08T14:53:00Z">
            <w:r w:rsidR="00054245" w:rsidDel="00977ECE">
              <w:rPr>
                <w:noProof/>
                <w:webHidden/>
              </w:rPr>
              <w:delText>5</w:delText>
            </w:r>
            <w:r w:rsidR="00054245" w:rsidDel="00977ECE">
              <w:rPr>
                <w:noProof/>
                <w:webHidden/>
              </w:rPr>
              <w:fldChar w:fldCharType="end"/>
            </w:r>
            <w:r w:rsidDel="00977ECE">
              <w:rPr>
                <w:noProof/>
              </w:rPr>
              <w:fldChar w:fldCharType="end"/>
            </w:r>
          </w:del>
        </w:p>
        <w:p w14:paraId="61537B54" w14:textId="4BA06B03" w:rsidR="00054245" w:rsidDel="00977ECE" w:rsidRDefault="00914CB4">
          <w:pPr>
            <w:pStyle w:val="TOC2"/>
            <w:tabs>
              <w:tab w:val="right" w:leader="dot" w:pos="9350"/>
            </w:tabs>
            <w:rPr>
              <w:del w:id="331" w:author="David Conklin" w:date="2020-12-08T14:53:00Z"/>
              <w:rFonts w:eastAsiaTheme="minorEastAsia"/>
              <w:noProof/>
            </w:rPr>
          </w:pPr>
          <w:del w:id="332" w:author="David Conklin" w:date="2020-12-08T14:53:00Z">
            <w:r w:rsidDel="00977ECE">
              <w:rPr>
                <w:noProof/>
              </w:rPr>
              <w:fldChar w:fldCharType="begin"/>
            </w:r>
            <w:r w:rsidDel="00977ECE">
              <w:rPr>
                <w:noProof/>
              </w:rPr>
              <w:delInstrText xml:space="preserve"> HYPERLINK \l "_Toc58250539" </w:delInstrText>
            </w:r>
            <w:r w:rsidDel="00977ECE">
              <w:rPr>
                <w:noProof/>
              </w:rPr>
              <w:fldChar w:fldCharType="separate"/>
            </w:r>
          </w:del>
          <w:ins w:id="333" w:author="David Conklin" w:date="2020-12-08T17:42:00Z">
            <w:r w:rsidR="00613C1D">
              <w:rPr>
                <w:b/>
                <w:bCs/>
                <w:noProof/>
              </w:rPr>
              <w:t>Error! Hyperlink reference not valid.</w:t>
            </w:r>
          </w:ins>
          <w:del w:id="334" w:author="David Conklin" w:date="2020-12-08T14:53:00Z">
            <w:r w:rsidR="00054245" w:rsidRPr="009118A7" w:rsidDel="00977ECE">
              <w:rPr>
                <w:rStyle w:val="Hyperlink"/>
                <w:noProof/>
              </w:rPr>
              <w:delText>DataCW3M\ScenarioData\&lt;scenario&gt;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_Toc58250539 \h </w:delInstrText>
            </w:r>
            <w:r w:rsidR="00054245" w:rsidDel="00977ECE">
              <w:rPr>
                <w:noProof/>
                <w:webHidden/>
              </w:rPr>
              <w:fldChar w:fldCharType="separate"/>
            </w:r>
          </w:del>
          <w:ins w:id="335" w:author="David Conklin" w:date="2020-12-11T09:14:00Z">
            <w:r w:rsidR="00D24E1A">
              <w:rPr>
                <w:b/>
                <w:bCs/>
                <w:noProof/>
                <w:webHidden/>
              </w:rPr>
              <w:t>Error! Bookmark not defined.</w:t>
            </w:r>
          </w:ins>
          <w:del w:id="336" w:author="David Conklin" w:date="2020-12-08T14:53:00Z">
            <w:r w:rsidR="00054245" w:rsidDel="00977ECE">
              <w:rPr>
                <w:noProof/>
                <w:webHidden/>
              </w:rPr>
              <w:delText>6</w:delText>
            </w:r>
            <w:r w:rsidR="00054245" w:rsidDel="00977ECE">
              <w:rPr>
                <w:noProof/>
                <w:webHidden/>
              </w:rPr>
              <w:fldChar w:fldCharType="end"/>
            </w:r>
            <w:r w:rsidDel="00977ECE">
              <w:rPr>
                <w:noProof/>
              </w:rPr>
              <w:fldChar w:fldCharType="end"/>
            </w:r>
          </w:del>
        </w:p>
        <w:p w14:paraId="5AAF32AF" w14:textId="521BB524" w:rsidR="00054245" w:rsidDel="00977ECE" w:rsidRDefault="00914CB4">
          <w:pPr>
            <w:pStyle w:val="TOC2"/>
            <w:tabs>
              <w:tab w:val="right" w:leader="dot" w:pos="9350"/>
            </w:tabs>
            <w:rPr>
              <w:del w:id="337" w:author="David Conklin" w:date="2020-12-08T14:53:00Z"/>
              <w:rFonts w:eastAsiaTheme="minorEastAsia"/>
              <w:noProof/>
            </w:rPr>
          </w:pPr>
          <w:del w:id="338" w:author="David Conklin" w:date="2020-12-08T14:53:00Z">
            <w:r w:rsidDel="00977ECE">
              <w:rPr>
                <w:noProof/>
              </w:rPr>
              <w:fldChar w:fldCharType="begin"/>
            </w:r>
            <w:r w:rsidDel="00977ECE">
              <w:rPr>
                <w:noProof/>
              </w:rPr>
              <w:delInstrText xml:space="preserve"> HYPERLINK \l "_Toc58250540" </w:delInstrText>
            </w:r>
            <w:r w:rsidDel="00977ECE">
              <w:rPr>
                <w:noProof/>
              </w:rPr>
              <w:fldChar w:fldCharType="separate"/>
            </w:r>
          </w:del>
          <w:ins w:id="339" w:author="David Conklin" w:date="2020-12-08T17:42:00Z">
            <w:r w:rsidR="00613C1D">
              <w:rPr>
                <w:b/>
                <w:bCs/>
                <w:noProof/>
              </w:rPr>
              <w:t>Error! Hyperlink reference not valid.</w:t>
            </w:r>
          </w:ins>
          <w:del w:id="340" w:author="David Conklin" w:date="2020-12-08T14:53:00Z">
            <w:r w:rsidR="00054245" w:rsidRPr="009118A7" w:rsidDel="00977ECE">
              <w:rPr>
                <w:rStyle w:val="Hyperlink"/>
                <w:noProof/>
              </w:rPr>
              <w:delText>DataCW3M\&lt;study area&gt; folder contents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_Toc58250540 \h </w:delInstrText>
            </w:r>
            <w:r w:rsidR="00054245" w:rsidDel="00977ECE">
              <w:rPr>
                <w:noProof/>
                <w:webHidden/>
              </w:rPr>
              <w:fldChar w:fldCharType="separate"/>
            </w:r>
          </w:del>
          <w:ins w:id="341" w:author="David Conklin" w:date="2020-12-11T09:14:00Z">
            <w:r w:rsidR="00D24E1A">
              <w:rPr>
                <w:b/>
                <w:bCs/>
                <w:noProof/>
                <w:webHidden/>
              </w:rPr>
              <w:t>Error! Bookmark not defined.</w:t>
            </w:r>
          </w:ins>
          <w:del w:id="342" w:author="David Conklin" w:date="2020-12-08T14:53:00Z">
            <w:r w:rsidR="00054245" w:rsidDel="00977ECE">
              <w:rPr>
                <w:noProof/>
                <w:webHidden/>
              </w:rPr>
              <w:delText>6</w:delText>
            </w:r>
            <w:r w:rsidR="00054245" w:rsidDel="00977ECE">
              <w:rPr>
                <w:noProof/>
                <w:webHidden/>
              </w:rPr>
              <w:fldChar w:fldCharType="end"/>
            </w:r>
            <w:r w:rsidDel="00977ECE">
              <w:rPr>
                <w:noProof/>
              </w:rPr>
              <w:fldChar w:fldCharType="end"/>
            </w:r>
          </w:del>
        </w:p>
        <w:p w14:paraId="0E38565E" w14:textId="554C1B51" w:rsidR="00054245" w:rsidDel="00977ECE" w:rsidRDefault="00914CB4">
          <w:pPr>
            <w:pStyle w:val="TOC1"/>
            <w:tabs>
              <w:tab w:val="right" w:leader="dot" w:pos="9350"/>
            </w:tabs>
            <w:rPr>
              <w:del w:id="343" w:author="David Conklin" w:date="2020-12-08T14:53:00Z"/>
              <w:rFonts w:eastAsiaTheme="minorEastAsia"/>
              <w:noProof/>
            </w:rPr>
          </w:pPr>
          <w:del w:id="344" w:author="David Conklin" w:date="2020-12-08T14:53:00Z">
            <w:r w:rsidDel="00977ECE">
              <w:rPr>
                <w:noProof/>
              </w:rPr>
              <w:fldChar w:fldCharType="begin"/>
            </w:r>
            <w:r w:rsidDel="00977ECE">
              <w:rPr>
                <w:noProof/>
              </w:rPr>
              <w:delInstrText xml:space="preserve"> HYPERLINK \l "_Toc58250541" </w:delInstrText>
            </w:r>
            <w:r w:rsidDel="00977ECE">
              <w:rPr>
                <w:noProof/>
              </w:rPr>
              <w:fldChar w:fldCharType="separate"/>
            </w:r>
          </w:del>
          <w:ins w:id="345" w:author="David Conklin" w:date="2020-12-08T17:42:00Z">
            <w:r w:rsidR="00613C1D">
              <w:rPr>
                <w:b/>
                <w:bCs/>
                <w:noProof/>
              </w:rPr>
              <w:t>Error! Hyperlink reference not valid.</w:t>
            </w:r>
          </w:ins>
          <w:del w:id="346" w:author="David Conklin" w:date="2020-12-08T14:53:00Z">
            <w:r w:rsidR="00054245" w:rsidRPr="009118A7" w:rsidDel="00977ECE">
              <w:rPr>
                <w:rStyle w:val="Hyperlink"/>
                <w:noProof/>
              </w:rPr>
              <w:delText>Calendar conventions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_Toc58250541 \h </w:delInstrText>
            </w:r>
            <w:r w:rsidR="00054245" w:rsidDel="00977ECE">
              <w:rPr>
                <w:noProof/>
                <w:webHidden/>
              </w:rPr>
              <w:fldChar w:fldCharType="separate"/>
            </w:r>
          </w:del>
          <w:ins w:id="347" w:author="David Conklin" w:date="2020-12-11T09:14:00Z">
            <w:r w:rsidR="00D24E1A">
              <w:rPr>
                <w:b/>
                <w:bCs/>
                <w:noProof/>
                <w:webHidden/>
              </w:rPr>
              <w:t>Error! Bookmark not defined.</w:t>
            </w:r>
          </w:ins>
          <w:del w:id="348"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2256121E" w14:textId="17974894" w:rsidR="00054245" w:rsidDel="00977ECE" w:rsidRDefault="00914CB4">
          <w:pPr>
            <w:pStyle w:val="TOC2"/>
            <w:tabs>
              <w:tab w:val="right" w:leader="dot" w:pos="9350"/>
            </w:tabs>
            <w:rPr>
              <w:del w:id="349" w:author="David Conklin" w:date="2020-12-08T14:53:00Z"/>
              <w:rFonts w:eastAsiaTheme="minorEastAsia"/>
              <w:noProof/>
            </w:rPr>
          </w:pPr>
          <w:del w:id="350" w:author="David Conklin" w:date="2020-12-08T14:53:00Z">
            <w:r w:rsidDel="00977ECE">
              <w:rPr>
                <w:noProof/>
              </w:rPr>
              <w:fldChar w:fldCharType="begin"/>
            </w:r>
            <w:r w:rsidDel="00977ECE">
              <w:rPr>
                <w:noProof/>
              </w:rPr>
              <w:delInstrText xml:space="preserve"> HYPERLINK \l "_Toc58250542" </w:delInstrText>
            </w:r>
            <w:r w:rsidDel="00977ECE">
              <w:rPr>
                <w:noProof/>
              </w:rPr>
              <w:fldChar w:fldCharType="separate"/>
            </w:r>
          </w:del>
          <w:ins w:id="351" w:author="David Conklin" w:date="2020-12-08T17:42:00Z">
            <w:r w:rsidR="00613C1D">
              <w:rPr>
                <w:b/>
                <w:bCs/>
                <w:noProof/>
              </w:rPr>
              <w:t>Error! Hyperlink reference not valid.</w:t>
            </w:r>
          </w:ins>
          <w:del w:id="352" w:author="David Conklin" w:date="2020-12-08T14:53:00Z">
            <w:r w:rsidR="00054245" w:rsidRPr="009118A7" w:rsidDel="00977ECE">
              <w:rPr>
                <w:rStyle w:val="Hyperlink"/>
                <w:noProof/>
              </w:rPr>
              <w:delText>Water years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_Toc58250542 \h </w:delInstrText>
            </w:r>
            <w:r w:rsidR="00054245" w:rsidDel="00977ECE">
              <w:rPr>
                <w:noProof/>
                <w:webHidden/>
              </w:rPr>
              <w:fldChar w:fldCharType="separate"/>
            </w:r>
          </w:del>
          <w:ins w:id="353" w:author="David Conklin" w:date="2020-12-11T09:14:00Z">
            <w:r w:rsidR="00D24E1A">
              <w:rPr>
                <w:b/>
                <w:bCs/>
                <w:noProof/>
                <w:webHidden/>
              </w:rPr>
              <w:t>Error! Bookmark not defined.</w:t>
            </w:r>
          </w:ins>
          <w:del w:id="354"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5B01C4B1" w14:textId="1013DF00" w:rsidR="00054245" w:rsidDel="00977ECE" w:rsidRDefault="00914CB4">
          <w:pPr>
            <w:pStyle w:val="TOC1"/>
            <w:tabs>
              <w:tab w:val="right" w:leader="dot" w:pos="9350"/>
            </w:tabs>
            <w:rPr>
              <w:del w:id="355" w:author="David Conklin" w:date="2020-12-08T14:53:00Z"/>
              <w:rFonts w:eastAsiaTheme="minorEastAsia"/>
              <w:noProof/>
            </w:rPr>
          </w:pPr>
          <w:del w:id="356" w:author="David Conklin" w:date="2020-12-08T14:53:00Z">
            <w:r w:rsidDel="00977ECE">
              <w:rPr>
                <w:noProof/>
              </w:rPr>
              <w:fldChar w:fldCharType="begin"/>
            </w:r>
            <w:r w:rsidDel="00977ECE">
              <w:rPr>
                <w:noProof/>
              </w:rPr>
              <w:delInstrText xml:space="preserve"> HYPERLINK \l "_Toc58250543" </w:delInstrText>
            </w:r>
            <w:r w:rsidDel="00977ECE">
              <w:rPr>
                <w:noProof/>
              </w:rPr>
              <w:fldChar w:fldCharType="separate"/>
            </w:r>
          </w:del>
          <w:ins w:id="357" w:author="David Conklin" w:date="2020-12-08T17:42:00Z">
            <w:r w:rsidR="00613C1D">
              <w:rPr>
                <w:b/>
                <w:bCs/>
                <w:noProof/>
              </w:rPr>
              <w:t>Error! Hyperlink reference not valid.</w:t>
            </w:r>
          </w:ins>
          <w:del w:id="358" w:author="David Conklin" w:date="2020-12-08T14:53:00Z">
            <w:r w:rsidR="00054245" w:rsidRPr="009118A7" w:rsidDel="00977ECE">
              <w:rPr>
                <w:rStyle w:val="Hyperlink"/>
                <w:noProof/>
              </w:rPr>
              <w:delText>Climate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_Toc58250543 \h </w:delInstrText>
            </w:r>
            <w:r w:rsidR="00054245" w:rsidDel="00977ECE">
              <w:rPr>
                <w:noProof/>
                <w:webHidden/>
              </w:rPr>
              <w:fldChar w:fldCharType="separate"/>
            </w:r>
          </w:del>
          <w:ins w:id="359" w:author="David Conklin" w:date="2020-12-11T09:14:00Z">
            <w:r w:rsidR="00D24E1A">
              <w:rPr>
                <w:b/>
                <w:bCs/>
                <w:noProof/>
                <w:webHidden/>
              </w:rPr>
              <w:t>Error! Bookmark not defined.</w:t>
            </w:r>
          </w:ins>
          <w:del w:id="360"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6DE39230" w14:textId="220273CE" w:rsidR="00054245" w:rsidDel="00977ECE" w:rsidRDefault="00914CB4">
          <w:pPr>
            <w:pStyle w:val="TOC2"/>
            <w:tabs>
              <w:tab w:val="right" w:leader="dot" w:pos="9350"/>
            </w:tabs>
            <w:rPr>
              <w:del w:id="361" w:author="David Conklin" w:date="2020-12-08T14:53:00Z"/>
              <w:rFonts w:eastAsiaTheme="minorEastAsia"/>
              <w:noProof/>
            </w:rPr>
          </w:pPr>
          <w:del w:id="362" w:author="David Conklin" w:date="2020-12-08T14:53:00Z">
            <w:r w:rsidDel="00977ECE">
              <w:rPr>
                <w:noProof/>
              </w:rPr>
              <w:fldChar w:fldCharType="begin"/>
            </w:r>
            <w:r w:rsidDel="00977ECE">
              <w:rPr>
                <w:noProof/>
              </w:rPr>
              <w:delInstrText xml:space="preserve"> HYPERLINK \l "_Toc58250544" </w:delInstrText>
            </w:r>
            <w:r w:rsidDel="00977ECE">
              <w:rPr>
                <w:noProof/>
              </w:rPr>
              <w:fldChar w:fldCharType="separate"/>
            </w:r>
          </w:del>
          <w:ins w:id="363" w:author="David Conklin" w:date="2020-12-08T17:42:00Z">
            <w:r w:rsidR="00613C1D">
              <w:rPr>
                <w:b/>
                <w:bCs/>
                <w:noProof/>
              </w:rPr>
              <w:t>Error! Hyperlink reference not valid.</w:t>
            </w:r>
          </w:ins>
          <w:del w:id="364" w:author="David Conklin" w:date="2020-12-08T14:53:00Z">
            <w:r w:rsidR="00054245" w:rsidRPr="009118A7" w:rsidDel="00977ECE">
              <w:rPr>
                <w:rStyle w:val="Hyperlink"/>
                <w:noProof/>
              </w:rPr>
              <w:delText>Numbered climate scenarios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_Toc58250544 \h </w:delInstrText>
            </w:r>
            <w:r w:rsidR="00054245" w:rsidDel="00977ECE">
              <w:rPr>
                <w:noProof/>
                <w:webHidden/>
              </w:rPr>
              <w:fldChar w:fldCharType="separate"/>
            </w:r>
          </w:del>
          <w:ins w:id="365" w:author="David Conklin" w:date="2020-12-11T09:14:00Z">
            <w:r w:rsidR="00D24E1A">
              <w:rPr>
                <w:b/>
                <w:bCs/>
                <w:noProof/>
                <w:webHidden/>
              </w:rPr>
              <w:t>Error! Bookmark not defined.</w:t>
            </w:r>
          </w:ins>
          <w:del w:id="366" w:author="David Conklin" w:date="2020-12-08T14:53:00Z">
            <w:r w:rsidR="00054245" w:rsidDel="00977ECE">
              <w:rPr>
                <w:noProof/>
                <w:webHidden/>
              </w:rPr>
              <w:delText>12</w:delText>
            </w:r>
            <w:r w:rsidR="00054245" w:rsidDel="00977ECE">
              <w:rPr>
                <w:noProof/>
                <w:webHidden/>
              </w:rPr>
              <w:fldChar w:fldCharType="end"/>
            </w:r>
            <w:r w:rsidDel="00977ECE">
              <w:rPr>
                <w:noProof/>
              </w:rPr>
              <w:fldChar w:fldCharType="end"/>
            </w:r>
          </w:del>
        </w:p>
        <w:p w14:paraId="4E6C3E1D" w14:textId="56BF0721" w:rsidR="00054245" w:rsidDel="00977ECE" w:rsidRDefault="00914CB4">
          <w:pPr>
            <w:pStyle w:val="TOC2"/>
            <w:tabs>
              <w:tab w:val="right" w:leader="dot" w:pos="9350"/>
            </w:tabs>
            <w:rPr>
              <w:del w:id="367" w:author="David Conklin" w:date="2020-12-08T14:53:00Z"/>
              <w:rFonts w:eastAsiaTheme="minorEastAsia"/>
              <w:noProof/>
            </w:rPr>
          </w:pPr>
          <w:del w:id="368" w:author="David Conklin" w:date="2020-12-08T14:53:00Z">
            <w:r w:rsidDel="00977ECE">
              <w:rPr>
                <w:noProof/>
              </w:rPr>
              <w:fldChar w:fldCharType="begin"/>
            </w:r>
            <w:r w:rsidDel="00977ECE">
              <w:rPr>
                <w:noProof/>
              </w:rPr>
              <w:delInstrText xml:space="preserve"> HYPERLINK \l "_Toc58250545" </w:delInstrText>
            </w:r>
            <w:r w:rsidDel="00977ECE">
              <w:rPr>
                <w:noProof/>
              </w:rPr>
              <w:fldChar w:fldCharType="separate"/>
            </w:r>
          </w:del>
          <w:ins w:id="369" w:author="David Conklin" w:date="2020-12-08T17:42:00Z">
            <w:r w:rsidR="00613C1D">
              <w:rPr>
                <w:b/>
                <w:bCs/>
                <w:noProof/>
              </w:rPr>
              <w:t>Error! Hyperlink reference not valid.</w:t>
            </w:r>
          </w:ins>
          <w:del w:id="370" w:author="David Conklin" w:date="2020-12-08T14:53:00Z">
            <w:r w:rsidR="00054245" w:rsidRPr="009118A7" w:rsidDel="00977ECE">
              <w:rPr>
                <w:rStyle w:val="Hyperlink"/>
                <w:noProof/>
              </w:rPr>
              <w:delText>Monthly and seasonal weather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_Toc58250545 \h </w:delInstrText>
            </w:r>
            <w:r w:rsidR="00054245" w:rsidDel="00977ECE">
              <w:rPr>
                <w:noProof/>
                <w:webHidden/>
              </w:rPr>
              <w:fldChar w:fldCharType="separate"/>
            </w:r>
          </w:del>
          <w:ins w:id="371" w:author="David Conklin" w:date="2020-12-11T09:14:00Z">
            <w:r w:rsidR="00D24E1A">
              <w:rPr>
                <w:b/>
                <w:bCs/>
                <w:noProof/>
                <w:webHidden/>
              </w:rPr>
              <w:t>Error! Bookmark not defined.</w:t>
            </w:r>
          </w:ins>
          <w:del w:id="372" w:author="David Conklin" w:date="2020-12-08T14:53:00Z">
            <w:r w:rsidR="00054245" w:rsidDel="00977ECE">
              <w:rPr>
                <w:noProof/>
                <w:webHidden/>
              </w:rPr>
              <w:delText>13</w:delText>
            </w:r>
            <w:r w:rsidR="00054245" w:rsidDel="00977ECE">
              <w:rPr>
                <w:noProof/>
                <w:webHidden/>
              </w:rPr>
              <w:fldChar w:fldCharType="end"/>
            </w:r>
            <w:r w:rsidDel="00977ECE">
              <w:rPr>
                <w:noProof/>
              </w:rPr>
              <w:fldChar w:fldCharType="end"/>
            </w:r>
          </w:del>
        </w:p>
        <w:p w14:paraId="2997AFFC" w14:textId="66BACC8A" w:rsidR="00054245" w:rsidDel="00977ECE" w:rsidRDefault="00914CB4">
          <w:pPr>
            <w:pStyle w:val="TOC2"/>
            <w:tabs>
              <w:tab w:val="right" w:leader="dot" w:pos="9350"/>
            </w:tabs>
            <w:rPr>
              <w:del w:id="373" w:author="David Conklin" w:date="2020-12-08T14:53:00Z"/>
              <w:rFonts w:eastAsiaTheme="minorEastAsia"/>
              <w:noProof/>
            </w:rPr>
          </w:pPr>
          <w:del w:id="374" w:author="David Conklin" w:date="2020-12-08T14:53:00Z">
            <w:r w:rsidDel="00977ECE">
              <w:rPr>
                <w:noProof/>
              </w:rPr>
              <w:fldChar w:fldCharType="begin"/>
            </w:r>
            <w:r w:rsidDel="00977ECE">
              <w:rPr>
                <w:noProof/>
              </w:rPr>
              <w:delInstrText xml:space="preserve"> HYPERLINK \l "_Toc58250546" </w:delInstrText>
            </w:r>
            <w:r w:rsidDel="00977ECE">
              <w:rPr>
                <w:noProof/>
              </w:rPr>
              <w:fldChar w:fldCharType="separate"/>
            </w:r>
          </w:del>
          <w:ins w:id="375" w:author="David Conklin" w:date="2020-12-08T17:42:00Z">
            <w:r w:rsidR="00613C1D">
              <w:rPr>
                <w:b/>
                <w:bCs/>
                <w:noProof/>
              </w:rPr>
              <w:t>Error! Hyperlink reference not valid.</w:t>
            </w:r>
          </w:ins>
          <w:del w:id="376" w:author="David Conklin" w:date="2020-12-08T14:53:00Z">
            <w:r w:rsidR="00054245" w:rsidRPr="009118A7" w:rsidDel="00977ECE">
              <w:rPr>
                <w:rStyle w:val="Hyperlink"/>
                <w:noProof/>
              </w:rPr>
              <w:delText>Climate data grids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_Toc58250546 \h </w:delInstrText>
            </w:r>
            <w:r w:rsidR="00054245" w:rsidDel="00977ECE">
              <w:rPr>
                <w:noProof/>
                <w:webHidden/>
              </w:rPr>
              <w:fldChar w:fldCharType="separate"/>
            </w:r>
          </w:del>
          <w:ins w:id="377" w:author="David Conklin" w:date="2020-12-11T09:14:00Z">
            <w:r w:rsidR="00D24E1A">
              <w:rPr>
                <w:b/>
                <w:bCs/>
                <w:noProof/>
                <w:webHidden/>
              </w:rPr>
              <w:t>Error! Bookmark not defined.</w:t>
            </w:r>
          </w:ins>
          <w:del w:id="378" w:author="David Conklin" w:date="2020-12-08T14:53:00Z">
            <w:r w:rsidR="00054245" w:rsidDel="00977ECE">
              <w:rPr>
                <w:noProof/>
                <w:webHidden/>
              </w:rPr>
              <w:delText>14</w:delText>
            </w:r>
            <w:r w:rsidR="00054245" w:rsidDel="00977ECE">
              <w:rPr>
                <w:noProof/>
                <w:webHidden/>
              </w:rPr>
              <w:fldChar w:fldCharType="end"/>
            </w:r>
            <w:r w:rsidDel="00977ECE">
              <w:rPr>
                <w:noProof/>
              </w:rPr>
              <w:fldChar w:fldCharType="end"/>
            </w:r>
          </w:del>
        </w:p>
        <w:p w14:paraId="3B471B08" w14:textId="54C178C3" w:rsidR="00054245" w:rsidDel="00977ECE" w:rsidRDefault="00914CB4">
          <w:pPr>
            <w:pStyle w:val="TOC3"/>
            <w:tabs>
              <w:tab w:val="right" w:leader="dot" w:pos="9350"/>
            </w:tabs>
            <w:rPr>
              <w:del w:id="379" w:author="David Conklin" w:date="2020-12-08T14:53:00Z"/>
              <w:rFonts w:eastAsiaTheme="minorEastAsia"/>
              <w:noProof/>
            </w:rPr>
          </w:pPr>
          <w:del w:id="380" w:author="David Conklin" w:date="2020-12-08T14:53:00Z">
            <w:r w:rsidDel="00977ECE">
              <w:rPr>
                <w:noProof/>
              </w:rPr>
              <w:fldChar w:fldCharType="begin"/>
            </w:r>
            <w:r w:rsidDel="00977ECE">
              <w:rPr>
                <w:noProof/>
              </w:rPr>
              <w:delInstrText xml:space="preserve"> HYPERLINK \l "_Toc58250547" </w:delInstrText>
            </w:r>
            <w:r w:rsidDel="00977ECE">
              <w:rPr>
                <w:noProof/>
              </w:rPr>
              <w:fldChar w:fldCharType="separate"/>
            </w:r>
          </w:del>
          <w:ins w:id="381" w:author="David Conklin" w:date="2020-12-08T17:42:00Z">
            <w:r w:rsidR="00613C1D">
              <w:rPr>
                <w:b/>
                <w:bCs/>
                <w:noProof/>
              </w:rPr>
              <w:t>Error! Hyperlink reference not valid.</w:t>
            </w:r>
          </w:ins>
          <w:del w:id="382" w:author="David Conklin" w:date="2020-12-08T14:53:00Z">
            <w:r w:rsidR="00054245" w:rsidRPr="009118A7" w:rsidDel="00977ECE">
              <w:rPr>
                <w:rStyle w:val="Hyperlink"/>
                <w:noProof/>
              </w:rPr>
              <w:delText>The WW2100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_Toc58250547 \h </w:delInstrText>
            </w:r>
            <w:r w:rsidR="00054245" w:rsidDel="00977ECE">
              <w:rPr>
                <w:noProof/>
                <w:webHidden/>
              </w:rPr>
              <w:fldChar w:fldCharType="separate"/>
            </w:r>
          </w:del>
          <w:ins w:id="383" w:author="David Conklin" w:date="2020-12-11T09:14:00Z">
            <w:r w:rsidR="00D24E1A">
              <w:rPr>
                <w:b/>
                <w:bCs/>
                <w:noProof/>
                <w:webHidden/>
              </w:rPr>
              <w:t>Error! Bookmark not defined.</w:t>
            </w:r>
          </w:ins>
          <w:del w:id="384" w:author="David Conklin" w:date="2020-12-08T14:53:00Z">
            <w:r w:rsidR="00054245" w:rsidDel="00977ECE">
              <w:rPr>
                <w:noProof/>
                <w:webHidden/>
              </w:rPr>
              <w:delText>14</w:delText>
            </w:r>
            <w:r w:rsidR="00054245" w:rsidDel="00977ECE">
              <w:rPr>
                <w:noProof/>
                <w:webHidden/>
              </w:rPr>
              <w:fldChar w:fldCharType="end"/>
            </w:r>
            <w:r w:rsidDel="00977ECE">
              <w:rPr>
                <w:noProof/>
              </w:rPr>
              <w:fldChar w:fldCharType="end"/>
            </w:r>
          </w:del>
        </w:p>
        <w:p w14:paraId="31E4DC7F" w14:textId="1FC61251" w:rsidR="00054245" w:rsidDel="00977ECE" w:rsidRDefault="00914CB4">
          <w:pPr>
            <w:pStyle w:val="TOC3"/>
            <w:tabs>
              <w:tab w:val="right" w:leader="dot" w:pos="9350"/>
            </w:tabs>
            <w:rPr>
              <w:del w:id="385" w:author="David Conklin" w:date="2020-12-08T14:53:00Z"/>
              <w:rFonts w:eastAsiaTheme="minorEastAsia"/>
              <w:noProof/>
            </w:rPr>
          </w:pPr>
          <w:del w:id="386" w:author="David Conklin" w:date="2020-12-08T14:53:00Z">
            <w:r w:rsidDel="00977ECE">
              <w:rPr>
                <w:noProof/>
              </w:rPr>
              <w:fldChar w:fldCharType="begin"/>
            </w:r>
            <w:r w:rsidDel="00977ECE">
              <w:rPr>
                <w:noProof/>
              </w:rPr>
              <w:delInstrText xml:space="preserve"> HYPERLINK \l "_Toc58250548" </w:delInstrText>
            </w:r>
            <w:r w:rsidDel="00977ECE">
              <w:rPr>
                <w:noProof/>
              </w:rPr>
              <w:fldChar w:fldCharType="separate"/>
            </w:r>
          </w:del>
          <w:ins w:id="387" w:author="David Conklin" w:date="2020-12-08T17:42:00Z">
            <w:r w:rsidR="00613C1D">
              <w:rPr>
                <w:b/>
                <w:bCs/>
                <w:noProof/>
              </w:rPr>
              <w:t>Error! Hyperlink reference not valid.</w:t>
            </w:r>
          </w:ins>
          <w:del w:id="388" w:author="David Conklin" w:date="2020-12-08T14:53:00Z">
            <w:r w:rsidR="00054245" w:rsidRPr="009118A7" w:rsidDel="00977ECE">
              <w:rPr>
                <w:rStyle w:val="Hyperlink"/>
                <w:noProof/>
              </w:rPr>
              <w:delText>The v2 climate grid</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_Toc58250548 \h </w:delInstrText>
            </w:r>
            <w:r w:rsidR="00054245" w:rsidDel="00977ECE">
              <w:rPr>
                <w:noProof/>
                <w:webHidden/>
              </w:rPr>
              <w:fldChar w:fldCharType="separate"/>
            </w:r>
          </w:del>
          <w:ins w:id="389" w:author="David Conklin" w:date="2020-12-11T09:14:00Z">
            <w:r w:rsidR="00D24E1A">
              <w:rPr>
                <w:b/>
                <w:bCs/>
                <w:noProof/>
                <w:webHidden/>
              </w:rPr>
              <w:t>Error! Bookmark not defined.</w:t>
            </w:r>
          </w:ins>
          <w:del w:id="390"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33EBBEC4" w14:textId="1A23E05B" w:rsidR="00054245" w:rsidDel="00977ECE" w:rsidRDefault="00914CB4">
          <w:pPr>
            <w:pStyle w:val="TOC2"/>
            <w:tabs>
              <w:tab w:val="right" w:leader="dot" w:pos="9350"/>
            </w:tabs>
            <w:rPr>
              <w:del w:id="391" w:author="David Conklin" w:date="2020-12-08T14:53:00Z"/>
              <w:rFonts w:eastAsiaTheme="minorEastAsia"/>
              <w:noProof/>
            </w:rPr>
          </w:pPr>
          <w:del w:id="392" w:author="David Conklin" w:date="2020-12-08T14:53:00Z">
            <w:r w:rsidDel="00977ECE">
              <w:rPr>
                <w:noProof/>
              </w:rPr>
              <w:fldChar w:fldCharType="begin"/>
            </w:r>
            <w:r w:rsidDel="00977ECE">
              <w:rPr>
                <w:noProof/>
              </w:rPr>
              <w:delInstrText xml:space="preserve"> HYPERLINK \l "_Toc58250549" </w:delInstrText>
            </w:r>
            <w:r w:rsidDel="00977ECE">
              <w:rPr>
                <w:noProof/>
              </w:rPr>
              <w:fldChar w:fldCharType="separate"/>
            </w:r>
          </w:del>
          <w:ins w:id="393" w:author="David Conklin" w:date="2020-12-08T17:42:00Z">
            <w:r w:rsidR="00613C1D">
              <w:rPr>
                <w:b/>
                <w:bCs/>
                <w:noProof/>
              </w:rPr>
              <w:t>Error! Hyperlink reference not valid.</w:t>
            </w:r>
          </w:ins>
          <w:del w:id="394" w:author="David Conklin" w:date="2020-12-08T14:53:00Z">
            <w:r w:rsidR="00054245" w:rsidRPr="009118A7" w:rsidDel="00977ECE">
              <w:rPr>
                <w:rStyle w:val="Hyperlink"/>
                <w:noProof/>
              </w:rPr>
              <w:delText>How climate data is looked up</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_Toc58250549 \h </w:delInstrText>
            </w:r>
            <w:r w:rsidR="00054245" w:rsidDel="00977ECE">
              <w:rPr>
                <w:noProof/>
                <w:webHidden/>
              </w:rPr>
              <w:fldChar w:fldCharType="separate"/>
            </w:r>
          </w:del>
          <w:ins w:id="395" w:author="David Conklin" w:date="2020-12-11T09:14:00Z">
            <w:r w:rsidR="00D24E1A">
              <w:rPr>
                <w:b/>
                <w:bCs/>
                <w:noProof/>
                <w:webHidden/>
              </w:rPr>
              <w:t>Error! Bookmark not defined.</w:t>
            </w:r>
          </w:ins>
          <w:del w:id="396"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76023BBE" w14:textId="44FFC871" w:rsidR="00054245" w:rsidDel="00977ECE" w:rsidRDefault="00914CB4">
          <w:pPr>
            <w:pStyle w:val="TOC2"/>
            <w:tabs>
              <w:tab w:val="right" w:leader="dot" w:pos="9350"/>
            </w:tabs>
            <w:rPr>
              <w:del w:id="397" w:author="David Conklin" w:date="2020-12-08T14:53:00Z"/>
              <w:rFonts w:eastAsiaTheme="minorEastAsia"/>
              <w:noProof/>
            </w:rPr>
          </w:pPr>
          <w:del w:id="398" w:author="David Conklin" w:date="2020-12-08T14:53:00Z">
            <w:r w:rsidDel="00977ECE">
              <w:rPr>
                <w:noProof/>
              </w:rPr>
              <w:fldChar w:fldCharType="begin"/>
            </w:r>
            <w:r w:rsidDel="00977ECE">
              <w:rPr>
                <w:noProof/>
              </w:rPr>
              <w:delInstrText xml:space="preserve"> HYPERLINK \l "_Toc58250550" </w:delInstrText>
            </w:r>
            <w:r w:rsidDel="00977ECE">
              <w:rPr>
                <w:noProof/>
              </w:rPr>
              <w:fldChar w:fldCharType="separate"/>
            </w:r>
          </w:del>
          <w:ins w:id="399" w:author="David Conklin" w:date="2020-12-08T17:42:00Z">
            <w:r w:rsidR="00613C1D">
              <w:rPr>
                <w:b/>
                <w:bCs/>
                <w:noProof/>
              </w:rPr>
              <w:t>Error! Hyperlink reference not valid.</w:t>
            </w:r>
          </w:ins>
          <w:del w:id="400" w:author="David Conklin" w:date="2020-12-08T14:53:00Z">
            <w:r w:rsidR="00054245" w:rsidRPr="009118A7" w:rsidDel="00977ECE">
              <w:rPr>
                <w:rStyle w:val="Hyperlink"/>
                <w:noProof/>
              </w:rPr>
              <w:delText>What is in a climate dataset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_Toc58250550 \h </w:delInstrText>
            </w:r>
            <w:r w:rsidR="00054245" w:rsidDel="00977ECE">
              <w:rPr>
                <w:noProof/>
                <w:webHidden/>
              </w:rPr>
              <w:fldChar w:fldCharType="separate"/>
            </w:r>
          </w:del>
          <w:ins w:id="401" w:author="David Conklin" w:date="2020-12-11T09:14:00Z">
            <w:r w:rsidR="00D24E1A">
              <w:rPr>
                <w:b/>
                <w:bCs/>
                <w:noProof/>
                <w:webHidden/>
              </w:rPr>
              <w:t>Error! Bookmark not defined.</w:t>
            </w:r>
          </w:ins>
          <w:del w:id="402" w:author="David Conklin" w:date="2020-12-08T14:53:00Z">
            <w:r w:rsidR="00054245" w:rsidDel="00977ECE">
              <w:rPr>
                <w:noProof/>
                <w:webHidden/>
              </w:rPr>
              <w:delText>15</w:delText>
            </w:r>
            <w:r w:rsidR="00054245" w:rsidDel="00977ECE">
              <w:rPr>
                <w:noProof/>
                <w:webHidden/>
              </w:rPr>
              <w:fldChar w:fldCharType="end"/>
            </w:r>
            <w:r w:rsidDel="00977ECE">
              <w:rPr>
                <w:noProof/>
              </w:rPr>
              <w:fldChar w:fldCharType="end"/>
            </w:r>
          </w:del>
        </w:p>
        <w:p w14:paraId="4EBAE05C" w14:textId="45504CCB" w:rsidR="00054245" w:rsidDel="00977ECE" w:rsidRDefault="00914CB4">
          <w:pPr>
            <w:pStyle w:val="TOC1"/>
            <w:tabs>
              <w:tab w:val="right" w:leader="dot" w:pos="9350"/>
            </w:tabs>
            <w:rPr>
              <w:del w:id="403" w:author="David Conklin" w:date="2020-12-08T14:53:00Z"/>
              <w:rFonts w:eastAsiaTheme="minorEastAsia"/>
              <w:noProof/>
            </w:rPr>
          </w:pPr>
          <w:del w:id="404" w:author="David Conklin" w:date="2020-12-08T14:53:00Z">
            <w:r w:rsidDel="00977ECE">
              <w:rPr>
                <w:noProof/>
              </w:rPr>
              <w:fldChar w:fldCharType="begin"/>
            </w:r>
            <w:r w:rsidDel="00977ECE">
              <w:rPr>
                <w:noProof/>
              </w:rPr>
              <w:delInstrText xml:space="preserve"> HYPERLINK \l "_Toc58250551" </w:delInstrText>
            </w:r>
            <w:r w:rsidDel="00977ECE">
              <w:rPr>
                <w:noProof/>
              </w:rPr>
              <w:fldChar w:fldCharType="separate"/>
            </w:r>
          </w:del>
          <w:ins w:id="405" w:author="David Conklin" w:date="2020-12-08T17:42:00Z">
            <w:r w:rsidR="00613C1D">
              <w:rPr>
                <w:b/>
                <w:bCs/>
                <w:noProof/>
              </w:rPr>
              <w:t>Error! Hyperlink reference not valid.</w:t>
            </w:r>
          </w:ins>
          <w:del w:id="406" w:author="David Conklin" w:date="2020-12-08T14:53:00Z">
            <w:r w:rsidR="00054245" w:rsidRPr="009118A7" w:rsidDel="00977ECE">
              <w:rPr>
                <w:rStyle w:val="Hyperlink"/>
                <w:noProof/>
              </w:rPr>
              <w:delText>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_Toc58250551 \h </w:delInstrText>
            </w:r>
            <w:r w:rsidR="00054245" w:rsidDel="00977ECE">
              <w:rPr>
                <w:noProof/>
                <w:webHidden/>
              </w:rPr>
              <w:fldChar w:fldCharType="separate"/>
            </w:r>
          </w:del>
          <w:ins w:id="407" w:author="David Conklin" w:date="2020-12-11T09:14:00Z">
            <w:r w:rsidR="00D24E1A">
              <w:rPr>
                <w:b/>
                <w:bCs/>
                <w:noProof/>
                <w:webHidden/>
              </w:rPr>
              <w:t>Error! Bookmark not defined.</w:t>
            </w:r>
          </w:ins>
          <w:del w:id="408" w:author="David Conklin" w:date="2020-12-08T14:53:00Z">
            <w:r w:rsidR="00054245" w:rsidDel="00977ECE">
              <w:rPr>
                <w:noProof/>
                <w:webHidden/>
              </w:rPr>
              <w:delText>16</w:delText>
            </w:r>
            <w:r w:rsidR="00054245" w:rsidDel="00977ECE">
              <w:rPr>
                <w:noProof/>
                <w:webHidden/>
              </w:rPr>
              <w:fldChar w:fldCharType="end"/>
            </w:r>
            <w:r w:rsidDel="00977ECE">
              <w:rPr>
                <w:noProof/>
              </w:rPr>
              <w:fldChar w:fldCharType="end"/>
            </w:r>
          </w:del>
        </w:p>
        <w:p w14:paraId="723DF878" w14:textId="3DB6FD6A" w:rsidR="00054245" w:rsidDel="00977ECE" w:rsidRDefault="00914CB4">
          <w:pPr>
            <w:pStyle w:val="TOC2"/>
            <w:tabs>
              <w:tab w:val="right" w:leader="dot" w:pos="9350"/>
            </w:tabs>
            <w:rPr>
              <w:del w:id="409" w:author="David Conklin" w:date="2020-12-08T14:53:00Z"/>
              <w:rFonts w:eastAsiaTheme="minorEastAsia"/>
              <w:noProof/>
            </w:rPr>
          </w:pPr>
          <w:del w:id="410" w:author="David Conklin" w:date="2020-12-08T14:53:00Z">
            <w:r w:rsidDel="00977ECE">
              <w:rPr>
                <w:noProof/>
              </w:rPr>
              <w:fldChar w:fldCharType="begin"/>
            </w:r>
            <w:r w:rsidDel="00977ECE">
              <w:rPr>
                <w:noProof/>
              </w:rPr>
              <w:delInstrText xml:space="preserve"> HYPERLINK \l "_Toc58250552" </w:delInstrText>
            </w:r>
            <w:r w:rsidDel="00977ECE">
              <w:rPr>
                <w:noProof/>
              </w:rPr>
              <w:fldChar w:fldCharType="separate"/>
            </w:r>
          </w:del>
          <w:ins w:id="411" w:author="David Conklin" w:date="2020-12-08T17:42:00Z">
            <w:r w:rsidR="00613C1D">
              <w:rPr>
                <w:b/>
                <w:bCs/>
                <w:noProof/>
              </w:rPr>
              <w:t>Error! Hyperlink reference not valid.</w:t>
            </w:r>
          </w:ins>
          <w:del w:id="412" w:author="David Conklin" w:date="2020-12-08T14:53:00Z">
            <w:r w:rsidR="00054245" w:rsidRPr="009118A7" w:rsidDel="00977ECE">
              <w:rPr>
                <w:rStyle w:val="Hyperlink"/>
                <w:noProof/>
              </w:rPr>
              <w:delText>Water rights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_Toc58250552 \h </w:delInstrText>
            </w:r>
            <w:r w:rsidR="00054245" w:rsidDel="00977ECE">
              <w:rPr>
                <w:noProof/>
                <w:webHidden/>
              </w:rPr>
              <w:fldChar w:fldCharType="separate"/>
            </w:r>
          </w:del>
          <w:ins w:id="413" w:author="David Conklin" w:date="2020-12-11T09:14:00Z">
            <w:r w:rsidR="00D24E1A">
              <w:rPr>
                <w:b/>
                <w:bCs/>
                <w:noProof/>
                <w:webHidden/>
              </w:rPr>
              <w:t>Error! Bookmark not defined.</w:t>
            </w:r>
          </w:ins>
          <w:del w:id="414" w:author="David Conklin" w:date="2020-12-08T14:53:00Z">
            <w:r w:rsidR="00054245" w:rsidDel="00977ECE">
              <w:rPr>
                <w:noProof/>
                <w:webHidden/>
              </w:rPr>
              <w:delText>16</w:delText>
            </w:r>
            <w:r w:rsidR="00054245" w:rsidDel="00977ECE">
              <w:rPr>
                <w:noProof/>
                <w:webHidden/>
              </w:rPr>
              <w:fldChar w:fldCharType="end"/>
            </w:r>
            <w:r w:rsidDel="00977ECE">
              <w:rPr>
                <w:noProof/>
              </w:rPr>
              <w:fldChar w:fldCharType="end"/>
            </w:r>
          </w:del>
        </w:p>
        <w:p w14:paraId="4E7205A2" w14:textId="4AD5DA8A" w:rsidR="00054245" w:rsidDel="00977ECE" w:rsidRDefault="00914CB4">
          <w:pPr>
            <w:pStyle w:val="TOC2"/>
            <w:tabs>
              <w:tab w:val="right" w:leader="dot" w:pos="9350"/>
            </w:tabs>
            <w:rPr>
              <w:del w:id="415" w:author="David Conklin" w:date="2020-12-08T14:53:00Z"/>
              <w:rFonts w:eastAsiaTheme="minorEastAsia"/>
              <w:noProof/>
            </w:rPr>
          </w:pPr>
          <w:del w:id="416" w:author="David Conklin" w:date="2020-12-08T14:53:00Z">
            <w:r w:rsidDel="00977ECE">
              <w:rPr>
                <w:noProof/>
              </w:rPr>
              <w:fldChar w:fldCharType="begin"/>
            </w:r>
            <w:r w:rsidDel="00977ECE">
              <w:rPr>
                <w:noProof/>
              </w:rPr>
              <w:delInstrText xml:space="preserve"> HYPERLINK \l "_Toc58250553" </w:delInstrText>
            </w:r>
            <w:r w:rsidDel="00977ECE">
              <w:rPr>
                <w:noProof/>
              </w:rPr>
              <w:fldChar w:fldCharType="separate"/>
            </w:r>
          </w:del>
          <w:ins w:id="417" w:author="David Conklin" w:date="2020-12-08T17:42:00Z">
            <w:r w:rsidR="00613C1D">
              <w:rPr>
                <w:b/>
                <w:bCs/>
                <w:noProof/>
              </w:rPr>
              <w:t>Error! Hyperlink reference not valid.</w:t>
            </w:r>
          </w:ins>
          <w:del w:id="418" w:author="David Conklin" w:date="2020-12-08T14:53:00Z">
            <w:r w:rsidR="00054245" w:rsidRPr="009118A7" w:rsidDel="00977ECE">
              <w:rPr>
                <w:rStyle w:val="Hyperlink"/>
                <w:noProof/>
              </w:rPr>
              <w:delText>The wr_pods.csv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_Toc58250553 \h </w:delInstrText>
            </w:r>
            <w:r w:rsidR="00054245" w:rsidDel="00977ECE">
              <w:rPr>
                <w:noProof/>
                <w:webHidden/>
              </w:rPr>
              <w:fldChar w:fldCharType="separate"/>
            </w:r>
          </w:del>
          <w:ins w:id="419" w:author="David Conklin" w:date="2020-12-11T09:14:00Z">
            <w:r w:rsidR="00D24E1A">
              <w:rPr>
                <w:b/>
                <w:bCs/>
                <w:noProof/>
                <w:webHidden/>
              </w:rPr>
              <w:t>Error! Bookmark not defined.</w:t>
            </w:r>
          </w:ins>
          <w:del w:id="420" w:author="David Conklin" w:date="2020-12-08T14:53:00Z">
            <w:r w:rsidR="00054245" w:rsidDel="00977ECE">
              <w:rPr>
                <w:noProof/>
                <w:webHidden/>
              </w:rPr>
              <w:delText>17</w:delText>
            </w:r>
            <w:r w:rsidR="00054245" w:rsidDel="00977ECE">
              <w:rPr>
                <w:noProof/>
                <w:webHidden/>
              </w:rPr>
              <w:fldChar w:fldCharType="end"/>
            </w:r>
            <w:r w:rsidDel="00977ECE">
              <w:rPr>
                <w:noProof/>
              </w:rPr>
              <w:fldChar w:fldCharType="end"/>
            </w:r>
          </w:del>
        </w:p>
        <w:p w14:paraId="074F0361" w14:textId="18225E3D" w:rsidR="00054245" w:rsidDel="00977ECE" w:rsidRDefault="00914CB4">
          <w:pPr>
            <w:pStyle w:val="TOC2"/>
            <w:tabs>
              <w:tab w:val="right" w:leader="dot" w:pos="9350"/>
            </w:tabs>
            <w:rPr>
              <w:del w:id="421" w:author="David Conklin" w:date="2020-12-08T14:53:00Z"/>
              <w:rFonts w:eastAsiaTheme="minorEastAsia"/>
              <w:noProof/>
            </w:rPr>
          </w:pPr>
          <w:del w:id="422" w:author="David Conklin" w:date="2020-12-08T14:53:00Z">
            <w:r w:rsidDel="00977ECE">
              <w:rPr>
                <w:noProof/>
              </w:rPr>
              <w:fldChar w:fldCharType="begin"/>
            </w:r>
            <w:r w:rsidDel="00977ECE">
              <w:rPr>
                <w:noProof/>
              </w:rPr>
              <w:delInstrText xml:space="preserve"> HYPERLINK \l "_Toc58250554" </w:delInstrText>
            </w:r>
            <w:r w:rsidDel="00977ECE">
              <w:rPr>
                <w:noProof/>
              </w:rPr>
              <w:fldChar w:fldCharType="separate"/>
            </w:r>
          </w:del>
          <w:ins w:id="423" w:author="David Conklin" w:date="2020-12-08T17:42:00Z">
            <w:r w:rsidR="00613C1D">
              <w:rPr>
                <w:b/>
                <w:bCs/>
                <w:noProof/>
              </w:rPr>
              <w:t>Error! Hyperlink reference not valid.</w:t>
            </w:r>
          </w:ins>
          <w:del w:id="424" w:author="David Conklin" w:date="2020-12-08T14:53:00Z">
            <w:r w:rsidR="00054245" w:rsidRPr="009118A7" w:rsidDel="00977ECE">
              <w:rPr>
                <w:rStyle w:val="Hyperlink"/>
                <w:noProof/>
              </w:rPr>
              <w:delText>The wr_pous.csv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_Toc58250554 \h </w:delInstrText>
            </w:r>
            <w:r w:rsidR="00054245" w:rsidDel="00977ECE">
              <w:rPr>
                <w:noProof/>
                <w:webHidden/>
              </w:rPr>
              <w:fldChar w:fldCharType="separate"/>
            </w:r>
          </w:del>
          <w:ins w:id="425" w:author="David Conklin" w:date="2020-12-11T09:14:00Z">
            <w:r w:rsidR="00D24E1A">
              <w:rPr>
                <w:b/>
                <w:bCs/>
                <w:noProof/>
                <w:webHidden/>
              </w:rPr>
              <w:t>Error! Bookmark not defined.</w:t>
            </w:r>
          </w:ins>
          <w:del w:id="426" w:author="David Conklin" w:date="2020-12-08T14:53:00Z">
            <w:r w:rsidR="00054245" w:rsidDel="00977ECE">
              <w:rPr>
                <w:noProof/>
                <w:webHidden/>
              </w:rPr>
              <w:delText>17</w:delText>
            </w:r>
            <w:r w:rsidR="00054245" w:rsidDel="00977ECE">
              <w:rPr>
                <w:noProof/>
                <w:webHidden/>
              </w:rPr>
              <w:fldChar w:fldCharType="end"/>
            </w:r>
            <w:r w:rsidDel="00977ECE">
              <w:rPr>
                <w:noProof/>
              </w:rPr>
              <w:fldChar w:fldCharType="end"/>
            </w:r>
          </w:del>
        </w:p>
        <w:p w14:paraId="7D414673" w14:textId="42B78B44" w:rsidR="00054245" w:rsidDel="00977ECE" w:rsidRDefault="00914CB4">
          <w:pPr>
            <w:pStyle w:val="TOC2"/>
            <w:tabs>
              <w:tab w:val="right" w:leader="dot" w:pos="9350"/>
            </w:tabs>
            <w:rPr>
              <w:del w:id="427" w:author="David Conklin" w:date="2020-12-08T14:53:00Z"/>
              <w:rFonts w:eastAsiaTheme="minorEastAsia"/>
              <w:noProof/>
            </w:rPr>
          </w:pPr>
          <w:del w:id="428" w:author="David Conklin" w:date="2020-12-08T14:53:00Z">
            <w:r w:rsidDel="00977ECE">
              <w:rPr>
                <w:noProof/>
              </w:rPr>
              <w:fldChar w:fldCharType="begin"/>
            </w:r>
            <w:r w:rsidDel="00977ECE">
              <w:rPr>
                <w:noProof/>
              </w:rPr>
              <w:delInstrText xml:space="preserve"> HYPERLINK \l "_Toc58250555" </w:delInstrText>
            </w:r>
            <w:r w:rsidDel="00977ECE">
              <w:rPr>
                <w:noProof/>
              </w:rPr>
              <w:fldChar w:fldCharType="separate"/>
            </w:r>
          </w:del>
          <w:ins w:id="429" w:author="David Conklin" w:date="2020-12-08T17:42:00Z">
            <w:r w:rsidR="00613C1D">
              <w:rPr>
                <w:b/>
                <w:bCs/>
                <w:noProof/>
              </w:rPr>
              <w:t>Error! Hyperlink reference not valid.</w:t>
            </w:r>
          </w:ins>
          <w:del w:id="430" w:author="David Conklin" w:date="2020-12-08T14:53:00Z">
            <w:r w:rsidR="00054245" w:rsidRPr="009118A7" w:rsidDel="00977ECE">
              <w:rPr>
                <w:rStyle w:val="Hyperlink"/>
                <w:noProof/>
              </w:rPr>
              <w:delText>Adding a water right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_Toc58250555 \h </w:delInstrText>
            </w:r>
            <w:r w:rsidR="00054245" w:rsidDel="00977ECE">
              <w:rPr>
                <w:noProof/>
                <w:webHidden/>
              </w:rPr>
              <w:fldChar w:fldCharType="separate"/>
            </w:r>
          </w:del>
          <w:ins w:id="431" w:author="David Conklin" w:date="2020-12-11T09:14:00Z">
            <w:r w:rsidR="00D24E1A">
              <w:rPr>
                <w:b/>
                <w:bCs/>
                <w:noProof/>
                <w:webHidden/>
              </w:rPr>
              <w:t>Error! Bookmark not defined.</w:t>
            </w:r>
          </w:ins>
          <w:del w:id="432" w:author="David Conklin" w:date="2020-12-08T14:53:00Z">
            <w:r w:rsidR="00054245" w:rsidDel="00977ECE">
              <w:rPr>
                <w:noProof/>
                <w:webHidden/>
              </w:rPr>
              <w:delText>18</w:delText>
            </w:r>
            <w:r w:rsidR="00054245" w:rsidDel="00977ECE">
              <w:rPr>
                <w:noProof/>
                <w:webHidden/>
              </w:rPr>
              <w:fldChar w:fldCharType="end"/>
            </w:r>
            <w:r w:rsidDel="00977ECE">
              <w:rPr>
                <w:noProof/>
              </w:rPr>
              <w:fldChar w:fldCharType="end"/>
            </w:r>
          </w:del>
        </w:p>
        <w:p w14:paraId="4C389C0B" w14:textId="7FB52FDC" w:rsidR="00054245" w:rsidDel="00977ECE" w:rsidRDefault="00914CB4">
          <w:pPr>
            <w:pStyle w:val="TOC1"/>
            <w:tabs>
              <w:tab w:val="right" w:leader="dot" w:pos="9350"/>
            </w:tabs>
            <w:rPr>
              <w:del w:id="433" w:author="David Conklin" w:date="2020-12-08T14:53:00Z"/>
              <w:rFonts w:eastAsiaTheme="minorEastAsia"/>
              <w:noProof/>
            </w:rPr>
          </w:pPr>
          <w:del w:id="434" w:author="David Conklin" w:date="2020-12-08T14:53:00Z">
            <w:r w:rsidDel="00977ECE">
              <w:rPr>
                <w:noProof/>
              </w:rPr>
              <w:fldChar w:fldCharType="begin"/>
            </w:r>
            <w:r w:rsidDel="00977ECE">
              <w:rPr>
                <w:noProof/>
              </w:rPr>
              <w:delInstrText xml:space="preserve"> HYPERLINK \l "_Toc58250556" </w:delInstrText>
            </w:r>
            <w:r w:rsidDel="00977ECE">
              <w:rPr>
                <w:noProof/>
              </w:rPr>
              <w:fldChar w:fldCharType="separate"/>
            </w:r>
          </w:del>
          <w:ins w:id="435" w:author="David Conklin" w:date="2020-12-08T17:42:00Z">
            <w:r w:rsidR="00613C1D">
              <w:rPr>
                <w:b/>
                <w:bCs/>
                <w:noProof/>
              </w:rPr>
              <w:t>Error! Hyperlink reference not valid.</w:t>
            </w:r>
          </w:ins>
          <w:del w:id="436" w:author="David Conklin" w:date="2020-12-08T14:53:00Z">
            <w:r w:rsidR="00054245" w:rsidRPr="009118A7" w:rsidDel="00977ECE">
              <w:rPr>
                <w:rStyle w:val="Hyperlink"/>
                <w:noProof/>
              </w:rPr>
              <w:delText>Stream flow and stream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_Toc58250556 \h </w:delInstrText>
            </w:r>
            <w:r w:rsidR="00054245" w:rsidDel="00977ECE">
              <w:rPr>
                <w:noProof/>
                <w:webHidden/>
              </w:rPr>
              <w:fldChar w:fldCharType="separate"/>
            </w:r>
          </w:del>
          <w:ins w:id="437" w:author="David Conklin" w:date="2020-12-11T09:14:00Z">
            <w:r w:rsidR="00D24E1A">
              <w:rPr>
                <w:b/>
                <w:bCs/>
                <w:noProof/>
                <w:webHidden/>
              </w:rPr>
              <w:t>Error! Bookmark not defined.</w:t>
            </w:r>
          </w:ins>
          <w:del w:id="438"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32C72BFC" w14:textId="2CDC5920" w:rsidR="00054245" w:rsidDel="00977ECE" w:rsidRDefault="00914CB4">
          <w:pPr>
            <w:pStyle w:val="TOC2"/>
            <w:tabs>
              <w:tab w:val="right" w:leader="dot" w:pos="9350"/>
            </w:tabs>
            <w:rPr>
              <w:del w:id="439" w:author="David Conklin" w:date="2020-12-08T14:53:00Z"/>
              <w:rFonts w:eastAsiaTheme="minorEastAsia"/>
              <w:noProof/>
            </w:rPr>
          </w:pPr>
          <w:del w:id="440" w:author="David Conklin" w:date="2020-12-08T14:53:00Z">
            <w:r w:rsidDel="00977ECE">
              <w:rPr>
                <w:noProof/>
              </w:rPr>
              <w:fldChar w:fldCharType="begin"/>
            </w:r>
            <w:r w:rsidDel="00977ECE">
              <w:rPr>
                <w:noProof/>
              </w:rPr>
              <w:delInstrText xml:space="preserve"> HYPERLINK \l "_Toc58250557" </w:delInstrText>
            </w:r>
            <w:r w:rsidDel="00977ECE">
              <w:rPr>
                <w:noProof/>
              </w:rPr>
              <w:fldChar w:fldCharType="separate"/>
            </w:r>
          </w:del>
          <w:ins w:id="441" w:author="David Conklin" w:date="2020-12-08T17:42:00Z">
            <w:r w:rsidR="00613C1D">
              <w:rPr>
                <w:b/>
                <w:bCs/>
                <w:noProof/>
              </w:rPr>
              <w:t>Error! Hyperlink reference not valid.</w:t>
            </w:r>
          </w:ins>
          <w:del w:id="442" w:author="David Conklin" w:date="2020-12-08T14:53:00Z">
            <w:r w:rsidR="00054245" w:rsidRPr="009118A7" w:rsidDel="00977ECE">
              <w:rPr>
                <w:rStyle w:val="Hyperlink"/>
                <w:noProof/>
              </w:rPr>
              <w:delText>Water parcels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_Toc58250557 \h </w:delInstrText>
            </w:r>
            <w:r w:rsidR="00054245" w:rsidDel="00977ECE">
              <w:rPr>
                <w:noProof/>
                <w:webHidden/>
              </w:rPr>
              <w:fldChar w:fldCharType="separate"/>
            </w:r>
          </w:del>
          <w:ins w:id="443" w:author="David Conklin" w:date="2020-12-11T09:14:00Z">
            <w:r w:rsidR="00D24E1A">
              <w:rPr>
                <w:b/>
                <w:bCs/>
                <w:noProof/>
                <w:webHidden/>
              </w:rPr>
              <w:t>Error! Bookmark not defined.</w:t>
            </w:r>
          </w:ins>
          <w:del w:id="444"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1DEF4228" w14:textId="68EA3B86" w:rsidR="00054245" w:rsidDel="00977ECE" w:rsidRDefault="00914CB4">
          <w:pPr>
            <w:pStyle w:val="TOC2"/>
            <w:tabs>
              <w:tab w:val="right" w:leader="dot" w:pos="9350"/>
            </w:tabs>
            <w:rPr>
              <w:del w:id="445" w:author="David Conklin" w:date="2020-12-08T14:53:00Z"/>
              <w:rFonts w:eastAsiaTheme="minorEastAsia"/>
              <w:noProof/>
            </w:rPr>
          </w:pPr>
          <w:del w:id="446" w:author="David Conklin" w:date="2020-12-08T14:53:00Z">
            <w:r w:rsidDel="00977ECE">
              <w:rPr>
                <w:noProof/>
              </w:rPr>
              <w:fldChar w:fldCharType="begin"/>
            </w:r>
            <w:r w:rsidDel="00977ECE">
              <w:rPr>
                <w:noProof/>
              </w:rPr>
              <w:delInstrText xml:space="preserve"> HYPERLINK \l "_Toc58250558" </w:delInstrText>
            </w:r>
            <w:r w:rsidDel="00977ECE">
              <w:rPr>
                <w:noProof/>
              </w:rPr>
              <w:fldChar w:fldCharType="separate"/>
            </w:r>
          </w:del>
          <w:ins w:id="447" w:author="David Conklin" w:date="2020-12-08T17:42:00Z">
            <w:r w:rsidR="00613C1D">
              <w:rPr>
                <w:b/>
                <w:bCs/>
                <w:noProof/>
              </w:rPr>
              <w:t>Error! Hyperlink reference not valid.</w:t>
            </w:r>
          </w:ins>
          <w:del w:id="448" w:author="David Conklin" w:date="2020-12-08T14:53:00Z">
            <w:r w:rsidR="00054245" w:rsidRPr="009118A7" w:rsidDel="00977ECE">
              <w:rPr>
                <w:rStyle w:val="Hyperlink"/>
                <w:noProof/>
              </w:rPr>
              <w:delText>Daily water mass and energy balance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_Toc58250558 \h </w:delInstrText>
            </w:r>
            <w:r w:rsidR="00054245" w:rsidDel="00977ECE">
              <w:rPr>
                <w:noProof/>
                <w:webHidden/>
              </w:rPr>
              <w:fldChar w:fldCharType="separate"/>
            </w:r>
          </w:del>
          <w:ins w:id="449" w:author="David Conklin" w:date="2020-12-11T09:14:00Z">
            <w:r w:rsidR="00D24E1A">
              <w:rPr>
                <w:b/>
                <w:bCs/>
                <w:noProof/>
                <w:webHidden/>
              </w:rPr>
              <w:t>Error! Bookmark not defined.</w:t>
            </w:r>
          </w:ins>
          <w:del w:id="450" w:author="David Conklin" w:date="2020-12-08T14:53:00Z">
            <w:r w:rsidR="00054245" w:rsidDel="00977ECE">
              <w:rPr>
                <w:noProof/>
                <w:webHidden/>
              </w:rPr>
              <w:delText>19</w:delText>
            </w:r>
            <w:r w:rsidR="00054245" w:rsidDel="00977ECE">
              <w:rPr>
                <w:noProof/>
                <w:webHidden/>
              </w:rPr>
              <w:fldChar w:fldCharType="end"/>
            </w:r>
            <w:r w:rsidDel="00977ECE">
              <w:rPr>
                <w:noProof/>
              </w:rPr>
              <w:fldChar w:fldCharType="end"/>
            </w:r>
          </w:del>
        </w:p>
        <w:p w14:paraId="7EC9C9AD" w14:textId="29338D6E" w:rsidR="00054245" w:rsidDel="00977ECE" w:rsidRDefault="00914CB4">
          <w:pPr>
            <w:pStyle w:val="TOC2"/>
            <w:tabs>
              <w:tab w:val="right" w:leader="dot" w:pos="9350"/>
            </w:tabs>
            <w:rPr>
              <w:del w:id="451" w:author="David Conklin" w:date="2020-12-08T14:53:00Z"/>
              <w:rFonts w:eastAsiaTheme="minorEastAsia"/>
              <w:noProof/>
            </w:rPr>
          </w:pPr>
          <w:del w:id="452" w:author="David Conklin" w:date="2020-12-08T14:53:00Z">
            <w:r w:rsidDel="00977ECE">
              <w:rPr>
                <w:noProof/>
              </w:rPr>
              <w:fldChar w:fldCharType="begin"/>
            </w:r>
            <w:r w:rsidDel="00977ECE">
              <w:rPr>
                <w:noProof/>
              </w:rPr>
              <w:delInstrText xml:space="preserve"> HYPERLINK \l "_Toc58250559" </w:delInstrText>
            </w:r>
            <w:r w:rsidDel="00977ECE">
              <w:rPr>
                <w:noProof/>
              </w:rPr>
              <w:fldChar w:fldCharType="separate"/>
            </w:r>
          </w:del>
          <w:ins w:id="453" w:author="David Conklin" w:date="2020-12-08T17:42:00Z">
            <w:r w:rsidR="00613C1D">
              <w:rPr>
                <w:b/>
                <w:bCs/>
                <w:noProof/>
              </w:rPr>
              <w:t>Error! Hyperlink reference not valid.</w:t>
            </w:r>
          </w:ins>
          <w:del w:id="454" w:author="David Conklin" w:date="2020-12-08T14:53:00Z">
            <w:r w:rsidR="00054245" w:rsidRPr="009118A7" w:rsidDel="00977ECE">
              <w:rPr>
                <w:rStyle w:val="Hyperlink"/>
                <w:noProof/>
              </w:rPr>
              <w:delText>Estimating the rate of flow in a stream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_Toc58250559 \h </w:delInstrText>
            </w:r>
            <w:r w:rsidR="00054245" w:rsidDel="00977ECE">
              <w:rPr>
                <w:noProof/>
                <w:webHidden/>
              </w:rPr>
              <w:fldChar w:fldCharType="separate"/>
            </w:r>
          </w:del>
          <w:ins w:id="455" w:author="David Conklin" w:date="2020-12-11T09:14:00Z">
            <w:r w:rsidR="00D24E1A">
              <w:rPr>
                <w:b/>
                <w:bCs/>
                <w:noProof/>
                <w:webHidden/>
              </w:rPr>
              <w:t>Error! Bookmark not defined.</w:t>
            </w:r>
          </w:ins>
          <w:del w:id="456" w:author="David Conklin" w:date="2020-12-08T14:53:00Z">
            <w:r w:rsidR="00054245" w:rsidDel="00977ECE">
              <w:rPr>
                <w:noProof/>
                <w:webHidden/>
              </w:rPr>
              <w:delText>20</w:delText>
            </w:r>
            <w:r w:rsidR="00054245" w:rsidDel="00977ECE">
              <w:rPr>
                <w:noProof/>
                <w:webHidden/>
              </w:rPr>
              <w:fldChar w:fldCharType="end"/>
            </w:r>
            <w:r w:rsidDel="00977ECE">
              <w:rPr>
                <w:noProof/>
              </w:rPr>
              <w:fldChar w:fldCharType="end"/>
            </w:r>
          </w:del>
        </w:p>
        <w:p w14:paraId="1E4AE730" w14:textId="3A1C8733" w:rsidR="00054245" w:rsidDel="00977ECE" w:rsidRDefault="00914CB4">
          <w:pPr>
            <w:pStyle w:val="TOC2"/>
            <w:tabs>
              <w:tab w:val="right" w:leader="dot" w:pos="9350"/>
            </w:tabs>
            <w:rPr>
              <w:del w:id="457" w:author="David Conklin" w:date="2020-12-08T14:53:00Z"/>
              <w:rFonts w:eastAsiaTheme="minorEastAsia"/>
              <w:noProof/>
            </w:rPr>
          </w:pPr>
          <w:del w:id="458" w:author="David Conklin" w:date="2020-12-08T14:53:00Z">
            <w:r w:rsidDel="00977ECE">
              <w:rPr>
                <w:noProof/>
              </w:rPr>
              <w:fldChar w:fldCharType="begin"/>
            </w:r>
            <w:r w:rsidDel="00977ECE">
              <w:rPr>
                <w:noProof/>
              </w:rPr>
              <w:delInstrText xml:space="preserve"> HYPERLINK \l "_Toc58250560" </w:delInstrText>
            </w:r>
            <w:r w:rsidDel="00977ECE">
              <w:rPr>
                <w:noProof/>
              </w:rPr>
              <w:fldChar w:fldCharType="separate"/>
            </w:r>
          </w:del>
          <w:ins w:id="459" w:author="David Conklin" w:date="2020-12-08T17:42:00Z">
            <w:r w:rsidR="00613C1D">
              <w:rPr>
                <w:b/>
                <w:bCs/>
                <w:noProof/>
              </w:rPr>
              <w:t>Error! Hyperlink reference not valid.</w:t>
            </w:r>
          </w:ins>
          <w:del w:id="460" w:author="David Conklin" w:date="2020-12-08T14:53:00Z">
            <w:r w:rsidR="00054245" w:rsidRPr="009118A7" w:rsidDel="00977ECE">
              <w:rPr>
                <w:rStyle w:val="Hyperlink"/>
                <w:noProof/>
              </w:rPr>
              <w:delText>Estimating the surface area of the water in a subreach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_Toc58250560 \h </w:delInstrText>
            </w:r>
            <w:r w:rsidR="00054245" w:rsidDel="00977ECE">
              <w:rPr>
                <w:noProof/>
                <w:webHidden/>
              </w:rPr>
              <w:fldChar w:fldCharType="separate"/>
            </w:r>
          </w:del>
          <w:ins w:id="461" w:author="David Conklin" w:date="2020-12-11T09:14:00Z">
            <w:r w:rsidR="00D24E1A">
              <w:rPr>
                <w:b/>
                <w:bCs/>
                <w:noProof/>
                <w:webHidden/>
              </w:rPr>
              <w:t>Error! Bookmark not defined.</w:t>
            </w:r>
          </w:ins>
          <w:del w:id="462" w:author="David Conklin" w:date="2020-12-08T14:53:00Z">
            <w:r w:rsidR="00054245" w:rsidDel="00977ECE">
              <w:rPr>
                <w:noProof/>
                <w:webHidden/>
              </w:rPr>
              <w:delText>21</w:delText>
            </w:r>
            <w:r w:rsidR="00054245" w:rsidDel="00977ECE">
              <w:rPr>
                <w:noProof/>
                <w:webHidden/>
              </w:rPr>
              <w:fldChar w:fldCharType="end"/>
            </w:r>
            <w:r w:rsidDel="00977ECE">
              <w:rPr>
                <w:noProof/>
              </w:rPr>
              <w:fldChar w:fldCharType="end"/>
            </w:r>
          </w:del>
        </w:p>
        <w:p w14:paraId="3A93E14C" w14:textId="0759CC96" w:rsidR="00054245" w:rsidDel="00977ECE" w:rsidRDefault="00914CB4">
          <w:pPr>
            <w:pStyle w:val="TOC2"/>
            <w:tabs>
              <w:tab w:val="right" w:leader="dot" w:pos="9350"/>
            </w:tabs>
            <w:rPr>
              <w:del w:id="463" w:author="David Conklin" w:date="2020-12-08T14:53:00Z"/>
              <w:rFonts w:eastAsiaTheme="minorEastAsia"/>
              <w:noProof/>
            </w:rPr>
          </w:pPr>
          <w:del w:id="464" w:author="David Conklin" w:date="2020-12-08T14:53:00Z">
            <w:r w:rsidDel="00977ECE">
              <w:rPr>
                <w:noProof/>
              </w:rPr>
              <w:fldChar w:fldCharType="begin"/>
            </w:r>
            <w:r w:rsidDel="00977ECE">
              <w:rPr>
                <w:noProof/>
              </w:rPr>
              <w:delInstrText xml:space="preserve"> HYPERLINK \l "_Toc58250561" </w:delInstrText>
            </w:r>
            <w:r w:rsidDel="00977ECE">
              <w:rPr>
                <w:noProof/>
              </w:rPr>
              <w:fldChar w:fldCharType="separate"/>
            </w:r>
          </w:del>
          <w:ins w:id="465" w:author="David Conklin" w:date="2020-12-08T17:42:00Z">
            <w:r w:rsidR="00613C1D">
              <w:rPr>
                <w:b/>
                <w:bCs/>
                <w:noProof/>
              </w:rPr>
              <w:t>Error! Hyperlink reference not valid.</w:t>
            </w:r>
          </w:ins>
          <w:del w:id="466" w:author="David Conklin" w:date="2020-12-08T14:53:00Z">
            <w:r w:rsidR="00054245" w:rsidRPr="009118A7" w:rsidDel="00977ECE">
              <w:rPr>
                <w:rStyle w:val="Hyperlink"/>
                <w:noProof/>
              </w:rPr>
              <w:delText>Water temperature from thermal energy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_Toc58250561 \h </w:delInstrText>
            </w:r>
            <w:r w:rsidR="00054245" w:rsidDel="00977ECE">
              <w:rPr>
                <w:noProof/>
                <w:webHidden/>
              </w:rPr>
              <w:fldChar w:fldCharType="separate"/>
            </w:r>
          </w:del>
          <w:ins w:id="467" w:author="David Conklin" w:date="2020-12-11T09:14:00Z">
            <w:r w:rsidR="00D24E1A">
              <w:rPr>
                <w:b/>
                <w:bCs/>
                <w:noProof/>
                <w:webHidden/>
              </w:rPr>
              <w:t>Error! Bookmark not defined.</w:t>
            </w:r>
          </w:ins>
          <w:del w:id="468" w:author="David Conklin" w:date="2020-12-08T14:53:00Z">
            <w:r w:rsidR="00054245" w:rsidDel="00977ECE">
              <w:rPr>
                <w:noProof/>
                <w:webHidden/>
              </w:rPr>
              <w:delText>21</w:delText>
            </w:r>
            <w:r w:rsidR="00054245" w:rsidDel="00977ECE">
              <w:rPr>
                <w:noProof/>
                <w:webHidden/>
              </w:rPr>
              <w:fldChar w:fldCharType="end"/>
            </w:r>
            <w:r w:rsidDel="00977ECE">
              <w:rPr>
                <w:noProof/>
              </w:rPr>
              <w:fldChar w:fldCharType="end"/>
            </w:r>
          </w:del>
        </w:p>
        <w:p w14:paraId="5636F7AD" w14:textId="72610D84" w:rsidR="00054245" w:rsidDel="00977ECE" w:rsidRDefault="00914CB4">
          <w:pPr>
            <w:pStyle w:val="TOC2"/>
            <w:tabs>
              <w:tab w:val="right" w:leader="dot" w:pos="9350"/>
            </w:tabs>
            <w:rPr>
              <w:del w:id="469" w:author="David Conklin" w:date="2020-12-08T14:53:00Z"/>
              <w:rFonts w:eastAsiaTheme="minorEastAsia"/>
              <w:noProof/>
            </w:rPr>
          </w:pPr>
          <w:del w:id="470" w:author="David Conklin" w:date="2020-12-08T14:53:00Z">
            <w:r w:rsidDel="00977ECE">
              <w:rPr>
                <w:noProof/>
              </w:rPr>
              <w:fldChar w:fldCharType="begin"/>
            </w:r>
            <w:r w:rsidDel="00977ECE">
              <w:rPr>
                <w:noProof/>
              </w:rPr>
              <w:delInstrText xml:space="preserve"> HYPERLINK \l "_Toc58250562" </w:delInstrText>
            </w:r>
            <w:r w:rsidDel="00977ECE">
              <w:rPr>
                <w:noProof/>
              </w:rPr>
              <w:fldChar w:fldCharType="separate"/>
            </w:r>
          </w:del>
          <w:ins w:id="471" w:author="David Conklin" w:date="2020-12-08T17:42:00Z">
            <w:r w:rsidR="00613C1D">
              <w:rPr>
                <w:b/>
                <w:bCs/>
                <w:noProof/>
              </w:rPr>
              <w:t>Error! Hyperlink reference not valid.</w:t>
            </w:r>
          </w:ins>
          <w:del w:id="472" w:author="David Conklin" w:date="2020-12-08T14:53:00Z">
            <w:r w:rsidR="00054245" w:rsidRPr="009118A7" w:rsidDel="00977ECE">
              <w:rPr>
                <w:rStyle w:val="Hyperlink"/>
                <w:noProof/>
              </w:rPr>
              <w:delText>Initial conditions for Flow: the IC file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_Toc58250562 \h </w:delInstrText>
            </w:r>
            <w:r w:rsidR="00054245" w:rsidDel="00977ECE">
              <w:rPr>
                <w:noProof/>
                <w:webHidden/>
              </w:rPr>
              <w:fldChar w:fldCharType="separate"/>
            </w:r>
          </w:del>
          <w:ins w:id="473" w:author="David Conklin" w:date="2020-12-11T09:14:00Z">
            <w:r w:rsidR="00D24E1A">
              <w:rPr>
                <w:b/>
                <w:bCs/>
                <w:noProof/>
                <w:webHidden/>
              </w:rPr>
              <w:t>Error! Bookmark not defined.</w:t>
            </w:r>
          </w:ins>
          <w:del w:id="474"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15C8843D" w14:textId="2BEF20B5" w:rsidR="00054245" w:rsidDel="00977ECE" w:rsidRDefault="00914CB4">
          <w:pPr>
            <w:pStyle w:val="TOC2"/>
            <w:tabs>
              <w:tab w:val="right" w:leader="dot" w:pos="9350"/>
            </w:tabs>
            <w:rPr>
              <w:del w:id="475" w:author="David Conklin" w:date="2020-12-08T14:53:00Z"/>
              <w:rFonts w:eastAsiaTheme="minorEastAsia"/>
              <w:noProof/>
            </w:rPr>
          </w:pPr>
          <w:del w:id="476" w:author="David Conklin" w:date="2020-12-08T14:53:00Z">
            <w:r w:rsidDel="00977ECE">
              <w:rPr>
                <w:noProof/>
              </w:rPr>
              <w:fldChar w:fldCharType="begin"/>
            </w:r>
            <w:r w:rsidDel="00977ECE">
              <w:rPr>
                <w:noProof/>
              </w:rPr>
              <w:delInstrText xml:space="preserve"> HYPERLINK \l "_Toc58250563" </w:delInstrText>
            </w:r>
            <w:r w:rsidDel="00977ECE">
              <w:rPr>
                <w:noProof/>
              </w:rPr>
              <w:fldChar w:fldCharType="separate"/>
            </w:r>
          </w:del>
          <w:ins w:id="477" w:author="David Conklin" w:date="2020-12-08T17:42:00Z">
            <w:r w:rsidR="00613C1D">
              <w:rPr>
                <w:b/>
                <w:bCs/>
                <w:noProof/>
              </w:rPr>
              <w:t>Error! Hyperlink reference not valid.</w:t>
            </w:r>
          </w:ins>
          <w:del w:id="478" w:author="David Conklin" w:date="2020-12-08T14:53:00Z">
            <w:r w:rsidR="00054245" w:rsidRPr="009118A7" w:rsidDel="00977ECE">
              <w:rPr>
                <w:rStyle w:val="Hyperlink"/>
                <w:noProof/>
              </w:rPr>
              <w:delText>Boundary conditions for stream water temperature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_Toc58250563 \h </w:delInstrText>
            </w:r>
            <w:r w:rsidR="00054245" w:rsidDel="00977ECE">
              <w:rPr>
                <w:noProof/>
                <w:webHidden/>
              </w:rPr>
              <w:fldChar w:fldCharType="separate"/>
            </w:r>
          </w:del>
          <w:ins w:id="479" w:author="David Conklin" w:date="2020-12-11T09:14:00Z">
            <w:r w:rsidR="00D24E1A">
              <w:rPr>
                <w:b/>
                <w:bCs/>
                <w:noProof/>
                <w:webHidden/>
              </w:rPr>
              <w:t>Error! Bookmark not defined.</w:t>
            </w:r>
          </w:ins>
          <w:del w:id="480"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4885CA36" w14:textId="2670B5C4" w:rsidR="00054245" w:rsidDel="00977ECE" w:rsidRDefault="00914CB4">
          <w:pPr>
            <w:pStyle w:val="TOC2"/>
            <w:tabs>
              <w:tab w:val="right" w:leader="dot" w:pos="9350"/>
            </w:tabs>
            <w:rPr>
              <w:del w:id="481" w:author="David Conklin" w:date="2020-12-08T14:53:00Z"/>
              <w:rFonts w:eastAsiaTheme="minorEastAsia"/>
              <w:noProof/>
            </w:rPr>
          </w:pPr>
          <w:del w:id="482" w:author="David Conklin" w:date="2020-12-08T14:53:00Z">
            <w:r w:rsidDel="00977ECE">
              <w:rPr>
                <w:noProof/>
              </w:rPr>
              <w:fldChar w:fldCharType="begin"/>
            </w:r>
            <w:r w:rsidDel="00977ECE">
              <w:rPr>
                <w:noProof/>
              </w:rPr>
              <w:delInstrText xml:space="preserve"> HYPERLINK \l "_Toc58250564" </w:delInstrText>
            </w:r>
            <w:r w:rsidDel="00977ECE">
              <w:rPr>
                <w:noProof/>
              </w:rPr>
              <w:fldChar w:fldCharType="separate"/>
            </w:r>
          </w:del>
          <w:ins w:id="483" w:author="David Conklin" w:date="2020-12-08T17:42:00Z">
            <w:r w:rsidR="00613C1D">
              <w:rPr>
                <w:b/>
                <w:bCs/>
                <w:noProof/>
              </w:rPr>
              <w:t>Error! Hyperlink reference not valid.</w:t>
            </w:r>
          </w:ins>
          <w:del w:id="484" w:author="David Conklin" w:date="2020-12-08T14:53:00Z">
            <w:r w:rsidR="00054245" w:rsidRPr="009118A7" w:rsidDel="00977ECE">
              <w:rPr>
                <w:rStyle w:val="Hyperlink"/>
                <w:noProof/>
              </w:rPr>
              <w:delText>Thermal stratification in 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_Toc58250564 \h </w:delInstrText>
            </w:r>
            <w:r w:rsidR="00054245" w:rsidDel="00977ECE">
              <w:rPr>
                <w:noProof/>
                <w:webHidden/>
              </w:rPr>
              <w:fldChar w:fldCharType="separate"/>
            </w:r>
          </w:del>
          <w:ins w:id="485" w:author="David Conklin" w:date="2020-12-11T09:14:00Z">
            <w:r w:rsidR="00D24E1A">
              <w:rPr>
                <w:b/>
                <w:bCs/>
                <w:noProof/>
                <w:webHidden/>
              </w:rPr>
              <w:t>Error! Bookmark not defined.</w:t>
            </w:r>
          </w:ins>
          <w:del w:id="486"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4FAB6058" w14:textId="3CF7BC44" w:rsidR="00054245" w:rsidDel="00977ECE" w:rsidRDefault="00914CB4">
          <w:pPr>
            <w:pStyle w:val="TOC2"/>
            <w:tabs>
              <w:tab w:val="right" w:leader="dot" w:pos="9350"/>
            </w:tabs>
            <w:rPr>
              <w:del w:id="487" w:author="David Conklin" w:date="2020-12-08T14:53:00Z"/>
              <w:rFonts w:eastAsiaTheme="minorEastAsia"/>
              <w:noProof/>
            </w:rPr>
          </w:pPr>
          <w:del w:id="488" w:author="David Conklin" w:date="2020-12-08T14:53:00Z">
            <w:r w:rsidDel="00977ECE">
              <w:rPr>
                <w:noProof/>
              </w:rPr>
              <w:fldChar w:fldCharType="begin"/>
            </w:r>
            <w:r w:rsidDel="00977ECE">
              <w:rPr>
                <w:noProof/>
              </w:rPr>
              <w:delInstrText xml:space="preserve"> HYPERLINK \l "_Toc58250565" </w:delInstrText>
            </w:r>
            <w:r w:rsidDel="00977ECE">
              <w:rPr>
                <w:noProof/>
              </w:rPr>
              <w:fldChar w:fldCharType="separate"/>
            </w:r>
          </w:del>
          <w:ins w:id="489" w:author="David Conklin" w:date="2020-12-08T17:42:00Z">
            <w:r w:rsidR="00613C1D">
              <w:rPr>
                <w:b/>
                <w:bCs/>
                <w:noProof/>
              </w:rPr>
              <w:t>Error! Hyperlink reference not valid.</w:t>
            </w:r>
          </w:ins>
          <w:del w:id="490" w:author="David Conklin" w:date="2020-12-08T14:53:00Z">
            <w:r w:rsidR="00054245" w:rsidRPr="009118A7" w:rsidDel="00977ECE">
              <w:rPr>
                <w:rStyle w:val="Hyperlink"/>
                <w:noProof/>
              </w:rPr>
              <w:delText>Thermal loading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_Toc58250565 \h </w:delInstrText>
            </w:r>
            <w:r w:rsidR="00054245" w:rsidDel="00977ECE">
              <w:rPr>
                <w:noProof/>
                <w:webHidden/>
              </w:rPr>
              <w:fldChar w:fldCharType="separate"/>
            </w:r>
          </w:del>
          <w:ins w:id="491" w:author="David Conklin" w:date="2020-12-11T09:14:00Z">
            <w:r w:rsidR="00D24E1A">
              <w:rPr>
                <w:b/>
                <w:bCs/>
                <w:noProof/>
                <w:webHidden/>
              </w:rPr>
              <w:t>Error! Bookmark not defined.</w:t>
            </w:r>
          </w:ins>
          <w:del w:id="492" w:author="David Conklin" w:date="2020-12-08T14:53:00Z">
            <w:r w:rsidR="00054245" w:rsidDel="00977ECE">
              <w:rPr>
                <w:noProof/>
                <w:webHidden/>
              </w:rPr>
              <w:delText>22</w:delText>
            </w:r>
            <w:r w:rsidR="00054245" w:rsidDel="00977ECE">
              <w:rPr>
                <w:noProof/>
                <w:webHidden/>
              </w:rPr>
              <w:fldChar w:fldCharType="end"/>
            </w:r>
            <w:r w:rsidDel="00977ECE">
              <w:rPr>
                <w:noProof/>
              </w:rPr>
              <w:fldChar w:fldCharType="end"/>
            </w:r>
          </w:del>
        </w:p>
        <w:p w14:paraId="7C9BEAEE" w14:textId="78430EC7" w:rsidR="00054245" w:rsidDel="00977ECE" w:rsidRDefault="00914CB4">
          <w:pPr>
            <w:pStyle w:val="TOC1"/>
            <w:tabs>
              <w:tab w:val="right" w:leader="dot" w:pos="9350"/>
            </w:tabs>
            <w:rPr>
              <w:del w:id="493" w:author="David Conklin" w:date="2020-12-08T14:53:00Z"/>
              <w:rFonts w:eastAsiaTheme="minorEastAsia"/>
              <w:noProof/>
            </w:rPr>
          </w:pPr>
          <w:del w:id="494" w:author="David Conklin" w:date="2020-12-08T14:53:00Z">
            <w:r w:rsidDel="00977ECE">
              <w:rPr>
                <w:noProof/>
              </w:rPr>
              <w:fldChar w:fldCharType="begin"/>
            </w:r>
            <w:r w:rsidDel="00977ECE">
              <w:rPr>
                <w:noProof/>
              </w:rPr>
              <w:delInstrText xml:space="preserve"> HYPERLINK \l "_Toc58250566" </w:delInstrText>
            </w:r>
            <w:r w:rsidDel="00977ECE">
              <w:rPr>
                <w:noProof/>
              </w:rPr>
              <w:fldChar w:fldCharType="separate"/>
            </w:r>
          </w:del>
          <w:ins w:id="495" w:author="David Conklin" w:date="2020-12-08T17:42:00Z">
            <w:r w:rsidR="00613C1D">
              <w:rPr>
                <w:b/>
                <w:bCs/>
                <w:noProof/>
              </w:rPr>
              <w:t>Error! Hyperlink reference not valid.</w:t>
            </w:r>
          </w:ins>
          <w:del w:id="496" w:author="David Conklin" w:date="2020-12-08T14:53:00Z">
            <w:r w:rsidR="00054245" w:rsidRPr="009118A7" w:rsidDel="00977ECE">
              <w:rPr>
                <w:rStyle w:val="Hyperlink"/>
                <w:noProof/>
              </w:rPr>
              <w:delText>Reservoirs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_Toc58250566 \h </w:delInstrText>
            </w:r>
            <w:r w:rsidR="00054245" w:rsidDel="00977ECE">
              <w:rPr>
                <w:noProof/>
                <w:webHidden/>
              </w:rPr>
              <w:fldChar w:fldCharType="separate"/>
            </w:r>
          </w:del>
          <w:ins w:id="497" w:author="David Conklin" w:date="2020-12-11T09:14:00Z">
            <w:r w:rsidR="00D24E1A">
              <w:rPr>
                <w:b/>
                <w:bCs/>
                <w:noProof/>
                <w:webHidden/>
              </w:rPr>
              <w:t>Error! Bookmark not defined.</w:t>
            </w:r>
          </w:ins>
          <w:del w:id="498" w:author="David Conklin" w:date="2020-12-08T14:53:00Z">
            <w:r w:rsidR="00054245" w:rsidDel="00977ECE">
              <w:rPr>
                <w:noProof/>
                <w:webHidden/>
              </w:rPr>
              <w:delText>24</w:delText>
            </w:r>
            <w:r w:rsidR="00054245" w:rsidDel="00977ECE">
              <w:rPr>
                <w:noProof/>
                <w:webHidden/>
              </w:rPr>
              <w:fldChar w:fldCharType="end"/>
            </w:r>
            <w:r w:rsidDel="00977ECE">
              <w:rPr>
                <w:noProof/>
              </w:rPr>
              <w:fldChar w:fldCharType="end"/>
            </w:r>
          </w:del>
        </w:p>
        <w:p w14:paraId="049099EF" w14:textId="66698531" w:rsidR="00054245" w:rsidDel="00977ECE" w:rsidRDefault="00914CB4">
          <w:pPr>
            <w:pStyle w:val="TOC2"/>
            <w:tabs>
              <w:tab w:val="right" w:leader="dot" w:pos="9350"/>
            </w:tabs>
            <w:rPr>
              <w:del w:id="499" w:author="David Conklin" w:date="2020-12-08T14:53:00Z"/>
              <w:rFonts w:eastAsiaTheme="minorEastAsia"/>
              <w:noProof/>
            </w:rPr>
          </w:pPr>
          <w:del w:id="500" w:author="David Conklin" w:date="2020-12-08T14:53:00Z">
            <w:r w:rsidDel="00977ECE">
              <w:rPr>
                <w:noProof/>
              </w:rPr>
              <w:fldChar w:fldCharType="begin"/>
            </w:r>
            <w:r w:rsidDel="00977ECE">
              <w:rPr>
                <w:noProof/>
              </w:rPr>
              <w:delInstrText xml:space="preserve"> HYPERLINK \l "_Toc58250567" </w:delInstrText>
            </w:r>
            <w:r w:rsidDel="00977ECE">
              <w:rPr>
                <w:noProof/>
              </w:rPr>
              <w:fldChar w:fldCharType="separate"/>
            </w:r>
          </w:del>
          <w:ins w:id="501" w:author="David Conklin" w:date="2020-12-08T17:42:00Z">
            <w:r w:rsidR="00613C1D">
              <w:rPr>
                <w:b/>
                <w:bCs/>
                <w:noProof/>
              </w:rPr>
              <w:t>Error! Hyperlink reference not valid.</w:t>
            </w:r>
          </w:ins>
          <w:del w:id="502" w:author="David Conklin" w:date="2020-12-08T14:53:00Z">
            <w:r w:rsidR="00054245" w:rsidRPr="009118A7" w:rsidDel="00977ECE">
              <w:rPr>
                <w:rStyle w:val="Hyperlink"/>
                <w:noProof/>
              </w:rPr>
              <w:delText>Reservoir data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_Toc58250567 \h </w:delInstrText>
            </w:r>
            <w:r w:rsidR="00054245" w:rsidDel="00977ECE">
              <w:rPr>
                <w:noProof/>
                <w:webHidden/>
              </w:rPr>
              <w:fldChar w:fldCharType="separate"/>
            </w:r>
          </w:del>
          <w:ins w:id="503" w:author="David Conklin" w:date="2020-12-11T09:14:00Z">
            <w:r w:rsidR="00D24E1A">
              <w:rPr>
                <w:b/>
                <w:bCs/>
                <w:noProof/>
                <w:webHidden/>
              </w:rPr>
              <w:t>Error! Bookmark not defined.</w:t>
            </w:r>
          </w:ins>
          <w:del w:id="504" w:author="David Conklin" w:date="2020-12-08T14:53:00Z">
            <w:r w:rsidR="00054245" w:rsidDel="00977ECE">
              <w:rPr>
                <w:noProof/>
                <w:webHidden/>
              </w:rPr>
              <w:delText>25</w:delText>
            </w:r>
            <w:r w:rsidR="00054245" w:rsidDel="00977ECE">
              <w:rPr>
                <w:noProof/>
                <w:webHidden/>
              </w:rPr>
              <w:fldChar w:fldCharType="end"/>
            </w:r>
            <w:r w:rsidDel="00977ECE">
              <w:rPr>
                <w:noProof/>
              </w:rPr>
              <w:fldChar w:fldCharType="end"/>
            </w:r>
          </w:del>
        </w:p>
        <w:p w14:paraId="3A6E27D6" w14:textId="396D27EF" w:rsidR="00054245" w:rsidDel="00977ECE" w:rsidRDefault="00914CB4">
          <w:pPr>
            <w:pStyle w:val="TOC2"/>
            <w:tabs>
              <w:tab w:val="right" w:leader="dot" w:pos="9350"/>
            </w:tabs>
            <w:rPr>
              <w:del w:id="505" w:author="David Conklin" w:date="2020-12-08T14:53:00Z"/>
              <w:rFonts w:eastAsiaTheme="minorEastAsia"/>
              <w:noProof/>
            </w:rPr>
          </w:pPr>
          <w:del w:id="506" w:author="David Conklin" w:date="2020-12-08T14:53:00Z">
            <w:r w:rsidDel="00977ECE">
              <w:rPr>
                <w:noProof/>
              </w:rPr>
              <w:fldChar w:fldCharType="begin"/>
            </w:r>
            <w:r w:rsidDel="00977ECE">
              <w:rPr>
                <w:noProof/>
              </w:rPr>
              <w:delInstrText xml:space="preserve"> HYPERLINK \l "_Toc58250568" </w:delInstrText>
            </w:r>
            <w:r w:rsidDel="00977ECE">
              <w:rPr>
                <w:noProof/>
              </w:rPr>
              <w:fldChar w:fldCharType="separate"/>
            </w:r>
          </w:del>
          <w:ins w:id="507" w:author="David Conklin" w:date="2020-12-08T17:42:00Z">
            <w:r w:rsidR="00613C1D">
              <w:rPr>
                <w:b/>
                <w:bCs/>
                <w:noProof/>
              </w:rPr>
              <w:t>Error! Hyperlink reference not valid.</w:t>
            </w:r>
          </w:ins>
          <w:del w:id="508" w:author="David Conklin" w:date="2020-12-08T14:53:00Z">
            <w:r w:rsidR="00054245" w:rsidRPr="009118A7" w:rsidDel="00977ECE">
              <w:rPr>
                <w:rStyle w:val="Hyperlink"/>
                <w:noProof/>
              </w:rPr>
              <w:delText>Reservoir data sources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_Toc58250568 \h </w:delInstrText>
            </w:r>
            <w:r w:rsidR="00054245" w:rsidDel="00977ECE">
              <w:rPr>
                <w:noProof/>
                <w:webHidden/>
              </w:rPr>
              <w:fldChar w:fldCharType="separate"/>
            </w:r>
          </w:del>
          <w:ins w:id="509" w:author="David Conklin" w:date="2020-12-11T09:14:00Z">
            <w:r w:rsidR="00D24E1A">
              <w:rPr>
                <w:b/>
                <w:bCs/>
                <w:noProof/>
                <w:webHidden/>
              </w:rPr>
              <w:t>Error! Bookmark not defined.</w:t>
            </w:r>
          </w:ins>
          <w:del w:id="510" w:author="David Conklin" w:date="2020-12-08T14:53:00Z">
            <w:r w:rsidR="00054245" w:rsidDel="00977ECE">
              <w:rPr>
                <w:noProof/>
                <w:webHidden/>
              </w:rPr>
              <w:delText>26</w:delText>
            </w:r>
            <w:r w:rsidR="00054245" w:rsidDel="00977ECE">
              <w:rPr>
                <w:noProof/>
                <w:webHidden/>
              </w:rPr>
              <w:fldChar w:fldCharType="end"/>
            </w:r>
            <w:r w:rsidDel="00977ECE">
              <w:rPr>
                <w:noProof/>
              </w:rPr>
              <w:fldChar w:fldCharType="end"/>
            </w:r>
          </w:del>
        </w:p>
        <w:p w14:paraId="2EFB178F" w14:textId="1AD60756" w:rsidR="00054245" w:rsidDel="00977ECE" w:rsidRDefault="00914CB4">
          <w:pPr>
            <w:pStyle w:val="TOC1"/>
            <w:tabs>
              <w:tab w:val="right" w:leader="dot" w:pos="9350"/>
            </w:tabs>
            <w:rPr>
              <w:del w:id="511" w:author="David Conklin" w:date="2020-12-08T14:53:00Z"/>
              <w:rFonts w:eastAsiaTheme="minorEastAsia"/>
              <w:noProof/>
            </w:rPr>
          </w:pPr>
          <w:del w:id="512" w:author="David Conklin" w:date="2020-12-08T14:53:00Z">
            <w:r w:rsidDel="00977ECE">
              <w:rPr>
                <w:noProof/>
              </w:rPr>
              <w:fldChar w:fldCharType="begin"/>
            </w:r>
            <w:r w:rsidDel="00977ECE">
              <w:rPr>
                <w:noProof/>
              </w:rPr>
              <w:delInstrText xml:space="preserve"> HYPERLINK \l "_Toc58250569" </w:delInstrText>
            </w:r>
            <w:r w:rsidDel="00977ECE">
              <w:rPr>
                <w:noProof/>
              </w:rPr>
              <w:fldChar w:fldCharType="separate"/>
            </w:r>
          </w:del>
          <w:ins w:id="513" w:author="David Conklin" w:date="2020-12-08T17:42:00Z">
            <w:r w:rsidR="00613C1D">
              <w:rPr>
                <w:b/>
                <w:bCs/>
                <w:noProof/>
              </w:rPr>
              <w:t>Error! Hyperlink reference not valid.</w:t>
            </w:r>
          </w:ins>
          <w:del w:id="514" w:author="David Conklin" w:date="2020-12-08T14:53:00Z">
            <w:r w:rsidR="00054245" w:rsidRPr="009118A7" w:rsidDel="00977ECE">
              <w:rPr>
                <w:rStyle w:val="Hyperlink"/>
                <w:noProof/>
              </w:rPr>
              <w:delText>Creating a new study area from a watershed within the WRB</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_Toc58250569 \h </w:delInstrText>
            </w:r>
            <w:r w:rsidR="00054245" w:rsidDel="00977ECE">
              <w:rPr>
                <w:noProof/>
                <w:webHidden/>
              </w:rPr>
              <w:fldChar w:fldCharType="separate"/>
            </w:r>
          </w:del>
          <w:ins w:id="515" w:author="David Conklin" w:date="2020-12-11T09:14:00Z">
            <w:r w:rsidR="00D24E1A">
              <w:rPr>
                <w:b/>
                <w:bCs/>
                <w:noProof/>
                <w:webHidden/>
              </w:rPr>
              <w:t>Error! Bookmark not defined.</w:t>
            </w:r>
          </w:ins>
          <w:del w:id="516" w:author="David Conklin" w:date="2020-12-08T14:53:00Z">
            <w:r w:rsidR="00054245" w:rsidDel="00977ECE">
              <w:rPr>
                <w:noProof/>
                <w:webHidden/>
              </w:rPr>
              <w:delText>27</w:delText>
            </w:r>
            <w:r w:rsidR="00054245" w:rsidDel="00977ECE">
              <w:rPr>
                <w:noProof/>
                <w:webHidden/>
              </w:rPr>
              <w:fldChar w:fldCharType="end"/>
            </w:r>
            <w:r w:rsidDel="00977ECE">
              <w:rPr>
                <w:noProof/>
              </w:rPr>
              <w:fldChar w:fldCharType="end"/>
            </w:r>
          </w:del>
        </w:p>
        <w:p w14:paraId="71C3821E" w14:textId="73AB9ADE" w:rsidR="00054245" w:rsidDel="00977ECE" w:rsidRDefault="00914CB4">
          <w:pPr>
            <w:pStyle w:val="TOC2"/>
            <w:tabs>
              <w:tab w:val="right" w:leader="dot" w:pos="9350"/>
            </w:tabs>
            <w:rPr>
              <w:del w:id="517" w:author="David Conklin" w:date="2020-12-08T14:53:00Z"/>
              <w:rFonts w:eastAsiaTheme="minorEastAsia"/>
              <w:noProof/>
            </w:rPr>
          </w:pPr>
          <w:del w:id="518" w:author="David Conklin" w:date="2020-12-08T14:53:00Z">
            <w:r w:rsidDel="00977ECE">
              <w:rPr>
                <w:noProof/>
              </w:rPr>
              <w:fldChar w:fldCharType="begin"/>
            </w:r>
            <w:r w:rsidDel="00977ECE">
              <w:rPr>
                <w:noProof/>
              </w:rPr>
              <w:delInstrText xml:space="preserve"> HYPERLINK \l "_Toc58250570" </w:delInstrText>
            </w:r>
            <w:r w:rsidDel="00977ECE">
              <w:rPr>
                <w:noProof/>
              </w:rPr>
              <w:fldChar w:fldCharType="separate"/>
            </w:r>
          </w:del>
          <w:ins w:id="519" w:author="David Conklin" w:date="2020-12-08T17:42:00Z">
            <w:r w:rsidR="00613C1D">
              <w:rPr>
                <w:b/>
                <w:bCs/>
                <w:noProof/>
              </w:rPr>
              <w:t>Error! Hyperlink reference not valid.</w:t>
            </w:r>
          </w:ins>
          <w:del w:id="520" w:author="David Conklin" w:date="2020-12-08T14:53:00Z">
            <w:r w:rsidR="00054245" w:rsidRPr="009118A7" w:rsidDel="00977ECE">
              <w:rPr>
                <w:rStyle w:val="Hyperlink"/>
                <w:noProof/>
              </w:rPr>
              <w:delText>Limitations of subbasin simulations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_Toc58250570 \h </w:delInstrText>
            </w:r>
            <w:r w:rsidR="00054245" w:rsidDel="00977ECE">
              <w:rPr>
                <w:noProof/>
                <w:webHidden/>
              </w:rPr>
              <w:fldChar w:fldCharType="separate"/>
            </w:r>
          </w:del>
          <w:ins w:id="521" w:author="David Conklin" w:date="2020-12-11T09:14:00Z">
            <w:r w:rsidR="00D24E1A">
              <w:rPr>
                <w:b/>
                <w:bCs/>
                <w:noProof/>
                <w:webHidden/>
              </w:rPr>
              <w:t>Error! Bookmark not defined.</w:t>
            </w:r>
          </w:ins>
          <w:del w:id="522" w:author="David Conklin" w:date="2020-12-08T14:53:00Z">
            <w:r w:rsidR="00054245" w:rsidDel="00977ECE">
              <w:rPr>
                <w:noProof/>
                <w:webHidden/>
              </w:rPr>
              <w:delText>28</w:delText>
            </w:r>
            <w:r w:rsidR="00054245" w:rsidDel="00977ECE">
              <w:rPr>
                <w:noProof/>
                <w:webHidden/>
              </w:rPr>
              <w:fldChar w:fldCharType="end"/>
            </w:r>
            <w:r w:rsidDel="00977ECE">
              <w:rPr>
                <w:noProof/>
              </w:rPr>
              <w:fldChar w:fldCharType="end"/>
            </w:r>
          </w:del>
        </w:p>
        <w:p w14:paraId="7463A970" w14:textId="003FA964" w:rsidR="00054245" w:rsidDel="00977ECE" w:rsidRDefault="00914CB4">
          <w:pPr>
            <w:pStyle w:val="TOC1"/>
            <w:tabs>
              <w:tab w:val="right" w:leader="dot" w:pos="9350"/>
            </w:tabs>
            <w:rPr>
              <w:del w:id="523" w:author="David Conklin" w:date="2020-12-08T14:53:00Z"/>
              <w:rFonts w:eastAsiaTheme="minorEastAsia"/>
              <w:noProof/>
            </w:rPr>
          </w:pPr>
          <w:del w:id="524" w:author="David Conklin" w:date="2020-12-08T14:53:00Z">
            <w:r w:rsidDel="00977ECE">
              <w:rPr>
                <w:noProof/>
              </w:rPr>
              <w:fldChar w:fldCharType="begin"/>
            </w:r>
            <w:r w:rsidDel="00977ECE">
              <w:rPr>
                <w:noProof/>
              </w:rPr>
              <w:delInstrText xml:space="preserve"> HYPERLINK \l "_Toc58250571" </w:delInstrText>
            </w:r>
            <w:r w:rsidDel="00977ECE">
              <w:rPr>
                <w:noProof/>
              </w:rPr>
              <w:fldChar w:fldCharType="separate"/>
            </w:r>
          </w:del>
          <w:ins w:id="525" w:author="David Conklin" w:date="2020-12-08T17:42:00Z">
            <w:r w:rsidR="00613C1D">
              <w:rPr>
                <w:b/>
                <w:bCs/>
                <w:noProof/>
              </w:rPr>
              <w:t>Error! Hyperlink reference not valid.</w:t>
            </w:r>
          </w:ins>
          <w:del w:id="526" w:author="David Conklin" w:date="2020-12-08T14:53:00Z">
            <w:r w:rsidR="00054245" w:rsidRPr="009118A7" w:rsidDel="00977ECE">
              <w:rPr>
                <w:rStyle w:val="Hyperlink"/>
                <w:noProof/>
              </w:rPr>
              <w:delText>North Santiam study area</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_Toc58250571 \h </w:delInstrText>
            </w:r>
            <w:r w:rsidR="00054245" w:rsidDel="00977ECE">
              <w:rPr>
                <w:noProof/>
                <w:webHidden/>
              </w:rPr>
              <w:fldChar w:fldCharType="separate"/>
            </w:r>
          </w:del>
          <w:ins w:id="527" w:author="David Conklin" w:date="2020-12-11T09:14:00Z">
            <w:r w:rsidR="00D24E1A">
              <w:rPr>
                <w:b/>
                <w:bCs/>
                <w:noProof/>
                <w:webHidden/>
              </w:rPr>
              <w:t>Error! Bookmark not defined.</w:t>
            </w:r>
          </w:ins>
          <w:del w:id="528" w:author="David Conklin" w:date="2020-12-08T14:53:00Z">
            <w:r w:rsidR="00054245" w:rsidDel="00977ECE">
              <w:rPr>
                <w:noProof/>
                <w:webHidden/>
              </w:rPr>
              <w:delText>29</w:delText>
            </w:r>
            <w:r w:rsidR="00054245" w:rsidDel="00977ECE">
              <w:rPr>
                <w:noProof/>
                <w:webHidden/>
              </w:rPr>
              <w:fldChar w:fldCharType="end"/>
            </w:r>
            <w:r w:rsidDel="00977ECE">
              <w:rPr>
                <w:noProof/>
              </w:rPr>
              <w:fldChar w:fldCharType="end"/>
            </w:r>
          </w:del>
        </w:p>
        <w:p w14:paraId="2E68274C" w14:textId="1AE2F20A" w:rsidR="00054245" w:rsidDel="00977ECE" w:rsidRDefault="00914CB4">
          <w:pPr>
            <w:pStyle w:val="TOC2"/>
            <w:tabs>
              <w:tab w:val="right" w:leader="dot" w:pos="9350"/>
            </w:tabs>
            <w:rPr>
              <w:del w:id="529" w:author="David Conklin" w:date="2020-12-08T14:53:00Z"/>
              <w:rFonts w:eastAsiaTheme="minorEastAsia"/>
              <w:noProof/>
            </w:rPr>
          </w:pPr>
          <w:del w:id="530" w:author="David Conklin" w:date="2020-12-08T14:53:00Z">
            <w:r w:rsidDel="00977ECE">
              <w:rPr>
                <w:noProof/>
              </w:rPr>
              <w:fldChar w:fldCharType="begin"/>
            </w:r>
            <w:r w:rsidDel="00977ECE">
              <w:rPr>
                <w:noProof/>
              </w:rPr>
              <w:delInstrText xml:space="preserve"> HYPERLINK \l "_Toc58250572" </w:delInstrText>
            </w:r>
            <w:r w:rsidDel="00977ECE">
              <w:rPr>
                <w:noProof/>
              </w:rPr>
              <w:fldChar w:fldCharType="separate"/>
            </w:r>
          </w:del>
          <w:ins w:id="531" w:author="David Conklin" w:date="2020-12-08T17:42:00Z">
            <w:r w:rsidR="00613C1D">
              <w:rPr>
                <w:b/>
                <w:bCs/>
                <w:noProof/>
              </w:rPr>
              <w:t>Error! Hyperlink reference not valid.</w:t>
            </w:r>
          </w:ins>
          <w:del w:id="532" w:author="David Conklin" w:date="2020-12-08T14:53:00Z">
            <w:r w:rsidR="00054245" w:rsidRPr="009118A7" w:rsidDel="00977ECE">
              <w:rPr>
                <w:rStyle w:val="Hyperlink"/>
                <w:rFonts w:eastAsia="Times New Roman"/>
                <w:noProof/>
              </w:rPr>
              <w:delText>Instream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_Toc58250572 \h </w:delInstrText>
            </w:r>
            <w:r w:rsidR="00054245" w:rsidDel="00977ECE">
              <w:rPr>
                <w:noProof/>
                <w:webHidden/>
              </w:rPr>
              <w:fldChar w:fldCharType="separate"/>
            </w:r>
          </w:del>
          <w:ins w:id="533" w:author="David Conklin" w:date="2020-12-11T09:14:00Z">
            <w:r w:rsidR="00D24E1A">
              <w:rPr>
                <w:b/>
                <w:bCs/>
                <w:noProof/>
                <w:webHidden/>
              </w:rPr>
              <w:t>Error! Bookmark not defined.</w:t>
            </w:r>
          </w:ins>
          <w:del w:id="534" w:author="David Conklin" w:date="2020-12-08T14:53:00Z">
            <w:r w:rsidR="00054245" w:rsidDel="00977ECE">
              <w:rPr>
                <w:noProof/>
                <w:webHidden/>
              </w:rPr>
              <w:delText>29</w:delText>
            </w:r>
            <w:r w:rsidR="00054245" w:rsidDel="00977ECE">
              <w:rPr>
                <w:noProof/>
                <w:webHidden/>
              </w:rPr>
              <w:fldChar w:fldCharType="end"/>
            </w:r>
            <w:r w:rsidDel="00977ECE">
              <w:rPr>
                <w:noProof/>
              </w:rPr>
              <w:fldChar w:fldCharType="end"/>
            </w:r>
          </w:del>
        </w:p>
        <w:p w14:paraId="6CB860F4" w14:textId="4DA214F9" w:rsidR="00054245" w:rsidDel="00977ECE" w:rsidRDefault="00914CB4">
          <w:pPr>
            <w:pStyle w:val="TOC2"/>
            <w:tabs>
              <w:tab w:val="right" w:leader="dot" w:pos="9350"/>
            </w:tabs>
            <w:rPr>
              <w:del w:id="535" w:author="David Conklin" w:date="2020-12-08T14:53:00Z"/>
              <w:rFonts w:eastAsiaTheme="minorEastAsia"/>
              <w:noProof/>
            </w:rPr>
          </w:pPr>
          <w:del w:id="536" w:author="David Conklin" w:date="2020-12-08T14:53:00Z">
            <w:r w:rsidDel="00977ECE">
              <w:rPr>
                <w:noProof/>
              </w:rPr>
              <w:fldChar w:fldCharType="begin"/>
            </w:r>
            <w:r w:rsidDel="00977ECE">
              <w:rPr>
                <w:noProof/>
              </w:rPr>
              <w:delInstrText xml:space="preserve"> HYPERLINK \l "_Toc58250573" </w:delInstrText>
            </w:r>
            <w:r w:rsidDel="00977ECE">
              <w:rPr>
                <w:noProof/>
              </w:rPr>
              <w:fldChar w:fldCharType="separate"/>
            </w:r>
          </w:del>
          <w:ins w:id="537" w:author="David Conklin" w:date="2020-12-08T17:42:00Z">
            <w:r w:rsidR="00613C1D">
              <w:rPr>
                <w:b/>
                <w:bCs/>
                <w:noProof/>
              </w:rPr>
              <w:t>Error! Hyperlink reference not valid.</w:t>
            </w:r>
          </w:ins>
          <w:del w:id="538" w:author="David Conklin" w:date="2020-12-08T14:53:00Z">
            <w:r w:rsidR="00054245" w:rsidRPr="009118A7" w:rsidDel="00977ECE">
              <w:rPr>
                <w:rStyle w:val="Hyperlink"/>
                <w:noProof/>
              </w:rPr>
              <w:delText>Municipal water rights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_Toc58250573 \h </w:delInstrText>
            </w:r>
            <w:r w:rsidR="00054245" w:rsidDel="00977ECE">
              <w:rPr>
                <w:noProof/>
                <w:webHidden/>
              </w:rPr>
              <w:fldChar w:fldCharType="separate"/>
            </w:r>
          </w:del>
          <w:ins w:id="539" w:author="David Conklin" w:date="2020-12-11T09:14:00Z">
            <w:r w:rsidR="00D24E1A">
              <w:rPr>
                <w:b/>
                <w:bCs/>
                <w:noProof/>
                <w:webHidden/>
              </w:rPr>
              <w:t>Error! Bookmark not defined.</w:t>
            </w:r>
          </w:ins>
          <w:del w:id="540" w:author="David Conklin" w:date="2020-12-08T14:53:00Z">
            <w:r w:rsidR="00054245" w:rsidDel="00977ECE">
              <w:rPr>
                <w:noProof/>
                <w:webHidden/>
              </w:rPr>
              <w:delText>30</w:delText>
            </w:r>
            <w:r w:rsidR="00054245" w:rsidDel="00977ECE">
              <w:rPr>
                <w:noProof/>
                <w:webHidden/>
              </w:rPr>
              <w:fldChar w:fldCharType="end"/>
            </w:r>
            <w:r w:rsidDel="00977ECE">
              <w:rPr>
                <w:noProof/>
              </w:rPr>
              <w:fldChar w:fldCharType="end"/>
            </w:r>
          </w:del>
        </w:p>
        <w:p w14:paraId="786C6261" w14:textId="7327630E" w:rsidR="00054245" w:rsidDel="00977ECE" w:rsidRDefault="00914CB4">
          <w:pPr>
            <w:pStyle w:val="TOC1"/>
            <w:tabs>
              <w:tab w:val="right" w:leader="dot" w:pos="9350"/>
            </w:tabs>
            <w:rPr>
              <w:del w:id="541" w:author="David Conklin" w:date="2020-12-08T14:53:00Z"/>
              <w:rFonts w:eastAsiaTheme="minorEastAsia"/>
              <w:noProof/>
            </w:rPr>
          </w:pPr>
          <w:del w:id="542" w:author="David Conklin" w:date="2020-12-08T14:53:00Z">
            <w:r w:rsidDel="00977ECE">
              <w:rPr>
                <w:noProof/>
              </w:rPr>
              <w:fldChar w:fldCharType="begin"/>
            </w:r>
            <w:r w:rsidDel="00977ECE">
              <w:rPr>
                <w:noProof/>
              </w:rPr>
              <w:delInstrText xml:space="preserve"> HYPERLINK \l "_Toc58250574" </w:delInstrText>
            </w:r>
            <w:r w:rsidDel="00977ECE">
              <w:rPr>
                <w:noProof/>
              </w:rPr>
              <w:fldChar w:fldCharType="separate"/>
            </w:r>
          </w:del>
          <w:ins w:id="543" w:author="David Conklin" w:date="2020-12-08T17:42:00Z">
            <w:r w:rsidR="00613C1D">
              <w:rPr>
                <w:b/>
                <w:bCs/>
                <w:noProof/>
              </w:rPr>
              <w:t>Error! Hyperlink reference not valid.</w:t>
            </w:r>
          </w:ins>
          <w:del w:id="544" w:author="David Conklin" w:date="2020-12-08T14:53:00Z">
            <w:r w:rsidR="00054245" w:rsidRPr="009118A7" w:rsidDel="00977ECE">
              <w:rPr>
                <w:rStyle w:val="Hyperlink"/>
                <w:noProof/>
              </w:rPr>
              <w:delText>McKenzie Basin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_Toc58250574 \h </w:delInstrText>
            </w:r>
            <w:r w:rsidR="00054245" w:rsidDel="00977ECE">
              <w:rPr>
                <w:noProof/>
                <w:webHidden/>
              </w:rPr>
              <w:fldChar w:fldCharType="separate"/>
            </w:r>
          </w:del>
          <w:ins w:id="545" w:author="David Conklin" w:date="2020-12-11T09:14:00Z">
            <w:r w:rsidR="00D24E1A">
              <w:rPr>
                <w:b/>
                <w:bCs/>
                <w:noProof/>
                <w:webHidden/>
              </w:rPr>
              <w:t>Error! Bookmark not defined.</w:t>
            </w:r>
          </w:ins>
          <w:del w:id="546" w:author="David Conklin" w:date="2020-12-08T14:53:00Z">
            <w:r w:rsidR="00054245" w:rsidDel="00977ECE">
              <w:rPr>
                <w:noProof/>
                <w:webHidden/>
              </w:rPr>
              <w:delText>31</w:delText>
            </w:r>
            <w:r w:rsidR="00054245" w:rsidDel="00977ECE">
              <w:rPr>
                <w:noProof/>
                <w:webHidden/>
              </w:rPr>
              <w:fldChar w:fldCharType="end"/>
            </w:r>
            <w:r w:rsidDel="00977ECE">
              <w:rPr>
                <w:noProof/>
              </w:rPr>
              <w:fldChar w:fldCharType="end"/>
            </w:r>
          </w:del>
        </w:p>
        <w:p w14:paraId="7107193F" w14:textId="77ED702D" w:rsidR="00054245" w:rsidDel="00977ECE" w:rsidRDefault="00914CB4">
          <w:pPr>
            <w:pStyle w:val="TOC2"/>
            <w:tabs>
              <w:tab w:val="right" w:leader="dot" w:pos="9350"/>
            </w:tabs>
            <w:rPr>
              <w:del w:id="547" w:author="David Conklin" w:date="2020-12-08T14:53:00Z"/>
              <w:rFonts w:eastAsiaTheme="minorEastAsia"/>
              <w:noProof/>
            </w:rPr>
          </w:pPr>
          <w:del w:id="548" w:author="David Conklin" w:date="2020-12-08T14:53:00Z">
            <w:r w:rsidDel="00977ECE">
              <w:rPr>
                <w:noProof/>
              </w:rPr>
              <w:fldChar w:fldCharType="begin"/>
            </w:r>
            <w:r w:rsidDel="00977ECE">
              <w:rPr>
                <w:noProof/>
              </w:rPr>
              <w:delInstrText xml:space="preserve"> HYPERLINK \l "_Toc58250575" </w:delInstrText>
            </w:r>
            <w:r w:rsidDel="00977ECE">
              <w:rPr>
                <w:noProof/>
              </w:rPr>
              <w:fldChar w:fldCharType="separate"/>
            </w:r>
          </w:del>
          <w:ins w:id="549" w:author="David Conklin" w:date="2020-12-08T17:42:00Z">
            <w:r w:rsidR="00613C1D">
              <w:rPr>
                <w:b/>
                <w:bCs/>
                <w:noProof/>
              </w:rPr>
              <w:t>Error! Hyperlink reference not valid.</w:t>
            </w:r>
          </w:ins>
          <w:del w:id="550" w:author="David Conklin" w:date="2020-12-08T14:53:00Z">
            <w:r w:rsidR="00054245" w:rsidRPr="009118A7" w:rsidDel="00977ECE">
              <w:rPr>
                <w:rStyle w:val="Hyperlink"/>
                <w:noProof/>
              </w:rPr>
              <w:delText>Project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_Toc58250575 \h </w:delInstrText>
            </w:r>
            <w:r w:rsidR="00054245" w:rsidDel="00977ECE">
              <w:rPr>
                <w:noProof/>
                <w:webHidden/>
              </w:rPr>
              <w:fldChar w:fldCharType="separate"/>
            </w:r>
          </w:del>
          <w:ins w:id="551" w:author="David Conklin" w:date="2020-12-11T09:14:00Z">
            <w:r w:rsidR="00D24E1A">
              <w:rPr>
                <w:b/>
                <w:bCs/>
                <w:noProof/>
                <w:webHidden/>
              </w:rPr>
              <w:t>Error! Bookmark not defined.</w:t>
            </w:r>
          </w:ins>
          <w:del w:id="552" w:author="David Conklin" w:date="2020-12-08T14:53:00Z">
            <w:r w:rsidR="00054245" w:rsidDel="00977ECE">
              <w:rPr>
                <w:noProof/>
                <w:webHidden/>
              </w:rPr>
              <w:delText>31</w:delText>
            </w:r>
            <w:r w:rsidR="00054245" w:rsidDel="00977ECE">
              <w:rPr>
                <w:noProof/>
                <w:webHidden/>
              </w:rPr>
              <w:fldChar w:fldCharType="end"/>
            </w:r>
            <w:r w:rsidDel="00977ECE">
              <w:rPr>
                <w:noProof/>
              </w:rPr>
              <w:fldChar w:fldCharType="end"/>
            </w:r>
          </w:del>
        </w:p>
        <w:p w14:paraId="38608963" w14:textId="7C43C237" w:rsidR="00054245" w:rsidDel="00977ECE" w:rsidRDefault="00914CB4">
          <w:pPr>
            <w:pStyle w:val="TOC2"/>
            <w:tabs>
              <w:tab w:val="right" w:leader="dot" w:pos="9350"/>
            </w:tabs>
            <w:rPr>
              <w:del w:id="553" w:author="David Conklin" w:date="2020-12-08T14:53:00Z"/>
              <w:rFonts w:eastAsiaTheme="minorEastAsia"/>
              <w:noProof/>
            </w:rPr>
          </w:pPr>
          <w:del w:id="554" w:author="David Conklin" w:date="2020-12-08T14:53:00Z">
            <w:r w:rsidDel="00977ECE">
              <w:rPr>
                <w:noProof/>
              </w:rPr>
              <w:fldChar w:fldCharType="begin"/>
            </w:r>
            <w:r w:rsidDel="00977ECE">
              <w:rPr>
                <w:noProof/>
              </w:rPr>
              <w:delInstrText xml:space="preserve"> HYPERLINK \l "_Toc58250576" </w:delInstrText>
            </w:r>
            <w:r w:rsidDel="00977ECE">
              <w:rPr>
                <w:noProof/>
              </w:rPr>
              <w:fldChar w:fldCharType="separate"/>
            </w:r>
          </w:del>
          <w:ins w:id="555" w:author="David Conklin" w:date="2020-12-08T17:42:00Z">
            <w:r w:rsidR="00613C1D">
              <w:rPr>
                <w:b/>
                <w:bCs/>
                <w:noProof/>
              </w:rPr>
              <w:t>Error! Hyperlink reference not valid.</w:t>
            </w:r>
          </w:ins>
          <w:del w:id="556" w:author="David Conklin" w:date="2020-12-08T14:53:00Z">
            <w:r w:rsidR="00054245" w:rsidRPr="009118A7" w:rsidDel="00977ECE">
              <w:rPr>
                <w:rStyle w:val="Hyperlink"/>
                <w:noProof/>
              </w:rPr>
              <w:delText>Model and Simulation Overview</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_Toc58250576 \h </w:delInstrText>
            </w:r>
            <w:r w:rsidR="00054245" w:rsidDel="00977ECE">
              <w:rPr>
                <w:noProof/>
                <w:webHidden/>
              </w:rPr>
              <w:fldChar w:fldCharType="separate"/>
            </w:r>
          </w:del>
          <w:ins w:id="557" w:author="David Conklin" w:date="2020-12-11T09:14:00Z">
            <w:r w:rsidR="00D24E1A">
              <w:rPr>
                <w:b/>
                <w:bCs/>
                <w:noProof/>
                <w:webHidden/>
              </w:rPr>
              <w:t>Error! Bookmark not defined.</w:t>
            </w:r>
          </w:ins>
          <w:del w:id="558" w:author="David Conklin" w:date="2020-12-08T14:53:00Z">
            <w:r w:rsidR="00054245" w:rsidDel="00977ECE">
              <w:rPr>
                <w:noProof/>
                <w:webHidden/>
              </w:rPr>
              <w:delText>33</w:delText>
            </w:r>
            <w:r w:rsidR="00054245" w:rsidDel="00977ECE">
              <w:rPr>
                <w:noProof/>
                <w:webHidden/>
              </w:rPr>
              <w:fldChar w:fldCharType="end"/>
            </w:r>
            <w:r w:rsidDel="00977ECE">
              <w:rPr>
                <w:noProof/>
              </w:rPr>
              <w:fldChar w:fldCharType="end"/>
            </w:r>
          </w:del>
        </w:p>
        <w:p w14:paraId="6A836C69" w14:textId="18E79DBF" w:rsidR="00054245" w:rsidDel="00977ECE" w:rsidRDefault="00914CB4">
          <w:pPr>
            <w:pStyle w:val="TOC2"/>
            <w:tabs>
              <w:tab w:val="right" w:leader="dot" w:pos="9350"/>
            </w:tabs>
            <w:rPr>
              <w:del w:id="559" w:author="David Conklin" w:date="2020-12-08T14:53:00Z"/>
              <w:rFonts w:eastAsiaTheme="minorEastAsia"/>
              <w:noProof/>
            </w:rPr>
          </w:pPr>
          <w:del w:id="560" w:author="David Conklin" w:date="2020-12-08T14:53:00Z">
            <w:r w:rsidDel="00977ECE">
              <w:rPr>
                <w:noProof/>
              </w:rPr>
              <w:fldChar w:fldCharType="begin"/>
            </w:r>
            <w:r w:rsidDel="00977ECE">
              <w:rPr>
                <w:noProof/>
              </w:rPr>
              <w:delInstrText xml:space="preserve"> HYPERLINK \l "_Toc58250577" </w:delInstrText>
            </w:r>
            <w:r w:rsidDel="00977ECE">
              <w:rPr>
                <w:noProof/>
              </w:rPr>
              <w:fldChar w:fldCharType="separate"/>
            </w:r>
          </w:del>
          <w:ins w:id="561" w:author="David Conklin" w:date="2020-12-08T17:42:00Z">
            <w:r w:rsidR="00613C1D">
              <w:rPr>
                <w:b/>
                <w:bCs/>
                <w:noProof/>
              </w:rPr>
              <w:t>Error! Hyperlink reference not valid.</w:t>
            </w:r>
          </w:ins>
          <w:del w:id="562" w:author="David Conklin" w:date="2020-12-08T14:53:00Z">
            <w:r w:rsidR="00054245" w:rsidRPr="009118A7" w:rsidDel="00977ECE">
              <w:rPr>
                <w:rStyle w:val="Hyperlink"/>
                <w:noProof/>
              </w:rPr>
              <w:delText>McKenzie wetlands in the initial versions of the IDU, HRU, and Reach data layers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_Toc58250577 \h </w:delInstrText>
            </w:r>
            <w:r w:rsidR="00054245" w:rsidDel="00977ECE">
              <w:rPr>
                <w:noProof/>
                <w:webHidden/>
              </w:rPr>
              <w:fldChar w:fldCharType="separate"/>
            </w:r>
          </w:del>
          <w:ins w:id="563" w:author="David Conklin" w:date="2020-12-11T09:14:00Z">
            <w:r w:rsidR="00D24E1A">
              <w:rPr>
                <w:b/>
                <w:bCs/>
                <w:noProof/>
                <w:webHidden/>
              </w:rPr>
              <w:t>Error! Bookmark not defined.</w:t>
            </w:r>
          </w:ins>
          <w:del w:id="564" w:author="David Conklin" w:date="2020-12-08T14:53:00Z">
            <w:r w:rsidR="00054245" w:rsidDel="00977ECE">
              <w:rPr>
                <w:noProof/>
                <w:webHidden/>
              </w:rPr>
              <w:delText>34</w:delText>
            </w:r>
            <w:r w:rsidR="00054245" w:rsidDel="00977ECE">
              <w:rPr>
                <w:noProof/>
                <w:webHidden/>
              </w:rPr>
              <w:fldChar w:fldCharType="end"/>
            </w:r>
            <w:r w:rsidDel="00977ECE">
              <w:rPr>
                <w:noProof/>
              </w:rPr>
              <w:fldChar w:fldCharType="end"/>
            </w:r>
          </w:del>
        </w:p>
        <w:p w14:paraId="4EE2E2FE" w14:textId="507A7498" w:rsidR="00054245" w:rsidDel="00977ECE" w:rsidRDefault="00914CB4">
          <w:pPr>
            <w:pStyle w:val="TOC2"/>
            <w:tabs>
              <w:tab w:val="right" w:leader="dot" w:pos="9350"/>
            </w:tabs>
            <w:rPr>
              <w:del w:id="565" w:author="David Conklin" w:date="2020-12-08T14:53:00Z"/>
              <w:rFonts w:eastAsiaTheme="minorEastAsia"/>
              <w:noProof/>
            </w:rPr>
          </w:pPr>
          <w:del w:id="566" w:author="David Conklin" w:date="2020-12-08T14:53:00Z">
            <w:r w:rsidDel="00977ECE">
              <w:rPr>
                <w:noProof/>
              </w:rPr>
              <w:fldChar w:fldCharType="begin"/>
            </w:r>
            <w:r w:rsidDel="00977ECE">
              <w:rPr>
                <w:noProof/>
              </w:rPr>
              <w:delInstrText xml:space="preserve"> HYPERLINK \l "_Toc58250578" </w:delInstrText>
            </w:r>
            <w:r w:rsidDel="00977ECE">
              <w:rPr>
                <w:noProof/>
              </w:rPr>
              <w:fldChar w:fldCharType="separate"/>
            </w:r>
          </w:del>
          <w:ins w:id="567" w:author="David Conklin" w:date="2020-12-08T17:42:00Z">
            <w:r w:rsidR="00613C1D">
              <w:rPr>
                <w:b/>
                <w:bCs/>
                <w:noProof/>
              </w:rPr>
              <w:t>Error! Hyperlink reference not valid.</w:t>
            </w:r>
          </w:ins>
          <w:del w:id="568" w:author="David Conklin" w:date="2020-12-08T14:53:00Z">
            <w:r w:rsidR="00054245" w:rsidRPr="009118A7" w:rsidDel="00977ECE">
              <w:rPr>
                <w:rStyle w:val="Hyperlink"/>
                <w:noProof/>
              </w:rPr>
              <w:delText>Data changes for better representation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_Toc58250578 \h </w:delInstrText>
            </w:r>
            <w:r w:rsidR="00054245" w:rsidDel="00977ECE">
              <w:rPr>
                <w:noProof/>
                <w:webHidden/>
              </w:rPr>
              <w:fldChar w:fldCharType="separate"/>
            </w:r>
          </w:del>
          <w:ins w:id="569" w:author="David Conklin" w:date="2020-12-11T09:14:00Z">
            <w:r w:rsidR="00D24E1A">
              <w:rPr>
                <w:b/>
                <w:bCs/>
                <w:noProof/>
                <w:webHidden/>
              </w:rPr>
              <w:t>Error! Bookmark not defined.</w:t>
            </w:r>
          </w:ins>
          <w:del w:id="570" w:author="David Conklin" w:date="2020-12-08T14:53:00Z">
            <w:r w:rsidR="00054245" w:rsidDel="00977ECE">
              <w:rPr>
                <w:noProof/>
                <w:webHidden/>
              </w:rPr>
              <w:delText>34</w:delText>
            </w:r>
            <w:r w:rsidR="00054245" w:rsidDel="00977ECE">
              <w:rPr>
                <w:noProof/>
                <w:webHidden/>
              </w:rPr>
              <w:fldChar w:fldCharType="end"/>
            </w:r>
            <w:r w:rsidDel="00977ECE">
              <w:rPr>
                <w:noProof/>
              </w:rPr>
              <w:fldChar w:fldCharType="end"/>
            </w:r>
          </w:del>
        </w:p>
        <w:p w14:paraId="712B04DC" w14:textId="09B89528" w:rsidR="00054245" w:rsidDel="00977ECE" w:rsidRDefault="00914CB4">
          <w:pPr>
            <w:pStyle w:val="TOC2"/>
            <w:tabs>
              <w:tab w:val="right" w:leader="dot" w:pos="9350"/>
            </w:tabs>
            <w:rPr>
              <w:del w:id="571" w:author="David Conklin" w:date="2020-12-08T14:53:00Z"/>
              <w:rFonts w:eastAsiaTheme="minorEastAsia"/>
              <w:noProof/>
            </w:rPr>
          </w:pPr>
          <w:del w:id="572" w:author="David Conklin" w:date="2020-12-08T14:53:00Z">
            <w:r w:rsidDel="00977ECE">
              <w:rPr>
                <w:noProof/>
              </w:rPr>
              <w:fldChar w:fldCharType="begin"/>
            </w:r>
            <w:r w:rsidDel="00977ECE">
              <w:rPr>
                <w:noProof/>
              </w:rPr>
              <w:delInstrText xml:space="preserve"> HYPERLINK \l "_Toc58250579" </w:delInstrText>
            </w:r>
            <w:r w:rsidDel="00977ECE">
              <w:rPr>
                <w:noProof/>
              </w:rPr>
              <w:fldChar w:fldCharType="separate"/>
            </w:r>
          </w:del>
          <w:ins w:id="573" w:author="David Conklin" w:date="2020-12-08T17:42:00Z">
            <w:r w:rsidR="00613C1D">
              <w:rPr>
                <w:b/>
                <w:bCs/>
                <w:noProof/>
              </w:rPr>
              <w:t>Error! Hyperlink reference not valid.</w:t>
            </w:r>
          </w:ins>
          <w:del w:id="574" w:author="David Conklin" w:date="2020-12-08T14:53:00Z">
            <w:r w:rsidR="00054245" w:rsidRPr="009118A7" w:rsidDel="00977ECE">
              <w:rPr>
                <w:rStyle w:val="Hyperlink"/>
                <w:noProof/>
              </w:rPr>
              <w:delText>Projection, Calendar, and Units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_Toc58250579 \h </w:delInstrText>
            </w:r>
            <w:r w:rsidR="00054245" w:rsidDel="00977ECE">
              <w:rPr>
                <w:noProof/>
                <w:webHidden/>
              </w:rPr>
              <w:fldChar w:fldCharType="separate"/>
            </w:r>
          </w:del>
          <w:ins w:id="575" w:author="David Conklin" w:date="2020-12-11T09:14:00Z">
            <w:r w:rsidR="00D24E1A">
              <w:rPr>
                <w:b/>
                <w:bCs/>
                <w:noProof/>
                <w:webHidden/>
              </w:rPr>
              <w:t>Error! Bookmark not defined.</w:t>
            </w:r>
          </w:ins>
          <w:del w:id="576"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1A665CEB" w14:textId="19CEC4E6" w:rsidR="00054245" w:rsidDel="00977ECE" w:rsidRDefault="00914CB4">
          <w:pPr>
            <w:pStyle w:val="TOC2"/>
            <w:tabs>
              <w:tab w:val="right" w:leader="dot" w:pos="9350"/>
            </w:tabs>
            <w:rPr>
              <w:del w:id="577" w:author="David Conklin" w:date="2020-12-08T14:53:00Z"/>
              <w:rFonts w:eastAsiaTheme="minorEastAsia"/>
              <w:noProof/>
            </w:rPr>
          </w:pPr>
          <w:del w:id="578" w:author="David Conklin" w:date="2020-12-08T14:53:00Z">
            <w:r w:rsidDel="00977ECE">
              <w:rPr>
                <w:noProof/>
              </w:rPr>
              <w:fldChar w:fldCharType="begin"/>
            </w:r>
            <w:r w:rsidDel="00977ECE">
              <w:rPr>
                <w:noProof/>
              </w:rPr>
              <w:delInstrText xml:space="preserve"> HYPERLINK \l "_Toc58250580" </w:delInstrText>
            </w:r>
            <w:r w:rsidDel="00977ECE">
              <w:rPr>
                <w:noProof/>
              </w:rPr>
              <w:fldChar w:fldCharType="separate"/>
            </w:r>
          </w:del>
          <w:ins w:id="579" w:author="David Conklin" w:date="2020-12-08T17:42:00Z">
            <w:r w:rsidR="00613C1D">
              <w:rPr>
                <w:b/>
                <w:bCs/>
                <w:noProof/>
              </w:rPr>
              <w:t>Error! Hyperlink reference not valid.</w:t>
            </w:r>
          </w:ins>
          <w:del w:id="580" w:author="David Conklin" w:date="2020-12-08T14:53:00Z">
            <w:r w:rsidR="00054245" w:rsidRPr="009118A7" w:rsidDel="00977ECE">
              <w:rPr>
                <w:rStyle w:val="Hyperlink"/>
                <w:noProof/>
              </w:rPr>
              <w:delText>Simulation of changes in wetlands over time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_Toc58250580 \h </w:delInstrText>
            </w:r>
            <w:r w:rsidR="00054245" w:rsidDel="00977ECE">
              <w:rPr>
                <w:noProof/>
                <w:webHidden/>
              </w:rPr>
              <w:fldChar w:fldCharType="separate"/>
            </w:r>
          </w:del>
          <w:ins w:id="581" w:author="David Conklin" w:date="2020-12-11T09:14:00Z">
            <w:r w:rsidR="00D24E1A">
              <w:rPr>
                <w:b/>
                <w:bCs/>
                <w:noProof/>
                <w:webHidden/>
              </w:rPr>
              <w:t>Error! Bookmark not defined.</w:t>
            </w:r>
          </w:ins>
          <w:del w:id="582"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6407538C" w14:textId="66D61463" w:rsidR="00054245" w:rsidDel="00977ECE" w:rsidRDefault="00914CB4">
          <w:pPr>
            <w:pStyle w:val="TOC2"/>
            <w:tabs>
              <w:tab w:val="right" w:leader="dot" w:pos="9350"/>
            </w:tabs>
            <w:rPr>
              <w:del w:id="583" w:author="David Conklin" w:date="2020-12-08T14:53:00Z"/>
              <w:rFonts w:eastAsiaTheme="minorEastAsia"/>
              <w:noProof/>
            </w:rPr>
          </w:pPr>
          <w:del w:id="584" w:author="David Conklin" w:date="2020-12-08T14:53:00Z">
            <w:r w:rsidDel="00977ECE">
              <w:rPr>
                <w:noProof/>
              </w:rPr>
              <w:fldChar w:fldCharType="begin"/>
            </w:r>
            <w:r w:rsidDel="00977ECE">
              <w:rPr>
                <w:noProof/>
              </w:rPr>
              <w:delInstrText xml:space="preserve"> HYPERLINK \l "_Toc58250581" </w:delInstrText>
            </w:r>
            <w:r w:rsidDel="00977ECE">
              <w:rPr>
                <w:noProof/>
              </w:rPr>
              <w:fldChar w:fldCharType="separate"/>
            </w:r>
          </w:del>
          <w:ins w:id="585" w:author="David Conklin" w:date="2020-12-08T17:42:00Z">
            <w:r w:rsidR="00613C1D">
              <w:rPr>
                <w:b/>
                <w:bCs/>
                <w:noProof/>
              </w:rPr>
              <w:t>Error! Hyperlink reference not valid.</w:t>
            </w:r>
          </w:ins>
          <w:del w:id="586" w:author="David Conklin" w:date="2020-12-08T14:53:00Z">
            <w:r w:rsidR="00054245" w:rsidRPr="009118A7" w:rsidDel="00977ECE">
              <w:rPr>
                <w:rStyle w:val="Hyperlink"/>
                <w:noProof/>
              </w:rPr>
              <w:delText>How wetlands are represented in the model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_Toc58250581 \h </w:delInstrText>
            </w:r>
            <w:r w:rsidR="00054245" w:rsidDel="00977ECE">
              <w:rPr>
                <w:noProof/>
                <w:webHidden/>
              </w:rPr>
              <w:fldChar w:fldCharType="separate"/>
            </w:r>
          </w:del>
          <w:ins w:id="587" w:author="David Conklin" w:date="2020-12-11T09:14:00Z">
            <w:r w:rsidR="00D24E1A">
              <w:rPr>
                <w:b/>
                <w:bCs/>
                <w:noProof/>
                <w:webHidden/>
              </w:rPr>
              <w:t>Error! Bookmark not defined.</w:t>
            </w:r>
          </w:ins>
          <w:del w:id="588" w:author="David Conklin" w:date="2020-12-08T14:53:00Z">
            <w:r w:rsidR="00054245" w:rsidDel="00977ECE">
              <w:rPr>
                <w:noProof/>
                <w:webHidden/>
              </w:rPr>
              <w:delText>35</w:delText>
            </w:r>
            <w:r w:rsidR="00054245" w:rsidDel="00977ECE">
              <w:rPr>
                <w:noProof/>
                <w:webHidden/>
              </w:rPr>
              <w:fldChar w:fldCharType="end"/>
            </w:r>
            <w:r w:rsidDel="00977ECE">
              <w:rPr>
                <w:noProof/>
              </w:rPr>
              <w:fldChar w:fldCharType="end"/>
            </w:r>
          </w:del>
        </w:p>
        <w:p w14:paraId="081D1A33" w14:textId="5419A5AC" w:rsidR="00054245" w:rsidDel="00977ECE" w:rsidRDefault="00914CB4">
          <w:pPr>
            <w:pStyle w:val="TOC2"/>
            <w:tabs>
              <w:tab w:val="right" w:leader="dot" w:pos="9350"/>
            </w:tabs>
            <w:rPr>
              <w:del w:id="589" w:author="David Conklin" w:date="2020-12-08T14:53:00Z"/>
              <w:rFonts w:eastAsiaTheme="minorEastAsia"/>
              <w:noProof/>
            </w:rPr>
          </w:pPr>
          <w:del w:id="590" w:author="David Conklin" w:date="2020-12-08T14:53:00Z">
            <w:r w:rsidDel="00977ECE">
              <w:rPr>
                <w:noProof/>
              </w:rPr>
              <w:fldChar w:fldCharType="begin"/>
            </w:r>
            <w:r w:rsidDel="00977ECE">
              <w:rPr>
                <w:noProof/>
              </w:rPr>
              <w:delInstrText xml:space="preserve"> HYPERLINK \l "_Toc58250582" </w:delInstrText>
            </w:r>
            <w:r w:rsidDel="00977ECE">
              <w:rPr>
                <w:noProof/>
              </w:rPr>
              <w:fldChar w:fldCharType="separate"/>
            </w:r>
          </w:del>
          <w:ins w:id="591" w:author="David Conklin" w:date="2020-12-08T17:42:00Z">
            <w:r w:rsidR="00613C1D">
              <w:rPr>
                <w:b/>
                <w:bCs/>
                <w:noProof/>
              </w:rPr>
              <w:t>Error! Hyperlink reference not valid.</w:t>
            </w:r>
          </w:ins>
          <w:del w:id="592" w:author="David Conklin" w:date="2020-12-08T14:53:00Z">
            <w:r w:rsidR="00054245" w:rsidRPr="009118A7" w:rsidDel="00977ECE">
              <w:rPr>
                <w:rStyle w:val="Hyperlink"/>
                <w:noProof/>
              </w:rPr>
              <w:delText>Attributes of interest in the wetlands study</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_Toc58250582 \h </w:delInstrText>
            </w:r>
            <w:r w:rsidR="00054245" w:rsidDel="00977ECE">
              <w:rPr>
                <w:noProof/>
                <w:webHidden/>
              </w:rPr>
              <w:fldChar w:fldCharType="separate"/>
            </w:r>
          </w:del>
          <w:ins w:id="593" w:author="David Conklin" w:date="2020-12-11T09:14:00Z">
            <w:r w:rsidR="00D24E1A">
              <w:rPr>
                <w:b/>
                <w:bCs/>
                <w:noProof/>
                <w:webHidden/>
              </w:rPr>
              <w:t>Error! Bookmark not defined.</w:t>
            </w:r>
          </w:ins>
          <w:del w:id="594" w:author="David Conklin" w:date="2020-12-08T14:53:00Z">
            <w:r w:rsidR="00054245" w:rsidDel="00977ECE">
              <w:rPr>
                <w:noProof/>
                <w:webHidden/>
              </w:rPr>
              <w:delText>37</w:delText>
            </w:r>
            <w:r w:rsidR="00054245" w:rsidDel="00977ECE">
              <w:rPr>
                <w:noProof/>
                <w:webHidden/>
              </w:rPr>
              <w:fldChar w:fldCharType="end"/>
            </w:r>
            <w:r w:rsidDel="00977ECE">
              <w:rPr>
                <w:noProof/>
              </w:rPr>
              <w:fldChar w:fldCharType="end"/>
            </w:r>
          </w:del>
        </w:p>
        <w:p w14:paraId="5F82BF10" w14:textId="65C02F60" w:rsidR="00054245" w:rsidDel="00977ECE" w:rsidRDefault="00914CB4">
          <w:pPr>
            <w:pStyle w:val="TOC2"/>
            <w:tabs>
              <w:tab w:val="right" w:leader="dot" w:pos="9350"/>
            </w:tabs>
            <w:rPr>
              <w:del w:id="595" w:author="David Conklin" w:date="2020-12-08T14:53:00Z"/>
              <w:rFonts w:eastAsiaTheme="minorEastAsia"/>
              <w:noProof/>
            </w:rPr>
          </w:pPr>
          <w:del w:id="596" w:author="David Conklin" w:date="2020-12-08T14:53:00Z">
            <w:r w:rsidDel="00977ECE">
              <w:rPr>
                <w:noProof/>
              </w:rPr>
              <w:fldChar w:fldCharType="begin"/>
            </w:r>
            <w:r w:rsidDel="00977ECE">
              <w:rPr>
                <w:noProof/>
              </w:rPr>
              <w:delInstrText xml:space="preserve"> HYPERLINK \l "_Toc58250583" </w:delInstrText>
            </w:r>
            <w:r w:rsidDel="00977ECE">
              <w:rPr>
                <w:noProof/>
              </w:rPr>
              <w:fldChar w:fldCharType="separate"/>
            </w:r>
          </w:del>
          <w:ins w:id="597" w:author="David Conklin" w:date="2020-12-08T17:42:00Z">
            <w:r w:rsidR="00613C1D">
              <w:rPr>
                <w:b/>
                <w:bCs/>
                <w:noProof/>
              </w:rPr>
              <w:t>Error! Hyperlink reference not valid.</w:t>
            </w:r>
          </w:ins>
          <w:del w:id="598" w:author="David Conklin" w:date="2020-12-08T14:53:00Z">
            <w:r w:rsidR="00054245" w:rsidRPr="009118A7" w:rsidDel="00977ECE">
              <w:rPr>
                <w:rStyle w:val="Hyperlink"/>
                <w:noProof/>
              </w:rPr>
              <w:delText>A WETNESS attribute</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_Toc58250583 \h </w:delInstrText>
            </w:r>
            <w:r w:rsidR="00054245" w:rsidDel="00977ECE">
              <w:rPr>
                <w:noProof/>
                <w:webHidden/>
              </w:rPr>
              <w:fldChar w:fldCharType="separate"/>
            </w:r>
          </w:del>
          <w:ins w:id="599" w:author="David Conklin" w:date="2020-12-11T09:14:00Z">
            <w:r w:rsidR="00D24E1A">
              <w:rPr>
                <w:b/>
                <w:bCs/>
                <w:noProof/>
                <w:webHidden/>
              </w:rPr>
              <w:t>Error! Bookmark not defined.</w:t>
            </w:r>
          </w:ins>
          <w:del w:id="600" w:author="David Conklin" w:date="2020-12-08T14:53:00Z">
            <w:r w:rsidR="00054245" w:rsidDel="00977ECE">
              <w:rPr>
                <w:noProof/>
                <w:webHidden/>
              </w:rPr>
              <w:delText>37</w:delText>
            </w:r>
            <w:r w:rsidR="00054245" w:rsidDel="00977ECE">
              <w:rPr>
                <w:noProof/>
                <w:webHidden/>
              </w:rPr>
              <w:fldChar w:fldCharType="end"/>
            </w:r>
            <w:r w:rsidDel="00977ECE">
              <w:rPr>
                <w:noProof/>
              </w:rPr>
              <w:fldChar w:fldCharType="end"/>
            </w:r>
          </w:del>
        </w:p>
        <w:p w14:paraId="35E8ACEB" w14:textId="73E11F1B" w:rsidR="00054245" w:rsidDel="00977ECE" w:rsidRDefault="00914CB4">
          <w:pPr>
            <w:pStyle w:val="TOC2"/>
            <w:tabs>
              <w:tab w:val="right" w:leader="dot" w:pos="9350"/>
            </w:tabs>
            <w:rPr>
              <w:del w:id="601" w:author="David Conklin" w:date="2020-12-08T14:53:00Z"/>
              <w:rFonts w:eastAsiaTheme="minorEastAsia"/>
              <w:noProof/>
            </w:rPr>
          </w:pPr>
          <w:del w:id="602" w:author="David Conklin" w:date="2020-12-08T14:53:00Z">
            <w:r w:rsidDel="00977ECE">
              <w:rPr>
                <w:noProof/>
              </w:rPr>
              <w:fldChar w:fldCharType="begin"/>
            </w:r>
            <w:r w:rsidDel="00977ECE">
              <w:rPr>
                <w:noProof/>
              </w:rPr>
              <w:delInstrText xml:space="preserve"> HYPERLINK \l "_Toc58250584" </w:delInstrText>
            </w:r>
            <w:r w:rsidDel="00977ECE">
              <w:rPr>
                <w:noProof/>
              </w:rPr>
              <w:fldChar w:fldCharType="separate"/>
            </w:r>
          </w:del>
          <w:ins w:id="603" w:author="David Conklin" w:date="2020-12-08T17:42:00Z">
            <w:r w:rsidR="00613C1D">
              <w:rPr>
                <w:b/>
                <w:bCs/>
                <w:noProof/>
              </w:rPr>
              <w:t>Error! Hyperlink reference not valid.</w:t>
            </w:r>
          </w:ins>
          <w:del w:id="604" w:author="David Conklin" w:date="2020-12-08T14:53:00Z">
            <w:r w:rsidR="00054245" w:rsidRPr="009118A7" w:rsidDel="00977ECE">
              <w:rPr>
                <w:rStyle w:val="Hyperlink"/>
                <w:noProof/>
              </w:rPr>
              <w:delText>Calculating the exchange of water between the wetland and the reach</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_Toc58250584 \h </w:delInstrText>
            </w:r>
            <w:r w:rsidR="00054245" w:rsidDel="00977ECE">
              <w:rPr>
                <w:noProof/>
                <w:webHidden/>
              </w:rPr>
              <w:fldChar w:fldCharType="separate"/>
            </w:r>
          </w:del>
          <w:ins w:id="605" w:author="David Conklin" w:date="2020-12-11T09:14:00Z">
            <w:r w:rsidR="00D24E1A">
              <w:rPr>
                <w:b/>
                <w:bCs/>
                <w:noProof/>
                <w:webHidden/>
              </w:rPr>
              <w:t>Error! Bookmark not defined.</w:t>
            </w:r>
          </w:ins>
          <w:del w:id="606"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3A3E809F" w14:textId="7BA52AC8" w:rsidR="00054245" w:rsidDel="00977ECE" w:rsidRDefault="00914CB4">
          <w:pPr>
            <w:pStyle w:val="TOC3"/>
            <w:tabs>
              <w:tab w:val="right" w:leader="dot" w:pos="9350"/>
            </w:tabs>
            <w:rPr>
              <w:del w:id="607" w:author="David Conklin" w:date="2020-12-08T14:53:00Z"/>
              <w:rFonts w:eastAsiaTheme="minorEastAsia"/>
              <w:noProof/>
            </w:rPr>
          </w:pPr>
          <w:del w:id="608" w:author="David Conklin" w:date="2020-12-08T14:53:00Z">
            <w:r w:rsidDel="00977ECE">
              <w:rPr>
                <w:noProof/>
              </w:rPr>
              <w:fldChar w:fldCharType="begin"/>
            </w:r>
            <w:r w:rsidDel="00977ECE">
              <w:rPr>
                <w:noProof/>
              </w:rPr>
              <w:delInstrText xml:space="preserve"> HYPERLINK \l "_Toc58250585" </w:delInstrText>
            </w:r>
            <w:r w:rsidDel="00977ECE">
              <w:rPr>
                <w:noProof/>
              </w:rPr>
              <w:fldChar w:fldCharType="separate"/>
            </w:r>
          </w:del>
          <w:ins w:id="609" w:author="David Conklin" w:date="2020-12-08T17:42:00Z">
            <w:r w:rsidR="00613C1D">
              <w:rPr>
                <w:b/>
                <w:bCs/>
                <w:noProof/>
              </w:rPr>
              <w:t>Error! Hyperlink reference not valid.</w:t>
            </w:r>
          </w:ins>
          <w:del w:id="610" w:author="David Conklin" w:date="2020-12-08T14:53:00Z">
            <w:r w:rsidR="00054245" w:rsidRPr="009118A7" w:rsidDel="00977ECE">
              <w:rPr>
                <w:rStyle w:val="Hyperlink"/>
                <w:noProof/>
              </w:rPr>
              <w:delText>Wetland IDU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_Toc58250585 \h </w:delInstrText>
            </w:r>
            <w:r w:rsidR="00054245" w:rsidDel="00977ECE">
              <w:rPr>
                <w:noProof/>
                <w:webHidden/>
              </w:rPr>
              <w:fldChar w:fldCharType="separate"/>
            </w:r>
          </w:del>
          <w:ins w:id="611" w:author="David Conklin" w:date="2020-12-11T09:14:00Z">
            <w:r w:rsidR="00D24E1A">
              <w:rPr>
                <w:b/>
                <w:bCs/>
                <w:noProof/>
                <w:webHidden/>
              </w:rPr>
              <w:t>Error! Bookmark not defined.</w:t>
            </w:r>
          </w:ins>
          <w:del w:id="612"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0AD93805" w14:textId="050A6EE4" w:rsidR="00054245" w:rsidDel="00977ECE" w:rsidRDefault="00914CB4">
          <w:pPr>
            <w:pStyle w:val="TOC3"/>
            <w:tabs>
              <w:tab w:val="right" w:leader="dot" w:pos="9350"/>
            </w:tabs>
            <w:rPr>
              <w:del w:id="613" w:author="David Conklin" w:date="2020-12-08T14:53:00Z"/>
              <w:rFonts w:eastAsiaTheme="minorEastAsia"/>
              <w:noProof/>
            </w:rPr>
          </w:pPr>
          <w:del w:id="614" w:author="David Conklin" w:date="2020-12-08T14:53:00Z">
            <w:r w:rsidDel="00977ECE">
              <w:rPr>
                <w:noProof/>
              </w:rPr>
              <w:fldChar w:fldCharType="begin"/>
            </w:r>
            <w:r w:rsidDel="00977ECE">
              <w:rPr>
                <w:noProof/>
              </w:rPr>
              <w:delInstrText xml:space="preserve"> HYPERLINK \l "_Toc58250586" </w:delInstrText>
            </w:r>
            <w:r w:rsidDel="00977ECE">
              <w:rPr>
                <w:noProof/>
              </w:rPr>
              <w:fldChar w:fldCharType="separate"/>
            </w:r>
          </w:del>
          <w:ins w:id="615" w:author="David Conklin" w:date="2020-12-08T17:42:00Z">
            <w:r w:rsidR="00613C1D">
              <w:rPr>
                <w:b/>
                <w:bCs/>
                <w:noProof/>
              </w:rPr>
              <w:t>Error! Hyperlink reference not valid.</w:t>
            </w:r>
          </w:ins>
          <w:del w:id="616" w:author="David Conklin" w:date="2020-12-08T14:53:00Z">
            <w:r w:rsidR="00054245" w:rsidRPr="009118A7" w:rsidDel="00977ECE">
              <w:rPr>
                <w:rStyle w:val="Hyperlink"/>
                <w:noProof/>
              </w:rPr>
              <w:delText>Reach parameters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_Toc58250586 \h </w:delInstrText>
            </w:r>
            <w:r w:rsidR="00054245" w:rsidDel="00977ECE">
              <w:rPr>
                <w:noProof/>
                <w:webHidden/>
              </w:rPr>
              <w:fldChar w:fldCharType="separate"/>
            </w:r>
          </w:del>
          <w:ins w:id="617" w:author="David Conklin" w:date="2020-12-11T09:14:00Z">
            <w:r w:rsidR="00D24E1A">
              <w:rPr>
                <w:b/>
                <w:bCs/>
                <w:noProof/>
                <w:webHidden/>
              </w:rPr>
              <w:t>Error! Bookmark not defined.</w:t>
            </w:r>
          </w:ins>
          <w:del w:id="618" w:author="David Conklin" w:date="2020-12-08T14:53:00Z">
            <w:r w:rsidR="00054245" w:rsidDel="00977ECE">
              <w:rPr>
                <w:noProof/>
                <w:webHidden/>
              </w:rPr>
              <w:delText>38</w:delText>
            </w:r>
            <w:r w:rsidR="00054245" w:rsidDel="00977ECE">
              <w:rPr>
                <w:noProof/>
                <w:webHidden/>
              </w:rPr>
              <w:fldChar w:fldCharType="end"/>
            </w:r>
            <w:r w:rsidDel="00977ECE">
              <w:rPr>
                <w:noProof/>
              </w:rPr>
              <w:fldChar w:fldCharType="end"/>
            </w:r>
          </w:del>
        </w:p>
        <w:p w14:paraId="4A46CCA4" w14:textId="6DDA10DD" w:rsidR="00054245" w:rsidDel="00977ECE" w:rsidRDefault="00914CB4">
          <w:pPr>
            <w:pStyle w:val="TOC2"/>
            <w:tabs>
              <w:tab w:val="right" w:leader="dot" w:pos="9350"/>
            </w:tabs>
            <w:rPr>
              <w:del w:id="619" w:author="David Conklin" w:date="2020-12-08T14:53:00Z"/>
              <w:rFonts w:eastAsiaTheme="minorEastAsia"/>
              <w:noProof/>
            </w:rPr>
          </w:pPr>
          <w:del w:id="620" w:author="David Conklin" w:date="2020-12-08T14:53:00Z">
            <w:r w:rsidDel="00977ECE">
              <w:rPr>
                <w:noProof/>
              </w:rPr>
              <w:fldChar w:fldCharType="begin"/>
            </w:r>
            <w:r w:rsidDel="00977ECE">
              <w:rPr>
                <w:noProof/>
              </w:rPr>
              <w:delInstrText xml:space="preserve"> HYPERLINK \l "_Toc58250587" </w:delInstrText>
            </w:r>
            <w:r w:rsidDel="00977ECE">
              <w:rPr>
                <w:noProof/>
              </w:rPr>
              <w:fldChar w:fldCharType="separate"/>
            </w:r>
          </w:del>
          <w:ins w:id="621" w:author="David Conklin" w:date="2020-12-08T17:42:00Z">
            <w:r w:rsidR="00613C1D">
              <w:rPr>
                <w:b/>
                <w:bCs/>
                <w:noProof/>
              </w:rPr>
              <w:t>Error! Hyperlink reference not valid.</w:t>
            </w:r>
          </w:ins>
          <w:del w:id="622" w:author="David Conklin" w:date="2020-12-08T14:53:00Z">
            <w:r w:rsidR="00054245" w:rsidRPr="009118A7" w:rsidDel="00977ECE">
              <w:rPr>
                <w:rStyle w:val="Hyperlink"/>
                <w:noProof/>
              </w:rPr>
              <w:delText>Loss (or gain) of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_Toc58250587 \h </w:delInstrText>
            </w:r>
            <w:r w:rsidR="00054245" w:rsidDel="00977ECE">
              <w:rPr>
                <w:noProof/>
                <w:webHidden/>
              </w:rPr>
              <w:fldChar w:fldCharType="separate"/>
            </w:r>
          </w:del>
          <w:ins w:id="623" w:author="David Conklin" w:date="2020-12-11T09:14:00Z">
            <w:r w:rsidR="00D24E1A">
              <w:rPr>
                <w:b/>
                <w:bCs/>
                <w:noProof/>
                <w:webHidden/>
              </w:rPr>
              <w:t>Error! Bookmark not defined.</w:t>
            </w:r>
          </w:ins>
          <w:del w:id="624" w:author="David Conklin" w:date="2020-12-08T14:53:00Z">
            <w:r w:rsidR="00054245" w:rsidDel="00977ECE">
              <w:rPr>
                <w:noProof/>
                <w:webHidden/>
              </w:rPr>
              <w:delText>39</w:delText>
            </w:r>
            <w:r w:rsidR="00054245" w:rsidDel="00977ECE">
              <w:rPr>
                <w:noProof/>
                <w:webHidden/>
              </w:rPr>
              <w:fldChar w:fldCharType="end"/>
            </w:r>
            <w:r w:rsidDel="00977ECE">
              <w:rPr>
                <w:noProof/>
              </w:rPr>
              <w:fldChar w:fldCharType="end"/>
            </w:r>
          </w:del>
        </w:p>
        <w:p w14:paraId="19258B98" w14:textId="3D9DB279" w:rsidR="00054245" w:rsidDel="00977ECE" w:rsidRDefault="00914CB4">
          <w:pPr>
            <w:pStyle w:val="TOC2"/>
            <w:tabs>
              <w:tab w:val="right" w:leader="dot" w:pos="9350"/>
            </w:tabs>
            <w:rPr>
              <w:del w:id="625" w:author="David Conklin" w:date="2020-12-08T14:53:00Z"/>
              <w:rFonts w:eastAsiaTheme="minorEastAsia"/>
              <w:noProof/>
            </w:rPr>
          </w:pPr>
          <w:del w:id="626" w:author="David Conklin" w:date="2020-12-08T14:53:00Z">
            <w:r w:rsidDel="00977ECE">
              <w:rPr>
                <w:noProof/>
              </w:rPr>
              <w:fldChar w:fldCharType="begin"/>
            </w:r>
            <w:r w:rsidDel="00977ECE">
              <w:rPr>
                <w:noProof/>
              </w:rPr>
              <w:delInstrText xml:space="preserve"> HYPERLINK \l "_Toc58250588" </w:delInstrText>
            </w:r>
            <w:r w:rsidDel="00977ECE">
              <w:rPr>
                <w:noProof/>
              </w:rPr>
              <w:fldChar w:fldCharType="separate"/>
            </w:r>
          </w:del>
          <w:ins w:id="627" w:author="David Conklin" w:date="2020-12-08T17:42:00Z">
            <w:r w:rsidR="00613C1D">
              <w:rPr>
                <w:b/>
                <w:bCs/>
                <w:noProof/>
              </w:rPr>
              <w:t>Error! Hyperlink reference not valid.</w:t>
            </w:r>
          </w:ins>
          <w:del w:id="628" w:author="David Conklin" w:date="2020-12-08T14:53:00Z">
            <w:r w:rsidR="00054245" w:rsidRPr="009118A7" w:rsidDel="00977ECE">
              <w:rPr>
                <w:rStyle w:val="Hyperlink"/>
                <w:noProof/>
              </w:rPr>
              <w:delText>Reality check</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_Toc58250588 \h </w:delInstrText>
            </w:r>
            <w:r w:rsidR="00054245" w:rsidDel="00977ECE">
              <w:rPr>
                <w:noProof/>
                <w:webHidden/>
              </w:rPr>
              <w:fldChar w:fldCharType="separate"/>
            </w:r>
          </w:del>
          <w:ins w:id="629" w:author="David Conklin" w:date="2020-12-11T09:14:00Z">
            <w:r w:rsidR="00D24E1A">
              <w:rPr>
                <w:b/>
                <w:bCs/>
                <w:noProof/>
                <w:webHidden/>
              </w:rPr>
              <w:t>Error! Bookmark not defined.</w:t>
            </w:r>
          </w:ins>
          <w:del w:id="630" w:author="David Conklin" w:date="2020-12-08T14:53:00Z">
            <w:r w:rsidR="00054245" w:rsidDel="00977ECE">
              <w:rPr>
                <w:noProof/>
                <w:webHidden/>
              </w:rPr>
              <w:delText>39</w:delText>
            </w:r>
            <w:r w:rsidR="00054245" w:rsidDel="00977ECE">
              <w:rPr>
                <w:noProof/>
                <w:webHidden/>
              </w:rPr>
              <w:fldChar w:fldCharType="end"/>
            </w:r>
            <w:r w:rsidDel="00977ECE">
              <w:rPr>
                <w:noProof/>
              </w:rPr>
              <w:fldChar w:fldCharType="end"/>
            </w:r>
          </w:del>
        </w:p>
        <w:p w14:paraId="5068FBCB" w14:textId="524A7FFA" w:rsidR="00054245" w:rsidDel="00977ECE" w:rsidRDefault="00914CB4">
          <w:pPr>
            <w:pStyle w:val="TOC2"/>
            <w:tabs>
              <w:tab w:val="right" w:leader="dot" w:pos="9350"/>
            </w:tabs>
            <w:rPr>
              <w:del w:id="631" w:author="David Conklin" w:date="2020-12-08T14:53:00Z"/>
              <w:rFonts w:eastAsiaTheme="minorEastAsia"/>
              <w:noProof/>
            </w:rPr>
          </w:pPr>
          <w:del w:id="632" w:author="David Conklin" w:date="2020-12-08T14:53:00Z">
            <w:r w:rsidDel="00977ECE">
              <w:rPr>
                <w:noProof/>
              </w:rPr>
              <w:fldChar w:fldCharType="begin"/>
            </w:r>
            <w:r w:rsidDel="00977ECE">
              <w:rPr>
                <w:noProof/>
              </w:rPr>
              <w:delInstrText xml:space="preserve"> HYPERLINK \l "_Toc58250589" </w:delInstrText>
            </w:r>
            <w:r w:rsidDel="00977ECE">
              <w:rPr>
                <w:noProof/>
              </w:rPr>
              <w:fldChar w:fldCharType="separate"/>
            </w:r>
          </w:del>
          <w:ins w:id="633" w:author="David Conklin" w:date="2020-12-08T17:42:00Z">
            <w:r w:rsidR="00613C1D">
              <w:rPr>
                <w:b/>
                <w:bCs/>
                <w:noProof/>
              </w:rPr>
              <w:t>Error! Hyperlink reference not valid.</w:t>
            </w:r>
          </w:ins>
          <w:del w:id="634" w:author="David Conklin" w:date="2020-12-08T14:53:00Z">
            <w:r w:rsidR="00054245" w:rsidRPr="009118A7" w:rsidDel="00977ECE">
              <w:rPr>
                <w:rStyle w:val="Hyperlink"/>
                <w:noProof/>
              </w:rPr>
              <w:delText>High Cascades Springs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_Toc58250589 \h </w:delInstrText>
            </w:r>
            <w:r w:rsidR="00054245" w:rsidDel="00977ECE">
              <w:rPr>
                <w:noProof/>
                <w:webHidden/>
              </w:rPr>
              <w:fldChar w:fldCharType="separate"/>
            </w:r>
          </w:del>
          <w:ins w:id="635" w:author="David Conklin" w:date="2020-12-11T09:14:00Z">
            <w:r w:rsidR="00D24E1A">
              <w:rPr>
                <w:b/>
                <w:bCs/>
                <w:noProof/>
                <w:webHidden/>
              </w:rPr>
              <w:t>Error! Bookmark not defined.</w:t>
            </w:r>
          </w:ins>
          <w:del w:id="636" w:author="David Conklin" w:date="2020-12-08T14:53:00Z">
            <w:r w:rsidR="00054245" w:rsidDel="00977ECE">
              <w:rPr>
                <w:noProof/>
                <w:webHidden/>
              </w:rPr>
              <w:delText>41</w:delText>
            </w:r>
            <w:r w:rsidR="00054245" w:rsidDel="00977ECE">
              <w:rPr>
                <w:noProof/>
                <w:webHidden/>
              </w:rPr>
              <w:fldChar w:fldCharType="end"/>
            </w:r>
            <w:r w:rsidDel="00977ECE">
              <w:rPr>
                <w:noProof/>
              </w:rPr>
              <w:fldChar w:fldCharType="end"/>
            </w:r>
          </w:del>
        </w:p>
        <w:p w14:paraId="66906FB6" w14:textId="68206635" w:rsidR="00054245" w:rsidDel="00977ECE" w:rsidRDefault="00914CB4">
          <w:pPr>
            <w:pStyle w:val="TOC2"/>
            <w:tabs>
              <w:tab w:val="right" w:leader="dot" w:pos="9350"/>
            </w:tabs>
            <w:rPr>
              <w:del w:id="637" w:author="David Conklin" w:date="2020-12-08T14:53:00Z"/>
              <w:rFonts w:eastAsiaTheme="minorEastAsia"/>
              <w:noProof/>
            </w:rPr>
          </w:pPr>
          <w:del w:id="638" w:author="David Conklin" w:date="2020-12-08T14:53:00Z">
            <w:r w:rsidDel="00977ECE">
              <w:rPr>
                <w:noProof/>
              </w:rPr>
              <w:fldChar w:fldCharType="begin"/>
            </w:r>
            <w:r w:rsidDel="00977ECE">
              <w:rPr>
                <w:noProof/>
              </w:rPr>
              <w:delInstrText xml:space="preserve"> HYPERLINK \l "_Toc58250590" </w:delInstrText>
            </w:r>
            <w:r w:rsidDel="00977ECE">
              <w:rPr>
                <w:noProof/>
              </w:rPr>
              <w:fldChar w:fldCharType="separate"/>
            </w:r>
          </w:del>
          <w:ins w:id="639" w:author="David Conklin" w:date="2020-12-08T17:42:00Z">
            <w:r w:rsidR="00613C1D">
              <w:rPr>
                <w:b/>
                <w:bCs/>
                <w:noProof/>
              </w:rPr>
              <w:t>Error! Hyperlink reference not valid.</w:t>
            </w:r>
          </w:ins>
          <w:del w:id="640" w:author="David Conklin" w:date="2020-12-08T14:53:00Z">
            <w:r w:rsidR="00054245" w:rsidRPr="009118A7" w:rsidDel="00977ECE">
              <w:rPr>
                <w:rStyle w:val="Hyperlink"/>
                <w:noProof/>
              </w:rPr>
              <w:delText>Calibration and simulation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_Toc58250590 \h </w:delInstrText>
            </w:r>
            <w:r w:rsidR="00054245" w:rsidDel="00977ECE">
              <w:rPr>
                <w:noProof/>
                <w:webHidden/>
              </w:rPr>
              <w:fldChar w:fldCharType="separate"/>
            </w:r>
          </w:del>
          <w:ins w:id="641" w:author="David Conklin" w:date="2020-12-11T09:14:00Z">
            <w:r w:rsidR="00D24E1A">
              <w:rPr>
                <w:b/>
                <w:bCs/>
                <w:noProof/>
                <w:webHidden/>
              </w:rPr>
              <w:t>Error! Bookmark not defined.</w:t>
            </w:r>
          </w:ins>
          <w:del w:id="642" w:author="David Conklin" w:date="2020-12-08T14:53:00Z">
            <w:r w:rsidR="00054245" w:rsidDel="00977ECE">
              <w:rPr>
                <w:noProof/>
                <w:webHidden/>
              </w:rPr>
              <w:delText>42</w:delText>
            </w:r>
            <w:r w:rsidR="00054245" w:rsidDel="00977ECE">
              <w:rPr>
                <w:noProof/>
                <w:webHidden/>
              </w:rPr>
              <w:fldChar w:fldCharType="end"/>
            </w:r>
            <w:r w:rsidDel="00977ECE">
              <w:rPr>
                <w:noProof/>
              </w:rPr>
              <w:fldChar w:fldCharType="end"/>
            </w:r>
          </w:del>
        </w:p>
        <w:p w14:paraId="4E1A9892" w14:textId="2113F2E1" w:rsidR="00054245" w:rsidDel="00977ECE" w:rsidRDefault="00914CB4">
          <w:pPr>
            <w:pStyle w:val="TOC2"/>
            <w:tabs>
              <w:tab w:val="right" w:leader="dot" w:pos="9350"/>
            </w:tabs>
            <w:rPr>
              <w:del w:id="643" w:author="David Conklin" w:date="2020-12-08T14:53:00Z"/>
              <w:rFonts w:eastAsiaTheme="minorEastAsia"/>
              <w:noProof/>
            </w:rPr>
          </w:pPr>
          <w:del w:id="644" w:author="David Conklin" w:date="2020-12-08T14:53:00Z">
            <w:r w:rsidDel="00977ECE">
              <w:rPr>
                <w:noProof/>
              </w:rPr>
              <w:fldChar w:fldCharType="begin"/>
            </w:r>
            <w:r w:rsidDel="00977ECE">
              <w:rPr>
                <w:noProof/>
              </w:rPr>
              <w:delInstrText xml:space="preserve"> HYPERLINK \l "_Toc58250591" </w:delInstrText>
            </w:r>
            <w:r w:rsidDel="00977ECE">
              <w:rPr>
                <w:noProof/>
              </w:rPr>
              <w:fldChar w:fldCharType="separate"/>
            </w:r>
          </w:del>
          <w:ins w:id="645" w:author="David Conklin" w:date="2020-12-08T17:42:00Z">
            <w:r w:rsidR="00613C1D">
              <w:rPr>
                <w:b/>
                <w:bCs/>
                <w:noProof/>
              </w:rPr>
              <w:t>Error! Hyperlink reference not valid.</w:t>
            </w:r>
          </w:ins>
          <w:del w:id="646" w:author="David Conklin" w:date="2020-12-08T14:53:00Z">
            <w:r w:rsidR="00054245" w:rsidRPr="009118A7" w:rsidDel="00977ECE">
              <w:rPr>
                <w:rStyle w:val="Hyperlink"/>
                <w:noProof/>
              </w:rPr>
              <w:delText>Analysis of locations where the model has low skill</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_Toc58250591 \h </w:delInstrText>
            </w:r>
            <w:r w:rsidR="00054245" w:rsidDel="00977ECE">
              <w:rPr>
                <w:noProof/>
                <w:webHidden/>
              </w:rPr>
              <w:fldChar w:fldCharType="separate"/>
            </w:r>
          </w:del>
          <w:ins w:id="647" w:author="David Conklin" w:date="2020-12-11T09:14:00Z">
            <w:r w:rsidR="00D24E1A">
              <w:rPr>
                <w:b/>
                <w:bCs/>
                <w:noProof/>
                <w:webHidden/>
              </w:rPr>
              <w:t>Error! Bookmark not defined.</w:t>
            </w:r>
          </w:ins>
          <w:del w:id="648" w:author="David Conklin" w:date="2020-12-08T14:53:00Z">
            <w:r w:rsidR="00054245" w:rsidDel="00977ECE">
              <w:rPr>
                <w:noProof/>
                <w:webHidden/>
              </w:rPr>
              <w:delText>45</w:delText>
            </w:r>
            <w:r w:rsidR="00054245" w:rsidDel="00977ECE">
              <w:rPr>
                <w:noProof/>
                <w:webHidden/>
              </w:rPr>
              <w:fldChar w:fldCharType="end"/>
            </w:r>
            <w:r w:rsidDel="00977ECE">
              <w:rPr>
                <w:noProof/>
              </w:rPr>
              <w:fldChar w:fldCharType="end"/>
            </w:r>
          </w:del>
        </w:p>
        <w:p w14:paraId="6D5BF1C0" w14:textId="470F15CE" w:rsidR="00054245" w:rsidDel="00977ECE" w:rsidRDefault="00914CB4">
          <w:pPr>
            <w:pStyle w:val="TOC2"/>
            <w:tabs>
              <w:tab w:val="right" w:leader="dot" w:pos="9350"/>
            </w:tabs>
            <w:rPr>
              <w:del w:id="649" w:author="David Conklin" w:date="2020-12-08T14:53:00Z"/>
              <w:rFonts w:eastAsiaTheme="minorEastAsia"/>
              <w:noProof/>
            </w:rPr>
          </w:pPr>
          <w:del w:id="650" w:author="David Conklin" w:date="2020-12-08T14:53:00Z">
            <w:r w:rsidDel="00977ECE">
              <w:rPr>
                <w:noProof/>
              </w:rPr>
              <w:fldChar w:fldCharType="begin"/>
            </w:r>
            <w:r w:rsidDel="00977ECE">
              <w:rPr>
                <w:noProof/>
              </w:rPr>
              <w:delInstrText xml:space="preserve"> HYPERLINK \l "_Toc58250592" </w:delInstrText>
            </w:r>
            <w:r w:rsidDel="00977ECE">
              <w:rPr>
                <w:noProof/>
              </w:rPr>
              <w:fldChar w:fldCharType="separate"/>
            </w:r>
          </w:del>
          <w:ins w:id="651" w:author="David Conklin" w:date="2020-12-08T17:42:00Z">
            <w:r w:rsidR="00613C1D">
              <w:rPr>
                <w:b/>
                <w:bCs/>
                <w:noProof/>
              </w:rPr>
              <w:t>Error! Hyperlink reference not valid.</w:t>
            </w:r>
          </w:ins>
          <w:del w:id="652" w:author="David Conklin" w:date="2020-12-08T14:53:00Z">
            <w:r w:rsidR="00054245" w:rsidRPr="009118A7" w:rsidDel="00977ECE">
              <w:rPr>
                <w:rStyle w:val="Hyperlink"/>
                <w:noProof/>
              </w:rPr>
              <w:delText>Simulated McKenzie basin water budget</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_Toc58250592 \h </w:delInstrText>
            </w:r>
            <w:r w:rsidR="00054245" w:rsidDel="00977ECE">
              <w:rPr>
                <w:noProof/>
                <w:webHidden/>
              </w:rPr>
              <w:fldChar w:fldCharType="separate"/>
            </w:r>
          </w:del>
          <w:ins w:id="653" w:author="David Conklin" w:date="2020-12-11T09:14:00Z">
            <w:r w:rsidR="00D24E1A">
              <w:rPr>
                <w:b/>
                <w:bCs/>
                <w:noProof/>
                <w:webHidden/>
              </w:rPr>
              <w:t>Error! Bookmark not defined.</w:t>
            </w:r>
          </w:ins>
          <w:del w:id="654" w:author="David Conklin" w:date="2020-12-08T14:53:00Z">
            <w:r w:rsidR="00054245" w:rsidDel="00977ECE">
              <w:rPr>
                <w:noProof/>
                <w:webHidden/>
              </w:rPr>
              <w:delText>46</w:delText>
            </w:r>
            <w:r w:rsidR="00054245" w:rsidDel="00977ECE">
              <w:rPr>
                <w:noProof/>
                <w:webHidden/>
              </w:rPr>
              <w:fldChar w:fldCharType="end"/>
            </w:r>
            <w:r w:rsidDel="00977ECE">
              <w:rPr>
                <w:noProof/>
              </w:rPr>
              <w:fldChar w:fldCharType="end"/>
            </w:r>
          </w:del>
        </w:p>
        <w:p w14:paraId="7B565559" w14:textId="0BDD5653" w:rsidR="00054245" w:rsidDel="00977ECE" w:rsidRDefault="00914CB4">
          <w:pPr>
            <w:pStyle w:val="TOC2"/>
            <w:tabs>
              <w:tab w:val="right" w:leader="dot" w:pos="9350"/>
            </w:tabs>
            <w:rPr>
              <w:del w:id="655" w:author="David Conklin" w:date="2020-12-08T14:53:00Z"/>
              <w:rFonts w:eastAsiaTheme="minorEastAsia"/>
              <w:noProof/>
            </w:rPr>
          </w:pPr>
          <w:del w:id="656" w:author="David Conklin" w:date="2020-12-08T14:53:00Z">
            <w:r w:rsidDel="00977ECE">
              <w:rPr>
                <w:noProof/>
              </w:rPr>
              <w:fldChar w:fldCharType="begin"/>
            </w:r>
            <w:r w:rsidDel="00977ECE">
              <w:rPr>
                <w:noProof/>
              </w:rPr>
              <w:delInstrText xml:space="preserve"> HYPERLINK \l "_Toc58250593" </w:delInstrText>
            </w:r>
            <w:r w:rsidDel="00977ECE">
              <w:rPr>
                <w:noProof/>
              </w:rPr>
              <w:fldChar w:fldCharType="separate"/>
            </w:r>
          </w:del>
          <w:ins w:id="657" w:author="David Conklin" w:date="2020-12-08T17:42:00Z">
            <w:r w:rsidR="00613C1D">
              <w:rPr>
                <w:b/>
                <w:bCs/>
                <w:noProof/>
              </w:rPr>
              <w:t>Error! Hyperlink reference not valid.</w:t>
            </w:r>
          </w:ins>
          <w:del w:id="658" w:author="David Conklin" w:date="2020-12-08T14:53:00Z">
            <w:r w:rsidR="00054245" w:rsidRPr="009118A7" w:rsidDel="00977ECE">
              <w:rPr>
                <w:rStyle w:val="Hyperlink"/>
                <w:noProof/>
              </w:rPr>
              <w:delText>Clackamas wetlands v. McKenzie wetlands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_Toc58250593 \h </w:delInstrText>
            </w:r>
            <w:r w:rsidR="00054245" w:rsidDel="00977ECE">
              <w:rPr>
                <w:noProof/>
                <w:webHidden/>
              </w:rPr>
              <w:fldChar w:fldCharType="separate"/>
            </w:r>
          </w:del>
          <w:ins w:id="659" w:author="David Conklin" w:date="2020-12-11T09:14:00Z">
            <w:r w:rsidR="00D24E1A">
              <w:rPr>
                <w:b/>
                <w:bCs/>
                <w:noProof/>
                <w:webHidden/>
              </w:rPr>
              <w:t>Error! Bookmark not defined.</w:t>
            </w:r>
          </w:ins>
          <w:del w:id="660" w:author="David Conklin" w:date="2020-12-08T14:53:00Z">
            <w:r w:rsidR="00054245" w:rsidDel="00977ECE">
              <w:rPr>
                <w:noProof/>
                <w:webHidden/>
              </w:rPr>
              <w:delText>48</w:delText>
            </w:r>
            <w:r w:rsidR="00054245" w:rsidDel="00977ECE">
              <w:rPr>
                <w:noProof/>
                <w:webHidden/>
              </w:rPr>
              <w:fldChar w:fldCharType="end"/>
            </w:r>
            <w:r w:rsidDel="00977ECE">
              <w:rPr>
                <w:noProof/>
              </w:rPr>
              <w:fldChar w:fldCharType="end"/>
            </w:r>
          </w:del>
        </w:p>
        <w:p w14:paraId="3A152840" w14:textId="174B9260" w:rsidR="00054245" w:rsidDel="00977ECE" w:rsidRDefault="00914CB4">
          <w:pPr>
            <w:pStyle w:val="TOC1"/>
            <w:tabs>
              <w:tab w:val="right" w:leader="dot" w:pos="9350"/>
            </w:tabs>
            <w:rPr>
              <w:del w:id="661" w:author="David Conklin" w:date="2020-12-08T14:53:00Z"/>
              <w:rFonts w:eastAsiaTheme="minorEastAsia"/>
              <w:noProof/>
            </w:rPr>
          </w:pPr>
          <w:del w:id="662" w:author="David Conklin" w:date="2020-12-08T14:53:00Z">
            <w:r w:rsidDel="00977ECE">
              <w:rPr>
                <w:noProof/>
              </w:rPr>
              <w:fldChar w:fldCharType="begin"/>
            </w:r>
            <w:r w:rsidDel="00977ECE">
              <w:rPr>
                <w:noProof/>
              </w:rPr>
              <w:delInstrText xml:space="preserve"> HYPERLINK \l "_Toc58250594" </w:delInstrText>
            </w:r>
            <w:r w:rsidDel="00977ECE">
              <w:rPr>
                <w:noProof/>
              </w:rPr>
              <w:fldChar w:fldCharType="separate"/>
            </w:r>
          </w:del>
          <w:ins w:id="663" w:author="David Conklin" w:date="2020-12-08T17:42:00Z">
            <w:r w:rsidR="00613C1D">
              <w:rPr>
                <w:b/>
                <w:bCs/>
                <w:noProof/>
              </w:rPr>
              <w:t>Error! Hyperlink reference not valid.</w:t>
            </w:r>
          </w:ins>
          <w:del w:id="664" w:author="David Conklin" w:date="2020-12-08T14:53:00Z">
            <w:r w:rsidR="00054245" w:rsidRPr="009118A7" w:rsidDel="00977ECE">
              <w:rPr>
                <w:rStyle w:val="Hyperlink"/>
                <w:noProof/>
              </w:rPr>
              <w:delText>The Clackamas Basin</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_Toc58250594 \h </w:delInstrText>
            </w:r>
            <w:r w:rsidR="00054245" w:rsidDel="00977ECE">
              <w:rPr>
                <w:noProof/>
                <w:webHidden/>
              </w:rPr>
              <w:fldChar w:fldCharType="separate"/>
            </w:r>
          </w:del>
          <w:ins w:id="665" w:author="David Conklin" w:date="2020-12-11T09:14:00Z">
            <w:r w:rsidR="00D24E1A">
              <w:rPr>
                <w:b/>
                <w:bCs/>
                <w:noProof/>
                <w:webHidden/>
              </w:rPr>
              <w:t>Error! Bookmark not defined.</w:t>
            </w:r>
          </w:ins>
          <w:del w:id="666" w:author="David Conklin" w:date="2020-12-08T14:53:00Z">
            <w:r w:rsidR="00054245" w:rsidDel="00977ECE">
              <w:rPr>
                <w:noProof/>
                <w:webHidden/>
              </w:rPr>
              <w:delText>49</w:delText>
            </w:r>
            <w:r w:rsidR="00054245" w:rsidDel="00977ECE">
              <w:rPr>
                <w:noProof/>
                <w:webHidden/>
              </w:rPr>
              <w:fldChar w:fldCharType="end"/>
            </w:r>
            <w:r w:rsidDel="00977ECE">
              <w:rPr>
                <w:noProof/>
              </w:rPr>
              <w:fldChar w:fldCharType="end"/>
            </w:r>
          </w:del>
        </w:p>
        <w:p w14:paraId="58B5EEE6" w14:textId="4EF43DE5" w:rsidR="00054245" w:rsidDel="00977ECE" w:rsidRDefault="00914CB4">
          <w:pPr>
            <w:pStyle w:val="TOC1"/>
            <w:tabs>
              <w:tab w:val="right" w:leader="dot" w:pos="9350"/>
            </w:tabs>
            <w:rPr>
              <w:del w:id="667" w:author="David Conklin" w:date="2020-12-08T14:53:00Z"/>
              <w:rFonts w:eastAsiaTheme="minorEastAsia"/>
              <w:noProof/>
            </w:rPr>
          </w:pPr>
          <w:del w:id="668" w:author="David Conklin" w:date="2020-12-08T14:53:00Z">
            <w:r w:rsidDel="00977ECE">
              <w:rPr>
                <w:noProof/>
              </w:rPr>
              <w:fldChar w:fldCharType="begin"/>
            </w:r>
            <w:r w:rsidDel="00977ECE">
              <w:rPr>
                <w:noProof/>
              </w:rPr>
              <w:delInstrText xml:space="preserve"> HYPERLINK \l "_Toc58250595" </w:delInstrText>
            </w:r>
            <w:r w:rsidDel="00977ECE">
              <w:rPr>
                <w:noProof/>
              </w:rPr>
              <w:fldChar w:fldCharType="separate"/>
            </w:r>
          </w:del>
          <w:ins w:id="669" w:author="David Conklin" w:date="2020-12-08T17:42:00Z">
            <w:r w:rsidR="00613C1D">
              <w:rPr>
                <w:b/>
                <w:bCs/>
                <w:noProof/>
              </w:rPr>
              <w:t>Error! Hyperlink reference not valid.</w:t>
            </w:r>
          </w:ins>
          <w:del w:id="670" w:author="David Conklin" w:date="2020-12-08T14:53:00Z">
            <w:r w:rsidR="00054245" w:rsidRPr="009118A7" w:rsidDel="00977ECE">
              <w:rPr>
                <w:rStyle w:val="Hyperlink"/>
                <w:noProof/>
              </w:rPr>
              <w:delText>Directory structure and file names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_Toc58250595 \h </w:delInstrText>
            </w:r>
            <w:r w:rsidR="00054245" w:rsidDel="00977ECE">
              <w:rPr>
                <w:noProof/>
                <w:webHidden/>
              </w:rPr>
              <w:fldChar w:fldCharType="separate"/>
            </w:r>
          </w:del>
          <w:ins w:id="671" w:author="David Conklin" w:date="2020-12-11T09:14:00Z">
            <w:r w:rsidR="00D24E1A">
              <w:rPr>
                <w:b/>
                <w:bCs/>
                <w:noProof/>
                <w:webHidden/>
              </w:rPr>
              <w:t>Error! Bookmark not defined.</w:t>
            </w:r>
          </w:ins>
          <w:del w:id="672" w:author="David Conklin" w:date="2020-12-08T14:53:00Z">
            <w:r w:rsidR="00054245" w:rsidDel="00977ECE">
              <w:rPr>
                <w:noProof/>
                <w:webHidden/>
              </w:rPr>
              <w:delText>50</w:delText>
            </w:r>
            <w:r w:rsidR="00054245" w:rsidDel="00977ECE">
              <w:rPr>
                <w:noProof/>
                <w:webHidden/>
              </w:rPr>
              <w:fldChar w:fldCharType="end"/>
            </w:r>
            <w:r w:rsidDel="00977ECE">
              <w:rPr>
                <w:noProof/>
              </w:rPr>
              <w:fldChar w:fldCharType="end"/>
            </w:r>
          </w:del>
        </w:p>
        <w:p w14:paraId="569ACA9D" w14:textId="235D5398" w:rsidR="00054245" w:rsidDel="00977ECE" w:rsidRDefault="00914CB4">
          <w:pPr>
            <w:pStyle w:val="TOC1"/>
            <w:tabs>
              <w:tab w:val="right" w:leader="dot" w:pos="9350"/>
            </w:tabs>
            <w:rPr>
              <w:del w:id="673" w:author="David Conklin" w:date="2020-12-08T14:53:00Z"/>
              <w:rFonts w:eastAsiaTheme="minorEastAsia"/>
              <w:noProof/>
            </w:rPr>
          </w:pPr>
          <w:del w:id="674" w:author="David Conklin" w:date="2020-12-08T14:53:00Z">
            <w:r w:rsidDel="00977ECE">
              <w:rPr>
                <w:noProof/>
              </w:rPr>
              <w:fldChar w:fldCharType="begin"/>
            </w:r>
            <w:r w:rsidDel="00977ECE">
              <w:rPr>
                <w:noProof/>
              </w:rPr>
              <w:delInstrText xml:space="preserve"> HYPERLINK \l "_Toc58250596" </w:delInstrText>
            </w:r>
            <w:r w:rsidDel="00977ECE">
              <w:rPr>
                <w:noProof/>
              </w:rPr>
              <w:fldChar w:fldCharType="separate"/>
            </w:r>
          </w:del>
          <w:ins w:id="675" w:author="David Conklin" w:date="2020-12-08T17:42:00Z">
            <w:r w:rsidR="00613C1D">
              <w:rPr>
                <w:b/>
                <w:bCs/>
                <w:noProof/>
              </w:rPr>
              <w:t>Error! Hyperlink reference not valid.</w:t>
            </w:r>
          </w:ins>
          <w:del w:id="676" w:author="David Conklin" w:date="2020-12-08T14:53:00Z">
            <w:r w:rsidR="00054245" w:rsidRPr="009118A7" w:rsidDel="00977ECE">
              <w:rPr>
                <w:rStyle w:val="Hyperlink"/>
                <w:noProof/>
              </w:rPr>
              <w:delText>Release Log</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_Toc58250596 \h </w:delInstrText>
            </w:r>
            <w:r w:rsidR="00054245" w:rsidDel="00977ECE">
              <w:rPr>
                <w:noProof/>
                <w:webHidden/>
              </w:rPr>
              <w:fldChar w:fldCharType="separate"/>
            </w:r>
          </w:del>
          <w:ins w:id="677" w:author="David Conklin" w:date="2020-12-11T09:14:00Z">
            <w:r w:rsidR="00D24E1A">
              <w:rPr>
                <w:b/>
                <w:bCs/>
                <w:noProof/>
                <w:webHidden/>
              </w:rPr>
              <w:t>Error! Bookmark not defined.</w:t>
            </w:r>
          </w:ins>
          <w:del w:id="678" w:author="David Conklin" w:date="2020-12-08T14:53:00Z">
            <w:r w:rsidR="00054245" w:rsidDel="00977ECE">
              <w:rPr>
                <w:noProof/>
                <w:webHidden/>
              </w:rPr>
              <w:delText>50</w:delText>
            </w:r>
            <w:r w:rsidR="00054245" w:rsidDel="00977ECE">
              <w:rPr>
                <w:noProof/>
                <w:webHidden/>
              </w:rPr>
              <w:fldChar w:fldCharType="end"/>
            </w:r>
            <w:r w:rsidDel="00977ECE">
              <w:rPr>
                <w:noProof/>
              </w:rPr>
              <w:fldChar w:fldCharType="end"/>
            </w:r>
          </w:del>
        </w:p>
        <w:p w14:paraId="0B5BD9CE" w14:textId="618BB3C2" w:rsidR="00054245" w:rsidDel="00977ECE" w:rsidRDefault="00914CB4">
          <w:pPr>
            <w:pStyle w:val="TOC1"/>
            <w:tabs>
              <w:tab w:val="right" w:leader="dot" w:pos="9350"/>
            </w:tabs>
            <w:rPr>
              <w:del w:id="679" w:author="David Conklin" w:date="2020-12-08T14:53:00Z"/>
              <w:rFonts w:eastAsiaTheme="minorEastAsia"/>
              <w:noProof/>
            </w:rPr>
          </w:pPr>
          <w:del w:id="680" w:author="David Conklin" w:date="2020-12-08T14:53:00Z">
            <w:r w:rsidDel="00977ECE">
              <w:rPr>
                <w:noProof/>
              </w:rPr>
              <w:fldChar w:fldCharType="begin"/>
            </w:r>
            <w:r w:rsidDel="00977ECE">
              <w:rPr>
                <w:noProof/>
              </w:rPr>
              <w:delInstrText xml:space="preserve"> HYPERLINK \l "_Toc58250597" </w:delInstrText>
            </w:r>
            <w:r w:rsidDel="00977ECE">
              <w:rPr>
                <w:noProof/>
              </w:rPr>
              <w:fldChar w:fldCharType="separate"/>
            </w:r>
          </w:del>
          <w:ins w:id="681" w:author="David Conklin" w:date="2020-12-08T17:42:00Z">
            <w:r w:rsidR="00613C1D">
              <w:rPr>
                <w:b/>
                <w:bCs/>
                <w:noProof/>
              </w:rPr>
              <w:t>Error! Hyperlink reference not valid.</w:t>
            </w:r>
          </w:ins>
          <w:del w:id="682" w:author="David Conklin" w:date="2020-12-08T14:53:00Z">
            <w:r w:rsidR="00054245" w:rsidRPr="009118A7" w:rsidDel="00977ECE">
              <w:rPr>
                <w:rStyle w:val="Hyperlink"/>
                <w:noProof/>
              </w:rPr>
              <w:delText>References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_Toc58250597 \h </w:delInstrText>
            </w:r>
            <w:r w:rsidR="00054245" w:rsidDel="00977ECE">
              <w:rPr>
                <w:noProof/>
                <w:webHidden/>
              </w:rPr>
              <w:fldChar w:fldCharType="separate"/>
            </w:r>
          </w:del>
          <w:ins w:id="683" w:author="David Conklin" w:date="2020-12-11T09:14:00Z">
            <w:r w:rsidR="00D24E1A">
              <w:rPr>
                <w:b/>
                <w:bCs/>
                <w:noProof/>
                <w:webHidden/>
              </w:rPr>
              <w:t>Error! Bookmark not defined.</w:t>
            </w:r>
          </w:ins>
          <w:del w:id="684" w:author="David Conklin" w:date="2020-12-08T14:53:00Z">
            <w:r w:rsidR="00054245" w:rsidDel="00977ECE">
              <w:rPr>
                <w:noProof/>
                <w:webHidden/>
              </w:rPr>
              <w:delText>53</w:delText>
            </w:r>
            <w:r w:rsidR="00054245" w:rsidDel="00977ECE">
              <w:rPr>
                <w:noProof/>
                <w:webHidden/>
              </w:rPr>
              <w:fldChar w:fldCharType="end"/>
            </w:r>
            <w:r w:rsidDel="00977ECE">
              <w:rPr>
                <w:noProof/>
              </w:rPr>
              <w:fldChar w:fldCharType="end"/>
            </w:r>
          </w:del>
        </w:p>
        <w:p w14:paraId="5DBF7579" w14:textId="659B300E" w:rsidR="00054245" w:rsidDel="00977ECE" w:rsidRDefault="00914CB4">
          <w:pPr>
            <w:pStyle w:val="TOC1"/>
            <w:tabs>
              <w:tab w:val="right" w:leader="dot" w:pos="9350"/>
            </w:tabs>
            <w:rPr>
              <w:del w:id="685" w:author="David Conklin" w:date="2020-12-08T14:53:00Z"/>
              <w:rFonts w:eastAsiaTheme="minorEastAsia"/>
              <w:noProof/>
            </w:rPr>
          </w:pPr>
          <w:del w:id="686" w:author="David Conklin" w:date="2020-12-08T14:53:00Z">
            <w:r w:rsidDel="00977ECE">
              <w:rPr>
                <w:noProof/>
              </w:rPr>
              <w:fldChar w:fldCharType="begin"/>
            </w:r>
            <w:r w:rsidDel="00977ECE">
              <w:rPr>
                <w:noProof/>
              </w:rPr>
              <w:delInstrText xml:space="preserve"> HYPERLINK \l "_Toc58250598" </w:delInstrText>
            </w:r>
            <w:r w:rsidDel="00977ECE">
              <w:rPr>
                <w:noProof/>
              </w:rPr>
              <w:fldChar w:fldCharType="separate"/>
            </w:r>
          </w:del>
          <w:ins w:id="687" w:author="David Conklin" w:date="2020-12-08T17:42:00Z">
            <w:r w:rsidR="00613C1D">
              <w:rPr>
                <w:b/>
                <w:bCs/>
                <w:noProof/>
              </w:rPr>
              <w:t>Error! Hyperlink reference not valid.</w:t>
            </w:r>
          </w:ins>
          <w:del w:id="688" w:author="David Conklin" w:date="2020-12-08T14:53:00Z">
            <w:r w:rsidR="00054245" w:rsidRPr="009118A7" w:rsidDel="00977ECE">
              <w:rPr>
                <w:rStyle w:val="Hyperlink"/>
                <w:noProof/>
              </w:rPr>
              <w:delText>Acronyms and Abbreviations</w:delText>
            </w:r>
            <w:r w:rsidR="00054245" w:rsidDel="00977ECE">
              <w:rPr>
                <w:noProof/>
                <w:webHidden/>
              </w:rPr>
              <w:tab/>
            </w:r>
            <w:r w:rsidR="00054245" w:rsidDel="00977ECE">
              <w:rPr>
                <w:noProof/>
                <w:webHidden/>
              </w:rPr>
              <w:fldChar w:fldCharType="begin"/>
            </w:r>
            <w:r w:rsidR="00054245" w:rsidDel="00977ECE">
              <w:rPr>
                <w:noProof/>
                <w:webHidden/>
              </w:rPr>
              <w:delInstrText xml:space="preserve"> PAGEREF _Toc58250598 \h </w:delInstrText>
            </w:r>
            <w:r w:rsidR="00054245" w:rsidDel="00977ECE">
              <w:rPr>
                <w:noProof/>
                <w:webHidden/>
              </w:rPr>
              <w:fldChar w:fldCharType="separate"/>
            </w:r>
          </w:del>
          <w:ins w:id="689" w:author="David Conklin" w:date="2020-12-11T09:14:00Z">
            <w:r w:rsidR="00D24E1A">
              <w:rPr>
                <w:b/>
                <w:bCs/>
                <w:noProof/>
                <w:webHidden/>
              </w:rPr>
              <w:t>Error! Bookmark not defined.</w:t>
            </w:r>
          </w:ins>
          <w:del w:id="690" w:author="David Conklin" w:date="2020-12-08T14:53:00Z">
            <w:r w:rsidR="00054245" w:rsidDel="00977ECE">
              <w:rPr>
                <w:noProof/>
                <w:webHidden/>
              </w:rPr>
              <w:delText>54</w:delText>
            </w:r>
            <w:r w:rsidR="00054245" w:rsidDel="00977ECE">
              <w:rPr>
                <w:noProof/>
                <w:webHidden/>
              </w:rPr>
              <w:fldChar w:fldCharType="end"/>
            </w:r>
            <w:r w:rsidDel="00977EC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FC59A3E"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0F5E41">
        <w:fldChar w:fldCharType="begin"/>
      </w:r>
      <w:r w:rsidR="000F5E41">
        <w:instrText xml:space="preserve"> HYPERLINK \l "_Toc53219833" </w:instrText>
      </w:r>
      <w:r w:rsidR="000F5E41">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1" w:author="David Conklin" w:date="2020-12-11T09:14:00Z">
        <w:r w:rsidR="00D24E1A">
          <w:rPr>
            <w:noProof/>
            <w:webHidden/>
          </w:rPr>
          <w:t>7</w:t>
        </w:r>
      </w:ins>
      <w:del w:id="692" w:author="David Conklin" w:date="2020-12-11T04:41:00Z">
        <w:r w:rsidR="00F90C07" w:rsidDel="00AB737C">
          <w:rPr>
            <w:noProof/>
            <w:webHidden/>
          </w:rPr>
          <w:delText>7</w:delText>
        </w:r>
      </w:del>
      <w:r w:rsidR="006A13B7">
        <w:rPr>
          <w:noProof/>
          <w:webHidden/>
        </w:rPr>
        <w:fldChar w:fldCharType="end"/>
      </w:r>
      <w:r w:rsidR="000F5E41">
        <w:rPr>
          <w:noProof/>
        </w:rPr>
        <w:fldChar w:fldCharType="end"/>
      </w:r>
    </w:p>
    <w:p w14:paraId="4268C92E" w14:textId="022B4F71" w:rsidR="006A13B7" w:rsidRDefault="000F5E41">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3" w:author="David Conklin" w:date="2020-12-11T09:14:00Z">
        <w:r w:rsidR="00D24E1A">
          <w:rPr>
            <w:noProof/>
            <w:webHidden/>
          </w:rPr>
          <w:t>8</w:t>
        </w:r>
      </w:ins>
      <w:del w:id="694" w:author="David Conklin" w:date="2020-12-11T04:41:00Z">
        <w:r w:rsidR="00F90C07" w:rsidDel="00AB737C">
          <w:rPr>
            <w:noProof/>
            <w:webHidden/>
          </w:rPr>
          <w:delText>8</w:delText>
        </w:r>
      </w:del>
      <w:r w:rsidR="006A13B7">
        <w:rPr>
          <w:noProof/>
          <w:webHidden/>
        </w:rPr>
        <w:fldChar w:fldCharType="end"/>
      </w:r>
      <w:r>
        <w:rPr>
          <w:noProof/>
        </w:rPr>
        <w:fldChar w:fldCharType="end"/>
      </w:r>
    </w:p>
    <w:p w14:paraId="48FAB7CA" w14:textId="785C1830" w:rsidR="006A13B7" w:rsidRDefault="000F5E41">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5" w:author="David Conklin" w:date="2020-12-11T09:14:00Z">
        <w:r w:rsidR="00D24E1A">
          <w:rPr>
            <w:noProof/>
            <w:webHidden/>
          </w:rPr>
          <w:t>9</w:t>
        </w:r>
      </w:ins>
      <w:del w:id="696" w:author="David Conklin" w:date="2020-12-11T04:41:00Z">
        <w:r w:rsidR="00F90C07" w:rsidDel="00AB737C">
          <w:rPr>
            <w:noProof/>
            <w:webHidden/>
          </w:rPr>
          <w:delText>9</w:delText>
        </w:r>
      </w:del>
      <w:r w:rsidR="006A13B7">
        <w:rPr>
          <w:noProof/>
          <w:webHidden/>
        </w:rPr>
        <w:fldChar w:fldCharType="end"/>
      </w:r>
      <w:r>
        <w:rPr>
          <w:noProof/>
        </w:rPr>
        <w:fldChar w:fldCharType="end"/>
      </w:r>
    </w:p>
    <w:p w14:paraId="556989A9" w14:textId="5871772F" w:rsidR="006A13B7" w:rsidRDefault="000F5E41">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7" w:author="David Conklin" w:date="2020-12-11T09:14:00Z">
        <w:r w:rsidR="00D24E1A">
          <w:rPr>
            <w:noProof/>
            <w:webHidden/>
          </w:rPr>
          <w:t>10</w:t>
        </w:r>
      </w:ins>
      <w:del w:id="698" w:author="David Conklin" w:date="2020-12-11T04:41:00Z">
        <w:r w:rsidR="00F90C07" w:rsidDel="00AB737C">
          <w:rPr>
            <w:noProof/>
            <w:webHidden/>
          </w:rPr>
          <w:delText>10</w:delText>
        </w:r>
      </w:del>
      <w:r w:rsidR="006A13B7">
        <w:rPr>
          <w:noProof/>
          <w:webHidden/>
        </w:rPr>
        <w:fldChar w:fldCharType="end"/>
      </w:r>
      <w:r>
        <w:rPr>
          <w:noProof/>
        </w:rPr>
        <w:fldChar w:fldCharType="end"/>
      </w:r>
    </w:p>
    <w:p w14:paraId="4CD30AF6" w14:textId="65C2C157" w:rsidR="006A13B7" w:rsidRDefault="000F5E41">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9" w:author="David Conklin" w:date="2020-12-11T09:14:00Z">
        <w:r w:rsidR="00D24E1A">
          <w:rPr>
            <w:noProof/>
            <w:webHidden/>
          </w:rPr>
          <w:t>11</w:t>
        </w:r>
      </w:ins>
      <w:del w:id="700" w:author="David Conklin" w:date="2020-12-11T04:41:00Z">
        <w:r w:rsidR="00F90C07" w:rsidDel="00AB737C">
          <w:rPr>
            <w:noProof/>
            <w:webHidden/>
          </w:rPr>
          <w:delText>11</w:delText>
        </w:r>
      </w:del>
      <w:r w:rsidR="006A13B7">
        <w:rPr>
          <w:noProof/>
          <w:webHidden/>
        </w:rPr>
        <w:fldChar w:fldCharType="end"/>
      </w:r>
      <w:r>
        <w:rPr>
          <w:noProof/>
        </w:rPr>
        <w:fldChar w:fldCharType="end"/>
      </w:r>
    </w:p>
    <w:p w14:paraId="57584ECA" w14:textId="79477F74" w:rsidR="006A13B7" w:rsidRDefault="000F5E41">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1" w:author="David Conklin" w:date="2020-12-11T09:14:00Z">
        <w:r w:rsidR="00D24E1A">
          <w:rPr>
            <w:noProof/>
            <w:webHidden/>
          </w:rPr>
          <w:t>35</w:t>
        </w:r>
      </w:ins>
      <w:del w:id="702" w:author="David Conklin" w:date="2020-12-11T04:41:00Z">
        <w:r w:rsidR="00F90C07" w:rsidDel="00AB737C">
          <w:rPr>
            <w:noProof/>
            <w:webHidden/>
          </w:rPr>
          <w:delText>29</w:delText>
        </w:r>
      </w:del>
      <w:r w:rsidR="006A13B7">
        <w:rPr>
          <w:noProof/>
          <w:webHidden/>
        </w:rPr>
        <w:fldChar w:fldCharType="end"/>
      </w:r>
      <w:r>
        <w:rPr>
          <w:noProof/>
        </w:rPr>
        <w:fldChar w:fldCharType="end"/>
      </w:r>
    </w:p>
    <w:p w14:paraId="71D389E6" w14:textId="3895A9BC" w:rsidR="006A13B7" w:rsidRDefault="000F5E41">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3" w:author="David Conklin" w:date="2020-12-11T09:14:00Z">
        <w:r w:rsidR="00D24E1A">
          <w:rPr>
            <w:noProof/>
            <w:webHidden/>
          </w:rPr>
          <w:t>37</w:t>
        </w:r>
      </w:ins>
      <w:del w:id="704" w:author="David Conklin" w:date="2020-12-11T04:41:00Z">
        <w:r w:rsidR="00F90C07" w:rsidDel="00AB737C">
          <w:rPr>
            <w:noProof/>
            <w:webHidden/>
          </w:rPr>
          <w:delText>31</w:delText>
        </w:r>
      </w:del>
      <w:r w:rsidR="006A13B7">
        <w:rPr>
          <w:noProof/>
          <w:webHidden/>
        </w:rPr>
        <w:fldChar w:fldCharType="end"/>
      </w:r>
      <w:r>
        <w:rPr>
          <w:noProof/>
        </w:rPr>
        <w:fldChar w:fldCharType="end"/>
      </w:r>
    </w:p>
    <w:p w14:paraId="5B5E39AF" w14:textId="13D03C1F" w:rsidR="006A13B7" w:rsidRDefault="000F5E41">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5" w:author="David Conklin" w:date="2020-12-11T09:14:00Z">
        <w:r w:rsidR="00D24E1A">
          <w:rPr>
            <w:noProof/>
            <w:webHidden/>
          </w:rPr>
          <w:t>38</w:t>
        </w:r>
      </w:ins>
      <w:del w:id="706" w:author="David Conklin" w:date="2020-12-11T04:41:00Z">
        <w:r w:rsidR="00F90C07" w:rsidDel="00AB737C">
          <w:rPr>
            <w:noProof/>
            <w:webHidden/>
          </w:rPr>
          <w:delText>32</w:delText>
        </w:r>
      </w:del>
      <w:r w:rsidR="006A13B7">
        <w:rPr>
          <w:noProof/>
          <w:webHidden/>
        </w:rPr>
        <w:fldChar w:fldCharType="end"/>
      </w:r>
      <w:r>
        <w:rPr>
          <w:noProof/>
        </w:rPr>
        <w:fldChar w:fldCharType="end"/>
      </w:r>
    </w:p>
    <w:p w14:paraId="48D7D59A" w14:textId="12375980" w:rsidR="006A13B7" w:rsidRDefault="000F5E41">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7" w:author="David Conklin" w:date="2020-12-11T09:14:00Z">
        <w:r w:rsidR="00D24E1A">
          <w:rPr>
            <w:noProof/>
            <w:webHidden/>
          </w:rPr>
          <w:t>53</w:t>
        </w:r>
      </w:ins>
      <w:del w:id="708" w:author="David Conklin" w:date="2020-12-11T04:41:00Z">
        <w:r w:rsidR="00F90C07" w:rsidDel="00AB737C">
          <w:rPr>
            <w:noProof/>
            <w:webHidden/>
          </w:rPr>
          <w:delText>47</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9" w:name="_Toc58341789"/>
      <w:r>
        <w:t>What is a digital handbook?</w:t>
      </w:r>
      <w:bookmarkEnd w:id="70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0" w:name="_Toc58341790"/>
      <w:r>
        <w:t>CW3M c</w:t>
      </w:r>
      <w:r w:rsidR="00C70B81">
        <w:t>oncept</w:t>
      </w:r>
      <w:bookmarkEnd w:id="710"/>
      <w:r>
        <w:t xml:space="preserve"> </w:t>
      </w:r>
    </w:p>
    <w:p w14:paraId="7E41CEB8" w14:textId="77777777" w:rsidR="000D6396" w:rsidRDefault="000D6396" w:rsidP="00A43D30"/>
    <w:p w14:paraId="3DA45CFC" w14:textId="77777777" w:rsidR="000D6396" w:rsidRDefault="00C46F0A" w:rsidP="00C46F0A">
      <w:pPr>
        <w:pStyle w:val="Heading2"/>
      </w:pPr>
      <w:bookmarkStart w:id="711" w:name="_Toc58341791"/>
      <w:r>
        <w:t>A different kind of community model</w:t>
      </w:r>
      <w:bookmarkEnd w:id="71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2" w:name="_Toc58341792"/>
      <w:r>
        <w:t>What CW3M is for</w:t>
      </w:r>
      <w:bookmarkEnd w:id="71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3" w:name="_Toc58341793"/>
      <w:r>
        <w:t>Management and maintenance</w:t>
      </w:r>
      <w:bookmarkEnd w:id="71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rPr>
          <w:ins w:id="714" w:author="David Conklin" w:date="2020-12-12T08:02:00Z"/>
        </w:rPr>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rPr>
          <w:ins w:id="715" w:author="David Conklin" w:date="2020-12-12T08:02:00Z"/>
        </w:rPr>
      </w:pPr>
    </w:p>
    <w:p w14:paraId="239E7A5E" w14:textId="097D6EAD" w:rsidR="004405E7" w:rsidRDefault="004405E7" w:rsidP="004405E7">
      <w:pPr>
        <w:pStyle w:val="Heading1"/>
        <w:rPr>
          <w:ins w:id="716" w:author="David Conklin" w:date="2020-12-12T08:03:00Z"/>
        </w:rPr>
      </w:pPr>
      <w:ins w:id="717" w:author="David Conklin" w:date="2020-12-12T08:03:00Z">
        <w:r>
          <w:t xml:space="preserve">CW3M – A </w:t>
        </w:r>
      </w:ins>
      <w:ins w:id="718" w:author="David Conklin" w:date="2020-12-12T08:12:00Z">
        <w:r w:rsidR="007E0920">
          <w:t>“</w:t>
        </w:r>
      </w:ins>
      <w:ins w:id="719" w:author="David Conklin" w:date="2020-12-12T08:03:00Z">
        <w:r>
          <w:t>first principles</w:t>
        </w:r>
      </w:ins>
      <w:ins w:id="720" w:author="David Conklin" w:date="2020-12-12T08:12:00Z">
        <w:r w:rsidR="007E0920">
          <w:t>”</w:t>
        </w:r>
      </w:ins>
      <w:ins w:id="721" w:author="David Conklin" w:date="2020-12-12T08:03:00Z">
        <w:r>
          <w:t xml:space="preserve"> model with tuning knobs</w:t>
        </w:r>
      </w:ins>
    </w:p>
    <w:p w14:paraId="011E03FF" w14:textId="778BF8DE" w:rsidR="004405E7" w:rsidRDefault="004405E7" w:rsidP="004405E7">
      <w:pPr>
        <w:rPr>
          <w:ins w:id="722" w:author="David Conklin" w:date="2020-12-12T08:03:00Z"/>
        </w:rPr>
      </w:pPr>
    </w:p>
    <w:p w14:paraId="4FD7556F" w14:textId="2C0B8D69" w:rsidR="004405E7" w:rsidRDefault="004405E7" w:rsidP="004405E7">
      <w:pPr>
        <w:rPr>
          <w:ins w:id="723" w:author="David Conklin" w:date="2020-12-12T08:14:00Z"/>
        </w:rPr>
      </w:pPr>
      <w:ins w:id="724" w:author="David Conklin" w:date="2020-12-12T08:04:00Z">
        <w:r>
          <w:tab/>
          <w:t>CW3M is a process model at heart; it uses the physical</w:t>
        </w:r>
      </w:ins>
      <w:ins w:id="725" w:author="David Conklin" w:date="2020-12-12T08:05:00Z">
        <w:r>
          <w:t xml:space="preserve"> relationships between real world objects and energies t</w:t>
        </w:r>
      </w:ins>
      <w:ins w:id="726" w:author="David Conklin" w:date="2020-12-12T08:06:00Z">
        <w:r>
          <w:t xml:space="preserve">o simulate </w:t>
        </w:r>
      </w:ins>
      <w:ins w:id="727" w:author="David Conklin" w:date="2020-12-12T08:07:00Z">
        <w:r>
          <w:t>changes across time.  The sun shines; the s</w:t>
        </w:r>
      </w:ins>
      <w:ins w:id="728" w:author="David Conklin" w:date="2020-12-12T08:08:00Z">
        <w:r>
          <w:t xml:space="preserve">unshine falls on a stream; the water in the stream warms up.  </w:t>
        </w:r>
      </w:ins>
      <w:ins w:id="729" w:author="David Conklin" w:date="2020-12-12T08:09:00Z">
        <w:r>
          <w:t>To a useful extent, the first principles are unders</w:t>
        </w:r>
      </w:ins>
      <w:ins w:id="730" w:author="David Conklin" w:date="2020-12-12T08:10:00Z">
        <w:r>
          <w:t>tood and can be represented in computer algorithms to estimate how much warmer the water will get</w:t>
        </w:r>
      </w:ins>
      <w:ins w:id="731" w:author="David Conklin" w:date="2020-12-12T08:11:00Z">
        <w:r>
          <w:t>.</w:t>
        </w:r>
      </w:ins>
    </w:p>
    <w:p w14:paraId="523CAF37" w14:textId="2BD8291F" w:rsidR="007E0920" w:rsidRDefault="007E0920" w:rsidP="004405E7">
      <w:pPr>
        <w:rPr>
          <w:ins w:id="732" w:author="David Conklin" w:date="2020-12-12T08:19:00Z"/>
        </w:rPr>
      </w:pPr>
      <w:ins w:id="733" w:author="David Conklin" w:date="2020-12-12T08:14:00Z">
        <w:r>
          <w:lastRenderedPageBreak/>
          <w:tab/>
          <w:t>The model is “correct” if it embodies the first principles accurately</w:t>
        </w:r>
      </w:ins>
      <w:ins w:id="734" w:author="David Conklin" w:date="2020-12-12T08:15:00Z">
        <w:r>
          <w:t xml:space="preserve">.  If the modeler codes </w:t>
        </w:r>
      </w:ins>
      <w:ins w:id="735" w:author="David Conklin" w:date="2020-12-12T08:17:00Z">
        <w:r>
          <w:t xml:space="preserve">accurately </w:t>
        </w:r>
      </w:ins>
      <w:ins w:id="736" w:author="David Conklin" w:date="2020-12-12T08:15:00Z">
        <w:r>
          <w:t>the equation for</w:t>
        </w:r>
      </w:ins>
      <w:ins w:id="737" w:author="David Conklin" w:date="2020-12-12T08:16:00Z">
        <w:r>
          <w:t xml:space="preserve"> water temperature change as a function of solar energy</w:t>
        </w:r>
      </w:ins>
      <w:ins w:id="738" w:author="David Conklin" w:date="2020-12-12T08:17:00Z">
        <w:r>
          <w:t xml:space="preserve">, then the model’s estimate of </w:t>
        </w:r>
      </w:ins>
      <w:ins w:id="739" w:author="David Conklin" w:date="2020-12-12T08:18:00Z">
        <w:r>
          <w:t xml:space="preserve">the amount of warming, </w:t>
        </w:r>
        <w:r>
          <w:rPr>
            <w:i/>
            <w:iCs/>
          </w:rPr>
          <w:t>given a specified amount of solar energy</w:t>
        </w:r>
        <w:r>
          <w:t>, will be co</w:t>
        </w:r>
      </w:ins>
      <w:ins w:id="740" w:author="David Conklin" w:date="2020-12-12T08:19:00Z">
        <w:r>
          <w:t>rrect.</w:t>
        </w:r>
      </w:ins>
    </w:p>
    <w:p w14:paraId="1EAE55B8" w14:textId="1D69571F" w:rsidR="007E0920" w:rsidRDefault="007E0920" w:rsidP="004405E7">
      <w:pPr>
        <w:rPr>
          <w:ins w:id="741" w:author="David Conklin" w:date="2020-12-12T08:22:00Z"/>
        </w:rPr>
      </w:pPr>
      <w:ins w:id="742" w:author="David Conklin" w:date="2020-12-12T08:19:00Z">
        <w:r>
          <w:tab/>
          <w:t>The model is “skillful” to the extent that</w:t>
        </w:r>
      </w:ins>
      <w:ins w:id="743" w:author="David Conklin" w:date="2020-12-12T08:20:00Z">
        <w:r>
          <w:t xml:space="preserve">, when driven with real world input data, it produces answers </w:t>
        </w:r>
      </w:ins>
      <w:ins w:id="744" w:author="David Conklin" w:date="2020-12-12T08:21:00Z">
        <w:r>
          <w:t xml:space="preserve">that approximate what actually happens in the real world.  We test its skill by driving it with historical real world input data, </w:t>
        </w:r>
      </w:ins>
      <w:ins w:id="745" w:author="David Conklin" w:date="2020-12-12T08:22:00Z">
        <w:r>
          <w:t>and comparing</w:t>
        </w:r>
        <w:r w:rsidR="000A6F86">
          <w:t xml:space="preserve"> the model’s answers with what actually happened historically.</w:t>
        </w:r>
      </w:ins>
    </w:p>
    <w:p w14:paraId="6D40130E" w14:textId="3E80D546" w:rsidR="000A6F86" w:rsidRDefault="000A6F86" w:rsidP="004405E7">
      <w:pPr>
        <w:rPr>
          <w:ins w:id="746" w:author="David Conklin" w:date="2020-12-12T08:26:00Z"/>
        </w:rPr>
      </w:pPr>
      <w:ins w:id="747" w:author="David Conklin" w:date="2020-12-12T08:22:00Z">
        <w:r>
          <w:tab/>
          <w:t xml:space="preserve">The model is useful </w:t>
        </w:r>
      </w:ins>
      <w:ins w:id="748" w:author="David Conklin" w:date="2020-12-12T08:23:00Z">
        <w:r>
          <w:t xml:space="preserve">when it is skillful enough to produce plausible, defensible </w:t>
        </w:r>
      </w:ins>
      <w:ins w:id="749" w:author="David Conklin" w:date="2020-12-12T08:24:00Z">
        <w:r>
          <w:t xml:space="preserve">projections of what may happen in the future as the real world inputs change.  </w:t>
        </w:r>
      </w:ins>
      <w:ins w:id="750" w:author="David Conklin" w:date="2020-12-12T08:25:00Z">
        <w:r>
          <w:t>How much warmer might the stream water be, assuming the climate warms?</w:t>
        </w:r>
      </w:ins>
      <w:ins w:id="751" w:author="David Conklin" w:date="2020-12-12T08:26:00Z">
        <w:r>
          <w:t xml:space="preserve">  Will it be too warm for salmon?</w:t>
        </w:r>
      </w:ins>
    </w:p>
    <w:p w14:paraId="38F8FB6D" w14:textId="77777777" w:rsidR="00625C55" w:rsidRDefault="000A6F86" w:rsidP="004405E7">
      <w:pPr>
        <w:rPr>
          <w:ins w:id="752" w:author="David Conklin" w:date="2020-12-12T08:35:00Z"/>
        </w:rPr>
      </w:pPr>
      <w:ins w:id="753" w:author="David Conklin" w:date="2020-12-12T08:26:00Z">
        <w:r>
          <w:tab/>
          <w:t>To be skill</w:t>
        </w:r>
      </w:ins>
      <w:ins w:id="754" w:author="David Conklin" w:date="2020-12-12T08:27:00Z">
        <w:r>
          <w:t>ful, the model must first be correct, and in addition must be supplied with reasonably accurate data about</w:t>
        </w:r>
      </w:ins>
      <w:ins w:id="755" w:author="David Conklin" w:date="2020-12-12T08:28:00Z">
        <w:r>
          <w:t xml:space="preserve"> the real world itself.  To estimate the temperature in a </w:t>
        </w:r>
      </w:ins>
      <w:ins w:id="756" w:author="David Conklin" w:date="2020-12-12T08:29:00Z">
        <w:r>
          <w:t xml:space="preserve">headwater stream in late spring, it is </w:t>
        </w:r>
      </w:ins>
      <w:ins w:id="757" w:author="David Conklin" w:date="2020-12-12T08:30:00Z">
        <w:r>
          <w:t xml:space="preserve">important </w:t>
        </w:r>
      </w:ins>
      <w:ins w:id="758" w:author="David Conklin" w:date="2020-12-12T08:29:00Z">
        <w:r>
          <w:t xml:space="preserve">to </w:t>
        </w:r>
      </w:ins>
      <w:ins w:id="759" w:author="David Conklin" w:date="2020-12-12T08:31:00Z">
        <w:r>
          <w:t>simulate</w:t>
        </w:r>
      </w:ins>
      <w:ins w:id="760" w:author="David Conklin" w:date="2020-12-12T08:30:00Z">
        <w:r>
          <w:t xml:space="preserve"> the </w:t>
        </w:r>
      </w:ins>
      <w:ins w:id="761" w:author="David Conklin" w:date="2020-12-12T08:31:00Z">
        <w:r>
          <w:t>evolution</w:t>
        </w:r>
      </w:ins>
      <w:ins w:id="762" w:author="David Conklin" w:date="2020-12-12T08:30:00Z">
        <w:r>
          <w:t xml:space="preserve"> of </w:t>
        </w:r>
      </w:ins>
      <w:ins w:id="763" w:author="David Conklin" w:date="2020-12-12T08:31:00Z">
        <w:r>
          <w:t>the snowpack during the spring thaw</w:t>
        </w:r>
      </w:ins>
      <w:ins w:id="764" w:author="David Conklin" w:date="2020-12-12T08:32:00Z">
        <w:r w:rsidR="00625C55">
          <w:t>.  To get that right requires good daily weather data – temperatur</w:t>
        </w:r>
      </w:ins>
      <w:ins w:id="765" w:author="David Conklin" w:date="2020-12-12T08:33:00Z">
        <w:r w:rsidR="00625C55">
          <w:t>e and precipitation, at a minimum.</w:t>
        </w:r>
      </w:ins>
      <w:ins w:id="766" w:author="David Conklin" w:date="2020-12-12T08:34:00Z">
        <w:r w:rsidR="00625C55">
          <w:t xml:space="preserve">  </w:t>
        </w:r>
      </w:ins>
      <w:ins w:id="767" w:author="David Conklin" w:date="2020-12-12T08:35:00Z">
        <w:r w:rsidR="00625C55">
          <w:t>Happily, pretty good historical weather data really is available, and CW3M uses it.</w:t>
        </w:r>
      </w:ins>
    </w:p>
    <w:p w14:paraId="6DE39AA4" w14:textId="58C300AF" w:rsidR="00891B8A" w:rsidRDefault="00625C55" w:rsidP="004405E7">
      <w:pPr>
        <w:rPr>
          <w:ins w:id="768" w:author="David Conklin" w:date="2020-12-12T08:46:00Z"/>
        </w:rPr>
      </w:pPr>
      <w:ins w:id="769" w:author="David Conklin" w:date="2020-12-12T08:35:00Z">
        <w:r>
          <w:tab/>
          <w:t>S</w:t>
        </w:r>
      </w:ins>
      <w:ins w:id="770" w:author="David Conklin" w:date="2020-12-12T08:36:00Z">
        <w:r>
          <w:t xml:space="preserve">ome data about the real world, although necessary </w:t>
        </w:r>
      </w:ins>
      <w:ins w:id="771" w:author="David Conklin" w:date="2020-12-12T08:37:00Z">
        <w:r>
          <w:t xml:space="preserve">for skillful simulation, simply isn’t available.  For example, a sizable fraction </w:t>
        </w:r>
      </w:ins>
      <w:ins w:id="772" w:author="David Conklin" w:date="2020-12-12T08:38:00Z">
        <w:r>
          <w:t>(perhaps a third) of the precipitation that falls in the Willamette basin is ret</w:t>
        </w:r>
      </w:ins>
      <w:ins w:id="773" w:author="David Conklin" w:date="2020-12-12T08:39:00Z">
        <w:r>
          <w:t>urned to the atmosphere as evaptranspiration</w:t>
        </w:r>
      </w:ins>
      <w:ins w:id="774" w:author="David Conklin" w:date="2020-12-12T08:50:00Z">
        <w:r w:rsidR="00891B8A">
          <w:t xml:space="preserve"> (ET)</w:t>
        </w:r>
      </w:ins>
      <w:ins w:id="775" w:author="David Conklin" w:date="2020-12-12T08:39:00Z">
        <w:r>
          <w:t>, rather than ending up in the stream network.</w:t>
        </w:r>
      </w:ins>
      <w:ins w:id="776" w:author="David Conklin" w:date="2020-12-12T08:40:00Z">
        <w:r>
          <w:t xml:space="preserve">  The model does a creditable job of estimating from first principles how much water is transpired by the upland fo</w:t>
        </w:r>
      </w:ins>
      <w:ins w:id="777" w:author="David Conklin" w:date="2020-12-12T08:41:00Z">
        <w:r>
          <w:t xml:space="preserve">rests, </w:t>
        </w:r>
        <w:r>
          <w:rPr>
            <w:i/>
            <w:iCs/>
          </w:rPr>
          <w:t>as a function of how much leaf area</w:t>
        </w:r>
        <w:r>
          <w:t xml:space="preserve"> is in the forests.</w:t>
        </w:r>
      </w:ins>
      <w:ins w:id="778" w:author="David Conklin" w:date="2020-12-12T08:42:00Z">
        <w:r w:rsidR="00891B8A">
          <w:t xml:space="preserve">  But the amount of leaf area itself is poorly </w:t>
        </w:r>
      </w:ins>
      <w:ins w:id="779" w:author="David Conklin" w:date="2020-12-12T08:43:00Z">
        <w:r w:rsidR="00891B8A">
          <w:t>constrained.  The GIS data layer showing forest stands by type and age was built from remote sen</w:t>
        </w:r>
      </w:ins>
      <w:ins w:id="780" w:author="David Conklin" w:date="2020-12-12T08:44:00Z">
        <w:r w:rsidR="00891B8A">
          <w:t xml:space="preserve">sing data taken in the early 2000s.  Since then, </w:t>
        </w:r>
      </w:ins>
      <w:ins w:id="781" w:author="David Conklin" w:date="2020-12-12T08:45:00Z">
        <w:r w:rsidR="00891B8A">
          <w:t>parts of the forests have grown up, parts have been harvested, and parts have burned down.  W</w:t>
        </w:r>
      </w:ins>
      <w:ins w:id="782" w:author="David Conklin" w:date="2020-12-12T08:46:00Z">
        <w:r w:rsidR="00891B8A">
          <w:t>e don’t have accurate data about upland forest leaf area.</w:t>
        </w:r>
      </w:ins>
    </w:p>
    <w:p w14:paraId="6F82AD07" w14:textId="11552C23" w:rsidR="000A6F86" w:rsidRDefault="00891B8A" w:rsidP="004405E7">
      <w:pPr>
        <w:rPr>
          <w:ins w:id="783" w:author="David Conklin" w:date="2020-12-12T08:57:00Z"/>
        </w:rPr>
      </w:pPr>
      <w:ins w:id="784" w:author="David Conklin" w:date="2020-12-12T08:46:00Z">
        <w:r>
          <w:tab/>
          <w:t>CW3M acc</w:t>
        </w:r>
      </w:ins>
      <w:ins w:id="785" w:author="David Conklin" w:date="2020-12-12T08:47:00Z">
        <w:r>
          <w:t xml:space="preserve">omodates such situations using tuning knobs.  </w:t>
        </w:r>
      </w:ins>
      <w:ins w:id="786" w:author="David Conklin" w:date="2020-12-12T08:48:00Z">
        <w:r>
          <w:t>For evapotranspiration, the tuning knob is called “</w:t>
        </w:r>
      </w:ins>
      <w:ins w:id="787" w:author="David Conklin" w:date="2020-12-12T08:54:00Z">
        <w:r w:rsidR="00AC13ED">
          <w:t>ET_MULT</w:t>
        </w:r>
      </w:ins>
      <w:ins w:id="788" w:author="David Conklin" w:date="2020-12-12T08:48:00Z">
        <w:r>
          <w:t>”</w:t>
        </w:r>
      </w:ins>
      <w:ins w:id="789" w:author="David Conklin" w:date="2020-12-12T08:49:00Z">
        <w:r>
          <w:t xml:space="preserve">.  It is applied as a multiplicative fudge factor applied to the model’s </w:t>
        </w:r>
      </w:ins>
      <w:ins w:id="790" w:author="David Conklin" w:date="2020-12-12T08:50:00Z">
        <w:r>
          <w:t>initial estimate of ET</w:t>
        </w:r>
      </w:ins>
      <w:ins w:id="791" w:author="David Conklin" w:date="2020-12-12T08:51:00Z">
        <w:r>
          <w:t>, to make the simulated overall water budget more consistent wit</w:t>
        </w:r>
      </w:ins>
      <w:ins w:id="792" w:author="David Conklin" w:date="2020-12-12T08:52:00Z">
        <w:r>
          <w:t>h historical records</w:t>
        </w:r>
        <w:r w:rsidR="00AC13ED">
          <w:t>.  If the model is simulating 5% too much water flowing out of th</w:t>
        </w:r>
      </w:ins>
      <w:ins w:id="793" w:author="David Conklin" w:date="2020-12-12T08:53:00Z">
        <w:r w:rsidR="00AC13ED">
          <w:t xml:space="preserve">e mouth of a river compared to actual gage measurements, the simulated amount may be tuned to the gage measurements by </w:t>
        </w:r>
      </w:ins>
      <w:ins w:id="794" w:author="David Conklin" w:date="2020-12-12T08:54:00Z">
        <w:r w:rsidR="00AC13ED">
          <w:t>increasing ET_MULT by some amount.</w:t>
        </w:r>
      </w:ins>
      <w:ins w:id="795" w:author="David Conklin" w:date="2020-12-12T08:55:00Z">
        <w:r w:rsidR="00AC13ED">
          <w:t xml:space="preserve">  Adjusting ET_MULT is a trial-and-error process</w:t>
        </w:r>
      </w:ins>
      <w:ins w:id="796" w:author="David Conklin" w:date="2020-12-12T08:56:00Z">
        <w:r w:rsidR="00AC13ED">
          <w:t>.</w:t>
        </w:r>
      </w:ins>
    </w:p>
    <w:p w14:paraId="0B8AF623" w14:textId="6D1151C3" w:rsidR="00CF4F65" w:rsidRDefault="00CF4F65" w:rsidP="004405E7">
      <w:pPr>
        <w:rPr>
          <w:ins w:id="797" w:author="David Conklin" w:date="2020-12-12T08:57:00Z"/>
        </w:rPr>
      </w:pPr>
    </w:p>
    <w:p w14:paraId="4C7A96C2" w14:textId="422F8E80" w:rsidR="00CF4F65" w:rsidRDefault="00CF4F65" w:rsidP="00CF4F65">
      <w:pPr>
        <w:pStyle w:val="Heading1"/>
        <w:rPr>
          <w:ins w:id="798" w:author="David Conklin" w:date="2020-12-12T08:58:00Z"/>
        </w:rPr>
      </w:pPr>
      <w:ins w:id="799" w:author="David Conklin" w:date="2020-12-12T08:58:00Z">
        <w:r>
          <w:t>The tuning knobs</w:t>
        </w:r>
      </w:ins>
    </w:p>
    <w:p w14:paraId="357A9712" w14:textId="3B026DD3" w:rsidR="00CF4F65" w:rsidRDefault="00CF4F65" w:rsidP="00CF4F65">
      <w:pPr>
        <w:rPr>
          <w:ins w:id="800" w:author="David Conklin" w:date="2020-12-12T08:58:00Z"/>
        </w:rPr>
      </w:pPr>
    </w:p>
    <w:p w14:paraId="386F14D4" w14:textId="7E6DF33D" w:rsidR="00227342" w:rsidRDefault="00CF4F65" w:rsidP="00227342">
      <w:pPr>
        <w:pStyle w:val="Heading2"/>
        <w:rPr>
          <w:ins w:id="801" w:author="David Conklin" w:date="2020-12-12T09:22:00Z"/>
        </w:rPr>
        <w:pPrChange w:id="802" w:author="David Conklin" w:date="2020-12-12T09:24:00Z">
          <w:pPr/>
        </w:pPrChange>
      </w:pPr>
      <w:ins w:id="803" w:author="David Conklin" w:date="2020-12-12T08:58:00Z">
        <w:r>
          <w:t xml:space="preserve">ET_MULT </w:t>
        </w:r>
      </w:ins>
      <w:ins w:id="804" w:author="David Conklin" w:date="2020-12-12T09:25:00Z">
        <w:r w:rsidR="00227342">
          <w:t>– forest evapotranspiration</w:t>
        </w:r>
      </w:ins>
    </w:p>
    <w:p w14:paraId="673BFAC9" w14:textId="4DBC90F9" w:rsidR="00CF4F65" w:rsidRDefault="00227342" w:rsidP="00CF4F65">
      <w:pPr>
        <w:rPr>
          <w:ins w:id="805" w:author="David Conklin" w:date="2020-12-12T08:59:00Z"/>
        </w:rPr>
      </w:pPr>
      <w:ins w:id="806" w:author="David Conklin" w:date="2020-12-12T09:23:00Z">
        <w:r>
          <w:t>T</w:t>
        </w:r>
      </w:ins>
      <w:ins w:id="807" w:author="David Conklin" w:date="2020-12-12T09:24:00Z">
        <w:r>
          <w:t>he model’s initial estimate of evapotranspiration in forest</w:t>
        </w:r>
      </w:ins>
      <w:ins w:id="808" w:author="David Conklin" w:date="2020-12-12T09:25:00Z">
        <w:r>
          <w:t>ed</w:t>
        </w:r>
      </w:ins>
      <w:ins w:id="809" w:author="David Conklin" w:date="2020-12-12T09:24:00Z">
        <w:r>
          <w:t xml:space="preserve"> IDUs is multiplied by </w:t>
        </w:r>
      </w:ins>
      <w:ins w:id="810" w:author="David Conklin" w:date="2020-12-12T09:23:00Z">
        <w:r>
          <w:t>ET_MULT</w:t>
        </w:r>
      </w:ins>
      <w:ins w:id="811" w:author="David Conklin" w:date="2020-12-12T09:24:00Z">
        <w:r>
          <w:t>.</w:t>
        </w:r>
      </w:ins>
      <w:ins w:id="812" w:author="David Conklin" w:date="2020-12-12T09:23:00Z">
        <w:r>
          <w:t xml:space="preserve"> </w:t>
        </w:r>
      </w:ins>
      <w:ins w:id="813" w:author="David Conklin" w:date="2020-12-12T09:00:00Z">
        <w:r w:rsidR="00CF4F65">
          <w:t xml:space="preserve">Values of ET_MULT are specified by </w:t>
        </w:r>
      </w:ins>
      <w:ins w:id="814" w:author="David Conklin" w:date="2020-12-12T09:01:00Z">
        <w:r w:rsidR="00CF4F65">
          <w:t xml:space="preserve">calibrated drainage (HBVCALIB) in the HBV.csv file.  As of 12/12/20, values </w:t>
        </w:r>
      </w:ins>
      <w:ins w:id="815" w:author="David Conklin" w:date="2020-12-12T09:02:00Z">
        <w:r w:rsidR="00CF4F65">
          <w:t xml:space="preserve">range from </w:t>
        </w:r>
      </w:ins>
      <w:ins w:id="816" w:author="David Conklin" w:date="2020-12-12T09:21:00Z">
        <w:r w:rsidR="00C5526F">
          <w:t>0.5</w:t>
        </w:r>
      </w:ins>
      <w:ins w:id="817" w:author="David Conklin" w:date="2020-12-12T09:22:00Z">
        <w:r w:rsidR="00C5526F">
          <w:t xml:space="preserve"> (Blue River reservoir drainage) to 1.93 (Mohawk River basin).</w:t>
        </w:r>
      </w:ins>
    </w:p>
    <w:p w14:paraId="0EB6E97C" w14:textId="1A27E9DB" w:rsidR="00CF4F65" w:rsidRDefault="00CF4F65" w:rsidP="00CF4F65">
      <w:pPr>
        <w:rPr>
          <w:ins w:id="818" w:author="David Conklin" w:date="2020-12-12T08:59:00Z"/>
        </w:rPr>
      </w:pPr>
    </w:p>
    <w:p w14:paraId="084325B1" w14:textId="14186753" w:rsidR="00CF4F65" w:rsidRDefault="00227342" w:rsidP="007D71BB">
      <w:pPr>
        <w:pStyle w:val="Heading2"/>
        <w:rPr>
          <w:ins w:id="819" w:author="David Conklin" w:date="2020-12-12T09:26:00Z"/>
        </w:rPr>
        <w:pPrChange w:id="820" w:author="David Conklin" w:date="2020-12-12T09:35:00Z">
          <w:pPr/>
        </w:pPrChange>
      </w:pPr>
      <w:ins w:id="821" w:author="David Conklin" w:date="2020-12-12T09:31:00Z">
        <w:r>
          <w:t>SOLAR_RADIATION_MULTIPLIER</w:t>
        </w:r>
      </w:ins>
      <w:ins w:id="822" w:author="David Conklin" w:date="2020-12-12T09:25:00Z">
        <w:r>
          <w:t xml:space="preserve"> </w:t>
        </w:r>
      </w:ins>
      <w:ins w:id="823" w:author="David Conklin" w:date="2020-12-12T09:26:00Z">
        <w:r>
          <w:t>–</w:t>
        </w:r>
      </w:ins>
      <w:ins w:id="824" w:author="David Conklin" w:date="2020-12-12T09:25:00Z">
        <w:r>
          <w:t xml:space="preserve"> reservoir</w:t>
        </w:r>
      </w:ins>
      <w:ins w:id="825" w:author="David Conklin" w:date="2020-12-12T09:26:00Z">
        <w:r>
          <w:t xml:space="preserve"> insolation</w:t>
        </w:r>
      </w:ins>
    </w:p>
    <w:p w14:paraId="085A17D7" w14:textId="3C717228" w:rsidR="00227342" w:rsidRPr="00CF4F65" w:rsidRDefault="00227342" w:rsidP="00CF4F65">
      <w:pPr>
        <w:rPr>
          <w:rPrChange w:id="826" w:author="David Conklin" w:date="2020-12-12T08:58:00Z">
            <w:rPr/>
          </w:rPrChange>
        </w:rPr>
        <w:pPrChange w:id="827" w:author="David Conklin" w:date="2020-12-12T08:58:00Z">
          <w:pPr>
            <w:ind w:firstLine="720"/>
          </w:pPr>
        </w:pPrChange>
      </w:pPr>
      <w:ins w:id="828" w:author="David Conklin" w:date="2020-12-12T09:26:00Z">
        <w:r>
          <w:t>The amount of sunshine absorbed by the water in reservoirs depends on topographic shading</w:t>
        </w:r>
      </w:ins>
      <w:ins w:id="829" w:author="David Conklin" w:date="2020-12-12T09:27:00Z">
        <w:r>
          <w:t>, among other things.  The extent of topographic shading itself depends not only on the topograph</w:t>
        </w:r>
      </w:ins>
      <w:ins w:id="830" w:author="David Conklin" w:date="2020-12-12T09:28:00Z">
        <w:r>
          <w:t xml:space="preserve">y surrounding the reservoir, but also on the season and on the amount of water in the reservoir.  </w:t>
        </w:r>
      </w:ins>
      <w:ins w:id="831" w:author="David Conklin" w:date="2020-12-12T09:30:00Z">
        <w:r>
          <w:t>As of 12/12/20</w:t>
        </w:r>
      </w:ins>
      <w:ins w:id="832" w:author="David Conklin" w:date="2020-12-12T09:29:00Z">
        <w:r>
          <w:t>, the model does not have an algorithm for estimating the decrease in solar radiation absorbed by th</w:t>
        </w:r>
      </w:ins>
      <w:ins w:id="833" w:author="David Conklin" w:date="2020-12-12T09:30:00Z">
        <w:r>
          <w:t xml:space="preserve">e water in a reservoir due to topographic shading.  </w:t>
        </w:r>
      </w:ins>
      <w:ins w:id="834" w:author="David Conklin" w:date="2020-12-12T09:31:00Z">
        <w:r>
          <w:t xml:space="preserve">Instead, a value of </w:t>
        </w:r>
      </w:ins>
      <w:ins w:id="835" w:author="David Conklin" w:date="2020-12-12T09:32:00Z">
        <w:r>
          <w:t>SOLAR_RADIATION_MULTIPLIER may be specified in the &lt;reservoir&gt; bloc</w:t>
        </w:r>
        <w:r w:rsidR="007D71BB">
          <w:t xml:space="preserve">k for </w:t>
        </w:r>
      </w:ins>
      <w:ins w:id="836" w:author="David Conklin" w:date="2020-12-12T09:33:00Z">
        <w:r w:rsidR="007D71BB">
          <w:t xml:space="preserve">a given reservoir, in the Flow XML file.  </w:t>
        </w:r>
      </w:ins>
      <w:ins w:id="837" w:author="David Conklin" w:date="2020-12-12T09:34:00Z">
        <w:r w:rsidR="007D71BB">
          <w:t>As of 12/12/20 this has been done only for the Cougar (0.45) and Blue River (0</w:t>
        </w:r>
      </w:ins>
      <w:ins w:id="838" w:author="David Conklin" w:date="2020-12-12T09:35:00Z">
        <w:r w:rsidR="007D71BB">
          <w:t>.15) reservoirs.</w:t>
        </w:r>
      </w:ins>
    </w:p>
    <w:p w14:paraId="0EDF7406" w14:textId="0682C37F" w:rsidR="00E11E6C" w:rsidRDefault="00E11E6C" w:rsidP="007E3C93">
      <w:pPr>
        <w:ind w:firstLine="720"/>
        <w:rPr>
          <w:ins w:id="839" w:author="David Conklin" w:date="2020-12-12T09:36:00Z"/>
        </w:rPr>
      </w:pPr>
    </w:p>
    <w:p w14:paraId="7CE3F568" w14:textId="77777777" w:rsidR="009F164F" w:rsidRDefault="009F164F" w:rsidP="009F164F">
      <w:pPr>
        <w:pStyle w:val="Heading2"/>
        <w:rPr>
          <w:ins w:id="840" w:author="David Conklin" w:date="2020-12-12T09:39:00Z"/>
        </w:rPr>
      </w:pPr>
      <w:ins w:id="841" w:author="David Conklin" w:date="2020-12-12T09:38:00Z">
        <w:r>
          <w:lastRenderedPageBreak/>
          <w:t xml:space="preserve">FLOW_CMS – Discharge from High Cascade </w:t>
        </w:r>
      </w:ins>
      <w:ins w:id="842" w:author="David Conklin" w:date="2020-12-12T09:39:00Z">
        <w:r>
          <w:t>springs</w:t>
        </w:r>
      </w:ins>
    </w:p>
    <w:p w14:paraId="3D60205B" w14:textId="33A8035F" w:rsidR="009F164F" w:rsidRDefault="009F164F" w:rsidP="009F164F">
      <w:pPr>
        <w:rPr>
          <w:ins w:id="843" w:author="David Conklin" w:date="2020-12-12T09:38:00Z"/>
        </w:rPr>
        <w:pPrChange w:id="844" w:author="David Conklin" w:date="2020-12-12T09:39:00Z">
          <w:pPr/>
        </w:pPrChange>
      </w:pPr>
      <w:ins w:id="845" w:author="David Conklin" w:date="2020-12-12T09:39:00Z">
        <w:r>
          <w:t>More water, and colder water, flows into the Willamette mainstem from its tributarie</w:t>
        </w:r>
      </w:ins>
      <w:ins w:id="846" w:author="David Conklin" w:date="2020-12-12T09:40:00Z">
        <w:r>
          <w:t>s in the western Cascades than would be expected from the amount of pre</w:t>
        </w:r>
      </w:ins>
      <w:ins w:id="847" w:author="David Conklin" w:date="2020-12-12T09:41:00Z">
        <w:r>
          <w:t xml:space="preserve">cipitation in their drainages.  Springs </w:t>
        </w:r>
      </w:ins>
      <w:ins w:id="848" w:author="David Conklin" w:date="2020-12-12T09:42:00Z">
        <w:r>
          <w:t>of uncertain origin and amount contribute water</w:t>
        </w:r>
        <w:r w:rsidR="009B7331">
          <w:t xml:space="preserve"> at mul</w:t>
        </w:r>
      </w:ins>
      <w:ins w:id="849" w:author="David Conklin" w:date="2020-12-12T09:43:00Z">
        <w:r w:rsidR="009B7331">
          <w:t xml:space="preserve">tiple locations.  To produce simulated flows more consistent </w:t>
        </w:r>
      </w:ins>
      <w:ins w:id="850" w:author="David Conklin" w:date="2020-12-12T09:44:00Z">
        <w:r w:rsidR="009B7331">
          <w:t xml:space="preserve">with gage measurements, spring discharge locations and flow rates are specified in the Flow XML file.  </w:t>
        </w:r>
      </w:ins>
      <w:ins w:id="851" w:author="David Conklin" w:date="2020-12-12T09:45:00Z">
        <w:r w:rsidR="009B7331">
          <w:t>Here is an example for spring water added to reach 23773429 above the Blue Rive</w:t>
        </w:r>
      </w:ins>
      <w:ins w:id="852" w:author="David Conklin" w:date="2020-12-12T09:46:00Z">
        <w:r w:rsidR="009B7331">
          <w:t xml:space="preserve">r reservoir, used to make the simulated flow into the reservoir more consistent with measurements from USGS gage </w:t>
        </w:r>
      </w:ins>
      <w:ins w:id="853" w:author="David Conklin" w:date="2020-12-12T09:47:00Z">
        <w:r w:rsidR="009B7331">
          <w:t>1</w:t>
        </w:r>
      </w:ins>
      <w:ins w:id="854" w:author="David Conklin" w:date="2020-12-12T09:48:00Z">
        <w:r w:rsidR="009B7331">
          <w:t>4161100 located on that reach.</w:t>
        </w:r>
      </w:ins>
      <w:ins w:id="855" w:author="David Conklin" w:date="2020-12-12T09:38:00Z">
        <w:r>
          <w:t xml:space="preserve">  </w:t>
        </w:r>
      </w:ins>
    </w:p>
    <w:p w14:paraId="6C6FF15B" w14:textId="473452FA" w:rsidR="009F164F" w:rsidRDefault="009F164F" w:rsidP="009B7331">
      <w:pPr>
        <w:ind w:left="1440"/>
        <w:rPr>
          <w:ins w:id="856" w:author="David Conklin" w:date="2020-12-12T09:38:00Z"/>
        </w:rPr>
        <w:pPrChange w:id="857" w:author="David Conklin" w:date="2020-12-12T09:49:00Z">
          <w:pPr/>
        </w:pPrChange>
      </w:pPr>
      <w:ins w:id="858" w:author="David Conklin" w:date="2020-12-12T09:38:00Z">
        <w:r>
          <w:t xml:space="preserve">&lt;Spring name="Springs feeding Blue R at and above Tidbit Creek" </w:t>
        </w:r>
      </w:ins>
    </w:p>
    <w:p w14:paraId="1D8B228D" w14:textId="77777777" w:rsidR="009F164F" w:rsidRDefault="009F164F" w:rsidP="009B7331">
      <w:pPr>
        <w:ind w:left="1440"/>
        <w:rPr>
          <w:ins w:id="859" w:author="David Conklin" w:date="2020-12-12T09:38:00Z"/>
        </w:rPr>
        <w:pPrChange w:id="860" w:author="David Conklin" w:date="2020-12-12T09:49:00Z">
          <w:pPr/>
        </w:pPrChange>
      </w:pPr>
      <w:ins w:id="861" w:author="David Conklin" w:date="2020-12-12T09:38:00Z">
        <w:r>
          <w:t xml:space="preserve">    COMID="23773429"</w:t>
        </w:r>
      </w:ins>
    </w:p>
    <w:p w14:paraId="7DB943AD" w14:textId="77777777" w:rsidR="009F164F" w:rsidRDefault="009F164F" w:rsidP="009B7331">
      <w:pPr>
        <w:ind w:left="1440"/>
        <w:rPr>
          <w:ins w:id="862" w:author="David Conklin" w:date="2020-12-12T09:38:00Z"/>
        </w:rPr>
        <w:pPrChange w:id="863" w:author="David Conklin" w:date="2020-12-12T09:49:00Z">
          <w:pPr/>
        </w:pPrChange>
      </w:pPr>
      <w:ins w:id="864" w:author="David Conklin" w:date="2020-12-12T09:38:00Z">
        <w:r>
          <w:t xml:space="preserve">    flow_cms="1.60"</w:t>
        </w:r>
      </w:ins>
    </w:p>
    <w:p w14:paraId="4766367D" w14:textId="77777777" w:rsidR="009F164F" w:rsidRDefault="009F164F" w:rsidP="009B7331">
      <w:pPr>
        <w:ind w:left="1440"/>
        <w:rPr>
          <w:ins w:id="865" w:author="David Conklin" w:date="2020-12-12T09:38:00Z"/>
        </w:rPr>
        <w:pPrChange w:id="866" w:author="David Conklin" w:date="2020-12-12T09:49:00Z">
          <w:pPr/>
        </w:pPrChange>
      </w:pPr>
      <w:ins w:id="867" w:author="David Conklin" w:date="2020-12-12T09:38:00Z">
        <w:r>
          <w:t xml:space="preserve">     temp_C="4.9"</w:t>
        </w:r>
      </w:ins>
    </w:p>
    <w:p w14:paraId="3D253650" w14:textId="51268FA6" w:rsidR="009B7331" w:rsidRDefault="009F164F" w:rsidP="00AF1187">
      <w:pPr>
        <w:ind w:left="1440"/>
        <w:rPr>
          <w:ins w:id="868" w:author="David Conklin" w:date="2020-12-12T09:49:00Z"/>
        </w:rPr>
        <w:pPrChange w:id="869" w:author="David Conklin" w:date="2020-12-12T09:55:00Z">
          <w:pPr/>
        </w:pPrChange>
      </w:pPr>
      <w:ins w:id="870" w:author="David Conklin" w:date="2020-12-12T09:38:00Z">
        <w:r>
          <w:t xml:space="preserve">       /&gt;</w:t>
        </w:r>
      </w:ins>
    </w:p>
    <w:p w14:paraId="697E8309" w14:textId="0EF4672B" w:rsidR="009B7331" w:rsidRDefault="009B7331" w:rsidP="009F164F">
      <w:pPr>
        <w:rPr>
          <w:ins w:id="871" w:author="David Conklin" w:date="2020-12-12T09:52:00Z"/>
        </w:rPr>
      </w:pPr>
      <w:ins w:id="872" w:author="David Conklin" w:date="2020-12-12T09:49:00Z">
        <w:r>
          <w:t>As of 12/1</w:t>
        </w:r>
      </w:ins>
      <w:ins w:id="873" w:author="David Conklin" w:date="2020-12-12T09:50:00Z">
        <w:r>
          <w:t xml:space="preserve">2/20, </w:t>
        </w:r>
      </w:ins>
      <w:ins w:id="874" w:author="David Conklin" w:date="2020-12-12T09:51:00Z">
        <w:r>
          <w:t>seven &lt;Spr</w:t>
        </w:r>
      </w:ins>
      <w:ins w:id="875" w:author="David Conklin" w:date="2020-12-12T09:52:00Z">
        <w:r>
          <w:t xml:space="preserve">ing&gt; </w:t>
        </w:r>
      </w:ins>
      <w:ins w:id="876" w:author="David Conklin" w:date="2020-12-12T09:50:00Z">
        <w:r>
          <w:t xml:space="preserve">entries have been added to the Flow XML file for </w:t>
        </w:r>
      </w:ins>
      <w:ins w:id="877" w:author="David Conklin" w:date="2020-12-12T09:52:00Z">
        <w:r>
          <w:t>the McKenzie basin study area.</w:t>
        </w:r>
      </w:ins>
      <w:ins w:id="878" w:author="David Conklin" w:date="2020-12-12T09:53:00Z">
        <w:r w:rsidR="00AF1187">
          <w:t xml:space="preserve">  For more </w:t>
        </w:r>
      </w:ins>
      <w:ins w:id="879" w:author="David Conklin" w:date="2020-12-12T09:54:00Z">
        <w:r w:rsidR="00AF1187">
          <w:t>information, see the “High Cascades Springs” section, later i</w:t>
        </w:r>
      </w:ins>
      <w:ins w:id="880" w:author="David Conklin" w:date="2020-12-12T09:55:00Z">
        <w:r w:rsidR="00AF1187">
          <w:t>n this document.</w:t>
        </w:r>
      </w:ins>
    </w:p>
    <w:p w14:paraId="10B33002" w14:textId="77777777" w:rsidR="009B7331" w:rsidRPr="007E3C93" w:rsidRDefault="009B7331" w:rsidP="009F164F">
      <w:pPr>
        <w:pPrChange w:id="881" w:author="David Conklin" w:date="2020-12-12T09:38:00Z">
          <w:pPr>
            <w:ind w:firstLine="720"/>
          </w:pPr>
        </w:pPrChange>
      </w:pPr>
    </w:p>
    <w:p w14:paraId="3112A3CF" w14:textId="77777777" w:rsidR="00867943" w:rsidRDefault="00D37681" w:rsidP="00D37681">
      <w:pPr>
        <w:pStyle w:val="Heading1"/>
      </w:pPr>
      <w:bookmarkStart w:id="882" w:name="_Toc58341794"/>
      <w:r>
        <w:t>Study areas</w:t>
      </w:r>
      <w:bookmarkEnd w:id="88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94A425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4E1A">
        <w:t xml:space="preserve">Figure </w:t>
      </w:r>
      <w:r w:rsidR="00D24E1A">
        <w:rPr>
          <w:noProof/>
        </w:rPr>
        <w:t>1</w:t>
      </w:r>
      <w:r w:rsidR="00064E77">
        <w:fldChar w:fldCharType="end"/>
      </w:r>
      <w:r w:rsidR="00064E77">
        <w:t>)</w:t>
      </w:r>
    </w:p>
    <w:p w14:paraId="03CAE907" w14:textId="7EC4927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4E1A">
        <w:t xml:space="preserve">Figure </w:t>
      </w:r>
      <w:r w:rsidR="00D24E1A">
        <w:rPr>
          <w:noProof/>
        </w:rPr>
        <w:t>2</w:t>
      </w:r>
      <w:r w:rsidR="00064E77">
        <w:fldChar w:fldCharType="end"/>
      </w:r>
      <w:r w:rsidR="00064E77">
        <w:t>)</w:t>
      </w:r>
    </w:p>
    <w:p w14:paraId="1A5A767B" w14:textId="327A143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4E1A">
        <w:t xml:space="preserve">Figure </w:t>
      </w:r>
      <w:r w:rsidR="00D24E1A">
        <w:rPr>
          <w:noProof/>
        </w:rPr>
        <w:t>5</w:t>
      </w:r>
      <w:r w:rsidR="00893F4B">
        <w:fldChar w:fldCharType="end"/>
      </w:r>
      <w:r>
        <w:t>)</w:t>
      </w:r>
    </w:p>
    <w:p w14:paraId="1B80045C" w14:textId="35299D5D"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4E1A">
        <w:t xml:space="preserve">Figure </w:t>
      </w:r>
      <w:r w:rsidR="00D24E1A">
        <w:rPr>
          <w:noProof/>
        </w:rPr>
        <w:t>3</w:t>
      </w:r>
      <w:r w:rsidR="00064E77">
        <w:fldChar w:fldCharType="end"/>
      </w:r>
      <w:r w:rsidR="00064E77">
        <w:t>)</w:t>
      </w:r>
    </w:p>
    <w:p w14:paraId="1933EF54" w14:textId="3202706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4E1A">
        <w:t xml:space="preserve">Figure </w:t>
      </w:r>
      <w:r w:rsidR="00D24E1A">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83" w:name="_Toc58341795"/>
      <w:r>
        <w:t>Data</w:t>
      </w:r>
      <w:r w:rsidR="00A92F06">
        <w:t>CW3M</w:t>
      </w:r>
      <w:r>
        <w:t xml:space="preserve"> directory structure</w:t>
      </w:r>
      <w:bookmarkEnd w:id="883"/>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884" w:name="_Toc58341796"/>
      <w:r>
        <w:t>DataCW3M\ScenarioData directory structure</w:t>
      </w:r>
      <w:bookmarkEnd w:id="88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85" w:name="_Toc58341797"/>
      <w:r>
        <w:t>DataCW3M\ScenarioData\&lt;scenario&gt; folder contents</w:t>
      </w:r>
      <w:bookmarkEnd w:id="88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86" w:name="_Toc58341798"/>
      <w:r>
        <w:t>DataCW3M\&lt;study area&gt; folder contents</w:t>
      </w:r>
      <w:bookmarkEnd w:id="88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w:t>
      </w:r>
      <w:r w:rsidR="005C2F4A">
        <w:lastRenderedPageBreak/>
        <w:t>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78C49B1" w:rsidR="00D37681" w:rsidRDefault="00D37681" w:rsidP="00D37681">
      <w:pPr>
        <w:pStyle w:val="Caption"/>
      </w:pPr>
      <w:bookmarkStart w:id="887" w:name="_Ref529607484"/>
      <w:bookmarkStart w:id="88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1</w:t>
      </w:r>
      <w:r w:rsidR="006C64CF">
        <w:rPr>
          <w:noProof/>
        </w:rPr>
        <w:fldChar w:fldCharType="end"/>
      </w:r>
      <w:bookmarkEnd w:id="887"/>
      <w:r>
        <w:t xml:space="preserve">. Willamette River basin study area; embedded study areas are </w:t>
      </w:r>
      <w:r w:rsidR="0005603B">
        <w:t>colored</w:t>
      </w:r>
      <w:r w:rsidR="0097392C">
        <w:t xml:space="preserve"> other than gray.  The 2 lighter blues together make up the upper Willamette basin study area.</w:t>
      </w:r>
      <w:bookmarkEnd w:id="88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863C7A9" w:rsidR="00D37681" w:rsidRDefault="00D37681" w:rsidP="00D37681">
      <w:pPr>
        <w:pStyle w:val="Caption"/>
      </w:pPr>
      <w:bookmarkStart w:id="889" w:name="_Ref529607514"/>
      <w:bookmarkStart w:id="89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2</w:t>
      </w:r>
      <w:r w:rsidR="006C64CF">
        <w:rPr>
          <w:noProof/>
        </w:rPr>
        <w:fldChar w:fldCharType="end"/>
      </w:r>
      <w:bookmarkEnd w:id="889"/>
      <w:r>
        <w:t>. Tualatin basin study area; Chicken Creek watershed is highlighted.</w:t>
      </w:r>
      <w:bookmarkEnd w:id="89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30DCAA" w:rsidR="00D37681" w:rsidRDefault="00064E77" w:rsidP="00064E77">
      <w:pPr>
        <w:pStyle w:val="Caption"/>
      </w:pPr>
      <w:bookmarkStart w:id="891" w:name="_Ref529607587"/>
      <w:bookmarkStart w:id="89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3</w:t>
      </w:r>
      <w:r w:rsidR="006C64CF">
        <w:rPr>
          <w:noProof/>
        </w:rPr>
        <w:fldChar w:fldCharType="end"/>
      </w:r>
      <w:bookmarkEnd w:id="891"/>
      <w:r>
        <w:t>. North Santiam watershed study area.</w:t>
      </w:r>
      <w:bookmarkEnd w:id="89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6C31099" w:rsidR="00C70B81" w:rsidRDefault="00064E77" w:rsidP="00064E77">
      <w:pPr>
        <w:pStyle w:val="Caption"/>
      </w:pPr>
      <w:bookmarkStart w:id="893" w:name="_Ref529607628"/>
      <w:bookmarkStart w:id="89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4</w:t>
      </w:r>
      <w:r w:rsidR="006C64CF">
        <w:rPr>
          <w:noProof/>
        </w:rPr>
        <w:fldChar w:fldCharType="end"/>
      </w:r>
      <w:bookmarkEnd w:id="893"/>
      <w:r>
        <w:t>. Upper Willamette study area.</w:t>
      </w:r>
      <w:bookmarkEnd w:id="89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399733B9" w:rsidR="00E66BC2" w:rsidRDefault="006F30D2" w:rsidP="006F30D2">
      <w:pPr>
        <w:pStyle w:val="Caption"/>
      </w:pPr>
      <w:bookmarkStart w:id="895" w:name="_Ref529611388"/>
      <w:bookmarkStart w:id="89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4E1A">
        <w:rPr>
          <w:noProof/>
        </w:rPr>
        <w:t>5</w:t>
      </w:r>
      <w:r w:rsidR="006C64CF">
        <w:rPr>
          <w:noProof/>
        </w:rPr>
        <w:fldChar w:fldCharType="end"/>
      </w:r>
      <w:bookmarkEnd w:id="895"/>
      <w:r>
        <w:t>. Chicken Creek watershed study area.</w:t>
      </w:r>
      <w:bookmarkEnd w:id="89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97" w:name="_Toc58341799"/>
      <w:r>
        <w:t>Calendar conventions</w:t>
      </w:r>
      <w:bookmarkEnd w:id="89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98" w:name="_Toc58341800"/>
      <w:r>
        <w:t>Water years</w:t>
      </w:r>
      <w:bookmarkEnd w:id="89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99" w:name="_Toc58341801"/>
      <w:r>
        <w:t>Climate data</w:t>
      </w:r>
      <w:bookmarkEnd w:id="899"/>
    </w:p>
    <w:p w14:paraId="4E201698" w14:textId="77777777" w:rsidR="00CB152A" w:rsidRPr="00A06758" w:rsidRDefault="00CB152A" w:rsidP="00A06758"/>
    <w:p w14:paraId="400F9551" w14:textId="77777777" w:rsidR="00CB152A" w:rsidRDefault="00CB152A" w:rsidP="00CB152A">
      <w:pPr>
        <w:pStyle w:val="Heading2"/>
      </w:pPr>
      <w:bookmarkStart w:id="900" w:name="_Toc2858729"/>
      <w:bookmarkStart w:id="901" w:name="_Toc58341802"/>
      <w:r>
        <w:t>Numbered climate scenarios in the model</w:t>
      </w:r>
      <w:bookmarkEnd w:id="900"/>
      <w:bookmarkEnd w:id="901"/>
    </w:p>
    <w:p w14:paraId="30E024EF" w14:textId="77777777" w:rsidR="00823D41" w:rsidRDefault="00823D41" w:rsidP="00823D41">
      <w:pPr>
        <w:pStyle w:val="Body"/>
      </w:pPr>
    </w:p>
    <w:p w14:paraId="21F5BCDE" w14:textId="3F52A79D"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24E1A">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902" w:name="_Ref6032062"/>
      <w:bookmarkStart w:id="903" w:name="_Ref6033311"/>
      <w:bookmarkStart w:id="904" w:name="_Toc6121576"/>
      <w:r>
        <w:t xml:space="preserve">Table </w:t>
      </w:r>
      <w:bookmarkEnd w:id="902"/>
      <w:r>
        <w:t>1. Numbered climate scenarios</w:t>
      </w:r>
      <w:bookmarkEnd w:id="903"/>
      <w:bookmarkEnd w:id="904"/>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905" w:name="_Toc7759621"/>
      <w:bookmarkStart w:id="906" w:name="_Toc58341803"/>
      <w:r>
        <w:t>Monthly and seasonal weather data</w:t>
      </w:r>
      <w:bookmarkEnd w:id="905"/>
      <w:bookmarkEnd w:id="906"/>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907" w:name="_Toc58341804"/>
      <w:r>
        <w:t>Climate data grid</w:t>
      </w:r>
      <w:r w:rsidR="009F132A">
        <w:t>s</w:t>
      </w:r>
      <w:bookmarkEnd w:id="90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908" w:name="_Toc58341805"/>
      <w:r>
        <w:t>The WW2100 climate grid</w:t>
      </w:r>
      <w:bookmarkEnd w:id="90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909" w:name="_Toc58341806"/>
      <w:r>
        <w:t>The v2 climate grid</w:t>
      </w:r>
      <w:bookmarkEnd w:id="90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910" w:name="_Toc58341807"/>
      <w:r>
        <w:t>How climate data is looked up</w:t>
      </w:r>
      <w:bookmarkEnd w:id="91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911" w:name="_Toc58341808"/>
      <w:r>
        <w:t>What is in a climate dataset</w:t>
      </w:r>
      <w:bookmarkEnd w:id="91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912" w:name="_Toc58341809"/>
      <w:r>
        <w:t>Water rights</w:t>
      </w:r>
      <w:bookmarkEnd w:id="912"/>
    </w:p>
    <w:p w14:paraId="7ECEE8A5" w14:textId="77777777" w:rsidR="00D35AF7" w:rsidRDefault="00D35AF7" w:rsidP="00D35AF7">
      <w:pPr>
        <w:pStyle w:val="Heading2"/>
      </w:pPr>
      <w:bookmarkStart w:id="913" w:name="_Toc58341810"/>
      <w:r>
        <w:t>Water rights data</w:t>
      </w:r>
      <w:bookmarkEnd w:id="913"/>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914" w:name="_Toc58341811"/>
      <w:r>
        <w:lastRenderedPageBreak/>
        <w:t>The wr_pods.csv file</w:t>
      </w:r>
      <w:bookmarkEnd w:id="91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915" w:name="_Toc58341812"/>
      <w:r>
        <w:t>The wr_pous.csv file</w:t>
      </w:r>
      <w:bookmarkEnd w:id="91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916" w:name="_Toc58341813"/>
      <w:r>
        <w:t>Adding a water right</w:t>
      </w:r>
      <w:bookmarkEnd w:id="91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917" w:name="_Toc58341814"/>
      <w:r>
        <w:lastRenderedPageBreak/>
        <w:t>Stream flow and stream temperature</w:t>
      </w:r>
      <w:bookmarkEnd w:id="917"/>
    </w:p>
    <w:p w14:paraId="224B0981" w14:textId="77777777" w:rsidR="008C7362" w:rsidRDefault="008C7362" w:rsidP="008C7362">
      <w:pPr>
        <w:pStyle w:val="Heading2"/>
      </w:pPr>
      <w:bookmarkStart w:id="918" w:name="_Toc50800503"/>
      <w:bookmarkStart w:id="919" w:name="_Toc54090937"/>
      <w:bookmarkStart w:id="920" w:name="_Toc58341815"/>
      <w:r>
        <w:t>Water parcels</w:t>
      </w:r>
      <w:bookmarkEnd w:id="918"/>
      <w:bookmarkEnd w:id="919"/>
      <w:bookmarkEnd w:id="92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921" w:name="_Toc58341816"/>
      <w:r>
        <w:t>Daily water mass and energy balance</w:t>
      </w:r>
      <w:bookmarkEnd w:id="92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22" w:name="_Toc58341817"/>
      <w:r>
        <w:t>Estimating the rate of flow</w:t>
      </w:r>
      <w:r w:rsidR="006A13B7">
        <w:t xml:space="preserve"> </w:t>
      </w:r>
      <w:r>
        <w:t>in a stream reach</w:t>
      </w:r>
      <w:bookmarkEnd w:id="922"/>
    </w:p>
    <w:p w14:paraId="28F0C643" w14:textId="51EEF8D6"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ins w:id="923" w:author="David Conklin" w:date="2020-12-11T05:04:00Z">
        <w:r w:rsidR="00AB737C">
          <w:t>each</w:t>
        </w:r>
      </w:ins>
      <w:del w:id="924" w:author="David Conklin" w:date="2020-12-11T05:04:00Z">
        <w:r w:rsidR="001A6DC9" w:rsidDel="00AB737C">
          <w:delText>all</w:delText>
        </w:r>
      </w:del>
      <w:r w:rsidR="001A6DC9">
        <w:t xml:space="preserve"> reach</w:t>
      </w:r>
      <w:del w:id="925" w:author="David Conklin" w:date="2020-12-11T05:04:00Z">
        <w:r w:rsidR="001A6DC9" w:rsidDel="00AB737C">
          <w:delText>es</w:delText>
        </w:r>
      </w:del>
      <w:r w:rsidR="001A6DC9">
        <w:t xml:space="preserve"> </w:t>
      </w:r>
      <w:del w:id="926" w:author="David Conklin" w:date="2020-12-08T14:55:00Z">
        <w:r w:rsidR="001A6DC9" w:rsidDel="00F91EEB">
          <w:delText xml:space="preserve">except the one at the “root” </w:delText>
        </w:r>
      </w:del>
      <w:r w:rsidR="001A6DC9">
        <w:t>drain</w:t>
      </w:r>
      <w:ins w:id="927" w:author="David Conklin" w:date="2020-12-11T05:04:00Z">
        <w:r w:rsidR="00AB737C">
          <w:t>s</w:t>
        </w:r>
      </w:ins>
      <w:r w:rsidR="001A6DC9">
        <w:t xml:space="preserve"> into a single</w:t>
      </w:r>
      <w:ins w:id="928" w:author="David Conklin" w:date="2020-12-11T05:05:00Z">
        <w:r w:rsidR="00AB737C">
          <w:t xml:space="preserve"> </w:t>
        </w:r>
      </w:ins>
      <w:ins w:id="929" w:author="David Conklin" w:date="2020-12-11T05:06:00Z">
        <w:r w:rsidR="00AB737C">
          <w:t xml:space="preserve">next </w:t>
        </w:r>
      </w:ins>
      <w:ins w:id="930" w:author="David Conklin" w:date="2020-12-11T05:05:00Z">
        <w:r w:rsidR="00AB737C">
          <w:t>reach just</w:t>
        </w:r>
      </w:ins>
      <w:r w:rsidR="001A6DC9">
        <w:t xml:space="preserve"> downstream</w:t>
      </w:r>
      <w:del w:id="931" w:author="David Conklin" w:date="2020-12-11T05:05:00Z">
        <w:r w:rsidR="001A6DC9" w:rsidDel="00AB737C">
          <w:delText xml:space="preserve"> reach</w:delText>
        </w:r>
      </w:del>
      <w:r w:rsidR="001A6DC9">
        <w:t>.</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 xml:space="preserve">Each individual reach is represented as an ordered set of subreaches (class Reach, member </w:t>
      </w:r>
      <w:del w:id="932" w:author="David Conklin" w:date="2020-12-08T14:56:00Z">
        <w:r w:rsidDel="00F91EEB">
          <w:delText>m_</w:delText>
        </w:r>
        <w:r w:rsidRPr="00E45E68" w:rsidDel="00F91EEB">
          <w:delText xml:space="preserve"> </w:delText>
        </w:r>
      </w:del>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88B73ED" w:rsidR="00B45AB9" w:rsidRDefault="007B1928">
      <w:pPr>
        <w:ind w:firstLine="720"/>
        <w:rPr>
          <w:ins w:id="933" w:author="David Conklin" w:date="2020-12-10T08:31:00Z"/>
        </w:rPr>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ins w:id="934" w:author="David Conklin" w:date="2020-12-08T14:57:00Z">
        <w:r w:rsidR="00F91EEB">
          <w:t>ve</w:t>
        </w:r>
      </w:ins>
      <w:del w:id="935" w:author="David Conklin" w:date="2020-12-08T14:57:00Z">
        <w:r w:rsidR="009F26EB" w:rsidDel="00F91EEB">
          <w:delText>s</w:delText>
        </w:r>
      </w:del>
      <w:r w:rsidR="009F26EB">
        <w:t xml:space="preserve"> been calculated. </w:t>
      </w:r>
      <w:r w:rsidR="009236BE">
        <w:t xml:space="preserve"> The function uses an equation for the depth of the water in the reach as a function of the outflow rate which is derived from the Manning equation for the outflow rate</w:t>
      </w:r>
      <w:ins w:id="936" w:author="David Conklin" w:date="2020-12-08T16:17:00Z">
        <w:r w:rsidR="00A53465">
          <w:t>.  The Manning equation itself is</w:t>
        </w:r>
      </w:ins>
      <w:ins w:id="937" w:author="David Conklin" w:date="2020-12-08T22:30:00Z">
        <w:r w:rsidR="00B45AB9">
          <w:t>:</w:t>
        </w:r>
      </w:ins>
    </w:p>
    <w:p w14:paraId="4D7C794F" w14:textId="374B4551" w:rsidR="00DD603F" w:rsidRPr="00B45AB9" w:rsidRDefault="00DD603F" w:rsidP="00DD603F">
      <w:pPr>
        <w:ind w:left="720"/>
        <w:rPr>
          <w:ins w:id="938" w:author="David Conklin" w:date="2020-12-10T08:31:00Z"/>
        </w:rPr>
      </w:pPr>
      <w:ins w:id="939" w:author="David Conklin" w:date="2020-12-10T08:31:00Z">
        <w:r>
          <w:tab/>
          <w:t>Q =  A * R</w:t>
        </w:r>
        <w:r>
          <w:rPr>
            <w:vertAlign w:val="superscript"/>
          </w:rPr>
          <w:t>2/3</w:t>
        </w:r>
        <w:r>
          <w:t xml:space="preserve"> * </w:t>
        </w:r>
        <w:r>
          <w:rPr>
            <w:rFonts w:cstheme="minorHAnsi"/>
          </w:rPr>
          <w:t>√</w:t>
        </w:r>
        <w:r>
          <w:t xml:space="preserve">S / </w:t>
        </w:r>
        <w:r>
          <w:rPr>
            <w:i/>
            <w:iCs/>
          </w:rPr>
          <w:t>n</w:t>
        </w:r>
        <w:r>
          <w:rPr>
            <w:i/>
            <w:iCs/>
          </w:rPr>
          <w:tab/>
        </w:r>
        <w:r>
          <w:rPr>
            <w:i/>
            <w:iCs/>
          </w:rPr>
          <w:tab/>
        </w:r>
      </w:ins>
    </w:p>
    <w:p w14:paraId="58EB1474" w14:textId="77777777" w:rsidR="00DD603F" w:rsidRDefault="00DD603F" w:rsidP="00DD603F">
      <w:pPr>
        <w:rPr>
          <w:ins w:id="940" w:author="David Conklin" w:date="2020-12-08T22:30:00Z"/>
        </w:rPr>
        <w:pPrChange w:id="941" w:author="David Conklin" w:date="2020-12-10T08:31:00Z">
          <w:pPr>
            <w:ind w:firstLine="720"/>
          </w:pPr>
        </w:pPrChange>
      </w:pPr>
    </w:p>
    <w:p w14:paraId="4521BEA6" w14:textId="77777777" w:rsidR="00B45AB9" w:rsidRDefault="00B45AB9">
      <w:pPr>
        <w:rPr>
          <w:ins w:id="942" w:author="David Conklin" w:date="2020-12-08T22:31:00Z"/>
        </w:rPr>
        <w:pPrChange w:id="943" w:author="David Conklin" w:date="2020-12-08T22:31:00Z">
          <w:pPr>
            <w:ind w:left="720"/>
          </w:pPr>
        </w:pPrChange>
      </w:pPr>
      <w:ins w:id="944" w:author="David Conklin" w:date="2020-12-08T22:29:00Z">
        <w:r>
          <w:lastRenderedPageBreak/>
          <w:t>(</w:t>
        </w:r>
      </w:ins>
      <w:ins w:id="945" w:author="David Conklin" w:date="2020-12-08T22:30:00Z">
        <w:r>
          <w:fldChar w:fldCharType="begin"/>
        </w:r>
        <w:r>
          <w:instrText xml:space="preserve"> HYPERLINK "https://www.openchannelflow.com/blog/manning-formula-for-determining-open-channel-flows" </w:instrText>
        </w:r>
        <w:r>
          <w:fldChar w:fldCharType="separate"/>
        </w:r>
        <w:r w:rsidRPr="00B45AB9">
          <w:rPr>
            <w:rStyle w:val="Hyperlink"/>
          </w:rPr>
          <w:t>https://www.openchannelflow.com/blog/manning-formula-for-determining-open-channel-flows</w:t>
        </w:r>
        <w:r>
          <w:fldChar w:fldCharType="end"/>
        </w:r>
        <w:r>
          <w:t>)</w:t>
        </w:r>
      </w:ins>
    </w:p>
    <w:p w14:paraId="37441F9D" w14:textId="1B5D183E" w:rsidR="00570B57" w:rsidRPr="00DD603F" w:rsidRDefault="009236BE" w:rsidP="00570B57">
      <w:pPr>
        <w:rPr>
          <w:ins w:id="946" w:author="David Conklin" w:date="2020-12-08T22:23:00Z"/>
          <w:i/>
          <w:iCs/>
          <w:rPrChange w:id="947" w:author="David Conklin" w:date="2020-12-10T08:32:00Z">
            <w:rPr>
              <w:ins w:id="948" w:author="David Conklin" w:date="2020-12-08T22:23:00Z"/>
            </w:rPr>
          </w:rPrChange>
        </w:rPr>
      </w:pPr>
      <w:del w:id="949" w:author="David Conklin" w:date="2020-12-08T16:11:00Z">
        <w:r w:rsidDel="00570B57">
          <w:delText>.</w:delText>
        </w:r>
      </w:del>
      <w:del w:id="950" w:author="David Conklin" w:date="2020-12-08T22:31:00Z">
        <w:r w:rsidDel="00B45AB9">
          <w:delText xml:space="preserve"> </w:delText>
        </w:r>
      </w:del>
      <w:ins w:id="951" w:author="David Conklin" w:date="2020-12-08T16:13:00Z">
        <w:r w:rsidR="00570B57">
          <w:t>where</w:t>
        </w:r>
      </w:ins>
    </w:p>
    <w:p w14:paraId="1BF17E50" w14:textId="705F4960" w:rsidR="00570B57" w:rsidRDefault="00B45AB9" w:rsidP="00B45AB9">
      <w:pPr>
        <w:rPr>
          <w:ins w:id="952" w:author="David Conklin" w:date="2020-12-08T22:24:00Z"/>
        </w:rPr>
      </w:pPr>
      <w:ins w:id="953" w:author="David Conklin" w:date="2020-12-08T22:23:00Z">
        <w:r>
          <w:tab/>
        </w:r>
        <w:r>
          <w:tab/>
          <w:t xml:space="preserve">Q = </w:t>
        </w:r>
      </w:ins>
      <w:ins w:id="954" w:author="David Conklin" w:date="2020-12-11T05:17:00Z">
        <w:r w:rsidR="00EC0CDD">
          <w:t xml:space="preserve">volumetric </w:t>
        </w:r>
      </w:ins>
      <w:ins w:id="955" w:author="David Conklin" w:date="2020-12-08T22:23:00Z">
        <w:r>
          <w:t>flow rate</w:t>
        </w:r>
      </w:ins>
      <w:ins w:id="956" w:author="David Conklin" w:date="2020-12-08T16:14:00Z">
        <w:r w:rsidR="00570B57">
          <w:t xml:space="preserve">, </w:t>
        </w:r>
      </w:ins>
      <w:ins w:id="957" w:author="David Conklin" w:date="2020-12-08T22:24:00Z">
        <w:r>
          <w:t>m</w:t>
        </w:r>
      </w:ins>
      <w:ins w:id="958" w:author="David Conklin" w:date="2020-12-08T16:14:00Z">
        <w:r w:rsidR="00570B57">
          <w:rPr>
            <w:vertAlign w:val="superscript"/>
          </w:rPr>
          <w:t>3</w:t>
        </w:r>
        <w:r w:rsidR="00570B57">
          <w:t>/s</w:t>
        </w:r>
      </w:ins>
      <w:ins w:id="959" w:author="David Conklin" w:date="2020-12-08T16:23:00Z">
        <w:r w:rsidR="00F707FC">
          <w:t xml:space="preserve"> </w:t>
        </w:r>
      </w:ins>
    </w:p>
    <w:p w14:paraId="422E4102" w14:textId="4B04E647" w:rsidR="00B45AB9" w:rsidRDefault="00B45AB9" w:rsidP="00B45AB9">
      <w:pPr>
        <w:rPr>
          <w:ins w:id="960" w:author="David Conklin" w:date="2020-12-11T05:38:00Z"/>
        </w:rPr>
      </w:pPr>
      <w:ins w:id="961" w:author="David Conklin" w:date="2020-12-08T22:24:00Z">
        <w:r>
          <w:tab/>
        </w:r>
        <w:r>
          <w:tab/>
          <w:t>A = cross-sectional area of flo</w:t>
        </w:r>
      </w:ins>
      <w:ins w:id="962" w:author="David Conklin" w:date="2020-12-08T22:25:00Z">
        <w:r>
          <w:t>w, m</w:t>
        </w:r>
        <w:r>
          <w:rPr>
            <w:vertAlign w:val="superscript"/>
          </w:rPr>
          <w:t>2</w:t>
        </w:r>
      </w:ins>
    </w:p>
    <w:p w14:paraId="160320D7" w14:textId="514E5E55" w:rsidR="00201607" w:rsidRPr="00201607" w:rsidRDefault="00201607" w:rsidP="00B45AB9">
      <w:pPr>
        <w:rPr>
          <w:ins w:id="963" w:author="David Conklin" w:date="2020-12-08T22:25:00Z"/>
          <w:rPrChange w:id="964" w:author="David Conklin" w:date="2020-12-11T05:38:00Z">
            <w:rPr>
              <w:ins w:id="965" w:author="David Conklin" w:date="2020-12-08T22:25:00Z"/>
              <w:vertAlign w:val="superscript"/>
            </w:rPr>
          </w:rPrChange>
        </w:rPr>
      </w:pPr>
      <w:ins w:id="966" w:author="David Conklin" w:date="2020-12-11T05:38:00Z">
        <w:r>
          <w:tab/>
        </w:r>
        <w:r>
          <w:tab/>
          <w:t>p = wetted perimeter, m</w:t>
        </w:r>
      </w:ins>
    </w:p>
    <w:p w14:paraId="09E7CADB" w14:textId="5B7F1C2D" w:rsidR="00B45AB9" w:rsidRDefault="00B45AB9" w:rsidP="00B45AB9">
      <w:pPr>
        <w:rPr>
          <w:ins w:id="967" w:author="David Conklin" w:date="2020-12-08T22:27:00Z"/>
        </w:rPr>
      </w:pPr>
      <w:ins w:id="968" w:author="David Conklin" w:date="2020-12-08T22:25:00Z">
        <w:r>
          <w:rPr>
            <w:vertAlign w:val="superscript"/>
          </w:rPr>
          <w:tab/>
        </w:r>
        <w:r>
          <w:rPr>
            <w:vertAlign w:val="superscript"/>
          </w:rPr>
          <w:tab/>
        </w:r>
        <w:r>
          <w:t xml:space="preserve">R = </w:t>
        </w:r>
      </w:ins>
      <w:ins w:id="969" w:author="David Conklin" w:date="2020-12-11T05:39:00Z">
        <w:r w:rsidR="00201607">
          <w:t>A/p</w:t>
        </w:r>
        <w:r w:rsidR="00201607">
          <w:tab/>
          <w:t xml:space="preserve">     </w:t>
        </w:r>
      </w:ins>
      <w:ins w:id="970" w:author="David Conklin" w:date="2020-12-08T22:25:00Z">
        <w:r>
          <w:t>hydraulic radius</w:t>
        </w:r>
      </w:ins>
      <w:ins w:id="971" w:author="David Conklin" w:date="2020-12-08T22:26:00Z">
        <w:r>
          <w:t>, m</w:t>
        </w:r>
      </w:ins>
      <w:ins w:id="972" w:author="David Conklin" w:date="2020-12-08T22:25:00Z">
        <w:r>
          <w:t xml:space="preserve"> </w:t>
        </w:r>
      </w:ins>
    </w:p>
    <w:p w14:paraId="2D02F66F" w14:textId="4EE99B03" w:rsidR="00B45AB9" w:rsidRPr="00B45AB9" w:rsidRDefault="00B45AB9">
      <w:pPr>
        <w:rPr>
          <w:ins w:id="973" w:author="David Conklin" w:date="2020-12-08T16:14:00Z"/>
        </w:rPr>
      </w:pPr>
      <w:ins w:id="974" w:author="David Conklin" w:date="2020-12-08T22:27:00Z">
        <w:r>
          <w:tab/>
        </w:r>
        <w:r>
          <w:tab/>
          <w:t>S = slope, as rise/run</w:t>
        </w:r>
      </w:ins>
    </w:p>
    <w:p w14:paraId="7E2B4ED1" w14:textId="6324572B" w:rsidR="00AB737C" w:rsidRPr="00BC45C1" w:rsidRDefault="00570B57" w:rsidP="00570B57">
      <w:pPr>
        <w:rPr>
          <w:ins w:id="975" w:author="David Conklin" w:date="2020-12-11T05:08:00Z"/>
          <w:vertAlign w:val="superscript"/>
          <w:rPrChange w:id="976" w:author="David Conklin" w:date="2020-12-11T10:22:00Z">
            <w:rPr>
              <w:ins w:id="977" w:author="David Conklin" w:date="2020-12-11T05:08:00Z"/>
            </w:rPr>
          </w:rPrChange>
        </w:rPr>
      </w:pPr>
      <w:ins w:id="978" w:author="David Conklin" w:date="2020-12-08T16:14:00Z">
        <w:r>
          <w:tab/>
        </w:r>
        <w:r>
          <w:tab/>
        </w:r>
        <w:r w:rsidRPr="00B45AB9">
          <w:rPr>
            <w:i/>
            <w:iCs/>
            <w:rPrChange w:id="979" w:author="David Conklin" w:date="2020-12-08T22:28:00Z">
              <w:rPr/>
            </w:rPrChange>
          </w:rPr>
          <w:t>n</w:t>
        </w:r>
        <w:r>
          <w:t xml:space="preserve"> </w:t>
        </w:r>
      </w:ins>
      <w:ins w:id="980" w:author="David Conklin" w:date="2020-12-08T16:15:00Z">
        <w:r>
          <w:t xml:space="preserve">= </w:t>
        </w:r>
      </w:ins>
      <w:ins w:id="981" w:author="David Conklin" w:date="2020-12-11T05:08:00Z">
        <w:r w:rsidR="00AB737C">
          <w:t xml:space="preserve">Manning </w:t>
        </w:r>
      </w:ins>
      <w:ins w:id="982" w:author="David Conklin" w:date="2020-12-08T22:26:00Z">
        <w:r w:rsidR="00B45AB9">
          <w:t>roughness</w:t>
        </w:r>
      </w:ins>
      <w:ins w:id="983" w:author="David Conklin" w:date="2020-12-11T05:08:00Z">
        <w:r w:rsidR="00AB737C">
          <w:t xml:space="preserve"> coefficient</w:t>
        </w:r>
      </w:ins>
      <w:ins w:id="984" w:author="David Conklin" w:date="2020-12-08T22:26:00Z">
        <w:r w:rsidR="00B45AB9">
          <w:t xml:space="preserve">, a function </w:t>
        </w:r>
      </w:ins>
      <w:ins w:id="985" w:author="David Conklin" w:date="2020-12-08T22:27:00Z">
        <w:r w:rsidR="00B45AB9">
          <w:t>of channel material and condition</w:t>
        </w:r>
      </w:ins>
      <w:ins w:id="986" w:author="David Conklin" w:date="2020-12-11T05:07:00Z">
        <w:r w:rsidR="00AB737C">
          <w:t xml:space="preserve">, </w:t>
        </w:r>
      </w:ins>
      <w:ins w:id="987" w:author="David Conklin" w:date="2020-12-11T10:22:00Z">
        <w:r w:rsidR="00BC45C1">
          <w:t>s/m</w:t>
        </w:r>
        <w:r w:rsidR="00BC45C1">
          <w:rPr>
            <w:vertAlign w:val="superscript"/>
          </w:rPr>
          <w:t>1/3</w:t>
        </w:r>
      </w:ins>
    </w:p>
    <w:p w14:paraId="5E89B0C2" w14:textId="26FBEC01" w:rsidR="00371041" w:rsidRDefault="00371041" w:rsidP="00570B57">
      <w:pPr>
        <w:rPr>
          <w:ins w:id="988" w:author="David Conklin" w:date="2020-12-11T10:23:00Z"/>
        </w:rPr>
      </w:pPr>
    </w:p>
    <w:p w14:paraId="06E7C153" w14:textId="1CD3DD0B" w:rsidR="003D0B14" w:rsidRPr="003D0B14" w:rsidRDefault="003D0B14" w:rsidP="003D0B14">
      <w:pPr>
        <w:rPr>
          <w:ins w:id="989" w:author="David Conklin" w:date="2020-12-11T10:23:00Z"/>
          <w:rPrChange w:id="990" w:author="David Conklin" w:date="2020-12-11T10:27:00Z">
            <w:rPr>
              <w:ins w:id="991" w:author="David Conklin" w:date="2020-12-11T10:23:00Z"/>
            </w:rPr>
          </w:rPrChange>
        </w:rPr>
        <w:pPrChange w:id="992" w:author="David Conklin" w:date="2020-12-11T10:23:00Z">
          <w:pPr>
            <w:ind w:left="1440" w:firstLine="720"/>
          </w:pPr>
        </w:pPrChange>
      </w:pPr>
      <w:ins w:id="993" w:author="David Conklin" w:date="2020-12-11T10:23:00Z">
        <w:r>
          <w:t xml:space="preserve">Manning roughness coefficients are </w:t>
        </w:r>
        <w:r>
          <w:t>usually in s/ft</w:t>
        </w:r>
        <w:r>
          <w:rPr>
            <w:vertAlign w:val="superscript"/>
          </w:rPr>
          <w:t>1/3</w:t>
        </w:r>
        <w:r>
          <w:t>,</w:t>
        </w:r>
        <w:r>
          <w:t xml:space="preserve"> with</w:t>
        </w:r>
        <w:r>
          <w:t xml:space="preserve"> typical values 0.001 s/ft</w:t>
        </w:r>
        <w:r>
          <w:rPr>
            <w:vertAlign w:val="superscript"/>
          </w:rPr>
          <w:t>1/3</w:t>
        </w:r>
        <w:r>
          <w:t xml:space="preserve"> (smoothest) – 0.050 s/ft</w:t>
        </w:r>
        <w:r>
          <w:rPr>
            <w:vertAlign w:val="superscript"/>
          </w:rPr>
          <w:t>1/3</w:t>
        </w:r>
        <w:r>
          <w:t xml:space="preserve"> (roughest)</w:t>
        </w:r>
        <w:r>
          <w:t xml:space="preserve">.  To convert from </w:t>
        </w:r>
      </w:ins>
      <w:ins w:id="994" w:author="David Conklin" w:date="2020-12-11T10:24:00Z">
        <w:r>
          <w:t xml:space="preserve">a table value of </w:t>
        </w:r>
        <w:r>
          <w:rPr>
            <w:i/>
            <w:iCs/>
          </w:rPr>
          <w:t>n</w:t>
        </w:r>
        <w:r>
          <w:t xml:space="preserve"> in </w:t>
        </w:r>
        <w:r>
          <w:t>s/ft</w:t>
        </w:r>
        <w:r>
          <w:rPr>
            <w:vertAlign w:val="superscript"/>
          </w:rPr>
          <w:t>1/3</w:t>
        </w:r>
        <w:r>
          <w:t xml:space="preserve"> to </w:t>
        </w:r>
      </w:ins>
      <w:ins w:id="995" w:author="David Conklin" w:date="2020-12-11T10:25:00Z">
        <w:r>
          <w:t xml:space="preserve">a value in </w:t>
        </w:r>
        <w:r>
          <w:t>s/m</w:t>
        </w:r>
        <w:r>
          <w:rPr>
            <w:vertAlign w:val="superscript"/>
          </w:rPr>
          <w:t>1/3</w:t>
        </w:r>
        <w:r>
          <w:t xml:space="preserve">, multiply the table value by </w:t>
        </w:r>
      </w:ins>
      <w:ins w:id="996" w:author="David Conklin" w:date="2020-12-11T10:26:00Z">
        <w:r>
          <w:t>(1 m / 3.28084 ft)</w:t>
        </w:r>
      </w:ins>
      <w:ins w:id="997" w:author="David Conklin" w:date="2020-12-11T10:27:00Z">
        <w:r>
          <w:rPr>
            <w:vertAlign w:val="superscript"/>
          </w:rPr>
          <w:t>1/3</w:t>
        </w:r>
        <w:r>
          <w:t xml:space="preserve"> (= 0.673</w:t>
        </w:r>
      </w:ins>
      <w:ins w:id="998" w:author="David Conklin" w:date="2020-12-11T10:28:00Z">
        <w:r>
          <w:t>).</w:t>
        </w:r>
      </w:ins>
    </w:p>
    <w:p w14:paraId="2999A8A6" w14:textId="77777777" w:rsidR="003D0B14" w:rsidRPr="00EC0CDD" w:rsidRDefault="003D0B14" w:rsidP="00570B57">
      <w:pPr>
        <w:rPr>
          <w:ins w:id="999" w:author="David Conklin" w:date="2020-12-10T16:15:00Z"/>
          <w:vertAlign w:val="superscript"/>
          <w:rPrChange w:id="1000" w:author="David Conklin" w:date="2020-12-11T05:14:00Z">
            <w:rPr>
              <w:ins w:id="1001" w:author="David Conklin" w:date="2020-12-10T16:15:00Z"/>
            </w:rPr>
          </w:rPrChange>
        </w:rPr>
      </w:pPr>
    </w:p>
    <w:p w14:paraId="0B1A3A00" w14:textId="05645119" w:rsidR="00570B57" w:rsidRDefault="00A53465">
      <w:pPr>
        <w:rPr>
          <w:ins w:id="1002" w:author="David Conklin" w:date="2020-12-08T16:11:00Z"/>
        </w:rPr>
        <w:pPrChange w:id="1003" w:author="David Conklin" w:date="2020-12-08T22:28:00Z">
          <w:pPr>
            <w:ind w:firstLine="720"/>
          </w:pPr>
        </w:pPrChange>
      </w:pPr>
      <w:ins w:id="1004" w:author="David Conklin" w:date="2020-12-08T16:18:00Z">
        <w:r>
          <w:tab/>
        </w:r>
        <w:r>
          <w:tab/>
        </w:r>
      </w:ins>
    </w:p>
    <w:p w14:paraId="1EDA0BAD" w14:textId="73A7E84D" w:rsidR="000F5E41" w:rsidRDefault="009236BE">
      <w:pPr>
        <w:ind w:firstLine="720"/>
        <w:rPr>
          <w:ins w:id="1005" w:author="David Conklin" w:date="2020-12-10T08:30:00Z"/>
        </w:rPr>
      </w:pPr>
      <w:r>
        <w:t xml:space="preserve"> By algebraic manipulation</w:t>
      </w:r>
      <w:ins w:id="1006" w:author="David Conklin" w:date="2020-12-08T16:22:00Z">
        <w:r w:rsidR="00F707FC">
          <w:t xml:space="preserve"> and by </w:t>
        </w:r>
      </w:ins>
      <w:ins w:id="1007" w:author="David Conklin" w:date="2020-12-11T05:15:00Z">
        <w:r w:rsidR="00EC0CDD">
          <w:t>assuming that the channel has a rectangular cross-</w:t>
        </w:r>
      </w:ins>
      <w:ins w:id="1008" w:author="David Conklin" w:date="2020-12-11T05:16:00Z">
        <w:r w:rsidR="00EC0CDD">
          <w:t>section with a fixed width:depth ratio</w:t>
        </w:r>
      </w:ins>
      <w:r>
        <w:t>, the Manning equation can</w:t>
      </w:r>
      <w:del w:id="1009" w:author="David Conklin" w:date="2020-12-10T04:29:00Z">
        <w:r w:rsidDel="000F5E41">
          <w:delText xml:space="preserve"> </w:delText>
        </w:r>
      </w:del>
      <w:ins w:id="1010" w:author="David Conklin" w:date="2020-12-08T17:17:00Z">
        <w:r w:rsidR="00EB55D3">
          <w:t xml:space="preserve"> </w:t>
        </w:r>
      </w:ins>
      <w:r>
        <w:t>be rewritten as an equation for depth</w:t>
      </w:r>
      <w:ins w:id="1011" w:author="David Conklin" w:date="2020-12-08T16:22:00Z">
        <w:r w:rsidR="00F707FC">
          <w:t xml:space="preserve"> </w:t>
        </w:r>
      </w:ins>
      <w:ins w:id="1012" w:author="David Conklin" w:date="2020-12-11T05:18:00Z">
        <w:r w:rsidR="00EC0CDD">
          <w:t xml:space="preserve">d </w:t>
        </w:r>
      </w:ins>
      <w:ins w:id="1013" w:author="David Conklin" w:date="2020-12-08T16:22:00Z">
        <w:r w:rsidR="00F707FC">
          <w:t xml:space="preserve">as a function of </w:t>
        </w:r>
      </w:ins>
      <w:ins w:id="1014" w:author="David Conklin" w:date="2020-12-11T05:18:00Z">
        <w:r w:rsidR="00EC0CDD">
          <w:t xml:space="preserve">the flow </w:t>
        </w:r>
      </w:ins>
      <w:ins w:id="1015" w:author="David Conklin" w:date="2020-12-08T16:23:00Z">
        <w:r w:rsidR="00F707FC">
          <w:t>Q</w:t>
        </w:r>
      </w:ins>
      <w:ins w:id="1016" w:author="David Conklin" w:date="2020-12-08T16:46:00Z">
        <w:r w:rsidR="0041368E">
          <w:t>, the channel width:depth ratio</w:t>
        </w:r>
      </w:ins>
      <w:ins w:id="1017" w:author="David Conklin" w:date="2020-12-11T05:17:00Z">
        <w:r w:rsidR="00EC0CDD">
          <w:t xml:space="preserve"> wdr</w:t>
        </w:r>
      </w:ins>
      <w:ins w:id="1018" w:author="David Conklin" w:date="2020-12-08T16:46:00Z">
        <w:r w:rsidR="0041368E">
          <w:t>, and the slope</w:t>
        </w:r>
      </w:ins>
      <w:ins w:id="1019" w:author="David Conklin" w:date="2020-12-11T05:17:00Z">
        <w:r w:rsidR="00EC0CDD">
          <w:t xml:space="preserve"> S</w:t>
        </w:r>
      </w:ins>
      <w:ins w:id="1020" w:author="David Conklin" w:date="2020-12-10T04:32:00Z">
        <w:r w:rsidR="000F5E41">
          <w:t>.</w:t>
        </w:r>
      </w:ins>
      <w:ins w:id="1021" w:author="David Conklin" w:date="2020-12-10T08:32:00Z">
        <w:r w:rsidR="00DD603F">
          <w:t xml:space="preserve">  The formula </w:t>
        </w:r>
      </w:ins>
      <w:ins w:id="1022" w:author="David Conklin" w:date="2020-12-10T08:33:00Z">
        <w:r w:rsidR="00DD603F">
          <w:t>used for depth as a function of Q in CW3M makes depth proportional to th</w:t>
        </w:r>
      </w:ins>
      <w:ins w:id="1023" w:author="David Conklin" w:date="2020-12-10T08:34:00Z">
        <w:r w:rsidR="00DD603F">
          <w:t xml:space="preserve">e 3/8 power of Q.  </w:t>
        </w:r>
      </w:ins>
      <w:ins w:id="1024" w:author="David Conklin" w:date="2020-12-11T05:19:00Z">
        <w:r w:rsidR="00EC0CDD">
          <w:t>The assumption that the channel cross-s</w:t>
        </w:r>
      </w:ins>
      <w:ins w:id="1025" w:author="David Conklin" w:date="2020-12-11T05:20:00Z">
        <w:r w:rsidR="00EC0CDD">
          <w:t xml:space="preserve">ection is both rectangular and has a fixed width:depth ratio is </w:t>
        </w:r>
      </w:ins>
      <w:ins w:id="1026" w:author="David Conklin" w:date="2020-12-10T08:35:00Z">
        <w:r w:rsidR="00DD603F">
          <w:t>mathematically</w:t>
        </w:r>
      </w:ins>
      <w:ins w:id="1027" w:author="David Conklin" w:date="2020-12-10T08:34:00Z">
        <w:r w:rsidR="00DD603F">
          <w:t xml:space="preserve"> convenient but physically </w:t>
        </w:r>
      </w:ins>
      <w:ins w:id="1028" w:author="David Conklin" w:date="2020-12-10T08:36:00Z">
        <w:r w:rsidR="00DD603F">
          <w:t>questionable</w:t>
        </w:r>
      </w:ins>
      <w:ins w:id="1029" w:author="David Conklin" w:date="2020-12-11T05:21:00Z">
        <w:r w:rsidR="00EC0CDD">
          <w:t>.</w:t>
        </w:r>
      </w:ins>
      <w:ins w:id="1030" w:author="David Conklin" w:date="2020-12-10T08:35:00Z">
        <w:r w:rsidR="00DD603F">
          <w:t xml:space="preserve"> </w:t>
        </w:r>
      </w:ins>
      <w:ins w:id="1031" w:author="David Conklin" w:date="2020-12-11T05:21:00Z">
        <w:r w:rsidR="00EC0CDD">
          <w:t xml:space="preserve"> </w:t>
        </w:r>
      </w:ins>
      <w:ins w:id="1032" w:author="David Conklin" w:date="2020-12-10T08:41:00Z">
        <w:r w:rsidR="008805C5">
          <w:t>In reality, h</w:t>
        </w:r>
      </w:ins>
      <w:ins w:id="1033" w:author="David Conklin" w:date="2020-12-10T08:37:00Z">
        <w:r w:rsidR="00DD603F">
          <w:t>olding the width</w:t>
        </w:r>
      </w:ins>
      <w:ins w:id="1034" w:author="David Conklin" w:date="2020-12-10T08:38:00Z">
        <w:r w:rsidR="00DD603F">
          <w:t xml:space="preserve">:depth ratio constant with changing flow would </w:t>
        </w:r>
      </w:ins>
      <w:ins w:id="1035" w:author="David Conklin" w:date="2020-12-10T08:41:00Z">
        <w:r w:rsidR="008805C5">
          <w:t>necessi</w:t>
        </w:r>
      </w:ins>
      <w:ins w:id="1036" w:author="David Conklin" w:date="2020-12-10T08:42:00Z">
        <w:r w:rsidR="008805C5">
          <w:t>tate</w:t>
        </w:r>
      </w:ins>
      <w:ins w:id="1037" w:author="David Conklin" w:date="2020-12-10T08:38:00Z">
        <w:r w:rsidR="00DD603F">
          <w:t xml:space="preserve"> </w:t>
        </w:r>
      </w:ins>
      <w:ins w:id="1038" w:author="David Conklin" w:date="2020-12-10T08:42:00Z">
        <w:r w:rsidR="008805C5">
          <w:t>changes to the</w:t>
        </w:r>
      </w:ins>
      <w:ins w:id="1039" w:author="David Conklin" w:date="2020-12-10T08:39:00Z">
        <w:r w:rsidR="00DD603F">
          <w:t xml:space="preserve"> channel</w:t>
        </w:r>
      </w:ins>
      <w:ins w:id="1040" w:author="David Conklin" w:date="2020-12-10T08:40:00Z">
        <w:r w:rsidR="00DD603F">
          <w:t xml:space="preserve"> width in proportion to the channel depth</w:t>
        </w:r>
        <w:r w:rsidR="008805C5">
          <w:t xml:space="preserve"> as Q changes</w:t>
        </w:r>
      </w:ins>
      <w:ins w:id="1041" w:author="David Conklin" w:date="2020-12-10T08:41:00Z">
        <w:r w:rsidR="008805C5">
          <w:t>.</w:t>
        </w:r>
      </w:ins>
      <w:ins w:id="1042" w:author="David Conklin" w:date="2020-12-10T08:43:00Z">
        <w:r w:rsidR="008805C5">
          <w:t xml:space="preserve">  Doing so while maintaining a rectangular cross-section would necessitate </w:t>
        </w:r>
      </w:ins>
      <w:ins w:id="1043" w:author="David Conklin" w:date="2020-12-10T08:44:00Z">
        <w:r w:rsidR="008805C5">
          <w:t>displacing the streambed and stream banks</w:t>
        </w:r>
      </w:ins>
      <w:ins w:id="1044" w:author="David Conklin" w:date="2020-12-10T08:45:00Z">
        <w:r w:rsidR="008805C5">
          <w:t>.</w:t>
        </w:r>
      </w:ins>
      <w:del w:id="1045" w:author="David Conklin" w:date="2020-12-10T04:29:00Z">
        <w:r w:rsidDel="000F5E41">
          <w:delText xml:space="preserve">.  </w:delText>
        </w:r>
      </w:del>
    </w:p>
    <w:p w14:paraId="1EABB913" w14:textId="77777777" w:rsidR="00DD603F" w:rsidRDefault="00DD603F">
      <w:pPr>
        <w:ind w:firstLine="720"/>
        <w:rPr>
          <w:ins w:id="1046" w:author="David Conklin" w:date="2020-12-10T04:32:00Z"/>
        </w:rPr>
      </w:pPr>
    </w:p>
    <w:p w14:paraId="4675AE25" w14:textId="0D83DDB7" w:rsidR="00DD603F" w:rsidRPr="00094BB3" w:rsidRDefault="00DD603F" w:rsidP="00DD603F">
      <w:pPr>
        <w:rPr>
          <w:ins w:id="1047" w:author="David Conklin" w:date="2020-12-10T08:30:00Z"/>
        </w:rPr>
      </w:pPr>
      <w:ins w:id="1048" w:author="David Conklin" w:date="2020-12-10T08:30:00Z">
        <w:r>
          <w:t>The actual C++ code in</w:t>
        </w:r>
      </w:ins>
      <w:ins w:id="1049" w:author="David Conklin" w:date="2020-12-11T05:23:00Z">
        <w:r w:rsidR="00EC0CDD">
          <w:t xml:space="preserve"> the</w:t>
        </w:r>
      </w:ins>
      <w:ins w:id="1050" w:author="David Conklin" w:date="2020-12-10T08:30:00Z">
        <w:r>
          <w:t xml:space="preserve"> </w:t>
        </w:r>
        <w:r w:rsidRPr="00EC0CDD">
          <w:rPr>
            <w:i/>
            <w:iCs/>
            <w:rPrChange w:id="1051" w:author="David Conklin" w:date="2020-12-11T05:23:00Z">
              <w:rPr/>
            </w:rPrChange>
          </w:rPr>
          <w:t>GetManningDepthFromQ()</w:t>
        </w:r>
        <w:r>
          <w:t xml:space="preserve"> </w:t>
        </w:r>
      </w:ins>
      <w:ins w:id="1052" w:author="David Conklin" w:date="2020-12-11T05:23:00Z">
        <w:r w:rsidR="00EC0CDD">
          <w:t xml:space="preserve">function </w:t>
        </w:r>
      </w:ins>
      <w:ins w:id="1053" w:author="David Conklin" w:date="2020-12-10T08:30:00Z">
        <w:r>
          <w:t xml:space="preserve">has </w:t>
        </w:r>
      </w:ins>
      <w:ins w:id="1054" w:author="David Conklin" w:date="2020-12-10T08:45:00Z">
        <w:r w:rsidR="008805C5">
          <w:t>this form</w:t>
        </w:r>
      </w:ins>
    </w:p>
    <w:p w14:paraId="2BA6A95E" w14:textId="1CE9FCFD" w:rsidR="00DD603F" w:rsidRDefault="00DD603F" w:rsidP="00DD603F">
      <w:pPr>
        <w:ind w:left="720" w:firstLine="720"/>
        <w:rPr>
          <w:ins w:id="1055" w:author="David Conklin" w:date="2020-12-10T08:30:00Z"/>
        </w:rPr>
      </w:pPr>
      <w:ins w:id="1056" w:author="David Conklin" w:date="2020-12-10T08:30:00Z">
        <w:r>
          <w:t xml:space="preserve">d = </w:t>
        </w:r>
      </w:ins>
      <w:ins w:id="1057" w:author="David Conklin" w:date="2020-12-10T08:49:00Z">
        <w:r w:rsidR="008805C5">
          <w:t xml:space="preserve"> </w:t>
        </w:r>
      </w:ins>
      <w:ins w:id="1058" w:author="David Conklin" w:date="2020-12-10T08:30:00Z">
        <w:r>
          <w:t>(</w:t>
        </w:r>
      </w:ins>
      <w:ins w:id="1059" w:author="David Conklin" w:date="2020-12-10T08:46:00Z">
        <w:r w:rsidR="008805C5">
          <w:t>0.3 Q</w:t>
        </w:r>
      </w:ins>
      <w:ins w:id="1060" w:author="David Conklin" w:date="2020-12-10T08:30:00Z">
        <w:r>
          <w:t xml:space="preserve"> /</w:t>
        </w:r>
      </w:ins>
      <w:ins w:id="1061" w:author="David Conklin" w:date="2020-12-10T08:48:00Z">
        <w:r w:rsidR="008805C5">
          <w:t xml:space="preserve"> (</w:t>
        </w:r>
      </w:ins>
      <w:ins w:id="1062" w:author="David Conklin" w:date="2020-12-10T08:47:00Z">
        <w:r w:rsidR="008805C5">
          <w:rPr>
            <w:rFonts w:cstheme="minorHAnsi"/>
          </w:rPr>
          <w:t>√</w:t>
        </w:r>
      </w:ins>
      <w:ins w:id="1063" w:author="David Conklin" w:date="2020-12-10T08:55:00Z">
        <w:r w:rsidR="009440A8">
          <w:t>S</w:t>
        </w:r>
      </w:ins>
      <w:ins w:id="1064" w:author="David Conklin" w:date="2020-12-10T08:30:00Z">
        <w:r>
          <w:t xml:space="preserve"> * wd</w:t>
        </w:r>
      </w:ins>
      <w:ins w:id="1065" w:author="David Conklin" w:date="2020-12-11T05:24:00Z">
        <w:r w:rsidR="00606355">
          <w:t>r</w:t>
        </w:r>
      </w:ins>
      <w:ins w:id="1066" w:author="David Conklin" w:date="2020-12-10T08:30:00Z">
        <w:r>
          <w:t>term))</w:t>
        </w:r>
      </w:ins>
      <w:ins w:id="1067" w:author="David Conklin" w:date="2020-12-10T08:48:00Z">
        <w:r w:rsidR="008805C5">
          <w:rPr>
            <w:vertAlign w:val="superscript"/>
          </w:rPr>
          <w:t xml:space="preserve">3/8 </w:t>
        </w:r>
      </w:ins>
    </w:p>
    <w:p w14:paraId="33BC5284" w14:textId="6EF543B0" w:rsidR="00DD603F" w:rsidRDefault="00DD603F" w:rsidP="00DD603F">
      <w:pPr>
        <w:rPr>
          <w:ins w:id="1068" w:author="David Conklin" w:date="2020-12-10T08:30:00Z"/>
        </w:rPr>
      </w:pPr>
      <w:ins w:id="1069" w:author="David Conklin" w:date="2020-12-10T08:30:00Z">
        <w:r>
          <w:t>where</w:t>
        </w:r>
      </w:ins>
    </w:p>
    <w:p w14:paraId="5AB663D9" w14:textId="7941D2AD" w:rsidR="00DD603F" w:rsidRDefault="00DD603F" w:rsidP="00DD603F">
      <w:pPr>
        <w:rPr>
          <w:ins w:id="1070" w:author="David Conklin" w:date="2020-12-10T08:30:00Z"/>
        </w:rPr>
      </w:pPr>
      <w:ins w:id="1071" w:author="David Conklin" w:date="2020-12-10T08:30:00Z">
        <w:r>
          <w:tab/>
        </w:r>
        <w:r>
          <w:tab/>
          <w:t>wd</w:t>
        </w:r>
      </w:ins>
      <w:ins w:id="1072" w:author="David Conklin" w:date="2020-12-11T05:22:00Z">
        <w:r w:rsidR="00EC0CDD">
          <w:t>r</w:t>
        </w:r>
      </w:ins>
      <w:ins w:id="1073" w:author="David Conklin" w:date="2020-12-10T08:50:00Z">
        <w:r w:rsidR="008805C5">
          <w:t xml:space="preserve"> </w:t>
        </w:r>
      </w:ins>
      <w:ins w:id="1074" w:author="David Conklin" w:date="2020-12-10T08:30:00Z">
        <w:r>
          <w:t xml:space="preserve">= </w:t>
        </w:r>
      </w:ins>
      <w:ins w:id="1075" w:author="David Conklin" w:date="2020-12-10T08:45:00Z">
        <w:r w:rsidR="008805C5">
          <w:t xml:space="preserve">the width:depth ratio, a </w:t>
        </w:r>
      </w:ins>
      <w:ins w:id="1076" w:author="David Conklin" w:date="2020-12-10T08:46:00Z">
        <w:r w:rsidR="008805C5">
          <w:t>prescribed constant</w:t>
        </w:r>
      </w:ins>
      <w:ins w:id="1077" w:author="David Conklin" w:date="2020-12-11T10:19:00Z">
        <w:r w:rsidR="00BC45C1">
          <w:t xml:space="preserve"> (CW3M default value = </w:t>
        </w:r>
      </w:ins>
      <w:ins w:id="1078" w:author="David Conklin" w:date="2020-12-11T10:20:00Z">
        <w:r w:rsidR="00BC45C1">
          <w:t>10)</w:t>
        </w:r>
      </w:ins>
    </w:p>
    <w:p w14:paraId="22216A21" w14:textId="1833CDE8" w:rsidR="00DD603F" w:rsidRPr="00AB737C" w:rsidRDefault="00DD603F" w:rsidP="00DD603F">
      <w:pPr>
        <w:rPr>
          <w:ins w:id="1079" w:author="David Conklin" w:date="2020-12-10T08:30:00Z"/>
        </w:rPr>
      </w:pPr>
      <w:ins w:id="1080" w:author="David Conklin" w:date="2020-12-10T08:30:00Z">
        <w:r>
          <w:tab/>
        </w:r>
        <w:r>
          <w:tab/>
          <w:t>wd</w:t>
        </w:r>
      </w:ins>
      <w:ins w:id="1081" w:author="David Conklin" w:date="2020-12-11T05:24:00Z">
        <w:r w:rsidR="00606355">
          <w:t>r</w:t>
        </w:r>
      </w:ins>
      <w:ins w:id="1082" w:author="David Conklin" w:date="2020-12-10T08:30:00Z">
        <w:r>
          <w:t xml:space="preserve">term </w:t>
        </w:r>
      </w:ins>
      <w:ins w:id="1083" w:author="David Conklin" w:date="2020-12-10T08:51:00Z">
        <w:r w:rsidR="009440A8">
          <w:t xml:space="preserve">= </w:t>
        </w:r>
      </w:ins>
      <w:ins w:id="1084" w:author="David Conklin" w:date="2020-12-11T05:22:00Z">
        <w:r w:rsidR="00EC0CDD">
          <w:t>wd</w:t>
        </w:r>
      </w:ins>
      <w:ins w:id="1085" w:author="David Conklin" w:date="2020-12-11T05:24:00Z">
        <w:r w:rsidR="00606355">
          <w:t>r</w:t>
        </w:r>
      </w:ins>
      <w:ins w:id="1086" w:author="David Conklin" w:date="2020-12-10T08:53:00Z">
        <w:r w:rsidR="009440A8">
          <w:t xml:space="preserve"> * (wd</w:t>
        </w:r>
      </w:ins>
      <w:ins w:id="1087" w:author="David Conklin" w:date="2020-12-11T05:24:00Z">
        <w:r w:rsidR="00606355">
          <w:t>r</w:t>
        </w:r>
      </w:ins>
      <w:ins w:id="1088" w:author="David Conklin" w:date="2020-12-10T08:53:00Z">
        <w:r w:rsidR="009440A8">
          <w:t xml:space="preserve"> / (2 + wd</w:t>
        </w:r>
      </w:ins>
      <w:ins w:id="1089" w:author="David Conklin" w:date="2020-12-11T05:24:00Z">
        <w:r w:rsidR="00606355">
          <w:t>r</w:t>
        </w:r>
      </w:ins>
      <w:ins w:id="1090" w:author="David Conklin" w:date="2020-12-10T08:53:00Z">
        <w:r w:rsidR="009440A8">
          <w:t>))</w:t>
        </w:r>
        <w:r w:rsidR="009440A8">
          <w:rPr>
            <w:vertAlign w:val="superscript"/>
          </w:rPr>
          <w:t>2/3</w:t>
        </w:r>
        <w:r w:rsidR="009440A8">
          <w:t xml:space="preserve"> </w:t>
        </w:r>
      </w:ins>
    </w:p>
    <w:p w14:paraId="6D42C54A" w14:textId="06678E0E" w:rsidR="000E1CD9" w:rsidRDefault="007F1D03" w:rsidP="009440A8">
      <w:pPr>
        <w:rPr>
          <w:ins w:id="1091" w:author="David Conklin" w:date="2020-12-11T09:24:00Z"/>
        </w:rPr>
      </w:pPr>
      <w:ins w:id="1092" w:author="David Conklin" w:date="2020-12-11T06:20:00Z">
        <w:r w:rsidRPr="007F1D03">
          <w:t xml:space="preserve">  </w:t>
        </w:r>
        <w:r w:rsidRPr="00D24E1A">
          <w:rPr>
            <w:highlight w:val="yellow"/>
            <w:rPrChange w:id="1093" w:author="David Conklin" w:date="2020-12-11T09:22:00Z">
              <w:rPr/>
            </w:rPrChange>
          </w:rPr>
          <w:t>float wdterm = (float)pow((wdRatio / (2 + wdRatio)), 2.0f / 3.0f) * wdRatio;</w:t>
        </w:r>
      </w:ins>
    </w:p>
    <w:p w14:paraId="4DC157C6" w14:textId="75F2239D" w:rsidR="00D24E1A" w:rsidRPr="00D24E1A" w:rsidRDefault="00D24E1A" w:rsidP="009440A8">
      <w:pPr>
        <w:rPr>
          <w:ins w:id="1094" w:author="David Conklin" w:date="2020-12-10T08:58:00Z"/>
          <w:highlight w:val="yellow"/>
          <w:rPrChange w:id="1095" w:author="David Conklin" w:date="2020-12-11T09:27:00Z">
            <w:rPr>
              <w:ins w:id="1096" w:author="David Conklin" w:date="2020-12-10T08:58:00Z"/>
            </w:rPr>
          </w:rPrChange>
        </w:rPr>
      </w:pPr>
      <w:ins w:id="1097" w:author="David Conklin" w:date="2020-12-11T09:24:00Z">
        <w:r>
          <w:tab/>
        </w:r>
        <w:r w:rsidRPr="00D24E1A">
          <w:rPr>
            <w:highlight w:val="yellow"/>
            <w:rPrChange w:id="1098" w:author="David Conklin" w:date="2020-12-11T09:27:00Z">
              <w:rPr/>
            </w:rPrChange>
          </w:rPr>
          <w:t>= (wdr / (2 + wdr))</w:t>
        </w:r>
        <w:r w:rsidRPr="00D24E1A">
          <w:rPr>
            <w:highlight w:val="yellow"/>
            <w:vertAlign w:val="superscript"/>
            <w:rPrChange w:id="1099" w:author="David Conklin" w:date="2020-12-11T09:27:00Z">
              <w:rPr>
                <w:vertAlign w:val="superscript"/>
              </w:rPr>
            </w:rPrChange>
          </w:rPr>
          <w:t>2/3</w:t>
        </w:r>
        <w:r w:rsidRPr="00D24E1A">
          <w:rPr>
            <w:highlight w:val="yellow"/>
            <w:rPrChange w:id="1100" w:author="David Conklin" w:date="2020-12-11T09:27:00Z">
              <w:rPr/>
            </w:rPrChange>
          </w:rPr>
          <w:t xml:space="preserve"> * wdr</w:t>
        </w:r>
      </w:ins>
    </w:p>
    <w:p w14:paraId="7EF13412" w14:textId="654D38D7" w:rsidR="00D24E1A" w:rsidRPr="00D24E1A" w:rsidRDefault="00D24E1A" w:rsidP="009440A8">
      <w:pPr>
        <w:rPr>
          <w:ins w:id="1101" w:author="David Conklin" w:date="2020-12-11T09:25:00Z"/>
          <w:highlight w:val="yellow"/>
          <w:rPrChange w:id="1102" w:author="David Conklin" w:date="2020-12-11T09:27:00Z">
            <w:rPr>
              <w:ins w:id="1103" w:author="David Conklin" w:date="2020-12-11T09:25:00Z"/>
            </w:rPr>
          </w:rPrChange>
        </w:rPr>
      </w:pPr>
      <w:ins w:id="1104" w:author="David Conklin" w:date="2020-12-11T09:22:00Z">
        <w:r w:rsidRPr="00D24E1A">
          <w:rPr>
            <w:highlight w:val="yellow"/>
            <w:rPrChange w:id="1105" w:author="David Conklin" w:date="2020-12-11T09:27:00Z">
              <w:rPr/>
            </w:rPrChange>
          </w:rPr>
          <w:t xml:space="preserve">  float depth = (float)pow(((Q * pReach-&gt;m_n) / ((float)sqrt(pReach-&gt;m_slope) * wdterm)), 3.0f /</w:t>
        </w:r>
      </w:ins>
      <w:ins w:id="1106" w:author="David Conklin" w:date="2020-12-11T09:23:00Z">
        <w:r w:rsidRPr="00D24E1A">
          <w:rPr>
            <w:highlight w:val="yellow"/>
            <w:rPrChange w:id="1107" w:author="David Conklin" w:date="2020-12-11T09:27:00Z">
              <w:rPr/>
            </w:rPrChange>
          </w:rPr>
          <w:t xml:space="preserve"> / 8.0f);</w:t>
        </w:r>
      </w:ins>
      <w:ins w:id="1108" w:author="David Conklin" w:date="2020-12-11T09:22:00Z">
        <w:r w:rsidRPr="00D24E1A">
          <w:rPr>
            <w:highlight w:val="yellow"/>
            <w:rPrChange w:id="1109" w:author="David Conklin" w:date="2020-12-11T09:27:00Z">
              <w:rPr/>
            </w:rPrChange>
          </w:rPr>
          <w:t xml:space="preserve"> </w:t>
        </w:r>
      </w:ins>
    </w:p>
    <w:p w14:paraId="5E8A8538" w14:textId="5B5E8622" w:rsidR="00D24E1A" w:rsidRDefault="00D24E1A" w:rsidP="009440A8">
      <w:pPr>
        <w:rPr>
          <w:ins w:id="1110" w:author="David Conklin" w:date="2020-12-11T09:27:00Z"/>
        </w:rPr>
      </w:pPr>
      <w:ins w:id="1111" w:author="David Conklin" w:date="2020-12-11T09:25:00Z">
        <w:r w:rsidRPr="00D24E1A">
          <w:rPr>
            <w:highlight w:val="yellow"/>
            <w:rPrChange w:id="1112" w:author="David Conklin" w:date="2020-12-11T09:27:00Z">
              <w:rPr/>
            </w:rPrChange>
          </w:rPr>
          <w:tab/>
          <w:t>=</w:t>
        </w:r>
      </w:ins>
      <w:ins w:id="1113" w:author="David Conklin" w:date="2020-12-11T09:26:00Z">
        <w:r w:rsidRPr="00D24E1A">
          <w:rPr>
            <w:highlight w:val="yellow"/>
            <w:rPrChange w:id="1114" w:author="David Conklin" w:date="2020-12-11T09:27:00Z">
              <w:rPr/>
            </w:rPrChange>
          </w:rPr>
          <w:t xml:space="preserve"> (</w:t>
        </w:r>
      </w:ins>
      <w:ins w:id="1115" w:author="David Conklin" w:date="2020-12-11T09:25:00Z">
        <w:r w:rsidRPr="00D24E1A">
          <w:rPr>
            <w:highlight w:val="yellow"/>
            <w:rPrChange w:id="1116" w:author="David Conklin" w:date="2020-12-11T09:27:00Z">
              <w:rPr/>
            </w:rPrChange>
          </w:rPr>
          <w:t xml:space="preserve">(Q * m_n) / </w:t>
        </w:r>
      </w:ins>
      <w:ins w:id="1117" w:author="David Conklin" w:date="2020-12-11T09:26:00Z">
        <w:r w:rsidRPr="00D24E1A">
          <w:rPr>
            <w:highlight w:val="yellow"/>
            <w:rPrChange w:id="1118" w:author="David Conklin" w:date="2020-12-11T09:27:00Z">
              <w:rPr/>
            </w:rPrChange>
          </w:rPr>
          <w:t>(</w:t>
        </w:r>
      </w:ins>
      <w:ins w:id="1119" w:author="David Conklin" w:date="2020-12-11T09:25:00Z">
        <w:r w:rsidRPr="00D24E1A">
          <w:rPr>
            <w:rFonts w:cstheme="minorHAnsi"/>
            <w:highlight w:val="yellow"/>
            <w:rPrChange w:id="1120" w:author="David Conklin" w:date="2020-12-11T09:27:00Z">
              <w:rPr>
                <w:rFonts w:cstheme="minorHAnsi"/>
              </w:rPr>
            </w:rPrChange>
          </w:rPr>
          <w:t>√</w:t>
        </w:r>
        <w:r w:rsidRPr="00D24E1A">
          <w:rPr>
            <w:highlight w:val="yellow"/>
            <w:rPrChange w:id="1121" w:author="David Conklin" w:date="2020-12-11T09:27:00Z">
              <w:rPr/>
            </w:rPrChange>
          </w:rPr>
          <w:t>S</w:t>
        </w:r>
      </w:ins>
      <w:ins w:id="1122" w:author="David Conklin" w:date="2020-12-11T09:26:00Z">
        <w:r w:rsidRPr="00D24E1A">
          <w:rPr>
            <w:highlight w:val="yellow"/>
            <w:rPrChange w:id="1123" w:author="David Conklin" w:date="2020-12-11T09:27:00Z">
              <w:rPr/>
            </w:rPrChange>
          </w:rPr>
          <w:t xml:space="preserve"> * wdterm))</w:t>
        </w:r>
        <w:r w:rsidRPr="00D24E1A">
          <w:rPr>
            <w:highlight w:val="yellow"/>
            <w:vertAlign w:val="superscript"/>
            <w:rPrChange w:id="1124" w:author="David Conklin" w:date="2020-12-11T09:27:00Z">
              <w:rPr>
                <w:vertAlign w:val="superscript"/>
              </w:rPr>
            </w:rPrChange>
          </w:rPr>
          <w:t>3/8</w:t>
        </w:r>
      </w:ins>
    </w:p>
    <w:p w14:paraId="544CA01D" w14:textId="77777777" w:rsidR="00D24E1A" w:rsidRPr="00D24E1A" w:rsidRDefault="00D24E1A" w:rsidP="009440A8">
      <w:pPr>
        <w:rPr>
          <w:ins w:id="1125" w:author="David Conklin" w:date="2020-12-11T09:24:00Z"/>
          <w:rPrChange w:id="1126" w:author="David Conklin" w:date="2020-12-11T09:27:00Z">
            <w:rPr>
              <w:ins w:id="1127" w:author="David Conklin" w:date="2020-12-11T09:24:00Z"/>
            </w:rPr>
          </w:rPrChange>
        </w:rPr>
      </w:pPr>
    </w:p>
    <w:p w14:paraId="6AFD0DBA" w14:textId="080690E4" w:rsidR="00F01306" w:rsidRDefault="00606355" w:rsidP="009440A8">
      <w:pPr>
        <w:rPr>
          <w:ins w:id="1128" w:author="David Conklin" w:date="2020-12-10T10:30:00Z"/>
        </w:rPr>
      </w:pPr>
      <w:ins w:id="1129" w:author="David Conklin" w:date="2020-12-11T05:25:00Z">
        <w:r>
          <w:t>Consolidating</w:t>
        </w:r>
      </w:ins>
      <w:ins w:id="1130" w:author="David Conklin" w:date="2020-12-10T10:30:00Z">
        <w:r w:rsidR="00F01306">
          <w:t xml:space="preserve"> the constant factors into a single term</w:t>
        </w:r>
      </w:ins>
    </w:p>
    <w:p w14:paraId="0E9F8A1D" w14:textId="34A6186A" w:rsidR="00F01306" w:rsidRPr="00F01306" w:rsidRDefault="00F01306" w:rsidP="009440A8">
      <w:pPr>
        <w:rPr>
          <w:ins w:id="1131" w:author="David Conklin" w:date="2020-12-10T10:30:00Z"/>
          <w:vertAlign w:val="superscript"/>
          <w:rPrChange w:id="1132" w:author="David Conklin" w:date="2020-12-10T10:32:00Z">
            <w:rPr>
              <w:ins w:id="1133" w:author="David Conklin" w:date="2020-12-10T10:30:00Z"/>
            </w:rPr>
          </w:rPrChange>
        </w:rPr>
      </w:pPr>
      <w:ins w:id="1134" w:author="David Conklin" w:date="2020-12-10T10:30:00Z">
        <w:r>
          <w:tab/>
        </w:r>
        <w:r>
          <w:tab/>
        </w:r>
      </w:ins>
      <w:ins w:id="1135" w:author="David Conklin" w:date="2020-12-11T05:26:00Z">
        <w:r w:rsidR="00606355">
          <w:t>k</w:t>
        </w:r>
      </w:ins>
      <w:ins w:id="1136" w:author="David Conklin" w:date="2020-12-10T10:31:00Z">
        <w:r>
          <w:t xml:space="preserve">k = (0.3 / </w:t>
        </w:r>
        <w:r>
          <w:rPr>
            <w:rFonts w:cstheme="minorHAnsi"/>
          </w:rPr>
          <w:t>√</w:t>
        </w:r>
        <w:r>
          <w:t>S)</w:t>
        </w:r>
      </w:ins>
      <w:ins w:id="1137" w:author="David Conklin" w:date="2020-12-10T10:32:00Z">
        <w:r>
          <w:rPr>
            <w:vertAlign w:val="superscript"/>
          </w:rPr>
          <w:t>3/8</w:t>
        </w:r>
      </w:ins>
    </w:p>
    <w:p w14:paraId="1EF171A1" w14:textId="09048CF0" w:rsidR="009440A8" w:rsidRDefault="009440A8" w:rsidP="009440A8">
      <w:pPr>
        <w:rPr>
          <w:ins w:id="1138" w:author="David Conklin" w:date="2020-12-10T08:57:00Z"/>
        </w:rPr>
      </w:pPr>
      <w:ins w:id="1139" w:author="David Conklin" w:date="2020-12-10T08:57:00Z">
        <w:r>
          <w:t>the C++ code could have been written as</w:t>
        </w:r>
      </w:ins>
    </w:p>
    <w:p w14:paraId="2A941011" w14:textId="3DA6BB4B" w:rsidR="009440A8" w:rsidRPr="00606355" w:rsidRDefault="00606355" w:rsidP="009440A8">
      <w:pPr>
        <w:ind w:left="720" w:firstLine="720"/>
        <w:rPr>
          <w:ins w:id="1140" w:author="David Conklin" w:date="2020-12-10T08:58:00Z"/>
          <w:rPrChange w:id="1141" w:author="David Conklin" w:date="2020-12-11T05:28:00Z">
            <w:rPr>
              <w:ins w:id="1142" w:author="David Conklin" w:date="2020-12-10T08:58:00Z"/>
            </w:rPr>
          </w:rPrChange>
        </w:rPr>
      </w:pPr>
      <w:ins w:id="1143" w:author="David Conklin" w:date="2020-12-11T05:26:00Z">
        <w:r>
          <w:t>d</w:t>
        </w:r>
      </w:ins>
      <w:ins w:id="1144" w:author="David Conklin" w:date="2020-12-10T10:36:00Z">
        <w:r w:rsidR="00E9159B">
          <w:t xml:space="preserve"> </w:t>
        </w:r>
      </w:ins>
      <w:ins w:id="1145" w:author="David Conklin" w:date="2020-12-10T08:58:00Z">
        <w:r w:rsidR="009440A8">
          <w:t xml:space="preserve"> = </w:t>
        </w:r>
      </w:ins>
      <w:ins w:id="1146" w:author="David Conklin" w:date="2020-12-10T10:34:00Z">
        <w:r w:rsidR="00E9159B">
          <w:t>k</w:t>
        </w:r>
      </w:ins>
      <w:ins w:id="1147" w:author="David Conklin" w:date="2020-12-11T05:27:00Z">
        <w:r>
          <w:t>k</w:t>
        </w:r>
      </w:ins>
      <w:ins w:id="1148" w:author="David Conklin" w:date="2020-12-10T10:34:00Z">
        <w:r w:rsidR="00E9159B">
          <w:t xml:space="preserve"> * </w:t>
        </w:r>
      </w:ins>
      <w:ins w:id="1149" w:author="David Conklin" w:date="2020-12-10T08:58:00Z">
        <w:r w:rsidR="009440A8">
          <w:t>Q</w:t>
        </w:r>
      </w:ins>
      <w:ins w:id="1150" w:author="David Conklin" w:date="2020-12-10T10:35:00Z">
        <w:r w:rsidR="00E9159B">
          <w:rPr>
            <w:vertAlign w:val="superscript"/>
          </w:rPr>
          <w:t>3/8</w:t>
        </w:r>
        <w:r w:rsidR="00E9159B">
          <w:t xml:space="preserve"> </w:t>
        </w:r>
      </w:ins>
      <w:ins w:id="1151" w:author="David Conklin" w:date="2020-12-11T09:29:00Z">
        <w:r w:rsidR="00D24E1A">
          <w:t>/</w:t>
        </w:r>
      </w:ins>
      <w:ins w:id="1152" w:author="David Conklin" w:date="2020-12-11T05:27:00Z">
        <w:r>
          <w:t xml:space="preserve"> </w:t>
        </w:r>
      </w:ins>
      <w:ins w:id="1153" w:author="David Conklin" w:date="2020-12-10T08:58:00Z">
        <w:r w:rsidR="009440A8" w:rsidRPr="00AB737C">
          <w:t>wd</w:t>
        </w:r>
      </w:ins>
      <w:ins w:id="1154" w:author="David Conklin" w:date="2020-12-11T09:35:00Z">
        <w:r w:rsidR="009D5BB9">
          <w:t>r</w:t>
        </w:r>
      </w:ins>
      <w:ins w:id="1155" w:author="David Conklin" w:date="2020-12-10T08:58:00Z">
        <w:r w:rsidR="009440A8" w:rsidRPr="00AB737C">
          <w:t>term</w:t>
        </w:r>
        <w:r w:rsidR="009440A8" w:rsidRPr="00AB737C">
          <w:rPr>
            <w:vertAlign w:val="superscript"/>
          </w:rPr>
          <w:t>3</w:t>
        </w:r>
        <w:r w:rsidR="009440A8">
          <w:rPr>
            <w:vertAlign w:val="superscript"/>
          </w:rPr>
          <w:t>/8</w:t>
        </w:r>
      </w:ins>
    </w:p>
    <w:p w14:paraId="7804DEBD" w14:textId="0C71F2E7" w:rsidR="00083D1B" w:rsidRDefault="00083D1B" w:rsidP="00083D1B">
      <w:pPr>
        <w:rPr>
          <w:ins w:id="1156" w:author="David Conklin" w:date="2020-12-10T10:37:00Z"/>
        </w:rPr>
      </w:pPr>
    </w:p>
    <w:p w14:paraId="77EA6051" w14:textId="77777777" w:rsidR="00606355" w:rsidRDefault="00E9159B" w:rsidP="00083D1B">
      <w:pPr>
        <w:rPr>
          <w:ins w:id="1157" w:author="David Conklin" w:date="2020-12-11T05:29:00Z"/>
        </w:rPr>
      </w:pPr>
      <w:ins w:id="1158" w:author="David Conklin" w:date="2020-12-10T10:37:00Z">
        <w:r>
          <w:t>Here is the derivation of the C++ form from the Manning equation.</w:t>
        </w:r>
      </w:ins>
      <w:ins w:id="1159" w:author="David Conklin" w:date="2020-12-11T05:28:00Z">
        <w:r w:rsidR="00606355">
          <w:t xml:space="preserve">  </w:t>
        </w:r>
      </w:ins>
    </w:p>
    <w:p w14:paraId="757E050C" w14:textId="35FA2F73" w:rsidR="00606355" w:rsidRPr="00606355" w:rsidRDefault="00606355" w:rsidP="00606355">
      <w:pPr>
        <w:ind w:left="720"/>
        <w:rPr>
          <w:ins w:id="1160" w:author="David Conklin" w:date="2020-12-11T05:29:00Z"/>
          <w:rPrChange w:id="1161" w:author="David Conklin" w:date="2020-12-11T05:30:00Z">
            <w:rPr>
              <w:ins w:id="1162" w:author="David Conklin" w:date="2020-12-11T05:29:00Z"/>
              <w:i/>
              <w:iCs/>
            </w:rPr>
          </w:rPrChange>
        </w:rPr>
      </w:pPr>
      <w:ins w:id="1163" w:author="David Conklin" w:date="2020-12-11T05:29:00Z">
        <w:r>
          <w:tab/>
          <w:t>Q = A * R</w:t>
        </w:r>
        <w:r>
          <w:rPr>
            <w:vertAlign w:val="superscript"/>
          </w:rPr>
          <w:t>2/3</w:t>
        </w:r>
        <w:r>
          <w:t xml:space="preserve"> * </w:t>
        </w:r>
        <w:r>
          <w:rPr>
            <w:rFonts w:cstheme="minorHAnsi"/>
          </w:rPr>
          <w:t>√</w:t>
        </w:r>
        <w:r>
          <w:t xml:space="preserve">S / </w:t>
        </w:r>
        <w:r>
          <w:rPr>
            <w:i/>
            <w:iCs/>
          </w:rPr>
          <w:t>n</w:t>
        </w:r>
        <w:r>
          <w:rPr>
            <w:i/>
            <w:iCs/>
          </w:rPr>
          <w:tab/>
        </w:r>
      </w:ins>
      <w:ins w:id="1164" w:author="David Conklin" w:date="2020-12-11T05:30:00Z">
        <w:r>
          <w:rPr>
            <w:i/>
            <w:iCs/>
          </w:rPr>
          <w:tab/>
        </w:r>
        <w:r>
          <w:t xml:space="preserve">original </w:t>
        </w:r>
      </w:ins>
      <w:ins w:id="1165" w:author="David Conklin" w:date="2020-12-11T05:31:00Z">
        <w:r>
          <w:t xml:space="preserve">form of Manning equation for volumetric flow </w:t>
        </w:r>
      </w:ins>
    </w:p>
    <w:p w14:paraId="17D17CC4" w14:textId="77777777" w:rsidR="005064A2" w:rsidRDefault="005064A2" w:rsidP="00606355">
      <w:pPr>
        <w:rPr>
          <w:ins w:id="1166" w:author="David Conklin" w:date="2020-12-11T05:45:00Z"/>
        </w:rPr>
      </w:pPr>
    </w:p>
    <w:p w14:paraId="14D6FE72" w14:textId="637EF031" w:rsidR="00606355" w:rsidRDefault="00606355" w:rsidP="00606355">
      <w:pPr>
        <w:rPr>
          <w:ins w:id="1167" w:author="David Conklin" w:date="2020-12-11T05:33:00Z"/>
        </w:rPr>
      </w:pPr>
      <w:ins w:id="1168" w:author="David Conklin" w:date="2020-12-11T05:31:00Z">
        <w:r>
          <w:t>Using the assu</w:t>
        </w:r>
      </w:ins>
      <w:ins w:id="1169" w:author="David Conklin" w:date="2020-12-11T05:32:00Z">
        <w:r>
          <w:t>mption of a rectangular channel cross-section, express A, R</w:t>
        </w:r>
      </w:ins>
      <w:ins w:id="1170" w:author="David Conklin" w:date="2020-12-11T05:40:00Z">
        <w:r w:rsidR="00201607">
          <w:t>, p</w:t>
        </w:r>
      </w:ins>
      <w:ins w:id="1171" w:author="David Conklin" w:date="2020-12-11T05:32:00Z">
        <w:r>
          <w:t xml:space="preserve"> and w in terms</w:t>
        </w:r>
      </w:ins>
      <w:ins w:id="1172" w:author="David Conklin" w:date="2020-12-11T05:33:00Z">
        <w:r>
          <w:t xml:space="preserve"> of d and wdr.</w:t>
        </w:r>
      </w:ins>
    </w:p>
    <w:p w14:paraId="7C14CF31" w14:textId="1741F107" w:rsidR="00606355" w:rsidRDefault="00606355" w:rsidP="00606355">
      <w:pPr>
        <w:rPr>
          <w:ins w:id="1173" w:author="David Conklin" w:date="2020-12-11T05:33:00Z"/>
        </w:rPr>
      </w:pPr>
      <w:ins w:id="1174" w:author="David Conklin" w:date="2020-12-11T05:33:00Z">
        <w:r>
          <w:tab/>
        </w:r>
        <w:r>
          <w:tab/>
          <w:t>w = d * wdr</w:t>
        </w:r>
        <w:r>
          <w:tab/>
        </w:r>
        <w:r>
          <w:tab/>
          <w:t>width</w:t>
        </w:r>
      </w:ins>
      <w:ins w:id="1175" w:author="David Conklin" w:date="2020-12-11T05:35:00Z">
        <w:r w:rsidR="00201607">
          <w:t>, m</w:t>
        </w:r>
      </w:ins>
    </w:p>
    <w:p w14:paraId="39C16653" w14:textId="31248380" w:rsidR="00606355" w:rsidRPr="00201607" w:rsidRDefault="00606355" w:rsidP="00606355">
      <w:pPr>
        <w:rPr>
          <w:ins w:id="1176" w:author="David Conklin" w:date="2020-12-11T05:34:00Z"/>
          <w:vertAlign w:val="superscript"/>
          <w:rPrChange w:id="1177" w:author="David Conklin" w:date="2020-12-11T05:35:00Z">
            <w:rPr>
              <w:ins w:id="1178" w:author="David Conklin" w:date="2020-12-11T05:34:00Z"/>
            </w:rPr>
          </w:rPrChange>
        </w:rPr>
      </w:pPr>
      <w:ins w:id="1179" w:author="David Conklin" w:date="2020-12-11T05:33:00Z">
        <w:r>
          <w:tab/>
        </w:r>
        <w:r>
          <w:tab/>
          <w:t xml:space="preserve">A = </w:t>
        </w:r>
      </w:ins>
      <w:ins w:id="1180" w:author="David Conklin" w:date="2020-12-11T05:34:00Z">
        <w:r w:rsidR="00201607">
          <w:t xml:space="preserve">w * d </w:t>
        </w:r>
        <w:r w:rsidR="00201607">
          <w:tab/>
        </w:r>
        <w:r w:rsidR="00201607">
          <w:tab/>
          <w:t>cross</w:t>
        </w:r>
      </w:ins>
      <w:ins w:id="1181" w:author="David Conklin" w:date="2020-12-11T05:35:00Z">
        <w:r w:rsidR="00201607">
          <w:t>-sectional area of flow, m</w:t>
        </w:r>
        <w:r w:rsidR="00201607">
          <w:rPr>
            <w:vertAlign w:val="superscript"/>
          </w:rPr>
          <w:t>2</w:t>
        </w:r>
      </w:ins>
    </w:p>
    <w:p w14:paraId="4A96FADD" w14:textId="186EB188" w:rsidR="00201607" w:rsidRDefault="00201607" w:rsidP="00606355">
      <w:pPr>
        <w:rPr>
          <w:ins w:id="1182" w:author="David Conklin" w:date="2020-12-11T05:36:00Z"/>
        </w:rPr>
      </w:pPr>
      <w:ins w:id="1183" w:author="David Conklin" w:date="2020-12-11T05:34:00Z">
        <w:r>
          <w:tab/>
        </w:r>
        <w:r>
          <w:tab/>
        </w:r>
      </w:ins>
      <w:ins w:id="1184" w:author="David Conklin" w:date="2020-12-11T05:35:00Z">
        <w:r>
          <w:t xml:space="preserve">    </w:t>
        </w:r>
      </w:ins>
      <w:ins w:id="1185" w:author="David Conklin" w:date="2020-12-11T05:34:00Z">
        <w:r>
          <w:t>= d</w:t>
        </w:r>
        <w:r>
          <w:rPr>
            <w:vertAlign w:val="superscript"/>
          </w:rPr>
          <w:t>2</w:t>
        </w:r>
        <w:r>
          <w:t xml:space="preserve"> * wdr</w:t>
        </w:r>
      </w:ins>
    </w:p>
    <w:p w14:paraId="699D7CAB" w14:textId="3668CD2E" w:rsidR="00201607" w:rsidRDefault="00201607" w:rsidP="00606355">
      <w:pPr>
        <w:rPr>
          <w:ins w:id="1186" w:author="David Conklin" w:date="2020-12-11T05:40:00Z"/>
        </w:rPr>
      </w:pPr>
      <w:ins w:id="1187" w:author="David Conklin" w:date="2020-12-11T05:36:00Z">
        <w:r>
          <w:tab/>
        </w:r>
        <w:r>
          <w:tab/>
          <w:t>p = w + 2d</w:t>
        </w:r>
        <w:r>
          <w:tab/>
        </w:r>
        <w:r>
          <w:tab/>
          <w:t>wetted perimeter, m</w:t>
        </w:r>
      </w:ins>
    </w:p>
    <w:p w14:paraId="6D942796" w14:textId="1C7EBBE6" w:rsidR="00201607" w:rsidRDefault="00201607" w:rsidP="00606355">
      <w:pPr>
        <w:rPr>
          <w:ins w:id="1188" w:author="David Conklin" w:date="2020-12-11T05:41:00Z"/>
        </w:rPr>
      </w:pPr>
      <w:ins w:id="1189" w:author="David Conklin" w:date="2020-12-11T05:40:00Z">
        <w:r>
          <w:lastRenderedPageBreak/>
          <w:tab/>
        </w:r>
        <w:r>
          <w:tab/>
          <w:t xml:space="preserve">    = d * wdr + 2d</w:t>
        </w:r>
      </w:ins>
    </w:p>
    <w:p w14:paraId="44FB2784" w14:textId="25F0C070" w:rsidR="00201607" w:rsidRPr="00201607" w:rsidRDefault="00201607" w:rsidP="00606355">
      <w:pPr>
        <w:rPr>
          <w:ins w:id="1190" w:author="David Conklin" w:date="2020-12-11T05:33:00Z"/>
          <w:rPrChange w:id="1191" w:author="David Conklin" w:date="2020-12-11T05:34:00Z">
            <w:rPr>
              <w:ins w:id="1192" w:author="David Conklin" w:date="2020-12-11T05:33:00Z"/>
            </w:rPr>
          </w:rPrChange>
        </w:rPr>
      </w:pPr>
      <w:ins w:id="1193" w:author="David Conklin" w:date="2020-12-11T05:41:00Z">
        <w:r>
          <w:tab/>
        </w:r>
        <w:r>
          <w:tab/>
          <w:t xml:space="preserve">    = d * (wdr + 2)</w:t>
        </w:r>
      </w:ins>
    </w:p>
    <w:p w14:paraId="3965BD53" w14:textId="61750BF3" w:rsidR="00606355" w:rsidRDefault="00606355" w:rsidP="00606355">
      <w:pPr>
        <w:rPr>
          <w:ins w:id="1194" w:author="David Conklin" w:date="2020-12-11T05:37:00Z"/>
        </w:rPr>
      </w:pPr>
      <w:ins w:id="1195" w:author="David Conklin" w:date="2020-12-11T05:29:00Z">
        <w:r>
          <w:tab/>
        </w:r>
        <w:r>
          <w:tab/>
        </w:r>
      </w:ins>
      <w:ins w:id="1196" w:author="David Conklin" w:date="2020-12-11T05:35:00Z">
        <w:r w:rsidR="00201607">
          <w:t xml:space="preserve">R </w:t>
        </w:r>
      </w:ins>
      <w:ins w:id="1197" w:author="David Conklin" w:date="2020-12-11T05:29:00Z">
        <w:r>
          <w:t xml:space="preserve">= </w:t>
        </w:r>
      </w:ins>
      <w:ins w:id="1198" w:author="David Conklin" w:date="2020-12-11T05:37:00Z">
        <w:r w:rsidR="00201607">
          <w:t>A / p</w:t>
        </w:r>
      </w:ins>
    </w:p>
    <w:p w14:paraId="2B487907" w14:textId="4DA23515" w:rsidR="00201607" w:rsidRDefault="00201607" w:rsidP="00083D1B">
      <w:pPr>
        <w:rPr>
          <w:ins w:id="1199" w:author="David Conklin" w:date="2020-12-11T05:41:00Z"/>
        </w:rPr>
      </w:pPr>
      <w:ins w:id="1200" w:author="David Conklin" w:date="2020-12-11T05:37:00Z">
        <w:r>
          <w:tab/>
        </w:r>
        <w:r>
          <w:tab/>
          <w:t xml:space="preserve">   </w:t>
        </w:r>
      </w:ins>
      <w:ins w:id="1201" w:author="David Conklin" w:date="2020-12-11T05:42:00Z">
        <w:r>
          <w:t xml:space="preserve"> </w:t>
        </w:r>
      </w:ins>
      <w:ins w:id="1202" w:author="David Conklin" w:date="2020-12-11T05:37:00Z">
        <w:r>
          <w:t>= (d</w:t>
        </w:r>
        <w:r>
          <w:rPr>
            <w:vertAlign w:val="superscript"/>
          </w:rPr>
          <w:t>2</w:t>
        </w:r>
        <w:r>
          <w:t xml:space="preserve"> * wdr) / (</w:t>
        </w:r>
      </w:ins>
      <w:ins w:id="1203" w:author="David Conklin" w:date="2020-12-11T05:41:00Z">
        <w:r>
          <w:t>d * (wdr + 2))</w:t>
        </w:r>
      </w:ins>
    </w:p>
    <w:p w14:paraId="4035368E" w14:textId="575E4D11" w:rsidR="00201607" w:rsidRDefault="00201607" w:rsidP="00083D1B">
      <w:pPr>
        <w:rPr>
          <w:ins w:id="1204" w:author="David Conklin" w:date="2020-12-11T05:44:00Z"/>
        </w:rPr>
      </w:pPr>
      <w:ins w:id="1205" w:author="David Conklin" w:date="2020-12-11T05:41:00Z">
        <w:r>
          <w:tab/>
        </w:r>
        <w:r>
          <w:tab/>
          <w:t xml:space="preserve">    = </w:t>
        </w:r>
      </w:ins>
      <w:ins w:id="1206" w:author="David Conklin" w:date="2020-12-11T05:42:00Z">
        <w:r>
          <w:t>d * wdr / (wdr + 2)</w:t>
        </w:r>
      </w:ins>
    </w:p>
    <w:p w14:paraId="57BF5DD1" w14:textId="77777777" w:rsidR="005064A2" w:rsidRDefault="005064A2" w:rsidP="00083D1B">
      <w:pPr>
        <w:rPr>
          <w:ins w:id="1207" w:author="David Conklin" w:date="2020-12-11T05:41:00Z"/>
        </w:rPr>
      </w:pPr>
    </w:p>
    <w:p w14:paraId="0A804F1A" w14:textId="6D4BCAF9" w:rsidR="00E9159B" w:rsidRDefault="005064A2" w:rsidP="00083D1B">
      <w:pPr>
        <w:rPr>
          <w:ins w:id="1208" w:author="David Conklin" w:date="2020-12-11T05:46:00Z"/>
        </w:rPr>
      </w:pPr>
      <w:ins w:id="1209" w:author="David Conklin" w:date="2020-12-11T05:45:00Z">
        <w:r>
          <w:t xml:space="preserve">Substitute those expressions for A and R </w:t>
        </w:r>
      </w:ins>
      <w:ins w:id="1210" w:author="David Conklin" w:date="2020-12-11T05:46:00Z">
        <w:r>
          <w:t>back into the original form</w:t>
        </w:r>
      </w:ins>
      <w:ins w:id="1211" w:author="David Conklin" w:date="2020-12-11T05:54:00Z">
        <w:r>
          <w:t xml:space="preserve"> and solve for d in terms of </w:t>
        </w:r>
        <w:r w:rsidR="00B729F3">
          <w:t>Q and wdr.</w:t>
        </w:r>
      </w:ins>
    </w:p>
    <w:p w14:paraId="7725C0E9" w14:textId="2AD19E60" w:rsidR="005064A2" w:rsidRDefault="005064A2" w:rsidP="00083D1B">
      <w:pPr>
        <w:rPr>
          <w:ins w:id="1212" w:author="David Conklin" w:date="2020-12-11T05:48:00Z"/>
          <w:i/>
          <w:iCs/>
        </w:rPr>
      </w:pPr>
      <w:ins w:id="1213" w:author="David Conklin" w:date="2020-12-11T05:46:00Z">
        <w:r>
          <w:tab/>
        </w:r>
        <w:r>
          <w:tab/>
          <w:t>Q = (d</w:t>
        </w:r>
        <w:r>
          <w:rPr>
            <w:vertAlign w:val="superscript"/>
          </w:rPr>
          <w:t>2</w:t>
        </w:r>
        <w:r>
          <w:t xml:space="preserve"> * wdr)</w:t>
        </w:r>
      </w:ins>
      <w:ins w:id="1214" w:author="David Conklin" w:date="2020-12-11T05:47:00Z">
        <w:r>
          <w:t xml:space="preserve"> * (d * wdr / (wdr + 2))</w:t>
        </w:r>
        <w:r>
          <w:rPr>
            <w:vertAlign w:val="superscript"/>
          </w:rPr>
          <w:t>2/3</w:t>
        </w:r>
      </w:ins>
      <w:ins w:id="1215" w:author="David Conklin" w:date="2020-12-11T05:48:00Z">
        <w:r>
          <w:t xml:space="preserve"> * </w:t>
        </w:r>
        <w:r>
          <w:rPr>
            <w:rFonts w:cstheme="minorHAnsi"/>
          </w:rPr>
          <w:t>√</w:t>
        </w:r>
        <w:r>
          <w:t xml:space="preserve">S / </w:t>
        </w:r>
        <w:r>
          <w:rPr>
            <w:i/>
            <w:iCs/>
          </w:rPr>
          <w:t>n</w:t>
        </w:r>
        <w:r>
          <w:rPr>
            <w:i/>
            <w:iCs/>
          </w:rPr>
          <w:tab/>
        </w:r>
      </w:ins>
    </w:p>
    <w:p w14:paraId="7ED4EC1B" w14:textId="54909285" w:rsidR="005064A2" w:rsidRDefault="005064A2" w:rsidP="00083D1B">
      <w:pPr>
        <w:rPr>
          <w:ins w:id="1216" w:author="David Conklin" w:date="2020-12-11T05:53:00Z"/>
        </w:rPr>
      </w:pPr>
      <w:ins w:id="1217" w:author="David Conklin" w:date="2020-12-11T05:48:00Z">
        <w:r>
          <w:tab/>
        </w:r>
        <w:r>
          <w:tab/>
        </w:r>
      </w:ins>
      <w:ins w:id="1218" w:author="David Conklin" w:date="2020-12-11T07:15:00Z">
        <w:r w:rsidR="00BA1AEA">
          <w:t>Q</w:t>
        </w:r>
      </w:ins>
      <w:ins w:id="1219" w:author="David Conklin" w:date="2020-12-11T05:48:00Z">
        <w:r>
          <w:t xml:space="preserve">  = (</w:t>
        </w:r>
        <w:r>
          <w:rPr>
            <w:rFonts w:cstheme="minorHAnsi"/>
          </w:rPr>
          <w:t>√</w:t>
        </w:r>
        <w:r>
          <w:t xml:space="preserve">S / </w:t>
        </w:r>
        <w:r>
          <w:rPr>
            <w:i/>
            <w:iCs/>
          </w:rPr>
          <w:t>n</w:t>
        </w:r>
      </w:ins>
      <w:ins w:id="1220" w:author="David Conklin" w:date="2020-12-11T05:49:00Z">
        <w:r>
          <w:t xml:space="preserve">) </w:t>
        </w:r>
      </w:ins>
      <w:ins w:id="1221" w:author="David Conklin" w:date="2020-12-11T06:07:00Z">
        <w:r w:rsidR="00870701">
          <w:t>* d</w:t>
        </w:r>
      </w:ins>
      <w:ins w:id="1222" w:author="David Conklin" w:date="2020-12-11T07:12:00Z">
        <w:r w:rsidR="00BA1AEA">
          <w:rPr>
            <w:vertAlign w:val="superscript"/>
          </w:rPr>
          <w:t>8/3</w:t>
        </w:r>
      </w:ins>
      <w:ins w:id="1223" w:author="David Conklin" w:date="2020-12-11T06:07:00Z">
        <w:r w:rsidR="00870701">
          <w:t xml:space="preserve"> * wdr</w:t>
        </w:r>
      </w:ins>
      <w:ins w:id="1224" w:author="David Conklin" w:date="2020-12-11T07:12:00Z">
        <w:r w:rsidR="00BA1AEA">
          <w:t xml:space="preserve"> </w:t>
        </w:r>
      </w:ins>
      <w:ins w:id="1225" w:author="David Conklin" w:date="2020-12-11T05:49:00Z">
        <w:r>
          <w:t>* ( wdr / (wdr + 2))</w:t>
        </w:r>
        <w:r>
          <w:rPr>
            <w:vertAlign w:val="superscript"/>
          </w:rPr>
          <w:t>2/3</w:t>
        </w:r>
      </w:ins>
    </w:p>
    <w:p w14:paraId="36122C0E" w14:textId="0B3D8101" w:rsidR="0071475B" w:rsidRPr="00BA1AEA" w:rsidRDefault="0071475B" w:rsidP="0071475B">
      <w:pPr>
        <w:rPr>
          <w:ins w:id="1226" w:author="David Conklin" w:date="2020-12-11T06:48:00Z"/>
          <w:rPrChange w:id="1227" w:author="David Conklin" w:date="2020-12-11T07:14:00Z">
            <w:rPr>
              <w:ins w:id="1228" w:author="David Conklin" w:date="2020-12-11T06:48:00Z"/>
            </w:rPr>
          </w:rPrChange>
        </w:rPr>
      </w:pPr>
      <w:ins w:id="1229" w:author="David Conklin" w:date="2020-12-11T06:49:00Z">
        <w:r>
          <w:tab/>
        </w:r>
        <w:r>
          <w:tab/>
        </w:r>
      </w:ins>
      <w:ins w:id="1230" w:author="David Conklin" w:date="2020-12-11T06:50:00Z">
        <w:r>
          <w:t>d</w:t>
        </w:r>
        <w:r>
          <w:rPr>
            <w:vertAlign w:val="superscript"/>
          </w:rPr>
          <w:t>8/3</w:t>
        </w:r>
        <w:r>
          <w:t xml:space="preserve"> = </w:t>
        </w:r>
      </w:ins>
      <w:ins w:id="1231" w:author="David Conklin" w:date="2020-12-11T09:33:00Z">
        <w:r w:rsidR="009D5BB9">
          <w:t>(</w:t>
        </w:r>
      </w:ins>
      <w:ins w:id="1232" w:author="David Conklin" w:date="2020-12-11T09:47:00Z">
        <w:r w:rsidR="00F60A2D" w:rsidRPr="00F60A2D">
          <w:rPr>
            <w:i/>
            <w:iCs/>
            <w:rPrChange w:id="1233" w:author="David Conklin" w:date="2020-12-11T09:48:00Z">
              <w:rPr>
                <w:i/>
                <w:iCs/>
              </w:rPr>
            </w:rPrChange>
          </w:rPr>
          <w:t>n</w:t>
        </w:r>
        <w:r w:rsidR="00F60A2D">
          <w:t xml:space="preserve"> </w:t>
        </w:r>
      </w:ins>
      <w:ins w:id="1234" w:author="David Conklin" w:date="2020-12-11T09:48:00Z">
        <w:r w:rsidR="00F60A2D">
          <w:t>/</w:t>
        </w:r>
      </w:ins>
      <w:ins w:id="1235" w:author="David Conklin" w:date="2020-12-11T09:33:00Z">
        <w:r w:rsidR="009D5BB9">
          <w:t xml:space="preserve"> </w:t>
        </w:r>
        <w:r w:rsidR="009D5BB9">
          <w:rPr>
            <w:rFonts w:cstheme="minorHAnsi"/>
          </w:rPr>
          <w:t>√</w:t>
        </w:r>
        <w:r w:rsidR="009D5BB9">
          <w:t xml:space="preserve">S) </w:t>
        </w:r>
      </w:ins>
      <w:ins w:id="1236" w:author="David Conklin" w:date="2020-12-11T06:51:00Z">
        <w:r>
          <w:t xml:space="preserve"> * Q * </w:t>
        </w:r>
      </w:ins>
      <w:ins w:id="1237" w:author="David Conklin" w:date="2020-12-11T07:14:00Z">
        <w:r w:rsidR="00BA1AEA">
          <w:t>(1 / (wdr * ( wdr / (wdr + 2))</w:t>
        </w:r>
        <w:r w:rsidR="00BA1AEA">
          <w:rPr>
            <w:vertAlign w:val="superscript"/>
          </w:rPr>
          <w:t>2/3</w:t>
        </w:r>
        <w:r w:rsidR="00BA1AEA">
          <w:t>))</w:t>
        </w:r>
      </w:ins>
    </w:p>
    <w:p w14:paraId="1D176FC4" w14:textId="643854CF" w:rsidR="00D4312D" w:rsidRDefault="00D4312D" w:rsidP="00D4312D">
      <w:pPr>
        <w:rPr>
          <w:ins w:id="1238" w:author="David Conklin" w:date="2020-12-11T09:31:00Z"/>
        </w:rPr>
      </w:pPr>
      <w:ins w:id="1239" w:author="David Conklin" w:date="2020-12-11T06:56:00Z">
        <w:r>
          <w:tab/>
        </w:r>
        <w:r>
          <w:tab/>
        </w:r>
      </w:ins>
      <w:ins w:id="1240" w:author="David Conklin" w:date="2020-12-11T09:52:00Z">
        <w:r w:rsidR="00082F5C">
          <w:t>d</w:t>
        </w:r>
        <w:r w:rsidR="00082F5C">
          <w:rPr>
            <w:vertAlign w:val="superscript"/>
          </w:rPr>
          <w:t>8/3</w:t>
        </w:r>
      </w:ins>
      <w:ins w:id="1241" w:author="David Conklin" w:date="2020-12-11T06:56:00Z">
        <w:r>
          <w:t xml:space="preserve"> = </w:t>
        </w:r>
      </w:ins>
      <w:ins w:id="1242" w:author="David Conklin" w:date="2020-12-11T09:48:00Z">
        <w:r w:rsidR="00F60A2D">
          <w:t>(</w:t>
        </w:r>
        <w:r w:rsidR="00F60A2D" w:rsidRPr="0045717F">
          <w:rPr>
            <w:i/>
            <w:iCs/>
          </w:rPr>
          <w:t>n</w:t>
        </w:r>
        <w:r w:rsidR="00F60A2D">
          <w:t xml:space="preserve"> /</w:t>
        </w:r>
      </w:ins>
      <w:ins w:id="1243" w:author="David Conklin" w:date="2020-12-11T10:56:00Z">
        <w:r w:rsidR="00870B65">
          <w:t xml:space="preserve"> </w:t>
        </w:r>
      </w:ins>
      <w:ins w:id="1244" w:author="David Conklin" w:date="2020-12-11T09:48:00Z">
        <w:r w:rsidR="00F60A2D">
          <w:rPr>
            <w:rFonts w:cstheme="minorHAnsi"/>
          </w:rPr>
          <w:t>√</w:t>
        </w:r>
        <w:r w:rsidR="00F60A2D">
          <w:t xml:space="preserve">S)  </w:t>
        </w:r>
      </w:ins>
      <w:ins w:id="1245" w:author="David Conklin" w:date="2020-12-11T06:56:00Z">
        <w:r>
          <w:t xml:space="preserve">* Q </w:t>
        </w:r>
      </w:ins>
      <w:ins w:id="1246" w:author="David Conklin" w:date="2020-12-11T07:15:00Z">
        <w:r w:rsidR="0058568C">
          <w:t>* (1</w:t>
        </w:r>
      </w:ins>
      <w:ins w:id="1247" w:author="David Conklin" w:date="2020-12-11T07:16:00Z">
        <w:r w:rsidR="0058568C">
          <w:t xml:space="preserve"> / wdrterm)</w:t>
        </w:r>
      </w:ins>
      <w:ins w:id="1248" w:author="David Conklin" w:date="2020-12-11T07:09:00Z">
        <w:r w:rsidR="00BA1AEA">
          <w:t xml:space="preserve"> </w:t>
        </w:r>
      </w:ins>
    </w:p>
    <w:p w14:paraId="44FF375B" w14:textId="7C22C2FE" w:rsidR="00D24E1A" w:rsidRPr="00D4312D" w:rsidRDefault="00D24E1A" w:rsidP="00D4312D">
      <w:pPr>
        <w:rPr>
          <w:ins w:id="1249" w:author="David Conklin" w:date="2020-12-11T06:56:00Z"/>
          <w:vertAlign w:val="superscript"/>
          <w:rPrChange w:id="1250" w:author="David Conklin" w:date="2020-12-11T06:56:00Z">
            <w:rPr>
              <w:ins w:id="1251" w:author="David Conklin" w:date="2020-12-11T06:56:00Z"/>
            </w:rPr>
          </w:rPrChange>
        </w:rPr>
      </w:pPr>
      <w:ins w:id="1252" w:author="David Conklin" w:date="2020-12-11T09:31:00Z">
        <w:r>
          <w:tab/>
        </w:r>
        <w:r>
          <w:tab/>
        </w:r>
      </w:ins>
      <w:ins w:id="1253" w:author="David Conklin" w:date="2020-12-11T09:52:00Z">
        <w:r w:rsidR="00082F5C">
          <w:t>d</w:t>
        </w:r>
        <w:r w:rsidR="00082F5C">
          <w:rPr>
            <w:vertAlign w:val="superscript"/>
          </w:rPr>
          <w:t>8/3</w:t>
        </w:r>
        <w:r w:rsidR="00082F5C">
          <w:t xml:space="preserve"> </w:t>
        </w:r>
      </w:ins>
      <w:ins w:id="1254" w:author="David Conklin" w:date="2020-12-11T09:31:00Z">
        <w:r>
          <w:t xml:space="preserve">= </w:t>
        </w:r>
      </w:ins>
      <w:ins w:id="1255" w:author="David Conklin" w:date="2020-12-11T09:49:00Z">
        <w:r w:rsidR="00F60A2D">
          <w:t>(</w:t>
        </w:r>
        <w:r w:rsidR="00F60A2D" w:rsidRPr="0045717F">
          <w:rPr>
            <w:i/>
            <w:iCs/>
          </w:rPr>
          <w:t>n</w:t>
        </w:r>
        <w:r w:rsidR="00F60A2D">
          <w:t xml:space="preserve"> / </w:t>
        </w:r>
        <w:r w:rsidR="00F60A2D">
          <w:rPr>
            <w:rFonts w:cstheme="minorHAnsi"/>
          </w:rPr>
          <w:t>√</w:t>
        </w:r>
        <w:r w:rsidR="00F60A2D">
          <w:t xml:space="preserve">S)  </w:t>
        </w:r>
      </w:ins>
      <w:ins w:id="1256" w:author="David Conklin" w:date="2020-12-11T09:31:00Z">
        <w:r>
          <w:t>* Q / wdrterm</w:t>
        </w:r>
      </w:ins>
    </w:p>
    <w:p w14:paraId="52FCAE3A" w14:textId="358C28FE" w:rsidR="00D4312D" w:rsidRPr="00D4312D" w:rsidRDefault="00D4312D" w:rsidP="00D4312D">
      <w:pPr>
        <w:rPr>
          <w:ins w:id="1257" w:author="David Conklin" w:date="2020-12-11T06:58:00Z"/>
          <w:vertAlign w:val="superscript"/>
          <w:rPrChange w:id="1258" w:author="David Conklin" w:date="2020-12-11T06:58:00Z">
            <w:rPr>
              <w:ins w:id="1259" w:author="David Conklin" w:date="2020-12-11T06:58:00Z"/>
            </w:rPr>
          </w:rPrChange>
        </w:rPr>
      </w:pPr>
      <w:ins w:id="1260" w:author="David Conklin" w:date="2020-12-11T06:58:00Z">
        <w:r>
          <w:rPr>
            <w:vertAlign w:val="superscript"/>
          </w:rPr>
          <w:tab/>
        </w:r>
        <w:r>
          <w:rPr>
            <w:vertAlign w:val="superscript"/>
          </w:rPr>
          <w:tab/>
        </w:r>
        <w:r>
          <w:t>(d</w:t>
        </w:r>
        <w:r>
          <w:rPr>
            <w:vertAlign w:val="superscript"/>
          </w:rPr>
          <w:t>8/3</w:t>
        </w:r>
        <w:r>
          <w:t>)</w:t>
        </w:r>
        <w:r>
          <w:rPr>
            <w:vertAlign w:val="superscript"/>
          </w:rPr>
          <w:t>3/8</w:t>
        </w:r>
        <w:r>
          <w:t xml:space="preserve"> = (</w:t>
        </w:r>
      </w:ins>
      <w:ins w:id="1261" w:author="David Conklin" w:date="2020-12-11T09:49:00Z">
        <w:r w:rsidR="00F60A2D">
          <w:t>(</w:t>
        </w:r>
        <w:r w:rsidR="00F60A2D" w:rsidRPr="0045717F">
          <w:rPr>
            <w:i/>
            <w:iCs/>
          </w:rPr>
          <w:t>n</w:t>
        </w:r>
        <w:r w:rsidR="00F60A2D">
          <w:t xml:space="preserve"> / </w:t>
        </w:r>
        <w:r w:rsidR="00F60A2D">
          <w:rPr>
            <w:rFonts w:cstheme="minorHAnsi"/>
          </w:rPr>
          <w:t>√</w:t>
        </w:r>
        <w:r w:rsidR="00F60A2D">
          <w:t>S</w:t>
        </w:r>
        <w:r w:rsidR="00F60A2D">
          <w:t>)</w:t>
        </w:r>
        <w:r w:rsidR="00F60A2D">
          <w:t xml:space="preserve">  </w:t>
        </w:r>
      </w:ins>
      <w:ins w:id="1262" w:author="David Conklin" w:date="2020-12-11T07:16:00Z">
        <w:r w:rsidR="0058568C">
          <w:t>* Q  / wdrterm</w:t>
        </w:r>
      </w:ins>
      <w:ins w:id="1263" w:author="David Conklin" w:date="2020-12-11T09:31:00Z">
        <w:r w:rsidR="00D24E1A">
          <w:t>)</w:t>
        </w:r>
      </w:ins>
      <w:ins w:id="1264" w:author="David Conklin" w:date="2020-12-11T06:58:00Z">
        <w:r>
          <w:rPr>
            <w:vertAlign w:val="superscript"/>
          </w:rPr>
          <w:t>3/8</w:t>
        </w:r>
      </w:ins>
    </w:p>
    <w:p w14:paraId="62932307" w14:textId="2D8CDFDC" w:rsidR="00D4312D" w:rsidRDefault="00D4312D" w:rsidP="00D4312D">
      <w:pPr>
        <w:rPr>
          <w:ins w:id="1265" w:author="David Conklin" w:date="2020-12-11T09:32:00Z"/>
          <w:vertAlign w:val="superscript"/>
        </w:rPr>
      </w:pPr>
      <w:ins w:id="1266" w:author="David Conklin" w:date="2020-12-11T07:00:00Z">
        <w:r>
          <w:rPr>
            <w:vertAlign w:val="superscript"/>
          </w:rPr>
          <w:tab/>
        </w:r>
        <w:r>
          <w:rPr>
            <w:vertAlign w:val="superscript"/>
          </w:rPr>
          <w:tab/>
        </w:r>
        <w:r>
          <w:t xml:space="preserve">d </w:t>
        </w:r>
      </w:ins>
      <w:ins w:id="1267" w:author="David Conklin" w:date="2020-12-11T09:50:00Z">
        <w:r w:rsidR="00F60A2D">
          <w:t xml:space="preserve">= </w:t>
        </w:r>
        <w:r w:rsidR="00F60A2D">
          <w:t>(</w:t>
        </w:r>
        <w:r w:rsidR="00F60A2D" w:rsidRPr="0045717F">
          <w:rPr>
            <w:i/>
            <w:iCs/>
          </w:rPr>
          <w:t>n</w:t>
        </w:r>
        <w:r w:rsidR="00F60A2D">
          <w:t xml:space="preserve"> /</w:t>
        </w:r>
      </w:ins>
      <w:ins w:id="1268" w:author="David Conklin" w:date="2020-12-11T10:57:00Z">
        <w:r w:rsidR="00870B65">
          <w:t xml:space="preserve"> </w:t>
        </w:r>
      </w:ins>
      <w:ins w:id="1269" w:author="David Conklin" w:date="2020-12-11T09:50:00Z">
        <w:r w:rsidR="00F60A2D">
          <w:rPr>
            <w:rFonts w:cstheme="minorHAnsi"/>
          </w:rPr>
          <w:t>√</w:t>
        </w:r>
        <w:r w:rsidR="00F60A2D">
          <w:t>S</w:t>
        </w:r>
        <w:r w:rsidR="00F60A2D">
          <w:t>)</w:t>
        </w:r>
      </w:ins>
      <w:ins w:id="1270" w:author="David Conklin" w:date="2020-12-11T07:00:00Z">
        <w:r>
          <w:rPr>
            <w:vertAlign w:val="superscript"/>
          </w:rPr>
          <w:t>3/8</w:t>
        </w:r>
        <w:r>
          <w:t xml:space="preserve"> * Q</w:t>
        </w:r>
        <w:r>
          <w:rPr>
            <w:vertAlign w:val="superscript"/>
          </w:rPr>
          <w:t>3/8</w:t>
        </w:r>
        <w:r>
          <w:t xml:space="preserve"> </w:t>
        </w:r>
      </w:ins>
      <w:ins w:id="1271" w:author="David Conklin" w:date="2020-12-11T07:17:00Z">
        <w:r w:rsidR="0058568C">
          <w:t xml:space="preserve">/ </w:t>
        </w:r>
      </w:ins>
      <w:ins w:id="1272" w:author="David Conklin" w:date="2020-12-11T07:18:00Z">
        <w:r w:rsidR="0058568C">
          <w:t>wdrterm</w:t>
        </w:r>
        <w:r w:rsidR="0058568C">
          <w:rPr>
            <w:vertAlign w:val="superscript"/>
          </w:rPr>
          <w:t>3/8</w:t>
        </w:r>
      </w:ins>
    </w:p>
    <w:p w14:paraId="0970F91C" w14:textId="7A0E84AB" w:rsidR="009D5BB9" w:rsidRDefault="009D5BB9" w:rsidP="00D4312D">
      <w:pPr>
        <w:rPr>
          <w:ins w:id="1273" w:author="David Conklin" w:date="2020-12-11T09:34:00Z"/>
          <w:vertAlign w:val="superscript"/>
        </w:rPr>
      </w:pPr>
    </w:p>
    <w:p w14:paraId="129E125B" w14:textId="77777777" w:rsidR="00082F5C" w:rsidRDefault="009D5BB9" w:rsidP="00D4312D">
      <w:pPr>
        <w:rPr>
          <w:ins w:id="1274" w:author="David Conklin" w:date="2020-12-11T09:56:00Z"/>
        </w:rPr>
      </w:pPr>
      <w:ins w:id="1275" w:author="David Conklin" w:date="2020-12-11T09:35:00Z">
        <w:r>
          <w:t xml:space="preserve">This is </w:t>
        </w:r>
      </w:ins>
      <w:ins w:id="1276" w:author="David Conklin" w:date="2020-12-11T09:56:00Z">
        <w:r w:rsidR="00082F5C">
          <w:t xml:space="preserve">similar to </w:t>
        </w:r>
      </w:ins>
      <w:ins w:id="1277" w:author="David Conklin" w:date="2020-12-11T09:35:00Z">
        <w:r>
          <w:t>the form used in the C++</w:t>
        </w:r>
      </w:ins>
      <w:ins w:id="1278" w:author="David Conklin" w:date="2020-12-11T09:36:00Z">
        <w:r>
          <w:t xml:space="preserve"> code</w:t>
        </w:r>
      </w:ins>
    </w:p>
    <w:p w14:paraId="708B6B75" w14:textId="77777777" w:rsidR="001E444D" w:rsidRDefault="001E444D" w:rsidP="001E444D">
      <w:pPr>
        <w:ind w:left="720" w:firstLine="720"/>
        <w:rPr>
          <w:ins w:id="1279" w:author="David Conklin" w:date="2020-12-11T10:01:00Z"/>
        </w:rPr>
      </w:pPr>
      <w:ins w:id="1280" w:author="David Conklin" w:date="2020-12-11T10:01:00Z">
        <w:r>
          <w:t>d =  (0.3 Q / (</w:t>
        </w:r>
        <w:r>
          <w:rPr>
            <w:rFonts w:cstheme="minorHAnsi"/>
          </w:rPr>
          <w:t>√</w:t>
        </w:r>
        <w:r>
          <w:t>S * wdrterm))</w:t>
        </w:r>
        <w:r>
          <w:rPr>
            <w:vertAlign w:val="superscript"/>
          </w:rPr>
          <w:t xml:space="preserve">3/8 </w:t>
        </w:r>
      </w:ins>
    </w:p>
    <w:p w14:paraId="1A049A78" w14:textId="5532E182" w:rsidR="009D5BB9" w:rsidRDefault="009D5BB9" w:rsidP="00D4312D">
      <w:pPr>
        <w:rPr>
          <w:ins w:id="1281" w:author="David Conklin" w:date="2020-12-11T09:36:00Z"/>
        </w:rPr>
      </w:pPr>
      <w:ins w:id="1282" w:author="David Conklin" w:date="2020-12-11T09:36:00Z">
        <w:r>
          <w:t>which implies</w:t>
        </w:r>
      </w:ins>
    </w:p>
    <w:p w14:paraId="091A86B1" w14:textId="7DF9C71A" w:rsidR="009D5BB9" w:rsidRDefault="009D5BB9" w:rsidP="009D5BB9">
      <w:pPr>
        <w:rPr>
          <w:ins w:id="1283" w:author="David Conklin" w:date="2020-12-11T09:37:00Z"/>
          <w:vertAlign w:val="superscript"/>
        </w:rPr>
      </w:pPr>
      <w:ins w:id="1284" w:author="David Conklin" w:date="2020-12-11T09:37:00Z">
        <w:r>
          <w:tab/>
        </w:r>
        <w:r>
          <w:tab/>
          <w:t xml:space="preserve">(0.3 / </w:t>
        </w:r>
        <w:r>
          <w:rPr>
            <w:rFonts w:cstheme="minorHAnsi"/>
          </w:rPr>
          <w:t>√</w:t>
        </w:r>
        <w:r>
          <w:t>S)</w:t>
        </w:r>
        <w:r>
          <w:rPr>
            <w:vertAlign w:val="superscript"/>
          </w:rPr>
          <w:t>3/8</w:t>
        </w:r>
        <w:r>
          <w:t xml:space="preserve"> = </w:t>
        </w:r>
      </w:ins>
      <w:ins w:id="1285" w:author="David Conklin" w:date="2020-12-11T09:51:00Z">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ins>
    </w:p>
    <w:p w14:paraId="59ADF2CA" w14:textId="5F7CA085" w:rsidR="009D5BB9" w:rsidRDefault="009D5BB9" w:rsidP="009D5BB9">
      <w:pPr>
        <w:rPr>
          <w:ins w:id="1286" w:author="David Conklin" w:date="2020-12-11T09:53:00Z"/>
        </w:rPr>
      </w:pPr>
      <w:ins w:id="1287" w:author="David Conklin" w:date="2020-12-11T09:37:00Z">
        <w:r>
          <w:tab/>
        </w:r>
        <w:r>
          <w:tab/>
          <w:t xml:space="preserve">0.3 = </w:t>
        </w:r>
      </w:ins>
      <w:ins w:id="1288" w:author="David Conklin" w:date="2020-12-11T09:52:00Z">
        <w:r w:rsidR="00F60A2D">
          <w:rPr>
            <w:i/>
            <w:iCs/>
          </w:rPr>
          <w:t>n</w:t>
        </w:r>
        <w:r w:rsidR="00F60A2D">
          <w:t xml:space="preserve"> / K</w:t>
        </w:r>
      </w:ins>
    </w:p>
    <w:p w14:paraId="4B270A8C" w14:textId="2DE665C2" w:rsidR="00082F5C" w:rsidRPr="00082F5C" w:rsidRDefault="00082F5C" w:rsidP="009D5BB9">
      <w:pPr>
        <w:rPr>
          <w:ins w:id="1289" w:author="David Conklin" w:date="2020-12-11T09:38:00Z"/>
          <w:rPrChange w:id="1290" w:author="David Conklin" w:date="2020-12-11T09:53:00Z">
            <w:rPr>
              <w:ins w:id="1291" w:author="David Conklin" w:date="2020-12-11T09:38:00Z"/>
            </w:rPr>
          </w:rPrChange>
        </w:rPr>
      </w:pPr>
      <w:ins w:id="1292" w:author="David Conklin" w:date="2020-12-11T09:53:00Z">
        <w:r>
          <w:tab/>
        </w:r>
        <w:r>
          <w:tab/>
        </w:r>
        <w:r>
          <w:rPr>
            <w:i/>
            <w:iCs/>
          </w:rPr>
          <w:t>n</w:t>
        </w:r>
        <w:r>
          <w:t xml:space="preserve"> = 0.3 K</w:t>
        </w:r>
      </w:ins>
    </w:p>
    <w:p w14:paraId="2C5B8C35" w14:textId="769EC1E7" w:rsidR="009D5BB9" w:rsidRDefault="009D5BB9" w:rsidP="009D5BB9">
      <w:pPr>
        <w:rPr>
          <w:ins w:id="1293" w:author="David Conklin" w:date="2020-12-11T09:40:00Z"/>
        </w:rPr>
      </w:pPr>
      <w:ins w:id="1294" w:author="David Conklin" w:date="2020-12-11T09:38:00Z">
        <w:r>
          <w:t xml:space="preserve">and, for </w:t>
        </w:r>
        <w:r>
          <w:rPr>
            <w:i/>
            <w:iCs/>
          </w:rPr>
          <w:t>n</w:t>
        </w:r>
        <w:r>
          <w:t xml:space="preserve"> in </w:t>
        </w:r>
      </w:ins>
      <w:ins w:id="1295" w:author="David Conklin" w:date="2020-12-11T10:12:00Z">
        <w:r w:rsidR="00972AE9">
          <w:t>s/</w:t>
        </w:r>
      </w:ins>
      <w:ins w:id="1296" w:author="David Conklin" w:date="2020-12-11T09:39:00Z">
        <w:r>
          <w:t>ft</w:t>
        </w:r>
        <w:r>
          <w:rPr>
            <w:vertAlign w:val="superscript"/>
          </w:rPr>
          <w:t>1/3</w:t>
        </w:r>
        <w:r>
          <w:t>,</w:t>
        </w:r>
        <w:r>
          <w:t xml:space="preserve"> K is </w:t>
        </w:r>
      </w:ins>
      <w:ins w:id="1297" w:author="David Conklin" w:date="2020-12-11T10:12:00Z">
        <w:r w:rsidR="00972AE9">
          <w:t xml:space="preserve">1 / </w:t>
        </w:r>
      </w:ins>
      <w:ins w:id="1298" w:author="David Conklin" w:date="2020-12-11T09:39:00Z">
        <w:r>
          <w:t>1.4859 ft</w:t>
        </w:r>
        <w:r>
          <w:rPr>
            <w:vertAlign w:val="superscript"/>
          </w:rPr>
          <w:t>1/3</w:t>
        </w:r>
        <w:r>
          <w:t>/m</w:t>
        </w:r>
        <w:r>
          <w:rPr>
            <w:vertAlign w:val="superscript"/>
          </w:rPr>
          <w:t>1/3</w:t>
        </w:r>
      </w:ins>
      <w:ins w:id="1299" w:author="David Conklin" w:date="2020-12-11T09:40:00Z">
        <w:r>
          <w:t xml:space="preserve">, and </w:t>
        </w:r>
      </w:ins>
    </w:p>
    <w:p w14:paraId="37BBABB0" w14:textId="260FEF29" w:rsidR="009D5BB9" w:rsidRDefault="009D5BB9" w:rsidP="009D5BB9">
      <w:pPr>
        <w:rPr>
          <w:ins w:id="1300" w:author="David Conklin" w:date="2020-12-11T09:45:00Z"/>
        </w:rPr>
      </w:pPr>
      <w:ins w:id="1301" w:author="David Conklin" w:date="2020-12-11T09:40:00Z">
        <w:r>
          <w:tab/>
        </w:r>
        <w:r>
          <w:tab/>
        </w:r>
        <w:r>
          <w:rPr>
            <w:i/>
            <w:iCs/>
          </w:rPr>
          <w:t>n</w:t>
        </w:r>
        <w:r>
          <w:t xml:space="preserve"> = </w:t>
        </w:r>
      </w:ins>
      <w:ins w:id="1302" w:author="David Conklin" w:date="2020-12-11T09:53:00Z">
        <w:r w:rsidR="00082F5C">
          <w:t xml:space="preserve">0.3 </w:t>
        </w:r>
      </w:ins>
      <w:ins w:id="1303" w:author="David Conklin" w:date="2020-12-11T10:28:00Z">
        <w:r w:rsidR="003D0B14">
          <w:t xml:space="preserve">/ </w:t>
        </w:r>
      </w:ins>
      <w:ins w:id="1304" w:author="David Conklin" w:date="2020-12-11T10:29:00Z">
        <w:r w:rsidR="003D0B14">
          <w:t>0.673</w:t>
        </w:r>
      </w:ins>
    </w:p>
    <w:p w14:paraId="5086439B" w14:textId="136E29A3" w:rsidR="00F60A2D" w:rsidRPr="00F60A2D" w:rsidRDefault="00F60A2D" w:rsidP="009D5BB9">
      <w:pPr>
        <w:rPr>
          <w:ins w:id="1305" w:author="David Conklin" w:date="2020-12-11T09:40:00Z"/>
          <w:rPrChange w:id="1306" w:author="David Conklin" w:date="2020-12-11T09:46:00Z">
            <w:rPr>
              <w:ins w:id="1307" w:author="David Conklin" w:date="2020-12-11T09:40:00Z"/>
              <w:vertAlign w:val="superscript"/>
            </w:rPr>
          </w:rPrChange>
        </w:rPr>
      </w:pPr>
      <w:ins w:id="1308" w:author="David Conklin" w:date="2020-12-11T09:45:00Z">
        <w:r>
          <w:tab/>
        </w:r>
        <w:r>
          <w:tab/>
        </w:r>
      </w:ins>
      <w:ins w:id="1309" w:author="David Conklin" w:date="2020-12-11T09:46:00Z">
        <w:r>
          <w:rPr>
            <w:i/>
            <w:iCs/>
          </w:rPr>
          <w:t>n</w:t>
        </w:r>
      </w:ins>
      <w:ins w:id="1310" w:author="David Conklin" w:date="2020-12-11T10:15:00Z">
        <w:r w:rsidR="00BC45C1">
          <w:t xml:space="preserve">, </w:t>
        </w:r>
        <w:r w:rsidR="00BC45C1">
          <w:t>s/ft</w:t>
        </w:r>
        <w:r w:rsidR="00BC45C1">
          <w:rPr>
            <w:vertAlign w:val="superscript"/>
          </w:rPr>
          <w:t>1/3</w:t>
        </w:r>
      </w:ins>
      <w:ins w:id="1311" w:author="David Conklin" w:date="2020-12-11T09:46:00Z">
        <w:r>
          <w:t xml:space="preserve"> = </w:t>
        </w:r>
      </w:ins>
      <w:ins w:id="1312" w:author="David Conklin" w:date="2020-12-11T09:54:00Z">
        <w:r w:rsidR="00082F5C">
          <w:t>0.4</w:t>
        </w:r>
      </w:ins>
      <w:ins w:id="1313" w:author="David Conklin" w:date="2020-12-11T10:30:00Z">
        <w:r w:rsidR="003D0B14">
          <w:t>46</w:t>
        </w:r>
      </w:ins>
    </w:p>
    <w:p w14:paraId="383312D2" w14:textId="390CBAF9" w:rsidR="00343DF7" w:rsidRDefault="00343DF7" w:rsidP="00343DF7">
      <w:pPr>
        <w:rPr>
          <w:ins w:id="1314" w:author="David Conklin" w:date="2020-12-11T10:16:00Z"/>
        </w:rPr>
      </w:pPr>
    </w:p>
    <w:p w14:paraId="6367D217" w14:textId="6B67A20E" w:rsidR="00BC45C1" w:rsidRPr="003D0B14" w:rsidRDefault="00BC45C1" w:rsidP="00BC45C1">
      <w:pPr>
        <w:rPr>
          <w:ins w:id="1315" w:author="David Conklin" w:date="2020-12-11T10:16:00Z"/>
          <w:rPrChange w:id="1316" w:author="David Conklin" w:date="2020-12-11T10:31:00Z">
            <w:rPr>
              <w:ins w:id="1317" w:author="David Conklin" w:date="2020-12-11T10:16:00Z"/>
            </w:rPr>
          </w:rPrChange>
        </w:rPr>
      </w:pPr>
      <w:ins w:id="1318" w:author="David Conklin" w:date="2020-12-11T10:16:00Z">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ins>
      <w:ins w:id="1319" w:author="David Conklin" w:date="2020-12-11T10:31:00Z">
        <w:r w:rsidR="003D0B14">
          <w:t xml:space="preserve">  In CW3M, the use of a value for </w:t>
        </w:r>
        <w:r w:rsidR="003D0B14">
          <w:rPr>
            <w:i/>
            <w:iCs/>
          </w:rPr>
          <w:t>n</w:t>
        </w:r>
        <w:r w:rsidR="003D0B14">
          <w:t xml:space="preserve"> much higher than the table values is inherited fro</w:t>
        </w:r>
      </w:ins>
      <w:ins w:id="1320" w:author="David Conklin" w:date="2020-12-11T10:32:00Z">
        <w:r w:rsidR="003D0B14">
          <w:t>m the WW2100 project</w:t>
        </w:r>
        <w:r w:rsidR="00991B31">
          <w:t>.</w:t>
        </w:r>
      </w:ins>
    </w:p>
    <w:p w14:paraId="28DD9B50" w14:textId="77777777" w:rsidR="00294460" w:rsidRDefault="00294460" w:rsidP="003D0B14">
      <w:pPr>
        <w:rPr>
          <w:ins w:id="1321" w:author="David Conklin" w:date="2020-12-09T05:50:00Z"/>
        </w:rPr>
        <w:pPrChange w:id="1322" w:author="David Conklin" w:date="2020-12-11T10:30:00Z">
          <w:pPr>
            <w:ind w:left="720" w:firstLine="720"/>
          </w:pPr>
        </w:pPrChange>
      </w:pPr>
    </w:p>
    <w:p w14:paraId="1177B77A" w14:textId="63AD6C20" w:rsidR="007B1928" w:rsidRPr="002D591A" w:rsidDel="00413E77" w:rsidRDefault="000D60AF">
      <w:pPr>
        <w:ind w:firstLine="720"/>
        <w:rPr>
          <w:del w:id="1323" w:author="David Conklin" w:date="2020-12-08T17:23:00Z"/>
        </w:rPr>
      </w:pPr>
      <w:moveToRangeStart w:id="1324" w:author="David Conklin" w:date="2020-12-08T17:22:00Z" w:name="move58340576"/>
      <w:moveTo w:id="1325" w:author="David Conklin" w:date="2020-12-08T17:22:00Z">
        <w:del w:id="1326" w:author="David Conklin" w:date="2020-12-11T10:18:00Z">
          <w:r w:rsidRPr="002D591A" w:rsidDel="00BC45C1">
            <w:delText xml:space="preserve">The value of the width-to-depth ratio may be specified explicitly in the &lt;streams&gt; block of the Flow XML input file (e.g. wd_ratio = “10”).  </w:delText>
          </w:r>
        </w:del>
      </w:moveTo>
      <w:moveToRangeEnd w:id="1324"/>
      <w:r w:rsidR="009236BE">
        <w:t xml:space="preserve">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r w:rsidR="001A6DC9">
        <w:t xml:space="preserve"> </w:t>
      </w:r>
      <w:r w:rsidR="009236BE" w:rsidRPr="002D591A">
        <w:t xml:space="preserve">Then that depth is used </w:t>
      </w:r>
      <w:r w:rsidR="00067529" w:rsidRPr="002D591A">
        <w:t xml:space="preserve">together with the length of the subreach and the current day’s upstream and lateral inflows to calculate </w:t>
      </w:r>
      <w:r w:rsidR="009236BE" w:rsidRPr="002D591A">
        <w:t>the current day’s outflow rate</w:t>
      </w:r>
      <w:r w:rsidR="00067529" w:rsidRPr="002D591A">
        <w:t xml:space="preserve">.  </w:t>
      </w:r>
    </w:p>
    <w:p w14:paraId="623B7768" w14:textId="4C0C81AC" w:rsidR="00067529" w:rsidRPr="002D591A" w:rsidRDefault="00067529">
      <w:pPr>
        <w:ind w:firstLine="720"/>
      </w:pPr>
      <w:r w:rsidRPr="002D591A">
        <w:t xml:space="preserve">The </w:t>
      </w:r>
      <w:del w:id="1327" w:author="David Conklin" w:date="2020-12-08T17:20:00Z">
        <w:r w:rsidRPr="002D591A" w:rsidDel="000D60AF">
          <w:delText xml:space="preserve">daily </w:delText>
        </w:r>
      </w:del>
      <w:ins w:id="1328" w:author="David Conklin" w:date="2020-12-08T17:20:00Z">
        <w:r w:rsidR="000D60AF">
          <w:t>current day’s</w:t>
        </w:r>
        <w:r w:rsidR="000D60AF" w:rsidRPr="002D591A">
          <w:t xml:space="preserve"> </w:t>
        </w:r>
      </w:ins>
      <w:r w:rsidRPr="002D591A">
        <w:t>outflow rate is subsequently used in a</w:t>
      </w:r>
      <w:r w:rsidR="00263AF4" w:rsidRPr="002D591A">
        <w:t xml:space="preserve"> </w:t>
      </w:r>
      <w:ins w:id="1329" w:author="David Conklin" w:date="2020-12-08T17:41:00Z">
        <w:r w:rsidR="00F87EC3">
          <w:t>second</w:t>
        </w:r>
      </w:ins>
      <w:del w:id="1330" w:author="David Conklin" w:date="2020-12-08T17:23:00Z">
        <w:r w:rsidR="00263AF4" w:rsidRPr="002D591A" w:rsidDel="000D60AF">
          <w:delText>second</w:delText>
        </w:r>
      </w:del>
      <w:r w:rsidR="00263AF4" w:rsidRPr="002D591A">
        <w:t xml:space="preserve">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ins w:id="1331" w:author="David Conklin" w:date="2020-12-08T17:41:00Z">
        <w:r w:rsidR="00F87EC3">
          <w:t xml:space="preserve">Manning </w:t>
        </w:r>
      </w:ins>
      <w:r w:rsidR="00176B6C" w:rsidRPr="002D591A">
        <w:t>depth for the water in the reach</w:t>
      </w:r>
      <w:ins w:id="1332" w:author="David Conklin" w:date="2020-12-08T17:21:00Z">
        <w:r w:rsidR="000D60AF">
          <w:t xml:space="preserve">. </w:t>
        </w:r>
      </w:ins>
      <w:del w:id="1333" w:author="David Conklin" w:date="2020-12-08T17:21:00Z">
        <w:r w:rsidR="00176B6C" w:rsidRPr="002D591A" w:rsidDel="000D60AF">
          <w:delText xml:space="preserve">, making use of the slope of the subreach and parameterized values for Manning’s n and </w:delText>
        </w:r>
        <w:r w:rsidR="005729DB" w:rsidRPr="002D591A" w:rsidDel="000D60AF">
          <w:delText xml:space="preserve">the </w:delText>
        </w:r>
        <w:r w:rsidR="00176B6C" w:rsidRPr="002D591A" w:rsidDel="000D60AF">
          <w:delText>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w:delText>
        </w:r>
      </w:del>
      <w:del w:id="1334" w:author="David Conklin" w:date="2020-12-08T17:23:00Z">
        <w:r w:rsidR="00176B6C" w:rsidRPr="002D591A" w:rsidDel="000D60AF">
          <w:delText>The value in the source code for Manning’s n is 0.3; the default value for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 xml:space="preserve">depth ratio is 10.  </w:delText>
        </w:r>
      </w:del>
      <w:moveFromRangeStart w:id="1335" w:author="David Conklin" w:date="2020-12-08T17:22:00Z" w:name="move58340576"/>
      <w:moveFrom w:id="1336" w:author="David Conklin" w:date="2020-12-08T17:22:00Z">
        <w:del w:id="1337" w:author="David Conklin" w:date="2020-12-08T17:23:00Z">
          <w:r w:rsidR="00176B6C" w:rsidRPr="002D591A" w:rsidDel="000D60AF">
            <w:delText>The value of the width</w:delText>
          </w:r>
          <w:r w:rsidR="005729DB" w:rsidRPr="002D591A" w:rsidDel="000D60AF">
            <w:delText>-</w:delText>
          </w:r>
          <w:r w:rsidR="00176B6C" w:rsidRPr="002D591A" w:rsidDel="000D60AF">
            <w:delText>to</w:delText>
          </w:r>
          <w:r w:rsidR="005729DB" w:rsidRPr="002D591A" w:rsidDel="000D60AF">
            <w:delText>-</w:delText>
          </w:r>
          <w:r w:rsidR="00176B6C" w:rsidRPr="002D591A" w:rsidDel="000D60AF">
            <w:delText>depth ratio may be spec</w:delText>
          </w:r>
          <w:r w:rsidR="00732D7E" w:rsidRPr="002D591A" w:rsidDel="000D60AF">
            <w:delText>ified explicitly in the &lt;streams&gt; block of the Flow XML input file (e.g. wd_ratio = “</w:delText>
          </w:r>
          <w:r w:rsidR="005729DB" w:rsidRPr="002D591A" w:rsidDel="000D60AF">
            <w:delText>10</w:delText>
          </w:r>
          <w:r w:rsidR="00732D7E" w:rsidRPr="002D591A" w:rsidDel="000D60AF">
            <w:delText>”).</w:delText>
          </w:r>
          <w:r w:rsidR="00771FED" w:rsidRPr="002D591A" w:rsidDel="000D60AF">
            <w:delText xml:space="preserve">  </w:delText>
          </w:r>
        </w:del>
      </w:moveFrom>
      <w:moveFromRangeEnd w:id="1335"/>
      <w:del w:id="1338" w:author="David Conklin" w:date="2020-12-08T17:23:00Z">
        <w:r w:rsidR="00771FED" w:rsidRPr="002D591A" w:rsidDel="000D60AF">
          <w:delText xml:space="preserve">The width-to-depth ratio is used in the </w:delText>
        </w:r>
        <w:r w:rsidR="00771FED" w:rsidRPr="002D591A" w:rsidDel="000D60AF">
          <w:rPr>
            <w:i/>
            <w:iCs/>
          </w:rPr>
          <w:delText>Get</w:delText>
        </w:r>
        <w:r w:rsidR="00263AF4" w:rsidRPr="002D591A" w:rsidDel="000D60AF">
          <w:rPr>
            <w:i/>
            <w:iCs/>
          </w:rPr>
          <w:delText>Manning</w:delText>
        </w:r>
        <w:r w:rsidR="00771FED" w:rsidRPr="002D591A" w:rsidDel="000D60AF">
          <w:rPr>
            <w:i/>
            <w:iCs/>
          </w:rPr>
          <w:delText>DepthFromQ()</w:delText>
        </w:r>
        <w:r w:rsidR="00771FED" w:rsidRPr="002D591A" w:rsidDel="000D60AF">
          <w:delText xml:space="preserve"> function to take into account the shape of the of the channel cross-section.</w:delText>
        </w:r>
      </w:del>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lastRenderedPageBreak/>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339" w:name="_Toc58341818"/>
      <w:r>
        <w:t>Estimating the surface area of the water in a subreach</w:t>
      </w:r>
      <w:bookmarkEnd w:id="1339"/>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340" w:name="_Toc58341819"/>
      <w:r>
        <w:t>Water temperature from thermal energy</w:t>
      </w:r>
      <w:bookmarkEnd w:id="134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341" w:name="_Toc58341820"/>
      <w:r>
        <w:t>Initial conditions for Flow: the IC file</w:t>
      </w:r>
      <w:bookmarkEnd w:id="1341"/>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342" w:name="_Toc58341821"/>
      <w:r>
        <w:lastRenderedPageBreak/>
        <w:t>Boundary conditions for stream water temperature</w:t>
      </w:r>
      <w:bookmarkEnd w:id="1342"/>
    </w:p>
    <w:p w14:paraId="37ABE728" w14:textId="13DDAE17" w:rsidR="00AF5828" w:rsidRDefault="007512E5" w:rsidP="007512E5">
      <w:pPr>
        <w:rPr>
          <w:ins w:id="1343" w:author="David Conklin" w:date="2020-12-08T14:30:00Z"/>
        </w:rPr>
      </w:pPr>
      <w:r>
        <w:tab/>
        <w:t xml:space="preserve">Water enters stream reaches from upstream and from lateral flow.  </w:t>
      </w:r>
      <w:ins w:id="1344" w:author="David Conklin" w:date="2020-12-08T14:27:00Z">
        <w:r w:rsidR="00AF5828">
          <w:t>Water entering from upstream already has a temperature associat</w:t>
        </w:r>
      </w:ins>
      <w:ins w:id="1345" w:author="David Conklin" w:date="2020-12-08T14:28:00Z">
        <w:r w:rsidR="00AF5828">
          <w:t xml:space="preserve">ed with it.  The temperature of water entering laterally as runoff </w:t>
        </w:r>
      </w:ins>
      <w:ins w:id="1346" w:author="David Conklin" w:date="2020-12-08T14:30:00Z">
        <w:r w:rsidR="00AF5828">
          <w:t>from the land is estimated as a function of the air temperature:</w:t>
        </w:r>
      </w:ins>
    </w:p>
    <w:p w14:paraId="3A6C5397" w14:textId="57838FC3" w:rsidR="00AF5828" w:rsidRDefault="00AF5828" w:rsidP="007512E5">
      <w:pPr>
        <w:rPr>
          <w:ins w:id="1347" w:author="David Conklin" w:date="2020-12-08T14:33:00Z"/>
        </w:rPr>
      </w:pPr>
      <w:ins w:id="1348" w:author="David Conklin" w:date="2020-12-08T14:30:00Z">
        <w:r>
          <w:tab/>
        </w:r>
      </w:ins>
      <w:ins w:id="1349" w:author="David Conklin" w:date="2020-12-08T14:49:00Z">
        <w:r w:rsidR="00977ECE">
          <w:tab/>
        </w:r>
      </w:ins>
      <w:ins w:id="1350" w:author="David Conklin" w:date="2020-12-08T14:31:00Z">
        <w:r>
          <w:t>H2O_TEMP = W2A_SL</w:t>
        </w:r>
      </w:ins>
      <w:ins w:id="1351" w:author="David Conklin" w:date="2020-12-08T14:32:00Z">
        <w:r>
          <w:t>P</w:t>
        </w:r>
      </w:ins>
      <w:ins w:id="1352" w:author="David Conklin" w:date="2020-12-08T14:33:00Z">
        <w:r>
          <w:t>[hbvcalib]</w:t>
        </w:r>
      </w:ins>
      <w:ins w:id="1353" w:author="David Conklin" w:date="2020-12-08T14:31:00Z">
        <w:r>
          <w:t xml:space="preserve"> * AIR_TEMP + W2A_INT</w:t>
        </w:r>
      </w:ins>
      <w:ins w:id="1354" w:author="David Conklin" w:date="2020-12-08T14:33:00Z">
        <w:r>
          <w:t>[hbvcalib]</w:t>
        </w:r>
      </w:ins>
    </w:p>
    <w:p w14:paraId="7C8BC1D3" w14:textId="70CB9CFB" w:rsidR="00AF5828" w:rsidRDefault="00AF5828" w:rsidP="007512E5">
      <w:pPr>
        <w:rPr>
          <w:ins w:id="1355" w:author="David Conklin" w:date="2020-12-08T14:37:00Z"/>
        </w:rPr>
      </w:pPr>
      <w:ins w:id="1356" w:author="David Conklin" w:date="2020-12-08T14:34:00Z">
        <w:r>
          <w:t xml:space="preserve">hbvcalib is the index </w:t>
        </w:r>
      </w:ins>
      <w:ins w:id="1357" w:author="David Conklin" w:date="2020-12-08T14:36:00Z">
        <w:r>
          <w:t>to the row in</w:t>
        </w:r>
      </w:ins>
      <w:ins w:id="1358" w:author="David Conklin" w:date="2020-12-08T14:34:00Z">
        <w:r>
          <w:t xml:space="preserve"> the HBV calibration data for the subbas</w:t>
        </w:r>
      </w:ins>
      <w:ins w:id="1359" w:author="David Conklin" w:date="2020-12-08T14:35:00Z">
        <w:r>
          <w:t>in where the reach is located.  W2A_SLP and W2A_INT are column headings in the table of</w:t>
        </w:r>
      </w:ins>
      <w:ins w:id="1360" w:author="David Conklin" w:date="2020-12-08T14:36:00Z">
        <w:r>
          <w:t xml:space="preserve"> HBV calibration data (the HBV.csv file)</w:t>
        </w:r>
      </w:ins>
      <w:ins w:id="1361" w:author="David Conklin" w:date="2020-12-08T14:37:00Z">
        <w:r>
          <w:t>.</w:t>
        </w:r>
      </w:ins>
      <w:ins w:id="1362" w:author="David Conklin" w:date="2020-12-08T14:47:00Z">
        <w:r w:rsidR="00977ECE">
          <w:t xml:space="preserve">  Basing the temperature of the water on the tempe</w:t>
        </w:r>
      </w:ins>
      <w:ins w:id="1363" w:author="David Conklin" w:date="2020-12-08T14:48:00Z">
        <w:r w:rsidR="00977ECE">
          <w:t>rature of the air introduces seasonality to the water temperatures.</w:t>
        </w:r>
      </w:ins>
    </w:p>
    <w:p w14:paraId="3991AEBB" w14:textId="4E524D82" w:rsidR="00AF5828" w:rsidRDefault="006D5AFD" w:rsidP="007512E5">
      <w:pPr>
        <w:rPr>
          <w:ins w:id="1364" w:author="David Conklin" w:date="2020-12-08T14:27:00Z"/>
        </w:rPr>
      </w:pPr>
      <w:ins w:id="1365" w:author="David Conklin" w:date="2020-12-08T14:37:00Z">
        <w:r>
          <w:tab/>
          <w:t xml:space="preserve">Where sufficient measured data of </w:t>
        </w:r>
      </w:ins>
      <w:ins w:id="1366" w:author="David Conklin" w:date="2020-12-08T14:38:00Z">
        <w:r>
          <w:t>stream temperatures is available, the W2A_SLP and W2A_INT values are obtained</w:t>
        </w:r>
      </w:ins>
      <w:ins w:id="1367" w:author="David Conklin" w:date="2020-12-08T14:39:00Z">
        <w:r>
          <w:t xml:space="preserve"> from a linear fit of measured monthly stream temperatures to air temperatures from the </w:t>
        </w:r>
      </w:ins>
      <w:ins w:id="1368" w:author="David Conklin" w:date="2020-12-08T14:40:00Z">
        <w:r>
          <w:t xml:space="preserve">baseline weather data.  </w:t>
        </w:r>
      </w:ins>
      <w:ins w:id="1369" w:author="David Conklin" w:date="2020-12-08T14:41:00Z">
        <w:r>
          <w:t xml:space="preserve">If measured stream temperatures are not available, the </w:t>
        </w:r>
        <w:r>
          <w:br/>
          <w:t>W2A_S</w:t>
        </w:r>
      </w:ins>
      <w:ins w:id="1370" w:author="David Conklin" w:date="2020-12-08T14:42:00Z">
        <w:r>
          <w:t>LP and W2A_INT values may be copied from those for a similarly situated subbasin.  I</w:t>
        </w:r>
      </w:ins>
      <w:ins w:id="1371" w:author="David Conklin" w:date="2020-12-08T14:43:00Z">
        <w:r>
          <w:t>f there are no comparable calibrated subbasins, W2A_SLP</w:t>
        </w:r>
      </w:ins>
      <w:ins w:id="1372" w:author="David Conklin" w:date="2020-12-08T14:44:00Z">
        <w:r>
          <w:t xml:space="preserve"> may be set to zero and W2A_INT set to DEFAULT_SOIL_H2O_TEMP_DEGC</w:t>
        </w:r>
      </w:ins>
      <w:ins w:id="1373" w:author="David Conklin" w:date="2020-12-08T14:46:00Z">
        <w:r>
          <w:t>, which has the effect of setting the temperature of the runoff when it enters the reach to a constant, year</w:t>
        </w:r>
      </w:ins>
      <w:ins w:id="1374" w:author="David Conklin" w:date="2020-12-08T14:47:00Z">
        <w:r>
          <w:t xml:space="preserve"> around.</w:t>
        </w:r>
      </w:ins>
    </w:p>
    <w:p w14:paraId="766A03D7" w14:textId="476522CD" w:rsidR="007E2AF3" w:rsidRDefault="007E2AF3">
      <w:pPr>
        <w:ind w:firstLine="720"/>
        <w:pPrChange w:id="1375" w:author="David Conklin" w:date="2020-12-08T14:49:00Z">
          <w:pPr/>
        </w:pPrChange>
      </w:pPr>
      <w:r>
        <w:t xml:space="preserve">As of </w:t>
      </w:r>
      <w:ins w:id="1376" w:author="David Conklin" w:date="2020-12-08T14:49:00Z">
        <w:r w:rsidR="00977ECE">
          <w:t>12/8</w:t>
        </w:r>
      </w:ins>
      <w:del w:id="1377" w:author="David Conklin" w:date="2020-12-08T14:49:00Z">
        <w:r w:rsidDel="00977ECE">
          <w:delText>9/10</w:delText>
        </w:r>
      </w:del>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0E4E3A62"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ins w:id="1378" w:author="David Conklin" w:date="2020-12-08T14:50:00Z">
        <w:r w:rsidR="00977ECE">
          <w:rPr>
            <w:rFonts w:ascii="Consolas" w:hAnsi="Consolas" w:cs="Consolas"/>
            <w:color w:val="000000"/>
            <w:sz w:val="19"/>
            <w:szCs w:val="19"/>
          </w:rPr>
          <w:t>8</w:t>
        </w:r>
      </w:ins>
      <w:del w:id="1379" w:author="David Conklin" w:date="2020-12-08T14:50:00Z">
        <w:r w:rsidDel="00977ECE">
          <w:rPr>
            <w:rFonts w:ascii="Consolas" w:hAnsi="Consolas" w:cs="Consolas"/>
            <w:color w:val="000000"/>
            <w:sz w:val="19"/>
            <w:szCs w:val="19"/>
          </w:rPr>
          <w:delText>10</w:delText>
        </w:r>
      </w:del>
      <w:r>
        <w:rPr>
          <w:rFonts w:ascii="Consolas" w:hAnsi="Consolas" w:cs="Consolas"/>
          <w:color w:val="000000"/>
          <w:sz w:val="19"/>
          <w:szCs w:val="19"/>
        </w:rPr>
        <w:t>.</w:t>
      </w:r>
    </w:p>
    <w:p w14:paraId="476B0C81" w14:textId="467445AC" w:rsidR="00977ECE" w:rsidRDefault="007E2AF3" w:rsidP="007E2AF3">
      <w:pPr>
        <w:autoSpaceDE w:val="0"/>
        <w:autoSpaceDN w:val="0"/>
        <w:adjustRightInd w:val="0"/>
        <w:rPr>
          <w:rFonts w:cstheme="minorHAnsi"/>
          <w:color w:val="000000"/>
        </w:rPr>
      </w:pPr>
      <w:del w:id="1380" w:author="David Conklin" w:date="2020-12-08T14:50:00Z">
        <w:r w:rsidRPr="007B1928" w:rsidDel="00977ECE">
          <w:rPr>
            <w:rFonts w:cstheme="minorHAnsi"/>
            <w:color w:val="000000"/>
          </w:rPr>
          <w:delText>The</w:delText>
        </w:r>
        <w:r w:rsidDel="00977ECE">
          <w:rPr>
            <w:rFonts w:cstheme="minorHAnsi"/>
            <w:color w:val="000000"/>
          </w:rPr>
          <w:delText xml:space="preserve"> soil temperature parameter value is used for water entering through the stream banks in the HBV submodel.  </w:delText>
        </w:r>
      </w:del>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ins w:id="1381" w:author="David Conklin" w:date="2020-12-08T15:35:00Z"/>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ins w:id="1382" w:author="David Conklin" w:date="2020-12-08T14:51:00Z">
        <w:r w:rsidR="00977ECE">
          <w:rPr>
            <w:rFonts w:cstheme="minorHAnsi"/>
            <w:color w:val="000000"/>
          </w:rPr>
          <w:t>, but not in strict proportion to air temperature</w:t>
        </w:r>
      </w:ins>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ins w:id="1383" w:author="David Conklin" w:date="2020-12-08T15:51:00Z"/>
          <w:rFonts w:cstheme="minorHAnsi"/>
          <w:color w:val="000000"/>
        </w:rPr>
      </w:pPr>
      <w:ins w:id="1384" w:author="David Conklin" w:date="2020-12-08T15:35:00Z">
        <w:r>
          <w:rPr>
            <w:rFonts w:cstheme="minorHAnsi"/>
            <w:color w:val="000000"/>
          </w:rPr>
          <w:tab/>
          <w:t>As of 12/</w:t>
        </w:r>
      </w:ins>
      <w:ins w:id="1385" w:author="David Conklin" w:date="2020-12-08T15:36:00Z">
        <w:r>
          <w:rPr>
            <w:rFonts w:cstheme="minorHAnsi"/>
            <w:color w:val="000000"/>
          </w:rPr>
          <w:t xml:space="preserve">8/20, stream temperatures have only been fitted to air temperatures for </w:t>
        </w:r>
      </w:ins>
      <w:ins w:id="1386" w:author="David Conklin" w:date="2020-12-08T16:05:00Z">
        <w:r w:rsidR="00497166">
          <w:rPr>
            <w:rFonts w:cstheme="minorHAnsi"/>
            <w:color w:val="000000"/>
          </w:rPr>
          <w:t>3</w:t>
        </w:r>
      </w:ins>
      <w:ins w:id="1387" w:author="David Conklin" w:date="2020-12-08T15:36:00Z">
        <w:r>
          <w:rPr>
            <w:rFonts w:cstheme="minorHAnsi"/>
            <w:color w:val="000000"/>
          </w:rPr>
          <w:t xml:space="preserve"> </w:t>
        </w:r>
      </w:ins>
      <w:ins w:id="1388" w:author="David Conklin" w:date="2020-12-08T16:06:00Z">
        <w:r w:rsidR="003C5919">
          <w:rPr>
            <w:rFonts w:cstheme="minorHAnsi"/>
            <w:color w:val="000000"/>
          </w:rPr>
          <w:t>drainages in the McKenzie basin</w:t>
        </w:r>
      </w:ins>
      <w:ins w:id="1389" w:author="David Conklin" w:date="2020-12-08T15:36:00Z">
        <w:r>
          <w:rPr>
            <w:rFonts w:cstheme="minorHAnsi"/>
            <w:color w:val="000000"/>
          </w:rPr>
          <w:t xml:space="preserve">: </w:t>
        </w:r>
      </w:ins>
      <w:ins w:id="1390" w:author="David Conklin" w:date="2020-12-08T15:37:00Z">
        <w:r>
          <w:rPr>
            <w:rFonts w:cstheme="minorHAnsi"/>
            <w:color w:val="000000"/>
          </w:rPr>
          <w:t xml:space="preserve">the Cougar reservoir drainage (HBVCALIB = 8), </w:t>
        </w:r>
      </w:ins>
      <w:ins w:id="1391" w:author="David Conklin" w:date="2020-12-08T15:36:00Z">
        <w:r>
          <w:rPr>
            <w:rFonts w:cstheme="minorHAnsi"/>
            <w:color w:val="000000"/>
          </w:rPr>
          <w:t>the Blue</w:t>
        </w:r>
      </w:ins>
      <w:ins w:id="1392" w:author="David Conklin" w:date="2020-12-08T15:37:00Z">
        <w:r>
          <w:rPr>
            <w:rFonts w:cstheme="minorHAnsi"/>
            <w:color w:val="000000"/>
          </w:rPr>
          <w:t xml:space="preserve"> River reservoir drainage (HBVCALIB = 9)</w:t>
        </w:r>
      </w:ins>
      <w:ins w:id="1393" w:author="David Conklin" w:date="2020-12-08T15:42:00Z">
        <w:r>
          <w:rPr>
            <w:rFonts w:cstheme="minorHAnsi"/>
            <w:color w:val="000000"/>
          </w:rPr>
          <w:t>, and the McKenzie outlet (HBVCALIB = 16)</w:t>
        </w:r>
      </w:ins>
      <w:ins w:id="1394" w:author="David Conklin" w:date="2020-12-08T15:40:00Z">
        <w:r>
          <w:rPr>
            <w:rFonts w:cstheme="minorHAnsi"/>
            <w:color w:val="000000"/>
          </w:rPr>
          <w:t>.  The fit for the Cougar drainage is also being used for the Clear Lake drainage (HBVCALIB = 46)</w:t>
        </w:r>
      </w:ins>
      <w:ins w:id="1395" w:author="David Conklin" w:date="2020-12-08T15:41:00Z">
        <w:r>
          <w:rPr>
            <w:rFonts w:cstheme="minorHAnsi"/>
            <w:color w:val="000000"/>
          </w:rPr>
          <w:t xml:space="preserve"> and for the upper McKenzie above Walterville (HBVCALIB = 34)</w:t>
        </w:r>
      </w:ins>
      <w:ins w:id="1396" w:author="David Conklin" w:date="2020-12-08T15:43:00Z">
        <w:r>
          <w:rPr>
            <w:rFonts w:cstheme="minorHAnsi"/>
            <w:color w:val="000000"/>
          </w:rPr>
          <w:t>.  The fit for the McKenzie outlet is being used for the Mohawk subbasin (HBVCALIB = 25).</w:t>
        </w:r>
      </w:ins>
      <w:ins w:id="1397" w:author="David Conklin" w:date="2020-12-08T15:44:00Z">
        <w:r>
          <w:rPr>
            <w:rFonts w:cstheme="minorHAnsi"/>
            <w:color w:val="000000"/>
          </w:rPr>
          <w:t xml:space="preserve">  Here are the values:</w:t>
        </w:r>
      </w:ins>
    </w:p>
    <w:p w14:paraId="65587776" w14:textId="77777777" w:rsidR="007F2465" w:rsidRDefault="007F2465" w:rsidP="00BD69AE">
      <w:pPr>
        <w:autoSpaceDE w:val="0"/>
        <w:autoSpaceDN w:val="0"/>
        <w:adjustRightInd w:val="0"/>
        <w:rPr>
          <w:ins w:id="1398" w:author="David Conklin" w:date="2020-12-08T15:44:00Z"/>
          <w:rFonts w:cstheme="minorHAnsi"/>
          <w:color w:val="000000"/>
        </w:rPr>
      </w:pPr>
    </w:p>
    <w:tbl>
      <w:tblPr>
        <w:tblStyle w:val="TableGrid"/>
        <w:tblW w:w="0" w:type="auto"/>
        <w:tblLayout w:type="fixed"/>
        <w:tblLook w:val="04A0" w:firstRow="1" w:lastRow="0" w:firstColumn="1" w:lastColumn="0" w:noHBand="0" w:noVBand="1"/>
        <w:tblPrChange w:id="1399" w:author="David Conklin" w:date="2020-12-08T15:51:00Z">
          <w:tblPr>
            <w:tblStyle w:val="TableGrid"/>
            <w:tblW w:w="0" w:type="auto"/>
            <w:tblLayout w:type="fixed"/>
            <w:tblLook w:val="04A0" w:firstRow="1" w:lastRow="0" w:firstColumn="1" w:lastColumn="0" w:noHBand="0" w:noVBand="1"/>
          </w:tblPr>
        </w:tblPrChange>
      </w:tblPr>
      <w:tblGrid>
        <w:gridCol w:w="1110"/>
        <w:gridCol w:w="1968"/>
        <w:gridCol w:w="2636"/>
        <w:gridCol w:w="2636"/>
        <w:gridCol w:w="1661"/>
        <w:tblGridChange w:id="1400">
          <w:tblGrid>
            <w:gridCol w:w="1110"/>
            <w:gridCol w:w="1968"/>
            <w:gridCol w:w="2636"/>
            <w:gridCol w:w="2636"/>
            <w:gridCol w:w="1661"/>
          </w:tblGrid>
        </w:tblGridChange>
      </w:tblGrid>
      <w:tr w:rsidR="007F2465" w14:paraId="37FE1D46" w14:textId="77777777" w:rsidTr="007F2465">
        <w:trPr>
          <w:ins w:id="1401" w:author="David Conklin" w:date="2020-12-08T15:44:00Z"/>
        </w:trPr>
        <w:tc>
          <w:tcPr>
            <w:tcW w:w="1110" w:type="dxa"/>
            <w:tcPrChange w:id="1402" w:author="David Conklin" w:date="2020-12-08T15:51:00Z">
              <w:tcPr>
                <w:tcW w:w="1110" w:type="dxa"/>
              </w:tcPr>
            </w:tcPrChange>
          </w:tcPr>
          <w:p w14:paraId="6F58217A" w14:textId="7CA7612A" w:rsidR="007F2465" w:rsidRDefault="007F2465">
            <w:pPr>
              <w:autoSpaceDE w:val="0"/>
              <w:autoSpaceDN w:val="0"/>
              <w:adjustRightInd w:val="0"/>
              <w:jc w:val="center"/>
              <w:rPr>
                <w:ins w:id="1403" w:author="David Conklin" w:date="2020-12-08T15:44:00Z"/>
                <w:rFonts w:cstheme="minorHAnsi"/>
                <w:color w:val="000000"/>
              </w:rPr>
              <w:pPrChange w:id="1404" w:author="David Conklin" w:date="2020-12-08T15:55:00Z">
                <w:pPr>
                  <w:autoSpaceDE w:val="0"/>
                  <w:autoSpaceDN w:val="0"/>
                  <w:adjustRightInd w:val="0"/>
                </w:pPr>
              </w:pPrChange>
            </w:pPr>
            <w:ins w:id="1405" w:author="David Conklin" w:date="2020-12-08T15:44:00Z">
              <w:r>
                <w:rPr>
                  <w:rFonts w:cstheme="minorHAnsi"/>
                  <w:color w:val="000000"/>
                </w:rPr>
                <w:t>HBVCALIB</w:t>
              </w:r>
            </w:ins>
          </w:p>
        </w:tc>
        <w:tc>
          <w:tcPr>
            <w:tcW w:w="1968" w:type="dxa"/>
            <w:tcPrChange w:id="1406" w:author="David Conklin" w:date="2020-12-08T15:51:00Z">
              <w:tcPr>
                <w:tcW w:w="1968" w:type="dxa"/>
              </w:tcPr>
            </w:tcPrChange>
          </w:tcPr>
          <w:p w14:paraId="23092AB3" w14:textId="63EADA24" w:rsidR="007F2465" w:rsidRDefault="007F2465">
            <w:pPr>
              <w:autoSpaceDE w:val="0"/>
              <w:autoSpaceDN w:val="0"/>
              <w:adjustRightInd w:val="0"/>
              <w:jc w:val="center"/>
              <w:rPr>
                <w:ins w:id="1407" w:author="David Conklin" w:date="2020-12-08T15:44:00Z"/>
                <w:rFonts w:cstheme="minorHAnsi"/>
                <w:color w:val="000000"/>
              </w:rPr>
              <w:pPrChange w:id="1408" w:author="David Conklin" w:date="2020-12-08T15:55:00Z">
                <w:pPr>
                  <w:autoSpaceDE w:val="0"/>
                  <w:autoSpaceDN w:val="0"/>
                  <w:adjustRightInd w:val="0"/>
                </w:pPr>
              </w:pPrChange>
            </w:pPr>
            <w:ins w:id="1409" w:author="David Conklin" w:date="2020-12-08T15:44:00Z">
              <w:r>
                <w:rPr>
                  <w:rFonts w:cstheme="minorHAnsi"/>
                  <w:color w:val="000000"/>
                </w:rPr>
                <w:t>subbasin</w:t>
              </w:r>
            </w:ins>
          </w:p>
        </w:tc>
        <w:tc>
          <w:tcPr>
            <w:tcW w:w="2636" w:type="dxa"/>
            <w:tcPrChange w:id="1410" w:author="David Conklin" w:date="2020-12-08T15:51:00Z">
              <w:tcPr>
                <w:tcW w:w="2636" w:type="dxa"/>
              </w:tcPr>
            </w:tcPrChange>
          </w:tcPr>
          <w:p w14:paraId="232F801A" w14:textId="024E1518" w:rsidR="007F2465" w:rsidRDefault="007F2465">
            <w:pPr>
              <w:autoSpaceDE w:val="0"/>
              <w:autoSpaceDN w:val="0"/>
              <w:adjustRightInd w:val="0"/>
              <w:jc w:val="center"/>
              <w:rPr>
                <w:ins w:id="1411" w:author="David Conklin" w:date="2020-12-08T15:51:00Z"/>
                <w:rFonts w:cstheme="minorHAnsi"/>
                <w:color w:val="000000"/>
              </w:rPr>
              <w:pPrChange w:id="1412" w:author="David Conklin" w:date="2020-12-08T15:55:00Z">
                <w:pPr>
                  <w:autoSpaceDE w:val="0"/>
                  <w:autoSpaceDN w:val="0"/>
                  <w:adjustRightInd w:val="0"/>
                </w:pPr>
              </w:pPrChange>
            </w:pPr>
            <w:ins w:id="1413" w:author="David Conklin" w:date="2020-12-08T15:51:00Z">
              <w:r>
                <w:rPr>
                  <w:rFonts w:cstheme="minorHAnsi"/>
                  <w:color w:val="000000"/>
                </w:rPr>
                <w:t>mean eleva</w:t>
              </w:r>
            </w:ins>
            <w:ins w:id="1414" w:author="David Conklin" w:date="2020-12-08T15:52:00Z">
              <w:r>
                <w:rPr>
                  <w:rFonts w:cstheme="minorHAnsi"/>
                  <w:color w:val="000000"/>
                </w:rPr>
                <w:t>tion</w:t>
              </w:r>
            </w:ins>
            <w:ins w:id="1415" w:author="David Conklin" w:date="2020-12-08T15:54:00Z">
              <w:r>
                <w:rPr>
                  <w:rFonts w:cstheme="minorHAnsi"/>
                  <w:color w:val="000000"/>
                </w:rPr>
                <w:t>, m ASL</w:t>
              </w:r>
            </w:ins>
          </w:p>
        </w:tc>
        <w:tc>
          <w:tcPr>
            <w:tcW w:w="2636" w:type="dxa"/>
            <w:tcPrChange w:id="1416" w:author="David Conklin" w:date="2020-12-08T15:51:00Z">
              <w:tcPr>
                <w:tcW w:w="2636" w:type="dxa"/>
              </w:tcPr>
            </w:tcPrChange>
          </w:tcPr>
          <w:p w14:paraId="31B7E5BA" w14:textId="5FE2124D" w:rsidR="007F2465" w:rsidRDefault="007F2465">
            <w:pPr>
              <w:autoSpaceDE w:val="0"/>
              <w:autoSpaceDN w:val="0"/>
              <w:adjustRightInd w:val="0"/>
              <w:jc w:val="center"/>
              <w:rPr>
                <w:ins w:id="1417" w:author="David Conklin" w:date="2020-12-08T15:44:00Z"/>
                <w:rFonts w:cstheme="minorHAnsi"/>
                <w:color w:val="000000"/>
              </w:rPr>
              <w:pPrChange w:id="1418" w:author="David Conklin" w:date="2020-12-08T15:55:00Z">
                <w:pPr>
                  <w:autoSpaceDE w:val="0"/>
                  <w:autoSpaceDN w:val="0"/>
                  <w:adjustRightInd w:val="0"/>
                </w:pPr>
              </w:pPrChange>
            </w:pPr>
            <w:ins w:id="1419" w:author="David Conklin" w:date="2020-12-08T15:45:00Z">
              <w:r>
                <w:rPr>
                  <w:rFonts w:cstheme="minorHAnsi"/>
                  <w:color w:val="000000"/>
                </w:rPr>
                <w:t>W2A_SLP</w:t>
              </w:r>
            </w:ins>
            <w:ins w:id="1420" w:author="David Conklin" w:date="2020-12-08T15:48:00Z">
              <w:r>
                <w:rPr>
                  <w:rFonts w:cstheme="minorHAnsi"/>
                  <w:color w:val="000000"/>
                </w:rPr>
                <w:t xml:space="preserve"> deg</w:t>
              </w:r>
            </w:ins>
            <w:ins w:id="1421" w:author="David Conklin" w:date="2020-12-08T16:05:00Z">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ins>
            <w:ins w:id="1422" w:author="David Conklin" w:date="2020-12-08T15:48:00Z">
              <w:r>
                <w:rPr>
                  <w:rFonts w:cstheme="minorHAnsi"/>
                  <w:color w:val="000000"/>
                </w:rPr>
                <w:t>/deg</w:t>
              </w:r>
            </w:ins>
            <w:ins w:id="1423" w:author="David Conklin" w:date="2020-12-08T16:05:00Z">
              <w:r w:rsidR="00497166">
                <w:rPr>
                  <w:rFonts w:cstheme="minorHAnsi"/>
                  <w:color w:val="000000"/>
                </w:rPr>
                <w:t xml:space="preserve"> air</w:t>
              </w:r>
            </w:ins>
          </w:p>
        </w:tc>
        <w:tc>
          <w:tcPr>
            <w:tcW w:w="1661" w:type="dxa"/>
            <w:tcPrChange w:id="1424" w:author="David Conklin" w:date="2020-12-08T15:51:00Z">
              <w:tcPr>
                <w:tcW w:w="1661" w:type="dxa"/>
              </w:tcPr>
            </w:tcPrChange>
          </w:tcPr>
          <w:p w14:paraId="76F4DC18" w14:textId="2DA7D4E4" w:rsidR="007F2465" w:rsidRDefault="007F2465">
            <w:pPr>
              <w:autoSpaceDE w:val="0"/>
              <w:autoSpaceDN w:val="0"/>
              <w:adjustRightInd w:val="0"/>
              <w:jc w:val="center"/>
              <w:rPr>
                <w:ins w:id="1425" w:author="David Conklin" w:date="2020-12-08T15:44:00Z"/>
                <w:rFonts w:cstheme="minorHAnsi"/>
                <w:color w:val="000000"/>
              </w:rPr>
              <w:pPrChange w:id="1426" w:author="David Conklin" w:date="2020-12-08T15:55:00Z">
                <w:pPr>
                  <w:autoSpaceDE w:val="0"/>
                  <w:autoSpaceDN w:val="0"/>
                  <w:adjustRightInd w:val="0"/>
                </w:pPr>
              </w:pPrChange>
            </w:pPr>
            <w:ins w:id="1427" w:author="David Conklin" w:date="2020-12-08T15:45:00Z">
              <w:r>
                <w:rPr>
                  <w:rFonts w:cstheme="minorHAnsi"/>
                  <w:color w:val="000000"/>
                </w:rPr>
                <w:t>W2A_INT</w:t>
              </w:r>
            </w:ins>
            <w:ins w:id="1428" w:author="David Conklin" w:date="2020-12-08T15:48:00Z">
              <w:r>
                <w:rPr>
                  <w:rFonts w:cstheme="minorHAnsi"/>
                  <w:color w:val="000000"/>
                </w:rPr>
                <w:t xml:space="preserve"> deg C</w:t>
              </w:r>
            </w:ins>
          </w:p>
        </w:tc>
      </w:tr>
      <w:tr w:rsidR="007F2465" w14:paraId="67211560" w14:textId="77777777" w:rsidTr="007F2465">
        <w:trPr>
          <w:ins w:id="1429" w:author="David Conklin" w:date="2020-12-08T15:44:00Z"/>
        </w:trPr>
        <w:tc>
          <w:tcPr>
            <w:tcW w:w="1110" w:type="dxa"/>
            <w:tcPrChange w:id="1430" w:author="David Conklin" w:date="2020-12-08T15:51:00Z">
              <w:tcPr>
                <w:tcW w:w="1110" w:type="dxa"/>
              </w:tcPr>
            </w:tcPrChange>
          </w:tcPr>
          <w:p w14:paraId="2AB5E0CB" w14:textId="29CFF55A" w:rsidR="007F2465" w:rsidRDefault="007F2465">
            <w:pPr>
              <w:autoSpaceDE w:val="0"/>
              <w:autoSpaceDN w:val="0"/>
              <w:adjustRightInd w:val="0"/>
              <w:jc w:val="center"/>
              <w:rPr>
                <w:ins w:id="1431" w:author="David Conklin" w:date="2020-12-08T15:44:00Z"/>
                <w:rFonts w:cstheme="minorHAnsi"/>
                <w:color w:val="000000"/>
              </w:rPr>
              <w:pPrChange w:id="1432" w:author="David Conklin" w:date="2020-12-08T15:55:00Z">
                <w:pPr>
                  <w:autoSpaceDE w:val="0"/>
                  <w:autoSpaceDN w:val="0"/>
                  <w:adjustRightInd w:val="0"/>
                </w:pPr>
              </w:pPrChange>
            </w:pPr>
            <w:ins w:id="1433" w:author="David Conklin" w:date="2020-12-08T15:45:00Z">
              <w:r>
                <w:rPr>
                  <w:rFonts w:cstheme="minorHAnsi"/>
                  <w:color w:val="000000"/>
                </w:rPr>
                <w:t>16</w:t>
              </w:r>
            </w:ins>
          </w:p>
        </w:tc>
        <w:tc>
          <w:tcPr>
            <w:tcW w:w="1968" w:type="dxa"/>
            <w:tcPrChange w:id="1434" w:author="David Conklin" w:date="2020-12-08T15:51:00Z">
              <w:tcPr>
                <w:tcW w:w="1968" w:type="dxa"/>
              </w:tcPr>
            </w:tcPrChange>
          </w:tcPr>
          <w:p w14:paraId="1E7DA7D6" w14:textId="2341AEB3" w:rsidR="007F2465" w:rsidRDefault="007F2465">
            <w:pPr>
              <w:autoSpaceDE w:val="0"/>
              <w:autoSpaceDN w:val="0"/>
              <w:adjustRightInd w:val="0"/>
              <w:jc w:val="center"/>
              <w:rPr>
                <w:ins w:id="1435" w:author="David Conklin" w:date="2020-12-08T15:44:00Z"/>
                <w:rFonts w:cstheme="minorHAnsi"/>
                <w:color w:val="000000"/>
              </w:rPr>
              <w:pPrChange w:id="1436" w:author="David Conklin" w:date="2020-12-08T15:55:00Z">
                <w:pPr>
                  <w:autoSpaceDE w:val="0"/>
                  <w:autoSpaceDN w:val="0"/>
                  <w:adjustRightInd w:val="0"/>
                </w:pPr>
              </w:pPrChange>
            </w:pPr>
            <w:ins w:id="1437" w:author="David Conklin" w:date="2020-12-08T15:45:00Z">
              <w:r>
                <w:rPr>
                  <w:rFonts w:cstheme="minorHAnsi"/>
                  <w:color w:val="000000"/>
                </w:rPr>
                <w:t>McKenzie outlet</w:t>
              </w:r>
            </w:ins>
          </w:p>
        </w:tc>
        <w:tc>
          <w:tcPr>
            <w:tcW w:w="2636" w:type="dxa"/>
            <w:tcPrChange w:id="1438" w:author="David Conklin" w:date="2020-12-08T15:51:00Z">
              <w:tcPr>
                <w:tcW w:w="2636" w:type="dxa"/>
              </w:tcPr>
            </w:tcPrChange>
          </w:tcPr>
          <w:p w14:paraId="1B955040" w14:textId="241BFB6C" w:rsidR="007F2465" w:rsidRDefault="007F2465">
            <w:pPr>
              <w:autoSpaceDE w:val="0"/>
              <w:autoSpaceDN w:val="0"/>
              <w:adjustRightInd w:val="0"/>
              <w:jc w:val="center"/>
              <w:rPr>
                <w:ins w:id="1439" w:author="David Conklin" w:date="2020-12-08T15:51:00Z"/>
                <w:rFonts w:cstheme="minorHAnsi"/>
                <w:color w:val="000000"/>
              </w:rPr>
              <w:pPrChange w:id="1440" w:author="David Conklin" w:date="2020-12-08T15:55:00Z">
                <w:pPr>
                  <w:autoSpaceDE w:val="0"/>
                  <w:autoSpaceDN w:val="0"/>
                  <w:adjustRightInd w:val="0"/>
                </w:pPr>
              </w:pPrChange>
            </w:pPr>
            <w:ins w:id="1441" w:author="David Conklin" w:date="2020-12-08T15:54:00Z">
              <w:r>
                <w:rPr>
                  <w:rFonts w:cstheme="minorHAnsi"/>
                  <w:color w:val="000000"/>
                </w:rPr>
                <w:t>314</w:t>
              </w:r>
            </w:ins>
          </w:p>
        </w:tc>
        <w:tc>
          <w:tcPr>
            <w:tcW w:w="2636" w:type="dxa"/>
            <w:tcPrChange w:id="1442" w:author="David Conklin" w:date="2020-12-08T15:51:00Z">
              <w:tcPr>
                <w:tcW w:w="2636" w:type="dxa"/>
              </w:tcPr>
            </w:tcPrChange>
          </w:tcPr>
          <w:p w14:paraId="559C7949" w14:textId="70522D00" w:rsidR="007F2465" w:rsidRDefault="007F2465">
            <w:pPr>
              <w:autoSpaceDE w:val="0"/>
              <w:autoSpaceDN w:val="0"/>
              <w:adjustRightInd w:val="0"/>
              <w:jc w:val="center"/>
              <w:rPr>
                <w:ins w:id="1443" w:author="David Conklin" w:date="2020-12-08T15:44:00Z"/>
                <w:rFonts w:cstheme="minorHAnsi"/>
                <w:color w:val="000000"/>
              </w:rPr>
              <w:pPrChange w:id="1444" w:author="David Conklin" w:date="2020-12-08T15:55:00Z">
                <w:pPr>
                  <w:autoSpaceDE w:val="0"/>
                  <w:autoSpaceDN w:val="0"/>
                  <w:adjustRightInd w:val="0"/>
                </w:pPr>
              </w:pPrChange>
            </w:pPr>
            <w:ins w:id="1445" w:author="David Conklin" w:date="2020-12-08T15:46:00Z">
              <w:r>
                <w:rPr>
                  <w:rFonts w:cstheme="minorHAnsi"/>
                  <w:color w:val="000000"/>
                </w:rPr>
                <w:t>0.</w:t>
              </w:r>
            </w:ins>
            <w:ins w:id="1446" w:author="David Conklin" w:date="2020-12-08T15:50:00Z">
              <w:r>
                <w:rPr>
                  <w:rFonts w:cstheme="minorHAnsi"/>
                  <w:color w:val="000000"/>
                </w:rPr>
                <w:t>60</w:t>
              </w:r>
            </w:ins>
          </w:p>
        </w:tc>
        <w:tc>
          <w:tcPr>
            <w:tcW w:w="1661" w:type="dxa"/>
            <w:tcPrChange w:id="1447" w:author="David Conklin" w:date="2020-12-08T15:51:00Z">
              <w:tcPr>
                <w:tcW w:w="1661" w:type="dxa"/>
              </w:tcPr>
            </w:tcPrChange>
          </w:tcPr>
          <w:p w14:paraId="6EE5B65D" w14:textId="60891F58" w:rsidR="007F2465" w:rsidRDefault="007F2465">
            <w:pPr>
              <w:autoSpaceDE w:val="0"/>
              <w:autoSpaceDN w:val="0"/>
              <w:adjustRightInd w:val="0"/>
              <w:jc w:val="center"/>
              <w:rPr>
                <w:ins w:id="1448" w:author="David Conklin" w:date="2020-12-08T15:44:00Z"/>
                <w:rFonts w:cstheme="minorHAnsi"/>
                <w:color w:val="000000"/>
              </w:rPr>
              <w:pPrChange w:id="1449" w:author="David Conklin" w:date="2020-12-08T15:55:00Z">
                <w:pPr>
                  <w:autoSpaceDE w:val="0"/>
                  <w:autoSpaceDN w:val="0"/>
                  <w:adjustRightInd w:val="0"/>
                </w:pPr>
              </w:pPrChange>
            </w:pPr>
            <w:ins w:id="1450" w:author="David Conklin" w:date="2020-12-08T15:46:00Z">
              <w:r>
                <w:rPr>
                  <w:rFonts w:cstheme="minorHAnsi"/>
                  <w:color w:val="000000"/>
                </w:rPr>
                <w:t>3.37</w:t>
              </w:r>
            </w:ins>
          </w:p>
        </w:tc>
      </w:tr>
      <w:tr w:rsidR="007F2465" w14:paraId="5A3374B1" w14:textId="77777777" w:rsidTr="007F2465">
        <w:trPr>
          <w:ins w:id="1451" w:author="David Conklin" w:date="2020-12-08T15:47:00Z"/>
        </w:trPr>
        <w:tc>
          <w:tcPr>
            <w:tcW w:w="1110" w:type="dxa"/>
            <w:tcPrChange w:id="1452" w:author="David Conklin" w:date="2020-12-08T15:51:00Z">
              <w:tcPr>
                <w:tcW w:w="1110" w:type="dxa"/>
              </w:tcPr>
            </w:tcPrChange>
          </w:tcPr>
          <w:p w14:paraId="4DFCA108" w14:textId="0310A317" w:rsidR="007F2465" w:rsidRDefault="007F2465">
            <w:pPr>
              <w:autoSpaceDE w:val="0"/>
              <w:autoSpaceDN w:val="0"/>
              <w:adjustRightInd w:val="0"/>
              <w:jc w:val="center"/>
              <w:rPr>
                <w:ins w:id="1453" w:author="David Conklin" w:date="2020-12-08T15:47:00Z"/>
                <w:rFonts w:cstheme="minorHAnsi"/>
                <w:color w:val="000000"/>
              </w:rPr>
              <w:pPrChange w:id="1454" w:author="David Conklin" w:date="2020-12-08T15:55:00Z">
                <w:pPr>
                  <w:autoSpaceDE w:val="0"/>
                  <w:autoSpaceDN w:val="0"/>
                  <w:adjustRightInd w:val="0"/>
                </w:pPr>
              </w:pPrChange>
            </w:pPr>
            <w:ins w:id="1455" w:author="David Conklin" w:date="2020-12-08T15:47:00Z">
              <w:r>
                <w:rPr>
                  <w:rFonts w:cstheme="minorHAnsi"/>
                  <w:color w:val="000000"/>
                </w:rPr>
                <w:t>9</w:t>
              </w:r>
            </w:ins>
          </w:p>
        </w:tc>
        <w:tc>
          <w:tcPr>
            <w:tcW w:w="1968" w:type="dxa"/>
            <w:tcPrChange w:id="1456" w:author="David Conklin" w:date="2020-12-08T15:51:00Z">
              <w:tcPr>
                <w:tcW w:w="1968" w:type="dxa"/>
              </w:tcPr>
            </w:tcPrChange>
          </w:tcPr>
          <w:p w14:paraId="6FBA9282" w14:textId="56AC1869" w:rsidR="007F2465" w:rsidRDefault="007F2465">
            <w:pPr>
              <w:autoSpaceDE w:val="0"/>
              <w:autoSpaceDN w:val="0"/>
              <w:adjustRightInd w:val="0"/>
              <w:jc w:val="center"/>
              <w:rPr>
                <w:ins w:id="1457" w:author="David Conklin" w:date="2020-12-08T15:47:00Z"/>
                <w:rFonts w:cstheme="minorHAnsi"/>
                <w:color w:val="000000"/>
              </w:rPr>
              <w:pPrChange w:id="1458" w:author="David Conklin" w:date="2020-12-08T15:55:00Z">
                <w:pPr>
                  <w:autoSpaceDE w:val="0"/>
                  <w:autoSpaceDN w:val="0"/>
                  <w:adjustRightInd w:val="0"/>
                </w:pPr>
              </w:pPrChange>
            </w:pPr>
            <w:ins w:id="1459" w:author="David Conklin" w:date="2020-12-08T15:47:00Z">
              <w:r>
                <w:rPr>
                  <w:rFonts w:cstheme="minorHAnsi"/>
                  <w:color w:val="000000"/>
                </w:rPr>
                <w:t>Blue River res</w:t>
              </w:r>
            </w:ins>
            <w:ins w:id="1460" w:author="David Conklin" w:date="2020-12-08T15:48:00Z">
              <w:r>
                <w:rPr>
                  <w:rFonts w:cstheme="minorHAnsi"/>
                  <w:color w:val="000000"/>
                </w:rPr>
                <w:t>ervoir</w:t>
              </w:r>
            </w:ins>
          </w:p>
        </w:tc>
        <w:tc>
          <w:tcPr>
            <w:tcW w:w="2636" w:type="dxa"/>
            <w:tcPrChange w:id="1461" w:author="David Conklin" w:date="2020-12-08T15:51:00Z">
              <w:tcPr>
                <w:tcW w:w="2636" w:type="dxa"/>
              </w:tcPr>
            </w:tcPrChange>
          </w:tcPr>
          <w:p w14:paraId="58E1FCB4" w14:textId="5D49EDB2" w:rsidR="007F2465" w:rsidRDefault="007F2465">
            <w:pPr>
              <w:autoSpaceDE w:val="0"/>
              <w:autoSpaceDN w:val="0"/>
              <w:adjustRightInd w:val="0"/>
              <w:jc w:val="center"/>
              <w:rPr>
                <w:ins w:id="1462" w:author="David Conklin" w:date="2020-12-08T15:51:00Z"/>
                <w:rFonts w:cstheme="minorHAnsi"/>
                <w:color w:val="000000"/>
              </w:rPr>
              <w:pPrChange w:id="1463" w:author="David Conklin" w:date="2020-12-08T15:55:00Z">
                <w:pPr>
                  <w:autoSpaceDE w:val="0"/>
                  <w:autoSpaceDN w:val="0"/>
                  <w:adjustRightInd w:val="0"/>
                </w:pPr>
              </w:pPrChange>
            </w:pPr>
            <w:ins w:id="1464" w:author="David Conklin" w:date="2020-12-08T15:54:00Z">
              <w:r>
                <w:rPr>
                  <w:rFonts w:cstheme="minorHAnsi"/>
                  <w:color w:val="000000"/>
                </w:rPr>
                <w:t>932</w:t>
              </w:r>
            </w:ins>
          </w:p>
        </w:tc>
        <w:tc>
          <w:tcPr>
            <w:tcW w:w="2636" w:type="dxa"/>
            <w:tcPrChange w:id="1465" w:author="David Conklin" w:date="2020-12-08T15:51:00Z">
              <w:tcPr>
                <w:tcW w:w="2636" w:type="dxa"/>
              </w:tcPr>
            </w:tcPrChange>
          </w:tcPr>
          <w:p w14:paraId="639386ED" w14:textId="4A34710E" w:rsidR="007F2465" w:rsidRDefault="007F2465">
            <w:pPr>
              <w:autoSpaceDE w:val="0"/>
              <w:autoSpaceDN w:val="0"/>
              <w:adjustRightInd w:val="0"/>
              <w:jc w:val="center"/>
              <w:rPr>
                <w:ins w:id="1466" w:author="David Conklin" w:date="2020-12-08T15:47:00Z"/>
                <w:rFonts w:cstheme="minorHAnsi"/>
                <w:color w:val="000000"/>
              </w:rPr>
              <w:pPrChange w:id="1467" w:author="David Conklin" w:date="2020-12-08T15:55:00Z">
                <w:pPr>
                  <w:autoSpaceDE w:val="0"/>
                  <w:autoSpaceDN w:val="0"/>
                  <w:adjustRightInd w:val="0"/>
                </w:pPr>
              </w:pPrChange>
            </w:pPr>
            <w:ins w:id="1468" w:author="David Conklin" w:date="2020-12-08T15:48:00Z">
              <w:r>
                <w:rPr>
                  <w:rFonts w:cstheme="minorHAnsi"/>
                  <w:color w:val="000000"/>
                </w:rPr>
                <w:t>0.6</w:t>
              </w:r>
            </w:ins>
            <w:ins w:id="1469" w:author="David Conklin" w:date="2020-12-08T15:50:00Z">
              <w:r>
                <w:rPr>
                  <w:rFonts w:cstheme="minorHAnsi"/>
                  <w:color w:val="000000"/>
                </w:rPr>
                <w:t>4</w:t>
              </w:r>
            </w:ins>
          </w:p>
        </w:tc>
        <w:tc>
          <w:tcPr>
            <w:tcW w:w="1661" w:type="dxa"/>
            <w:tcPrChange w:id="1470" w:author="David Conklin" w:date="2020-12-08T15:51:00Z">
              <w:tcPr>
                <w:tcW w:w="1661" w:type="dxa"/>
              </w:tcPr>
            </w:tcPrChange>
          </w:tcPr>
          <w:p w14:paraId="2DAC1C1F" w14:textId="42361804" w:rsidR="007F2465" w:rsidRDefault="007F2465">
            <w:pPr>
              <w:autoSpaceDE w:val="0"/>
              <w:autoSpaceDN w:val="0"/>
              <w:adjustRightInd w:val="0"/>
              <w:jc w:val="center"/>
              <w:rPr>
                <w:ins w:id="1471" w:author="David Conklin" w:date="2020-12-08T15:47:00Z"/>
                <w:rFonts w:cstheme="minorHAnsi"/>
                <w:color w:val="000000"/>
              </w:rPr>
              <w:pPrChange w:id="1472" w:author="David Conklin" w:date="2020-12-08T15:55:00Z">
                <w:pPr>
                  <w:autoSpaceDE w:val="0"/>
                  <w:autoSpaceDN w:val="0"/>
                  <w:adjustRightInd w:val="0"/>
                </w:pPr>
              </w:pPrChange>
            </w:pPr>
            <w:ins w:id="1473" w:author="David Conklin" w:date="2020-12-08T15:49:00Z">
              <w:r>
                <w:rPr>
                  <w:rFonts w:cstheme="minorHAnsi"/>
                  <w:color w:val="000000"/>
                </w:rPr>
                <w:t>2.70</w:t>
              </w:r>
            </w:ins>
          </w:p>
        </w:tc>
      </w:tr>
      <w:tr w:rsidR="007F2465" w14:paraId="107A73B3" w14:textId="77777777" w:rsidTr="007F2465">
        <w:trPr>
          <w:ins w:id="1474" w:author="David Conklin" w:date="2020-12-08T15:49:00Z"/>
        </w:trPr>
        <w:tc>
          <w:tcPr>
            <w:tcW w:w="1110" w:type="dxa"/>
            <w:tcPrChange w:id="1475" w:author="David Conklin" w:date="2020-12-08T15:51:00Z">
              <w:tcPr>
                <w:tcW w:w="1110" w:type="dxa"/>
              </w:tcPr>
            </w:tcPrChange>
          </w:tcPr>
          <w:p w14:paraId="408FED19" w14:textId="44B55FC9" w:rsidR="007F2465" w:rsidRDefault="007F2465">
            <w:pPr>
              <w:autoSpaceDE w:val="0"/>
              <w:autoSpaceDN w:val="0"/>
              <w:adjustRightInd w:val="0"/>
              <w:jc w:val="center"/>
              <w:rPr>
                <w:ins w:id="1476" w:author="David Conklin" w:date="2020-12-08T15:49:00Z"/>
                <w:rFonts w:cstheme="minorHAnsi"/>
                <w:color w:val="000000"/>
              </w:rPr>
              <w:pPrChange w:id="1477" w:author="David Conklin" w:date="2020-12-08T15:55:00Z">
                <w:pPr>
                  <w:autoSpaceDE w:val="0"/>
                  <w:autoSpaceDN w:val="0"/>
                  <w:adjustRightInd w:val="0"/>
                </w:pPr>
              </w:pPrChange>
            </w:pPr>
            <w:ins w:id="1478" w:author="David Conklin" w:date="2020-12-08T15:49:00Z">
              <w:r>
                <w:rPr>
                  <w:rFonts w:cstheme="minorHAnsi"/>
                  <w:color w:val="000000"/>
                </w:rPr>
                <w:t>8</w:t>
              </w:r>
            </w:ins>
          </w:p>
        </w:tc>
        <w:tc>
          <w:tcPr>
            <w:tcW w:w="1968" w:type="dxa"/>
            <w:tcPrChange w:id="1479" w:author="David Conklin" w:date="2020-12-08T15:51:00Z">
              <w:tcPr>
                <w:tcW w:w="1968" w:type="dxa"/>
              </w:tcPr>
            </w:tcPrChange>
          </w:tcPr>
          <w:p w14:paraId="6C87A5A1" w14:textId="3732FB14" w:rsidR="007F2465" w:rsidRDefault="007F2465">
            <w:pPr>
              <w:autoSpaceDE w:val="0"/>
              <w:autoSpaceDN w:val="0"/>
              <w:adjustRightInd w:val="0"/>
              <w:jc w:val="center"/>
              <w:rPr>
                <w:ins w:id="1480" w:author="David Conklin" w:date="2020-12-08T15:49:00Z"/>
                <w:rFonts w:cstheme="minorHAnsi"/>
                <w:color w:val="000000"/>
              </w:rPr>
              <w:pPrChange w:id="1481" w:author="David Conklin" w:date="2020-12-08T15:55:00Z">
                <w:pPr>
                  <w:autoSpaceDE w:val="0"/>
                  <w:autoSpaceDN w:val="0"/>
                  <w:adjustRightInd w:val="0"/>
                </w:pPr>
              </w:pPrChange>
            </w:pPr>
            <w:ins w:id="1482" w:author="David Conklin" w:date="2020-12-08T15:49:00Z">
              <w:r>
                <w:rPr>
                  <w:rFonts w:cstheme="minorHAnsi"/>
                  <w:color w:val="000000"/>
                </w:rPr>
                <w:t>Cougar r</w:t>
              </w:r>
            </w:ins>
            <w:ins w:id="1483" w:author="David Conklin" w:date="2020-12-08T15:50:00Z">
              <w:r>
                <w:rPr>
                  <w:rFonts w:cstheme="minorHAnsi"/>
                  <w:color w:val="000000"/>
                </w:rPr>
                <w:t>eservoir</w:t>
              </w:r>
            </w:ins>
          </w:p>
        </w:tc>
        <w:tc>
          <w:tcPr>
            <w:tcW w:w="2636" w:type="dxa"/>
            <w:tcPrChange w:id="1484" w:author="David Conklin" w:date="2020-12-08T15:51:00Z">
              <w:tcPr>
                <w:tcW w:w="2636" w:type="dxa"/>
              </w:tcPr>
            </w:tcPrChange>
          </w:tcPr>
          <w:p w14:paraId="0637ADA9" w14:textId="3690A6B6" w:rsidR="007F2465" w:rsidRDefault="007F2465">
            <w:pPr>
              <w:autoSpaceDE w:val="0"/>
              <w:autoSpaceDN w:val="0"/>
              <w:adjustRightInd w:val="0"/>
              <w:jc w:val="center"/>
              <w:rPr>
                <w:ins w:id="1485" w:author="David Conklin" w:date="2020-12-08T15:51:00Z"/>
                <w:rFonts w:cstheme="minorHAnsi"/>
                <w:color w:val="000000"/>
              </w:rPr>
              <w:pPrChange w:id="1486" w:author="David Conklin" w:date="2020-12-08T15:55:00Z">
                <w:pPr>
                  <w:autoSpaceDE w:val="0"/>
                  <w:autoSpaceDN w:val="0"/>
                  <w:adjustRightInd w:val="0"/>
                </w:pPr>
              </w:pPrChange>
            </w:pPr>
            <w:ins w:id="1487" w:author="David Conklin" w:date="2020-12-08T15:54:00Z">
              <w:r>
                <w:rPr>
                  <w:rFonts w:cstheme="minorHAnsi"/>
                  <w:color w:val="000000"/>
                </w:rPr>
                <w:t>122</w:t>
              </w:r>
            </w:ins>
            <w:ins w:id="1488" w:author="David Conklin" w:date="2020-12-08T15:56:00Z">
              <w:r w:rsidR="00497166">
                <w:rPr>
                  <w:rFonts w:cstheme="minorHAnsi"/>
                  <w:color w:val="000000"/>
                </w:rPr>
                <w:t>2</w:t>
              </w:r>
            </w:ins>
          </w:p>
        </w:tc>
        <w:tc>
          <w:tcPr>
            <w:tcW w:w="2636" w:type="dxa"/>
            <w:tcPrChange w:id="1489" w:author="David Conklin" w:date="2020-12-08T15:51:00Z">
              <w:tcPr>
                <w:tcW w:w="2636" w:type="dxa"/>
              </w:tcPr>
            </w:tcPrChange>
          </w:tcPr>
          <w:p w14:paraId="2AEA119E" w14:textId="70A85E54" w:rsidR="007F2465" w:rsidRDefault="007F2465">
            <w:pPr>
              <w:autoSpaceDE w:val="0"/>
              <w:autoSpaceDN w:val="0"/>
              <w:adjustRightInd w:val="0"/>
              <w:jc w:val="center"/>
              <w:rPr>
                <w:ins w:id="1490" w:author="David Conklin" w:date="2020-12-08T15:49:00Z"/>
                <w:rFonts w:cstheme="minorHAnsi"/>
                <w:color w:val="000000"/>
              </w:rPr>
              <w:pPrChange w:id="1491" w:author="David Conklin" w:date="2020-12-08T15:55:00Z">
                <w:pPr>
                  <w:autoSpaceDE w:val="0"/>
                  <w:autoSpaceDN w:val="0"/>
                  <w:adjustRightInd w:val="0"/>
                </w:pPr>
              </w:pPrChange>
            </w:pPr>
            <w:ins w:id="1492" w:author="David Conklin" w:date="2020-12-08T15:50:00Z">
              <w:r>
                <w:rPr>
                  <w:rFonts w:cstheme="minorHAnsi"/>
                  <w:color w:val="000000"/>
                </w:rPr>
                <w:t>0.38</w:t>
              </w:r>
            </w:ins>
          </w:p>
        </w:tc>
        <w:tc>
          <w:tcPr>
            <w:tcW w:w="1661" w:type="dxa"/>
            <w:tcPrChange w:id="1493" w:author="David Conklin" w:date="2020-12-08T15:51:00Z">
              <w:tcPr>
                <w:tcW w:w="1661" w:type="dxa"/>
              </w:tcPr>
            </w:tcPrChange>
          </w:tcPr>
          <w:p w14:paraId="70B2A540" w14:textId="216630E0" w:rsidR="007F2465" w:rsidRDefault="007F2465">
            <w:pPr>
              <w:autoSpaceDE w:val="0"/>
              <w:autoSpaceDN w:val="0"/>
              <w:adjustRightInd w:val="0"/>
              <w:jc w:val="center"/>
              <w:rPr>
                <w:ins w:id="1494" w:author="David Conklin" w:date="2020-12-08T15:49:00Z"/>
                <w:rFonts w:cstheme="minorHAnsi"/>
                <w:color w:val="000000"/>
              </w:rPr>
              <w:pPrChange w:id="1495" w:author="David Conklin" w:date="2020-12-08T15:55:00Z">
                <w:pPr>
                  <w:autoSpaceDE w:val="0"/>
                  <w:autoSpaceDN w:val="0"/>
                  <w:adjustRightInd w:val="0"/>
                </w:pPr>
              </w:pPrChange>
            </w:pPr>
            <w:ins w:id="1496" w:author="David Conklin" w:date="2020-12-08T15:50:00Z">
              <w:r>
                <w:rPr>
                  <w:rFonts w:cstheme="minorHAnsi"/>
                  <w:color w:val="000000"/>
                </w:rPr>
                <w:t>3.61</w:t>
              </w:r>
            </w:ins>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497" w:name="_Toc58341822"/>
      <w:r>
        <w:t>Thermal stratification in reservoirs</w:t>
      </w:r>
      <w:bookmarkEnd w:id="149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lastRenderedPageBreak/>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498" w:name="_Toc58341823"/>
      <w:r>
        <w:t>Thermal loading</w:t>
      </w:r>
      <w:bookmarkEnd w:id="149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lastRenderedPageBreak/>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499" w:name="_Toc58341824"/>
      <w:r>
        <w:t>Reservoirs</w:t>
      </w:r>
      <w:bookmarkEnd w:id="149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lastRenderedPageBreak/>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500" w:name="_Toc58341825"/>
      <w:r>
        <w:t>Reservoir data</w:t>
      </w:r>
      <w:bookmarkEnd w:id="150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lastRenderedPageBreak/>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501" w:name="_Toc58341826"/>
      <w:r>
        <w:t>Reservoir data sources</w:t>
      </w:r>
      <w:bookmarkEnd w:id="150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lastRenderedPageBreak/>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1502" w:name="_Toc58341827"/>
      <w:r>
        <w:t>Creating a new study area</w:t>
      </w:r>
      <w:r w:rsidR="00A55502">
        <w:t xml:space="preserve"> from a watershed within the WRB</w:t>
      </w:r>
      <w:bookmarkEnd w:id="150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67A1C8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lastRenderedPageBreak/>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4E1A">
        <w:t xml:space="preserve">Figure </w:t>
      </w:r>
      <w:r w:rsidR="00D24E1A">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lastRenderedPageBreak/>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503" w:name="_Toc58341828"/>
      <w:r>
        <w:t>Limitations of subbasin simulations</w:t>
      </w:r>
      <w:bookmarkEnd w:id="150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1504" w:name="_Toc58341829"/>
      <w:r>
        <w:t>North Santiam study area</w:t>
      </w:r>
      <w:bookmarkEnd w:id="1504"/>
    </w:p>
    <w:p w14:paraId="24DE991F" w14:textId="77777777" w:rsidR="000C5A18" w:rsidRDefault="000C5A18" w:rsidP="000C5A18"/>
    <w:p w14:paraId="0AA4F828" w14:textId="1F9343B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4E1A">
        <w:t xml:space="preserve">Figure </w:t>
      </w:r>
      <w:r w:rsidR="00D24E1A">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505" w:name="_Toc58341830"/>
      <w:r>
        <w:rPr>
          <w:rFonts w:eastAsia="Times New Roman"/>
        </w:rPr>
        <w:t>Instream water rights</w:t>
      </w:r>
      <w:bookmarkEnd w:id="1505"/>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lastRenderedPageBreak/>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7927353" w:rsidR="00AE364B" w:rsidRDefault="005C1A69" w:rsidP="005C1A69">
      <w:pPr>
        <w:pStyle w:val="Caption"/>
      </w:pPr>
      <w:bookmarkStart w:id="1506"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4E1A">
        <w:rPr>
          <w:noProof/>
        </w:rPr>
        <w:t>6</w:t>
      </w:r>
      <w:r w:rsidR="000B183E">
        <w:rPr>
          <w:noProof/>
        </w:rPr>
        <w:fldChar w:fldCharType="end"/>
      </w:r>
      <w:r>
        <w:t xml:space="preserve">. Instream water rights in </w:t>
      </w:r>
      <w:r w:rsidR="00077987">
        <w:t>the North Santiam watershed</w:t>
      </w:r>
      <w:bookmarkEnd w:id="1506"/>
    </w:p>
    <w:p w14:paraId="0FD5899C" w14:textId="77777777" w:rsidR="0092040E" w:rsidRDefault="0092040E" w:rsidP="0092040E"/>
    <w:p w14:paraId="0E0CDFE5" w14:textId="77777777" w:rsidR="00B91F45" w:rsidRDefault="00B47486" w:rsidP="00B91F45">
      <w:pPr>
        <w:pStyle w:val="Heading2"/>
      </w:pPr>
      <w:bookmarkStart w:id="1507" w:name="_Toc58341831"/>
      <w:r>
        <w:t xml:space="preserve">Municipal </w:t>
      </w:r>
      <w:r w:rsidR="00057A5D">
        <w:t>w</w:t>
      </w:r>
      <w:r>
        <w:t xml:space="preserve">ater </w:t>
      </w:r>
      <w:r w:rsidR="00D97755">
        <w:t>r</w:t>
      </w:r>
      <w:r>
        <w:t>ights</w:t>
      </w:r>
      <w:bookmarkEnd w:id="1507"/>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508" w:name="_Toc58341832"/>
      <w:r>
        <w:t>McKenzie Basin Wetlands Study</w:t>
      </w:r>
      <w:bookmarkEnd w:id="1508"/>
    </w:p>
    <w:p w14:paraId="79498AD8" w14:textId="77777777" w:rsidR="00736461" w:rsidRPr="00D97CDA" w:rsidRDefault="00736461" w:rsidP="00A8214A"/>
    <w:p w14:paraId="2403DDA0" w14:textId="063D759E" w:rsidR="00275338" w:rsidRDefault="003613A1" w:rsidP="00A8214A">
      <w:pPr>
        <w:pStyle w:val="Heading2"/>
      </w:pPr>
      <w:bookmarkStart w:id="1509" w:name="_Toc58341833"/>
      <w:r>
        <w:t xml:space="preserve">Project </w:t>
      </w:r>
      <w:r w:rsidR="00DC262D">
        <w:t>Overview</w:t>
      </w:r>
      <w:bookmarkEnd w:id="1509"/>
    </w:p>
    <w:p w14:paraId="6C66CC56" w14:textId="1C99B4A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4E1A">
        <w:t xml:space="preserve">Figure </w:t>
      </w:r>
      <w:r w:rsidR="00D24E1A">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6EEEB9" w:rsidR="00275338" w:rsidRDefault="009767A5" w:rsidP="00A8214A">
      <w:pPr>
        <w:pStyle w:val="Caption"/>
      </w:pPr>
      <w:bookmarkStart w:id="1510" w:name="_Ref48282850"/>
      <w:bookmarkStart w:id="1511" w:name="_Toc53219839"/>
      <w:r>
        <w:t xml:space="preserve">Figure </w:t>
      </w:r>
      <w:fldSimple w:instr=" SEQ Figure \* ARABIC ">
        <w:r w:rsidR="00D24E1A">
          <w:rPr>
            <w:noProof/>
          </w:rPr>
          <w:t>7</w:t>
        </w:r>
      </w:fldSimple>
      <w:bookmarkEnd w:id="1510"/>
      <w:r>
        <w:t>. McKenzie basin in CW3M screen capture</w:t>
      </w:r>
      <w:bookmarkEnd w:id="1511"/>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535DCEE" w:rsidR="004D33B7" w:rsidRDefault="009767A5" w:rsidP="00A8214A">
      <w:pPr>
        <w:pStyle w:val="Caption"/>
      </w:pPr>
      <w:bookmarkStart w:id="1512" w:name="_Ref48282776"/>
      <w:bookmarkStart w:id="1513" w:name="_Ref48282732"/>
      <w:bookmarkStart w:id="1514" w:name="_Toc53219840"/>
      <w:r>
        <w:t xml:space="preserve">Figure </w:t>
      </w:r>
      <w:fldSimple w:instr=" SEQ Figure \* ARABIC ">
        <w:r w:rsidR="00D24E1A">
          <w:rPr>
            <w:noProof/>
          </w:rPr>
          <w:t>8</w:t>
        </w:r>
      </w:fldSimple>
      <w:bookmarkEnd w:id="1512"/>
      <w:r>
        <w:t>. Wetlands in the lower McKenzie basin, with their WETL_ID attribute values</w:t>
      </w:r>
      <w:bookmarkEnd w:id="1513"/>
      <w:bookmarkEnd w:id="1514"/>
    </w:p>
    <w:p w14:paraId="364BDC9E" w14:textId="77777777" w:rsidR="004D33B7" w:rsidRDefault="004D33B7" w:rsidP="00275338"/>
    <w:p w14:paraId="6EF95807" w14:textId="5E566C26" w:rsidR="003613A1" w:rsidRDefault="003613A1" w:rsidP="00A8214A">
      <w:pPr>
        <w:pStyle w:val="Heading2"/>
      </w:pPr>
      <w:bookmarkStart w:id="1515" w:name="_Toc58341834"/>
      <w:r>
        <w:t>Model and Simulation Overview</w:t>
      </w:r>
      <w:bookmarkEnd w:id="1515"/>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516" w:name="_Toc58341835"/>
      <w:r>
        <w:t>McKenzie wetlands in the initial versions of the IDU, HRU, and Reach data layers</w:t>
      </w:r>
      <w:bookmarkEnd w:id="1516"/>
    </w:p>
    <w:p w14:paraId="79661602" w14:textId="0913CBCE"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4E1A">
        <w:t xml:space="preserve">Figure </w:t>
      </w:r>
      <w:r w:rsidR="00D24E1A">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517" w:name="_Toc49175988"/>
      <w:bookmarkStart w:id="1518" w:name="_Toc58341836"/>
      <w:r>
        <w:t>Data changes for better representation of wetlands</w:t>
      </w:r>
      <w:bookmarkEnd w:id="1517"/>
      <w:bookmarkEnd w:id="1518"/>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519" w:name="_Toc58341837"/>
      <w:r>
        <w:t xml:space="preserve">Projection, </w:t>
      </w:r>
      <w:r w:rsidR="006F174A">
        <w:t>Calendar</w:t>
      </w:r>
      <w:r>
        <w:t>,</w:t>
      </w:r>
      <w:r w:rsidR="006F174A">
        <w:t xml:space="preserve"> and </w:t>
      </w:r>
      <w:r w:rsidR="009D540F">
        <w:t>Units</w:t>
      </w:r>
      <w:bookmarkEnd w:id="1519"/>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520" w:name="_Toc58341838"/>
      <w:r>
        <w:t>Simulation of changes in wetlands over time</w:t>
      </w:r>
      <w:bookmarkEnd w:id="152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521" w:name="_Toc58341839"/>
      <w:r>
        <w:t xml:space="preserve">How wetlands </w:t>
      </w:r>
      <w:r w:rsidR="000806A1">
        <w:t>are</w:t>
      </w:r>
      <w:r>
        <w:t xml:space="preserve"> represented</w:t>
      </w:r>
      <w:r w:rsidR="006D6388">
        <w:t xml:space="preserve"> in the model</w:t>
      </w:r>
      <w:bookmarkEnd w:id="152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522" w:name="_Toc58341840"/>
      <w:r>
        <w:t>Attributes of interest in the wetlands study</w:t>
      </w:r>
      <w:bookmarkEnd w:id="152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523" w:name="_Toc58341841"/>
      <w:r>
        <w:t>A WETNESS attribute</w:t>
      </w:r>
      <w:bookmarkEnd w:id="152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524" w:name="_Toc58341842"/>
      <w:r>
        <w:t>Calculating the exchange of water between the wetland and the reach</w:t>
      </w:r>
      <w:bookmarkEnd w:id="1524"/>
    </w:p>
    <w:p w14:paraId="71419F3E" w14:textId="001ADEBC" w:rsidR="00871F69" w:rsidRDefault="00871F69" w:rsidP="00871F69">
      <w:pPr>
        <w:pStyle w:val="Heading3"/>
      </w:pPr>
      <w:bookmarkStart w:id="1525" w:name="_Toc58341843"/>
      <w:r>
        <w:t xml:space="preserve">Wetland </w:t>
      </w:r>
      <w:r w:rsidR="007A55EC">
        <w:t xml:space="preserve">IDU </w:t>
      </w:r>
      <w:r>
        <w:t>parameters</w:t>
      </w:r>
      <w:bookmarkEnd w:id="152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526" w:name="_Toc58341844"/>
      <w:r>
        <w:t>Reach parameters</w:t>
      </w:r>
      <w:bookmarkEnd w:id="152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527" w:name="_Toc58341845"/>
      <w:r>
        <w:t>Loss (or gain) of wetlands</w:t>
      </w:r>
      <w:bookmarkEnd w:id="1527"/>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528" w:name="_Toc58341846"/>
      <w:r>
        <w:t>Reality check</w:t>
      </w:r>
      <w:bookmarkEnd w:id="1528"/>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D5BF44A" w:rsidR="006D6388" w:rsidRDefault="005F3164" w:rsidP="006D6388">
      <w:del w:id="1529" w:author="David Conklin" w:date="2020-12-08T14:22:00Z">
        <w:r w:rsidDel="00E869F7">
          <w:rPr>
            <w:noProof/>
          </w:rPr>
          <w:drawing>
            <wp:inline distT="0" distB="0" distL="0" distR="0" wp14:anchorId="1314FDED" wp14:editId="7BB7AA73">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del>
    </w:p>
    <w:p w14:paraId="630C60EC" w14:textId="373158C1" w:rsidR="005F3164" w:rsidRDefault="005F3164" w:rsidP="006D6388"/>
    <w:p w14:paraId="7B26BEC6" w14:textId="120300E4" w:rsidR="003655CF" w:rsidRDefault="00914CB4" w:rsidP="006D6388">
      <w:pPr>
        <w:rPr>
          <w:ins w:id="1530" w:author="David Conklin" w:date="2020-12-08T14:14:00Z"/>
          <w:noProof/>
        </w:rPr>
      </w:pPr>
      <w:ins w:id="1531" w:author="David Conklin" w:date="2020-12-08T14:13:00Z">
        <w:r>
          <w:rPr>
            <w:noProof/>
          </w:rPr>
          <w:drawing>
            <wp:inline distT="0" distB="0" distL="0" distR="0" wp14:anchorId="4A840B45" wp14:editId="46B12AA9">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r>
          <w:rPr>
            <w:noProof/>
          </w:rPr>
          <w:t xml:space="preserve"> </w:t>
        </w:r>
      </w:ins>
      <w:del w:id="1532" w:author="David Conklin" w:date="2020-12-08T14:14:00Z">
        <w:r w:rsidR="003655CF" w:rsidDel="00E869F7">
          <w:rPr>
            <w:noProof/>
          </w:rPr>
          <w:drawing>
            <wp:inline distT="0" distB="0" distL="0" distR="0" wp14:anchorId="60BE44F4" wp14:editId="7C638C1C">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5735"/>
                      </a:xfrm>
                      <a:prstGeom prst="rect">
                        <a:avLst/>
                      </a:prstGeom>
                    </pic:spPr>
                  </pic:pic>
                </a:graphicData>
              </a:graphic>
            </wp:inline>
          </w:drawing>
        </w:r>
      </w:del>
    </w:p>
    <w:p w14:paraId="65FB1B87" w14:textId="77777777" w:rsidR="00E869F7" w:rsidRDefault="00E869F7" w:rsidP="006D6388">
      <w:pPr>
        <w:rPr>
          <w:ins w:id="1533" w:author="David Conklin" w:date="2020-12-08T14:21:00Z"/>
        </w:rPr>
      </w:pPr>
    </w:p>
    <w:p w14:paraId="1845E1E7" w14:textId="3E267FA1" w:rsidR="00E869F7" w:rsidRDefault="00E869F7" w:rsidP="006D6388">
      <w:ins w:id="1534" w:author="David Conklin" w:date="2020-12-08T14:21:00Z">
        <w:r>
          <w:rPr>
            <w:noProof/>
          </w:rPr>
          <w:lastRenderedPageBreak/>
          <w:drawing>
            <wp:inline distT="0" distB="0" distL="0" distR="0" wp14:anchorId="62FBDD98" wp14:editId="1D220BAC">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1540"/>
                      </a:xfrm>
                      <a:prstGeom prst="rect">
                        <a:avLst/>
                      </a:prstGeom>
                    </pic:spPr>
                  </pic:pic>
                </a:graphicData>
              </a:graphic>
            </wp:inline>
          </w:drawing>
        </w:r>
      </w:ins>
    </w:p>
    <w:p w14:paraId="38E34BDD" w14:textId="7861F535" w:rsidR="007E57E4" w:rsidRDefault="007E57E4" w:rsidP="006D6388"/>
    <w:p w14:paraId="6108DC47" w14:textId="1FD168E9" w:rsidR="007E57E4" w:rsidRDefault="00B22A8A" w:rsidP="007E57E4">
      <w:pPr>
        <w:pStyle w:val="Heading2"/>
      </w:pPr>
      <w:bookmarkStart w:id="1535" w:name="_Toc58341847"/>
      <w:r>
        <w:t>High Cascades Springs</w:t>
      </w:r>
      <w:bookmarkEnd w:id="1535"/>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lastRenderedPageBreak/>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536" w:name="_Toc58341848"/>
      <w:r>
        <w:t>Calibration</w:t>
      </w:r>
      <w:r w:rsidR="00B06ED6">
        <w:t xml:space="preserve"> and simulation skill</w:t>
      </w:r>
      <w:bookmarkEnd w:id="1536"/>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w:t>
      </w:r>
      <w:r w:rsidR="00C2652D">
        <w:lastRenderedPageBreak/>
        <w:t xml:space="preserve">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1537" w:name="_Toc58341849"/>
      <w:r>
        <w:t>Analysis of</w:t>
      </w:r>
      <w:r w:rsidR="003024C9">
        <w:t xml:space="preserve"> locations where the model has low skill</w:t>
      </w:r>
      <w:bookmarkEnd w:id="1537"/>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1538" w:name="_Toc58341850"/>
      <w:r>
        <w:t>Simulated McKenzie basin water budget</w:t>
      </w:r>
      <w:bookmarkEnd w:id="1538"/>
    </w:p>
    <w:p w14:paraId="037D7B42" w14:textId="7F5AED13" w:rsidR="00B47F76" w:rsidRDefault="00B47F76" w:rsidP="00B47F76">
      <w:r>
        <w:t>As of 1</w:t>
      </w:r>
      <w:ins w:id="1539" w:author="David Conklin" w:date="2020-12-08T14:03:00Z">
        <w:r w:rsidR="00914CB4">
          <w:t>2/7</w:t>
        </w:r>
      </w:ins>
      <w:del w:id="1540" w:author="David Conklin" w:date="2020-12-08T14:03:00Z">
        <w:r w:rsidDel="00914CB4">
          <w:delText>1/</w:delText>
        </w:r>
        <w:r w:rsidR="004C77EC" w:rsidDel="00914CB4">
          <w:delText>26</w:delText>
        </w:r>
      </w:del>
      <w:r>
        <w:t>/20</w:t>
      </w:r>
      <w:r w:rsidR="004C77EC">
        <w:t xml:space="preserve"> CW3M ver. 1</w:t>
      </w:r>
      <w:ins w:id="1541" w:author="David Conklin" w:date="2020-12-08T14:03:00Z">
        <w:r w:rsidR="00914CB4">
          <w:t>51</w:t>
        </w:r>
      </w:ins>
      <w:del w:id="1542" w:author="David Conklin" w:date="2020-12-08T14:03:00Z">
        <w:r w:rsidR="004C77EC" w:rsidDel="00914CB4">
          <w:delText>28</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pPr>
              <w:jc w:val="right"/>
              <w:pPrChange w:id="1543" w:author="David Conklin" w:date="2020-12-08T14:04:00Z">
                <w:pPr/>
              </w:pPrChange>
            </w:pPr>
            <w:r>
              <w:t>8</w:t>
            </w:r>
            <w:r w:rsidR="00C4268B">
              <w:t>6.5</w:t>
            </w:r>
            <w:r>
              <w:t>%</w:t>
            </w:r>
          </w:p>
        </w:tc>
        <w:tc>
          <w:tcPr>
            <w:tcW w:w="0" w:type="auto"/>
          </w:tcPr>
          <w:p w14:paraId="5F29B78A" w14:textId="77777777" w:rsidR="00B47F76" w:rsidRDefault="00B47F76">
            <w:pPr>
              <w:jc w:val="right"/>
              <w:pPrChange w:id="1544" w:author="David Conklin" w:date="2020-12-08T14:05:00Z">
                <w:pPr/>
              </w:pPrChange>
            </w:pPr>
          </w:p>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pPr>
              <w:jc w:val="right"/>
              <w:pPrChange w:id="1545" w:author="David Conklin" w:date="2020-12-08T14:04:00Z">
                <w:pPr/>
              </w:pPrChange>
            </w:pPr>
            <w:r>
              <w:t>1</w:t>
            </w:r>
            <w:r w:rsidR="00C4268B">
              <w:t>2.7</w:t>
            </w:r>
            <w:r>
              <w:t>%</w:t>
            </w:r>
          </w:p>
        </w:tc>
        <w:tc>
          <w:tcPr>
            <w:tcW w:w="0" w:type="auto"/>
          </w:tcPr>
          <w:p w14:paraId="269CCE04" w14:textId="23137AD7" w:rsidR="00B47F76" w:rsidRDefault="00161692">
            <w:pPr>
              <w:jc w:val="right"/>
              <w:pPrChange w:id="1546" w:author="David Conklin" w:date="2020-12-08T14:05:00Z">
                <w:pPr/>
              </w:pPrChange>
            </w:pPr>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pPr>
              <w:jc w:val="right"/>
              <w:pPrChange w:id="1547" w:author="David Conklin" w:date="2020-12-08T14:04:00Z">
                <w:pPr/>
              </w:pPrChange>
            </w:pPr>
            <w:r>
              <w:t>0.5%</w:t>
            </w:r>
          </w:p>
        </w:tc>
        <w:tc>
          <w:tcPr>
            <w:tcW w:w="0" w:type="auto"/>
          </w:tcPr>
          <w:p w14:paraId="1916D884" w14:textId="77777777" w:rsidR="00B47F76" w:rsidRDefault="00B47F76">
            <w:pPr>
              <w:jc w:val="right"/>
              <w:pPrChange w:id="1548" w:author="David Conklin" w:date="2020-12-08T14:05:00Z">
                <w:pPr/>
              </w:pPrChange>
            </w:pPr>
          </w:p>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pPr>
              <w:jc w:val="right"/>
              <w:pPrChange w:id="1549" w:author="David Conklin" w:date="2020-12-08T14:04:00Z">
                <w:pPr/>
              </w:pPrChange>
            </w:pPr>
            <w:r>
              <w:t>0.</w:t>
            </w:r>
            <w:r w:rsidR="00C4268B">
              <w:t>2</w:t>
            </w:r>
            <w:r>
              <w:t>%</w:t>
            </w:r>
          </w:p>
        </w:tc>
        <w:tc>
          <w:tcPr>
            <w:tcW w:w="0" w:type="auto"/>
          </w:tcPr>
          <w:p w14:paraId="0842F788" w14:textId="77777777" w:rsidR="00B47F76" w:rsidRDefault="00B47F76">
            <w:pPr>
              <w:jc w:val="right"/>
              <w:pPrChange w:id="1550" w:author="David Conklin" w:date="2020-12-08T14:05:00Z">
                <w:pPr/>
              </w:pPrChange>
            </w:pPr>
          </w:p>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pPr>
              <w:jc w:val="right"/>
              <w:pPrChange w:id="1551" w:author="David Conklin" w:date="2020-12-08T14:04:00Z">
                <w:pPr/>
              </w:pPrChange>
            </w:pPr>
            <w:r>
              <w:t>100.0%</w:t>
            </w:r>
          </w:p>
        </w:tc>
        <w:tc>
          <w:tcPr>
            <w:tcW w:w="0" w:type="auto"/>
          </w:tcPr>
          <w:p w14:paraId="20B16787" w14:textId="77777777" w:rsidR="00B47F76" w:rsidRDefault="00B47F76">
            <w:pPr>
              <w:jc w:val="right"/>
              <w:pPrChange w:id="1552" w:author="David Conklin" w:date="2020-12-08T14:05:00Z">
                <w:pPr/>
              </w:pPrChange>
            </w:pPr>
          </w:p>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pPr>
              <w:jc w:val="right"/>
              <w:pPrChange w:id="1553" w:author="David Conklin" w:date="2020-12-08T14:04:00Z">
                <w:pPr/>
              </w:pPrChange>
            </w:pPr>
          </w:p>
        </w:tc>
        <w:tc>
          <w:tcPr>
            <w:tcW w:w="0" w:type="auto"/>
          </w:tcPr>
          <w:p w14:paraId="6C64F406" w14:textId="77777777" w:rsidR="00B47F76" w:rsidRDefault="00B47F76">
            <w:pPr>
              <w:jc w:val="right"/>
              <w:pPrChange w:id="1554" w:author="David Conklin" w:date="2020-12-08T14:05:00Z">
                <w:pPr/>
              </w:pPrChange>
            </w:pPr>
          </w:p>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pPr>
              <w:jc w:val="right"/>
              <w:pPrChange w:id="1555" w:author="David Conklin" w:date="2020-12-08T14:04:00Z">
                <w:pPr/>
              </w:pPrChange>
            </w:pPr>
            <w:r>
              <w:t>% of precipitation</w:t>
            </w:r>
          </w:p>
        </w:tc>
        <w:tc>
          <w:tcPr>
            <w:tcW w:w="0" w:type="auto"/>
          </w:tcPr>
          <w:p w14:paraId="593E551D" w14:textId="77777777" w:rsidR="00B47F76" w:rsidRDefault="00B47F76">
            <w:pPr>
              <w:jc w:val="right"/>
              <w:pPrChange w:id="1556" w:author="David Conklin" w:date="2020-12-08T14:05:00Z">
                <w:pPr/>
              </w:pPrChange>
            </w:pPr>
            <w:r>
              <w:t>cms</w:t>
            </w:r>
          </w:p>
        </w:tc>
        <w:tc>
          <w:tcPr>
            <w:tcW w:w="0" w:type="auto"/>
          </w:tcPr>
          <w:p w14:paraId="47541193" w14:textId="3D7365DA" w:rsidR="00B47F76" w:rsidRDefault="00914CB4" w:rsidP="006636CC">
            <w:ins w:id="1557" w:author="David Conklin" w:date="2020-12-08T14:05:00Z">
              <w:r>
                <w:t>% of basin discharge</w:t>
              </w:r>
            </w:ins>
          </w:p>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pPr>
              <w:jc w:val="right"/>
              <w:pPrChange w:id="1558" w:author="David Conklin" w:date="2020-12-08T14:04:00Z">
                <w:pPr/>
              </w:pPrChange>
            </w:pPr>
            <w:r>
              <w:t>7</w:t>
            </w:r>
            <w:r w:rsidR="00C4268B">
              <w:t>6.6</w:t>
            </w:r>
            <w:r>
              <w:t>%</w:t>
            </w:r>
          </w:p>
        </w:tc>
        <w:tc>
          <w:tcPr>
            <w:tcW w:w="0" w:type="auto"/>
          </w:tcPr>
          <w:p w14:paraId="545C8904" w14:textId="1D2F65F0" w:rsidR="00B47F76" w:rsidRDefault="00B47F76">
            <w:pPr>
              <w:jc w:val="right"/>
              <w:pPrChange w:id="1559" w:author="David Conklin" w:date="2020-12-08T14:05:00Z">
                <w:pPr/>
              </w:pPrChange>
            </w:pPr>
            <w:r>
              <w:t>15</w:t>
            </w:r>
            <w:r w:rsidR="004C77EC">
              <w:t>2.7</w:t>
            </w:r>
          </w:p>
        </w:tc>
        <w:tc>
          <w:tcPr>
            <w:tcW w:w="0" w:type="auto"/>
          </w:tcPr>
          <w:p w14:paraId="7D01391D" w14:textId="37EE6B53" w:rsidR="00B47F76" w:rsidRDefault="00914CB4">
            <w:pPr>
              <w:jc w:val="right"/>
              <w:pPrChange w:id="1560" w:author="David Conklin" w:date="2020-12-08T14:04:00Z">
                <w:pPr/>
              </w:pPrChange>
            </w:pPr>
            <w:ins w:id="1561" w:author="David Conklin" w:date="2020-12-08T14:04:00Z">
              <w:r>
                <w:t>100.0 %</w:t>
              </w:r>
            </w:ins>
          </w:p>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pPr>
              <w:jc w:val="right"/>
              <w:pPrChange w:id="1562" w:author="David Conklin" w:date="2020-12-08T14:04:00Z">
                <w:pPr/>
              </w:pPrChange>
            </w:pPr>
            <w:r>
              <w:t>3</w:t>
            </w:r>
            <w:r w:rsidR="000B611E">
              <w:t>4.0</w:t>
            </w:r>
            <w:r>
              <w:t>%</w:t>
            </w:r>
          </w:p>
        </w:tc>
        <w:tc>
          <w:tcPr>
            <w:tcW w:w="0" w:type="auto"/>
          </w:tcPr>
          <w:p w14:paraId="6A7F569C" w14:textId="77777777" w:rsidR="00B47F76" w:rsidRDefault="00B47F76">
            <w:pPr>
              <w:jc w:val="right"/>
              <w:pPrChange w:id="1563" w:author="David Conklin" w:date="2020-12-08T14:05:00Z">
                <w:pPr/>
              </w:pPrChange>
            </w:pPr>
          </w:p>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pPr>
              <w:jc w:val="right"/>
              <w:pPrChange w:id="1564" w:author="David Conklin" w:date="2020-12-08T14:04:00Z">
                <w:pPr/>
              </w:pPrChange>
            </w:pPr>
            <w:r>
              <w:t>4.4%</w:t>
            </w:r>
          </w:p>
        </w:tc>
        <w:tc>
          <w:tcPr>
            <w:tcW w:w="0" w:type="auto"/>
          </w:tcPr>
          <w:p w14:paraId="3BD7E228" w14:textId="77777777" w:rsidR="00B47F76" w:rsidRDefault="00B47F76">
            <w:pPr>
              <w:jc w:val="right"/>
              <w:pPrChange w:id="1565" w:author="David Conklin" w:date="2020-12-08T14:05:00Z">
                <w:pPr/>
              </w:pPrChange>
            </w:pPr>
          </w:p>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pPr>
              <w:jc w:val="right"/>
              <w:pPrChange w:id="1566" w:author="David Conklin" w:date="2020-12-08T14:04:00Z">
                <w:pPr/>
              </w:pPrChange>
            </w:pPr>
            <w:r>
              <w:t>0.4%</w:t>
            </w:r>
          </w:p>
        </w:tc>
        <w:tc>
          <w:tcPr>
            <w:tcW w:w="0" w:type="auto"/>
          </w:tcPr>
          <w:p w14:paraId="0ACE8F73" w14:textId="77777777" w:rsidR="00B47F76" w:rsidRDefault="00B47F76">
            <w:pPr>
              <w:jc w:val="right"/>
              <w:pPrChange w:id="1567" w:author="David Conklin" w:date="2020-12-08T14:05:00Z">
                <w:pPr/>
              </w:pPrChange>
            </w:pPr>
          </w:p>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pPr>
              <w:jc w:val="right"/>
              <w:pPrChange w:id="1568" w:author="David Conklin" w:date="2020-12-08T14:04:00Z">
                <w:pPr/>
              </w:pPrChange>
            </w:pPr>
            <w:r>
              <w:t>11</w:t>
            </w:r>
            <w:r w:rsidR="000B611E">
              <w:t>5.3</w:t>
            </w:r>
            <w:r>
              <w:t>%</w:t>
            </w:r>
          </w:p>
        </w:tc>
        <w:tc>
          <w:tcPr>
            <w:tcW w:w="0" w:type="auto"/>
          </w:tcPr>
          <w:p w14:paraId="0F8EB8DB" w14:textId="77777777" w:rsidR="00B47F76" w:rsidRDefault="00B47F76">
            <w:pPr>
              <w:jc w:val="right"/>
              <w:pPrChange w:id="1569" w:author="David Conklin" w:date="2020-12-08T14:05:00Z">
                <w:pPr/>
              </w:pPrChange>
            </w:pPr>
          </w:p>
        </w:tc>
        <w:tc>
          <w:tcPr>
            <w:tcW w:w="0" w:type="auto"/>
          </w:tcPr>
          <w:p w14:paraId="715663ED" w14:textId="77777777" w:rsidR="00B47F76" w:rsidRDefault="00B47F76" w:rsidP="006636CC"/>
        </w:tc>
      </w:tr>
    </w:tbl>
    <w:p w14:paraId="4D584C08" w14:textId="77777777" w:rsidR="00B47F76" w:rsidRDefault="00B47F76" w:rsidP="00B47F76"/>
    <w:p w14:paraId="04844AA3" w14:textId="4CA8BECD" w:rsidR="003024C9" w:rsidDel="00E424C4" w:rsidRDefault="00010FCE" w:rsidP="00535731">
      <w:pPr>
        <w:rPr>
          <w:del w:id="1570" w:author="David Conklin" w:date="2020-12-08T14:22:00Z"/>
        </w:rPr>
      </w:pPr>
      <w:del w:id="1571" w:author="David Conklin" w:date="2020-12-08T14:22:00Z">
        <w:r w:rsidDel="00E424C4">
          <w:delText>The monthly flows and stream temperatures for 2010-18 at the USGS gage location closest to the confluence of the McKenzie and the Willamette are graphed below.</w:delText>
        </w:r>
        <w:r w:rsidR="009F1ED9" w:rsidDel="00E424C4">
          <w:delText xml:space="preserve">  Simulation skill grades for these two data streams are G to VG</w:delText>
        </w:r>
        <w:r w:rsidR="003024C9" w:rsidDel="00E424C4">
          <w:delText>.</w:delText>
        </w:r>
      </w:del>
    </w:p>
    <w:p w14:paraId="48FB38C8" w14:textId="00AC93BF" w:rsidR="003024C9" w:rsidDel="00E424C4" w:rsidRDefault="003024C9" w:rsidP="00535731">
      <w:pPr>
        <w:rPr>
          <w:del w:id="1572" w:author="David Conklin" w:date="2020-12-08T14:22:00Z"/>
        </w:rPr>
      </w:pPr>
    </w:p>
    <w:p w14:paraId="61D302EB" w14:textId="77ACAE9F" w:rsidR="003024C9" w:rsidDel="00E424C4" w:rsidRDefault="003024C9" w:rsidP="00535731">
      <w:pPr>
        <w:rPr>
          <w:del w:id="1573" w:author="David Conklin" w:date="2020-12-08T14:22:00Z"/>
        </w:rPr>
      </w:pPr>
    </w:p>
    <w:p w14:paraId="15D3E737" w14:textId="3D1EB67C" w:rsidR="003024C9" w:rsidDel="00E424C4" w:rsidRDefault="003024C9" w:rsidP="00B47F76">
      <w:pPr>
        <w:rPr>
          <w:del w:id="1574" w:author="David Conklin" w:date="2020-12-08T14:22:00Z"/>
        </w:rPr>
      </w:pPr>
      <w:del w:id="1575" w:author="David Conklin" w:date="2020-12-08T14:22:00Z">
        <w:r w:rsidRPr="004C77EC" w:rsidDel="00E424C4">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4"/>
                      <a:stretch>
                        <a:fillRect/>
                      </a:stretch>
                    </pic:blipFill>
                    <pic:spPr>
                      <a:xfrm>
                        <a:off x="0" y="0"/>
                        <a:ext cx="5943600" cy="3659505"/>
                      </a:xfrm>
                      <a:prstGeom prst="rect">
                        <a:avLst/>
                      </a:prstGeom>
                    </pic:spPr>
                  </pic:pic>
                </a:graphicData>
              </a:graphic>
            </wp:inline>
          </w:drawing>
        </w:r>
      </w:del>
    </w:p>
    <w:p w14:paraId="57DF6781" w14:textId="3AFF363A" w:rsidR="003B76A2" w:rsidDel="00E424C4" w:rsidRDefault="004C77EC" w:rsidP="00535731">
      <w:pPr>
        <w:rPr>
          <w:del w:id="1576" w:author="David Conklin" w:date="2020-12-08T14:22:00Z"/>
        </w:rPr>
      </w:pPr>
      <w:del w:id="1577" w:author="David Conklin" w:date="2020-12-08T14:22:00Z">
        <w:r w:rsidRPr="004C77EC" w:rsidDel="00E424C4">
          <w:rPr>
            <w:noProof/>
          </w:rPr>
          <w:delText xml:space="preserve"> </w:delText>
        </w:r>
        <w:r w:rsidRPr="004C77EC" w:rsidDel="00E424C4">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5"/>
                      <a:stretch>
                        <a:fillRect/>
                      </a:stretch>
                    </pic:blipFill>
                    <pic:spPr>
                      <a:xfrm>
                        <a:off x="0" y="0"/>
                        <a:ext cx="5943600" cy="3643630"/>
                      </a:xfrm>
                      <a:prstGeom prst="rect">
                        <a:avLst/>
                      </a:prstGeom>
                    </pic:spPr>
                  </pic:pic>
                </a:graphicData>
              </a:graphic>
            </wp:inline>
          </w:drawing>
        </w:r>
      </w:del>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1578" w:name="_Toc58341851"/>
      <w:r>
        <w:t>Clackamas wetlands v. McKenzie wetlands</w:t>
      </w:r>
      <w:bookmarkEnd w:id="1578"/>
    </w:p>
    <w:p w14:paraId="067AD90B" w14:textId="13EDAE7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D24E1A">
        <w:t xml:space="preserve">Figure </w:t>
      </w:r>
      <w:r w:rsidR="00D24E1A">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B03F692" w:rsidR="005C537E" w:rsidRDefault="005C537E" w:rsidP="005C537E">
      <w:pPr>
        <w:pStyle w:val="Caption"/>
      </w:pPr>
      <w:bookmarkStart w:id="1579" w:name="_Ref48286765"/>
      <w:bookmarkStart w:id="1580" w:name="_Toc53219841"/>
      <w:r>
        <w:t xml:space="preserve">Figure </w:t>
      </w:r>
      <w:fldSimple w:instr=" SEQ Figure \* ARABIC ">
        <w:r w:rsidR="00D24E1A">
          <w:rPr>
            <w:noProof/>
          </w:rPr>
          <w:t>9</w:t>
        </w:r>
      </w:fldSimple>
      <w:bookmarkEnd w:id="1579"/>
      <w:r>
        <w:t>. Clackamas basin in CW3M screen capture</w:t>
      </w:r>
      <w:bookmarkEnd w:id="158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81" w:name="_Toc58341852"/>
      <w:r>
        <w:t>The Clackamas Basin</w:t>
      </w:r>
      <w:bookmarkEnd w:id="1581"/>
    </w:p>
    <w:p w14:paraId="4A96B042" w14:textId="77777777" w:rsidR="005C537E" w:rsidRPr="000E6A65" w:rsidRDefault="005C537E" w:rsidP="005C537E"/>
    <w:p w14:paraId="11F4A966" w14:textId="3655BB80"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4E1A">
        <w:t xml:space="preserve">Figure </w:t>
      </w:r>
      <w:r w:rsidR="00D24E1A">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582" w:name="_Toc58341853"/>
      <w:r>
        <w:lastRenderedPageBreak/>
        <w:t>Directory structure and file names</w:t>
      </w:r>
      <w:bookmarkEnd w:id="158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583" w:name="_Toc58341854"/>
      <w:r>
        <w:t xml:space="preserve">Release </w:t>
      </w:r>
      <w:r w:rsidR="00E735F4">
        <w:t>Log</w:t>
      </w:r>
      <w:bookmarkEnd w:id="158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1584" w:name="_Toc58341855"/>
      <w:r>
        <w:t>References</w:t>
      </w:r>
      <w:bookmarkEnd w:id="158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ins w:id="1585" w:author="David Conklin" w:date="2020-12-10T17:07:00Z"/>
          <w:rStyle w:val="Hyperlink"/>
          <w:rFonts w:cstheme="minorHAnsi"/>
          <w:color w:val="auto"/>
          <w:u w:val="none"/>
        </w:rPr>
      </w:pPr>
      <w:ins w:id="1586" w:author="David Conklin" w:date="2020-12-10T17:07:00Z">
        <w:r>
          <w:rPr>
            <w:rStyle w:val="Hyperlink"/>
            <w:rFonts w:cstheme="minorHAnsi"/>
            <w:color w:val="auto"/>
            <w:u w:val="none"/>
          </w:rPr>
          <w:t>Chow VT (1959</w:t>
        </w:r>
      </w:ins>
      <w:ins w:id="1587" w:author="David Conklin" w:date="2020-12-10T17:08:00Z">
        <w:r>
          <w:rPr>
            <w:rStyle w:val="Hyperlink"/>
            <w:rFonts w:cstheme="minorHAnsi"/>
            <w:color w:val="auto"/>
            <w:u w:val="none"/>
          </w:rPr>
          <w:t xml:space="preserve">).  Open Channel Hydraulics.  </w:t>
        </w:r>
      </w:ins>
      <w:ins w:id="1588" w:author="David Conklin" w:date="2020-12-10T17:09:00Z">
        <w:r>
          <w:rPr>
            <w:rStyle w:val="Hyperlink"/>
            <w:rFonts w:cstheme="minorHAnsi"/>
            <w:color w:val="auto"/>
            <w:u w:val="none"/>
          </w:rPr>
          <w:t>McGraw-Hill, New York, NY.</w:t>
        </w:r>
      </w:ins>
    </w:p>
    <w:p w14:paraId="6C3397C7" w14:textId="77777777" w:rsidR="00930BF5" w:rsidRDefault="00930BF5" w:rsidP="00930BF5">
      <w:pPr>
        <w:autoSpaceDE w:val="0"/>
        <w:autoSpaceDN w:val="0"/>
        <w:adjustRightInd w:val="0"/>
        <w:rPr>
          <w:ins w:id="1589" w:author="David Conklin" w:date="2020-12-10T17:07:00Z"/>
          <w:rStyle w:val="Hyperlink"/>
          <w:rFonts w:cstheme="minorHAnsi"/>
          <w:color w:val="auto"/>
          <w:u w:val="none"/>
        </w:rPr>
      </w:pPr>
    </w:p>
    <w:p w14:paraId="3FF4302B" w14:textId="6AE4F262" w:rsidR="00930BF5" w:rsidRPr="00D14E53" w:rsidRDefault="00930BF5" w:rsidP="00930BF5">
      <w:pPr>
        <w:autoSpaceDE w:val="0"/>
        <w:autoSpaceDN w:val="0"/>
        <w:adjustRightInd w:val="0"/>
        <w:rPr>
          <w:moveTo w:id="1590" w:author="David Conklin" w:date="2020-12-10T17:07:00Z"/>
          <w:rStyle w:val="Hyperlink"/>
          <w:rFonts w:cstheme="minorHAnsi"/>
          <w:color w:val="auto"/>
          <w:u w:val="none"/>
        </w:rPr>
      </w:pPr>
      <w:moveToRangeStart w:id="1591" w:author="David Conklin" w:date="2020-12-10T17:07:00Z" w:name="move58512471"/>
      <w:moveTo w:id="1592" w:author="David Conklin" w:date="2020-12-10T17:07:00Z">
        <w:r w:rsidRPr="00D14E53">
          <w:rPr>
            <w:rStyle w:val="Hyperlink"/>
            <w:rFonts w:cstheme="minorHAnsi"/>
            <w:color w:val="auto"/>
            <w:u w:val="none"/>
          </w:rPr>
          <w:t>Chow VT (1964).  Handbook of Hydrology.</w:t>
        </w:r>
      </w:moveTo>
    </w:p>
    <w:p w14:paraId="15E8C91A" w14:textId="77777777" w:rsidR="00930BF5" w:rsidRDefault="00930BF5" w:rsidP="00930BF5">
      <w:pPr>
        <w:autoSpaceDE w:val="0"/>
        <w:autoSpaceDN w:val="0"/>
        <w:adjustRightInd w:val="0"/>
        <w:rPr>
          <w:moveTo w:id="1593" w:author="David Conklin" w:date="2020-12-10T17:07:00Z"/>
          <w:rStyle w:val="Hyperlink"/>
          <w:rFonts w:cstheme="minorHAnsi"/>
          <w:color w:val="auto"/>
          <w:u w:val="none"/>
        </w:rPr>
      </w:pPr>
      <w:moveTo w:id="1594" w:author="David Conklin" w:date="2020-12-10T17:07:00Z">
        <w:r w:rsidRPr="00D14E53">
          <w:rPr>
            <w:rStyle w:val="Hyperlink"/>
            <w:rFonts w:cstheme="minorHAnsi"/>
            <w:color w:val="auto"/>
            <w:u w:val="none"/>
          </w:rPr>
          <w:t xml:space="preserve">Also </w:t>
        </w:r>
        <w:r>
          <w:fldChar w:fldCharType="begin"/>
        </w:r>
        <w:r>
          <w:instrText xml:space="preserve"> HYPERLINK "https://cedb.asce.org/CEDBsearch/record.jsp?dockey=0020129" </w:instrText>
        </w:r>
        <w:r>
          <w:fldChar w:fldCharType="separate"/>
        </w:r>
        <w:r w:rsidRPr="00D14E53">
          <w:rPr>
            <w:rStyle w:val="Hyperlink"/>
            <w:rFonts w:cstheme="minorHAnsi"/>
          </w:rPr>
          <w:t>https://cedb.asce.org/CEDBsearch/record.jsp?dockey=0020129</w:t>
        </w:r>
        <w:r>
          <w:rPr>
            <w:rStyle w:val="Hyperlink"/>
            <w:rFonts w:cstheme="minorHAnsi"/>
          </w:rPr>
          <w:fldChar w:fldCharType="end"/>
        </w:r>
      </w:moveTo>
    </w:p>
    <w:p w14:paraId="1E779801" w14:textId="77777777" w:rsidR="00930BF5" w:rsidRDefault="00930BF5" w:rsidP="00930BF5">
      <w:pPr>
        <w:autoSpaceDE w:val="0"/>
        <w:autoSpaceDN w:val="0"/>
        <w:adjustRightInd w:val="0"/>
        <w:rPr>
          <w:moveTo w:id="1595" w:author="David Conklin" w:date="2020-12-10T17:07:00Z"/>
          <w:rStyle w:val="Hyperlink"/>
          <w:rFonts w:cstheme="minorHAnsi"/>
          <w:color w:val="auto"/>
          <w:u w:val="none"/>
        </w:rPr>
      </w:pPr>
      <w:moveTo w:id="1596" w:author="David Conklin" w:date="2020-12-10T17:07:00Z">
        <w:r>
          <w:rPr>
            <w:rStyle w:val="Hyperlink"/>
            <w:rFonts w:cstheme="minorHAnsi"/>
            <w:color w:val="auto"/>
            <w:u w:val="none"/>
          </w:rPr>
          <w:t xml:space="preserve">and </w:t>
        </w:r>
        <w:r>
          <w:fldChar w:fldCharType="begin"/>
        </w:r>
        <w:r>
          <w:instrText xml:space="preserve"> HYPERLINK "https://ascelibrary.org/doi/pdf/10.1061/%28ASCE%290733-9429%282002%29128%3A1%2820%29" </w:instrText>
        </w:r>
        <w:r>
          <w:fldChar w:fldCharType="separate"/>
        </w:r>
        <w:r w:rsidRPr="003B13EB">
          <w:rPr>
            <w:rStyle w:val="Hyperlink"/>
            <w:rFonts w:cstheme="minorHAnsi"/>
          </w:rPr>
          <w:t>https://ascelibrary.org/doi/pdf/10.1061/%28ASCE%290733-9429%282002%29128%3A1%2820%29</w:t>
        </w:r>
        <w:r>
          <w:rPr>
            <w:rStyle w:val="Hyperlink"/>
            <w:rFonts w:cstheme="minorHAnsi"/>
          </w:rPr>
          <w:fldChar w:fldCharType="end"/>
        </w:r>
      </w:moveTo>
    </w:p>
    <w:p w14:paraId="6D0F229F" w14:textId="77777777" w:rsidR="00930BF5" w:rsidRPr="00D14E53" w:rsidRDefault="00930BF5" w:rsidP="00930BF5">
      <w:pPr>
        <w:autoSpaceDE w:val="0"/>
        <w:autoSpaceDN w:val="0"/>
        <w:adjustRightInd w:val="0"/>
        <w:rPr>
          <w:moveTo w:id="1597" w:author="David Conklin" w:date="2020-12-10T17:07:00Z"/>
          <w:rStyle w:val="Hyperlink"/>
          <w:rFonts w:cstheme="minorHAnsi"/>
          <w:color w:val="auto"/>
          <w:u w:val="none"/>
        </w:rPr>
      </w:pPr>
      <w:moveTo w:id="1598" w:author="David Conklin" w:date="2020-12-10T17:07:00Z">
        <w:r w:rsidRPr="00F1121A">
          <w:rPr>
            <w:rStyle w:val="Hyperlink"/>
            <w:rFonts w:cstheme="minorHAnsi"/>
            <w:color w:val="auto"/>
            <w:u w:val="none"/>
          </w:rPr>
          <w:t>https://book4sales.com/book-details.php?book=58f6</w:t>
        </w:r>
      </w:moveTo>
    </w:p>
    <w:moveToRangeEnd w:id="1591"/>
    <w:p w14:paraId="16DAF158" w14:textId="77777777" w:rsidR="00930BF5" w:rsidRDefault="00930BF5">
      <w:pPr>
        <w:rPr>
          <w:ins w:id="1599" w:author="David Conklin" w:date="2020-12-10T17:07:00Z"/>
        </w:rPr>
      </w:pPr>
    </w:p>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lastRenderedPageBreak/>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527BD5E3" w:rsidR="00F1121A" w:rsidRPr="00D14E53" w:rsidDel="00930BF5" w:rsidRDefault="00F1121A" w:rsidP="006B6EE1">
      <w:pPr>
        <w:autoSpaceDE w:val="0"/>
        <w:autoSpaceDN w:val="0"/>
        <w:adjustRightInd w:val="0"/>
        <w:rPr>
          <w:moveFrom w:id="1600" w:author="David Conklin" w:date="2020-12-10T17:07:00Z"/>
          <w:rStyle w:val="Hyperlink"/>
          <w:rFonts w:cstheme="minorHAnsi"/>
          <w:color w:val="auto"/>
          <w:u w:val="none"/>
        </w:rPr>
      </w:pPr>
      <w:moveFromRangeStart w:id="1601" w:author="David Conklin" w:date="2020-12-10T17:07:00Z" w:name="move58512471"/>
      <w:moveFrom w:id="1602" w:author="David Conklin" w:date="2020-12-10T17:07:00Z">
        <w:r w:rsidRPr="00D14E53" w:rsidDel="00930BF5">
          <w:rPr>
            <w:rStyle w:val="Hyperlink"/>
            <w:rFonts w:cstheme="minorHAnsi"/>
            <w:color w:val="auto"/>
            <w:u w:val="none"/>
          </w:rPr>
          <w:t>Chow VT (1964).  Handbook of Hydrology.</w:t>
        </w:r>
      </w:moveFrom>
    </w:p>
    <w:p w14:paraId="3BD519E6" w14:textId="1FB5AA7D" w:rsidR="00F1121A" w:rsidDel="00930BF5" w:rsidRDefault="00F1121A" w:rsidP="006B6EE1">
      <w:pPr>
        <w:autoSpaceDE w:val="0"/>
        <w:autoSpaceDN w:val="0"/>
        <w:adjustRightInd w:val="0"/>
        <w:rPr>
          <w:moveFrom w:id="1603" w:author="David Conklin" w:date="2020-12-10T17:07:00Z"/>
          <w:rStyle w:val="Hyperlink"/>
          <w:rFonts w:cstheme="minorHAnsi"/>
          <w:color w:val="auto"/>
          <w:u w:val="none"/>
        </w:rPr>
      </w:pPr>
      <w:moveFrom w:id="1604" w:author="David Conklin" w:date="2020-12-10T17:07:00Z">
        <w:r w:rsidRPr="00D14E53" w:rsidDel="00930BF5">
          <w:rPr>
            <w:rStyle w:val="Hyperlink"/>
            <w:rFonts w:cstheme="minorHAnsi"/>
            <w:color w:val="auto"/>
            <w:u w:val="none"/>
          </w:rPr>
          <w:t xml:space="preserve">Also </w:t>
        </w:r>
        <w:r w:rsidR="000F5E41" w:rsidDel="00930BF5">
          <w:fldChar w:fldCharType="begin"/>
        </w:r>
        <w:r w:rsidR="000F5E41" w:rsidDel="00930BF5">
          <w:instrText xml:space="preserve"> HYPERLINK "https://cedb.asce.org/CEDBsearch/record.jsp?dockey=0020129" </w:instrText>
        </w:r>
        <w:r w:rsidR="000F5E41" w:rsidDel="00930BF5">
          <w:fldChar w:fldCharType="separate"/>
        </w:r>
        <w:r w:rsidRPr="00D14E53" w:rsidDel="00930BF5">
          <w:rPr>
            <w:rStyle w:val="Hyperlink"/>
            <w:rFonts w:cstheme="minorHAnsi"/>
          </w:rPr>
          <w:t>https://cedb.asce.org/CEDBsearch/record.jsp?dockey=0020129</w:t>
        </w:r>
        <w:r w:rsidR="000F5E41" w:rsidDel="00930BF5">
          <w:rPr>
            <w:rStyle w:val="Hyperlink"/>
            <w:rFonts w:cstheme="minorHAnsi"/>
          </w:rPr>
          <w:fldChar w:fldCharType="end"/>
        </w:r>
      </w:moveFrom>
    </w:p>
    <w:p w14:paraId="28121270" w14:textId="4C9300AA" w:rsidR="00F1121A" w:rsidDel="00930BF5" w:rsidRDefault="00F1121A" w:rsidP="006B6EE1">
      <w:pPr>
        <w:autoSpaceDE w:val="0"/>
        <w:autoSpaceDN w:val="0"/>
        <w:adjustRightInd w:val="0"/>
        <w:rPr>
          <w:moveFrom w:id="1605" w:author="David Conklin" w:date="2020-12-10T17:07:00Z"/>
          <w:rStyle w:val="Hyperlink"/>
          <w:rFonts w:cstheme="minorHAnsi"/>
          <w:color w:val="auto"/>
          <w:u w:val="none"/>
        </w:rPr>
      </w:pPr>
      <w:moveFrom w:id="1606" w:author="David Conklin" w:date="2020-12-10T17:07:00Z">
        <w:r w:rsidDel="00930BF5">
          <w:rPr>
            <w:rStyle w:val="Hyperlink"/>
            <w:rFonts w:cstheme="minorHAnsi"/>
            <w:color w:val="auto"/>
            <w:u w:val="none"/>
          </w:rPr>
          <w:t xml:space="preserve">and </w:t>
        </w:r>
        <w:r w:rsidR="000F5E41" w:rsidDel="00930BF5">
          <w:fldChar w:fldCharType="begin"/>
        </w:r>
        <w:r w:rsidR="000F5E41" w:rsidDel="00930BF5">
          <w:instrText xml:space="preserve"> HYPERLINK "https://ascelibrary.org/doi/pdf/10.1061/%28ASCE%290733-9429%282002%29128%3A1%2820%29" </w:instrText>
        </w:r>
        <w:r w:rsidR="000F5E41" w:rsidDel="00930BF5">
          <w:fldChar w:fldCharType="separate"/>
        </w:r>
        <w:r w:rsidRPr="003B13EB" w:rsidDel="00930BF5">
          <w:rPr>
            <w:rStyle w:val="Hyperlink"/>
            <w:rFonts w:cstheme="minorHAnsi"/>
          </w:rPr>
          <w:t>https://ascelibrary.org/doi/pdf/10.1061/%28ASCE%290733-9429%282002%29128%3A1%2820%29</w:t>
        </w:r>
        <w:r w:rsidR="000F5E41" w:rsidDel="00930BF5">
          <w:rPr>
            <w:rStyle w:val="Hyperlink"/>
            <w:rFonts w:cstheme="minorHAnsi"/>
          </w:rPr>
          <w:fldChar w:fldCharType="end"/>
        </w:r>
      </w:moveFrom>
    </w:p>
    <w:p w14:paraId="053BA3D3" w14:textId="1B6D020B" w:rsidR="00F1121A" w:rsidRPr="00D14E53" w:rsidDel="00930BF5" w:rsidRDefault="00F1121A" w:rsidP="006B6EE1">
      <w:pPr>
        <w:autoSpaceDE w:val="0"/>
        <w:autoSpaceDN w:val="0"/>
        <w:adjustRightInd w:val="0"/>
        <w:rPr>
          <w:moveFrom w:id="1607" w:author="David Conklin" w:date="2020-12-10T17:07:00Z"/>
          <w:rStyle w:val="Hyperlink"/>
          <w:rFonts w:cstheme="minorHAnsi"/>
          <w:color w:val="auto"/>
          <w:u w:val="none"/>
        </w:rPr>
      </w:pPr>
      <w:moveFrom w:id="1608" w:author="David Conklin" w:date="2020-12-10T17:07:00Z">
        <w:r w:rsidRPr="00F1121A" w:rsidDel="00930BF5">
          <w:rPr>
            <w:rStyle w:val="Hyperlink"/>
            <w:rFonts w:cstheme="minorHAnsi"/>
            <w:color w:val="auto"/>
            <w:u w:val="none"/>
          </w:rPr>
          <w:t>https://book4sales.com/book-details.php?book=58f6</w:t>
        </w:r>
      </w:moveFrom>
    </w:p>
    <w:moveFromRangeEnd w:id="1601"/>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09" w:name="_Toc58341856"/>
      <w:r>
        <w:rPr>
          <w:rFonts w:eastAsiaTheme="minorHAnsi"/>
        </w:rPr>
        <w:t>Acronyms</w:t>
      </w:r>
      <w:r w:rsidR="009D540F">
        <w:rPr>
          <w:rFonts w:eastAsiaTheme="minorHAnsi"/>
        </w:rPr>
        <w:t xml:space="preserve"> and Abbreviations</w:t>
      </w:r>
      <w:bookmarkEnd w:id="160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DE3E8" w14:textId="77777777" w:rsidR="007F30B8" w:rsidRDefault="007F30B8" w:rsidP="00064E77">
      <w:r>
        <w:separator/>
      </w:r>
    </w:p>
  </w:endnote>
  <w:endnote w:type="continuationSeparator" w:id="0">
    <w:p w14:paraId="63C312C2" w14:textId="77777777" w:rsidR="007F30B8" w:rsidRDefault="007F30B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24E1A" w:rsidRDefault="00D24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24E1A" w:rsidRDefault="00D24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C4953" w14:textId="77777777" w:rsidR="007F30B8" w:rsidRDefault="007F30B8" w:rsidP="00064E77">
      <w:r>
        <w:separator/>
      </w:r>
    </w:p>
  </w:footnote>
  <w:footnote w:type="continuationSeparator" w:id="0">
    <w:p w14:paraId="41FA43D8" w14:textId="77777777" w:rsidR="007F30B8" w:rsidRDefault="007F30B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7987"/>
    <w:rsid w:val="000806A1"/>
    <w:rsid w:val="00081FEC"/>
    <w:rsid w:val="00082838"/>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30043"/>
    <w:rsid w:val="00136B9C"/>
    <w:rsid w:val="00140959"/>
    <w:rsid w:val="00141BA9"/>
    <w:rsid w:val="001426A7"/>
    <w:rsid w:val="00147635"/>
    <w:rsid w:val="00147EBA"/>
    <w:rsid w:val="001511F4"/>
    <w:rsid w:val="00154AFB"/>
    <w:rsid w:val="00156AFB"/>
    <w:rsid w:val="001602E1"/>
    <w:rsid w:val="00161006"/>
    <w:rsid w:val="00161692"/>
    <w:rsid w:val="00165835"/>
    <w:rsid w:val="00167AC6"/>
    <w:rsid w:val="00173147"/>
    <w:rsid w:val="00174337"/>
    <w:rsid w:val="001748C7"/>
    <w:rsid w:val="00176B6C"/>
    <w:rsid w:val="00176FFA"/>
    <w:rsid w:val="00192A0B"/>
    <w:rsid w:val="00195906"/>
    <w:rsid w:val="00195A6D"/>
    <w:rsid w:val="001A5ADC"/>
    <w:rsid w:val="001A6DC9"/>
    <w:rsid w:val="001B0E2B"/>
    <w:rsid w:val="001B411C"/>
    <w:rsid w:val="001B42FA"/>
    <w:rsid w:val="001B4B07"/>
    <w:rsid w:val="001B6B33"/>
    <w:rsid w:val="001C0FE8"/>
    <w:rsid w:val="001C227C"/>
    <w:rsid w:val="001C68ED"/>
    <w:rsid w:val="001D6736"/>
    <w:rsid w:val="001D75B6"/>
    <w:rsid w:val="001E444D"/>
    <w:rsid w:val="001E7FA6"/>
    <w:rsid w:val="001F3D28"/>
    <w:rsid w:val="001F4AA4"/>
    <w:rsid w:val="001F6EDB"/>
    <w:rsid w:val="00201607"/>
    <w:rsid w:val="00201EB4"/>
    <w:rsid w:val="002036EA"/>
    <w:rsid w:val="00205794"/>
    <w:rsid w:val="00213464"/>
    <w:rsid w:val="00221F0F"/>
    <w:rsid w:val="00223D2E"/>
    <w:rsid w:val="00223E80"/>
    <w:rsid w:val="00224E69"/>
    <w:rsid w:val="00227342"/>
    <w:rsid w:val="00230BDE"/>
    <w:rsid w:val="00232699"/>
    <w:rsid w:val="00232CB2"/>
    <w:rsid w:val="00233AEB"/>
    <w:rsid w:val="00234CF9"/>
    <w:rsid w:val="002432E4"/>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3586"/>
    <w:rsid w:val="003A61FF"/>
    <w:rsid w:val="003A7CFD"/>
    <w:rsid w:val="003B3B98"/>
    <w:rsid w:val="003B5FA8"/>
    <w:rsid w:val="003B76A2"/>
    <w:rsid w:val="003C3116"/>
    <w:rsid w:val="003C3181"/>
    <w:rsid w:val="003C5919"/>
    <w:rsid w:val="003D0B14"/>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368E"/>
    <w:rsid w:val="00413E77"/>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7053B"/>
    <w:rsid w:val="00474F6A"/>
    <w:rsid w:val="00485E18"/>
    <w:rsid w:val="00490074"/>
    <w:rsid w:val="004966FD"/>
    <w:rsid w:val="00497166"/>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60F8"/>
    <w:rsid w:val="00521727"/>
    <w:rsid w:val="00525BEB"/>
    <w:rsid w:val="005271A6"/>
    <w:rsid w:val="00527425"/>
    <w:rsid w:val="00531AC5"/>
    <w:rsid w:val="005343D4"/>
    <w:rsid w:val="00535731"/>
    <w:rsid w:val="005369C0"/>
    <w:rsid w:val="0054028D"/>
    <w:rsid w:val="00543BA6"/>
    <w:rsid w:val="0055476E"/>
    <w:rsid w:val="0056152A"/>
    <w:rsid w:val="00570B57"/>
    <w:rsid w:val="005729DB"/>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F4A"/>
    <w:rsid w:val="005C537E"/>
    <w:rsid w:val="005C7197"/>
    <w:rsid w:val="005D4F10"/>
    <w:rsid w:val="005E090B"/>
    <w:rsid w:val="005F3164"/>
    <w:rsid w:val="005F3D22"/>
    <w:rsid w:val="005F4499"/>
    <w:rsid w:val="005F460D"/>
    <w:rsid w:val="005F46C8"/>
    <w:rsid w:val="005F5843"/>
    <w:rsid w:val="005F629F"/>
    <w:rsid w:val="005F7F6C"/>
    <w:rsid w:val="00600E92"/>
    <w:rsid w:val="006032E3"/>
    <w:rsid w:val="006054AC"/>
    <w:rsid w:val="00606355"/>
    <w:rsid w:val="006076FE"/>
    <w:rsid w:val="00607EC1"/>
    <w:rsid w:val="00613C1D"/>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783A"/>
    <w:rsid w:val="00690F4F"/>
    <w:rsid w:val="00691D6A"/>
    <w:rsid w:val="006A06E4"/>
    <w:rsid w:val="006A1260"/>
    <w:rsid w:val="006A13B7"/>
    <w:rsid w:val="006A1CF2"/>
    <w:rsid w:val="006B0F78"/>
    <w:rsid w:val="006B20AF"/>
    <w:rsid w:val="006B5B79"/>
    <w:rsid w:val="006B6EE1"/>
    <w:rsid w:val="006B7F4E"/>
    <w:rsid w:val="006C2435"/>
    <w:rsid w:val="006C64CF"/>
    <w:rsid w:val="006D28E9"/>
    <w:rsid w:val="006D40C9"/>
    <w:rsid w:val="006D4FDF"/>
    <w:rsid w:val="006D5AFD"/>
    <w:rsid w:val="006D6388"/>
    <w:rsid w:val="006F1246"/>
    <w:rsid w:val="006F174A"/>
    <w:rsid w:val="006F30D2"/>
    <w:rsid w:val="006F5915"/>
    <w:rsid w:val="006F5D7E"/>
    <w:rsid w:val="007063C8"/>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62297"/>
    <w:rsid w:val="007639FF"/>
    <w:rsid w:val="00767641"/>
    <w:rsid w:val="00767E36"/>
    <w:rsid w:val="007719F1"/>
    <w:rsid w:val="00771AAC"/>
    <w:rsid w:val="00771FED"/>
    <w:rsid w:val="0077572C"/>
    <w:rsid w:val="00777977"/>
    <w:rsid w:val="00785F2A"/>
    <w:rsid w:val="007861B3"/>
    <w:rsid w:val="00787B73"/>
    <w:rsid w:val="00791547"/>
    <w:rsid w:val="007A07CC"/>
    <w:rsid w:val="007A1AB6"/>
    <w:rsid w:val="007A55EC"/>
    <w:rsid w:val="007A5CBA"/>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EB"/>
    <w:rsid w:val="008026E7"/>
    <w:rsid w:val="00810296"/>
    <w:rsid w:val="008110C5"/>
    <w:rsid w:val="0081162C"/>
    <w:rsid w:val="00815A18"/>
    <w:rsid w:val="00822953"/>
    <w:rsid w:val="00823D41"/>
    <w:rsid w:val="0082582D"/>
    <w:rsid w:val="00826A6C"/>
    <w:rsid w:val="00827338"/>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40A4"/>
    <w:rsid w:val="008770E3"/>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556E"/>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F74"/>
    <w:rsid w:val="00953D2B"/>
    <w:rsid w:val="00954D4B"/>
    <w:rsid w:val="0095647E"/>
    <w:rsid w:val="00961DC2"/>
    <w:rsid w:val="009655F4"/>
    <w:rsid w:val="00967B0D"/>
    <w:rsid w:val="00971FD7"/>
    <w:rsid w:val="00972AE9"/>
    <w:rsid w:val="0097392C"/>
    <w:rsid w:val="00973C38"/>
    <w:rsid w:val="0097591A"/>
    <w:rsid w:val="009767A5"/>
    <w:rsid w:val="00977ECE"/>
    <w:rsid w:val="00980016"/>
    <w:rsid w:val="00981D1B"/>
    <w:rsid w:val="0098253A"/>
    <w:rsid w:val="00990AF3"/>
    <w:rsid w:val="00991B31"/>
    <w:rsid w:val="00993602"/>
    <w:rsid w:val="00993916"/>
    <w:rsid w:val="009A1DC8"/>
    <w:rsid w:val="009A327B"/>
    <w:rsid w:val="009B218C"/>
    <w:rsid w:val="009B3F3A"/>
    <w:rsid w:val="009B7331"/>
    <w:rsid w:val="009C132A"/>
    <w:rsid w:val="009C1707"/>
    <w:rsid w:val="009C4FBC"/>
    <w:rsid w:val="009D0358"/>
    <w:rsid w:val="009D1F38"/>
    <w:rsid w:val="009D249C"/>
    <w:rsid w:val="009D540F"/>
    <w:rsid w:val="009D5BB9"/>
    <w:rsid w:val="009D6DEE"/>
    <w:rsid w:val="009F0E39"/>
    <w:rsid w:val="009F132A"/>
    <w:rsid w:val="009F139C"/>
    <w:rsid w:val="009F164F"/>
    <w:rsid w:val="009F16B9"/>
    <w:rsid w:val="009F1ED9"/>
    <w:rsid w:val="009F26EB"/>
    <w:rsid w:val="009F2CF4"/>
    <w:rsid w:val="009F6E43"/>
    <w:rsid w:val="00A06758"/>
    <w:rsid w:val="00A0759A"/>
    <w:rsid w:val="00A112B7"/>
    <w:rsid w:val="00A13514"/>
    <w:rsid w:val="00A20B4A"/>
    <w:rsid w:val="00A20FF9"/>
    <w:rsid w:val="00A21124"/>
    <w:rsid w:val="00A24D01"/>
    <w:rsid w:val="00A35AEA"/>
    <w:rsid w:val="00A35B52"/>
    <w:rsid w:val="00A37865"/>
    <w:rsid w:val="00A403F2"/>
    <w:rsid w:val="00A41DB9"/>
    <w:rsid w:val="00A43D30"/>
    <w:rsid w:val="00A45D66"/>
    <w:rsid w:val="00A51BEA"/>
    <w:rsid w:val="00A5284D"/>
    <w:rsid w:val="00A53465"/>
    <w:rsid w:val="00A55502"/>
    <w:rsid w:val="00A57AB6"/>
    <w:rsid w:val="00A63C5B"/>
    <w:rsid w:val="00A63DAE"/>
    <w:rsid w:val="00A72932"/>
    <w:rsid w:val="00A737DE"/>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5AB9"/>
    <w:rsid w:val="00B47486"/>
    <w:rsid w:val="00B47F76"/>
    <w:rsid w:val="00B5577C"/>
    <w:rsid w:val="00B57484"/>
    <w:rsid w:val="00B62984"/>
    <w:rsid w:val="00B64193"/>
    <w:rsid w:val="00B65B7C"/>
    <w:rsid w:val="00B707C3"/>
    <w:rsid w:val="00B70EF0"/>
    <w:rsid w:val="00B729F3"/>
    <w:rsid w:val="00B764D6"/>
    <w:rsid w:val="00B76B73"/>
    <w:rsid w:val="00B879F8"/>
    <w:rsid w:val="00B912FF"/>
    <w:rsid w:val="00B91F45"/>
    <w:rsid w:val="00B939DE"/>
    <w:rsid w:val="00B94EEB"/>
    <w:rsid w:val="00BA1AEA"/>
    <w:rsid w:val="00BA7163"/>
    <w:rsid w:val="00BB1179"/>
    <w:rsid w:val="00BB6462"/>
    <w:rsid w:val="00BC45C1"/>
    <w:rsid w:val="00BD0A05"/>
    <w:rsid w:val="00BD0F8C"/>
    <w:rsid w:val="00BD2BE8"/>
    <w:rsid w:val="00BD5610"/>
    <w:rsid w:val="00BD69AE"/>
    <w:rsid w:val="00BE0485"/>
    <w:rsid w:val="00BE0962"/>
    <w:rsid w:val="00BE0D88"/>
    <w:rsid w:val="00BE4188"/>
    <w:rsid w:val="00C073DE"/>
    <w:rsid w:val="00C13229"/>
    <w:rsid w:val="00C163DA"/>
    <w:rsid w:val="00C26282"/>
    <w:rsid w:val="00C2652D"/>
    <w:rsid w:val="00C3243C"/>
    <w:rsid w:val="00C34EBD"/>
    <w:rsid w:val="00C36217"/>
    <w:rsid w:val="00C364E7"/>
    <w:rsid w:val="00C4199C"/>
    <w:rsid w:val="00C4268B"/>
    <w:rsid w:val="00C46F0A"/>
    <w:rsid w:val="00C551F9"/>
    <w:rsid w:val="00C5526F"/>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C41FC"/>
    <w:rsid w:val="00CD73D7"/>
    <w:rsid w:val="00CE0F6E"/>
    <w:rsid w:val="00CE3459"/>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717A3"/>
    <w:rsid w:val="00D74473"/>
    <w:rsid w:val="00D76EDD"/>
    <w:rsid w:val="00D81915"/>
    <w:rsid w:val="00D81BAE"/>
    <w:rsid w:val="00D824EC"/>
    <w:rsid w:val="00D9019C"/>
    <w:rsid w:val="00D91D19"/>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4C4"/>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49F5"/>
    <w:rsid w:val="00E7709F"/>
    <w:rsid w:val="00E80ACF"/>
    <w:rsid w:val="00E8249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40120"/>
    <w:rsid w:val="00F45CDF"/>
    <w:rsid w:val="00F47B71"/>
    <w:rsid w:val="00F54E41"/>
    <w:rsid w:val="00F60A2D"/>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image" Target="media/image16.png"/><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67655</TotalTime>
  <Pages>58</Pages>
  <Words>21480</Words>
  <Characters>122442</Characters>
  <Application>Microsoft Office Word</Application>
  <DocSecurity>0</DocSecurity>
  <Lines>1020</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362</cp:revision>
  <cp:lastPrinted>2020-12-11T17:14:00Z</cp:lastPrinted>
  <dcterms:created xsi:type="dcterms:W3CDTF">2018-11-09T13:56:00Z</dcterms:created>
  <dcterms:modified xsi:type="dcterms:W3CDTF">2020-12-12T17:55:00Z</dcterms:modified>
</cp:coreProperties>
</file>