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42CA2073"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w:t>
        </w:r>
      </w:ins>
      <w:ins w:id="5" w:author="David Conklin" w:date="2021-03-10T06:10:00Z">
        <w:r w:rsidR="00C83F9F">
          <w:t>1</w:t>
        </w:r>
      </w:ins>
      <w:ins w:id="6" w:author="David Conklin" w:date="2021-03-16T09:28:00Z">
        <w:r w:rsidR="003E70AA">
          <w:t>6</w:t>
        </w:r>
      </w:ins>
      <w:del w:id="7" w:author="David Conklin" w:date="2021-02-18T07:49:00Z">
        <w:r w:rsidR="007B1928" w:rsidDel="006D3061">
          <w:delText>1</w:delText>
        </w:r>
        <w:r w:rsidR="00B40657" w:rsidDel="006D3061">
          <w:delText>/</w:delText>
        </w:r>
      </w:del>
      <w:del w:id="8" w:author="David Conklin" w:date="2021-01-30T16:16:00Z">
        <w:r w:rsidR="00105FE0" w:rsidDel="002E2334">
          <w:delText>2</w:delText>
        </w:r>
      </w:del>
      <w:del w:id="9"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10" w:author="David Conklin" w:date="2021-01-22T08:00:00Z">
        <w:r w:rsidR="00872B5B" w:rsidDel="003F1515">
          <w:rPr>
            <w:rStyle w:val="Hyperlink"/>
            <w:color w:val="auto"/>
          </w:rPr>
          <w:delText>2/21</w:delText>
        </w:r>
      </w:del>
      <w:r w:rsidR="00176FFA">
        <w:rPr>
          <w:rStyle w:val="Hyperlink"/>
          <w:color w:val="auto"/>
        </w:rPr>
        <w:t>/20</w:t>
      </w:r>
      <w:ins w:id="11"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2" w:author="David Conklin" w:date="2021-01-22T08:00:00Z"/>
          <w:rStyle w:val="Hyperlink"/>
          <w:color w:val="auto"/>
          <w:u w:val="none"/>
        </w:rPr>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4" w:author="David Conklin" w:date="2021-01-22T08:00:00Z"/>
          <w:rFonts w:cs="Times New Roman"/>
          <w:szCs w:val="24"/>
        </w:rPr>
      </w:pPr>
      <w:del w:id="15"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6" w:author="David Conklin" w:date="2021-01-22T08:00:00Z"/>
        </w:rPr>
      </w:pPr>
      <w:del w:id="17"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8" w:author="David Conklin" w:date="2021-01-22T08:00:00Z"/>
        </w:rPr>
      </w:pPr>
      <w:del w:id="19"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20" w:author="David Conklin" w:date="2021-01-30T16:16:00Z"/>
          <w:rStyle w:val="Hyperlink"/>
          <w:color w:val="auto"/>
          <w:u w:val="none"/>
        </w:rPr>
        <w:pPrChange w:id="21" w:author="David Conklin" w:date="2021-02-19T09:20:00Z">
          <w:pPr/>
        </w:pPrChange>
      </w:pPr>
      <w:del w:id="22" w:author="David Conklin" w:date="2021-01-22T08:00:00Z">
        <w:r w:rsidDel="003F1515">
          <w:delText>Remove the “Clackamas wetlands v. McKenzie wetlands” section.</w:delText>
        </w:r>
      </w:del>
      <w:ins w:id="23" w:author="David Conklin" w:date="2021-01-22T08:00:00Z">
        <w:r w:rsidR="003F1515">
          <w:rPr>
            <w:rStyle w:val="Hyperlink"/>
            <w:color w:val="auto"/>
            <w:u w:val="none"/>
          </w:rPr>
          <w:t xml:space="preserve">Added the </w:t>
        </w:r>
      </w:ins>
      <w:ins w:id="24" w:author="David Conklin" w:date="2021-01-22T08:01:00Z">
        <w:r w:rsidR="003F1515">
          <w:rPr>
            <w:rStyle w:val="Hyperlink"/>
            <w:color w:val="auto"/>
            <w:u w:val="none"/>
          </w:rPr>
          <w:t>“</w:t>
        </w:r>
      </w:ins>
      <w:ins w:id="25" w:author="David Conklin" w:date="2021-01-22T08:00:00Z">
        <w:r w:rsidR="003F1515">
          <w:rPr>
            <w:rStyle w:val="Hyperlink"/>
            <w:color w:val="auto"/>
            <w:u w:val="none"/>
          </w:rPr>
          <w:t xml:space="preserve">McKenzie Basin Wetlands </w:t>
        </w:r>
      </w:ins>
      <w:ins w:id="26" w:author="David Conklin" w:date="2021-01-22T08:01:00Z">
        <w:r w:rsidR="003F1515">
          <w:rPr>
            <w:rStyle w:val="Hyperlink"/>
            <w:color w:val="auto"/>
            <w:u w:val="none"/>
          </w:rPr>
          <w:t xml:space="preserve">Study/CW3M v. Shade-a-lator” </w:t>
        </w:r>
      </w:ins>
      <w:ins w:id="27" w:author="David Conklin" w:date="2021-02-19T09:18:00Z">
        <w:r w:rsidR="00811477">
          <w:rPr>
            <w:rStyle w:val="Hyperlink"/>
            <w:color w:val="auto"/>
            <w:u w:val="none"/>
          </w:rPr>
          <w:t xml:space="preserve">and “Comparison of </w:t>
        </w:r>
      </w:ins>
      <w:ins w:id="28" w:author="David Conklin" w:date="2021-02-19T09:19:00Z">
        <w:r w:rsidR="00811477">
          <w:rPr>
            <w:rStyle w:val="Hyperlink"/>
            <w:color w:val="auto"/>
            <w:u w:val="none"/>
          </w:rPr>
          <w:t xml:space="preserve">CW3M results to </w:t>
        </w:r>
      </w:ins>
      <w:ins w:id="29" w:author="David Conklin" w:date="2021-02-19T09:18:00Z">
        <w:r w:rsidR="00811477">
          <w:rPr>
            <w:rStyle w:val="Hyperlink"/>
            <w:color w:val="auto"/>
            <w:u w:val="none"/>
          </w:rPr>
          <w:t>Shade-a-lator</w:t>
        </w:r>
      </w:ins>
      <w:ins w:id="30" w:author="David Conklin" w:date="2021-02-19T09:19:00Z">
        <w:r w:rsidR="00811477">
          <w:rPr>
            <w:rStyle w:val="Hyperlink"/>
            <w:color w:val="auto"/>
            <w:u w:val="none"/>
          </w:rPr>
          <w:t xml:space="preserve"> results” </w:t>
        </w:r>
      </w:ins>
      <w:ins w:id="31" w:author="David Conklin" w:date="2021-02-19T09:18:00Z">
        <w:r w:rsidR="00811477">
          <w:rPr>
            <w:rStyle w:val="Hyperlink"/>
            <w:color w:val="auto"/>
            <w:u w:val="none"/>
          </w:rPr>
          <w:t xml:space="preserve"> </w:t>
        </w:r>
      </w:ins>
      <w:ins w:id="32" w:author="David Conklin" w:date="2021-01-22T08:01:00Z">
        <w:r w:rsidR="003F1515">
          <w:rPr>
            <w:rStyle w:val="Hyperlink"/>
            <w:color w:val="auto"/>
            <w:u w:val="none"/>
          </w:rPr>
          <w:t>section</w:t>
        </w:r>
      </w:ins>
      <w:ins w:id="33" w:author="David Conklin" w:date="2021-02-19T09:19:00Z">
        <w:r w:rsidR="00811477">
          <w:rPr>
            <w:rStyle w:val="Hyperlink"/>
            <w:color w:val="auto"/>
            <w:u w:val="none"/>
          </w:rPr>
          <w:t>s</w:t>
        </w:r>
      </w:ins>
      <w:ins w:id="34" w:author="David Conklin" w:date="2021-01-22T08:01:00Z">
        <w:r w:rsidR="003F1515">
          <w:rPr>
            <w:rStyle w:val="Hyperlink"/>
            <w:color w:val="auto"/>
            <w:u w:val="none"/>
          </w:rPr>
          <w:t>.</w:t>
        </w:r>
      </w:ins>
    </w:p>
    <w:p w14:paraId="1C074EBC" w14:textId="4F2CCC26" w:rsidR="002E2334" w:rsidRDefault="002E2334" w:rsidP="00C63B9F">
      <w:pPr>
        <w:rPr>
          <w:ins w:id="35" w:author="David Conklin" w:date="2021-03-10T06:10:00Z"/>
          <w:rStyle w:val="Hyperlink"/>
          <w:color w:val="auto"/>
          <w:u w:val="none"/>
        </w:rPr>
      </w:pPr>
      <w:ins w:id="36" w:author="David Conklin" w:date="2021-01-30T16:16:00Z">
        <w:r>
          <w:rPr>
            <w:rStyle w:val="Hyperlink"/>
            <w:color w:val="auto"/>
            <w:u w:val="none"/>
          </w:rPr>
          <w:t>Added release</w:t>
        </w:r>
      </w:ins>
      <w:ins w:id="37" w:author="David Conklin" w:date="2021-01-30T16:17:00Z">
        <w:r>
          <w:rPr>
            <w:rStyle w:val="Hyperlink"/>
            <w:color w:val="auto"/>
            <w:u w:val="none"/>
          </w:rPr>
          <w:t xml:space="preserve"> notes for 0.4.7</w:t>
        </w:r>
      </w:ins>
      <w:ins w:id="38" w:author="David Conklin" w:date="2021-02-19T09:17:00Z">
        <w:r w:rsidR="00811477">
          <w:rPr>
            <w:rStyle w:val="Hyperlink"/>
            <w:color w:val="auto"/>
            <w:u w:val="none"/>
          </w:rPr>
          <w:t xml:space="preserve"> </w:t>
        </w:r>
      </w:ins>
      <w:ins w:id="39" w:author="David Conklin" w:date="2021-03-04T06:10:00Z">
        <w:r w:rsidR="00BE5AC5">
          <w:rPr>
            <w:rStyle w:val="Hyperlink"/>
            <w:color w:val="auto"/>
            <w:u w:val="none"/>
          </w:rPr>
          <w:t xml:space="preserve">, 0.4.8, 0.4.9, </w:t>
        </w:r>
      </w:ins>
      <w:ins w:id="40" w:author="David Conklin" w:date="2021-02-19T09:17:00Z">
        <w:r w:rsidR="00811477">
          <w:rPr>
            <w:rStyle w:val="Hyperlink"/>
            <w:color w:val="auto"/>
            <w:u w:val="none"/>
          </w:rPr>
          <w:t>and 0.4.</w:t>
        </w:r>
      </w:ins>
      <w:ins w:id="41" w:author="David Conklin" w:date="2021-03-04T06:10:00Z">
        <w:r w:rsidR="00BE5AC5">
          <w:rPr>
            <w:rStyle w:val="Hyperlink"/>
            <w:color w:val="auto"/>
            <w:u w:val="none"/>
          </w:rPr>
          <w:t>10</w:t>
        </w:r>
      </w:ins>
      <w:ins w:id="42" w:author="David Conklin" w:date="2021-02-19T09:17:00Z">
        <w:r w:rsidR="00811477">
          <w:rPr>
            <w:rStyle w:val="Hyperlink"/>
            <w:color w:val="auto"/>
            <w:u w:val="none"/>
          </w:rPr>
          <w:t>.</w:t>
        </w:r>
      </w:ins>
    </w:p>
    <w:p w14:paraId="04A0A5C6" w14:textId="3F3209A8" w:rsidR="00C83F9F" w:rsidRDefault="00C83F9F" w:rsidP="00172A8D">
      <w:pPr>
        <w:ind w:left="288" w:hanging="288"/>
        <w:rPr>
          <w:ins w:id="43" w:author="David Conklin" w:date="2021-01-22T07:59:00Z"/>
        </w:rPr>
        <w:pPrChange w:id="44" w:author="David Conklin" w:date="2021-03-11T16:10:00Z">
          <w:pPr/>
        </w:pPrChange>
      </w:pPr>
      <w:ins w:id="45" w:author="David Conklin" w:date="2021-03-10T06:10:00Z">
        <w:r>
          <w:rPr>
            <w:rStyle w:val="Hyperlink"/>
            <w:color w:val="auto"/>
            <w:u w:val="none"/>
          </w:rPr>
          <w:t xml:space="preserve">Added details to the </w:t>
        </w:r>
      </w:ins>
      <w:ins w:id="46" w:author="David Conklin" w:date="2021-03-10T06:11:00Z">
        <w:r>
          <w:rPr>
            <w:rStyle w:val="Hyperlink"/>
            <w:color w:val="auto"/>
            <w:u w:val="none"/>
          </w:rPr>
          <w:t>wetlands model</w:t>
        </w:r>
      </w:ins>
      <w:ins w:id="47" w:author="David Conklin" w:date="2021-03-11T16:08:00Z">
        <w:r w:rsidR="00172A8D">
          <w:rPr>
            <w:rStyle w:val="Hyperlink"/>
            <w:color w:val="auto"/>
            <w:u w:val="none"/>
          </w:rPr>
          <w:t>, including a new section “Implementation of the exchange of water</w:t>
        </w:r>
      </w:ins>
      <w:ins w:id="48" w:author="David Conklin" w:date="2021-03-11T16:09:00Z">
        <w:r w:rsidR="00172A8D">
          <w:rPr>
            <w:rStyle w:val="Hyperlink"/>
            <w:color w:val="auto"/>
            <w:u w:val="none"/>
          </w:rPr>
          <w:t xml:space="preserve"> between wetlands and reaches”</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F353096" w14:textId="70B927A5" w:rsidR="00B13FA9" w:rsidRDefault="006636CC">
          <w:pPr>
            <w:pStyle w:val="TOC1"/>
            <w:tabs>
              <w:tab w:val="right" w:leader="dot" w:pos="9350"/>
            </w:tabs>
            <w:rPr>
              <w:ins w:id="49" w:author="David Conklin" w:date="2021-03-16T09:28:00Z"/>
              <w:rFonts w:eastAsiaTheme="minorEastAsia"/>
              <w:noProof/>
            </w:rPr>
          </w:pPr>
          <w:r>
            <w:fldChar w:fldCharType="begin"/>
          </w:r>
          <w:r>
            <w:instrText xml:space="preserve"> TOC \o "1-3" \h \z \u </w:instrText>
          </w:r>
          <w:r>
            <w:fldChar w:fldCharType="separate"/>
          </w:r>
          <w:ins w:id="50" w:author="David Conklin" w:date="2021-03-16T09:28:00Z">
            <w:r w:rsidR="00B13FA9" w:rsidRPr="00FC5A9B">
              <w:rPr>
                <w:rStyle w:val="Hyperlink"/>
                <w:noProof/>
              </w:rPr>
              <w:fldChar w:fldCharType="begin"/>
            </w:r>
            <w:r w:rsidR="00B13FA9" w:rsidRPr="00FC5A9B">
              <w:rPr>
                <w:rStyle w:val="Hyperlink"/>
                <w:noProof/>
              </w:rPr>
              <w:instrText xml:space="preserve"> </w:instrText>
            </w:r>
            <w:r w:rsidR="00B13FA9">
              <w:rPr>
                <w:noProof/>
              </w:rPr>
              <w:instrText>HYPERLINK \l "_Toc66779354"</w:instrText>
            </w:r>
            <w:r w:rsidR="00B13FA9" w:rsidRPr="00FC5A9B">
              <w:rPr>
                <w:rStyle w:val="Hyperlink"/>
                <w:noProof/>
              </w:rPr>
              <w:instrText xml:space="preserve"> </w:instrText>
            </w:r>
            <w:r w:rsidR="00B13FA9" w:rsidRPr="00FC5A9B">
              <w:rPr>
                <w:rStyle w:val="Hyperlink"/>
                <w:noProof/>
              </w:rPr>
            </w:r>
            <w:r w:rsidR="00B13FA9" w:rsidRPr="00FC5A9B">
              <w:rPr>
                <w:rStyle w:val="Hyperlink"/>
                <w:noProof/>
              </w:rPr>
              <w:fldChar w:fldCharType="separate"/>
            </w:r>
            <w:r w:rsidR="00B13FA9" w:rsidRPr="00FC5A9B">
              <w:rPr>
                <w:rStyle w:val="Hyperlink"/>
                <w:noProof/>
              </w:rPr>
              <w:t>What is a digital handbook?</w:t>
            </w:r>
            <w:r w:rsidR="00B13FA9">
              <w:rPr>
                <w:noProof/>
                <w:webHidden/>
              </w:rPr>
              <w:tab/>
            </w:r>
            <w:r w:rsidR="00B13FA9">
              <w:rPr>
                <w:noProof/>
                <w:webHidden/>
              </w:rPr>
              <w:fldChar w:fldCharType="begin"/>
            </w:r>
            <w:r w:rsidR="00B13FA9">
              <w:rPr>
                <w:noProof/>
                <w:webHidden/>
              </w:rPr>
              <w:instrText xml:space="preserve"> PAGEREF _Toc66779354 \h </w:instrText>
            </w:r>
            <w:r w:rsidR="00B13FA9">
              <w:rPr>
                <w:noProof/>
                <w:webHidden/>
              </w:rPr>
            </w:r>
          </w:ins>
          <w:r w:rsidR="00B13FA9">
            <w:rPr>
              <w:noProof/>
              <w:webHidden/>
            </w:rPr>
            <w:fldChar w:fldCharType="separate"/>
          </w:r>
          <w:ins w:id="51" w:author="David Conklin" w:date="2021-03-16T09:30:00Z">
            <w:r w:rsidR="00B13FA9">
              <w:rPr>
                <w:noProof/>
                <w:webHidden/>
              </w:rPr>
              <w:t>4</w:t>
            </w:r>
          </w:ins>
          <w:ins w:id="52" w:author="David Conklin" w:date="2021-03-16T09:28:00Z">
            <w:r w:rsidR="00B13FA9">
              <w:rPr>
                <w:noProof/>
                <w:webHidden/>
              </w:rPr>
              <w:fldChar w:fldCharType="end"/>
            </w:r>
            <w:r w:rsidR="00B13FA9" w:rsidRPr="00FC5A9B">
              <w:rPr>
                <w:rStyle w:val="Hyperlink"/>
                <w:noProof/>
              </w:rPr>
              <w:fldChar w:fldCharType="end"/>
            </w:r>
          </w:ins>
        </w:p>
        <w:p w14:paraId="7695AF80" w14:textId="7B8D0652" w:rsidR="00B13FA9" w:rsidRDefault="00B13FA9">
          <w:pPr>
            <w:pStyle w:val="TOC1"/>
            <w:tabs>
              <w:tab w:val="right" w:leader="dot" w:pos="9350"/>
            </w:tabs>
            <w:rPr>
              <w:ins w:id="53" w:author="David Conklin" w:date="2021-03-16T09:28:00Z"/>
              <w:rFonts w:eastAsiaTheme="minorEastAsia"/>
              <w:noProof/>
            </w:rPr>
          </w:pPr>
          <w:ins w:id="5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"_Toc66779355"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CW3M concept</w:t>
            </w:r>
            <w:r>
              <w:rPr>
                <w:noProof/>
                <w:webHidden/>
              </w:rPr>
              <w:tab/>
            </w:r>
            <w:r>
              <w:rPr>
                <w:noProof/>
                <w:webHidden/>
              </w:rPr>
              <w:fldChar w:fldCharType="begin"/>
            </w:r>
            <w:r>
              <w:rPr>
                <w:noProof/>
                <w:webHidden/>
              </w:rPr>
              <w:instrText xml:space="preserve"> PAGEREF _Toc66779355 \h </w:instrText>
            </w:r>
            <w:r>
              <w:rPr>
                <w:noProof/>
                <w:webHidden/>
              </w:rPr>
            </w:r>
          </w:ins>
          <w:r>
            <w:rPr>
              <w:noProof/>
              <w:webHidden/>
            </w:rPr>
            <w:fldChar w:fldCharType="separate"/>
          </w:r>
          <w:ins w:id="55" w:author="David Conklin" w:date="2021-03-16T09:30:00Z">
            <w:r>
              <w:rPr>
                <w:noProof/>
                <w:webHidden/>
              </w:rPr>
              <w:t>4</w:t>
            </w:r>
          </w:ins>
          <w:ins w:id="56" w:author="David Conklin" w:date="2021-03-16T09:28:00Z">
            <w:r>
              <w:rPr>
                <w:noProof/>
                <w:webHidden/>
              </w:rPr>
              <w:fldChar w:fldCharType="end"/>
            </w:r>
            <w:r w:rsidRPr="00FC5A9B">
              <w:rPr>
                <w:rStyle w:val="Hyperlink"/>
                <w:noProof/>
              </w:rPr>
              <w:fldChar w:fldCharType="end"/>
            </w:r>
          </w:ins>
        </w:p>
        <w:p w14:paraId="677AA680" w14:textId="4BC22FA5" w:rsidR="00B13FA9" w:rsidRDefault="00B13FA9">
          <w:pPr>
            <w:pStyle w:val="TOC2"/>
            <w:tabs>
              <w:tab w:val="right" w:leader="dot" w:pos="9350"/>
            </w:tabs>
            <w:rPr>
              <w:ins w:id="57" w:author="David Conklin" w:date="2021-03-16T09:28:00Z"/>
              <w:rFonts w:eastAsiaTheme="minorEastAsia"/>
              <w:noProof/>
            </w:rPr>
          </w:pPr>
          <w:ins w:id="5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"_Toc66779356"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 different kind of community model</w:t>
            </w:r>
            <w:r>
              <w:rPr>
                <w:noProof/>
                <w:webHidden/>
              </w:rPr>
              <w:tab/>
            </w:r>
            <w:r>
              <w:rPr>
                <w:noProof/>
                <w:webHidden/>
              </w:rPr>
              <w:fldChar w:fldCharType="begin"/>
            </w:r>
            <w:r>
              <w:rPr>
                <w:noProof/>
                <w:webHidden/>
              </w:rPr>
              <w:instrText xml:space="preserve"> PAGEREF _Toc66779356 \h </w:instrText>
            </w:r>
            <w:r>
              <w:rPr>
                <w:noProof/>
                <w:webHidden/>
              </w:rPr>
            </w:r>
          </w:ins>
          <w:r>
            <w:rPr>
              <w:noProof/>
              <w:webHidden/>
            </w:rPr>
            <w:fldChar w:fldCharType="separate"/>
          </w:r>
          <w:ins w:id="59" w:author="David Conklin" w:date="2021-03-16T09:30:00Z">
            <w:r>
              <w:rPr>
                <w:noProof/>
                <w:webHidden/>
              </w:rPr>
              <w:t>4</w:t>
            </w:r>
          </w:ins>
          <w:ins w:id="60" w:author="David Conklin" w:date="2021-03-16T09:28:00Z">
            <w:r>
              <w:rPr>
                <w:noProof/>
                <w:webHidden/>
              </w:rPr>
              <w:fldChar w:fldCharType="end"/>
            </w:r>
            <w:r w:rsidRPr="00FC5A9B">
              <w:rPr>
                <w:rStyle w:val="Hyperlink"/>
                <w:noProof/>
              </w:rPr>
              <w:fldChar w:fldCharType="end"/>
            </w:r>
          </w:ins>
        </w:p>
        <w:p w14:paraId="67527701" w14:textId="72BC301F" w:rsidR="00B13FA9" w:rsidRDefault="00B13FA9">
          <w:pPr>
            <w:pStyle w:val="TOC2"/>
            <w:tabs>
              <w:tab w:val="right" w:leader="dot" w:pos="9350"/>
            </w:tabs>
            <w:rPr>
              <w:ins w:id="61" w:author="David Conklin" w:date="2021-03-16T09:28:00Z"/>
              <w:rFonts w:eastAsiaTheme="minorEastAsia"/>
              <w:noProof/>
            </w:rPr>
          </w:pPr>
          <w:ins w:id="6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"_Toc66779357"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What CW3M is for</w:t>
            </w:r>
            <w:r>
              <w:rPr>
                <w:noProof/>
                <w:webHidden/>
              </w:rPr>
              <w:tab/>
            </w:r>
            <w:r>
              <w:rPr>
                <w:noProof/>
                <w:webHidden/>
              </w:rPr>
              <w:fldChar w:fldCharType="begin"/>
            </w:r>
            <w:r>
              <w:rPr>
                <w:noProof/>
                <w:webHidden/>
              </w:rPr>
              <w:instrText xml:space="preserve"> PAGEREF _Toc66779357 \h </w:instrText>
            </w:r>
            <w:r>
              <w:rPr>
                <w:noProof/>
                <w:webHidden/>
              </w:rPr>
            </w:r>
          </w:ins>
          <w:r>
            <w:rPr>
              <w:noProof/>
              <w:webHidden/>
            </w:rPr>
            <w:fldChar w:fldCharType="separate"/>
          </w:r>
          <w:ins w:id="63" w:author="David Conklin" w:date="2021-03-16T09:30:00Z">
            <w:r>
              <w:rPr>
                <w:noProof/>
                <w:webHidden/>
              </w:rPr>
              <w:t>4</w:t>
            </w:r>
          </w:ins>
          <w:ins w:id="64" w:author="David Conklin" w:date="2021-03-16T09:28:00Z">
            <w:r>
              <w:rPr>
                <w:noProof/>
                <w:webHidden/>
              </w:rPr>
              <w:fldChar w:fldCharType="end"/>
            </w:r>
            <w:r w:rsidRPr="00FC5A9B">
              <w:rPr>
                <w:rStyle w:val="Hyperlink"/>
                <w:noProof/>
              </w:rPr>
              <w:fldChar w:fldCharType="end"/>
            </w:r>
          </w:ins>
        </w:p>
        <w:p w14:paraId="61AC60E4" w14:textId="62D2D803" w:rsidR="00B13FA9" w:rsidRDefault="00B13FA9">
          <w:pPr>
            <w:pStyle w:val="TOC2"/>
            <w:tabs>
              <w:tab w:val="right" w:leader="dot" w:pos="9350"/>
            </w:tabs>
            <w:rPr>
              <w:ins w:id="65" w:author="David Conklin" w:date="2021-03-16T09:28:00Z"/>
              <w:rFonts w:eastAsiaTheme="minorEastAsia"/>
              <w:noProof/>
            </w:rPr>
          </w:pPr>
          <w:ins w:id="6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"_Toc66779358"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Management and maintenance</w:t>
            </w:r>
            <w:r>
              <w:rPr>
                <w:noProof/>
                <w:webHidden/>
              </w:rPr>
              <w:tab/>
            </w:r>
            <w:r>
              <w:rPr>
                <w:noProof/>
                <w:webHidden/>
              </w:rPr>
              <w:fldChar w:fldCharType="begin"/>
            </w:r>
            <w:r>
              <w:rPr>
                <w:noProof/>
                <w:webHidden/>
              </w:rPr>
              <w:instrText xml:space="preserve"> PAGEREF _Toc66779358 \h </w:instrText>
            </w:r>
            <w:r>
              <w:rPr>
                <w:noProof/>
                <w:webHidden/>
              </w:rPr>
            </w:r>
          </w:ins>
          <w:r>
            <w:rPr>
              <w:noProof/>
              <w:webHidden/>
            </w:rPr>
            <w:fldChar w:fldCharType="separate"/>
          </w:r>
          <w:ins w:id="67" w:author="David Conklin" w:date="2021-03-16T09:30:00Z">
            <w:r>
              <w:rPr>
                <w:noProof/>
                <w:webHidden/>
              </w:rPr>
              <w:t>5</w:t>
            </w:r>
          </w:ins>
          <w:ins w:id="68" w:author="David Conklin" w:date="2021-03-16T09:28:00Z">
            <w:r>
              <w:rPr>
                <w:noProof/>
                <w:webHidden/>
              </w:rPr>
              <w:fldChar w:fldCharType="end"/>
            </w:r>
            <w:r w:rsidRPr="00FC5A9B">
              <w:rPr>
                <w:rStyle w:val="Hyperlink"/>
                <w:noProof/>
              </w:rPr>
              <w:fldChar w:fldCharType="end"/>
            </w:r>
          </w:ins>
        </w:p>
        <w:p w14:paraId="2D0DEA83" w14:textId="54222FAC" w:rsidR="00B13FA9" w:rsidRDefault="00B13FA9">
          <w:pPr>
            <w:pStyle w:val="TOC1"/>
            <w:tabs>
              <w:tab w:val="right" w:leader="dot" w:pos="9350"/>
            </w:tabs>
            <w:rPr>
              <w:ins w:id="69" w:author="David Conklin" w:date="2021-03-16T09:28:00Z"/>
              <w:rFonts w:eastAsiaTheme="minorEastAsia"/>
              <w:noProof/>
            </w:rPr>
          </w:pPr>
          <w:ins w:id="7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"_Toc66779359"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CW3M – A “first principles” model with tuning knobs</w:t>
            </w:r>
            <w:r>
              <w:rPr>
                <w:noProof/>
                <w:webHidden/>
              </w:rPr>
              <w:tab/>
            </w:r>
            <w:r>
              <w:rPr>
                <w:noProof/>
                <w:webHidden/>
              </w:rPr>
              <w:fldChar w:fldCharType="begin"/>
            </w:r>
            <w:r>
              <w:rPr>
                <w:noProof/>
                <w:webHidden/>
              </w:rPr>
              <w:instrText xml:space="preserve"> PAGEREF _Toc66779359 \h </w:instrText>
            </w:r>
            <w:r>
              <w:rPr>
                <w:noProof/>
                <w:webHidden/>
              </w:rPr>
            </w:r>
          </w:ins>
          <w:r>
            <w:rPr>
              <w:noProof/>
              <w:webHidden/>
            </w:rPr>
            <w:fldChar w:fldCharType="separate"/>
          </w:r>
          <w:ins w:id="71" w:author="David Conklin" w:date="2021-03-16T09:30:00Z">
            <w:r>
              <w:rPr>
                <w:noProof/>
                <w:webHidden/>
              </w:rPr>
              <w:t>5</w:t>
            </w:r>
          </w:ins>
          <w:ins w:id="72" w:author="David Conklin" w:date="2021-03-16T09:28:00Z">
            <w:r>
              <w:rPr>
                <w:noProof/>
                <w:webHidden/>
              </w:rPr>
              <w:fldChar w:fldCharType="end"/>
            </w:r>
            <w:r w:rsidRPr="00FC5A9B">
              <w:rPr>
                <w:rStyle w:val="Hyperlink"/>
                <w:noProof/>
              </w:rPr>
              <w:fldChar w:fldCharType="end"/>
            </w:r>
          </w:ins>
        </w:p>
        <w:p w14:paraId="09EA7BB6" w14:textId="1090A725" w:rsidR="00B13FA9" w:rsidRDefault="00B13FA9">
          <w:pPr>
            <w:pStyle w:val="TOC1"/>
            <w:tabs>
              <w:tab w:val="right" w:leader="dot" w:pos="9350"/>
            </w:tabs>
            <w:rPr>
              <w:ins w:id="73" w:author="David Conklin" w:date="2021-03-16T09:28:00Z"/>
              <w:rFonts w:eastAsiaTheme="minorEastAsia"/>
              <w:noProof/>
            </w:rPr>
          </w:pPr>
          <w:ins w:id="7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tuning knobs</w:t>
            </w:r>
            <w:r>
              <w:rPr>
                <w:noProof/>
                <w:webHidden/>
              </w:rPr>
              <w:tab/>
            </w:r>
            <w:r>
              <w:rPr>
                <w:noProof/>
                <w:webHidden/>
              </w:rPr>
              <w:fldChar w:fldCharType="begin"/>
            </w:r>
            <w:r>
              <w:rPr>
                <w:noProof/>
                <w:webHidden/>
              </w:rPr>
              <w:instrText xml:space="preserve"> PAGEREF _Toc66779360 \h </w:instrText>
            </w:r>
            <w:r>
              <w:rPr>
                <w:noProof/>
                <w:webHidden/>
              </w:rPr>
            </w:r>
          </w:ins>
          <w:r>
            <w:rPr>
              <w:noProof/>
              <w:webHidden/>
            </w:rPr>
            <w:fldChar w:fldCharType="separate"/>
          </w:r>
          <w:ins w:id="75" w:author="David Conklin" w:date="2021-03-16T09:30:00Z">
            <w:r>
              <w:rPr>
                <w:noProof/>
                <w:webHidden/>
              </w:rPr>
              <w:t>6</w:t>
            </w:r>
          </w:ins>
          <w:ins w:id="76" w:author="David Conklin" w:date="2021-03-16T09:28:00Z">
            <w:r>
              <w:rPr>
                <w:noProof/>
                <w:webHidden/>
              </w:rPr>
              <w:fldChar w:fldCharType="end"/>
            </w:r>
            <w:r w:rsidRPr="00FC5A9B">
              <w:rPr>
                <w:rStyle w:val="Hyperlink"/>
                <w:noProof/>
              </w:rPr>
              <w:fldChar w:fldCharType="end"/>
            </w:r>
          </w:ins>
        </w:p>
        <w:p w14:paraId="0398999C" w14:textId="0F49A6DC" w:rsidR="00B13FA9" w:rsidRDefault="00B13FA9">
          <w:pPr>
            <w:pStyle w:val="TOC2"/>
            <w:tabs>
              <w:tab w:val="right" w:leader="dot" w:pos="9350"/>
            </w:tabs>
            <w:rPr>
              <w:ins w:id="77" w:author="David Conklin" w:date="2021-03-16T09:28:00Z"/>
              <w:rFonts w:eastAsiaTheme="minorEastAsia"/>
              <w:noProof/>
            </w:rPr>
          </w:pPr>
          <w:ins w:id="7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ET_MULT – forest evapotranspiration</w:t>
            </w:r>
            <w:r>
              <w:rPr>
                <w:noProof/>
                <w:webHidden/>
              </w:rPr>
              <w:tab/>
            </w:r>
            <w:r>
              <w:rPr>
                <w:noProof/>
                <w:webHidden/>
              </w:rPr>
              <w:fldChar w:fldCharType="begin"/>
            </w:r>
            <w:r>
              <w:rPr>
                <w:noProof/>
                <w:webHidden/>
              </w:rPr>
              <w:instrText xml:space="preserve"> PAGEREF _Toc66779361 \h </w:instrText>
            </w:r>
            <w:r>
              <w:rPr>
                <w:noProof/>
                <w:webHidden/>
              </w:rPr>
            </w:r>
          </w:ins>
          <w:r>
            <w:rPr>
              <w:noProof/>
              <w:webHidden/>
            </w:rPr>
            <w:fldChar w:fldCharType="separate"/>
          </w:r>
          <w:ins w:id="79" w:author="David Conklin" w:date="2021-03-16T09:30:00Z">
            <w:r>
              <w:rPr>
                <w:noProof/>
                <w:webHidden/>
              </w:rPr>
              <w:t>6</w:t>
            </w:r>
          </w:ins>
          <w:ins w:id="80" w:author="David Conklin" w:date="2021-03-16T09:28:00Z">
            <w:r>
              <w:rPr>
                <w:noProof/>
                <w:webHidden/>
              </w:rPr>
              <w:fldChar w:fldCharType="end"/>
            </w:r>
            <w:r w:rsidRPr="00FC5A9B">
              <w:rPr>
                <w:rStyle w:val="Hyperlink"/>
                <w:noProof/>
              </w:rPr>
              <w:fldChar w:fldCharType="end"/>
            </w:r>
          </w:ins>
        </w:p>
        <w:p w14:paraId="1049BAC2" w14:textId="7EFD52A0" w:rsidR="00B13FA9" w:rsidRDefault="00B13FA9">
          <w:pPr>
            <w:pStyle w:val="TOC2"/>
            <w:tabs>
              <w:tab w:val="right" w:leader="dot" w:pos="9350"/>
            </w:tabs>
            <w:rPr>
              <w:ins w:id="81" w:author="David Conklin" w:date="2021-03-16T09:28:00Z"/>
              <w:rFonts w:eastAsiaTheme="minorEastAsia"/>
              <w:noProof/>
            </w:rPr>
          </w:pPr>
          <w:ins w:id="8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SOLAR_RADIATION_MULTIPLIER – reservoir insolation</w:t>
            </w:r>
            <w:r>
              <w:rPr>
                <w:noProof/>
                <w:webHidden/>
              </w:rPr>
              <w:tab/>
            </w:r>
            <w:r>
              <w:rPr>
                <w:noProof/>
                <w:webHidden/>
              </w:rPr>
              <w:fldChar w:fldCharType="begin"/>
            </w:r>
            <w:r>
              <w:rPr>
                <w:noProof/>
                <w:webHidden/>
              </w:rPr>
              <w:instrText xml:space="preserve"> PAGEREF _Toc66779362 \h </w:instrText>
            </w:r>
            <w:r>
              <w:rPr>
                <w:noProof/>
                <w:webHidden/>
              </w:rPr>
            </w:r>
          </w:ins>
          <w:r>
            <w:rPr>
              <w:noProof/>
              <w:webHidden/>
            </w:rPr>
            <w:fldChar w:fldCharType="separate"/>
          </w:r>
          <w:ins w:id="83" w:author="David Conklin" w:date="2021-03-16T09:30:00Z">
            <w:r>
              <w:rPr>
                <w:noProof/>
                <w:webHidden/>
              </w:rPr>
              <w:t>6</w:t>
            </w:r>
          </w:ins>
          <w:ins w:id="84" w:author="David Conklin" w:date="2021-03-16T09:28:00Z">
            <w:r>
              <w:rPr>
                <w:noProof/>
                <w:webHidden/>
              </w:rPr>
              <w:fldChar w:fldCharType="end"/>
            </w:r>
            <w:r w:rsidRPr="00FC5A9B">
              <w:rPr>
                <w:rStyle w:val="Hyperlink"/>
                <w:noProof/>
              </w:rPr>
              <w:fldChar w:fldCharType="end"/>
            </w:r>
          </w:ins>
        </w:p>
        <w:p w14:paraId="778E6A15" w14:textId="5C08485D" w:rsidR="00B13FA9" w:rsidRDefault="00B13FA9">
          <w:pPr>
            <w:pStyle w:val="TOC2"/>
            <w:tabs>
              <w:tab w:val="right" w:leader="dot" w:pos="9350"/>
            </w:tabs>
            <w:rPr>
              <w:ins w:id="85" w:author="David Conklin" w:date="2021-03-16T09:28:00Z"/>
              <w:rFonts w:eastAsiaTheme="minorEastAsia"/>
              <w:noProof/>
            </w:rPr>
          </w:pPr>
          <w:ins w:id="8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FLOW_CMS – Discharge from High Cascade springs</w:t>
            </w:r>
            <w:r>
              <w:rPr>
                <w:noProof/>
                <w:webHidden/>
              </w:rPr>
              <w:tab/>
            </w:r>
            <w:r>
              <w:rPr>
                <w:noProof/>
                <w:webHidden/>
              </w:rPr>
              <w:fldChar w:fldCharType="begin"/>
            </w:r>
            <w:r>
              <w:rPr>
                <w:noProof/>
                <w:webHidden/>
              </w:rPr>
              <w:instrText xml:space="preserve"> PAGEREF _Toc66779363 \h </w:instrText>
            </w:r>
            <w:r>
              <w:rPr>
                <w:noProof/>
                <w:webHidden/>
              </w:rPr>
            </w:r>
          </w:ins>
          <w:r>
            <w:rPr>
              <w:noProof/>
              <w:webHidden/>
            </w:rPr>
            <w:fldChar w:fldCharType="separate"/>
          </w:r>
          <w:ins w:id="87" w:author="David Conklin" w:date="2021-03-16T09:30:00Z">
            <w:r>
              <w:rPr>
                <w:noProof/>
                <w:webHidden/>
              </w:rPr>
              <w:t>6</w:t>
            </w:r>
          </w:ins>
          <w:ins w:id="88" w:author="David Conklin" w:date="2021-03-16T09:28:00Z">
            <w:r>
              <w:rPr>
                <w:noProof/>
                <w:webHidden/>
              </w:rPr>
              <w:fldChar w:fldCharType="end"/>
            </w:r>
            <w:r w:rsidRPr="00FC5A9B">
              <w:rPr>
                <w:rStyle w:val="Hyperlink"/>
                <w:noProof/>
              </w:rPr>
              <w:fldChar w:fldCharType="end"/>
            </w:r>
          </w:ins>
        </w:p>
        <w:p w14:paraId="2D889E04" w14:textId="0755622B" w:rsidR="00B13FA9" w:rsidRDefault="00B13FA9">
          <w:pPr>
            <w:pStyle w:val="TOC1"/>
            <w:tabs>
              <w:tab w:val="right" w:leader="dot" w:pos="9350"/>
            </w:tabs>
            <w:rPr>
              <w:ins w:id="89" w:author="David Conklin" w:date="2021-03-16T09:28:00Z"/>
              <w:rFonts w:eastAsiaTheme="minorEastAsia"/>
              <w:noProof/>
            </w:rPr>
          </w:pPr>
          <w:ins w:id="9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Envision framework and the GIS Layers</w:t>
            </w:r>
            <w:r>
              <w:rPr>
                <w:noProof/>
                <w:webHidden/>
              </w:rPr>
              <w:tab/>
            </w:r>
            <w:r>
              <w:rPr>
                <w:noProof/>
                <w:webHidden/>
              </w:rPr>
              <w:fldChar w:fldCharType="begin"/>
            </w:r>
            <w:r>
              <w:rPr>
                <w:noProof/>
                <w:webHidden/>
              </w:rPr>
              <w:instrText xml:space="preserve"> PAGEREF _Toc66779364 \h </w:instrText>
            </w:r>
            <w:r>
              <w:rPr>
                <w:noProof/>
                <w:webHidden/>
              </w:rPr>
            </w:r>
          </w:ins>
          <w:r>
            <w:rPr>
              <w:noProof/>
              <w:webHidden/>
            </w:rPr>
            <w:fldChar w:fldCharType="separate"/>
          </w:r>
          <w:ins w:id="91" w:author="David Conklin" w:date="2021-03-16T09:30:00Z">
            <w:r>
              <w:rPr>
                <w:noProof/>
                <w:webHidden/>
              </w:rPr>
              <w:t>6</w:t>
            </w:r>
          </w:ins>
          <w:ins w:id="92" w:author="David Conklin" w:date="2021-03-16T09:28:00Z">
            <w:r>
              <w:rPr>
                <w:noProof/>
                <w:webHidden/>
              </w:rPr>
              <w:fldChar w:fldCharType="end"/>
            </w:r>
            <w:r w:rsidRPr="00FC5A9B">
              <w:rPr>
                <w:rStyle w:val="Hyperlink"/>
                <w:noProof/>
              </w:rPr>
              <w:fldChar w:fldCharType="end"/>
            </w:r>
          </w:ins>
        </w:p>
        <w:p w14:paraId="6D22D8FD" w14:textId="32FDC736" w:rsidR="00B13FA9" w:rsidRDefault="00B13FA9">
          <w:pPr>
            <w:pStyle w:val="TOC2"/>
            <w:tabs>
              <w:tab w:val="right" w:leader="dot" w:pos="9350"/>
            </w:tabs>
            <w:rPr>
              <w:ins w:id="93" w:author="David Conklin" w:date="2021-03-16T09:28:00Z"/>
              <w:rFonts w:eastAsiaTheme="minorEastAsia"/>
              <w:noProof/>
            </w:rPr>
          </w:pPr>
          <w:ins w:id="9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Reach Layer</w:t>
            </w:r>
            <w:r>
              <w:rPr>
                <w:noProof/>
                <w:webHidden/>
              </w:rPr>
              <w:tab/>
            </w:r>
            <w:r>
              <w:rPr>
                <w:noProof/>
                <w:webHidden/>
              </w:rPr>
              <w:fldChar w:fldCharType="begin"/>
            </w:r>
            <w:r>
              <w:rPr>
                <w:noProof/>
                <w:webHidden/>
              </w:rPr>
              <w:instrText xml:space="preserve"> PAGEREF _Toc66779365 \h </w:instrText>
            </w:r>
            <w:r>
              <w:rPr>
                <w:noProof/>
                <w:webHidden/>
              </w:rPr>
            </w:r>
          </w:ins>
          <w:r>
            <w:rPr>
              <w:noProof/>
              <w:webHidden/>
            </w:rPr>
            <w:fldChar w:fldCharType="separate"/>
          </w:r>
          <w:ins w:id="95" w:author="David Conklin" w:date="2021-03-16T09:30:00Z">
            <w:r>
              <w:rPr>
                <w:noProof/>
                <w:webHidden/>
              </w:rPr>
              <w:t>7</w:t>
            </w:r>
          </w:ins>
          <w:ins w:id="96" w:author="David Conklin" w:date="2021-03-16T09:28:00Z">
            <w:r>
              <w:rPr>
                <w:noProof/>
                <w:webHidden/>
              </w:rPr>
              <w:fldChar w:fldCharType="end"/>
            </w:r>
            <w:r w:rsidRPr="00FC5A9B">
              <w:rPr>
                <w:rStyle w:val="Hyperlink"/>
                <w:noProof/>
              </w:rPr>
              <w:fldChar w:fldCharType="end"/>
            </w:r>
          </w:ins>
        </w:p>
        <w:p w14:paraId="6CEB646F" w14:textId="6933C2A0" w:rsidR="00B13FA9" w:rsidRDefault="00B13FA9">
          <w:pPr>
            <w:pStyle w:val="TOC1"/>
            <w:tabs>
              <w:tab w:val="right" w:leader="dot" w:pos="9350"/>
            </w:tabs>
            <w:rPr>
              <w:ins w:id="97" w:author="David Conklin" w:date="2021-03-16T09:28:00Z"/>
              <w:rFonts w:eastAsiaTheme="minorEastAsia"/>
              <w:noProof/>
            </w:rPr>
          </w:pPr>
          <w:ins w:id="9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Study areas</w:t>
            </w:r>
            <w:r>
              <w:rPr>
                <w:noProof/>
                <w:webHidden/>
              </w:rPr>
              <w:tab/>
            </w:r>
            <w:r>
              <w:rPr>
                <w:noProof/>
                <w:webHidden/>
              </w:rPr>
              <w:fldChar w:fldCharType="begin"/>
            </w:r>
            <w:r>
              <w:rPr>
                <w:noProof/>
                <w:webHidden/>
              </w:rPr>
              <w:instrText xml:space="preserve"> PAGEREF _Toc66779366 \h </w:instrText>
            </w:r>
            <w:r>
              <w:rPr>
                <w:noProof/>
                <w:webHidden/>
              </w:rPr>
            </w:r>
          </w:ins>
          <w:r>
            <w:rPr>
              <w:noProof/>
              <w:webHidden/>
            </w:rPr>
            <w:fldChar w:fldCharType="separate"/>
          </w:r>
          <w:ins w:id="99" w:author="David Conklin" w:date="2021-03-16T09:30:00Z">
            <w:r>
              <w:rPr>
                <w:noProof/>
                <w:webHidden/>
              </w:rPr>
              <w:t>7</w:t>
            </w:r>
          </w:ins>
          <w:ins w:id="100" w:author="David Conklin" w:date="2021-03-16T09:28:00Z">
            <w:r>
              <w:rPr>
                <w:noProof/>
                <w:webHidden/>
              </w:rPr>
              <w:fldChar w:fldCharType="end"/>
            </w:r>
            <w:r w:rsidRPr="00FC5A9B">
              <w:rPr>
                <w:rStyle w:val="Hyperlink"/>
                <w:noProof/>
              </w:rPr>
              <w:fldChar w:fldCharType="end"/>
            </w:r>
          </w:ins>
        </w:p>
        <w:p w14:paraId="1D78E05A" w14:textId="0053E548" w:rsidR="00B13FA9" w:rsidRDefault="00B13FA9">
          <w:pPr>
            <w:pStyle w:val="TOC2"/>
            <w:tabs>
              <w:tab w:val="right" w:leader="dot" w:pos="9350"/>
            </w:tabs>
            <w:rPr>
              <w:ins w:id="101" w:author="David Conklin" w:date="2021-03-16T09:28:00Z"/>
              <w:rFonts w:eastAsiaTheme="minorEastAsia"/>
              <w:noProof/>
            </w:rPr>
          </w:pPr>
          <w:ins w:id="10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DataCW3M directory structure</w:t>
            </w:r>
            <w:r>
              <w:rPr>
                <w:noProof/>
                <w:webHidden/>
              </w:rPr>
              <w:tab/>
            </w:r>
            <w:r>
              <w:rPr>
                <w:noProof/>
                <w:webHidden/>
              </w:rPr>
              <w:fldChar w:fldCharType="begin"/>
            </w:r>
            <w:r>
              <w:rPr>
                <w:noProof/>
                <w:webHidden/>
              </w:rPr>
              <w:instrText xml:space="preserve"> PAGEREF _Toc66779367 \h </w:instrText>
            </w:r>
            <w:r>
              <w:rPr>
                <w:noProof/>
                <w:webHidden/>
              </w:rPr>
            </w:r>
          </w:ins>
          <w:r>
            <w:rPr>
              <w:noProof/>
              <w:webHidden/>
            </w:rPr>
            <w:fldChar w:fldCharType="separate"/>
          </w:r>
          <w:ins w:id="103" w:author="David Conklin" w:date="2021-03-16T09:30:00Z">
            <w:r>
              <w:rPr>
                <w:noProof/>
                <w:webHidden/>
              </w:rPr>
              <w:t>8</w:t>
            </w:r>
          </w:ins>
          <w:ins w:id="104" w:author="David Conklin" w:date="2021-03-16T09:28:00Z">
            <w:r>
              <w:rPr>
                <w:noProof/>
                <w:webHidden/>
              </w:rPr>
              <w:fldChar w:fldCharType="end"/>
            </w:r>
            <w:r w:rsidRPr="00FC5A9B">
              <w:rPr>
                <w:rStyle w:val="Hyperlink"/>
                <w:noProof/>
              </w:rPr>
              <w:fldChar w:fldCharType="end"/>
            </w:r>
          </w:ins>
        </w:p>
        <w:p w14:paraId="41439112" w14:textId="7B2E70E6" w:rsidR="00B13FA9" w:rsidRDefault="00B13FA9">
          <w:pPr>
            <w:pStyle w:val="TOC2"/>
            <w:tabs>
              <w:tab w:val="right" w:leader="dot" w:pos="9350"/>
            </w:tabs>
            <w:rPr>
              <w:ins w:id="105" w:author="David Conklin" w:date="2021-03-16T09:28:00Z"/>
              <w:rFonts w:eastAsiaTheme="minorEastAsia"/>
              <w:noProof/>
            </w:rPr>
          </w:pPr>
          <w:ins w:id="10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DataCW3M\ScenarioData directory structure</w:t>
            </w:r>
            <w:r>
              <w:rPr>
                <w:noProof/>
                <w:webHidden/>
              </w:rPr>
              <w:tab/>
            </w:r>
            <w:r>
              <w:rPr>
                <w:noProof/>
                <w:webHidden/>
              </w:rPr>
              <w:fldChar w:fldCharType="begin"/>
            </w:r>
            <w:r>
              <w:rPr>
                <w:noProof/>
                <w:webHidden/>
              </w:rPr>
              <w:instrText xml:space="preserve"> PAGEREF _Toc66779368 \h </w:instrText>
            </w:r>
            <w:r>
              <w:rPr>
                <w:noProof/>
                <w:webHidden/>
              </w:rPr>
            </w:r>
          </w:ins>
          <w:r>
            <w:rPr>
              <w:noProof/>
              <w:webHidden/>
            </w:rPr>
            <w:fldChar w:fldCharType="separate"/>
          </w:r>
          <w:ins w:id="107" w:author="David Conklin" w:date="2021-03-16T09:30:00Z">
            <w:r>
              <w:rPr>
                <w:noProof/>
                <w:webHidden/>
              </w:rPr>
              <w:t>8</w:t>
            </w:r>
          </w:ins>
          <w:ins w:id="108" w:author="David Conklin" w:date="2021-03-16T09:28:00Z">
            <w:r>
              <w:rPr>
                <w:noProof/>
                <w:webHidden/>
              </w:rPr>
              <w:fldChar w:fldCharType="end"/>
            </w:r>
            <w:r w:rsidRPr="00FC5A9B">
              <w:rPr>
                <w:rStyle w:val="Hyperlink"/>
                <w:noProof/>
              </w:rPr>
              <w:fldChar w:fldCharType="end"/>
            </w:r>
          </w:ins>
        </w:p>
        <w:p w14:paraId="5821381A" w14:textId="15F61DB6" w:rsidR="00B13FA9" w:rsidRDefault="00B13FA9">
          <w:pPr>
            <w:pStyle w:val="TOC2"/>
            <w:tabs>
              <w:tab w:val="right" w:leader="dot" w:pos="9350"/>
            </w:tabs>
            <w:rPr>
              <w:ins w:id="109" w:author="David Conklin" w:date="2021-03-16T09:28:00Z"/>
              <w:rFonts w:eastAsiaTheme="minorEastAsia"/>
              <w:noProof/>
            </w:rPr>
          </w:pPr>
          <w:ins w:id="11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"_Toc66779369"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DataCW3M\ScenarioData\&lt;scenario&gt; folder contents</w:t>
            </w:r>
            <w:r>
              <w:rPr>
                <w:noProof/>
                <w:webHidden/>
              </w:rPr>
              <w:tab/>
            </w:r>
            <w:r>
              <w:rPr>
                <w:noProof/>
                <w:webHidden/>
              </w:rPr>
              <w:fldChar w:fldCharType="begin"/>
            </w:r>
            <w:r>
              <w:rPr>
                <w:noProof/>
                <w:webHidden/>
              </w:rPr>
              <w:instrText xml:space="preserve"> PAGEREF _Toc66779369 \h </w:instrText>
            </w:r>
            <w:r>
              <w:rPr>
                <w:noProof/>
                <w:webHidden/>
              </w:rPr>
            </w:r>
          </w:ins>
          <w:r>
            <w:rPr>
              <w:noProof/>
              <w:webHidden/>
            </w:rPr>
            <w:fldChar w:fldCharType="separate"/>
          </w:r>
          <w:ins w:id="111" w:author="David Conklin" w:date="2021-03-16T09:30:00Z">
            <w:r>
              <w:rPr>
                <w:noProof/>
                <w:webHidden/>
              </w:rPr>
              <w:t>9</w:t>
            </w:r>
          </w:ins>
          <w:ins w:id="112" w:author="David Conklin" w:date="2021-03-16T09:28:00Z">
            <w:r>
              <w:rPr>
                <w:noProof/>
                <w:webHidden/>
              </w:rPr>
              <w:fldChar w:fldCharType="end"/>
            </w:r>
            <w:r w:rsidRPr="00FC5A9B">
              <w:rPr>
                <w:rStyle w:val="Hyperlink"/>
                <w:noProof/>
              </w:rPr>
              <w:fldChar w:fldCharType="end"/>
            </w:r>
          </w:ins>
        </w:p>
        <w:p w14:paraId="0D72321D" w14:textId="7D6CE591" w:rsidR="00B13FA9" w:rsidRDefault="00B13FA9">
          <w:pPr>
            <w:pStyle w:val="TOC2"/>
            <w:tabs>
              <w:tab w:val="right" w:leader="dot" w:pos="9350"/>
            </w:tabs>
            <w:rPr>
              <w:ins w:id="113" w:author="David Conklin" w:date="2021-03-16T09:28:00Z"/>
              <w:rFonts w:eastAsiaTheme="minorEastAsia"/>
              <w:noProof/>
            </w:rPr>
          </w:pPr>
          <w:ins w:id="11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DataCW3M\&lt;study area&gt; folder contents</w:t>
            </w:r>
            <w:r>
              <w:rPr>
                <w:noProof/>
                <w:webHidden/>
              </w:rPr>
              <w:tab/>
            </w:r>
            <w:r>
              <w:rPr>
                <w:noProof/>
                <w:webHidden/>
              </w:rPr>
              <w:fldChar w:fldCharType="begin"/>
            </w:r>
            <w:r>
              <w:rPr>
                <w:noProof/>
                <w:webHidden/>
              </w:rPr>
              <w:instrText xml:space="preserve"> PAGEREF _Toc66779370 \h </w:instrText>
            </w:r>
            <w:r>
              <w:rPr>
                <w:noProof/>
                <w:webHidden/>
              </w:rPr>
            </w:r>
          </w:ins>
          <w:r>
            <w:rPr>
              <w:noProof/>
              <w:webHidden/>
            </w:rPr>
            <w:fldChar w:fldCharType="separate"/>
          </w:r>
          <w:ins w:id="115" w:author="David Conklin" w:date="2021-03-16T09:30:00Z">
            <w:r>
              <w:rPr>
                <w:noProof/>
                <w:webHidden/>
              </w:rPr>
              <w:t>9</w:t>
            </w:r>
          </w:ins>
          <w:ins w:id="116" w:author="David Conklin" w:date="2021-03-16T09:28:00Z">
            <w:r>
              <w:rPr>
                <w:noProof/>
                <w:webHidden/>
              </w:rPr>
              <w:fldChar w:fldCharType="end"/>
            </w:r>
            <w:r w:rsidRPr="00FC5A9B">
              <w:rPr>
                <w:rStyle w:val="Hyperlink"/>
                <w:noProof/>
              </w:rPr>
              <w:fldChar w:fldCharType="end"/>
            </w:r>
          </w:ins>
        </w:p>
        <w:p w14:paraId="70F92EE4" w14:textId="5888CD74" w:rsidR="00B13FA9" w:rsidRDefault="00B13FA9">
          <w:pPr>
            <w:pStyle w:val="TOC1"/>
            <w:tabs>
              <w:tab w:val="right" w:leader="dot" w:pos="9350"/>
            </w:tabs>
            <w:rPr>
              <w:ins w:id="117" w:author="David Conklin" w:date="2021-03-16T09:28:00Z"/>
              <w:rFonts w:eastAsiaTheme="minorEastAsia"/>
              <w:noProof/>
            </w:rPr>
          </w:pPr>
          <w:ins w:id="11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Calendar conventions</w:t>
            </w:r>
            <w:r>
              <w:rPr>
                <w:noProof/>
                <w:webHidden/>
              </w:rPr>
              <w:tab/>
            </w:r>
            <w:r>
              <w:rPr>
                <w:noProof/>
                <w:webHidden/>
              </w:rPr>
              <w:fldChar w:fldCharType="begin"/>
            </w:r>
            <w:r>
              <w:rPr>
                <w:noProof/>
                <w:webHidden/>
              </w:rPr>
              <w:instrText xml:space="preserve"> PAGEREF _Toc66779371 \h </w:instrText>
            </w:r>
            <w:r>
              <w:rPr>
                <w:noProof/>
                <w:webHidden/>
              </w:rPr>
            </w:r>
          </w:ins>
          <w:r>
            <w:rPr>
              <w:noProof/>
              <w:webHidden/>
            </w:rPr>
            <w:fldChar w:fldCharType="separate"/>
          </w:r>
          <w:ins w:id="119" w:author="David Conklin" w:date="2021-03-16T09:30:00Z">
            <w:r>
              <w:rPr>
                <w:noProof/>
                <w:webHidden/>
              </w:rPr>
              <w:t>15</w:t>
            </w:r>
          </w:ins>
          <w:ins w:id="120" w:author="David Conklin" w:date="2021-03-16T09:28:00Z">
            <w:r>
              <w:rPr>
                <w:noProof/>
                <w:webHidden/>
              </w:rPr>
              <w:fldChar w:fldCharType="end"/>
            </w:r>
            <w:r w:rsidRPr="00FC5A9B">
              <w:rPr>
                <w:rStyle w:val="Hyperlink"/>
                <w:noProof/>
              </w:rPr>
              <w:fldChar w:fldCharType="end"/>
            </w:r>
          </w:ins>
        </w:p>
        <w:p w14:paraId="2288CF0D" w14:textId="68B76716" w:rsidR="00B13FA9" w:rsidRDefault="00B13FA9">
          <w:pPr>
            <w:pStyle w:val="TOC2"/>
            <w:tabs>
              <w:tab w:val="right" w:leader="dot" w:pos="9350"/>
            </w:tabs>
            <w:rPr>
              <w:ins w:id="121" w:author="David Conklin" w:date="2021-03-16T09:28:00Z"/>
              <w:rFonts w:eastAsiaTheme="minorEastAsia"/>
              <w:noProof/>
            </w:rPr>
          </w:pPr>
          <w:ins w:id="12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Water years</w:t>
            </w:r>
            <w:r>
              <w:rPr>
                <w:noProof/>
                <w:webHidden/>
              </w:rPr>
              <w:tab/>
            </w:r>
            <w:r>
              <w:rPr>
                <w:noProof/>
                <w:webHidden/>
              </w:rPr>
              <w:fldChar w:fldCharType="begin"/>
            </w:r>
            <w:r>
              <w:rPr>
                <w:noProof/>
                <w:webHidden/>
              </w:rPr>
              <w:instrText xml:space="preserve"> PAGEREF _Toc66779372 \h </w:instrText>
            </w:r>
            <w:r>
              <w:rPr>
                <w:noProof/>
                <w:webHidden/>
              </w:rPr>
            </w:r>
          </w:ins>
          <w:r>
            <w:rPr>
              <w:noProof/>
              <w:webHidden/>
            </w:rPr>
            <w:fldChar w:fldCharType="separate"/>
          </w:r>
          <w:ins w:id="123" w:author="David Conklin" w:date="2021-03-16T09:30:00Z">
            <w:r>
              <w:rPr>
                <w:noProof/>
                <w:webHidden/>
              </w:rPr>
              <w:t>15</w:t>
            </w:r>
          </w:ins>
          <w:ins w:id="124" w:author="David Conklin" w:date="2021-03-16T09:28:00Z">
            <w:r>
              <w:rPr>
                <w:noProof/>
                <w:webHidden/>
              </w:rPr>
              <w:fldChar w:fldCharType="end"/>
            </w:r>
            <w:r w:rsidRPr="00FC5A9B">
              <w:rPr>
                <w:rStyle w:val="Hyperlink"/>
                <w:noProof/>
              </w:rPr>
              <w:fldChar w:fldCharType="end"/>
            </w:r>
          </w:ins>
        </w:p>
        <w:p w14:paraId="757BE0B0" w14:textId="4ECC5EF4" w:rsidR="00B13FA9" w:rsidRDefault="00B13FA9">
          <w:pPr>
            <w:pStyle w:val="TOC1"/>
            <w:tabs>
              <w:tab w:val="right" w:leader="dot" w:pos="9350"/>
            </w:tabs>
            <w:rPr>
              <w:ins w:id="125" w:author="David Conklin" w:date="2021-03-16T09:28:00Z"/>
              <w:rFonts w:eastAsiaTheme="minorEastAsia"/>
              <w:noProof/>
            </w:rPr>
          </w:pPr>
          <w:ins w:id="12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Climate data</w:t>
            </w:r>
            <w:r>
              <w:rPr>
                <w:noProof/>
                <w:webHidden/>
              </w:rPr>
              <w:tab/>
            </w:r>
            <w:r>
              <w:rPr>
                <w:noProof/>
                <w:webHidden/>
              </w:rPr>
              <w:fldChar w:fldCharType="begin"/>
            </w:r>
            <w:r>
              <w:rPr>
                <w:noProof/>
                <w:webHidden/>
              </w:rPr>
              <w:instrText xml:space="preserve"> PAGEREF _Toc66779373 \h </w:instrText>
            </w:r>
            <w:r>
              <w:rPr>
                <w:noProof/>
                <w:webHidden/>
              </w:rPr>
            </w:r>
          </w:ins>
          <w:r>
            <w:rPr>
              <w:noProof/>
              <w:webHidden/>
            </w:rPr>
            <w:fldChar w:fldCharType="separate"/>
          </w:r>
          <w:ins w:id="127" w:author="David Conklin" w:date="2021-03-16T09:30:00Z">
            <w:r>
              <w:rPr>
                <w:noProof/>
                <w:webHidden/>
              </w:rPr>
              <w:t>15</w:t>
            </w:r>
          </w:ins>
          <w:ins w:id="128" w:author="David Conklin" w:date="2021-03-16T09:28:00Z">
            <w:r>
              <w:rPr>
                <w:noProof/>
                <w:webHidden/>
              </w:rPr>
              <w:fldChar w:fldCharType="end"/>
            </w:r>
            <w:r w:rsidRPr="00FC5A9B">
              <w:rPr>
                <w:rStyle w:val="Hyperlink"/>
                <w:noProof/>
              </w:rPr>
              <w:fldChar w:fldCharType="end"/>
            </w:r>
          </w:ins>
        </w:p>
        <w:p w14:paraId="2C67BE45" w14:textId="35459DDD" w:rsidR="00B13FA9" w:rsidRDefault="00B13FA9">
          <w:pPr>
            <w:pStyle w:val="TOC2"/>
            <w:tabs>
              <w:tab w:val="right" w:leader="dot" w:pos="9350"/>
            </w:tabs>
            <w:rPr>
              <w:ins w:id="129" w:author="David Conklin" w:date="2021-03-16T09:28:00Z"/>
              <w:rFonts w:eastAsiaTheme="minorEastAsia"/>
              <w:noProof/>
            </w:rPr>
          </w:pPr>
          <w:ins w:id="13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Numbered climate scenarios in the model</w:t>
            </w:r>
            <w:r>
              <w:rPr>
                <w:noProof/>
                <w:webHidden/>
              </w:rPr>
              <w:tab/>
            </w:r>
            <w:r>
              <w:rPr>
                <w:noProof/>
                <w:webHidden/>
              </w:rPr>
              <w:fldChar w:fldCharType="begin"/>
            </w:r>
            <w:r>
              <w:rPr>
                <w:noProof/>
                <w:webHidden/>
              </w:rPr>
              <w:instrText xml:space="preserve"> PAGEREF _Toc66779374 \h </w:instrText>
            </w:r>
            <w:r>
              <w:rPr>
                <w:noProof/>
                <w:webHidden/>
              </w:rPr>
            </w:r>
          </w:ins>
          <w:r>
            <w:rPr>
              <w:noProof/>
              <w:webHidden/>
            </w:rPr>
            <w:fldChar w:fldCharType="separate"/>
          </w:r>
          <w:ins w:id="131" w:author="David Conklin" w:date="2021-03-16T09:30:00Z">
            <w:r>
              <w:rPr>
                <w:noProof/>
                <w:webHidden/>
              </w:rPr>
              <w:t>15</w:t>
            </w:r>
          </w:ins>
          <w:ins w:id="132" w:author="David Conklin" w:date="2021-03-16T09:28:00Z">
            <w:r>
              <w:rPr>
                <w:noProof/>
                <w:webHidden/>
              </w:rPr>
              <w:fldChar w:fldCharType="end"/>
            </w:r>
            <w:r w:rsidRPr="00FC5A9B">
              <w:rPr>
                <w:rStyle w:val="Hyperlink"/>
                <w:noProof/>
              </w:rPr>
              <w:fldChar w:fldCharType="end"/>
            </w:r>
          </w:ins>
        </w:p>
        <w:p w14:paraId="22FB1A23" w14:textId="2700F300" w:rsidR="00B13FA9" w:rsidRDefault="00B13FA9">
          <w:pPr>
            <w:pStyle w:val="TOC2"/>
            <w:tabs>
              <w:tab w:val="right" w:leader="dot" w:pos="9350"/>
            </w:tabs>
            <w:rPr>
              <w:ins w:id="133" w:author="David Conklin" w:date="2021-03-16T09:28:00Z"/>
              <w:rFonts w:eastAsiaTheme="minorEastAsia"/>
              <w:noProof/>
            </w:rPr>
          </w:pPr>
          <w:ins w:id="134" w:author="David Conklin" w:date="2021-03-16T09:28:00Z">
            <w:r w:rsidRPr="00FC5A9B">
              <w:rPr>
                <w:rStyle w:val="Hyperlink"/>
                <w:noProof/>
              </w:rPr>
              <w:lastRenderedPageBreak/>
              <w:fldChar w:fldCharType="begin"/>
            </w:r>
            <w:r w:rsidRPr="00FC5A9B">
              <w:rPr>
                <w:rStyle w:val="Hyperlink"/>
                <w:noProof/>
              </w:rPr>
              <w:instrText xml:space="preserve"> </w:instrText>
            </w:r>
            <w:r>
              <w:rPr>
                <w:noProof/>
              </w:rPr>
              <w:instrText>HYPERLINK \l "_Toc66779375"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Monthly and seasonal weather data</w:t>
            </w:r>
            <w:r>
              <w:rPr>
                <w:noProof/>
                <w:webHidden/>
              </w:rPr>
              <w:tab/>
            </w:r>
            <w:r>
              <w:rPr>
                <w:noProof/>
                <w:webHidden/>
              </w:rPr>
              <w:fldChar w:fldCharType="begin"/>
            </w:r>
            <w:r>
              <w:rPr>
                <w:noProof/>
                <w:webHidden/>
              </w:rPr>
              <w:instrText xml:space="preserve"> PAGEREF _Toc66779375 \h </w:instrText>
            </w:r>
            <w:r>
              <w:rPr>
                <w:noProof/>
                <w:webHidden/>
              </w:rPr>
            </w:r>
          </w:ins>
          <w:r>
            <w:rPr>
              <w:noProof/>
              <w:webHidden/>
            </w:rPr>
            <w:fldChar w:fldCharType="separate"/>
          </w:r>
          <w:ins w:id="135" w:author="David Conklin" w:date="2021-03-16T09:30:00Z">
            <w:r>
              <w:rPr>
                <w:noProof/>
                <w:webHidden/>
              </w:rPr>
              <w:t>16</w:t>
            </w:r>
          </w:ins>
          <w:ins w:id="136" w:author="David Conklin" w:date="2021-03-16T09:28:00Z">
            <w:r>
              <w:rPr>
                <w:noProof/>
                <w:webHidden/>
              </w:rPr>
              <w:fldChar w:fldCharType="end"/>
            </w:r>
            <w:r w:rsidRPr="00FC5A9B">
              <w:rPr>
                <w:rStyle w:val="Hyperlink"/>
                <w:noProof/>
              </w:rPr>
              <w:fldChar w:fldCharType="end"/>
            </w:r>
          </w:ins>
        </w:p>
        <w:p w14:paraId="1626659E" w14:textId="745C6A7E" w:rsidR="00B13FA9" w:rsidRDefault="00B13FA9">
          <w:pPr>
            <w:pStyle w:val="TOC2"/>
            <w:tabs>
              <w:tab w:val="right" w:leader="dot" w:pos="9350"/>
            </w:tabs>
            <w:rPr>
              <w:ins w:id="137" w:author="David Conklin" w:date="2021-03-16T09:28:00Z"/>
              <w:rFonts w:eastAsiaTheme="minorEastAsia"/>
              <w:noProof/>
            </w:rPr>
          </w:pPr>
          <w:ins w:id="13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Climate data grids</w:t>
            </w:r>
            <w:r>
              <w:rPr>
                <w:noProof/>
                <w:webHidden/>
              </w:rPr>
              <w:tab/>
            </w:r>
            <w:r>
              <w:rPr>
                <w:noProof/>
                <w:webHidden/>
              </w:rPr>
              <w:fldChar w:fldCharType="begin"/>
            </w:r>
            <w:r>
              <w:rPr>
                <w:noProof/>
                <w:webHidden/>
              </w:rPr>
              <w:instrText xml:space="preserve"> PAGEREF _Toc66779376 \h </w:instrText>
            </w:r>
            <w:r>
              <w:rPr>
                <w:noProof/>
                <w:webHidden/>
              </w:rPr>
            </w:r>
          </w:ins>
          <w:r>
            <w:rPr>
              <w:noProof/>
              <w:webHidden/>
            </w:rPr>
            <w:fldChar w:fldCharType="separate"/>
          </w:r>
          <w:ins w:id="139" w:author="David Conklin" w:date="2021-03-16T09:30:00Z">
            <w:r>
              <w:rPr>
                <w:noProof/>
                <w:webHidden/>
              </w:rPr>
              <w:t>17</w:t>
            </w:r>
          </w:ins>
          <w:ins w:id="140" w:author="David Conklin" w:date="2021-03-16T09:28:00Z">
            <w:r>
              <w:rPr>
                <w:noProof/>
                <w:webHidden/>
              </w:rPr>
              <w:fldChar w:fldCharType="end"/>
            </w:r>
            <w:r w:rsidRPr="00FC5A9B">
              <w:rPr>
                <w:rStyle w:val="Hyperlink"/>
                <w:noProof/>
              </w:rPr>
              <w:fldChar w:fldCharType="end"/>
            </w:r>
          </w:ins>
        </w:p>
        <w:p w14:paraId="5A151B04" w14:textId="5EF2947F" w:rsidR="00B13FA9" w:rsidRDefault="00B13FA9">
          <w:pPr>
            <w:pStyle w:val="TOC3"/>
            <w:tabs>
              <w:tab w:val="right" w:leader="dot" w:pos="9350"/>
            </w:tabs>
            <w:rPr>
              <w:ins w:id="141" w:author="David Conklin" w:date="2021-03-16T09:28:00Z"/>
              <w:rFonts w:eastAsiaTheme="minorEastAsia"/>
              <w:noProof/>
            </w:rPr>
          </w:pPr>
          <w:ins w:id="14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WW2100 climate grid</w:t>
            </w:r>
            <w:r>
              <w:rPr>
                <w:noProof/>
                <w:webHidden/>
              </w:rPr>
              <w:tab/>
            </w:r>
            <w:r>
              <w:rPr>
                <w:noProof/>
                <w:webHidden/>
              </w:rPr>
              <w:fldChar w:fldCharType="begin"/>
            </w:r>
            <w:r>
              <w:rPr>
                <w:noProof/>
                <w:webHidden/>
              </w:rPr>
              <w:instrText xml:space="preserve"> PAGEREF _Toc66779377 \h </w:instrText>
            </w:r>
            <w:r>
              <w:rPr>
                <w:noProof/>
                <w:webHidden/>
              </w:rPr>
            </w:r>
          </w:ins>
          <w:r>
            <w:rPr>
              <w:noProof/>
              <w:webHidden/>
            </w:rPr>
            <w:fldChar w:fldCharType="separate"/>
          </w:r>
          <w:ins w:id="143" w:author="David Conklin" w:date="2021-03-16T09:30:00Z">
            <w:r>
              <w:rPr>
                <w:noProof/>
                <w:webHidden/>
              </w:rPr>
              <w:t>17</w:t>
            </w:r>
          </w:ins>
          <w:ins w:id="144" w:author="David Conklin" w:date="2021-03-16T09:28:00Z">
            <w:r>
              <w:rPr>
                <w:noProof/>
                <w:webHidden/>
              </w:rPr>
              <w:fldChar w:fldCharType="end"/>
            </w:r>
            <w:r w:rsidRPr="00FC5A9B">
              <w:rPr>
                <w:rStyle w:val="Hyperlink"/>
                <w:noProof/>
              </w:rPr>
              <w:fldChar w:fldCharType="end"/>
            </w:r>
          </w:ins>
        </w:p>
        <w:p w14:paraId="76BA4044" w14:textId="45D520B8" w:rsidR="00B13FA9" w:rsidRDefault="00B13FA9">
          <w:pPr>
            <w:pStyle w:val="TOC3"/>
            <w:tabs>
              <w:tab w:val="right" w:leader="dot" w:pos="9350"/>
            </w:tabs>
            <w:rPr>
              <w:ins w:id="145" w:author="David Conklin" w:date="2021-03-16T09:28:00Z"/>
              <w:rFonts w:eastAsiaTheme="minorEastAsia"/>
              <w:noProof/>
            </w:rPr>
          </w:pPr>
          <w:ins w:id="14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v2 climate grid</w:t>
            </w:r>
            <w:r>
              <w:rPr>
                <w:noProof/>
                <w:webHidden/>
              </w:rPr>
              <w:tab/>
            </w:r>
            <w:r>
              <w:rPr>
                <w:noProof/>
                <w:webHidden/>
              </w:rPr>
              <w:fldChar w:fldCharType="begin"/>
            </w:r>
            <w:r>
              <w:rPr>
                <w:noProof/>
                <w:webHidden/>
              </w:rPr>
              <w:instrText xml:space="preserve"> PAGEREF _Toc66779378 \h </w:instrText>
            </w:r>
            <w:r>
              <w:rPr>
                <w:noProof/>
                <w:webHidden/>
              </w:rPr>
            </w:r>
          </w:ins>
          <w:r>
            <w:rPr>
              <w:noProof/>
              <w:webHidden/>
            </w:rPr>
            <w:fldChar w:fldCharType="separate"/>
          </w:r>
          <w:ins w:id="147" w:author="David Conklin" w:date="2021-03-16T09:30:00Z">
            <w:r>
              <w:rPr>
                <w:noProof/>
                <w:webHidden/>
              </w:rPr>
              <w:t>18</w:t>
            </w:r>
          </w:ins>
          <w:ins w:id="148" w:author="David Conklin" w:date="2021-03-16T09:28:00Z">
            <w:r>
              <w:rPr>
                <w:noProof/>
                <w:webHidden/>
              </w:rPr>
              <w:fldChar w:fldCharType="end"/>
            </w:r>
            <w:r w:rsidRPr="00FC5A9B">
              <w:rPr>
                <w:rStyle w:val="Hyperlink"/>
                <w:noProof/>
              </w:rPr>
              <w:fldChar w:fldCharType="end"/>
            </w:r>
          </w:ins>
        </w:p>
        <w:p w14:paraId="62406C68" w14:textId="04DA5280" w:rsidR="00B13FA9" w:rsidRDefault="00B13FA9">
          <w:pPr>
            <w:pStyle w:val="TOC2"/>
            <w:tabs>
              <w:tab w:val="right" w:leader="dot" w:pos="9350"/>
            </w:tabs>
            <w:rPr>
              <w:ins w:id="149" w:author="David Conklin" w:date="2021-03-16T09:28:00Z"/>
              <w:rFonts w:eastAsiaTheme="minorEastAsia"/>
              <w:noProof/>
            </w:rPr>
          </w:pPr>
          <w:ins w:id="15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"_Toc66779379"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How climate data is looked up</w:t>
            </w:r>
            <w:r>
              <w:rPr>
                <w:noProof/>
                <w:webHidden/>
              </w:rPr>
              <w:tab/>
            </w:r>
            <w:r>
              <w:rPr>
                <w:noProof/>
                <w:webHidden/>
              </w:rPr>
              <w:fldChar w:fldCharType="begin"/>
            </w:r>
            <w:r>
              <w:rPr>
                <w:noProof/>
                <w:webHidden/>
              </w:rPr>
              <w:instrText xml:space="preserve"> PAGEREF _Toc66779379 \h </w:instrText>
            </w:r>
            <w:r>
              <w:rPr>
                <w:noProof/>
                <w:webHidden/>
              </w:rPr>
            </w:r>
          </w:ins>
          <w:r>
            <w:rPr>
              <w:noProof/>
              <w:webHidden/>
            </w:rPr>
            <w:fldChar w:fldCharType="separate"/>
          </w:r>
          <w:ins w:id="151" w:author="David Conklin" w:date="2021-03-16T09:30:00Z">
            <w:r>
              <w:rPr>
                <w:noProof/>
                <w:webHidden/>
              </w:rPr>
              <w:t>18</w:t>
            </w:r>
          </w:ins>
          <w:ins w:id="152" w:author="David Conklin" w:date="2021-03-16T09:28:00Z">
            <w:r>
              <w:rPr>
                <w:noProof/>
                <w:webHidden/>
              </w:rPr>
              <w:fldChar w:fldCharType="end"/>
            </w:r>
            <w:r w:rsidRPr="00FC5A9B">
              <w:rPr>
                <w:rStyle w:val="Hyperlink"/>
                <w:noProof/>
              </w:rPr>
              <w:fldChar w:fldCharType="end"/>
            </w:r>
          </w:ins>
        </w:p>
        <w:p w14:paraId="5C8BCDC9" w14:textId="5F0CF160" w:rsidR="00B13FA9" w:rsidRDefault="00B13FA9">
          <w:pPr>
            <w:pStyle w:val="TOC2"/>
            <w:tabs>
              <w:tab w:val="right" w:leader="dot" w:pos="9350"/>
            </w:tabs>
            <w:rPr>
              <w:ins w:id="153" w:author="David Conklin" w:date="2021-03-16T09:28:00Z"/>
              <w:rFonts w:eastAsiaTheme="minorEastAsia"/>
              <w:noProof/>
            </w:rPr>
          </w:pPr>
          <w:ins w:id="15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What is in a climate dataset</w:t>
            </w:r>
            <w:r>
              <w:rPr>
                <w:noProof/>
                <w:webHidden/>
              </w:rPr>
              <w:tab/>
            </w:r>
            <w:r>
              <w:rPr>
                <w:noProof/>
                <w:webHidden/>
              </w:rPr>
              <w:fldChar w:fldCharType="begin"/>
            </w:r>
            <w:r>
              <w:rPr>
                <w:noProof/>
                <w:webHidden/>
              </w:rPr>
              <w:instrText xml:space="preserve"> PAGEREF _Toc66779380 \h </w:instrText>
            </w:r>
            <w:r>
              <w:rPr>
                <w:noProof/>
                <w:webHidden/>
              </w:rPr>
            </w:r>
          </w:ins>
          <w:r>
            <w:rPr>
              <w:noProof/>
              <w:webHidden/>
            </w:rPr>
            <w:fldChar w:fldCharType="separate"/>
          </w:r>
          <w:ins w:id="155" w:author="David Conklin" w:date="2021-03-16T09:30:00Z">
            <w:r>
              <w:rPr>
                <w:noProof/>
                <w:webHidden/>
              </w:rPr>
              <w:t>19</w:t>
            </w:r>
          </w:ins>
          <w:ins w:id="156" w:author="David Conklin" w:date="2021-03-16T09:28:00Z">
            <w:r>
              <w:rPr>
                <w:noProof/>
                <w:webHidden/>
              </w:rPr>
              <w:fldChar w:fldCharType="end"/>
            </w:r>
            <w:r w:rsidRPr="00FC5A9B">
              <w:rPr>
                <w:rStyle w:val="Hyperlink"/>
                <w:noProof/>
              </w:rPr>
              <w:fldChar w:fldCharType="end"/>
            </w:r>
          </w:ins>
        </w:p>
        <w:p w14:paraId="7A628975" w14:textId="009A7A29" w:rsidR="00B13FA9" w:rsidRDefault="00B13FA9">
          <w:pPr>
            <w:pStyle w:val="TOC1"/>
            <w:tabs>
              <w:tab w:val="right" w:leader="dot" w:pos="9350"/>
            </w:tabs>
            <w:rPr>
              <w:ins w:id="157" w:author="David Conklin" w:date="2021-03-16T09:28:00Z"/>
              <w:rFonts w:eastAsiaTheme="minorEastAsia"/>
              <w:noProof/>
            </w:rPr>
          </w:pPr>
          <w:ins w:id="15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Water rights</w:t>
            </w:r>
            <w:r>
              <w:rPr>
                <w:noProof/>
                <w:webHidden/>
              </w:rPr>
              <w:tab/>
            </w:r>
            <w:r>
              <w:rPr>
                <w:noProof/>
                <w:webHidden/>
              </w:rPr>
              <w:fldChar w:fldCharType="begin"/>
            </w:r>
            <w:r>
              <w:rPr>
                <w:noProof/>
                <w:webHidden/>
              </w:rPr>
              <w:instrText xml:space="preserve"> PAGEREF _Toc66779381 \h </w:instrText>
            </w:r>
            <w:r>
              <w:rPr>
                <w:noProof/>
                <w:webHidden/>
              </w:rPr>
            </w:r>
          </w:ins>
          <w:r>
            <w:rPr>
              <w:noProof/>
              <w:webHidden/>
            </w:rPr>
            <w:fldChar w:fldCharType="separate"/>
          </w:r>
          <w:ins w:id="159" w:author="David Conklin" w:date="2021-03-16T09:30:00Z">
            <w:r>
              <w:rPr>
                <w:noProof/>
                <w:webHidden/>
              </w:rPr>
              <w:t>19</w:t>
            </w:r>
          </w:ins>
          <w:ins w:id="160" w:author="David Conklin" w:date="2021-03-16T09:28:00Z">
            <w:r>
              <w:rPr>
                <w:noProof/>
                <w:webHidden/>
              </w:rPr>
              <w:fldChar w:fldCharType="end"/>
            </w:r>
            <w:r w:rsidRPr="00FC5A9B">
              <w:rPr>
                <w:rStyle w:val="Hyperlink"/>
                <w:noProof/>
              </w:rPr>
              <w:fldChar w:fldCharType="end"/>
            </w:r>
          </w:ins>
        </w:p>
        <w:p w14:paraId="31404DDB" w14:textId="48007474" w:rsidR="00B13FA9" w:rsidRDefault="00B13FA9">
          <w:pPr>
            <w:pStyle w:val="TOC2"/>
            <w:tabs>
              <w:tab w:val="right" w:leader="dot" w:pos="9350"/>
            </w:tabs>
            <w:rPr>
              <w:ins w:id="161" w:author="David Conklin" w:date="2021-03-16T09:28:00Z"/>
              <w:rFonts w:eastAsiaTheme="minorEastAsia"/>
              <w:noProof/>
            </w:rPr>
          </w:pPr>
          <w:ins w:id="16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Water rights data</w:t>
            </w:r>
            <w:r>
              <w:rPr>
                <w:noProof/>
                <w:webHidden/>
              </w:rPr>
              <w:tab/>
            </w:r>
            <w:r>
              <w:rPr>
                <w:noProof/>
                <w:webHidden/>
              </w:rPr>
              <w:fldChar w:fldCharType="begin"/>
            </w:r>
            <w:r>
              <w:rPr>
                <w:noProof/>
                <w:webHidden/>
              </w:rPr>
              <w:instrText xml:space="preserve"> PAGEREF _Toc66779382 \h </w:instrText>
            </w:r>
            <w:r>
              <w:rPr>
                <w:noProof/>
                <w:webHidden/>
              </w:rPr>
            </w:r>
          </w:ins>
          <w:r>
            <w:rPr>
              <w:noProof/>
              <w:webHidden/>
            </w:rPr>
            <w:fldChar w:fldCharType="separate"/>
          </w:r>
          <w:ins w:id="163" w:author="David Conklin" w:date="2021-03-16T09:30:00Z">
            <w:r>
              <w:rPr>
                <w:noProof/>
                <w:webHidden/>
              </w:rPr>
              <w:t>19</w:t>
            </w:r>
          </w:ins>
          <w:ins w:id="164" w:author="David Conklin" w:date="2021-03-16T09:28:00Z">
            <w:r>
              <w:rPr>
                <w:noProof/>
                <w:webHidden/>
              </w:rPr>
              <w:fldChar w:fldCharType="end"/>
            </w:r>
            <w:r w:rsidRPr="00FC5A9B">
              <w:rPr>
                <w:rStyle w:val="Hyperlink"/>
                <w:noProof/>
              </w:rPr>
              <w:fldChar w:fldCharType="end"/>
            </w:r>
          </w:ins>
        </w:p>
        <w:p w14:paraId="0AF7AA3F" w14:textId="5AF7BCFA" w:rsidR="00B13FA9" w:rsidRDefault="00B13FA9">
          <w:pPr>
            <w:pStyle w:val="TOC2"/>
            <w:tabs>
              <w:tab w:val="right" w:leader="dot" w:pos="9350"/>
            </w:tabs>
            <w:rPr>
              <w:ins w:id="165" w:author="David Conklin" w:date="2021-03-16T09:28:00Z"/>
              <w:rFonts w:eastAsiaTheme="minorEastAsia"/>
              <w:noProof/>
            </w:rPr>
          </w:pPr>
          <w:ins w:id="16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wr_pods.csv file</w:t>
            </w:r>
            <w:r>
              <w:rPr>
                <w:noProof/>
                <w:webHidden/>
              </w:rPr>
              <w:tab/>
            </w:r>
            <w:r>
              <w:rPr>
                <w:noProof/>
                <w:webHidden/>
              </w:rPr>
              <w:fldChar w:fldCharType="begin"/>
            </w:r>
            <w:r>
              <w:rPr>
                <w:noProof/>
                <w:webHidden/>
              </w:rPr>
              <w:instrText xml:space="preserve"> PAGEREF _Toc66779383 \h </w:instrText>
            </w:r>
            <w:r>
              <w:rPr>
                <w:noProof/>
                <w:webHidden/>
              </w:rPr>
            </w:r>
          </w:ins>
          <w:r>
            <w:rPr>
              <w:noProof/>
              <w:webHidden/>
            </w:rPr>
            <w:fldChar w:fldCharType="separate"/>
          </w:r>
          <w:ins w:id="167" w:author="David Conklin" w:date="2021-03-16T09:30:00Z">
            <w:r>
              <w:rPr>
                <w:noProof/>
                <w:webHidden/>
              </w:rPr>
              <w:t>20</w:t>
            </w:r>
          </w:ins>
          <w:ins w:id="168" w:author="David Conklin" w:date="2021-03-16T09:28:00Z">
            <w:r>
              <w:rPr>
                <w:noProof/>
                <w:webHidden/>
              </w:rPr>
              <w:fldChar w:fldCharType="end"/>
            </w:r>
            <w:r w:rsidRPr="00FC5A9B">
              <w:rPr>
                <w:rStyle w:val="Hyperlink"/>
                <w:noProof/>
              </w:rPr>
              <w:fldChar w:fldCharType="end"/>
            </w:r>
          </w:ins>
        </w:p>
        <w:p w14:paraId="5A4AE4A3" w14:textId="0BE94211" w:rsidR="00B13FA9" w:rsidRDefault="00B13FA9">
          <w:pPr>
            <w:pStyle w:val="TOC2"/>
            <w:tabs>
              <w:tab w:val="right" w:leader="dot" w:pos="9350"/>
            </w:tabs>
            <w:rPr>
              <w:ins w:id="169" w:author="David Conklin" w:date="2021-03-16T09:28:00Z"/>
              <w:rFonts w:eastAsiaTheme="minorEastAsia"/>
              <w:noProof/>
            </w:rPr>
          </w:pPr>
          <w:ins w:id="17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wr_pous.csv file</w:t>
            </w:r>
            <w:r>
              <w:rPr>
                <w:noProof/>
                <w:webHidden/>
              </w:rPr>
              <w:tab/>
            </w:r>
            <w:r>
              <w:rPr>
                <w:noProof/>
                <w:webHidden/>
              </w:rPr>
              <w:fldChar w:fldCharType="begin"/>
            </w:r>
            <w:r>
              <w:rPr>
                <w:noProof/>
                <w:webHidden/>
              </w:rPr>
              <w:instrText xml:space="preserve"> PAGEREF _Toc66779384 \h </w:instrText>
            </w:r>
            <w:r>
              <w:rPr>
                <w:noProof/>
                <w:webHidden/>
              </w:rPr>
            </w:r>
          </w:ins>
          <w:r>
            <w:rPr>
              <w:noProof/>
              <w:webHidden/>
            </w:rPr>
            <w:fldChar w:fldCharType="separate"/>
          </w:r>
          <w:ins w:id="171" w:author="David Conklin" w:date="2021-03-16T09:30:00Z">
            <w:r>
              <w:rPr>
                <w:noProof/>
                <w:webHidden/>
              </w:rPr>
              <w:t>20</w:t>
            </w:r>
          </w:ins>
          <w:ins w:id="172" w:author="David Conklin" w:date="2021-03-16T09:28:00Z">
            <w:r>
              <w:rPr>
                <w:noProof/>
                <w:webHidden/>
              </w:rPr>
              <w:fldChar w:fldCharType="end"/>
            </w:r>
            <w:r w:rsidRPr="00FC5A9B">
              <w:rPr>
                <w:rStyle w:val="Hyperlink"/>
                <w:noProof/>
              </w:rPr>
              <w:fldChar w:fldCharType="end"/>
            </w:r>
          </w:ins>
        </w:p>
        <w:p w14:paraId="0632326F" w14:textId="03F66A2B" w:rsidR="00B13FA9" w:rsidRDefault="00B13FA9">
          <w:pPr>
            <w:pStyle w:val="TOC2"/>
            <w:tabs>
              <w:tab w:val="right" w:leader="dot" w:pos="9350"/>
            </w:tabs>
            <w:rPr>
              <w:ins w:id="173" w:author="David Conklin" w:date="2021-03-16T09:28:00Z"/>
              <w:rFonts w:eastAsiaTheme="minorEastAsia"/>
              <w:noProof/>
            </w:rPr>
          </w:pPr>
          <w:ins w:id="17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Adding a water right</w:t>
            </w:r>
            <w:r>
              <w:rPr>
                <w:noProof/>
                <w:webHidden/>
              </w:rPr>
              <w:tab/>
            </w:r>
            <w:r>
              <w:rPr>
                <w:noProof/>
                <w:webHidden/>
              </w:rPr>
              <w:fldChar w:fldCharType="begin"/>
            </w:r>
            <w:r>
              <w:rPr>
                <w:noProof/>
                <w:webHidden/>
              </w:rPr>
              <w:instrText xml:space="preserve"> PAGEREF _Toc66779385 \h </w:instrText>
            </w:r>
            <w:r>
              <w:rPr>
                <w:noProof/>
                <w:webHidden/>
              </w:rPr>
            </w:r>
          </w:ins>
          <w:r>
            <w:rPr>
              <w:noProof/>
              <w:webHidden/>
            </w:rPr>
            <w:fldChar w:fldCharType="separate"/>
          </w:r>
          <w:ins w:id="175" w:author="David Conklin" w:date="2021-03-16T09:30:00Z">
            <w:r>
              <w:rPr>
                <w:noProof/>
                <w:webHidden/>
              </w:rPr>
              <w:t>21</w:t>
            </w:r>
          </w:ins>
          <w:ins w:id="176" w:author="David Conklin" w:date="2021-03-16T09:28:00Z">
            <w:r>
              <w:rPr>
                <w:noProof/>
                <w:webHidden/>
              </w:rPr>
              <w:fldChar w:fldCharType="end"/>
            </w:r>
            <w:r w:rsidRPr="00FC5A9B">
              <w:rPr>
                <w:rStyle w:val="Hyperlink"/>
                <w:noProof/>
              </w:rPr>
              <w:fldChar w:fldCharType="end"/>
            </w:r>
          </w:ins>
        </w:p>
        <w:p w14:paraId="4EC59168" w14:textId="65EB0B03" w:rsidR="00B13FA9" w:rsidRDefault="00B13FA9">
          <w:pPr>
            <w:pStyle w:val="TOC1"/>
            <w:tabs>
              <w:tab w:val="right" w:leader="dot" w:pos="9350"/>
            </w:tabs>
            <w:rPr>
              <w:ins w:id="177" w:author="David Conklin" w:date="2021-03-16T09:28:00Z"/>
              <w:rFonts w:eastAsiaTheme="minorEastAsia"/>
              <w:noProof/>
            </w:rPr>
          </w:pPr>
          <w:ins w:id="17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Stream flow and stream temperature</w:t>
            </w:r>
            <w:r>
              <w:rPr>
                <w:noProof/>
                <w:webHidden/>
              </w:rPr>
              <w:tab/>
            </w:r>
            <w:r>
              <w:rPr>
                <w:noProof/>
                <w:webHidden/>
              </w:rPr>
              <w:fldChar w:fldCharType="begin"/>
            </w:r>
            <w:r>
              <w:rPr>
                <w:noProof/>
                <w:webHidden/>
              </w:rPr>
              <w:instrText xml:space="preserve"> PAGEREF _Toc66779386 \h </w:instrText>
            </w:r>
            <w:r>
              <w:rPr>
                <w:noProof/>
                <w:webHidden/>
              </w:rPr>
            </w:r>
          </w:ins>
          <w:r>
            <w:rPr>
              <w:noProof/>
              <w:webHidden/>
            </w:rPr>
            <w:fldChar w:fldCharType="separate"/>
          </w:r>
          <w:ins w:id="179" w:author="David Conklin" w:date="2021-03-16T09:30:00Z">
            <w:r>
              <w:rPr>
                <w:noProof/>
                <w:webHidden/>
              </w:rPr>
              <w:t>22</w:t>
            </w:r>
          </w:ins>
          <w:ins w:id="180" w:author="David Conklin" w:date="2021-03-16T09:28:00Z">
            <w:r>
              <w:rPr>
                <w:noProof/>
                <w:webHidden/>
              </w:rPr>
              <w:fldChar w:fldCharType="end"/>
            </w:r>
            <w:r w:rsidRPr="00FC5A9B">
              <w:rPr>
                <w:rStyle w:val="Hyperlink"/>
                <w:noProof/>
              </w:rPr>
              <w:fldChar w:fldCharType="end"/>
            </w:r>
          </w:ins>
        </w:p>
        <w:p w14:paraId="0C682EC2" w14:textId="2DC90F2A" w:rsidR="00B13FA9" w:rsidRDefault="00B13FA9">
          <w:pPr>
            <w:pStyle w:val="TOC2"/>
            <w:tabs>
              <w:tab w:val="right" w:leader="dot" w:pos="9350"/>
            </w:tabs>
            <w:rPr>
              <w:ins w:id="181" w:author="David Conklin" w:date="2021-03-16T09:28:00Z"/>
              <w:rFonts w:eastAsiaTheme="minorEastAsia"/>
              <w:noProof/>
            </w:rPr>
          </w:pPr>
          <w:ins w:id="18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Water parcels</w:t>
            </w:r>
            <w:r>
              <w:rPr>
                <w:noProof/>
                <w:webHidden/>
              </w:rPr>
              <w:tab/>
            </w:r>
            <w:r>
              <w:rPr>
                <w:noProof/>
                <w:webHidden/>
              </w:rPr>
              <w:fldChar w:fldCharType="begin"/>
            </w:r>
            <w:r>
              <w:rPr>
                <w:noProof/>
                <w:webHidden/>
              </w:rPr>
              <w:instrText xml:space="preserve"> PAGEREF _Toc66779387 \h </w:instrText>
            </w:r>
            <w:r>
              <w:rPr>
                <w:noProof/>
                <w:webHidden/>
              </w:rPr>
            </w:r>
          </w:ins>
          <w:r>
            <w:rPr>
              <w:noProof/>
              <w:webHidden/>
            </w:rPr>
            <w:fldChar w:fldCharType="separate"/>
          </w:r>
          <w:ins w:id="183" w:author="David Conklin" w:date="2021-03-16T09:30:00Z">
            <w:r>
              <w:rPr>
                <w:noProof/>
                <w:webHidden/>
              </w:rPr>
              <w:t>22</w:t>
            </w:r>
          </w:ins>
          <w:ins w:id="184" w:author="David Conklin" w:date="2021-03-16T09:28:00Z">
            <w:r>
              <w:rPr>
                <w:noProof/>
                <w:webHidden/>
              </w:rPr>
              <w:fldChar w:fldCharType="end"/>
            </w:r>
            <w:r w:rsidRPr="00FC5A9B">
              <w:rPr>
                <w:rStyle w:val="Hyperlink"/>
                <w:noProof/>
              </w:rPr>
              <w:fldChar w:fldCharType="end"/>
            </w:r>
          </w:ins>
        </w:p>
        <w:p w14:paraId="13D67224" w14:textId="595F2C30" w:rsidR="00B13FA9" w:rsidRDefault="00B13FA9">
          <w:pPr>
            <w:pStyle w:val="TOC2"/>
            <w:tabs>
              <w:tab w:val="right" w:leader="dot" w:pos="9350"/>
            </w:tabs>
            <w:rPr>
              <w:ins w:id="185" w:author="David Conklin" w:date="2021-03-16T09:28:00Z"/>
              <w:rFonts w:eastAsiaTheme="minorEastAsia"/>
              <w:noProof/>
            </w:rPr>
          </w:pPr>
          <w:ins w:id="18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Daily water mass and energy balance</w:t>
            </w:r>
            <w:r>
              <w:rPr>
                <w:noProof/>
                <w:webHidden/>
              </w:rPr>
              <w:tab/>
            </w:r>
            <w:r>
              <w:rPr>
                <w:noProof/>
                <w:webHidden/>
              </w:rPr>
              <w:fldChar w:fldCharType="begin"/>
            </w:r>
            <w:r>
              <w:rPr>
                <w:noProof/>
                <w:webHidden/>
              </w:rPr>
              <w:instrText xml:space="preserve"> PAGEREF _Toc66779388 \h </w:instrText>
            </w:r>
            <w:r>
              <w:rPr>
                <w:noProof/>
                <w:webHidden/>
              </w:rPr>
            </w:r>
          </w:ins>
          <w:r>
            <w:rPr>
              <w:noProof/>
              <w:webHidden/>
            </w:rPr>
            <w:fldChar w:fldCharType="separate"/>
          </w:r>
          <w:ins w:id="187" w:author="David Conklin" w:date="2021-03-16T09:30:00Z">
            <w:r>
              <w:rPr>
                <w:noProof/>
                <w:webHidden/>
              </w:rPr>
              <w:t>22</w:t>
            </w:r>
          </w:ins>
          <w:ins w:id="188" w:author="David Conklin" w:date="2021-03-16T09:28:00Z">
            <w:r>
              <w:rPr>
                <w:noProof/>
                <w:webHidden/>
              </w:rPr>
              <w:fldChar w:fldCharType="end"/>
            </w:r>
            <w:r w:rsidRPr="00FC5A9B">
              <w:rPr>
                <w:rStyle w:val="Hyperlink"/>
                <w:noProof/>
              </w:rPr>
              <w:fldChar w:fldCharType="end"/>
            </w:r>
          </w:ins>
        </w:p>
        <w:p w14:paraId="24E58242" w14:textId="30A3E488" w:rsidR="00B13FA9" w:rsidRDefault="00B13FA9">
          <w:pPr>
            <w:pStyle w:val="TOC2"/>
            <w:tabs>
              <w:tab w:val="right" w:leader="dot" w:pos="9350"/>
            </w:tabs>
            <w:rPr>
              <w:ins w:id="189" w:author="David Conklin" w:date="2021-03-16T09:28:00Z"/>
              <w:rFonts w:eastAsiaTheme="minorEastAsia"/>
              <w:noProof/>
            </w:rPr>
          </w:pPr>
          <w:ins w:id="19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"_Toc66779389"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Estimating the rate of flow in a stream reach</w:t>
            </w:r>
            <w:r>
              <w:rPr>
                <w:noProof/>
                <w:webHidden/>
              </w:rPr>
              <w:tab/>
            </w:r>
            <w:r>
              <w:rPr>
                <w:noProof/>
                <w:webHidden/>
              </w:rPr>
              <w:fldChar w:fldCharType="begin"/>
            </w:r>
            <w:r>
              <w:rPr>
                <w:noProof/>
                <w:webHidden/>
              </w:rPr>
              <w:instrText xml:space="preserve"> PAGEREF _Toc66779389 \h </w:instrText>
            </w:r>
            <w:r>
              <w:rPr>
                <w:noProof/>
                <w:webHidden/>
              </w:rPr>
            </w:r>
          </w:ins>
          <w:r>
            <w:rPr>
              <w:noProof/>
              <w:webHidden/>
            </w:rPr>
            <w:fldChar w:fldCharType="separate"/>
          </w:r>
          <w:ins w:id="191" w:author="David Conklin" w:date="2021-03-16T09:30:00Z">
            <w:r>
              <w:rPr>
                <w:noProof/>
                <w:webHidden/>
              </w:rPr>
              <w:t>23</w:t>
            </w:r>
          </w:ins>
          <w:ins w:id="192" w:author="David Conklin" w:date="2021-03-16T09:28:00Z">
            <w:r>
              <w:rPr>
                <w:noProof/>
                <w:webHidden/>
              </w:rPr>
              <w:fldChar w:fldCharType="end"/>
            </w:r>
            <w:r w:rsidRPr="00FC5A9B">
              <w:rPr>
                <w:rStyle w:val="Hyperlink"/>
                <w:noProof/>
              </w:rPr>
              <w:fldChar w:fldCharType="end"/>
            </w:r>
          </w:ins>
        </w:p>
        <w:p w14:paraId="13C2D3C7" w14:textId="2FB083C9" w:rsidR="00B13FA9" w:rsidRDefault="00B13FA9">
          <w:pPr>
            <w:pStyle w:val="TOC2"/>
            <w:tabs>
              <w:tab w:val="right" w:leader="dot" w:pos="9350"/>
            </w:tabs>
            <w:rPr>
              <w:ins w:id="193" w:author="David Conklin" w:date="2021-03-16T09:28:00Z"/>
              <w:rFonts w:eastAsiaTheme="minorEastAsia"/>
              <w:noProof/>
            </w:rPr>
          </w:pPr>
          <w:ins w:id="19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_Toc66779390 \h </w:instrText>
            </w:r>
            <w:r>
              <w:rPr>
                <w:noProof/>
                <w:webHidden/>
              </w:rPr>
            </w:r>
          </w:ins>
          <w:r>
            <w:rPr>
              <w:noProof/>
              <w:webHidden/>
            </w:rPr>
            <w:fldChar w:fldCharType="separate"/>
          </w:r>
          <w:ins w:id="195" w:author="David Conklin" w:date="2021-03-16T09:30:00Z">
            <w:r>
              <w:rPr>
                <w:noProof/>
                <w:webHidden/>
              </w:rPr>
              <w:t>26</w:t>
            </w:r>
          </w:ins>
          <w:ins w:id="196" w:author="David Conklin" w:date="2021-03-16T09:28:00Z">
            <w:r>
              <w:rPr>
                <w:noProof/>
                <w:webHidden/>
              </w:rPr>
              <w:fldChar w:fldCharType="end"/>
            </w:r>
            <w:r w:rsidRPr="00FC5A9B">
              <w:rPr>
                <w:rStyle w:val="Hyperlink"/>
                <w:noProof/>
              </w:rPr>
              <w:fldChar w:fldCharType="end"/>
            </w:r>
          </w:ins>
        </w:p>
        <w:p w14:paraId="34433CCE" w14:textId="58C84986" w:rsidR="00B13FA9" w:rsidRDefault="00B13FA9">
          <w:pPr>
            <w:pStyle w:val="TOC2"/>
            <w:tabs>
              <w:tab w:val="right" w:leader="dot" w:pos="9350"/>
            </w:tabs>
            <w:rPr>
              <w:ins w:id="197" w:author="David Conklin" w:date="2021-03-16T09:28:00Z"/>
              <w:rFonts w:eastAsiaTheme="minorEastAsia"/>
              <w:noProof/>
            </w:rPr>
          </w:pPr>
          <w:ins w:id="19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Water temperature from thermal energy</w:t>
            </w:r>
            <w:r>
              <w:rPr>
                <w:noProof/>
                <w:webHidden/>
              </w:rPr>
              <w:tab/>
            </w:r>
            <w:r>
              <w:rPr>
                <w:noProof/>
                <w:webHidden/>
              </w:rPr>
              <w:fldChar w:fldCharType="begin"/>
            </w:r>
            <w:r>
              <w:rPr>
                <w:noProof/>
                <w:webHidden/>
              </w:rPr>
              <w:instrText xml:space="preserve"> PAGEREF _Toc66779391 \h </w:instrText>
            </w:r>
            <w:r>
              <w:rPr>
                <w:noProof/>
                <w:webHidden/>
              </w:rPr>
            </w:r>
          </w:ins>
          <w:r>
            <w:rPr>
              <w:noProof/>
              <w:webHidden/>
            </w:rPr>
            <w:fldChar w:fldCharType="separate"/>
          </w:r>
          <w:ins w:id="199" w:author="David Conklin" w:date="2021-03-16T09:30:00Z">
            <w:r>
              <w:rPr>
                <w:noProof/>
                <w:webHidden/>
              </w:rPr>
              <w:t>26</w:t>
            </w:r>
          </w:ins>
          <w:ins w:id="200" w:author="David Conklin" w:date="2021-03-16T09:28:00Z">
            <w:r>
              <w:rPr>
                <w:noProof/>
                <w:webHidden/>
              </w:rPr>
              <w:fldChar w:fldCharType="end"/>
            </w:r>
            <w:r w:rsidRPr="00FC5A9B">
              <w:rPr>
                <w:rStyle w:val="Hyperlink"/>
                <w:noProof/>
              </w:rPr>
              <w:fldChar w:fldCharType="end"/>
            </w:r>
          </w:ins>
        </w:p>
        <w:p w14:paraId="12807791" w14:textId="67C4969E" w:rsidR="00B13FA9" w:rsidRDefault="00B13FA9">
          <w:pPr>
            <w:pStyle w:val="TOC2"/>
            <w:tabs>
              <w:tab w:val="right" w:leader="dot" w:pos="9350"/>
            </w:tabs>
            <w:rPr>
              <w:ins w:id="201" w:author="David Conklin" w:date="2021-03-16T09:28:00Z"/>
              <w:rFonts w:eastAsiaTheme="minorEastAsia"/>
              <w:noProof/>
            </w:rPr>
          </w:pPr>
          <w:ins w:id="20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Initial conditions for Flow: the IC file</w:t>
            </w:r>
            <w:r>
              <w:rPr>
                <w:noProof/>
                <w:webHidden/>
              </w:rPr>
              <w:tab/>
            </w:r>
            <w:r>
              <w:rPr>
                <w:noProof/>
                <w:webHidden/>
              </w:rPr>
              <w:fldChar w:fldCharType="begin"/>
            </w:r>
            <w:r>
              <w:rPr>
                <w:noProof/>
                <w:webHidden/>
              </w:rPr>
              <w:instrText xml:space="preserve"> PAGEREF _Toc66779392 \h </w:instrText>
            </w:r>
            <w:r>
              <w:rPr>
                <w:noProof/>
                <w:webHidden/>
              </w:rPr>
            </w:r>
          </w:ins>
          <w:r>
            <w:rPr>
              <w:noProof/>
              <w:webHidden/>
            </w:rPr>
            <w:fldChar w:fldCharType="separate"/>
          </w:r>
          <w:ins w:id="203" w:author="David Conklin" w:date="2021-03-16T09:30:00Z">
            <w:r>
              <w:rPr>
                <w:noProof/>
                <w:webHidden/>
              </w:rPr>
              <w:t>27</w:t>
            </w:r>
          </w:ins>
          <w:ins w:id="204" w:author="David Conklin" w:date="2021-03-16T09:28:00Z">
            <w:r>
              <w:rPr>
                <w:noProof/>
                <w:webHidden/>
              </w:rPr>
              <w:fldChar w:fldCharType="end"/>
            </w:r>
            <w:r w:rsidRPr="00FC5A9B">
              <w:rPr>
                <w:rStyle w:val="Hyperlink"/>
                <w:noProof/>
              </w:rPr>
              <w:fldChar w:fldCharType="end"/>
            </w:r>
          </w:ins>
        </w:p>
        <w:p w14:paraId="6577A926" w14:textId="6E289108" w:rsidR="00B13FA9" w:rsidRDefault="00B13FA9">
          <w:pPr>
            <w:pStyle w:val="TOC2"/>
            <w:tabs>
              <w:tab w:val="right" w:leader="dot" w:pos="9350"/>
            </w:tabs>
            <w:rPr>
              <w:ins w:id="205" w:author="David Conklin" w:date="2021-03-16T09:28:00Z"/>
              <w:rFonts w:eastAsiaTheme="minorEastAsia"/>
              <w:noProof/>
            </w:rPr>
          </w:pPr>
          <w:ins w:id="20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Boundary conditions for stream water temperature</w:t>
            </w:r>
            <w:r>
              <w:rPr>
                <w:noProof/>
                <w:webHidden/>
              </w:rPr>
              <w:tab/>
            </w:r>
            <w:r>
              <w:rPr>
                <w:noProof/>
                <w:webHidden/>
              </w:rPr>
              <w:fldChar w:fldCharType="begin"/>
            </w:r>
            <w:r>
              <w:rPr>
                <w:noProof/>
                <w:webHidden/>
              </w:rPr>
              <w:instrText xml:space="preserve"> PAGEREF _Toc66779393 \h </w:instrText>
            </w:r>
            <w:r>
              <w:rPr>
                <w:noProof/>
                <w:webHidden/>
              </w:rPr>
            </w:r>
          </w:ins>
          <w:r>
            <w:rPr>
              <w:noProof/>
              <w:webHidden/>
            </w:rPr>
            <w:fldChar w:fldCharType="separate"/>
          </w:r>
          <w:ins w:id="207" w:author="David Conklin" w:date="2021-03-16T09:30:00Z">
            <w:r>
              <w:rPr>
                <w:noProof/>
                <w:webHidden/>
              </w:rPr>
              <w:t>27</w:t>
            </w:r>
          </w:ins>
          <w:ins w:id="208" w:author="David Conklin" w:date="2021-03-16T09:28:00Z">
            <w:r>
              <w:rPr>
                <w:noProof/>
                <w:webHidden/>
              </w:rPr>
              <w:fldChar w:fldCharType="end"/>
            </w:r>
            <w:r w:rsidRPr="00FC5A9B">
              <w:rPr>
                <w:rStyle w:val="Hyperlink"/>
                <w:noProof/>
              </w:rPr>
              <w:fldChar w:fldCharType="end"/>
            </w:r>
          </w:ins>
        </w:p>
        <w:p w14:paraId="3AA10ED7" w14:textId="26B311F6" w:rsidR="00B13FA9" w:rsidRDefault="00B13FA9">
          <w:pPr>
            <w:pStyle w:val="TOC2"/>
            <w:tabs>
              <w:tab w:val="right" w:leader="dot" w:pos="9350"/>
            </w:tabs>
            <w:rPr>
              <w:ins w:id="209" w:author="David Conklin" w:date="2021-03-16T09:28:00Z"/>
              <w:rFonts w:eastAsiaTheme="minorEastAsia"/>
              <w:noProof/>
            </w:rPr>
          </w:pPr>
          <w:ins w:id="21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Thermal stratification in reservoirs</w:t>
            </w:r>
            <w:r>
              <w:rPr>
                <w:noProof/>
                <w:webHidden/>
              </w:rPr>
              <w:tab/>
            </w:r>
            <w:r>
              <w:rPr>
                <w:noProof/>
                <w:webHidden/>
              </w:rPr>
              <w:fldChar w:fldCharType="begin"/>
            </w:r>
            <w:r>
              <w:rPr>
                <w:noProof/>
                <w:webHidden/>
              </w:rPr>
              <w:instrText xml:space="preserve"> PAGEREF _Toc66779394 \h </w:instrText>
            </w:r>
            <w:r>
              <w:rPr>
                <w:noProof/>
                <w:webHidden/>
              </w:rPr>
            </w:r>
          </w:ins>
          <w:r>
            <w:rPr>
              <w:noProof/>
              <w:webHidden/>
            </w:rPr>
            <w:fldChar w:fldCharType="separate"/>
          </w:r>
          <w:ins w:id="211" w:author="David Conklin" w:date="2021-03-16T09:30:00Z">
            <w:r>
              <w:rPr>
                <w:noProof/>
                <w:webHidden/>
              </w:rPr>
              <w:t>28</w:t>
            </w:r>
          </w:ins>
          <w:ins w:id="212" w:author="David Conklin" w:date="2021-03-16T09:28:00Z">
            <w:r>
              <w:rPr>
                <w:noProof/>
                <w:webHidden/>
              </w:rPr>
              <w:fldChar w:fldCharType="end"/>
            </w:r>
            <w:r w:rsidRPr="00FC5A9B">
              <w:rPr>
                <w:rStyle w:val="Hyperlink"/>
                <w:noProof/>
              </w:rPr>
              <w:fldChar w:fldCharType="end"/>
            </w:r>
          </w:ins>
        </w:p>
        <w:p w14:paraId="4FC3277F" w14:textId="1F125DDB" w:rsidR="00B13FA9" w:rsidRDefault="00B13FA9">
          <w:pPr>
            <w:pStyle w:val="TOC2"/>
            <w:tabs>
              <w:tab w:val="right" w:leader="dot" w:pos="9350"/>
            </w:tabs>
            <w:rPr>
              <w:ins w:id="213" w:author="David Conklin" w:date="2021-03-16T09:28:00Z"/>
              <w:rFonts w:eastAsiaTheme="minorEastAsia"/>
              <w:noProof/>
            </w:rPr>
          </w:pPr>
          <w:ins w:id="21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Thermal loading</w:t>
            </w:r>
            <w:r>
              <w:rPr>
                <w:noProof/>
                <w:webHidden/>
              </w:rPr>
              <w:tab/>
            </w:r>
            <w:r>
              <w:rPr>
                <w:noProof/>
                <w:webHidden/>
              </w:rPr>
              <w:fldChar w:fldCharType="begin"/>
            </w:r>
            <w:r>
              <w:rPr>
                <w:noProof/>
                <w:webHidden/>
              </w:rPr>
              <w:instrText xml:space="preserve"> PAGEREF _Toc66779395 \h </w:instrText>
            </w:r>
            <w:r>
              <w:rPr>
                <w:noProof/>
                <w:webHidden/>
              </w:rPr>
            </w:r>
          </w:ins>
          <w:r>
            <w:rPr>
              <w:noProof/>
              <w:webHidden/>
            </w:rPr>
            <w:fldChar w:fldCharType="separate"/>
          </w:r>
          <w:ins w:id="215" w:author="David Conklin" w:date="2021-03-16T09:30:00Z">
            <w:r>
              <w:rPr>
                <w:noProof/>
                <w:webHidden/>
              </w:rPr>
              <w:t>28</w:t>
            </w:r>
          </w:ins>
          <w:ins w:id="216" w:author="David Conklin" w:date="2021-03-16T09:28:00Z">
            <w:r>
              <w:rPr>
                <w:noProof/>
                <w:webHidden/>
              </w:rPr>
              <w:fldChar w:fldCharType="end"/>
            </w:r>
            <w:r w:rsidRPr="00FC5A9B">
              <w:rPr>
                <w:rStyle w:val="Hyperlink"/>
                <w:noProof/>
              </w:rPr>
              <w:fldChar w:fldCharType="end"/>
            </w:r>
          </w:ins>
        </w:p>
        <w:p w14:paraId="0CCF015E" w14:textId="1543CB9B" w:rsidR="00B13FA9" w:rsidRDefault="00B13FA9">
          <w:pPr>
            <w:pStyle w:val="TOC1"/>
            <w:tabs>
              <w:tab w:val="right" w:leader="dot" w:pos="9350"/>
            </w:tabs>
            <w:rPr>
              <w:ins w:id="217" w:author="David Conklin" w:date="2021-03-16T09:28:00Z"/>
              <w:rFonts w:eastAsiaTheme="minorEastAsia"/>
              <w:noProof/>
            </w:rPr>
          </w:pPr>
          <w:ins w:id="21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Reservoirs</w:t>
            </w:r>
            <w:r>
              <w:rPr>
                <w:noProof/>
                <w:webHidden/>
              </w:rPr>
              <w:tab/>
            </w:r>
            <w:r>
              <w:rPr>
                <w:noProof/>
                <w:webHidden/>
              </w:rPr>
              <w:fldChar w:fldCharType="begin"/>
            </w:r>
            <w:r>
              <w:rPr>
                <w:noProof/>
                <w:webHidden/>
              </w:rPr>
              <w:instrText xml:space="preserve"> PAGEREF _Toc66779396 \h </w:instrText>
            </w:r>
            <w:r>
              <w:rPr>
                <w:noProof/>
                <w:webHidden/>
              </w:rPr>
            </w:r>
          </w:ins>
          <w:r>
            <w:rPr>
              <w:noProof/>
              <w:webHidden/>
            </w:rPr>
            <w:fldChar w:fldCharType="separate"/>
          </w:r>
          <w:ins w:id="219" w:author="David Conklin" w:date="2021-03-16T09:30:00Z">
            <w:r>
              <w:rPr>
                <w:noProof/>
                <w:webHidden/>
              </w:rPr>
              <w:t>29</w:t>
            </w:r>
          </w:ins>
          <w:ins w:id="220" w:author="David Conklin" w:date="2021-03-16T09:28:00Z">
            <w:r>
              <w:rPr>
                <w:noProof/>
                <w:webHidden/>
              </w:rPr>
              <w:fldChar w:fldCharType="end"/>
            </w:r>
            <w:r w:rsidRPr="00FC5A9B">
              <w:rPr>
                <w:rStyle w:val="Hyperlink"/>
                <w:noProof/>
              </w:rPr>
              <w:fldChar w:fldCharType="end"/>
            </w:r>
          </w:ins>
        </w:p>
        <w:p w14:paraId="7C741889" w14:textId="02037B3D" w:rsidR="00B13FA9" w:rsidRDefault="00B13FA9">
          <w:pPr>
            <w:pStyle w:val="TOC2"/>
            <w:tabs>
              <w:tab w:val="right" w:leader="dot" w:pos="9350"/>
            </w:tabs>
            <w:rPr>
              <w:ins w:id="221" w:author="David Conklin" w:date="2021-03-16T09:28:00Z"/>
              <w:rFonts w:eastAsiaTheme="minorEastAsia"/>
              <w:noProof/>
            </w:rPr>
          </w:pPr>
          <w:ins w:id="22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Reservoir data</w:t>
            </w:r>
            <w:r>
              <w:rPr>
                <w:noProof/>
                <w:webHidden/>
              </w:rPr>
              <w:tab/>
            </w:r>
            <w:r>
              <w:rPr>
                <w:noProof/>
                <w:webHidden/>
              </w:rPr>
              <w:fldChar w:fldCharType="begin"/>
            </w:r>
            <w:r>
              <w:rPr>
                <w:noProof/>
                <w:webHidden/>
              </w:rPr>
              <w:instrText xml:space="preserve"> PAGEREF _Toc66779397 \h </w:instrText>
            </w:r>
            <w:r>
              <w:rPr>
                <w:noProof/>
                <w:webHidden/>
              </w:rPr>
            </w:r>
          </w:ins>
          <w:r>
            <w:rPr>
              <w:noProof/>
              <w:webHidden/>
            </w:rPr>
            <w:fldChar w:fldCharType="separate"/>
          </w:r>
          <w:ins w:id="223" w:author="David Conklin" w:date="2021-03-16T09:30:00Z">
            <w:r>
              <w:rPr>
                <w:noProof/>
                <w:webHidden/>
              </w:rPr>
              <w:t>30</w:t>
            </w:r>
          </w:ins>
          <w:ins w:id="224" w:author="David Conklin" w:date="2021-03-16T09:28:00Z">
            <w:r>
              <w:rPr>
                <w:noProof/>
                <w:webHidden/>
              </w:rPr>
              <w:fldChar w:fldCharType="end"/>
            </w:r>
            <w:r w:rsidRPr="00FC5A9B">
              <w:rPr>
                <w:rStyle w:val="Hyperlink"/>
                <w:noProof/>
              </w:rPr>
              <w:fldChar w:fldCharType="end"/>
            </w:r>
          </w:ins>
        </w:p>
        <w:p w14:paraId="0CDE321D" w14:textId="1894EEE8" w:rsidR="00B13FA9" w:rsidRDefault="00B13FA9">
          <w:pPr>
            <w:pStyle w:val="TOC2"/>
            <w:tabs>
              <w:tab w:val="right" w:leader="dot" w:pos="9350"/>
            </w:tabs>
            <w:rPr>
              <w:ins w:id="225" w:author="David Conklin" w:date="2021-03-16T09:28:00Z"/>
              <w:rFonts w:eastAsiaTheme="minorEastAsia"/>
              <w:noProof/>
            </w:rPr>
          </w:pPr>
          <w:ins w:id="22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Reservoir data sources</w:t>
            </w:r>
            <w:r>
              <w:rPr>
                <w:noProof/>
                <w:webHidden/>
              </w:rPr>
              <w:tab/>
            </w:r>
            <w:r>
              <w:rPr>
                <w:noProof/>
                <w:webHidden/>
              </w:rPr>
              <w:fldChar w:fldCharType="begin"/>
            </w:r>
            <w:r>
              <w:rPr>
                <w:noProof/>
                <w:webHidden/>
              </w:rPr>
              <w:instrText xml:space="preserve"> PAGEREF _Toc66779398 \h </w:instrText>
            </w:r>
            <w:r>
              <w:rPr>
                <w:noProof/>
                <w:webHidden/>
              </w:rPr>
            </w:r>
          </w:ins>
          <w:r>
            <w:rPr>
              <w:noProof/>
              <w:webHidden/>
            </w:rPr>
            <w:fldChar w:fldCharType="separate"/>
          </w:r>
          <w:ins w:id="227" w:author="David Conklin" w:date="2021-03-16T09:30:00Z">
            <w:r>
              <w:rPr>
                <w:noProof/>
                <w:webHidden/>
              </w:rPr>
              <w:t>32</w:t>
            </w:r>
          </w:ins>
          <w:ins w:id="228" w:author="David Conklin" w:date="2021-03-16T09:28:00Z">
            <w:r>
              <w:rPr>
                <w:noProof/>
                <w:webHidden/>
              </w:rPr>
              <w:fldChar w:fldCharType="end"/>
            </w:r>
            <w:r w:rsidRPr="00FC5A9B">
              <w:rPr>
                <w:rStyle w:val="Hyperlink"/>
                <w:noProof/>
              </w:rPr>
              <w:fldChar w:fldCharType="end"/>
            </w:r>
          </w:ins>
        </w:p>
        <w:p w14:paraId="43353D34" w14:textId="58CB47C0" w:rsidR="00B13FA9" w:rsidRDefault="00B13FA9">
          <w:pPr>
            <w:pStyle w:val="TOC1"/>
            <w:tabs>
              <w:tab w:val="right" w:leader="dot" w:pos="9350"/>
            </w:tabs>
            <w:rPr>
              <w:ins w:id="229" w:author="David Conklin" w:date="2021-03-16T09:28:00Z"/>
              <w:rFonts w:eastAsiaTheme="minorEastAsia"/>
              <w:noProof/>
            </w:rPr>
          </w:pPr>
          <w:ins w:id="23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"_Toc66779399"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_Toc66779399 \h </w:instrText>
            </w:r>
            <w:r>
              <w:rPr>
                <w:noProof/>
                <w:webHidden/>
              </w:rPr>
            </w:r>
          </w:ins>
          <w:r>
            <w:rPr>
              <w:noProof/>
              <w:webHidden/>
            </w:rPr>
            <w:fldChar w:fldCharType="separate"/>
          </w:r>
          <w:ins w:id="231" w:author="David Conklin" w:date="2021-03-16T09:30:00Z">
            <w:r>
              <w:rPr>
                <w:noProof/>
                <w:webHidden/>
              </w:rPr>
              <w:t>32</w:t>
            </w:r>
          </w:ins>
          <w:ins w:id="232" w:author="David Conklin" w:date="2021-03-16T09:28:00Z">
            <w:r>
              <w:rPr>
                <w:noProof/>
                <w:webHidden/>
              </w:rPr>
              <w:fldChar w:fldCharType="end"/>
            </w:r>
            <w:r w:rsidRPr="00FC5A9B">
              <w:rPr>
                <w:rStyle w:val="Hyperlink"/>
                <w:noProof/>
              </w:rPr>
              <w:fldChar w:fldCharType="end"/>
            </w:r>
          </w:ins>
        </w:p>
        <w:p w14:paraId="6C79D658" w14:textId="6F76BFC3" w:rsidR="00B13FA9" w:rsidRDefault="00B13FA9">
          <w:pPr>
            <w:pStyle w:val="TOC2"/>
            <w:tabs>
              <w:tab w:val="right" w:leader="dot" w:pos="9350"/>
            </w:tabs>
            <w:rPr>
              <w:ins w:id="233" w:author="David Conklin" w:date="2021-03-16T09:28:00Z"/>
              <w:rFonts w:eastAsiaTheme="minorEastAsia"/>
              <w:noProof/>
            </w:rPr>
          </w:pPr>
          <w:ins w:id="23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Limitations of subbasin simulations</w:t>
            </w:r>
            <w:r>
              <w:rPr>
                <w:noProof/>
                <w:webHidden/>
              </w:rPr>
              <w:tab/>
            </w:r>
            <w:r>
              <w:rPr>
                <w:noProof/>
                <w:webHidden/>
              </w:rPr>
              <w:fldChar w:fldCharType="begin"/>
            </w:r>
            <w:r>
              <w:rPr>
                <w:noProof/>
                <w:webHidden/>
              </w:rPr>
              <w:instrText xml:space="preserve"> PAGEREF _Toc66779400 \h </w:instrText>
            </w:r>
            <w:r>
              <w:rPr>
                <w:noProof/>
                <w:webHidden/>
              </w:rPr>
            </w:r>
          </w:ins>
          <w:r>
            <w:rPr>
              <w:noProof/>
              <w:webHidden/>
            </w:rPr>
            <w:fldChar w:fldCharType="separate"/>
          </w:r>
          <w:ins w:id="235" w:author="David Conklin" w:date="2021-03-16T09:30:00Z">
            <w:r>
              <w:rPr>
                <w:noProof/>
                <w:webHidden/>
              </w:rPr>
              <w:t>34</w:t>
            </w:r>
          </w:ins>
          <w:ins w:id="236" w:author="David Conklin" w:date="2021-03-16T09:28:00Z">
            <w:r>
              <w:rPr>
                <w:noProof/>
                <w:webHidden/>
              </w:rPr>
              <w:fldChar w:fldCharType="end"/>
            </w:r>
            <w:r w:rsidRPr="00FC5A9B">
              <w:rPr>
                <w:rStyle w:val="Hyperlink"/>
                <w:noProof/>
              </w:rPr>
              <w:fldChar w:fldCharType="end"/>
            </w:r>
          </w:ins>
        </w:p>
        <w:p w14:paraId="1920E1BC" w14:textId="69461B5A" w:rsidR="00B13FA9" w:rsidRDefault="00B13FA9">
          <w:pPr>
            <w:pStyle w:val="TOC1"/>
            <w:tabs>
              <w:tab w:val="right" w:leader="dot" w:pos="9350"/>
            </w:tabs>
            <w:rPr>
              <w:ins w:id="237" w:author="David Conklin" w:date="2021-03-16T09:28:00Z"/>
              <w:rFonts w:eastAsiaTheme="minorEastAsia"/>
              <w:noProof/>
            </w:rPr>
          </w:pPr>
          <w:ins w:id="23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Calibration procedure</w:t>
            </w:r>
            <w:r>
              <w:rPr>
                <w:noProof/>
                <w:webHidden/>
              </w:rPr>
              <w:tab/>
            </w:r>
            <w:r>
              <w:rPr>
                <w:noProof/>
                <w:webHidden/>
              </w:rPr>
              <w:fldChar w:fldCharType="begin"/>
            </w:r>
            <w:r>
              <w:rPr>
                <w:noProof/>
                <w:webHidden/>
              </w:rPr>
              <w:instrText xml:space="preserve"> PAGEREF _Toc66779401 \h </w:instrText>
            </w:r>
            <w:r>
              <w:rPr>
                <w:noProof/>
                <w:webHidden/>
              </w:rPr>
            </w:r>
          </w:ins>
          <w:r>
            <w:rPr>
              <w:noProof/>
              <w:webHidden/>
            </w:rPr>
            <w:fldChar w:fldCharType="separate"/>
          </w:r>
          <w:ins w:id="239" w:author="David Conklin" w:date="2021-03-16T09:30:00Z">
            <w:r>
              <w:rPr>
                <w:noProof/>
                <w:webHidden/>
              </w:rPr>
              <w:t>34</w:t>
            </w:r>
          </w:ins>
          <w:ins w:id="240" w:author="David Conklin" w:date="2021-03-16T09:28:00Z">
            <w:r>
              <w:rPr>
                <w:noProof/>
                <w:webHidden/>
              </w:rPr>
              <w:fldChar w:fldCharType="end"/>
            </w:r>
            <w:r w:rsidRPr="00FC5A9B">
              <w:rPr>
                <w:rStyle w:val="Hyperlink"/>
                <w:noProof/>
              </w:rPr>
              <w:fldChar w:fldCharType="end"/>
            </w:r>
          </w:ins>
        </w:p>
        <w:p w14:paraId="1D80B534" w14:textId="6D849283" w:rsidR="00B13FA9" w:rsidRDefault="00B13FA9">
          <w:pPr>
            <w:pStyle w:val="TOC2"/>
            <w:tabs>
              <w:tab w:val="right" w:leader="dot" w:pos="9350"/>
            </w:tabs>
            <w:rPr>
              <w:ins w:id="241" w:author="David Conklin" w:date="2021-03-16T09:28:00Z"/>
              <w:rFonts w:eastAsiaTheme="minorEastAsia"/>
              <w:noProof/>
            </w:rPr>
          </w:pPr>
          <w:ins w:id="24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Using PEST to determine HBV parameter values</w:t>
            </w:r>
            <w:r>
              <w:rPr>
                <w:noProof/>
                <w:webHidden/>
              </w:rPr>
              <w:tab/>
            </w:r>
            <w:r>
              <w:rPr>
                <w:noProof/>
                <w:webHidden/>
              </w:rPr>
              <w:fldChar w:fldCharType="begin"/>
            </w:r>
            <w:r>
              <w:rPr>
                <w:noProof/>
                <w:webHidden/>
              </w:rPr>
              <w:instrText xml:space="preserve"> PAGEREF _Toc66779402 \h </w:instrText>
            </w:r>
            <w:r>
              <w:rPr>
                <w:noProof/>
                <w:webHidden/>
              </w:rPr>
            </w:r>
          </w:ins>
          <w:r>
            <w:rPr>
              <w:noProof/>
              <w:webHidden/>
            </w:rPr>
            <w:fldChar w:fldCharType="separate"/>
          </w:r>
          <w:ins w:id="243" w:author="David Conklin" w:date="2021-03-16T09:30:00Z">
            <w:r>
              <w:rPr>
                <w:noProof/>
                <w:webHidden/>
              </w:rPr>
              <w:t>35</w:t>
            </w:r>
          </w:ins>
          <w:ins w:id="244" w:author="David Conklin" w:date="2021-03-16T09:28:00Z">
            <w:r>
              <w:rPr>
                <w:noProof/>
                <w:webHidden/>
              </w:rPr>
              <w:fldChar w:fldCharType="end"/>
            </w:r>
            <w:r w:rsidRPr="00FC5A9B">
              <w:rPr>
                <w:rStyle w:val="Hyperlink"/>
                <w:noProof/>
              </w:rPr>
              <w:fldChar w:fldCharType="end"/>
            </w:r>
          </w:ins>
        </w:p>
        <w:p w14:paraId="6DB43F70" w14:textId="1975F4F1" w:rsidR="00B13FA9" w:rsidRDefault="00B13FA9">
          <w:pPr>
            <w:pStyle w:val="TOC2"/>
            <w:tabs>
              <w:tab w:val="right" w:leader="dot" w:pos="9350"/>
            </w:tabs>
            <w:rPr>
              <w:ins w:id="245" w:author="David Conklin" w:date="2021-03-16T09:28:00Z"/>
              <w:rFonts w:eastAsiaTheme="minorEastAsia"/>
              <w:noProof/>
            </w:rPr>
          </w:pPr>
          <w:ins w:id="24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_Toc66779403 \h </w:instrText>
            </w:r>
            <w:r>
              <w:rPr>
                <w:noProof/>
                <w:webHidden/>
              </w:rPr>
            </w:r>
          </w:ins>
          <w:r>
            <w:rPr>
              <w:noProof/>
              <w:webHidden/>
            </w:rPr>
            <w:fldChar w:fldCharType="separate"/>
          </w:r>
          <w:ins w:id="247" w:author="David Conklin" w:date="2021-03-16T09:30:00Z">
            <w:r>
              <w:rPr>
                <w:noProof/>
                <w:webHidden/>
              </w:rPr>
              <w:t>35</w:t>
            </w:r>
          </w:ins>
          <w:ins w:id="248" w:author="David Conklin" w:date="2021-03-16T09:28:00Z">
            <w:r>
              <w:rPr>
                <w:noProof/>
                <w:webHidden/>
              </w:rPr>
              <w:fldChar w:fldCharType="end"/>
            </w:r>
            <w:r w:rsidRPr="00FC5A9B">
              <w:rPr>
                <w:rStyle w:val="Hyperlink"/>
                <w:noProof/>
              </w:rPr>
              <w:fldChar w:fldCharType="end"/>
            </w:r>
          </w:ins>
        </w:p>
        <w:p w14:paraId="36F2AAB1" w14:textId="59A47E4F" w:rsidR="00B13FA9" w:rsidRDefault="00B13FA9">
          <w:pPr>
            <w:pStyle w:val="TOC2"/>
            <w:tabs>
              <w:tab w:val="right" w:leader="dot" w:pos="9350"/>
            </w:tabs>
            <w:rPr>
              <w:ins w:id="249" w:author="David Conklin" w:date="2021-03-16T09:28:00Z"/>
              <w:rFonts w:eastAsiaTheme="minorEastAsia"/>
              <w:noProof/>
            </w:rPr>
          </w:pPr>
          <w:ins w:id="25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Calibrating stream temperatures</w:t>
            </w:r>
            <w:r>
              <w:rPr>
                <w:noProof/>
                <w:webHidden/>
              </w:rPr>
              <w:tab/>
            </w:r>
            <w:r>
              <w:rPr>
                <w:noProof/>
                <w:webHidden/>
              </w:rPr>
              <w:fldChar w:fldCharType="begin"/>
            </w:r>
            <w:r>
              <w:rPr>
                <w:noProof/>
                <w:webHidden/>
              </w:rPr>
              <w:instrText xml:space="preserve"> PAGEREF _Toc66779404 \h </w:instrText>
            </w:r>
            <w:r>
              <w:rPr>
                <w:noProof/>
                <w:webHidden/>
              </w:rPr>
            </w:r>
          </w:ins>
          <w:r>
            <w:rPr>
              <w:noProof/>
              <w:webHidden/>
            </w:rPr>
            <w:fldChar w:fldCharType="separate"/>
          </w:r>
          <w:ins w:id="251" w:author="David Conklin" w:date="2021-03-16T09:30:00Z">
            <w:r>
              <w:rPr>
                <w:noProof/>
                <w:webHidden/>
              </w:rPr>
              <w:t>36</w:t>
            </w:r>
          </w:ins>
          <w:ins w:id="252" w:author="David Conklin" w:date="2021-03-16T09:28:00Z">
            <w:r>
              <w:rPr>
                <w:noProof/>
                <w:webHidden/>
              </w:rPr>
              <w:fldChar w:fldCharType="end"/>
            </w:r>
            <w:r w:rsidRPr="00FC5A9B">
              <w:rPr>
                <w:rStyle w:val="Hyperlink"/>
                <w:noProof/>
              </w:rPr>
              <w:fldChar w:fldCharType="end"/>
            </w:r>
          </w:ins>
        </w:p>
        <w:p w14:paraId="168B1DA6" w14:textId="73C22E27" w:rsidR="00B13FA9" w:rsidRDefault="00B13FA9">
          <w:pPr>
            <w:pStyle w:val="TOC1"/>
            <w:tabs>
              <w:tab w:val="right" w:leader="dot" w:pos="9350"/>
            </w:tabs>
            <w:rPr>
              <w:ins w:id="253" w:author="David Conklin" w:date="2021-03-16T09:28:00Z"/>
              <w:rFonts w:eastAsiaTheme="minorEastAsia"/>
              <w:noProof/>
            </w:rPr>
          </w:pPr>
          <w:ins w:id="25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North Santiam study area</w:t>
            </w:r>
            <w:r>
              <w:rPr>
                <w:noProof/>
                <w:webHidden/>
              </w:rPr>
              <w:tab/>
            </w:r>
            <w:r>
              <w:rPr>
                <w:noProof/>
                <w:webHidden/>
              </w:rPr>
              <w:fldChar w:fldCharType="begin"/>
            </w:r>
            <w:r>
              <w:rPr>
                <w:noProof/>
                <w:webHidden/>
              </w:rPr>
              <w:instrText xml:space="preserve"> PAGEREF _Toc66779405 \h </w:instrText>
            </w:r>
            <w:r>
              <w:rPr>
                <w:noProof/>
                <w:webHidden/>
              </w:rPr>
            </w:r>
          </w:ins>
          <w:r>
            <w:rPr>
              <w:noProof/>
              <w:webHidden/>
            </w:rPr>
            <w:fldChar w:fldCharType="separate"/>
          </w:r>
          <w:ins w:id="255" w:author="David Conklin" w:date="2021-03-16T09:30:00Z">
            <w:r>
              <w:rPr>
                <w:noProof/>
                <w:webHidden/>
              </w:rPr>
              <w:t>36</w:t>
            </w:r>
          </w:ins>
          <w:ins w:id="256" w:author="David Conklin" w:date="2021-03-16T09:28:00Z">
            <w:r>
              <w:rPr>
                <w:noProof/>
                <w:webHidden/>
              </w:rPr>
              <w:fldChar w:fldCharType="end"/>
            </w:r>
            <w:r w:rsidRPr="00FC5A9B">
              <w:rPr>
                <w:rStyle w:val="Hyperlink"/>
                <w:noProof/>
              </w:rPr>
              <w:fldChar w:fldCharType="end"/>
            </w:r>
          </w:ins>
        </w:p>
        <w:p w14:paraId="71FD1882" w14:textId="4E6144FB" w:rsidR="00B13FA9" w:rsidRDefault="00B13FA9">
          <w:pPr>
            <w:pStyle w:val="TOC2"/>
            <w:tabs>
              <w:tab w:val="right" w:leader="dot" w:pos="9350"/>
            </w:tabs>
            <w:rPr>
              <w:ins w:id="257" w:author="David Conklin" w:date="2021-03-16T09:28:00Z"/>
              <w:rFonts w:eastAsiaTheme="minorEastAsia"/>
              <w:noProof/>
            </w:rPr>
          </w:pPr>
          <w:ins w:id="25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_Toc66779406 \h </w:instrText>
            </w:r>
            <w:r>
              <w:rPr>
                <w:noProof/>
                <w:webHidden/>
              </w:rPr>
            </w:r>
          </w:ins>
          <w:r>
            <w:rPr>
              <w:noProof/>
              <w:webHidden/>
            </w:rPr>
            <w:fldChar w:fldCharType="separate"/>
          </w:r>
          <w:ins w:id="259" w:author="David Conklin" w:date="2021-03-16T09:30:00Z">
            <w:r>
              <w:rPr>
                <w:noProof/>
                <w:webHidden/>
              </w:rPr>
              <w:t>37</w:t>
            </w:r>
          </w:ins>
          <w:ins w:id="260" w:author="David Conklin" w:date="2021-03-16T09:28:00Z">
            <w:r>
              <w:rPr>
                <w:noProof/>
                <w:webHidden/>
              </w:rPr>
              <w:fldChar w:fldCharType="end"/>
            </w:r>
            <w:r w:rsidRPr="00FC5A9B">
              <w:rPr>
                <w:rStyle w:val="Hyperlink"/>
                <w:noProof/>
              </w:rPr>
              <w:fldChar w:fldCharType="end"/>
            </w:r>
          </w:ins>
        </w:p>
        <w:p w14:paraId="15A21DB4" w14:textId="0EFE5E19" w:rsidR="00B13FA9" w:rsidRDefault="00B13FA9">
          <w:pPr>
            <w:pStyle w:val="TOC2"/>
            <w:tabs>
              <w:tab w:val="right" w:leader="dot" w:pos="9350"/>
            </w:tabs>
            <w:rPr>
              <w:ins w:id="261" w:author="David Conklin" w:date="2021-03-16T09:28:00Z"/>
              <w:rFonts w:eastAsiaTheme="minorEastAsia"/>
              <w:noProof/>
            </w:rPr>
          </w:pPr>
          <w:ins w:id="26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Municipal water rights</w:t>
            </w:r>
            <w:r>
              <w:rPr>
                <w:noProof/>
                <w:webHidden/>
              </w:rPr>
              <w:tab/>
            </w:r>
            <w:r>
              <w:rPr>
                <w:noProof/>
                <w:webHidden/>
              </w:rPr>
              <w:fldChar w:fldCharType="begin"/>
            </w:r>
            <w:r>
              <w:rPr>
                <w:noProof/>
                <w:webHidden/>
              </w:rPr>
              <w:instrText xml:space="preserve"> PAGEREF _Toc66779407 \h </w:instrText>
            </w:r>
            <w:r>
              <w:rPr>
                <w:noProof/>
                <w:webHidden/>
              </w:rPr>
            </w:r>
          </w:ins>
          <w:r>
            <w:rPr>
              <w:noProof/>
              <w:webHidden/>
            </w:rPr>
            <w:fldChar w:fldCharType="separate"/>
          </w:r>
          <w:ins w:id="263" w:author="David Conklin" w:date="2021-03-16T09:30:00Z">
            <w:r>
              <w:rPr>
                <w:noProof/>
                <w:webHidden/>
              </w:rPr>
              <w:t>38</w:t>
            </w:r>
          </w:ins>
          <w:ins w:id="264" w:author="David Conklin" w:date="2021-03-16T09:28:00Z">
            <w:r>
              <w:rPr>
                <w:noProof/>
                <w:webHidden/>
              </w:rPr>
              <w:fldChar w:fldCharType="end"/>
            </w:r>
            <w:r w:rsidRPr="00FC5A9B">
              <w:rPr>
                <w:rStyle w:val="Hyperlink"/>
                <w:noProof/>
              </w:rPr>
              <w:fldChar w:fldCharType="end"/>
            </w:r>
          </w:ins>
        </w:p>
        <w:p w14:paraId="075A3A37" w14:textId="142B375E" w:rsidR="00B13FA9" w:rsidRDefault="00B13FA9">
          <w:pPr>
            <w:pStyle w:val="TOC1"/>
            <w:tabs>
              <w:tab w:val="right" w:leader="dot" w:pos="9350"/>
            </w:tabs>
            <w:rPr>
              <w:ins w:id="265" w:author="David Conklin" w:date="2021-03-16T09:28:00Z"/>
              <w:rFonts w:eastAsiaTheme="minorEastAsia"/>
              <w:noProof/>
            </w:rPr>
          </w:pPr>
          <w:ins w:id="26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McKenzie Basin Wetlands Study</w:t>
            </w:r>
            <w:r>
              <w:rPr>
                <w:noProof/>
                <w:webHidden/>
              </w:rPr>
              <w:tab/>
            </w:r>
            <w:r>
              <w:rPr>
                <w:noProof/>
                <w:webHidden/>
              </w:rPr>
              <w:fldChar w:fldCharType="begin"/>
            </w:r>
            <w:r>
              <w:rPr>
                <w:noProof/>
                <w:webHidden/>
              </w:rPr>
              <w:instrText xml:space="preserve"> PAGEREF _Toc66779408 \h </w:instrText>
            </w:r>
            <w:r>
              <w:rPr>
                <w:noProof/>
                <w:webHidden/>
              </w:rPr>
            </w:r>
          </w:ins>
          <w:r>
            <w:rPr>
              <w:noProof/>
              <w:webHidden/>
            </w:rPr>
            <w:fldChar w:fldCharType="separate"/>
          </w:r>
          <w:ins w:id="267" w:author="David Conklin" w:date="2021-03-16T09:30:00Z">
            <w:r>
              <w:rPr>
                <w:noProof/>
                <w:webHidden/>
              </w:rPr>
              <w:t>38</w:t>
            </w:r>
          </w:ins>
          <w:ins w:id="268" w:author="David Conklin" w:date="2021-03-16T09:28:00Z">
            <w:r>
              <w:rPr>
                <w:noProof/>
                <w:webHidden/>
              </w:rPr>
              <w:fldChar w:fldCharType="end"/>
            </w:r>
            <w:r w:rsidRPr="00FC5A9B">
              <w:rPr>
                <w:rStyle w:val="Hyperlink"/>
                <w:noProof/>
              </w:rPr>
              <w:fldChar w:fldCharType="end"/>
            </w:r>
          </w:ins>
        </w:p>
        <w:p w14:paraId="2B780FD2" w14:textId="32F18ECD" w:rsidR="00B13FA9" w:rsidRDefault="00B13FA9">
          <w:pPr>
            <w:pStyle w:val="TOC2"/>
            <w:tabs>
              <w:tab w:val="right" w:leader="dot" w:pos="9350"/>
            </w:tabs>
            <w:rPr>
              <w:ins w:id="269" w:author="David Conklin" w:date="2021-03-16T09:28:00Z"/>
              <w:rFonts w:eastAsiaTheme="minorEastAsia"/>
              <w:noProof/>
            </w:rPr>
          </w:pPr>
          <w:ins w:id="27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"_Toc66779409"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Project Overview</w:t>
            </w:r>
            <w:r>
              <w:rPr>
                <w:noProof/>
                <w:webHidden/>
              </w:rPr>
              <w:tab/>
            </w:r>
            <w:r>
              <w:rPr>
                <w:noProof/>
                <w:webHidden/>
              </w:rPr>
              <w:fldChar w:fldCharType="begin"/>
            </w:r>
            <w:r>
              <w:rPr>
                <w:noProof/>
                <w:webHidden/>
              </w:rPr>
              <w:instrText xml:space="preserve"> PAGEREF _Toc66779409 \h </w:instrText>
            </w:r>
            <w:r>
              <w:rPr>
                <w:noProof/>
                <w:webHidden/>
              </w:rPr>
            </w:r>
          </w:ins>
          <w:r>
            <w:rPr>
              <w:noProof/>
              <w:webHidden/>
            </w:rPr>
            <w:fldChar w:fldCharType="separate"/>
          </w:r>
          <w:ins w:id="271" w:author="David Conklin" w:date="2021-03-16T09:30:00Z">
            <w:r>
              <w:rPr>
                <w:noProof/>
                <w:webHidden/>
              </w:rPr>
              <w:t>38</w:t>
            </w:r>
          </w:ins>
          <w:ins w:id="272" w:author="David Conklin" w:date="2021-03-16T09:28:00Z">
            <w:r>
              <w:rPr>
                <w:noProof/>
                <w:webHidden/>
              </w:rPr>
              <w:fldChar w:fldCharType="end"/>
            </w:r>
            <w:r w:rsidRPr="00FC5A9B">
              <w:rPr>
                <w:rStyle w:val="Hyperlink"/>
                <w:noProof/>
              </w:rPr>
              <w:fldChar w:fldCharType="end"/>
            </w:r>
          </w:ins>
        </w:p>
        <w:p w14:paraId="3803BBD6" w14:textId="35ECBB35" w:rsidR="00B13FA9" w:rsidRDefault="00B13FA9">
          <w:pPr>
            <w:pStyle w:val="TOC2"/>
            <w:tabs>
              <w:tab w:val="right" w:leader="dot" w:pos="9350"/>
            </w:tabs>
            <w:rPr>
              <w:ins w:id="273" w:author="David Conklin" w:date="2021-03-16T09:28:00Z"/>
              <w:rFonts w:eastAsiaTheme="minorEastAsia"/>
              <w:noProof/>
            </w:rPr>
          </w:pPr>
          <w:ins w:id="274" w:author="David Conklin" w:date="2021-03-16T09:28:00Z">
            <w:r w:rsidRPr="00FC5A9B">
              <w:rPr>
                <w:rStyle w:val="Hyperlink"/>
                <w:noProof/>
              </w:rPr>
              <w:lastRenderedPageBreak/>
              <w:fldChar w:fldCharType="begin"/>
            </w:r>
            <w:r w:rsidRPr="00FC5A9B">
              <w:rPr>
                <w:rStyle w:val="Hyperlink"/>
                <w:noProof/>
              </w:rPr>
              <w:instrText xml:space="preserve"> </w:instrText>
            </w:r>
            <w:r>
              <w:rPr>
                <w:noProof/>
              </w:rPr>
              <w:instrText>HYPERLINK \l "_Toc66779410"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Model and Simulation Overview</w:t>
            </w:r>
            <w:r>
              <w:rPr>
                <w:noProof/>
                <w:webHidden/>
              </w:rPr>
              <w:tab/>
            </w:r>
            <w:r>
              <w:rPr>
                <w:noProof/>
                <w:webHidden/>
              </w:rPr>
              <w:fldChar w:fldCharType="begin"/>
            </w:r>
            <w:r>
              <w:rPr>
                <w:noProof/>
                <w:webHidden/>
              </w:rPr>
              <w:instrText xml:space="preserve"> PAGEREF _Toc66779410 \h </w:instrText>
            </w:r>
            <w:r>
              <w:rPr>
                <w:noProof/>
                <w:webHidden/>
              </w:rPr>
            </w:r>
          </w:ins>
          <w:r>
            <w:rPr>
              <w:noProof/>
              <w:webHidden/>
            </w:rPr>
            <w:fldChar w:fldCharType="separate"/>
          </w:r>
          <w:ins w:id="275" w:author="David Conklin" w:date="2021-03-16T09:30:00Z">
            <w:r>
              <w:rPr>
                <w:noProof/>
                <w:webHidden/>
              </w:rPr>
              <w:t>41</w:t>
            </w:r>
          </w:ins>
          <w:ins w:id="276" w:author="David Conklin" w:date="2021-03-16T09:28:00Z">
            <w:r>
              <w:rPr>
                <w:noProof/>
                <w:webHidden/>
              </w:rPr>
              <w:fldChar w:fldCharType="end"/>
            </w:r>
            <w:r w:rsidRPr="00FC5A9B">
              <w:rPr>
                <w:rStyle w:val="Hyperlink"/>
                <w:noProof/>
              </w:rPr>
              <w:fldChar w:fldCharType="end"/>
            </w:r>
          </w:ins>
        </w:p>
        <w:p w14:paraId="0249E4B3" w14:textId="258C2BFC" w:rsidR="00B13FA9" w:rsidRDefault="00B13FA9">
          <w:pPr>
            <w:pStyle w:val="TOC2"/>
            <w:tabs>
              <w:tab w:val="right" w:leader="dot" w:pos="9350"/>
            </w:tabs>
            <w:rPr>
              <w:ins w:id="277" w:author="David Conklin" w:date="2021-03-16T09:28:00Z"/>
              <w:rFonts w:eastAsiaTheme="minorEastAsia"/>
              <w:noProof/>
            </w:rPr>
          </w:pPr>
          <w:ins w:id="27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_Toc66779411 \h </w:instrText>
            </w:r>
            <w:r>
              <w:rPr>
                <w:noProof/>
                <w:webHidden/>
              </w:rPr>
            </w:r>
          </w:ins>
          <w:r>
            <w:rPr>
              <w:noProof/>
              <w:webHidden/>
            </w:rPr>
            <w:fldChar w:fldCharType="separate"/>
          </w:r>
          <w:ins w:id="279" w:author="David Conklin" w:date="2021-03-16T09:30:00Z">
            <w:r>
              <w:rPr>
                <w:noProof/>
                <w:webHidden/>
              </w:rPr>
              <w:t>42</w:t>
            </w:r>
          </w:ins>
          <w:ins w:id="280" w:author="David Conklin" w:date="2021-03-16T09:28:00Z">
            <w:r>
              <w:rPr>
                <w:noProof/>
                <w:webHidden/>
              </w:rPr>
              <w:fldChar w:fldCharType="end"/>
            </w:r>
            <w:r w:rsidRPr="00FC5A9B">
              <w:rPr>
                <w:rStyle w:val="Hyperlink"/>
                <w:noProof/>
              </w:rPr>
              <w:fldChar w:fldCharType="end"/>
            </w:r>
          </w:ins>
        </w:p>
        <w:p w14:paraId="67D76657" w14:textId="08D65374" w:rsidR="00B13FA9" w:rsidRDefault="00B13FA9">
          <w:pPr>
            <w:pStyle w:val="TOC2"/>
            <w:tabs>
              <w:tab w:val="right" w:leader="dot" w:pos="9350"/>
            </w:tabs>
            <w:rPr>
              <w:ins w:id="281" w:author="David Conklin" w:date="2021-03-16T09:28:00Z"/>
              <w:rFonts w:eastAsiaTheme="minorEastAsia"/>
              <w:noProof/>
            </w:rPr>
          </w:pPr>
          <w:ins w:id="28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Data changes for better representation of wetlands</w:t>
            </w:r>
            <w:r>
              <w:rPr>
                <w:noProof/>
                <w:webHidden/>
              </w:rPr>
              <w:tab/>
            </w:r>
            <w:r>
              <w:rPr>
                <w:noProof/>
                <w:webHidden/>
              </w:rPr>
              <w:fldChar w:fldCharType="begin"/>
            </w:r>
            <w:r>
              <w:rPr>
                <w:noProof/>
                <w:webHidden/>
              </w:rPr>
              <w:instrText xml:space="preserve"> PAGEREF _Toc66779412 \h </w:instrText>
            </w:r>
            <w:r>
              <w:rPr>
                <w:noProof/>
                <w:webHidden/>
              </w:rPr>
            </w:r>
          </w:ins>
          <w:r>
            <w:rPr>
              <w:noProof/>
              <w:webHidden/>
            </w:rPr>
            <w:fldChar w:fldCharType="separate"/>
          </w:r>
          <w:ins w:id="283" w:author="David Conklin" w:date="2021-03-16T09:30:00Z">
            <w:r>
              <w:rPr>
                <w:noProof/>
                <w:webHidden/>
              </w:rPr>
              <w:t>42</w:t>
            </w:r>
          </w:ins>
          <w:ins w:id="284" w:author="David Conklin" w:date="2021-03-16T09:28:00Z">
            <w:r>
              <w:rPr>
                <w:noProof/>
                <w:webHidden/>
              </w:rPr>
              <w:fldChar w:fldCharType="end"/>
            </w:r>
            <w:r w:rsidRPr="00FC5A9B">
              <w:rPr>
                <w:rStyle w:val="Hyperlink"/>
                <w:noProof/>
              </w:rPr>
              <w:fldChar w:fldCharType="end"/>
            </w:r>
          </w:ins>
        </w:p>
        <w:p w14:paraId="4D7E041A" w14:textId="071FAFA8" w:rsidR="00B13FA9" w:rsidRDefault="00B13FA9">
          <w:pPr>
            <w:pStyle w:val="TOC2"/>
            <w:tabs>
              <w:tab w:val="right" w:leader="dot" w:pos="9350"/>
            </w:tabs>
            <w:rPr>
              <w:ins w:id="285" w:author="David Conklin" w:date="2021-03-16T09:28:00Z"/>
              <w:rFonts w:eastAsiaTheme="minorEastAsia"/>
              <w:noProof/>
            </w:rPr>
          </w:pPr>
          <w:ins w:id="28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Projection, Calendar, and Units</w:t>
            </w:r>
            <w:r>
              <w:rPr>
                <w:noProof/>
                <w:webHidden/>
              </w:rPr>
              <w:tab/>
            </w:r>
            <w:r>
              <w:rPr>
                <w:noProof/>
                <w:webHidden/>
              </w:rPr>
              <w:fldChar w:fldCharType="begin"/>
            </w:r>
            <w:r>
              <w:rPr>
                <w:noProof/>
                <w:webHidden/>
              </w:rPr>
              <w:instrText xml:space="preserve"> PAGEREF _Toc66779413 \h </w:instrText>
            </w:r>
            <w:r>
              <w:rPr>
                <w:noProof/>
                <w:webHidden/>
              </w:rPr>
            </w:r>
          </w:ins>
          <w:r>
            <w:rPr>
              <w:noProof/>
              <w:webHidden/>
            </w:rPr>
            <w:fldChar w:fldCharType="separate"/>
          </w:r>
          <w:ins w:id="287" w:author="David Conklin" w:date="2021-03-16T09:30:00Z">
            <w:r>
              <w:rPr>
                <w:noProof/>
                <w:webHidden/>
              </w:rPr>
              <w:t>43</w:t>
            </w:r>
          </w:ins>
          <w:ins w:id="288" w:author="David Conklin" w:date="2021-03-16T09:28:00Z">
            <w:r>
              <w:rPr>
                <w:noProof/>
                <w:webHidden/>
              </w:rPr>
              <w:fldChar w:fldCharType="end"/>
            </w:r>
            <w:r w:rsidRPr="00FC5A9B">
              <w:rPr>
                <w:rStyle w:val="Hyperlink"/>
                <w:noProof/>
              </w:rPr>
              <w:fldChar w:fldCharType="end"/>
            </w:r>
          </w:ins>
        </w:p>
        <w:p w14:paraId="76704AE2" w14:textId="257245AD" w:rsidR="00B13FA9" w:rsidRDefault="00B13FA9">
          <w:pPr>
            <w:pStyle w:val="TOC2"/>
            <w:tabs>
              <w:tab w:val="right" w:leader="dot" w:pos="9350"/>
            </w:tabs>
            <w:rPr>
              <w:ins w:id="289" w:author="David Conklin" w:date="2021-03-16T09:28:00Z"/>
              <w:rFonts w:eastAsiaTheme="minorEastAsia"/>
              <w:noProof/>
            </w:rPr>
          </w:pPr>
          <w:ins w:id="29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Simulation of changes in wetlands over time</w:t>
            </w:r>
            <w:r>
              <w:rPr>
                <w:noProof/>
                <w:webHidden/>
              </w:rPr>
              <w:tab/>
            </w:r>
            <w:r>
              <w:rPr>
                <w:noProof/>
                <w:webHidden/>
              </w:rPr>
              <w:fldChar w:fldCharType="begin"/>
            </w:r>
            <w:r>
              <w:rPr>
                <w:noProof/>
                <w:webHidden/>
              </w:rPr>
              <w:instrText xml:space="preserve"> PAGEREF _Toc66779414 \h </w:instrText>
            </w:r>
            <w:r>
              <w:rPr>
                <w:noProof/>
                <w:webHidden/>
              </w:rPr>
            </w:r>
          </w:ins>
          <w:r>
            <w:rPr>
              <w:noProof/>
              <w:webHidden/>
            </w:rPr>
            <w:fldChar w:fldCharType="separate"/>
          </w:r>
          <w:ins w:id="291" w:author="David Conklin" w:date="2021-03-16T09:30:00Z">
            <w:r>
              <w:rPr>
                <w:noProof/>
                <w:webHidden/>
              </w:rPr>
              <w:t>43</w:t>
            </w:r>
          </w:ins>
          <w:ins w:id="292" w:author="David Conklin" w:date="2021-03-16T09:28:00Z">
            <w:r>
              <w:rPr>
                <w:noProof/>
                <w:webHidden/>
              </w:rPr>
              <w:fldChar w:fldCharType="end"/>
            </w:r>
            <w:r w:rsidRPr="00FC5A9B">
              <w:rPr>
                <w:rStyle w:val="Hyperlink"/>
                <w:noProof/>
              </w:rPr>
              <w:fldChar w:fldCharType="end"/>
            </w:r>
          </w:ins>
        </w:p>
        <w:p w14:paraId="4CF5C074" w14:textId="73878371" w:rsidR="00B13FA9" w:rsidRDefault="00B13FA9">
          <w:pPr>
            <w:pStyle w:val="TOC2"/>
            <w:tabs>
              <w:tab w:val="right" w:leader="dot" w:pos="9350"/>
            </w:tabs>
            <w:rPr>
              <w:ins w:id="293" w:author="David Conklin" w:date="2021-03-16T09:28:00Z"/>
              <w:rFonts w:eastAsiaTheme="minorEastAsia"/>
              <w:noProof/>
            </w:rPr>
          </w:pPr>
          <w:ins w:id="29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How wetlands are represented in the model</w:t>
            </w:r>
            <w:r>
              <w:rPr>
                <w:noProof/>
                <w:webHidden/>
              </w:rPr>
              <w:tab/>
            </w:r>
            <w:r>
              <w:rPr>
                <w:noProof/>
                <w:webHidden/>
              </w:rPr>
              <w:fldChar w:fldCharType="begin"/>
            </w:r>
            <w:r>
              <w:rPr>
                <w:noProof/>
                <w:webHidden/>
              </w:rPr>
              <w:instrText xml:space="preserve"> PAGEREF _Toc66779415 \h </w:instrText>
            </w:r>
            <w:r>
              <w:rPr>
                <w:noProof/>
                <w:webHidden/>
              </w:rPr>
            </w:r>
          </w:ins>
          <w:r>
            <w:rPr>
              <w:noProof/>
              <w:webHidden/>
            </w:rPr>
            <w:fldChar w:fldCharType="separate"/>
          </w:r>
          <w:ins w:id="295" w:author="David Conklin" w:date="2021-03-16T09:30:00Z">
            <w:r>
              <w:rPr>
                <w:noProof/>
                <w:webHidden/>
              </w:rPr>
              <w:t>43</w:t>
            </w:r>
          </w:ins>
          <w:ins w:id="296" w:author="David Conklin" w:date="2021-03-16T09:28:00Z">
            <w:r>
              <w:rPr>
                <w:noProof/>
                <w:webHidden/>
              </w:rPr>
              <w:fldChar w:fldCharType="end"/>
            </w:r>
            <w:r w:rsidRPr="00FC5A9B">
              <w:rPr>
                <w:rStyle w:val="Hyperlink"/>
                <w:noProof/>
              </w:rPr>
              <w:fldChar w:fldCharType="end"/>
            </w:r>
          </w:ins>
        </w:p>
        <w:p w14:paraId="0AE501D4" w14:textId="61E11C23" w:rsidR="00B13FA9" w:rsidRDefault="00B13FA9">
          <w:pPr>
            <w:pStyle w:val="TOC2"/>
            <w:tabs>
              <w:tab w:val="right" w:leader="dot" w:pos="9350"/>
            </w:tabs>
            <w:rPr>
              <w:ins w:id="297" w:author="David Conklin" w:date="2021-03-16T09:28:00Z"/>
              <w:rFonts w:eastAsiaTheme="minorEastAsia"/>
              <w:noProof/>
            </w:rPr>
          </w:pPr>
          <w:ins w:id="29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Attributes of interest in the wetlands study</w:t>
            </w:r>
            <w:r>
              <w:rPr>
                <w:noProof/>
                <w:webHidden/>
              </w:rPr>
              <w:tab/>
            </w:r>
            <w:r>
              <w:rPr>
                <w:noProof/>
                <w:webHidden/>
              </w:rPr>
              <w:fldChar w:fldCharType="begin"/>
            </w:r>
            <w:r>
              <w:rPr>
                <w:noProof/>
                <w:webHidden/>
              </w:rPr>
              <w:instrText xml:space="preserve"> PAGEREF _Toc66779416 \h </w:instrText>
            </w:r>
            <w:r>
              <w:rPr>
                <w:noProof/>
                <w:webHidden/>
              </w:rPr>
            </w:r>
          </w:ins>
          <w:r>
            <w:rPr>
              <w:noProof/>
              <w:webHidden/>
            </w:rPr>
            <w:fldChar w:fldCharType="separate"/>
          </w:r>
          <w:ins w:id="299" w:author="David Conklin" w:date="2021-03-16T09:30:00Z">
            <w:r>
              <w:rPr>
                <w:noProof/>
                <w:webHidden/>
              </w:rPr>
              <w:t>45</w:t>
            </w:r>
          </w:ins>
          <w:ins w:id="300" w:author="David Conklin" w:date="2021-03-16T09:28:00Z">
            <w:r>
              <w:rPr>
                <w:noProof/>
                <w:webHidden/>
              </w:rPr>
              <w:fldChar w:fldCharType="end"/>
            </w:r>
            <w:r w:rsidRPr="00FC5A9B">
              <w:rPr>
                <w:rStyle w:val="Hyperlink"/>
                <w:noProof/>
              </w:rPr>
              <w:fldChar w:fldCharType="end"/>
            </w:r>
          </w:ins>
        </w:p>
        <w:p w14:paraId="0E83D3C5" w14:textId="13EB7C81" w:rsidR="00B13FA9" w:rsidRDefault="00B13FA9">
          <w:pPr>
            <w:pStyle w:val="TOC2"/>
            <w:tabs>
              <w:tab w:val="right" w:leader="dot" w:pos="9350"/>
            </w:tabs>
            <w:rPr>
              <w:ins w:id="301" w:author="David Conklin" w:date="2021-03-16T09:28:00Z"/>
              <w:rFonts w:eastAsiaTheme="minorEastAsia"/>
              <w:noProof/>
            </w:rPr>
          </w:pPr>
          <w:ins w:id="30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 WETNESS attribute</w:t>
            </w:r>
            <w:r>
              <w:rPr>
                <w:noProof/>
                <w:webHidden/>
              </w:rPr>
              <w:tab/>
            </w:r>
            <w:r>
              <w:rPr>
                <w:noProof/>
                <w:webHidden/>
              </w:rPr>
              <w:fldChar w:fldCharType="begin"/>
            </w:r>
            <w:r>
              <w:rPr>
                <w:noProof/>
                <w:webHidden/>
              </w:rPr>
              <w:instrText xml:space="preserve"> PAGEREF _Toc66779417 \h </w:instrText>
            </w:r>
            <w:r>
              <w:rPr>
                <w:noProof/>
                <w:webHidden/>
              </w:rPr>
            </w:r>
          </w:ins>
          <w:r>
            <w:rPr>
              <w:noProof/>
              <w:webHidden/>
            </w:rPr>
            <w:fldChar w:fldCharType="separate"/>
          </w:r>
          <w:ins w:id="303" w:author="David Conklin" w:date="2021-03-16T09:30:00Z">
            <w:r>
              <w:rPr>
                <w:noProof/>
                <w:webHidden/>
              </w:rPr>
              <w:t>45</w:t>
            </w:r>
          </w:ins>
          <w:ins w:id="304" w:author="David Conklin" w:date="2021-03-16T09:28:00Z">
            <w:r>
              <w:rPr>
                <w:noProof/>
                <w:webHidden/>
              </w:rPr>
              <w:fldChar w:fldCharType="end"/>
            </w:r>
            <w:r w:rsidRPr="00FC5A9B">
              <w:rPr>
                <w:rStyle w:val="Hyperlink"/>
                <w:noProof/>
              </w:rPr>
              <w:fldChar w:fldCharType="end"/>
            </w:r>
          </w:ins>
        </w:p>
        <w:p w14:paraId="725FF76B" w14:textId="3C2E9ED1" w:rsidR="00B13FA9" w:rsidRDefault="00B13FA9">
          <w:pPr>
            <w:pStyle w:val="TOC2"/>
            <w:tabs>
              <w:tab w:val="right" w:leader="dot" w:pos="9350"/>
            </w:tabs>
            <w:rPr>
              <w:ins w:id="305" w:author="David Conklin" w:date="2021-03-16T09:28:00Z"/>
              <w:rFonts w:eastAsiaTheme="minorEastAsia"/>
              <w:noProof/>
            </w:rPr>
          </w:pPr>
          <w:ins w:id="30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_Toc66779418 \h </w:instrText>
            </w:r>
            <w:r>
              <w:rPr>
                <w:noProof/>
                <w:webHidden/>
              </w:rPr>
            </w:r>
          </w:ins>
          <w:r>
            <w:rPr>
              <w:noProof/>
              <w:webHidden/>
            </w:rPr>
            <w:fldChar w:fldCharType="separate"/>
          </w:r>
          <w:ins w:id="307" w:author="David Conklin" w:date="2021-03-16T09:30:00Z">
            <w:r>
              <w:rPr>
                <w:noProof/>
                <w:webHidden/>
              </w:rPr>
              <w:t>46</w:t>
            </w:r>
          </w:ins>
          <w:ins w:id="308" w:author="David Conklin" w:date="2021-03-16T09:28:00Z">
            <w:r>
              <w:rPr>
                <w:noProof/>
                <w:webHidden/>
              </w:rPr>
              <w:fldChar w:fldCharType="end"/>
            </w:r>
            <w:r w:rsidRPr="00FC5A9B">
              <w:rPr>
                <w:rStyle w:val="Hyperlink"/>
                <w:noProof/>
              </w:rPr>
              <w:fldChar w:fldCharType="end"/>
            </w:r>
          </w:ins>
        </w:p>
        <w:p w14:paraId="66A3AF51" w14:textId="15FD3C32" w:rsidR="00B13FA9" w:rsidRDefault="00B13FA9">
          <w:pPr>
            <w:pStyle w:val="TOC3"/>
            <w:tabs>
              <w:tab w:val="right" w:leader="dot" w:pos="9350"/>
            </w:tabs>
            <w:rPr>
              <w:ins w:id="309" w:author="David Conklin" w:date="2021-03-16T09:28:00Z"/>
              <w:rFonts w:eastAsiaTheme="minorEastAsia"/>
              <w:noProof/>
            </w:rPr>
          </w:pPr>
          <w:ins w:id="31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"_Toc66779419"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Wetland IDU parameters</w:t>
            </w:r>
            <w:r>
              <w:rPr>
                <w:noProof/>
                <w:webHidden/>
              </w:rPr>
              <w:tab/>
            </w:r>
            <w:r>
              <w:rPr>
                <w:noProof/>
                <w:webHidden/>
              </w:rPr>
              <w:fldChar w:fldCharType="begin"/>
            </w:r>
            <w:r>
              <w:rPr>
                <w:noProof/>
                <w:webHidden/>
              </w:rPr>
              <w:instrText xml:space="preserve"> PAGEREF _Toc66779419 \h </w:instrText>
            </w:r>
            <w:r>
              <w:rPr>
                <w:noProof/>
                <w:webHidden/>
              </w:rPr>
            </w:r>
          </w:ins>
          <w:r>
            <w:rPr>
              <w:noProof/>
              <w:webHidden/>
            </w:rPr>
            <w:fldChar w:fldCharType="separate"/>
          </w:r>
          <w:ins w:id="311" w:author="David Conklin" w:date="2021-03-16T09:30:00Z">
            <w:r>
              <w:rPr>
                <w:noProof/>
                <w:webHidden/>
              </w:rPr>
              <w:t>46</w:t>
            </w:r>
          </w:ins>
          <w:ins w:id="312" w:author="David Conklin" w:date="2021-03-16T09:28:00Z">
            <w:r>
              <w:rPr>
                <w:noProof/>
                <w:webHidden/>
              </w:rPr>
              <w:fldChar w:fldCharType="end"/>
            </w:r>
            <w:r w:rsidRPr="00FC5A9B">
              <w:rPr>
                <w:rStyle w:val="Hyperlink"/>
                <w:noProof/>
              </w:rPr>
              <w:fldChar w:fldCharType="end"/>
            </w:r>
          </w:ins>
        </w:p>
        <w:p w14:paraId="3089A28C" w14:textId="71484710" w:rsidR="00B13FA9" w:rsidRDefault="00B13FA9">
          <w:pPr>
            <w:pStyle w:val="TOC3"/>
            <w:tabs>
              <w:tab w:val="right" w:leader="dot" w:pos="9350"/>
            </w:tabs>
            <w:rPr>
              <w:ins w:id="313" w:author="David Conklin" w:date="2021-03-16T09:28:00Z"/>
              <w:rFonts w:eastAsiaTheme="minorEastAsia"/>
              <w:noProof/>
            </w:rPr>
          </w:pPr>
          <w:ins w:id="31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Reach parameters</w:t>
            </w:r>
            <w:r>
              <w:rPr>
                <w:noProof/>
                <w:webHidden/>
              </w:rPr>
              <w:tab/>
            </w:r>
            <w:r>
              <w:rPr>
                <w:noProof/>
                <w:webHidden/>
              </w:rPr>
              <w:fldChar w:fldCharType="begin"/>
            </w:r>
            <w:r>
              <w:rPr>
                <w:noProof/>
                <w:webHidden/>
              </w:rPr>
              <w:instrText xml:space="preserve"> PAGEREF _Toc66779420 \h </w:instrText>
            </w:r>
            <w:r>
              <w:rPr>
                <w:noProof/>
                <w:webHidden/>
              </w:rPr>
            </w:r>
          </w:ins>
          <w:r>
            <w:rPr>
              <w:noProof/>
              <w:webHidden/>
            </w:rPr>
            <w:fldChar w:fldCharType="separate"/>
          </w:r>
          <w:ins w:id="315" w:author="David Conklin" w:date="2021-03-16T09:30:00Z">
            <w:r>
              <w:rPr>
                <w:noProof/>
                <w:webHidden/>
              </w:rPr>
              <w:t>46</w:t>
            </w:r>
          </w:ins>
          <w:ins w:id="316" w:author="David Conklin" w:date="2021-03-16T09:28:00Z">
            <w:r>
              <w:rPr>
                <w:noProof/>
                <w:webHidden/>
              </w:rPr>
              <w:fldChar w:fldCharType="end"/>
            </w:r>
            <w:r w:rsidRPr="00FC5A9B">
              <w:rPr>
                <w:rStyle w:val="Hyperlink"/>
                <w:noProof/>
              </w:rPr>
              <w:fldChar w:fldCharType="end"/>
            </w:r>
          </w:ins>
        </w:p>
        <w:p w14:paraId="2B2DB2D2" w14:textId="7CBB3D3D" w:rsidR="00B13FA9" w:rsidRDefault="00B13FA9">
          <w:pPr>
            <w:pStyle w:val="TOC2"/>
            <w:tabs>
              <w:tab w:val="right" w:leader="dot" w:pos="9350"/>
            </w:tabs>
            <w:rPr>
              <w:ins w:id="317" w:author="David Conklin" w:date="2021-03-16T09:28:00Z"/>
              <w:rFonts w:eastAsiaTheme="minorEastAsia"/>
              <w:noProof/>
            </w:rPr>
          </w:pPr>
          <w:ins w:id="31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_Toc66779421 \h </w:instrText>
            </w:r>
            <w:r>
              <w:rPr>
                <w:noProof/>
                <w:webHidden/>
              </w:rPr>
            </w:r>
          </w:ins>
          <w:r>
            <w:rPr>
              <w:noProof/>
              <w:webHidden/>
            </w:rPr>
            <w:fldChar w:fldCharType="separate"/>
          </w:r>
          <w:ins w:id="319" w:author="David Conklin" w:date="2021-03-16T09:30:00Z">
            <w:r>
              <w:rPr>
                <w:noProof/>
                <w:webHidden/>
              </w:rPr>
              <w:t>47</w:t>
            </w:r>
          </w:ins>
          <w:ins w:id="320" w:author="David Conklin" w:date="2021-03-16T09:28:00Z">
            <w:r>
              <w:rPr>
                <w:noProof/>
                <w:webHidden/>
              </w:rPr>
              <w:fldChar w:fldCharType="end"/>
            </w:r>
            <w:r w:rsidRPr="00FC5A9B">
              <w:rPr>
                <w:rStyle w:val="Hyperlink"/>
                <w:noProof/>
              </w:rPr>
              <w:fldChar w:fldCharType="end"/>
            </w:r>
          </w:ins>
        </w:p>
        <w:p w14:paraId="1331F397" w14:textId="6881466E" w:rsidR="00B13FA9" w:rsidRDefault="00B13FA9">
          <w:pPr>
            <w:pStyle w:val="TOC2"/>
            <w:tabs>
              <w:tab w:val="right" w:leader="dot" w:pos="9350"/>
            </w:tabs>
            <w:rPr>
              <w:ins w:id="321" w:author="David Conklin" w:date="2021-03-16T09:28:00Z"/>
              <w:rFonts w:eastAsiaTheme="minorEastAsia"/>
              <w:noProof/>
            </w:rPr>
          </w:pPr>
          <w:ins w:id="32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Standing water temperature</w:t>
            </w:r>
            <w:r>
              <w:rPr>
                <w:noProof/>
                <w:webHidden/>
              </w:rPr>
              <w:tab/>
            </w:r>
            <w:r>
              <w:rPr>
                <w:noProof/>
                <w:webHidden/>
              </w:rPr>
              <w:fldChar w:fldCharType="begin"/>
            </w:r>
            <w:r>
              <w:rPr>
                <w:noProof/>
                <w:webHidden/>
              </w:rPr>
              <w:instrText xml:space="preserve"> PAGEREF _Toc66779422 \h </w:instrText>
            </w:r>
            <w:r>
              <w:rPr>
                <w:noProof/>
                <w:webHidden/>
              </w:rPr>
            </w:r>
          </w:ins>
          <w:r>
            <w:rPr>
              <w:noProof/>
              <w:webHidden/>
            </w:rPr>
            <w:fldChar w:fldCharType="separate"/>
          </w:r>
          <w:ins w:id="323" w:author="David Conklin" w:date="2021-03-16T09:30:00Z">
            <w:r>
              <w:rPr>
                <w:noProof/>
                <w:webHidden/>
              </w:rPr>
              <w:t>48</w:t>
            </w:r>
          </w:ins>
          <w:ins w:id="324" w:author="David Conklin" w:date="2021-03-16T09:28:00Z">
            <w:r>
              <w:rPr>
                <w:noProof/>
                <w:webHidden/>
              </w:rPr>
              <w:fldChar w:fldCharType="end"/>
            </w:r>
            <w:r w:rsidRPr="00FC5A9B">
              <w:rPr>
                <w:rStyle w:val="Hyperlink"/>
                <w:noProof/>
              </w:rPr>
              <w:fldChar w:fldCharType="end"/>
            </w:r>
          </w:ins>
        </w:p>
        <w:p w14:paraId="7E5A9E66" w14:textId="07ECFDA8" w:rsidR="00B13FA9" w:rsidRDefault="00B13FA9">
          <w:pPr>
            <w:pStyle w:val="TOC2"/>
            <w:tabs>
              <w:tab w:val="right" w:leader="dot" w:pos="9350"/>
            </w:tabs>
            <w:rPr>
              <w:ins w:id="325" w:author="David Conklin" w:date="2021-03-16T09:28:00Z"/>
              <w:rFonts w:eastAsiaTheme="minorEastAsia"/>
              <w:noProof/>
            </w:rPr>
          </w:pPr>
          <w:ins w:id="32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Evapotranspiration from wetlands</w:t>
            </w:r>
            <w:r>
              <w:rPr>
                <w:noProof/>
                <w:webHidden/>
              </w:rPr>
              <w:tab/>
            </w:r>
            <w:r>
              <w:rPr>
                <w:noProof/>
                <w:webHidden/>
              </w:rPr>
              <w:fldChar w:fldCharType="begin"/>
            </w:r>
            <w:r>
              <w:rPr>
                <w:noProof/>
                <w:webHidden/>
              </w:rPr>
              <w:instrText xml:space="preserve"> PAGEREF _Toc66779423 \h </w:instrText>
            </w:r>
            <w:r>
              <w:rPr>
                <w:noProof/>
                <w:webHidden/>
              </w:rPr>
            </w:r>
          </w:ins>
          <w:r>
            <w:rPr>
              <w:noProof/>
              <w:webHidden/>
            </w:rPr>
            <w:fldChar w:fldCharType="separate"/>
          </w:r>
          <w:ins w:id="327" w:author="David Conklin" w:date="2021-03-16T09:30:00Z">
            <w:r>
              <w:rPr>
                <w:noProof/>
                <w:webHidden/>
              </w:rPr>
              <w:t>48</w:t>
            </w:r>
          </w:ins>
          <w:ins w:id="328" w:author="David Conklin" w:date="2021-03-16T09:28:00Z">
            <w:r>
              <w:rPr>
                <w:noProof/>
                <w:webHidden/>
              </w:rPr>
              <w:fldChar w:fldCharType="end"/>
            </w:r>
            <w:r w:rsidRPr="00FC5A9B">
              <w:rPr>
                <w:rStyle w:val="Hyperlink"/>
                <w:noProof/>
              </w:rPr>
              <w:fldChar w:fldCharType="end"/>
            </w:r>
          </w:ins>
        </w:p>
        <w:p w14:paraId="757BB83F" w14:textId="0A7FAC15" w:rsidR="00B13FA9" w:rsidRDefault="00B13FA9">
          <w:pPr>
            <w:pStyle w:val="TOC2"/>
            <w:tabs>
              <w:tab w:val="right" w:leader="dot" w:pos="9350"/>
            </w:tabs>
            <w:rPr>
              <w:ins w:id="329" w:author="David Conklin" w:date="2021-03-16T09:28:00Z"/>
              <w:rFonts w:eastAsiaTheme="minorEastAsia"/>
              <w:noProof/>
            </w:rPr>
          </w:pPr>
          <w:ins w:id="33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Loss (or gain) of wetlands</w:t>
            </w:r>
            <w:r>
              <w:rPr>
                <w:noProof/>
                <w:webHidden/>
              </w:rPr>
              <w:tab/>
            </w:r>
            <w:r>
              <w:rPr>
                <w:noProof/>
                <w:webHidden/>
              </w:rPr>
              <w:fldChar w:fldCharType="begin"/>
            </w:r>
            <w:r>
              <w:rPr>
                <w:noProof/>
                <w:webHidden/>
              </w:rPr>
              <w:instrText xml:space="preserve"> PAGEREF _Toc66779424 \h </w:instrText>
            </w:r>
            <w:r>
              <w:rPr>
                <w:noProof/>
                <w:webHidden/>
              </w:rPr>
            </w:r>
          </w:ins>
          <w:r>
            <w:rPr>
              <w:noProof/>
              <w:webHidden/>
            </w:rPr>
            <w:fldChar w:fldCharType="separate"/>
          </w:r>
          <w:ins w:id="331" w:author="David Conklin" w:date="2021-03-16T09:30:00Z">
            <w:r>
              <w:rPr>
                <w:noProof/>
                <w:webHidden/>
              </w:rPr>
              <w:t>48</w:t>
            </w:r>
          </w:ins>
          <w:ins w:id="332" w:author="David Conklin" w:date="2021-03-16T09:28:00Z">
            <w:r>
              <w:rPr>
                <w:noProof/>
                <w:webHidden/>
              </w:rPr>
              <w:fldChar w:fldCharType="end"/>
            </w:r>
            <w:r w:rsidRPr="00FC5A9B">
              <w:rPr>
                <w:rStyle w:val="Hyperlink"/>
                <w:noProof/>
              </w:rPr>
              <w:fldChar w:fldCharType="end"/>
            </w:r>
          </w:ins>
        </w:p>
        <w:p w14:paraId="26583935" w14:textId="1F25D444" w:rsidR="00B13FA9" w:rsidRDefault="00B13FA9">
          <w:pPr>
            <w:pStyle w:val="TOC2"/>
            <w:tabs>
              <w:tab w:val="right" w:leader="dot" w:pos="9350"/>
            </w:tabs>
            <w:rPr>
              <w:ins w:id="333" w:author="David Conklin" w:date="2021-03-16T09:28:00Z"/>
              <w:rFonts w:eastAsiaTheme="minorEastAsia"/>
              <w:noProof/>
            </w:rPr>
          </w:pPr>
          <w:ins w:id="33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Reality check</w:t>
            </w:r>
            <w:r>
              <w:rPr>
                <w:noProof/>
                <w:webHidden/>
              </w:rPr>
              <w:tab/>
            </w:r>
            <w:r>
              <w:rPr>
                <w:noProof/>
                <w:webHidden/>
              </w:rPr>
              <w:fldChar w:fldCharType="begin"/>
            </w:r>
            <w:r>
              <w:rPr>
                <w:noProof/>
                <w:webHidden/>
              </w:rPr>
              <w:instrText xml:space="preserve"> PAGEREF _Toc66779425 \h </w:instrText>
            </w:r>
            <w:r>
              <w:rPr>
                <w:noProof/>
                <w:webHidden/>
              </w:rPr>
            </w:r>
          </w:ins>
          <w:r>
            <w:rPr>
              <w:noProof/>
              <w:webHidden/>
            </w:rPr>
            <w:fldChar w:fldCharType="separate"/>
          </w:r>
          <w:ins w:id="335" w:author="David Conklin" w:date="2021-03-16T09:30:00Z">
            <w:r>
              <w:rPr>
                <w:noProof/>
                <w:webHidden/>
              </w:rPr>
              <w:t>49</w:t>
            </w:r>
          </w:ins>
          <w:ins w:id="336" w:author="David Conklin" w:date="2021-03-16T09:28:00Z">
            <w:r>
              <w:rPr>
                <w:noProof/>
                <w:webHidden/>
              </w:rPr>
              <w:fldChar w:fldCharType="end"/>
            </w:r>
            <w:r w:rsidRPr="00FC5A9B">
              <w:rPr>
                <w:rStyle w:val="Hyperlink"/>
                <w:noProof/>
              </w:rPr>
              <w:fldChar w:fldCharType="end"/>
            </w:r>
          </w:ins>
        </w:p>
        <w:p w14:paraId="21976486" w14:textId="6956BD25" w:rsidR="00B13FA9" w:rsidRDefault="00B13FA9">
          <w:pPr>
            <w:pStyle w:val="TOC2"/>
            <w:tabs>
              <w:tab w:val="right" w:leader="dot" w:pos="9350"/>
            </w:tabs>
            <w:rPr>
              <w:ins w:id="337" w:author="David Conklin" w:date="2021-03-16T09:28:00Z"/>
              <w:rFonts w:eastAsiaTheme="minorEastAsia"/>
              <w:noProof/>
            </w:rPr>
          </w:pPr>
          <w:ins w:id="33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High Cascades Springs</w:t>
            </w:r>
            <w:r>
              <w:rPr>
                <w:noProof/>
                <w:webHidden/>
              </w:rPr>
              <w:tab/>
            </w:r>
            <w:r>
              <w:rPr>
                <w:noProof/>
                <w:webHidden/>
              </w:rPr>
              <w:fldChar w:fldCharType="begin"/>
            </w:r>
            <w:r>
              <w:rPr>
                <w:noProof/>
                <w:webHidden/>
              </w:rPr>
              <w:instrText xml:space="preserve"> PAGEREF _Toc66779426 \h </w:instrText>
            </w:r>
            <w:r>
              <w:rPr>
                <w:noProof/>
                <w:webHidden/>
              </w:rPr>
            </w:r>
          </w:ins>
          <w:r>
            <w:rPr>
              <w:noProof/>
              <w:webHidden/>
            </w:rPr>
            <w:fldChar w:fldCharType="separate"/>
          </w:r>
          <w:ins w:id="339" w:author="David Conklin" w:date="2021-03-16T09:30:00Z">
            <w:r>
              <w:rPr>
                <w:noProof/>
                <w:webHidden/>
              </w:rPr>
              <w:t>51</w:t>
            </w:r>
          </w:ins>
          <w:ins w:id="340" w:author="David Conklin" w:date="2021-03-16T09:28:00Z">
            <w:r>
              <w:rPr>
                <w:noProof/>
                <w:webHidden/>
              </w:rPr>
              <w:fldChar w:fldCharType="end"/>
            </w:r>
            <w:r w:rsidRPr="00FC5A9B">
              <w:rPr>
                <w:rStyle w:val="Hyperlink"/>
                <w:noProof/>
              </w:rPr>
              <w:fldChar w:fldCharType="end"/>
            </w:r>
          </w:ins>
        </w:p>
        <w:p w14:paraId="47F819FB" w14:textId="6F98389B" w:rsidR="00B13FA9" w:rsidRDefault="00B13FA9">
          <w:pPr>
            <w:pStyle w:val="TOC2"/>
            <w:tabs>
              <w:tab w:val="right" w:leader="dot" w:pos="9350"/>
            </w:tabs>
            <w:rPr>
              <w:ins w:id="341" w:author="David Conklin" w:date="2021-03-16T09:28:00Z"/>
              <w:rFonts w:eastAsiaTheme="minorEastAsia"/>
              <w:noProof/>
            </w:rPr>
          </w:pPr>
          <w:ins w:id="34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"_Toc66779427"</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Calibration and simulation skill</w:t>
            </w:r>
            <w:r>
              <w:rPr>
                <w:noProof/>
                <w:webHidden/>
              </w:rPr>
              <w:tab/>
            </w:r>
            <w:r>
              <w:rPr>
                <w:noProof/>
                <w:webHidden/>
              </w:rPr>
              <w:fldChar w:fldCharType="begin"/>
            </w:r>
            <w:r>
              <w:rPr>
                <w:noProof/>
                <w:webHidden/>
              </w:rPr>
              <w:instrText xml:space="preserve"> PAGEREF _Toc66779427 \h </w:instrText>
            </w:r>
            <w:r>
              <w:rPr>
                <w:noProof/>
                <w:webHidden/>
              </w:rPr>
            </w:r>
          </w:ins>
          <w:r>
            <w:rPr>
              <w:noProof/>
              <w:webHidden/>
            </w:rPr>
            <w:fldChar w:fldCharType="separate"/>
          </w:r>
          <w:ins w:id="343" w:author="David Conklin" w:date="2021-03-16T09:30:00Z">
            <w:r>
              <w:rPr>
                <w:noProof/>
                <w:webHidden/>
              </w:rPr>
              <w:t>52</w:t>
            </w:r>
          </w:ins>
          <w:ins w:id="344" w:author="David Conklin" w:date="2021-03-16T09:28:00Z">
            <w:r>
              <w:rPr>
                <w:noProof/>
                <w:webHidden/>
              </w:rPr>
              <w:fldChar w:fldCharType="end"/>
            </w:r>
            <w:r w:rsidRPr="00FC5A9B">
              <w:rPr>
                <w:rStyle w:val="Hyperlink"/>
                <w:noProof/>
              </w:rPr>
              <w:fldChar w:fldCharType="end"/>
            </w:r>
          </w:ins>
        </w:p>
        <w:p w14:paraId="14099FF5" w14:textId="1FFDDA8C" w:rsidR="00B13FA9" w:rsidRDefault="00B13FA9">
          <w:pPr>
            <w:pStyle w:val="TOC2"/>
            <w:tabs>
              <w:tab w:val="right" w:leader="dot" w:pos="9350"/>
            </w:tabs>
            <w:rPr>
              <w:ins w:id="345" w:author="David Conklin" w:date="2021-03-16T09:28:00Z"/>
              <w:rFonts w:eastAsiaTheme="minorEastAsia"/>
              <w:noProof/>
            </w:rPr>
          </w:pPr>
          <w:ins w:id="34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"_Toc66779428"</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Analysis of locations where the model has low skill</w:t>
            </w:r>
            <w:r>
              <w:rPr>
                <w:noProof/>
                <w:webHidden/>
              </w:rPr>
              <w:tab/>
            </w:r>
            <w:r>
              <w:rPr>
                <w:noProof/>
                <w:webHidden/>
              </w:rPr>
              <w:fldChar w:fldCharType="begin"/>
            </w:r>
            <w:r>
              <w:rPr>
                <w:noProof/>
                <w:webHidden/>
              </w:rPr>
              <w:instrText xml:space="preserve"> PAGEREF _Toc66779428 \h </w:instrText>
            </w:r>
            <w:r>
              <w:rPr>
                <w:noProof/>
                <w:webHidden/>
              </w:rPr>
            </w:r>
          </w:ins>
          <w:r>
            <w:rPr>
              <w:noProof/>
              <w:webHidden/>
            </w:rPr>
            <w:fldChar w:fldCharType="separate"/>
          </w:r>
          <w:ins w:id="347" w:author="David Conklin" w:date="2021-03-16T09:30:00Z">
            <w:r>
              <w:rPr>
                <w:noProof/>
                <w:webHidden/>
              </w:rPr>
              <w:t>56</w:t>
            </w:r>
          </w:ins>
          <w:ins w:id="348" w:author="David Conklin" w:date="2021-03-16T09:28:00Z">
            <w:r>
              <w:rPr>
                <w:noProof/>
                <w:webHidden/>
              </w:rPr>
              <w:fldChar w:fldCharType="end"/>
            </w:r>
            <w:r w:rsidRPr="00FC5A9B">
              <w:rPr>
                <w:rStyle w:val="Hyperlink"/>
                <w:noProof/>
              </w:rPr>
              <w:fldChar w:fldCharType="end"/>
            </w:r>
          </w:ins>
        </w:p>
        <w:p w14:paraId="504A3173" w14:textId="28A2046B" w:rsidR="00B13FA9" w:rsidRDefault="00B13FA9">
          <w:pPr>
            <w:pStyle w:val="TOC2"/>
            <w:tabs>
              <w:tab w:val="right" w:leader="dot" w:pos="9350"/>
            </w:tabs>
            <w:rPr>
              <w:ins w:id="349" w:author="David Conklin" w:date="2021-03-16T09:28:00Z"/>
              <w:rFonts w:eastAsiaTheme="minorEastAsia"/>
              <w:noProof/>
            </w:rPr>
          </w:pPr>
          <w:ins w:id="35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"_Toc66779429"</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_Toc66779429 \h </w:instrText>
            </w:r>
            <w:r>
              <w:rPr>
                <w:noProof/>
                <w:webHidden/>
              </w:rPr>
            </w:r>
          </w:ins>
          <w:r>
            <w:rPr>
              <w:noProof/>
              <w:webHidden/>
            </w:rPr>
            <w:fldChar w:fldCharType="separate"/>
          </w:r>
          <w:ins w:id="351" w:author="David Conklin" w:date="2021-03-16T09:30:00Z">
            <w:r>
              <w:rPr>
                <w:noProof/>
                <w:webHidden/>
              </w:rPr>
              <w:t>57</w:t>
            </w:r>
          </w:ins>
          <w:ins w:id="352" w:author="David Conklin" w:date="2021-03-16T09:28:00Z">
            <w:r>
              <w:rPr>
                <w:noProof/>
                <w:webHidden/>
              </w:rPr>
              <w:fldChar w:fldCharType="end"/>
            </w:r>
            <w:r w:rsidRPr="00FC5A9B">
              <w:rPr>
                <w:rStyle w:val="Hyperlink"/>
                <w:noProof/>
              </w:rPr>
              <w:fldChar w:fldCharType="end"/>
            </w:r>
          </w:ins>
        </w:p>
        <w:p w14:paraId="4957F280" w14:textId="3CA94951" w:rsidR="00B13FA9" w:rsidRDefault="00B13FA9">
          <w:pPr>
            <w:pStyle w:val="TOC2"/>
            <w:tabs>
              <w:tab w:val="right" w:leader="dot" w:pos="9350"/>
            </w:tabs>
            <w:rPr>
              <w:ins w:id="353" w:author="David Conklin" w:date="2021-03-16T09:28:00Z"/>
              <w:rFonts w:eastAsiaTheme="minorEastAsia"/>
              <w:noProof/>
            </w:rPr>
          </w:pPr>
          <w:ins w:id="35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"_Toc66779430"</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CW3M v. Shade-a-lator</w:t>
            </w:r>
            <w:r>
              <w:rPr>
                <w:noProof/>
                <w:webHidden/>
              </w:rPr>
              <w:tab/>
            </w:r>
            <w:r>
              <w:rPr>
                <w:noProof/>
                <w:webHidden/>
              </w:rPr>
              <w:fldChar w:fldCharType="begin"/>
            </w:r>
            <w:r>
              <w:rPr>
                <w:noProof/>
                <w:webHidden/>
              </w:rPr>
              <w:instrText xml:space="preserve"> PAGEREF _Toc66779430 \h </w:instrText>
            </w:r>
            <w:r>
              <w:rPr>
                <w:noProof/>
                <w:webHidden/>
              </w:rPr>
            </w:r>
          </w:ins>
          <w:r>
            <w:rPr>
              <w:noProof/>
              <w:webHidden/>
            </w:rPr>
            <w:fldChar w:fldCharType="separate"/>
          </w:r>
          <w:ins w:id="355" w:author="David Conklin" w:date="2021-03-16T09:30:00Z">
            <w:r>
              <w:rPr>
                <w:noProof/>
                <w:webHidden/>
              </w:rPr>
              <w:t>58</w:t>
            </w:r>
          </w:ins>
          <w:ins w:id="356" w:author="David Conklin" w:date="2021-03-16T09:28:00Z">
            <w:r>
              <w:rPr>
                <w:noProof/>
                <w:webHidden/>
              </w:rPr>
              <w:fldChar w:fldCharType="end"/>
            </w:r>
            <w:r w:rsidRPr="00FC5A9B">
              <w:rPr>
                <w:rStyle w:val="Hyperlink"/>
                <w:noProof/>
              </w:rPr>
              <w:fldChar w:fldCharType="end"/>
            </w:r>
          </w:ins>
        </w:p>
        <w:p w14:paraId="4DFEFDA7" w14:textId="3CBBCE8A" w:rsidR="00B13FA9" w:rsidRDefault="00B13FA9">
          <w:pPr>
            <w:pStyle w:val="TOC2"/>
            <w:tabs>
              <w:tab w:val="right" w:leader="dot" w:pos="9350"/>
            </w:tabs>
            <w:rPr>
              <w:ins w:id="357" w:author="David Conklin" w:date="2021-03-16T09:28:00Z"/>
              <w:rFonts w:eastAsiaTheme="minorEastAsia"/>
              <w:noProof/>
            </w:rPr>
          </w:pPr>
          <w:ins w:id="35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"_Toc66779431"</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Comparison of CW3M results to Shade-a-lator results</w:t>
            </w:r>
            <w:r>
              <w:rPr>
                <w:noProof/>
                <w:webHidden/>
              </w:rPr>
              <w:tab/>
            </w:r>
            <w:r>
              <w:rPr>
                <w:noProof/>
                <w:webHidden/>
              </w:rPr>
              <w:fldChar w:fldCharType="begin"/>
            </w:r>
            <w:r>
              <w:rPr>
                <w:noProof/>
                <w:webHidden/>
              </w:rPr>
              <w:instrText xml:space="preserve"> PAGEREF _Toc66779431 \h </w:instrText>
            </w:r>
            <w:r>
              <w:rPr>
                <w:noProof/>
                <w:webHidden/>
              </w:rPr>
            </w:r>
          </w:ins>
          <w:r>
            <w:rPr>
              <w:noProof/>
              <w:webHidden/>
            </w:rPr>
            <w:fldChar w:fldCharType="separate"/>
          </w:r>
          <w:ins w:id="359" w:author="David Conklin" w:date="2021-03-16T09:30:00Z">
            <w:r>
              <w:rPr>
                <w:noProof/>
                <w:webHidden/>
              </w:rPr>
              <w:t>60</w:t>
            </w:r>
          </w:ins>
          <w:ins w:id="360" w:author="David Conklin" w:date="2021-03-16T09:28:00Z">
            <w:r>
              <w:rPr>
                <w:noProof/>
                <w:webHidden/>
              </w:rPr>
              <w:fldChar w:fldCharType="end"/>
            </w:r>
            <w:r w:rsidRPr="00FC5A9B">
              <w:rPr>
                <w:rStyle w:val="Hyperlink"/>
                <w:noProof/>
              </w:rPr>
              <w:fldChar w:fldCharType="end"/>
            </w:r>
          </w:ins>
        </w:p>
        <w:p w14:paraId="4A55D1C0" w14:textId="760C6C9F" w:rsidR="00B13FA9" w:rsidRDefault="00B13FA9">
          <w:pPr>
            <w:pStyle w:val="TOC1"/>
            <w:tabs>
              <w:tab w:val="right" w:leader="dot" w:pos="9350"/>
            </w:tabs>
            <w:rPr>
              <w:ins w:id="361" w:author="David Conklin" w:date="2021-03-16T09:28:00Z"/>
              <w:rFonts w:eastAsiaTheme="minorEastAsia"/>
              <w:noProof/>
            </w:rPr>
          </w:pPr>
          <w:ins w:id="362"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"_Toc66779432"</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The Clackamas Basin</w:t>
            </w:r>
            <w:r>
              <w:rPr>
                <w:noProof/>
                <w:webHidden/>
              </w:rPr>
              <w:tab/>
            </w:r>
            <w:r>
              <w:rPr>
                <w:noProof/>
                <w:webHidden/>
              </w:rPr>
              <w:fldChar w:fldCharType="begin"/>
            </w:r>
            <w:r>
              <w:rPr>
                <w:noProof/>
                <w:webHidden/>
              </w:rPr>
              <w:instrText xml:space="preserve"> PAGEREF _Toc66779432 \h </w:instrText>
            </w:r>
            <w:r>
              <w:rPr>
                <w:noProof/>
                <w:webHidden/>
              </w:rPr>
            </w:r>
          </w:ins>
          <w:r>
            <w:rPr>
              <w:noProof/>
              <w:webHidden/>
            </w:rPr>
            <w:fldChar w:fldCharType="separate"/>
          </w:r>
          <w:ins w:id="363" w:author="David Conklin" w:date="2021-03-16T09:30:00Z">
            <w:r>
              <w:rPr>
                <w:noProof/>
                <w:webHidden/>
              </w:rPr>
              <w:t>62</w:t>
            </w:r>
          </w:ins>
          <w:ins w:id="364" w:author="David Conklin" w:date="2021-03-16T09:28:00Z">
            <w:r>
              <w:rPr>
                <w:noProof/>
                <w:webHidden/>
              </w:rPr>
              <w:fldChar w:fldCharType="end"/>
            </w:r>
            <w:r w:rsidRPr="00FC5A9B">
              <w:rPr>
                <w:rStyle w:val="Hyperlink"/>
                <w:noProof/>
              </w:rPr>
              <w:fldChar w:fldCharType="end"/>
            </w:r>
          </w:ins>
        </w:p>
        <w:p w14:paraId="595C83AC" w14:textId="5D4A7518" w:rsidR="00B13FA9" w:rsidRDefault="00B13FA9">
          <w:pPr>
            <w:pStyle w:val="TOC1"/>
            <w:tabs>
              <w:tab w:val="right" w:leader="dot" w:pos="9350"/>
            </w:tabs>
            <w:rPr>
              <w:ins w:id="365" w:author="David Conklin" w:date="2021-03-16T09:28:00Z"/>
              <w:rFonts w:eastAsiaTheme="minorEastAsia"/>
              <w:noProof/>
            </w:rPr>
          </w:pPr>
          <w:ins w:id="366"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"_Toc66779433"</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Directory structure and file names</w:t>
            </w:r>
            <w:r>
              <w:rPr>
                <w:noProof/>
                <w:webHidden/>
              </w:rPr>
              <w:tab/>
            </w:r>
            <w:r>
              <w:rPr>
                <w:noProof/>
                <w:webHidden/>
              </w:rPr>
              <w:fldChar w:fldCharType="begin"/>
            </w:r>
            <w:r>
              <w:rPr>
                <w:noProof/>
                <w:webHidden/>
              </w:rPr>
              <w:instrText xml:space="preserve"> PAGEREF _Toc66779433 \h </w:instrText>
            </w:r>
            <w:r>
              <w:rPr>
                <w:noProof/>
                <w:webHidden/>
              </w:rPr>
            </w:r>
          </w:ins>
          <w:r>
            <w:rPr>
              <w:noProof/>
              <w:webHidden/>
            </w:rPr>
            <w:fldChar w:fldCharType="separate"/>
          </w:r>
          <w:ins w:id="367" w:author="David Conklin" w:date="2021-03-16T09:30:00Z">
            <w:r>
              <w:rPr>
                <w:noProof/>
                <w:webHidden/>
              </w:rPr>
              <w:t>63</w:t>
            </w:r>
          </w:ins>
          <w:ins w:id="368" w:author="David Conklin" w:date="2021-03-16T09:28:00Z">
            <w:r>
              <w:rPr>
                <w:noProof/>
                <w:webHidden/>
              </w:rPr>
              <w:fldChar w:fldCharType="end"/>
            </w:r>
            <w:r w:rsidRPr="00FC5A9B">
              <w:rPr>
                <w:rStyle w:val="Hyperlink"/>
                <w:noProof/>
              </w:rPr>
              <w:fldChar w:fldCharType="end"/>
            </w:r>
          </w:ins>
        </w:p>
        <w:p w14:paraId="4D343DEB" w14:textId="684DF389" w:rsidR="00B13FA9" w:rsidRDefault="00B13FA9">
          <w:pPr>
            <w:pStyle w:val="TOC1"/>
            <w:tabs>
              <w:tab w:val="right" w:leader="dot" w:pos="9350"/>
            </w:tabs>
            <w:rPr>
              <w:ins w:id="369" w:author="David Conklin" w:date="2021-03-16T09:28:00Z"/>
              <w:rFonts w:eastAsiaTheme="minorEastAsia"/>
              <w:noProof/>
            </w:rPr>
          </w:pPr>
          <w:ins w:id="370"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"_Toc66779434"</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Release Log</w:t>
            </w:r>
            <w:r>
              <w:rPr>
                <w:noProof/>
                <w:webHidden/>
              </w:rPr>
              <w:tab/>
            </w:r>
            <w:r>
              <w:rPr>
                <w:noProof/>
                <w:webHidden/>
              </w:rPr>
              <w:fldChar w:fldCharType="begin"/>
            </w:r>
            <w:r>
              <w:rPr>
                <w:noProof/>
                <w:webHidden/>
              </w:rPr>
              <w:instrText xml:space="preserve"> PAGEREF _Toc66779434 \h </w:instrText>
            </w:r>
            <w:r>
              <w:rPr>
                <w:noProof/>
                <w:webHidden/>
              </w:rPr>
            </w:r>
          </w:ins>
          <w:r>
            <w:rPr>
              <w:noProof/>
              <w:webHidden/>
            </w:rPr>
            <w:fldChar w:fldCharType="separate"/>
          </w:r>
          <w:ins w:id="371" w:author="David Conklin" w:date="2021-03-16T09:30:00Z">
            <w:r>
              <w:rPr>
                <w:noProof/>
                <w:webHidden/>
              </w:rPr>
              <w:t>64</w:t>
            </w:r>
          </w:ins>
          <w:ins w:id="372" w:author="David Conklin" w:date="2021-03-16T09:28:00Z">
            <w:r>
              <w:rPr>
                <w:noProof/>
                <w:webHidden/>
              </w:rPr>
              <w:fldChar w:fldCharType="end"/>
            </w:r>
            <w:r w:rsidRPr="00FC5A9B">
              <w:rPr>
                <w:rStyle w:val="Hyperlink"/>
                <w:noProof/>
              </w:rPr>
              <w:fldChar w:fldCharType="end"/>
            </w:r>
          </w:ins>
        </w:p>
        <w:p w14:paraId="68383171" w14:textId="2C78757D" w:rsidR="00B13FA9" w:rsidRDefault="00B13FA9">
          <w:pPr>
            <w:pStyle w:val="TOC1"/>
            <w:tabs>
              <w:tab w:val="right" w:leader="dot" w:pos="9350"/>
            </w:tabs>
            <w:rPr>
              <w:ins w:id="373" w:author="David Conklin" w:date="2021-03-16T09:28:00Z"/>
              <w:rFonts w:eastAsiaTheme="minorEastAsia"/>
              <w:noProof/>
            </w:rPr>
          </w:pPr>
          <w:ins w:id="374"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"_Toc66779435"</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References</w:t>
            </w:r>
            <w:r>
              <w:rPr>
                <w:noProof/>
                <w:webHidden/>
              </w:rPr>
              <w:tab/>
            </w:r>
            <w:r>
              <w:rPr>
                <w:noProof/>
                <w:webHidden/>
              </w:rPr>
              <w:fldChar w:fldCharType="begin"/>
            </w:r>
            <w:r>
              <w:rPr>
                <w:noProof/>
                <w:webHidden/>
              </w:rPr>
              <w:instrText xml:space="preserve"> PAGEREF _Toc66779435 \h </w:instrText>
            </w:r>
            <w:r>
              <w:rPr>
                <w:noProof/>
                <w:webHidden/>
              </w:rPr>
            </w:r>
          </w:ins>
          <w:r>
            <w:rPr>
              <w:noProof/>
              <w:webHidden/>
            </w:rPr>
            <w:fldChar w:fldCharType="separate"/>
          </w:r>
          <w:ins w:id="375" w:author="David Conklin" w:date="2021-03-16T09:30:00Z">
            <w:r>
              <w:rPr>
                <w:noProof/>
                <w:webHidden/>
              </w:rPr>
              <w:t>67</w:t>
            </w:r>
          </w:ins>
          <w:ins w:id="376" w:author="David Conklin" w:date="2021-03-16T09:28:00Z">
            <w:r>
              <w:rPr>
                <w:noProof/>
                <w:webHidden/>
              </w:rPr>
              <w:fldChar w:fldCharType="end"/>
            </w:r>
            <w:r w:rsidRPr="00FC5A9B">
              <w:rPr>
                <w:rStyle w:val="Hyperlink"/>
                <w:noProof/>
              </w:rPr>
              <w:fldChar w:fldCharType="end"/>
            </w:r>
          </w:ins>
        </w:p>
        <w:p w14:paraId="4ECDAA6B" w14:textId="4607B06F" w:rsidR="00B13FA9" w:rsidRDefault="00B13FA9">
          <w:pPr>
            <w:pStyle w:val="TOC1"/>
            <w:tabs>
              <w:tab w:val="right" w:leader="dot" w:pos="9350"/>
            </w:tabs>
            <w:rPr>
              <w:ins w:id="377" w:author="David Conklin" w:date="2021-03-16T09:28:00Z"/>
              <w:rFonts w:eastAsiaTheme="minorEastAsia"/>
              <w:noProof/>
            </w:rPr>
          </w:pPr>
          <w:ins w:id="378" w:author="David Conklin" w:date="2021-03-16T09:28:00Z">
            <w:r w:rsidRPr="00FC5A9B">
              <w:rPr>
                <w:rStyle w:val="Hyperlink"/>
                <w:noProof/>
              </w:rPr>
              <w:fldChar w:fldCharType="begin"/>
            </w:r>
            <w:r w:rsidRPr="00FC5A9B">
              <w:rPr>
                <w:rStyle w:val="Hyperlink"/>
                <w:noProof/>
              </w:rPr>
              <w:instrText xml:space="preserve"> </w:instrText>
            </w:r>
            <w:r>
              <w:rPr>
                <w:noProof/>
              </w:rPr>
              <w:instrText>HYPERLINK \l "_Toc66779436"</w:instrText>
            </w:r>
            <w:r w:rsidRPr="00FC5A9B">
              <w:rPr>
                <w:rStyle w:val="Hyperlink"/>
                <w:noProof/>
              </w:rPr>
              <w:instrText xml:space="preserve"> </w:instrText>
            </w:r>
            <w:r w:rsidRPr="00FC5A9B">
              <w:rPr>
                <w:rStyle w:val="Hyperlink"/>
                <w:noProof/>
              </w:rPr>
            </w:r>
            <w:r w:rsidRPr="00FC5A9B">
              <w:rPr>
                <w:rStyle w:val="Hyperlink"/>
                <w:noProof/>
              </w:rPr>
              <w:fldChar w:fldCharType="separate"/>
            </w:r>
            <w:r w:rsidRPr="00FC5A9B">
              <w:rPr>
                <w:rStyle w:val="Hyperlink"/>
                <w:noProof/>
              </w:rPr>
              <w:t>Acronyms and Abbreviations</w:t>
            </w:r>
            <w:r>
              <w:rPr>
                <w:noProof/>
                <w:webHidden/>
              </w:rPr>
              <w:tab/>
            </w:r>
            <w:r>
              <w:rPr>
                <w:noProof/>
                <w:webHidden/>
              </w:rPr>
              <w:fldChar w:fldCharType="begin"/>
            </w:r>
            <w:r>
              <w:rPr>
                <w:noProof/>
                <w:webHidden/>
              </w:rPr>
              <w:instrText xml:space="preserve"> PAGEREF _Toc66779436 \h </w:instrText>
            </w:r>
            <w:r>
              <w:rPr>
                <w:noProof/>
                <w:webHidden/>
              </w:rPr>
            </w:r>
          </w:ins>
          <w:r>
            <w:rPr>
              <w:noProof/>
              <w:webHidden/>
            </w:rPr>
            <w:fldChar w:fldCharType="separate"/>
          </w:r>
          <w:ins w:id="379" w:author="David Conklin" w:date="2021-03-16T09:30:00Z">
            <w:r>
              <w:rPr>
                <w:noProof/>
                <w:webHidden/>
              </w:rPr>
              <w:t>68</w:t>
            </w:r>
          </w:ins>
          <w:ins w:id="380" w:author="David Conklin" w:date="2021-03-16T09:28:00Z">
            <w:r>
              <w:rPr>
                <w:noProof/>
                <w:webHidden/>
              </w:rPr>
              <w:fldChar w:fldCharType="end"/>
            </w:r>
            <w:r w:rsidRPr="00FC5A9B">
              <w:rPr>
                <w:rStyle w:val="Hyperlink"/>
                <w:noProof/>
              </w:rPr>
              <w:fldChar w:fldCharType="end"/>
            </w:r>
          </w:ins>
        </w:p>
        <w:p w14:paraId="19A449D0" w14:textId="19EC2B81" w:rsidR="00C63B9F" w:rsidDel="0080365E" w:rsidRDefault="008051F2">
          <w:pPr>
            <w:pStyle w:val="TOC1"/>
            <w:tabs>
              <w:tab w:val="right" w:leader="dot" w:pos="9350"/>
            </w:tabs>
            <w:rPr>
              <w:del w:id="381" w:author="David Conklin" w:date="2021-01-30T16:34:00Z"/>
              <w:rFonts w:eastAsiaTheme="minorEastAsia"/>
              <w:noProof/>
            </w:rPr>
          </w:pPr>
          <w:del w:id="382"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383" w:author="David Conklin" w:date="2021-03-16T09:28:00Z">
            <w:r w:rsidR="00B13FA9">
              <w:rPr>
                <w:b/>
                <w:bCs/>
                <w:noProof/>
              </w:rPr>
              <w:t>Error! Hyperlink reference not valid.</w:t>
            </w:r>
          </w:ins>
          <w:del w:id="384"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fldChar w:fldCharType="separate"/>
            </w:r>
          </w:del>
          <w:ins w:id="385" w:author="David Conklin" w:date="2021-03-16T09:30:00Z">
            <w:r w:rsidR="00B13FA9">
              <w:rPr>
                <w:b/>
                <w:bCs/>
                <w:noProof/>
                <w:webHidden/>
              </w:rPr>
              <w:t>Error! Bookmark not defined.</w:t>
            </w:r>
          </w:ins>
          <w:del w:id="386"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5B67EC57" w:rsidR="00C63B9F" w:rsidDel="0080365E" w:rsidRDefault="008051F2">
          <w:pPr>
            <w:pStyle w:val="TOC1"/>
            <w:tabs>
              <w:tab w:val="right" w:leader="dot" w:pos="9350"/>
            </w:tabs>
            <w:rPr>
              <w:del w:id="387" w:author="David Conklin" w:date="2021-01-30T16:34:00Z"/>
              <w:rFonts w:eastAsiaTheme="minorEastAsia"/>
              <w:noProof/>
            </w:rPr>
          </w:pPr>
          <w:del w:id="388"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389" w:author="David Conklin" w:date="2021-03-16T09:28:00Z">
            <w:r w:rsidR="00B13FA9">
              <w:rPr>
                <w:b/>
                <w:bCs/>
                <w:noProof/>
              </w:rPr>
              <w:t>Error! Hyperlink reference not valid.</w:t>
            </w:r>
          </w:ins>
          <w:del w:id="390"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fldChar w:fldCharType="separate"/>
            </w:r>
          </w:del>
          <w:ins w:id="391" w:author="David Conklin" w:date="2021-03-16T09:30:00Z">
            <w:r w:rsidR="00B13FA9">
              <w:rPr>
                <w:b/>
                <w:bCs/>
                <w:noProof/>
                <w:webHidden/>
              </w:rPr>
              <w:t>Error! Bookmark not defined.</w:t>
            </w:r>
          </w:ins>
          <w:del w:id="392"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621B0869" w:rsidR="00C63B9F" w:rsidDel="0080365E" w:rsidRDefault="008051F2">
          <w:pPr>
            <w:pStyle w:val="TOC2"/>
            <w:tabs>
              <w:tab w:val="right" w:leader="dot" w:pos="9350"/>
            </w:tabs>
            <w:rPr>
              <w:del w:id="393" w:author="David Conklin" w:date="2021-01-30T16:34:00Z"/>
              <w:rFonts w:eastAsiaTheme="minorEastAsia"/>
              <w:noProof/>
            </w:rPr>
          </w:pPr>
          <w:del w:id="394"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395" w:author="David Conklin" w:date="2021-03-16T09:28:00Z">
            <w:r w:rsidR="00B13FA9">
              <w:rPr>
                <w:b/>
                <w:bCs/>
                <w:noProof/>
              </w:rPr>
              <w:t>Error! Hyperlink reference not valid.</w:t>
            </w:r>
          </w:ins>
          <w:del w:id="396"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fldChar w:fldCharType="separate"/>
            </w:r>
          </w:del>
          <w:ins w:id="397" w:author="David Conklin" w:date="2021-03-16T09:30:00Z">
            <w:r w:rsidR="00B13FA9">
              <w:rPr>
                <w:b/>
                <w:bCs/>
                <w:noProof/>
                <w:webHidden/>
              </w:rPr>
              <w:t>Error! Bookmark not defined.</w:t>
            </w:r>
          </w:ins>
          <w:del w:id="398"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5AA3072A" w:rsidR="00C63B9F" w:rsidDel="0080365E" w:rsidRDefault="008051F2">
          <w:pPr>
            <w:pStyle w:val="TOC2"/>
            <w:tabs>
              <w:tab w:val="right" w:leader="dot" w:pos="9350"/>
            </w:tabs>
            <w:rPr>
              <w:del w:id="399" w:author="David Conklin" w:date="2021-01-30T16:34:00Z"/>
              <w:rFonts w:eastAsiaTheme="minorEastAsia"/>
              <w:noProof/>
            </w:rPr>
          </w:pPr>
          <w:del w:id="400"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401" w:author="David Conklin" w:date="2021-03-16T09:28:00Z">
            <w:r w:rsidR="00B13FA9">
              <w:rPr>
                <w:b/>
                <w:bCs/>
                <w:noProof/>
              </w:rPr>
              <w:t>Error! Hyperlink reference not valid.</w:t>
            </w:r>
          </w:ins>
          <w:del w:id="402"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fldChar w:fldCharType="separate"/>
            </w:r>
          </w:del>
          <w:ins w:id="403" w:author="David Conklin" w:date="2021-03-16T09:30:00Z">
            <w:r w:rsidR="00B13FA9">
              <w:rPr>
                <w:b/>
                <w:bCs/>
                <w:noProof/>
                <w:webHidden/>
              </w:rPr>
              <w:t>Error! Bookmark not defined.</w:t>
            </w:r>
          </w:ins>
          <w:del w:id="404"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FC87B62" w:rsidR="00C63B9F" w:rsidDel="0080365E" w:rsidRDefault="008051F2">
          <w:pPr>
            <w:pStyle w:val="TOC2"/>
            <w:tabs>
              <w:tab w:val="right" w:leader="dot" w:pos="9350"/>
            </w:tabs>
            <w:rPr>
              <w:del w:id="405" w:author="David Conklin" w:date="2021-01-30T16:34:00Z"/>
              <w:rFonts w:eastAsiaTheme="minorEastAsia"/>
              <w:noProof/>
            </w:rPr>
          </w:pPr>
          <w:del w:id="406"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407" w:author="David Conklin" w:date="2021-03-16T09:28:00Z">
            <w:r w:rsidR="00B13FA9">
              <w:rPr>
                <w:b/>
                <w:bCs/>
                <w:noProof/>
              </w:rPr>
              <w:t>Error! Hyperlink reference not valid.</w:t>
            </w:r>
          </w:ins>
          <w:del w:id="408"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fldChar w:fldCharType="separate"/>
            </w:r>
          </w:del>
          <w:ins w:id="409" w:author="David Conklin" w:date="2021-03-16T09:30:00Z">
            <w:r w:rsidR="00B13FA9">
              <w:rPr>
                <w:b/>
                <w:bCs/>
                <w:noProof/>
                <w:webHidden/>
              </w:rPr>
              <w:t>Error! Bookmark not defined.</w:t>
            </w:r>
          </w:ins>
          <w:del w:id="410"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1E49701F" w:rsidR="00C63B9F" w:rsidDel="0080365E" w:rsidRDefault="008051F2">
          <w:pPr>
            <w:pStyle w:val="TOC1"/>
            <w:tabs>
              <w:tab w:val="right" w:leader="dot" w:pos="9350"/>
            </w:tabs>
            <w:rPr>
              <w:del w:id="411" w:author="David Conklin" w:date="2021-01-30T16:34:00Z"/>
              <w:rFonts w:eastAsiaTheme="minorEastAsia"/>
              <w:noProof/>
            </w:rPr>
          </w:pPr>
          <w:del w:id="412"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413" w:author="David Conklin" w:date="2021-03-16T09:28:00Z">
            <w:r w:rsidR="00B13FA9">
              <w:rPr>
                <w:b/>
                <w:bCs/>
                <w:noProof/>
              </w:rPr>
              <w:t>Error! Hyperlink reference not valid.</w:t>
            </w:r>
          </w:ins>
          <w:del w:id="414"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fldChar w:fldCharType="separate"/>
            </w:r>
          </w:del>
          <w:ins w:id="415" w:author="David Conklin" w:date="2021-03-16T09:30:00Z">
            <w:r w:rsidR="00B13FA9">
              <w:rPr>
                <w:b/>
                <w:bCs/>
                <w:noProof/>
                <w:webHidden/>
              </w:rPr>
              <w:t>Error! Bookmark not defined.</w:t>
            </w:r>
          </w:ins>
          <w:del w:id="416"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665DC15E" w:rsidR="00C63B9F" w:rsidDel="0080365E" w:rsidRDefault="008051F2">
          <w:pPr>
            <w:pStyle w:val="TOC1"/>
            <w:tabs>
              <w:tab w:val="right" w:leader="dot" w:pos="9350"/>
            </w:tabs>
            <w:rPr>
              <w:del w:id="417" w:author="David Conklin" w:date="2021-01-30T16:34:00Z"/>
              <w:rFonts w:eastAsiaTheme="minorEastAsia"/>
              <w:noProof/>
            </w:rPr>
          </w:pPr>
          <w:del w:id="418"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419" w:author="David Conklin" w:date="2021-03-16T09:28:00Z">
            <w:r w:rsidR="00B13FA9">
              <w:rPr>
                <w:b/>
                <w:bCs/>
                <w:noProof/>
              </w:rPr>
              <w:t>Error! Hyperlink reference not valid.</w:t>
            </w:r>
          </w:ins>
          <w:del w:id="420"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fldChar w:fldCharType="separate"/>
            </w:r>
          </w:del>
          <w:ins w:id="421" w:author="David Conklin" w:date="2021-03-16T09:30:00Z">
            <w:r w:rsidR="00B13FA9">
              <w:rPr>
                <w:b/>
                <w:bCs/>
                <w:noProof/>
                <w:webHidden/>
              </w:rPr>
              <w:t>Error! Bookmark not defined.</w:t>
            </w:r>
          </w:ins>
          <w:del w:id="422"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64CBAB5E" w:rsidR="00C63B9F" w:rsidDel="0080365E" w:rsidRDefault="008051F2">
          <w:pPr>
            <w:pStyle w:val="TOC2"/>
            <w:tabs>
              <w:tab w:val="right" w:leader="dot" w:pos="9350"/>
            </w:tabs>
            <w:rPr>
              <w:del w:id="423" w:author="David Conklin" w:date="2021-01-30T16:34:00Z"/>
              <w:rFonts w:eastAsiaTheme="minorEastAsia"/>
              <w:noProof/>
            </w:rPr>
          </w:pPr>
          <w:del w:id="424"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425" w:author="David Conklin" w:date="2021-03-16T09:28:00Z">
            <w:r w:rsidR="00B13FA9">
              <w:rPr>
                <w:b/>
                <w:bCs/>
                <w:noProof/>
              </w:rPr>
              <w:t>Error! Hyperlink reference not valid.</w:t>
            </w:r>
          </w:ins>
          <w:del w:id="426"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fldChar w:fldCharType="separate"/>
            </w:r>
          </w:del>
          <w:ins w:id="427" w:author="David Conklin" w:date="2021-03-16T09:30:00Z">
            <w:r w:rsidR="00B13FA9">
              <w:rPr>
                <w:b/>
                <w:bCs/>
                <w:noProof/>
                <w:webHidden/>
              </w:rPr>
              <w:t>Error! Bookmark not defined.</w:t>
            </w:r>
          </w:ins>
          <w:del w:id="428"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1557E3C9" w:rsidR="00C63B9F" w:rsidDel="0080365E" w:rsidRDefault="008051F2">
          <w:pPr>
            <w:pStyle w:val="TOC2"/>
            <w:tabs>
              <w:tab w:val="right" w:leader="dot" w:pos="9350"/>
            </w:tabs>
            <w:rPr>
              <w:del w:id="429" w:author="David Conklin" w:date="2021-01-30T16:34:00Z"/>
              <w:rFonts w:eastAsiaTheme="minorEastAsia"/>
              <w:noProof/>
            </w:rPr>
          </w:pPr>
          <w:del w:id="430"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431" w:author="David Conklin" w:date="2021-03-16T09:28:00Z">
            <w:r w:rsidR="00B13FA9">
              <w:rPr>
                <w:b/>
                <w:bCs/>
                <w:noProof/>
              </w:rPr>
              <w:t>Error! Hyperlink reference not valid.</w:t>
            </w:r>
          </w:ins>
          <w:del w:id="432"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fldChar w:fldCharType="separate"/>
            </w:r>
          </w:del>
          <w:ins w:id="433" w:author="David Conklin" w:date="2021-03-16T09:30:00Z">
            <w:r w:rsidR="00B13FA9">
              <w:rPr>
                <w:b/>
                <w:bCs/>
                <w:noProof/>
                <w:webHidden/>
              </w:rPr>
              <w:t>Error! Bookmark not defined.</w:t>
            </w:r>
          </w:ins>
          <w:del w:id="434"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5E902D3D" w:rsidR="00C63B9F" w:rsidDel="0080365E" w:rsidRDefault="008051F2">
          <w:pPr>
            <w:pStyle w:val="TOC2"/>
            <w:tabs>
              <w:tab w:val="right" w:leader="dot" w:pos="9350"/>
            </w:tabs>
            <w:rPr>
              <w:del w:id="435" w:author="David Conklin" w:date="2021-01-30T16:34:00Z"/>
              <w:rFonts w:eastAsiaTheme="minorEastAsia"/>
              <w:noProof/>
            </w:rPr>
          </w:pPr>
          <w:del w:id="436"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437" w:author="David Conklin" w:date="2021-03-16T09:28:00Z">
            <w:r w:rsidR="00B13FA9">
              <w:rPr>
                <w:b/>
                <w:bCs/>
                <w:noProof/>
              </w:rPr>
              <w:t>Error! Hyperlink reference not valid.</w:t>
            </w:r>
          </w:ins>
          <w:del w:id="438"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fldChar w:fldCharType="separate"/>
            </w:r>
          </w:del>
          <w:ins w:id="439" w:author="David Conklin" w:date="2021-03-16T09:30:00Z">
            <w:r w:rsidR="00B13FA9">
              <w:rPr>
                <w:b/>
                <w:bCs/>
                <w:noProof/>
                <w:webHidden/>
              </w:rPr>
              <w:t>Error! Bookmark not defined.</w:t>
            </w:r>
          </w:ins>
          <w:del w:id="440"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76C2FA0A" w:rsidR="00C63B9F" w:rsidDel="0080365E" w:rsidRDefault="008051F2">
          <w:pPr>
            <w:pStyle w:val="TOC1"/>
            <w:tabs>
              <w:tab w:val="right" w:leader="dot" w:pos="9350"/>
            </w:tabs>
            <w:rPr>
              <w:del w:id="441" w:author="David Conklin" w:date="2021-01-30T16:34:00Z"/>
              <w:rFonts w:eastAsiaTheme="minorEastAsia"/>
              <w:noProof/>
            </w:rPr>
          </w:pPr>
          <w:del w:id="442"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443" w:author="David Conklin" w:date="2021-03-16T09:28:00Z">
            <w:r w:rsidR="00B13FA9">
              <w:rPr>
                <w:b/>
                <w:bCs/>
                <w:noProof/>
              </w:rPr>
              <w:t>Error! Hyperlink reference not valid.</w:t>
            </w:r>
          </w:ins>
          <w:del w:id="444"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fldChar w:fldCharType="separate"/>
            </w:r>
          </w:del>
          <w:ins w:id="445" w:author="David Conklin" w:date="2021-03-16T09:30:00Z">
            <w:r w:rsidR="00B13FA9">
              <w:rPr>
                <w:b/>
                <w:bCs/>
                <w:noProof/>
                <w:webHidden/>
              </w:rPr>
              <w:t>Error! Bookmark not defined.</w:t>
            </w:r>
          </w:ins>
          <w:del w:id="446"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45643765" w:rsidR="00C63B9F" w:rsidDel="0080365E" w:rsidRDefault="008051F2">
          <w:pPr>
            <w:pStyle w:val="TOC2"/>
            <w:tabs>
              <w:tab w:val="right" w:leader="dot" w:pos="9350"/>
            </w:tabs>
            <w:rPr>
              <w:del w:id="447" w:author="David Conklin" w:date="2021-01-30T16:34:00Z"/>
              <w:rFonts w:eastAsiaTheme="minorEastAsia"/>
              <w:noProof/>
            </w:rPr>
          </w:pPr>
          <w:del w:id="448"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449" w:author="David Conklin" w:date="2021-03-16T09:28:00Z">
            <w:r w:rsidR="00B13FA9">
              <w:rPr>
                <w:b/>
                <w:bCs/>
                <w:noProof/>
              </w:rPr>
              <w:t>Error! Hyperlink reference not valid.</w:t>
            </w:r>
          </w:ins>
          <w:del w:id="450"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fldChar w:fldCharType="separate"/>
            </w:r>
          </w:del>
          <w:ins w:id="451" w:author="David Conklin" w:date="2021-03-16T09:30:00Z">
            <w:r w:rsidR="00B13FA9">
              <w:rPr>
                <w:b/>
                <w:bCs/>
                <w:noProof/>
                <w:webHidden/>
              </w:rPr>
              <w:t>Error! Bookmark not defined.</w:t>
            </w:r>
          </w:ins>
          <w:del w:id="452" w:author="David Conklin" w:date="2021-01-30T16:34:00Z">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05E32BC1" w:rsidR="00C63B9F" w:rsidDel="0080365E" w:rsidRDefault="008051F2">
          <w:pPr>
            <w:pStyle w:val="TOC2"/>
            <w:tabs>
              <w:tab w:val="right" w:leader="dot" w:pos="9350"/>
            </w:tabs>
            <w:rPr>
              <w:del w:id="453" w:author="David Conklin" w:date="2021-01-30T16:34:00Z"/>
              <w:rFonts w:eastAsiaTheme="minorEastAsia"/>
              <w:noProof/>
            </w:rPr>
          </w:pPr>
          <w:del w:id="454"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455" w:author="David Conklin" w:date="2021-03-16T09:28:00Z">
            <w:r w:rsidR="00B13FA9">
              <w:rPr>
                <w:b/>
                <w:bCs/>
                <w:noProof/>
              </w:rPr>
              <w:t>Error! Hyperlink reference not valid.</w:t>
            </w:r>
          </w:ins>
          <w:del w:id="456"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fldChar w:fldCharType="separate"/>
            </w:r>
          </w:del>
          <w:ins w:id="457" w:author="David Conklin" w:date="2021-03-16T09:30:00Z">
            <w:r w:rsidR="00B13FA9">
              <w:rPr>
                <w:b/>
                <w:bCs/>
                <w:noProof/>
                <w:webHidden/>
              </w:rPr>
              <w:t>Error! Bookmark not defined.</w:t>
            </w:r>
          </w:ins>
          <w:del w:id="458"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22A360EC" w:rsidR="00C63B9F" w:rsidDel="0080365E" w:rsidRDefault="008051F2">
          <w:pPr>
            <w:pStyle w:val="TOC2"/>
            <w:tabs>
              <w:tab w:val="right" w:leader="dot" w:pos="9350"/>
            </w:tabs>
            <w:rPr>
              <w:del w:id="459" w:author="David Conklin" w:date="2021-01-30T16:34:00Z"/>
              <w:rFonts w:eastAsiaTheme="minorEastAsia"/>
              <w:noProof/>
            </w:rPr>
          </w:pPr>
          <w:del w:id="460"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461" w:author="David Conklin" w:date="2021-03-16T09:28:00Z">
            <w:r w:rsidR="00B13FA9">
              <w:rPr>
                <w:b/>
                <w:bCs/>
                <w:noProof/>
              </w:rPr>
              <w:t>Error! Hyperlink reference not valid.</w:t>
            </w:r>
          </w:ins>
          <w:del w:id="462"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fldChar w:fldCharType="separate"/>
            </w:r>
          </w:del>
          <w:ins w:id="463" w:author="David Conklin" w:date="2021-03-16T09:30:00Z">
            <w:r w:rsidR="00B13FA9">
              <w:rPr>
                <w:b/>
                <w:bCs/>
                <w:noProof/>
                <w:webHidden/>
              </w:rPr>
              <w:t>Error! Bookmark not defined.</w:t>
            </w:r>
          </w:ins>
          <w:del w:id="464"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6EEEAC91" w:rsidR="00C63B9F" w:rsidDel="0080365E" w:rsidRDefault="008051F2">
          <w:pPr>
            <w:pStyle w:val="TOC2"/>
            <w:tabs>
              <w:tab w:val="right" w:leader="dot" w:pos="9350"/>
            </w:tabs>
            <w:rPr>
              <w:del w:id="465" w:author="David Conklin" w:date="2021-01-30T16:34:00Z"/>
              <w:rFonts w:eastAsiaTheme="minorEastAsia"/>
              <w:noProof/>
            </w:rPr>
          </w:pPr>
          <w:del w:id="466"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467" w:author="David Conklin" w:date="2021-03-16T09:28:00Z">
            <w:r w:rsidR="00B13FA9">
              <w:rPr>
                <w:b/>
                <w:bCs/>
                <w:noProof/>
              </w:rPr>
              <w:t>Error! Hyperlink reference not valid.</w:t>
            </w:r>
          </w:ins>
          <w:del w:id="468"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fldChar w:fldCharType="separate"/>
            </w:r>
          </w:del>
          <w:ins w:id="469" w:author="David Conklin" w:date="2021-03-16T09:30:00Z">
            <w:r w:rsidR="00B13FA9">
              <w:rPr>
                <w:b/>
                <w:bCs/>
                <w:noProof/>
                <w:webHidden/>
              </w:rPr>
              <w:t>Error! Bookmark not defined.</w:t>
            </w:r>
          </w:ins>
          <w:del w:id="470"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029E331D" w:rsidR="00C63B9F" w:rsidDel="0080365E" w:rsidRDefault="008051F2">
          <w:pPr>
            <w:pStyle w:val="TOC1"/>
            <w:tabs>
              <w:tab w:val="right" w:leader="dot" w:pos="9350"/>
            </w:tabs>
            <w:rPr>
              <w:del w:id="471" w:author="David Conklin" w:date="2021-01-30T16:34:00Z"/>
              <w:rFonts w:eastAsiaTheme="minorEastAsia"/>
              <w:noProof/>
            </w:rPr>
          </w:pPr>
          <w:del w:id="472"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473" w:author="David Conklin" w:date="2021-03-16T09:28:00Z">
            <w:r w:rsidR="00B13FA9">
              <w:rPr>
                <w:b/>
                <w:bCs/>
                <w:noProof/>
              </w:rPr>
              <w:t>Error! Hyperlink reference not valid.</w:t>
            </w:r>
          </w:ins>
          <w:del w:id="474"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fldChar w:fldCharType="separate"/>
            </w:r>
          </w:del>
          <w:ins w:id="475" w:author="David Conklin" w:date="2021-03-16T09:30:00Z">
            <w:r w:rsidR="00B13FA9">
              <w:rPr>
                <w:b/>
                <w:bCs/>
                <w:noProof/>
                <w:webHidden/>
              </w:rPr>
              <w:t>Error! Bookmark not defined.</w:t>
            </w:r>
          </w:ins>
          <w:del w:id="476"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29F568CA" w:rsidR="00C63B9F" w:rsidDel="0080365E" w:rsidRDefault="008051F2">
          <w:pPr>
            <w:pStyle w:val="TOC2"/>
            <w:tabs>
              <w:tab w:val="right" w:leader="dot" w:pos="9350"/>
            </w:tabs>
            <w:rPr>
              <w:del w:id="477" w:author="David Conklin" w:date="2021-01-30T16:34:00Z"/>
              <w:rFonts w:eastAsiaTheme="minorEastAsia"/>
              <w:noProof/>
            </w:rPr>
          </w:pPr>
          <w:del w:id="478"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479" w:author="David Conklin" w:date="2021-03-16T09:28:00Z">
            <w:r w:rsidR="00B13FA9">
              <w:rPr>
                <w:b/>
                <w:bCs/>
                <w:noProof/>
              </w:rPr>
              <w:t>Error! Hyperlink reference not valid.</w:t>
            </w:r>
          </w:ins>
          <w:del w:id="480"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fldChar w:fldCharType="separate"/>
            </w:r>
          </w:del>
          <w:ins w:id="481" w:author="David Conklin" w:date="2021-03-16T09:30:00Z">
            <w:r w:rsidR="00B13FA9">
              <w:rPr>
                <w:b/>
                <w:bCs/>
                <w:noProof/>
                <w:webHidden/>
              </w:rPr>
              <w:t>Error! Bookmark not defined.</w:t>
            </w:r>
          </w:ins>
          <w:del w:id="482"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5DCD44EF" w:rsidR="00C63B9F" w:rsidDel="0080365E" w:rsidRDefault="008051F2">
          <w:pPr>
            <w:pStyle w:val="TOC1"/>
            <w:tabs>
              <w:tab w:val="right" w:leader="dot" w:pos="9350"/>
            </w:tabs>
            <w:rPr>
              <w:del w:id="483" w:author="David Conklin" w:date="2021-01-30T16:34:00Z"/>
              <w:rFonts w:eastAsiaTheme="minorEastAsia"/>
              <w:noProof/>
            </w:rPr>
          </w:pPr>
          <w:del w:id="484"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485" w:author="David Conklin" w:date="2021-03-16T09:28:00Z">
            <w:r w:rsidR="00B13FA9">
              <w:rPr>
                <w:b/>
                <w:bCs/>
                <w:noProof/>
              </w:rPr>
              <w:t>Error! Hyperlink reference not valid.</w:t>
            </w:r>
          </w:ins>
          <w:del w:id="486"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fldChar w:fldCharType="separate"/>
            </w:r>
          </w:del>
          <w:ins w:id="487" w:author="David Conklin" w:date="2021-03-16T09:30:00Z">
            <w:r w:rsidR="00B13FA9">
              <w:rPr>
                <w:b/>
                <w:bCs/>
                <w:noProof/>
                <w:webHidden/>
              </w:rPr>
              <w:t>Error! Bookmark not defined.</w:t>
            </w:r>
          </w:ins>
          <w:del w:id="488"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4E7E49DF" w:rsidR="00C63B9F" w:rsidDel="0080365E" w:rsidRDefault="008051F2">
          <w:pPr>
            <w:pStyle w:val="TOC2"/>
            <w:tabs>
              <w:tab w:val="right" w:leader="dot" w:pos="9350"/>
            </w:tabs>
            <w:rPr>
              <w:del w:id="489" w:author="David Conklin" w:date="2021-01-30T16:34:00Z"/>
              <w:rFonts w:eastAsiaTheme="minorEastAsia"/>
              <w:noProof/>
            </w:rPr>
          </w:pPr>
          <w:del w:id="490"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491" w:author="David Conklin" w:date="2021-03-16T09:28:00Z">
            <w:r w:rsidR="00B13FA9">
              <w:rPr>
                <w:b/>
                <w:bCs/>
                <w:noProof/>
              </w:rPr>
              <w:t>Error! Hyperlink reference not valid.</w:t>
            </w:r>
          </w:ins>
          <w:del w:id="492"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fldChar w:fldCharType="separate"/>
            </w:r>
          </w:del>
          <w:ins w:id="493" w:author="David Conklin" w:date="2021-03-16T09:30:00Z">
            <w:r w:rsidR="00B13FA9">
              <w:rPr>
                <w:b/>
                <w:bCs/>
                <w:noProof/>
                <w:webHidden/>
              </w:rPr>
              <w:t>Error! Bookmark not defined.</w:t>
            </w:r>
          </w:ins>
          <w:del w:id="494"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00189B95" w:rsidR="00C63B9F" w:rsidDel="0080365E" w:rsidRDefault="008051F2">
          <w:pPr>
            <w:pStyle w:val="TOC2"/>
            <w:tabs>
              <w:tab w:val="right" w:leader="dot" w:pos="9350"/>
            </w:tabs>
            <w:rPr>
              <w:del w:id="495" w:author="David Conklin" w:date="2021-01-30T16:34:00Z"/>
              <w:rFonts w:eastAsiaTheme="minorEastAsia"/>
              <w:noProof/>
            </w:rPr>
          </w:pPr>
          <w:del w:id="496"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497" w:author="David Conklin" w:date="2021-03-16T09:28:00Z">
            <w:r w:rsidR="00B13FA9">
              <w:rPr>
                <w:b/>
                <w:bCs/>
                <w:noProof/>
              </w:rPr>
              <w:t>Error! Hyperlink reference not valid.</w:t>
            </w:r>
          </w:ins>
          <w:del w:id="498"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fldChar w:fldCharType="separate"/>
            </w:r>
          </w:del>
          <w:ins w:id="499" w:author="David Conklin" w:date="2021-03-16T09:30:00Z">
            <w:r w:rsidR="00B13FA9">
              <w:rPr>
                <w:b/>
                <w:bCs/>
                <w:noProof/>
                <w:webHidden/>
              </w:rPr>
              <w:t>Error! Bookmark not defined.</w:t>
            </w:r>
          </w:ins>
          <w:del w:id="500" w:author="David Conklin" w:date="2021-01-30T16:34:00Z">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1AD7ECF" w:rsidR="00C63B9F" w:rsidDel="0080365E" w:rsidRDefault="008051F2">
          <w:pPr>
            <w:pStyle w:val="TOC2"/>
            <w:tabs>
              <w:tab w:val="right" w:leader="dot" w:pos="9350"/>
            </w:tabs>
            <w:rPr>
              <w:del w:id="501" w:author="David Conklin" w:date="2021-01-30T16:34:00Z"/>
              <w:rFonts w:eastAsiaTheme="minorEastAsia"/>
              <w:noProof/>
            </w:rPr>
          </w:pPr>
          <w:del w:id="502"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503" w:author="David Conklin" w:date="2021-03-16T09:28:00Z">
            <w:r w:rsidR="00B13FA9">
              <w:rPr>
                <w:b/>
                <w:bCs/>
                <w:noProof/>
              </w:rPr>
              <w:t>Error! Hyperlink reference not valid.</w:t>
            </w:r>
          </w:ins>
          <w:del w:id="504"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fldChar w:fldCharType="separate"/>
            </w:r>
          </w:del>
          <w:ins w:id="505" w:author="David Conklin" w:date="2021-03-16T09:30:00Z">
            <w:r w:rsidR="00B13FA9">
              <w:rPr>
                <w:b/>
                <w:bCs/>
                <w:noProof/>
                <w:webHidden/>
              </w:rPr>
              <w:t>Error! Bookmark not defined.</w:t>
            </w:r>
          </w:ins>
          <w:del w:id="506"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0E07371" w:rsidR="00C63B9F" w:rsidDel="0080365E" w:rsidRDefault="008051F2">
          <w:pPr>
            <w:pStyle w:val="TOC3"/>
            <w:tabs>
              <w:tab w:val="right" w:leader="dot" w:pos="9350"/>
            </w:tabs>
            <w:rPr>
              <w:del w:id="507" w:author="David Conklin" w:date="2021-01-30T16:34:00Z"/>
              <w:rFonts w:eastAsiaTheme="minorEastAsia"/>
              <w:noProof/>
            </w:rPr>
          </w:pPr>
          <w:del w:id="508"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509" w:author="David Conklin" w:date="2021-03-16T09:28:00Z">
            <w:r w:rsidR="00B13FA9">
              <w:rPr>
                <w:b/>
                <w:bCs/>
                <w:noProof/>
              </w:rPr>
              <w:t>Error! Hyperlink reference not valid.</w:t>
            </w:r>
          </w:ins>
          <w:del w:id="510"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fldChar w:fldCharType="separate"/>
            </w:r>
          </w:del>
          <w:ins w:id="511" w:author="David Conklin" w:date="2021-03-16T09:30:00Z">
            <w:r w:rsidR="00B13FA9">
              <w:rPr>
                <w:b/>
                <w:bCs/>
                <w:noProof/>
                <w:webHidden/>
              </w:rPr>
              <w:t>Error! Bookmark not defined.</w:t>
            </w:r>
          </w:ins>
          <w:del w:id="512"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084D3472" w:rsidR="00C63B9F" w:rsidDel="0080365E" w:rsidRDefault="008051F2">
          <w:pPr>
            <w:pStyle w:val="TOC3"/>
            <w:tabs>
              <w:tab w:val="right" w:leader="dot" w:pos="9350"/>
            </w:tabs>
            <w:rPr>
              <w:del w:id="513" w:author="David Conklin" w:date="2021-01-30T16:34:00Z"/>
              <w:rFonts w:eastAsiaTheme="minorEastAsia"/>
              <w:noProof/>
            </w:rPr>
          </w:pPr>
          <w:del w:id="514"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515" w:author="David Conklin" w:date="2021-03-16T09:28:00Z">
            <w:r w:rsidR="00B13FA9">
              <w:rPr>
                <w:b/>
                <w:bCs/>
                <w:noProof/>
              </w:rPr>
              <w:t>Error! Hyperlink reference not valid.</w:t>
            </w:r>
          </w:ins>
          <w:del w:id="516"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fldChar w:fldCharType="separate"/>
            </w:r>
          </w:del>
          <w:ins w:id="517" w:author="David Conklin" w:date="2021-03-16T09:30:00Z">
            <w:r w:rsidR="00B13FA9">
              <w:rPr>
                <w:b/>
                <w:bCs/>
                <w:noProof/>
                <w:webHidden/>
              </w:rPr>
              <w:t>Error! Bookmark not defined.</w:t>
            </w:r>
          </w:ins>
          <w:del w:id="518"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3177B265" w:rsidR="00C63B9F" w:rsidDel="0080365E" w:rsidRDefault="008051F2">
          <w:pPr>
            <w:pStyle w:val="TOC2"/>
            <w:tabs>
              <w:tab w:val="right" w:leader="dot" w:pos="9350"/>
            </w:tabs>
            <w:rPr>
              <w:del w:id="519" w:author="David Conklin" w:date="2021-01-30T16:34:00Z"/>
              <w:rFonts w:eastAsiaTheme="minorEastAsia"/>
              <w:noProof/>
            </w:rPr>
          </w:pPr>
          <w:del w:id="520"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521" w:author="David Conklin" w:date="2021-03-16T09:28:00Z">
            <w:r w:rsidR="00B13FA9">
              <w:rPr>
                <w:b/>
                <w:bCs/>
                <w:noProof/>
              </w:rPr>
              <w:t>Error! Hyperlink reference not valid.</w:t>
            </w:r>
          </w:ins>
          <w:del w:id="522"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fldChar w:fldCharType="separate"/>
            </w:r>
          </w:del>
          <w:ins w:id="523" w:author="David Conklin" w:date="2021-03-16T09:30:00Z">
            <w:r w:rsidR="00B13FA9">
              <w:rPr>
                <w:b/>
                <w:bCs/>
                <w:noProof/>
                <w:webHidden/>
              </w:rPr>
              <w:t>Error! Bookmark not defined.</w:t>
            </w:r>
          </w:ins>
          <w:del w:id="524"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6E8353E7" w:rsidR="00C63B9F" w:rsidDel="0080365E" w:rsidRDefault="008051F2">
          <w:pPr>
            <w:pStyle w:val="TOC2"/>
            <w:tabs>
              <w:tab w:val="right" w:leader="dot" w:pos="9350"/>
            </w:tabs>
            <w:rPr>
              <w:del w:id="525" w:author="David Conklin" w:date="2021-01-30T16:34:00Z"/>
              <w:rFonts w:eastAsiaTheme="minorEastAsia"/>
              <w:noProof/>
            </w:rPr>
          </w:pPr>
          <w:del w:id="526"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527" w:author="David Conklin" w:date="2021-03-16T09:28:00Z">
            <w:r w:rsidR="00B13FA9">
              <w:rPr>
                <w:b/>
                <w:bCs/>
                <w:noProof/>
              </w:rPr>
              <w:t>Error! Hyperlink reference not valid.</w:t>
            </w:r>
          </w:ins>
          <w:del w:id="528"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fldChar w:fldCharType="separate"/>
            </w:r>
          </w:del>
          <w:ins w:id="529" w:author="David Conklin" w:date="2021-03-16T09:30:00Z">
            <w:r w:rsidR="00B13FA9">
              <w:rPr>
                <w:b/>
                <w:bCs/>
                <w:noProof/>
                <w:webHidden/>
              </w:rPr>
              <w:t>Error! Bookmark not defined.</w:t>
            </w:r>
          </w:ins>
          <w:del w:id="530"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45DD2F6A" w:rsidR="00C63B9F" w:rsidDel="0080365E" w:rsidRDefault="008051F2">
          <w:pPr>
            <w:pStyle w:val="TOC1"/>
            <w:tabs>
              <w:tab w:val="right" w:leader="dot" w:pos="9350"/>
            </w:tabs>
            <w:rPr>
              <w:del w:id="531" w:author="David Conklin" w:date="2021-01-30T16:34:00Z"/>
              <w:rFonts w:eastAsiaTheme="minorEastAsia"/>
              <w:noProof/>
            </w:rPr>
          </w:pPr>
          <w:del w:id="532"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533" w:author="David Conklin" w:date="2021-03-16T09:28:00Z">
            <w:r w:rsidR="00B13FA9">
              <w:rPr>
                <w:b/>
                <w:bCs/>
                <w:noProof/>
              </w:rPr>
              <w:t>Error! Hyperlink reference not valid.</w:t>
            </w:r>
          </w:ins>
          <w:del w:id="534"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fldChar w:fldCharType="separate"/>
            </w:r>
          </w:del>
          <w:ins w:id="535" w:author="David Conklin" w:date="2021-03-16T09:30:00Z">
            <w:r w:rsidR="00B13FA9">
              <w:rPr>
                <w:b/>
                <w:bCs/>
                <w:noProof/>
                <w:webHidden/>
              </w:rPr>
              <w:t>Error! Bookmark not defined.</w:t>
            </w:r>
          </w:ins>
          <w:del w:id="536"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FEF9CB9" w:rsidR="00C63B9F" w:rsidDel="0080365E" w:rsidRDefault="008051F2">
          <w:pPr>
            <w:pStyle w:val="TOC2"/>
            <w:tabs>
              <w:tab w:val="right" w:leader="dot" w:pos="9350"/>
            </w:tabs>
            <w:rPr>
              <w:del w:id="537" w:author="David Conklin" w:date="2021-01-30T16:34:00Z"/>
              <w:rFonts w:eastAsiaTheme="minorEastAsia"/>
              <w:noProof/>
            </w:rPr>
          </w:pPr>
          <w:del w:id="538"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539" w:author="David Conklin" w:date="2021-03-16T09:28:00Z">
            <w:r w:rsidR="00B13FA9">
              <w:rPr>
                <w:b/>
                <w:bCs/>
                <w:noProof/>
              </w:rPr>
              <w:t>Error! Hyperlink reference not valid.</w:t>
            </w:r>
          </w:ins>
          <w:del w:id="540"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fldChar w:fldCharType="separate"/>
            </w:r>
          </w:del>
          <w:ins w:id="541" w:author="David Conklin" w:date="2021-03-16T09:30:00Z">
            <w:r w:rsidR="00B13FA9">
              <w:rPr>
                <w:b/>
                <w:bCs/>
                <w:noProof/>
                <w:webHidden/>
              </w:rPr>
              <w:t>Error! Bookmark not defined.</w:t>
            </w:r>
          </w:ins>
          <w:del w:id="542"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79A4FBF9" w:rsidR="00C63B9F" w:rsidDel="0080365E" w:rsidRDefault="008051F2">
          <w:pPr>
            <w:pStyle w:val="TOC2"/>
            <w:tabs>
              <w:tab w:val="right" w:leader="dot" w:pos="9350"/>
            </w:tabs>
            <w:rPr>
              <w:del w:id="543" w:author="David Conklin" w:date="2021-01-30T16:34:00Z"/>
              <w:rFonts w:eastAsiaTheme="minorEastAsia"/>
              <w:noProof/>
            </w:rPr>
          </w:pPr>
          <w:del w:id="544"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545" w:author="David Conklin" w:date="2021-03-16T09:28:00Z">
            <w:r w:rsidR="00B13FA9">
              <w:rPr>
                <w:b/>
                <w:bCs/>
                <w:noProof/>
              </w:rPr>
              <w:t>Error! Hyperlink reference not valid.</w:t>
            </w:r>
          </w:ins>
          <w:del w:id="546"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fldChar w:fldCharType="separate"/>
            </w:r>
          </w:del>
          <w:ins w:id="547" w:author="David Conklin" w:date="2021-03-16T09:30:00Z">
            <w:r w:rsidR="00B13FA9">
              <w:rPr>
                <w:b/>
                <w:bCs/>
                <w:noProof/>
                <w:webHidden/>
              </w:rPr>
              <w:t>Error! Bookmark not defined.</w:t>
            </w:r>
          </w:ins>
          <w:del w:id="548"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208A7B4" w:rsidR="00C63B9F" w:rsidDel="0080365E" w:rsidRDefault="008051F2">
          <w:pPr>
            <w:pStyle w:val="TOC2"/>
            <w:tabs>
              <w:tab w:val="right" w:leader="dot" w:pos="9350"/>
            </w:tabs>
            <w:rPr>
              <w:del w:id="549" w:author="David Conklin" w:date="2021-01-30T16:34:00Z"/>
              <w:rFonts w:eastAsiaTheme="minorEastAsia"/>
              <w:noProof/>
            </w:rPr>
          </w:pPr>
          <w:del w:id="550"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551" w:author="David Conklin" w:date="2021-03-16T09:28:00Z">
            <w:r w:rsidR="00B13FA9">
              <w:rPr>
                <w:b/>
                <w:bCs/>
                <w:noProof/>
              </w:rPr>
              <w:t>Error! Hyperlink reference not valid.</w:t>
            </w:r>
          </w:ins>
          <w:del w:id="552"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fldChar w:fldCharType="separate"/>
            </w:r>
          </w:del>
          <w:ins w:id="553" w:author="David Conklin" w:date="2021-03-16T09:30:00Z">
            <w:r w:rsidR="00B13FA9">
              <w:rPr>
                <w:b/>
                <w:bCs/>
                <w:noProof/>
                <w:webHidden/>
              </w:rPr>
              <w:t>Error! Bookmark not defined.</w:t>
            </w:r>
          </w:ins>
          <w:del w:id="554"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18E89E94" w:rsidR="00C63B9F" w:rsidDel="0080365E" w:rsidRDefault="008051F2">
          <w:pPr>
            <w:pStyle w:val="TOC2"/>
            <w:tabs>
              <w:tab w:val="right" w:leader="dot" w:pos="9350"/>
            </w:tabs>
            <w:rPr>
              <w:del w:id="555" w:author="David Conklin" w:date="2021-01-30T16:34:00Z"/>
              <w:rFonts w:eastAsiaTheme="minorEastAsia"/>
              <w:noProof/>
            </w:rPr>
          </w:pPr>
          <w:del w:id="556"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557" w:author="David Conklin" w:date="2021-03-16T09:28:00Z">
            <w:r w:rsidR="00B13FA9">
              <w:rPr>
                <w:b/>
                <w:bCs/>
                <w:noProof/>
              </w:rPr>
              <w:t>Error! Hyperlink reference not valid.</w:t>
            </w:r>
          </w:ins>
          <w:del w:id="558"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fldChar w:fldCharType="separate"/>
            </w:r>
          </w:del>
          <w:ins w:id="559" w:author="David Conklin" w:date="2021-03-16T09:30:00Z">
            <w:r w:rsidR="00B13FA9">
              <w:rPr>
                <w:b/>
                <w:bCs/>
                <w:noProof/>
                <w:webHidden/>
              </w:rPr>
              <w:t>Error! Bookmark not defined.</w:t>
            </w:r>
          </w:ins>
          <w:del w:id="560" w:author="David Conklin" w:date="2021-01-30T16:34:00Z">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5E232564" w:rsidR="00C63B9F" w:rsidDel="0080365E" w:rsidRDefault="008051F2">
          <w:pPr>
            <w:pStyle w:val="TOC1"/>
            <w:tabs>
              <w:tab w:val="right" w:leader="dot" w:pos="9350"/>
            </w:tabs>
            <w:rPr>
              <w:del w:id="561" w:author="David Conklin" w:date="2021-01-30T16:34:00Z"/>
              <w:rFonts w:eastAsiaTheme="minorEastAsia"/>
              <w:noProof/>
            </w:rPr>
          </w:pPr>
          <w:del w:id="562"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563" w:author="David Conklin" w:date="2021-03-16T09:28:00Z">
            <w:r w:rsidR="00B13FA9">
              <w:rPr>
                <w:b/>
                <w:bCs/>
                <w:noProof/>
              </w:rPr>
              <w:t>Error! Hyperlink reference not valid.</w:t>
            </w:r>
          </w:ins>
          <w:del w:id="564"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fldChar w:fldCharType="separate"/>
            </w:r>
          </w:del>
          <w:ins w:id="565" w:author="David Conklin" w:date="2021-03-16T09:30:00Z">
            <w:r w:rsidR="00B13FA9">
              <w:rPr>
                <w:b/>
                <w:bCs/>
                <w:noProof/>
                <w:webHidden/>
              </w:rPr>
              <w:t>Error! Bookmark not defined.</w:t>
            </w:r>
          </w:ins>
          <w:del w:id="566"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0F23EDBE" w:rsidR="00C63B9F" w:rsidDel="0080365E" w:rsidRDefault="008051F2">
          <w:pPr>
            <w:pStyle w:val="TOC2"/>
            <w:tabs>
              <w:tab w:val="right" w:leader="dot" w:pos="9350"/>
            </w:tabs>
            <w:rPr>
              <w:del w:id="567" w:author="David Conklin" w:date="2021-01-30T16:34:00Z"/>
              <w:rFonts w:eastAsiaTheme="minorEastAsia"/>
              <w:noProof/>
            </w:rPr>
          </w:pPr>
          <w:del w:id="568"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569" w:author="David Conklin" w:date="2021-03-16T09:28:00Z">
            <w:r w:rsidR="00B13FA9">
              <w:rPr>
                <w:b/>
                <w:bCs/>
                <w:noProof/>
              </w:rPr>
              <w:t>Error! Hyperlink reference not valid.</w:t>
            </w:r>
          </w:ins>
          <w:del w:id="570"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fldChar w:fldCharType="separate"/>
            </w:r>
          </w:del>
          <w:ins w:id="571" w:author="David Conklin" w:date="2021-03-16T09:30:00Z">
            <w:r w:rsidR="00B13FA9">
              <w:rPr>
                <w:b/>
                <w:bCs/>
                <w:noProof/>
                <w:webHidden/>
              </w:rPr>
              <w:t>Error! Bookmark not defined.</w:t>
            </w:r>
          </w:ins>
          <w:del w:id="572"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4F257150" w:rsidR="00C63B9F" w:rsidDel="0080365E" w:rsidRDefault="008051F2">
          <w:pPr>
            <w:pStyle w:val="TOC2"/>
            <w:tabs>
              <w:tab w:val="right" w:leader="dot" w:pos="9350"/>
            </w:tabs>
            <w:rPr>
              <w:del w:id="573" w:author="David Conklin" w:date="2021-01-30T16:34:00Z"/>
              <w:rFonts w:eastAsiaTheme="minorEastAsia"/>
              <w:noProof/>
            </w:rPr>
          </w:pPr>
          <w:del w:id="574"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575" w:author="David Conklin" w:date="2021-03-16T09:28:00Z">
            <w:r w:rsidR="00B13FA9">
              <w:rPr>
                <w:b/>
                <w:bCs/>
                <w:noProof/>
              </w:rPr>
              <w:t>Error! Hyperlink reference not valid.</w:t>
            </w:r>
          </w:ins>
          <w:del w:id="576"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fldChar w:fldCharType="separate"/>
            </w:r>
          </w:del>
          <w:ins w:id="577" w:author="David Conklin" w:date="2021-03-16T09:30:00Z">
            <w:r w:rsidR="00B13FA9">
              <w:rPr>
                <w:b/>
                <w:bCs/>
                <w:noProof/>
                <w:webHidden/>
              </w:rPr>
              <w:t>Error! Bookmark not defined.</w:t>
            </w:r>
          </w:ins>
          <w:del w:id="578"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4558F0FE" w:rsidR="00C63B9F" w:rsidDel="0080365E" w:rsidRDefault="008051F2">
          <w:pPr>
            <w:pStyle w:val="TOC2"/>
            <w:tabs>
              <w:tab w:val="right" w:leader="dot" w:pos="9350"/>
            </w:tabs>
            <w:rPr>
              <w:del w:id="579" w:author="David Conklin" w:date="2021-01-30T16:34:00Z"/>
              <w:rFonts w:eastAsiaTheme="minorEastAsia"/>
              <w:noProof/>
            </w:rPr>
          </w:pPr>
          <w:del w:id="580"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581" w:author="David Conklin" w:date="2021-03-16T09:28:00Z">
            <w:r w:rsidR="00B13FA9">
              <w:rPr>
                <w:b/>
                <w:bCs/>
                <w:noProof/>
              </w:rPr>
              <w:t>Error! Hyperlink reference not valid.</w:t>
            </w:r>
          </w:ins>
          <w:del w:id="582"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fldChar w:fldCharType="separate"/>
            </w:r>
          </w:del>
          <w:ins w:id="583" w:author="David Conklin" w:date="2021-03-16T09:30:00Z">
            <w:r w:rsidR="00B13FA9">
              <w:rPr>
                <w:b/>
                <w:bCs/>
                <w:noProof/>
                <w:webHidden/>
              </w:rPr>
              <w:t>Error! Bookmark not defined.</w:t>
            </w:r>
          </w:ins>
          <w:del w:id="584" w:author="David Conklin" w:date="2021-01-30T16:34:00Z">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24B1AD59" w:rsidR="00C63B9F" w:rsidDel="0080365E" w:rsidRDefault="008051F2">
          <w:pPr>
            <w:pStyle w:val="TOC2"/>
            <w:tabs>
              <w:tab w:val="right" w:leader="dot" w:pos="9350"/>
            </w:tabs>
            <w:rPr>
              <w:del w:id="585" w:author="David Conklin" w:date="2021-01-30T16:34:00Z"/>
              <w:rFonts w:eastAsiaTheme="minorEastAsia"/>
              <w:noProof/>
            </w:rPr>
          </w:pPr>
          <w:del w:id="586"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587" w:author="David Conklin" w:date="2021-03-16T09:28:00Z">
            <w:r w:rsidR="00B13FA9">
              <w:rPr>
                <w:b/>
                <w:bCs/>
                <w:noProof/>
              </w:rPr>
              <w:t>Error! Hyperlink reference not valid.</w:t>
            </w:r>
          </w:ins>
          <w:del w:id="588"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fldChar w:fldCharType="separate"/>
            </w:r>
          </w:del>
          <w:ins w:id="589" w:author="David Conklin" w:date="2021-03-16T09:30:00Z">
            <w:r w:rsidR="00B13FA9">
              <w:rPr>
                <w:b/>
                <w:bCs/>
                <w:noProof/>
                <w:webHidden/>
              </w:rPr>
              <w:t>Error! Bookmark not defined.</w:t>
            </w:r>
          </w:ins>
          <w:del w:id="590"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30739BE2" w:rsidR="00C63B9F" w:rsidDel="0080365E" w:rsidRDefault="008051F2">
          <w:pPr>
            <w:pStyle w:val="TOC2"/>
            <w:tabs>
              <w:tab w:val="right" w:leader="dot" w:pos="9350"/>
            </w:tabs>
            <w:rPr>
              <w:del w:id="591" w:author="David Conklin" w:date="2021-01-30T16:34:00Z"/>
              <w:rFonts w:eastAsiaTheme="minorEastAsia"/>
              <w:noProof/>
            </w:rPr>
          </w:pPr>
          <w:del w:id="592"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593" w:author="David Conklin" w:date="2021-03-16T09:28:00Z">
            <w:r w:rsidR="00B13FA9">
              <w:rPr>
                <w:b/>
                <w:bCs/>
                <w:noProof/>
              </w:rPr>
              <w:t>Error! Hyperlink reference not valid.</w:t>
            </w:r>
          </w:ins>
          <w:del w:id="594"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fldChar w:fldCharType="separate"/>
            </w:r>
          </w:del>
          <w:ins w:id="595" w:author="David Conklin" w:date="2021-03-16T09:30:00Z">
            <w:r w:rsidR="00B13FA9">
              <w:rPr>
                <w:b/>
                <w:bCs/>
                <w:noProof/>
                <w:webHidden/>
              </w:rPr>
              <w:t>Error! Bookmark not defined.</w:t>
            </w:r>
          </w:ins>
          <w:del w:id="596"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15B23D65" w:rsidR="00C63B9F" w:rsidDel="0080365E" w:rsidRDefault="008051F2">
          <w:pPr>
            <w:pStyle w:val="TOC2"/>
            <w:tabs>
              <w:tab w:val="right" w:leader="dot" w:pos="9350"/>
            </w:tabs>
            <w:rPr>
              <w:del w:id="597" w:author="David Conklin" w:date="2021-01-30T16:34:00Z"/>
              <w:rFonts w:eastAsiaTheme="minorEastAsia"/>
              <w:noProof/>
            </w:rPr>
          </w:pPr>
          <w:del w:id="598"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599" w:author="David Conklin" w:date="2021-03-16T09:28:00Z">
            <w:r w:rsidR="00B13FA9">
              <w:rPr>
                <w:b/>
                <w:bCs/>
                <w:noProof/>
              </w:rPr>
              <w:t>Error! Hyperlink reference not valid.</w:t>
            </w:r>
          </w:ins>
          <w:del w:id="600"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fldChar w:fldCharType="separate"/>
            </w:r>
          </w:del>
          <w:ins w:id="601" w:author="David Conklin" w:date="2021-03-16T09:30:00Z">
            <w:r w:rsidR="00B13FA9">
              <w:rPr>
                <w:b/>
                <w:bCs/>
                <w:noProof/>
                <w:webHidden/>
              </w:rPr>
              <w:t>Error! Bookmark not defined.</w:t>
            </w:r>
          </w:ins>
          <w:del w:id="602"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4D55E13B" w:rsidR="00C63B9F" w:rsidDel="0080365E" w:rsidRDefault="008051F2">
          <w:pPr>
            <w:pStyle w:val="TOC2"/>
            <w:tabs>
              <w:tab w:val="right" w:leader="dot" w:pos="9350"/>
            </w:tabs>
            <w:rPr>
              <w:del w:id="603" w:author="David Conklin" w:date="2021-01-30T16:34:00Z"/>
              <w:rFonts w:eastAsiaTheme="minorEastAsia"/>
              <w:noProof/>
            </w:rPr>
          </w:pPr>
          <w:del w:id="604"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605" w:author="David Conklin" w:date="2021-03-16T09:28:00Z">
            <w:r w:rsidR="00B13FA9">
              <w:rPr>
                <w:b/>
                <w:bCs/>
                <w:noProof/>
              </w:rPr>
              <w:t>Error! Hyperlink reference not valid.</w:t>
            </w:r>
          </w:ins>
          <w:del w:id="606"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fldChar w:fldCharType="separate"/>
            </w:r>
          </w:del>
          <w:ins w:id="607" w:author="David Conklin" w:date="2021-03-16T09:30:00Z">
            <w:r w:rsidR="00B13FA9">
              <w:rPr>
                <w:b/>
                <w:bCs/>
                <w:noProof/>
                <w:webHidden/>
              </w:rPr>
              <w:t>Error! Bookmark not defined.</w:t>
            </w:r>
          </w:ins>
          <w:del w:id="608"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4FDD40B7" w:rsidR="00C63B9F" w:rsidDel="0080365E" w:rsidRDefault="008051F2">
          <w:pPr>
            <w:pStyle w:val="TOC2"/>
            <w:tabs>
              <w:tab w:val="right" w:leader="dot" w:pos="9350"/>
            </w:tabs>
            <w:rPr>
              <w:del w:id="609" w:author="David Conklin" w:date="2021-01-30T16:34:00Z"/>
              <w:rFonts w:eastAsiaTheme="minorEastAsia"/>
              <w:noProof/>
            </w:rPr>
          </w:pPr>
          <w:del w:id="610"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611" w:author="David Conklin" w:date="2021-03-16T09:28:00Z">
            <w:r w:rsidR="00B13FA9">
              <w:rPr>
                <w:b/>
                <w:bCs/>
                <w:noProof/>
              </w:rPr>
              <w:t>Error! Hyperlink reference not valid.</w:t>
            </w:r>
          </w:ins>
          <w:del w:id="612"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fldChar w:fldCharType="separate"/>
            </w:r>
          </w:del>
          <w:ins w:id="613" w:author="David Conklin" w:date="2021-03-16T09:30:00Z">
            <w:r w:rsidR="00B13FA9">
              <w:rPr>
                <w:b/>
                <w:bCs/>
                <w:noProof/>
                <w:webHidden/>
              </w:rPr>
              <w:t>Error! Bookmark not defined.</w:t>
            </w:r>
          </w:ins>
          <w:del w:id="614"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615B8C1B" w:rsidR="00C63B9F" w:rsidDel="0080365E" w:rsidRDefault="008051F2">
          <w:pPr>
            <w:pStyle w:val="TOC2"/>
            <w:tabs>
              <w:tab w:val="right" w:leader="dot" w:pos="9350"/>
            </w:tabs>
            <w:rPr>
              <w:del w:id="615" w:author="David Conklin" w:date="2021-01-30T16:34:00Z"/>
              <w:rFonts w:eastAsiaTheme="minorEastAsia"/>
              <w:noProof/>
            </w:rPr>
          </w:pPr>
          <w:del w:id="616"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617" w:author="David Conklin" w:date="2021-03-16T09:28:00Z">
            <w:r w:rsidR="00B13FA9">
              <w:rPr>
                <w:b/>
                <w:bCs/>
                <w:noProof/>
              </w:rPr>
              <w:t>Error! Hyperlink reference not valid.</w:t>
            </w:r>
          </w:ins>
          <w:del w:id="618"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fldChar w:fldCharType="separate"/>
            </w:r>
          </w:del>
          <w:ins w:id="619" w:author="David Conklin" w:date="2021-03-16T09:30:00Z">
            <w:r w:rsidR="00B13FA9">
              <w:rPr>
                <w:b/>
                <w:bCs/>
                <w:noProof/>
                <w:webHidden/>
              </w:rPr>
              <w:t>Error! Bookmark not defined.</w:t>
            </w:r>
          </w:ins>
          <w:del w:id="620"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7263EAD3" w:rsidR="00C63B9F" w:rsidDel="0080365E" w:rsidRDefault="008051F2">
          <w:pPr>
            <w:pStyle w:val="TOC1"/>
            <w:tabs>
              <w:tab w:val="right" w:leader="dot" w:pos="9350"/>
            </w:tabs>
            <w:rPr>
              <w:del w:id="621" w:author="David Conklin" w:date="2021-01-30T16:34:00Z"/>
              <w:rFonts w:eastAsiaTheme="minorEastAsia"/>
              <w:noProof/>
            </w:rPr>
          </w:pPr>
          <w:del w:id="622"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623" w:author="David Conklin" w:date="2021-03-16T09:28:00Z">
            <w:r w:rsidR="00B13FA9">
              <w:rPr>
                <w:b/>
                <w:bCs/>
                <w:noProof/>
              </w:rPr>
              <w:t>Error! Hyperlink reference not valid.</w:t>
            </w:r>
          </w:ins>
          <w:del w:id="624"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fldChar w:fldCharType="separate"/>
            </w:r>
          </w:del>
          <w:ins w:id="625" w:author="David Conklin" w:date="2021-03-16T09:30:00Z">
            <w:r w:rsidR="00B13FA9">
              <w:rPr>
                <w:b/>
                <w:bCs/>
                <w:noProof/>
                <w:webHidden/>
              </w:rPr>
              <w:t>Error! Bookmark not defined.</w:t>
            </w:r>
          </w:ins>
          <w:del w:id="626" w:author="David Conklin" w:date="2021-01-30T16:34:00Z">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3F3173C7" w:rsidR="00C63B9F" w:rsidDel="0080365E" w:rsidRDefault="008051F2">
          <w:pPr>
            <w:pStyle w:val="TOC2"/>
            <w:tabs>
              <w:tab w:val="right" w:leader="dot" w:pos="9350"/>
            </w:tabs>
            <w:rPr>
              <w:del w:id="627" w:author="David Conklin" w:date="2021-01-30T16:34:00Z"/>
              <w:rFonts w:eastAsiaTheme="minorEastAsia"/>
              <w:noProof/>
            </w:rPr>
          </w:pPr>
          <w:del w:id="628"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629" w:author="David Conklin" w:date="2021-03-16T09:28:00Z">
            <w:r w:rsidR="00B13FA9">
              <w:rPr>
                <w:b/>
                <w:bCs/>
                <w:noProof/>
              </w:rPr>
              <w:t>Error! Hyperlink reference not valid.</w:t>
            </w:r>
          </w:ins>
          <w:del w:id="630"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fldChar w:fldCharType="separate"/>
            </w:r>
          </w:del>
          <w:ins w:id="631" w:author="David Conklin" w:date="2021-03-16T09:30:00Z">
            <w:r w:rsidR="00B13FA9">
              <w:rPr>
                <w:b/>
                <w:bCs/>
                <w:noProof/>
                <w:webHidden/>
              </w:rPr>
              <w:t>Error! Bookmark not defined.</w:t>
            </w:r>
          </w:ins>
          <w:del w:id="632" w:author="David Conklin" w:date="2021-01-30T16:34:00Z">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07568C9A" w:rsidR="00C63B9F" w:rsidDel="0080365E" w:rsidRDefault="008051F2">
          <w:pPr>
            <w:pStyle w:val="TOC2"/>
            <w:tabs>
              <w:tab w:val="right" w:leader="dot" w:pos="9350"/>
            </w:tabs>
            <w:rPr>
              <w:del w:id="633" w:author="David Conklin" w:date="2021-01-30T16:34:00Z"/>
              <w:rFonts w:eastAsiaTheme="minorEastAsia"/>
              <w:noProof/>
            </w:rPr>
          </w:pPr>
          <w:del w:id="634"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635" w:author="David Conklin" w:date="2021-03-16T09:28:00Z">
            <w:r w:rsidR="00B13FA9">
              <w:rPr>
                <w:b/>
                <w:bCs/>
                <w:noProof/>
              </w:rPr>
              <w:t>Error! Hyperlink reference not valid.</w:t>
            </w:r>
          </w:ins>
          <w:del w:id="636"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fldChar w:fldCharType="separate"/>
            </w:r>
          </w:del>
          <w:ins w:id="637" w:author="David Conklin" w:date="2021-03-16T09:30:00Z">
            <w:r w:rsidR="00B13FA9">
              <w:rPr>
                <w:b/>
                <w:bCs/>
                <w:noProof/>
                <w:webHidden/>
              </w:rPr>
              <w:t>Error! Bookmark not defined.</w:t>
            </w:r>
          </w:ins>
          <w:del w:id="638"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77B5C3C5" w:rsidR="00C63B9F" w:rsidDel="0080365E" w:rsidRDefault="008051F2">
          <w:pPr>
            <w:pStyle w:val="TOC1"/>
            <w:tabs>
              <w:tab w:val="right" w:leader="dot" w:pos="9350"/>
            </w:tabs>
            <w:rPr>
              <w:del w:id="639" w:author="David Conklin" w:date="2021-01-30T16:34:00Z"/>
              <w:rFonts w:eastAsiaTheme="minorEastAsia"/>
              <w:noProof/>
            </w:rPr>
          </w:pPr>
          <w:del w:id="640"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641" w:author="David Conklin" w:date="2021-03-16T09:28:00Z">
            <w:r w:rsidR="00B13FA9">
              <w:rPr>
                <w:b/>
                <w:bCs/>
                <w:noProof/>
              </w:rPr>
              <w:t>Error! Hyperlink reference not valid.</w:t>
            </w:r>
          </w:ins>
          <w:del w:id="642"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fldChar w:fldCharType="separate"/>
            </w:r>
          </w:del>
          <w:ins w:id="643" w:author="David Conklin" w:date="2021-03-16T09:30:00Z">
            <w:r w:rsidR="00B13FA9">
              <w:rPr>
                <w:b/>
                <w:bCs/>
                <w:noProof/>
                <w:webHidden/>
              </w:rPr>
              <w:t>Error! Bookmark not defined.</w:t>
            </w:r>
          </w:ins>
          <w:del w:id="644"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6B74FEEA" w:rsidR="00C63B9F" w:rsidDel="0080365E" w:rsidRDefault="008051F2">
          <w:pPr>
            <w:pStyle w:val="TOC2"/>
            <w:tabs>
              <w:tab w:val="right" w:leader="dot" w:pos="9350"/>
            </w:tabs>
            <w:rPr>
              <w:del w:id="645" w:author="David Conklin" w:date="2021-01-30T16:34:00Z"/>
              <w:rFonts w:eastAsiaTheme="minorEastAsia"/>
              <w:noProof/>
            </w:rPr>
          </w:pPr>
          <w:del w:id="646"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647" w:author="David Conklin" w:date="2021-03-16T09:28:00Z">
            <w:r w:rsidR="00B13FA9">
              <w:rPr>
                <w:b/>
                <w:bCs/>
                <w:noProof/>
              </w:rPr>
              <w:t>Error! Hyperlink reference not valid.</w:t>
            </w:r>
          </w:ins>
          <w:del w:id="648"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fldChar w:fldCharType="separate"/>
            </w:r>
          </w:del>
          <w:ins w:id="649" w:author="David Conklin" w:date="2021-03-16T09:30:00Z">
            <w:r w:rsidR="00B13FA9">
              <w:rPr>
                <w:b/>
                <w:bCs/>
                <w:noProof/>
                <w:webHidden/>
              </w:rPr>
              <w:t>Error! Bookmark not defined.</w:t>
            </w:r>
          </w:ins>
          <w:del w:id="650"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19E3F764" w:rsidR="00C63B9F" w:rsidDel="0080365E" w:rsidRDefault="008051F2">
          <w:pPr>
            <w:pStyle w:val="TOC1"/>
            <w:tabs>
              <w:tab w:val="right" w:leader="dot" w:pos="9350"/>
            </w:tabs>
            <w:rPr>
              <w:del w:id="651" w:author="David Conklin" w:date="2021-01-30T16:34:00Z"/>
              <w:rFonts w:eastAsiaTheme="minorEastAsia"/>
              <w:noProof/>
            </w:rPr>
          </w:pPr>
          <w:del w:id="652"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653" w:author="David Conklin" w:date="2021-03-16T09:28:00Z">
            <w:r w:rsidR="00B13FA9">
              <w:rPr>
                <w:b/>
                <w:bCs/>
                <w:noProof/>
              </w:rPr>
              <w:t>Error! Hyperlink reference not valid.</w:t>
            </w:r>
          </w:ins>
          <w:del w:id="654"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fldChar w:fldCharType="separate"/>
            </w:r>
          </w:del>
          <w:ins w:id="655" w:author="David Conklin" w:date="2021-03-16T09:30:00Z">
            <w:r w:rsidR="00B13FA9">
              <w:rPr>
                <w:b/>
                <w:bCs/>
                <w:noProof/>
                <w:webHidden/>
              </w:rPr>
              <w:t>Error! Bookmark not defined.</w:t>
            </w:r>
          </w:ins>
          <w:del w:id="656"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3FC42E44" w:rsidR="00C63B9F" w:rsidDel="0080365E" w:rsidRDefault="008051F2">
          <w:pPr>
            <w:pStyle w:val="TOC2"/>
            <w:tabs>
              <w:tab w:val="right" w:leader="dot" w:pos="9350"/>
            </w:tabs>
            <w:rPr>
              <w:del w:id="657" w:author="David Conklin" w:date="2021-01-30T16:34:00Z"/>
              <w:rFonts w:eastAsiaTheme="minorEastAsia"/>
              <w:noProof/>
            </w:rPr>
          </w:pPr>
          <w:del w:id="658"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659" w:author="David Conklin" w:date="2021-03-16T09:28:00Z">
            <w:r w:rsidR="00B13FA9">
              <w:rPr>
                <w:b/>
                <w:bCs/>
                <w:noProof/>
              </w:rPr>
              <w:t>Error! Hyperlink reference not valid.</w:t>
            </w:r>
          </w:ins>
          <w:del w:id="660"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fldChar w:fldCharType="separate"/>
            </w:r>
          </w:del>
          <w:ins w:id="661" w:author="David Conklin" w:date="2021-03-16T09:30:00Z">
            <w:r w:rsidR="00B13FA9">
              <w:rPr>
                <w:b/>
                <w:bCs/>
                <w:noProof/>
                <w:webHidden/>
              </w:rPr>
              <w:t>Error! Bookmark not defined.</w:t>
            </w:r>
          </w:ins>
          <w:del w:id="662"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2EE1EDF3" w:rsidR="00C63B9F" w:rsidDel="0080365E" w:rsidRDefault="008051F2">
          <w:pPr>
            <w:pStyle w:val="TOC2"/>
            <w:tabs>
              <w:tab w:val="right" w:leader="dot" w:pos="9350"/>
            </w:tabs>
            <w:rPr>
              <w:del w:id="663" w:author="David Conklin" w:date="2021-01-30T16:34:00Z"/>
              <w:rFonts w:eastAsiaTheme="minorEastAsia"/>
              <w:noProof/>
            </w:rPr>
          </w:pPr>
          <w:del w:id="664"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665" w:author="David Conklin" w:date="2021-03-16T09:28:00Z">
            <w:r w:rsidR="00B13FA9">
              <w:rPr>
                <w:b/>
                <w:bCs/>
                <w:noProof/>
              </w:rPr>
              <w:t>Error! Hyperlink reference not valid.</w:t>
            </w:r>
          </w:ins>
          <w:del w:id="666"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fldChar w:fldCharType="separate"/>
            </w:r>
          </w:del>
          <w:ins w:id="667" w:author="David Conklin" w:date="2021-03-16T09:30:00Z">
            <w:r w:rsidR="00B13FA9">
              <w:rPr>
                <w:b/>
                <w:bCs/>
                <w:noProof/>
                <w:webHidden/>
              </w:rPr>
              <w:t>Error! Bookmark not defined.</w:t>
            </w:r>
          </w:ins>
          <w:del w:id="668"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43A09B12" w:rsidR="00C63B9F" w:rsidDel="0080365E" w:rsidRDefault="008051F2">
          <w:pPr>
            <w:pStyle w:val="TOC2"/>
            <w:tabs>
              <w:tab w:val="right" w:leader="dot" w:pos="9350"/>
            </w:tabs>
            <w:rPr>
              <w:del w:id="669" w:author="David Conklin" w:date="2021-01-30T16:34:00Z"/>
              <w:rFonts w:eastAsiaTheme="minorEastAsia"/>
              <w:noProof/>
            </w:rPr>
          </w:pPr>
          <w:del w:id="670"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671" w:author="David Conklin" w:date="2021-03-16T09:28:00Z">
            <w:r w:rsidR="00B13FA9">
              <w:rPr>
                <w:b/>
                <w:bCs/>
                <w:noProof/>
              </w:rPr>
              <w:t>Error! Hyperlink reference not valid.</w:t>
            </w:r>
          </w:ins>
          <w:del w:id="672"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fldChar w:fldCharType="separate"/>
            </w:r>
          </w:del>
          <w:ins w:id="673" w:author="David Conklin" w:date="2021-03-16T09:30:00Z">
            <w:r w:rsidR="00B13FA9">
              <w:rPr>
                <w:b/>
                <w:bCs/>
                <w:noProof/>
                <w:webHidden/>
              </w:rPr>
              <w:t>Error! Bookmark not defined.</w:t>
            </w:r>
          </w:ins>
          <w:del w:id="674"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2A04462F" w:rsidR="00C63B9F" w:rsidDel="0080365E" w:rsidRDefault="008051F2">
          <w:pPr>
            <w:pStyle w:val="TOC1"/>
            <w:tabs>
              <w:tab w:val="right" w:leader="dot" w:pos="9350"/>
            </w:tabs>
            <w:rPr>
              <w:del w:id="675" w:author="David Conklin" w:date="2021-01-30T16:34:00Z"/>
              <w:rFonts w:eastAsiaTheme="minorEastAsia"/>
              <w:noProof/>
            </w:rPr>
          </w:pPr>
          <w:del w:id="676"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677" w:author="David Conklin" w:date="2021-03-16T09:28:00Z">
            <w:r w:rsidR="00B13FA9">
              <w:rPr>
                <w:b/>
                <w:bCs/>
                <w:noProof/>
              </w:rPr>
              <w:t>Error! Hyperlink reference not valid.</w:t>
            </w:r>
          </w:ins>
          <w:del w:id="678"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fldChar w:fldCharType="separate"/>
            </w:r>
          </w:del>
          <w:ins w:id="679" w:author="David Conklin" w:date="2021-03-16T09:30:00Z">
            <w:r w:rsidR="00B13FA9">
              <w:rPr>
                <w:b/>
                <w:bCs/>
                <w:noProof/>
                <w:webHidden/>
              </w:rPr>
              <w:t>Error! Bookmark not defined.</w:t>
            </w:r>
          </w:ins>
          <w:del w:id="680"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3428ACA8" w:rsidR="00C63B9F" w:rsidDel="0080365E" w:rsidRDefault="008051F2">
          <w:pPr>
            <w:pStyle w:val="TOC2"/>
            <w:tabs>
              <w:tab w:val="right" w:leader="dot" w:pos="9350"/>
            </w:tabs>
            <w:rPr>
              <w:del w:id="681" w:author="David Conklin" w:date="2021-01-30T16:34:00Z"/>
              <w:rFonts w:eastAsiaTheme="minorEastAsia"/>
              <w:noProof/>
            </w:rPr>
          </w:pPr>
          <w:del w:id="682"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683" w:author="David Conklin" w:date="2021-03-16T09:28:00Z">
            <w:r w:rsidR="00B13FA9">
              <w:rPr>
                <w:b/>
                <w:bCs/>
                <w:noProof/>
              </w:rPr>
              <w:t>Error! Hyperlink reference not valid.</w:t>
            </w:r>
          </w:ins>
          <w:del w:id="684"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fldChar w:fldCharType="separate"/>
            </w:r>
          </w:del>
          <w:ins w:id="685" w:author="David Conklin" w:date="2021-03-16T09:30:00Z">
            <w:r w:rsidR="00B13FA9">
              <w:rPr>
                <w:b/>
                <w:bCs/>
                <w:noProof/>
                <w:webHidden/>
              </w:rPr>
              <w:t>Error! Bookmark not defined.</w:t>
            </w:r>
          </w:ins>
          <w:del w:id="686" w:author="David Conklin" w:date="2021-01-30T16:34:00Z">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031D44B9" w:rsidR="00C63B9F" w:rsidDel="0080365E" w:rsidRDefault="008051F2">
          <w:pPr>
            <w:pStyle w:val="TOC2"/>
            <w:tabs>
              <w:tab w:val="right" w:leader="dot" w:pos="9350"/>
            </w:tabs>
            <w:rPr>
              <w:del w:id="687" w:author="David Conklin" w:date="2021-01-30T16:34:00Z"/>
              <w:rFonts w:eastAsiaTheme="minorEastAsia"/>
              <w:noProof/>
            </w:rPr>
          </w:pPr>
          <w:del w:id="688"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689" w:author="David Conklin" w:date="2021-03-16T09:28:00Z">
            <w:r w:rsidR="00B13FA9">
              <w:rPr>
                <w:b/>
                <w:bCs/>
                <w:noProof/>
              </w:rPr>
              <w:t>Error! Hyperlink reference not valid.</w:t>
            </w:r>
          </w:ins>
          <w:del w:id="690"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fldChar w:fldCharType="separate"/>
            </w:r>
          </w:del>
          <w:ins w:id="691" w:author="David Conklin" w:date="2021-03-16T09:30:00Z">
            <w:r w:rsidR="00B13FA9">
              <w:rPr>
                <w:b/>
                <w:bCs/>
                <w:noProof/>
                <w:webHidden/>
              </w:rPr>
              <w:t>Error! Bookmark not defined.</w:t>
            </w:r>
          </w:ins>
          <w:del w:id="692"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51EAA7DE" w:rsidR="00C63B9F" w:rsidDel="0080365E" w:rsidRDefault="008051F2">
          <w:pPr>
            <w:pStyle w:val="TOC1"/>
            <w:tabs>
              <w:tab w:val="right" w:leader="dot" w:pos="9350"/>
            </w:tabs>
            <w:rPr>
              <w:del w:id="693" w:author="David Conklin" w:date="2021-01-30T16:34:00Z"/>
              <w:rFonts w:eastAsiaTheme="minorEastAsia"/>
              <w:noProof/>
            </w:rPr>
          </w:pPr>
          <w:del w:id="694"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695" w:author="David Conklin" w:date="2021-03-16T09:28:00Z">
            <w:r w:rsidR="00B13FA9">
              <w:rPr>
                <w:b/>
                <w:bCs/>
                <w:noProof/>
              </w:rPr>
              <w:t>Error! Hyperlink reference not valid.</w:t>
            </w:r>
          </w:ins>
          <w:del w:id="696"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fldChar w:fldCharType="separate"/>
            </w:r>
          </w:del>
          <w:ins w:id="697" w:author="David Conklin" w:date="2021-03-16T09:30:00Z">
            <w:r w:rsidR="00B13FA9">
              <w:rPr>
                <w:b/>
                <w:bCs/>
                <w:noProof/>
                <w:webHidden/>
              </w:rPr>
              <w:t>Error! Bookmark not defined.</w:t>
            </w:r>
          </w:ins>
          <w:del w:id="698"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2D3352E" w:rsidR="00C63B9F" w:rsidDel="0080365E" w:rsidRDefault="008051F2">
          <w:pPr>
            <w:pStyle w:val="TOC2"/>
            <w:tabs>
              <w:tab w:val="right" w:leader="dot" w:pos="9350"/>
            </w:tabs>
            <w:rPr>
              <w:del w:id="699" w:author="David Conklin" w:date="2021-01-30T16:34:00Z"/>
              <w:rFonts w:eastAsiaTheme="minorEastAsia"/>
              <w:noProof/>
            </w:rPr>
          </w:pPr>
          <w:del w:id="700"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701" w:author="David Conklin" w:date="2021-03-16T09:28:00Z">
            <w:r w:rsidR="00B13FA9">
              <w:rPr>
                <w:b/>
                <w:bCs/>
                <w:noProof/>
              </w:rPr>
              <w:t>Error! Hyperlink reference not valid.</w:t>
            </w:r>
          </w:ins>
          <w:del w:id="702"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fldChar w:fldCharType="separate"/>
            </w:r>
          </w:del>
          <w:ins w:id="703" w:author="David Conklin" w:date="2021-03-16T09:30:00Z">
            <w:r w:rsidR="00B13FA9">
              <w:rPr>
                <w:b/>
                <w:bCs/>
                <w:noProof/>
                <w:webHidden/>
              </w:rPr>
              <w:t>Error! Bookmark not defined.</w:t>
            </w:r>
          </w:ins>
          <w:del w:id="704"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5B5DAD38" w:rsidR="00C63B9F" w:rsidDel="0080365E" w:rsidRDefault="008051F2">
          <w:pPr>
            <w:pStyle w:val="TOC2"/>
            <w:tabs>
              <w:tab w:val="right" w:leader="dot" w:pos="9350"/>
            </w:tabs>
            <w:rPr>
              <w:del w:id="705" w:author="David Conklin" w:date="2021-01-30T16:34:00Z"/>
              <w:rFonts w:eastAsiaTheme="minorEastAsia"/>
              <w:noProof/>
            </w:rPr>
          </w:pPr>
          <w:del w:id="706"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707" w:author="David Conklin" w:date="2021-03-16T09:28:00Z">
            <w:r w:rsidR="00B13FA9">
              <w:rPr>
                <w:b/>
                <w:bCs/>
                <w:noProof/>
              </w:rPr>
              <w:t>Error! Hyperlink reference not valid.</w:t>
            </w:r>
          </w:ins>
          <w:del w:id="708"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fldChar w:fldCharType="separate"/>
            </w:r>
          </w:del>
          <w:ins w:id="709" w:author="David Conklin" w:date="2021-03-16T09:30:00Z">
            <w:r w:rsidR="00B13FA9">
              <w:rPr>
                <w:b/>
                <w:bCs/>
                <w:noProof/>
                <w:webHidden/>
              </w:rPr>
              <w:t>Error! Bookmark not defined.</w:t>
            </w:r>
          </w:ins>
          <w:del w:id="710" w:author="David Conklin" w:date="2021-01-30T16:34:00Z">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61BE50C2" w:rsidR="00C63B9F" w:rsidDel="0080365E" w:rsidRDefault="008051F2">
          <w:pPr>
            <w:pStyle w:val="TOC2"/>
            <w:tabs>
              <w:tab w:val="right" w:leader="dot" w:pos="9350"/>
            </w:tabs>
            <w:rPr>
              <w:del w:id="711" w:author="David Conklin" w:date="2021-01-30T16:34:00Z"/>
              <w:rFonts w:eastAsiaTheme="minorEastAsia"/>
              <w:noProof/>
            </w:rPr>
          </w:pPr>
          <w:del w:id="712"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713" w:author="David Conklin" w:date="2021-03-16T09:28:00Z">
            <w:r w:rsidR="00B13FA9">
              <w:rPr>
                <w:b/>
                <w:bCs/>
                <w:noProof/>
              </w:rPr>
              <w:t>Error! Hyperlink reference not valid.</w:t>
            </w:r>
          </w:ins>
          <w:del w:id="714"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fldChar w:fldCharType="separate"/>
            </w:r>
          </w:del>
          <w:ins w:id="715" w:author="David Conklin" w:date="2021-03-16T09:30:00Z">
            <w:r w:rsidR="00B13FA9">
              <w:rPr>
                <w:b/>
                <w:bCs/>
                <w:noProof/>
                <w:webHidden/>
              </w:rPr>
              <w:t>Error! Bookmark not defined.</w:t>
            </w:r>
          </w:ins>
          <w:del w:id="716"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421D5149" w:rsidR="00C63B9F" w:rsidDel="0080365E" w:rsidRDefault="008051F2">
          <w:pPr>
            <w:pStyle w:val="TOC2"/>
            <w:tabs>
              <w:tab w:val="right" w:leader="dot" w:pos="9350"/>
            </w:tabs>
            <w:rPr>
              <w:del w:id="717" w:author="David Conklin" w:date="2021-01-30T16:34:00Z"/>
              <w:rFonts w:eastAsiaTheme="minorEastAsia"/>
              <w:noProof/>
            </w:rPr>
          </w:pPr>
          <w:del w:id="718"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719" w:author="David Conklin" w:date="2021-03-16T09:28:00Z">
            <w:r w:rsidR="00B13FA9">
              <w:rPr>
                <w:b/>
                <w:bCs/>
                <w:noProof/>
              </w:rPr>
              <w:t>Error! Hyperlink reference not valid.</w:t>
            </w:r>
          </w:ins>
          <w:del w:id="720"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fldChar w:fldCharType="separate"/>
            </w:r>
          </w:del>
          <w:ins w:id="721" w:author="David Conklin" w:date="2021-03-16T09:30:00Z">
            <w:r w:rsidR="00B13FA9">
              <w:rPr>
                <w:b/>
                <w:bCs/>
                <w:noProof/>
                <w:webHidden/>
              </w:rPr>
              <w:t>Error! Bookmark not defined.</w:t>
            </w:r>
          </w:ins>
          <w:del w:id="722"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08B4FE34" w:rsidR="00C63B9F" w:rsidDel="0080365E" w:rsidRDefault="008051F2">
          <w:pPr>
            <w:pStyle w:val="TOC2"/>
            <w:tabs>
              <w:tab w:val="right" w:leader="dot" w:pos="9350"/>
            </w:tabs>
            <w:rPr>
              <w:del w:id="723" w:author="David Conklin" w:date="2021-01-30T16:34:00Z"/>
              <w:rFonts w:eastAsiaTheme="minorEastAsia"/>
              <w:noProof/>
            </w:rPr>
          </w:pPr>
          <w:del w:id="724"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725" w:author="David Conklin" w:date="2021-03-16T09:28:00Z">
            <w:r w:rsidR="00B13FA9">
              <w:rPr>
                <w:b/>
                <w:bCs/>
                <w:noProof/>
              </w:rPr>
              <w:t>Error! Hyperlink reference not valid.</w:t>
            </w:r>
          </w:ins>
          <w:del w:id="726"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fldChar w:fldCharType="separate"/>
            </w:r>
          </w:del>
          <w:ins w:id="727" w:author="David Conklin" w:date="2021-03-16T09:30:00Z">
            <w:r w:rsidR="00B13FA9">
              <w:rPr>
                <w:b/>
                <w:bCs/>
                <w:noProof/>
                <w:webHidden/>
              </w:rPr>
              <w:t>Error! Bookmark not defined.</w:t>
            </w:r>
          </w:ins>
          <w:del w:id="728"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26D1DADE" w:rsidR="00C63B9F" w:rsidDel="0080365E" w:rsidRDefault="008051F2">
          <w:pPr>
            <w:pStyle w:val="TOC2"/>
            <w:tabs>
              <w:tab w:val="right" w:leader="dot" w:pos="9350"/>
            </w:tabs>
            <w:rPr>
              <w:del w:id="729" w:author="David Conklin" w:date="2021-01-30T16:34:00Z"/>
              <w:rFonts w:eastAsiaTheme="minorEastAsia"/>
              <w:noProof/>
            </w:rPr>
          </w:pPr>
          <w:del w:id="730"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731" w:author="David Conklin" w:date="2021-03-16T09:28:00Z">
            <w:r w:rsidR="00B13FA9">
              <w:rPr>
                <w:b/>
                <w:bCs/>
                <w:noProof/>
              </w:rPr>
              <w:t>Error! Hyperlink reference not valid.</w:t>
            </w:r>
          </w:ins>
          <w:del w:id="732"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fldChar w:fldCharType="separate"/>
            </w:r>
          </w:del>
          <w:ins w:id="733" w:author="David Conklin" w:date="2021-03-16T09:30:00Z">
            <w:r w:rsidR="00B13FA9">
              <w:rPr>
                <w:b/>
                <w:bCs/>
                <w:noProof/>
                <w:webHidden/>
              </w:rPr>
              <w:t>Error! Bookmark not defined.</w:t>
            </w:r>
          </w:ins>
          <w:del w:id="734"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7D3DE289" w:rsidR="00C63B9F" w:rsidDel="0080365E" w:rsidRDefault="008051F2">
          <w:pPr>
            <w:pStyle w:val="TOC2"/>
            <w:tabs>
              <w:tab w:val="right" w:leader="dot" w:pos="9350"/>
            </w:tabs>
            <w:rPr>
              <w:del w:id="735" w:author="David Conklin" w:date="2021-01-30T16:34:00Z"/>
              <w:rFonts w:eastAsiaTheme="minorEastAsia"/>
              <w:noProof/>
            </w:rPr>
          </w:pPr>
          <w:del w:id="736"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737" w:author="David Conklin" w:date="2021-03-16T09:28:00Z">
            <w:r w:rsidR="00B13FA9">
              <w:rPr>
                <w:b/>
                <w:bCs/>
                <w:noProof/>
              </w:rPr>
              <w:t>Error! Hyperlink reference not valid.</w:t>
            </w:r>
          </w:ins>
          <w:del w:id="738"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fldChar w:fldCharType="separate"/>
            </w:r>
          </w:del>
          <w:ins w:id="739" w:author="David Conklin" w:date="2021-03-16T09:30:00Z">
            <w:r w:rsidR="00B13FA9">
              <w:rPr>
                <w:b/>
                <w:bCs/>
                <w:noProof/>
                <w:webHidden/>
              </w:rPr>
              <w:t>Error! Bookmark not defined.</w:t>
            </w:r>
          </w:ins>
          <w:del w:id="740"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11F3AD18" w:rsidR="00C63B9F" w:rsidDel="0080365E" w:rsidRDefault="008051F2">
          <w:pPr>
            <w:pStyle w:val="TOC2"/>
            <w:tabs>
              <w:tab w:val="right" w:leader="dot" w:pos="9350"/>
            </w:tabs>
            <w:rPr>
              <w:del w:id="741" w:author="David Conklin" w:date="2021-01-30T16:34:00Z"/>
              <w:rFonts w:eastAsiaTheme="minorEastAsia"/>
              <w:noProof/>
            </w:rPr>
          </w:pPr>
          <w:del w:id="742"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743" w:author="David Conklin" w:date="2021-03-16T09:28:00Z">
            <w:r w:rsidR="00B13FA9">
              <w:rPr>
                <w:b/>
                <w:bCs/>
                <w:noProof/>
              </w:rPr>
              <w:t>Error! Hyperlink reference not valid.</w:t>
            </w:r>
          </w:ins>
          <w:del w:id="744"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fldChar w:fldCharType="separate"/>
            </w:r>
          </w:del>
          <w:ins w:id="745" w:author="David Conklin" w:date="2021-03-16T09:30:00Z">
            <w:r w:rsidR="00B13FA9">
              <w:rPr>
                <w:b/>
                <w:bCs/>
                <w:noProof/>
                <w:webHidden/>
              </w:rPr>
              <w:t>Error! Bookmark not defined.</w:t>
            </w:r>
          </w:ins>
          <w:del w:id="746"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5868D053" w:rsidR="00C63B9F" w:rsidDel="0080365E" w:rsidRDefault="008051F2">
          <w:pPr>
            <w:pStyle w:val="TOC2"/>
            <w:tabs>
              <w:tab w:val="right" w:leader="dot" w:pos="9350"/>
            </w:tabs>
            <w:rPr>
              <w:del w:id="747" w:author="David Conklin" w:date="2021-01-30T16:34:00Z"/>
              <w:rFonts w:eastAsiaTheme="minorEastAsia"/>
              <w:noProof/>
            </w:rPr>
          </w:pPr>
          <w:del w:id="748"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749" w:author="David Conklin" w:date="2021-03-16T09:28:00Z">
            <w:r w:rsidR="00B13FA9">
              <w:rPr>
                <w:b/>
                <w:bCs/>
                <w:noProof/>
              </w:rPr>
              <w:t>Error! Hyperlink reference not valid.</w:t>
            </w:r>
          </w:ins>
          <w:del w:id="750"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fldChar w:fldCharType="separate"/>
            </w:r>
          </w:del>
          <w:ins w:id="751" w:author="David Conklin" w:date="2021-03-16T09:30:00Z">
            <w:r w:rsidR="00B13FA9">
              <w:rPr>
                <w:b/>
                <w:bCs/>
                <w:noProof/>
                <w:webHidden/>
              </w:rPr>
              <w:t>Error! Bookmark not defined.</w:t>
            </w:r>
          </w:ins>
          <w:del w:id="752"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10BA7A18" w:rsidR="00C63B9F" w:rsidDel="0080365E" w:rsidRDefault="008051F2">
          <w:pPr>
            <w:pStyle w:val="TOC2"/>
            <w:tabs>
              <w:tab w:val="right" w:leader="dot" w:pos="9350"/>
            </w:tabs>
            <w:rPr>
              <w:del w:id="753" w:author="David Conklin" w:date="2021-01-30T16:34:00Z"/>
              <w:rFonts w:eastAsiaTheme="minorEastAsia"/>
              <w:noProof/>
            </w:rPr>
          </w:pPr>
          <w:del w:id="754"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755" w:author="David Conklin" w:date="2021-03-16T09:28:00Z">
            <w:r w:rsidR="00B13FA9">
              <w:rPr>
                <w:b/>
                <w:bCs/>
                <w:noProof/>
              </w:rPr>
              <w:t>Error! Hyperlink reference not valid.</w:t>
            </w:r>
          </w:ins>
          <w:del w:id="756"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fldChar w:fldCharType="separate"/>
            </w:r>
          </w:del>
          <w:ins w:id="757" w:author="David Conklin" w:date="2021-03-16T09:30:00Z">
            <w:r w:rsidR="00B13FA9">
              <w:rPr>
                <w:b/>
                <w:bCs/>
                <w:noProof/>
                <w:webHidden/>
              </w:rPr>
              <w:t>Error! Bookmark not defined.</w:t>
            </w:r>
          </w:ins>
          <w:del w:id="758"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077B0102" w:rsidR="00C63B9F" w:rsidDel="0080365E" w:rsidRDefault="008051F2">
          <w:pPr>
            <w:pStyle w:val="TOC3"/>
            <w:tabs>
              <w:tab w:val="right" w:leader="dot" w:pos="9350"/>
            </w:tabs>
            <w:rPr>
              <w:del w:id="759" w:author="David Conklin" w:date="2021-01-30T16:34:00Z"/>
              <w:rFonts w:eastAsiaTheme="minorEastAsia"/>
              <w:noProof/>
            </w:rPr>
          </w:pPr>
          <w:del w:id="760"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761" w:author="David Conklin" w:date="2021-03-16T09:28:00Z">
            <w:r w:rsidR="00B13FA9">
              <w:rPr>
                <w:b/>
                <w:bCs/>
                <w:noProof/>
              </w:rPr>
              <w:t>Error! Hyperlink reference not valid.</w:t>
            </w:r>
          </w:ins>
          <w:del w:id="762"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fldChar w:fldCharType="separate"/>
            </w:r>
          </w:del>
          <w:ins w:id="763" w:author="David Conklin" w:date="2021-03-16T09:30:00Z">
            <w:r w:rsidR="00B13FA9">
              <w:rPr>
                <w:b/>
                <w:bCs/>
                <w:noProof/>
                <w:webHidden/>
              </w:rPr>
              <w:t>Error! Bookmark not defined.</w:t>
            </w:r>
          </w:ins>
          <w:del w:id="764"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17C251F3" w:rsidR="00C63B9F" w:rsidDel="0080365E" w:rsidRDefault="008051F2">
          <w:pPr>
            <w:pStyle w:val="TOC3"/>
            <w:tabs>
              <w:tab w:val="right" w:leader="dot" w:pos="9350"/>
            </w:tabs>
            <w:rPr>
              <w:del w:id="765" w:author="David Conklin" w:date="2021-01-30T16:34:00Z"/>
              <w:rFonts w:eastAsiaTheme="minorEastAsia"/>
              <w:noProof/>
            </w:rPr>
          </w:pPr>
          <w:del w:id="766"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767" w:author="David Conklin" w:date="2021-03-16T09:28:00Z">
            <w:r w:rsidR="00B13FA9">
              <w:rPr>
                <w:b/>
                <w:bCs/>
                <w:noProof/>
              </w:rPr>
              <w:t>Error! Hyperlink reference not valid.</w:t>
            </w:r>
          </w:ins>
          <w:del w:id="768"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fldChar w:fldCharType="separate"/>
            </w:r>
          </w:del>
          <w:ins w:id="769" w:author="David Conklin" w:date="2021-03-16T09:30:00Z">
            <w:r w:rsidR="00B13FA9">
              <w:rPr>
                <w:b/>
                <w:bCs/>
                <w:noProof/>
                <w:webHidden/>
              </w:rPr>
              <w:t>Error! Bookmark not defined.</w:t>
            </w:r>
          </w:ins>
          <w:del w:id="770"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36686E9D" w:rsidR="00C63B9F" w:rsidDel="0080365E" w:rsidRDefault="008051F2">
          <w:pPr>
            <w:pStyle w:val="TOC2"/>
            <w:tabs>
              <w:tab w:val="right" w:leader="dot" w:pos="9350"/>
            </w:tabs>
            <w:rPr>
              <w:del w:id="771" w:author="David Conklin" w:date="2021-01-30T16:34:00Z"/>
              <w:rFonts w:eastAsiaTheme="minorEastAsia"/>
              <w:noProof/>
            </w:rPr>
          </w:pPr>
          <w:del w:id="772"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773" w:author="David Conklin" w:date="2021-03-16T09:28:00Z">
            <w:r w:rsidR="00B13FA9">
              <w:rPr>
                <w:b/>
                <w:bCs/>
                <w:noProof/>
              </w:rPr>
              <w:t>Error! Hyperlink reference not valid.</w:t>
            </w:r>
          </w:ins>
          <w:del w:id="774"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fldChar w:fldCharType="separate"/>
            </w:r>
          </w:del>
          <w:ins w:id="775" w:author="David Conklin" w:date="2021-03-16T09:30:00Z">
            <w:r w:rsidR="00B13FA9">
              <w:rPr>
                <w:b/>
                <w:bCs/>
                <w:noProof/>
                <w:webHidden/>
              </w:rPr>
              <w:t>Error! Bookmark not defined.</w:t>
            </w:r>
          </w:ins>
          <w:del w:id="776"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024145B7" w:rsidR="00C63B9F" w:rsidDel="0080365E" w:rsidRDefault="008051F2">
          <w:pPr>
            <w:pStyle w:val="TOC2"/>
            <w:tabs>
              <w:tab w:val="right" w:leader="dot" w:pos="9350"/>
            </w:tabs>
            <w:rPr>
              <w:del w:id="777" w:author="David Conklin" w:date="2021-01-30T16:34:00Z"/>
              <w:rFonts w:eastAsiaTheme="minorEastAsia"/>
              <w:noProof/>
            </w:rPr>
          </w:pPr>
          <w:del w:id="778"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779" w:author="David Conklin" w:date="2021-03-16T09:28:00Z">
            <w:r w:rsidR="00B13FA9">
              <w:rPr>
                <w:b/>
                <w:bCs/>
                <w:noProof/>
              </w:rPr>
              <w:t>Error! Hyperlink reference not valid.</w:t>
            </w:r>
          </w:ins>
          <w:del w:id="780"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fldChar w:fldCharType="separate"/>
            </w:r>
          </w:del>
          <w:ins w:id="781" w:author="David Conklin" w:date="2021-03-16T09:30:00Z">
            <w:r w:rsidR="00B13FA9">
              <w:rPr>
                <w:b/>
                <w:bCs/>
                <w:noProof/>
                <w:webHidden/>
              </w:rPr>
              <w:t>Error! Bookmark not defined.</w:t>
            </w:r>
          </w:ins>
          <w:del w:id="782"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591E1707" w:rsidR="00C63B9F" w:rsidDel="0080365E" w:rsidRDefault="008051F2">
          <w:pPr>
            <w:pStyle w:val="TOC2"/>
            <w:tabs>
              <w:tab w:val="right" w:leader="dot" w:pos="9350"/>
            </w:tabs>
            <w:rPr>
              <w:del w:id="783" w:author="David Conklin" w:date="2021-01-30T16:34:00Z"/>
              <w:rFonts w:eastAsiaTheme="minorEastAsia"/>
              <w:noProof/>
            </w:rPr>
          </w:pPr>
          <w:del w:id="784"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785" w:author="David Conklin" w:date="2021-03-16T09:28:00Z">
            <w:r w:rsidR="00B13FA9">
              <w:rPr>
                <w:b/>
                <w:bCs/>
                <w:noProof/>
              </w:rPr>
              <w:t>Error! Hyperlink reference not valid.</w:t>
            </w:r>
          </w:ins>
          <w:del w:id="786"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fldChar w:fldCharType="separate"/>
            </w:r>
          </w:del>
          <w:ins w:id="787" w:author="David Conklin" w:date="2021-03-16T09:30:00Z">
            <w:r w:rsidR="00B13FA9">
              <w:rPr>
                <w:b/>
                <w:bCs/>
                <w:noProof/>
                <w:webHidden/>
              </w:rPr>
              <w:t>Error! Bookmark not defined.</w:t>
            </w:r>
          </w:ins>
          <w:del w:id="788" w:author="David Conklin" w:date="2021-01-30T16:34:00Z">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03DD2A5F" w:rsidR="00C63B9F" w:rsidDel="0080365E" w:rsidRDefault="008051F2">
          <w:pPr>
            <w:pStyle w:val="TOC2"/>
            <w:tabs>
              <w:tab w:val="right" w:leader="dot" w:pos="9350"/>
            </w:tabs>
            <w:rPr>
              <w:del w:id="789" w:author="David Conklin" w:date="2021-01-30T16:34:00Z"/>
              <w:rFonts w:eastAsiaTheme="minorEastAsia"/>
              <w:noProof/>
            </w:rPr>
          </w:pPr>
          <w:del w:id="790"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791" w:author="David Conklin" w:date="2021-03-16T09:28:00Z">
            <w:r w:rsidR="00B13FA9">
              <w:rPr>
                <w:b/>
                <w:bCs/>
                <w:noProof/>
              </w:rPr>
              <w:t>Error! Hyperlink reference not valid.</w:t>
            </w:r>
          </w:ins>
          <w:del w:id="792"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fldChar w:fldCharType="separate"/>
            </w:r>
          </w:del>
          <w:ins w:id="793" w:author="David Conklin" w:date="2021-03-16T09:30:00Z">
            <w:r w:rsidR="00B13FA9">
              <w:rPr>
                <w:b/>
                <w:bCs/>
                <w:noProof/>
                <w:webHidden/>
              </w:rPr>
              <w:t>Error! Bookmark not defined.</w:t>
            </w:r>
          </w:ins>
          <w:del w:id="794" w:author="David Conklin" w:date="2021-01-30T16:34:00Z">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31405905" w:rsidR="00C63B9F" w:rsidDel="0080365E" w:rsidRDefault="008051F2">
          <w:pPr>
            <w:pStyle w:val="TOC2"/>
            <w:tabs>
              <w:tab w:val="right" w:leader="dot" w:pos="9350"/>
            </w:tabs>
            <w:rPr>
              <w:del w:id="795" w:author="David Conklin" w:date="2021-01-30T16:34:00Z"/>
              <w:rFonts w:eastAsiaTheme="minorEastAsia"/>
              <w:noProof/>
            </w:rPr>
          </w:pPr>
          <w:del w:id="796"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797" w:author="David Conklin" w:date="2021-03-16T09:28:00Z">
            <w:r w:rsidR="00B13FA9">
              <w:rPr>
                <w:b/>
                <w:bCs/>
                <w:noProof/>
              </w:rPr>
              <w:t>Error! Hyperlink reference not valid.</w:t>
            </w:r>
          </w:ins>
          <w:del w:id="798"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fldChar w:fldCharType="separate"/>
            </w:r>
          </w:del>
          <w:ins w:id="799" w:author="David Conklin" w:date="2021-03-16T09:30:00Z">
            <w:r w:rsidR="00B13FA9">
              <w:rPr>
                <w:b/>
                <w:bCs/>
                <w:noProof/>
                <w:webHidden/>
              </w:rPr>
              <w:t>Error! Bookmark not defined.</w:t>
            </w:r>
          </w:ins>
          <w:del w:id="800" w:author="David Conklin" w:date="2021-01-30T16:34:00Z">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7070AB38" w:rsidR="00C63B9F" w:rsidDel="0080365E" w:rsidRDefault="008051F2">
          <w:pPr>
            <w:pStyle w:val="TOC2"/>
            <w:tabs>
              <w:tab w:val="right" w:leader="dot" w:pos="9350"/>
            </w:tabs>
            <w:rPr>
              <w:del w:id="801" w:author="David Conklin" w:date="2021-01-30T16:34:00Z"/>
              <w:rFonts w:eastAsiaTheme="minorEastAsia"/>
              <w:noProof/>
            </w:rPr>
          </w:pPr>
          <w:del w:id="802"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803" w:author="David Conklin" w:date="2021-03-16T09:28:00Z">
            <w:r w:rsidR="00B13FA9">
              <w:rPr>
                <w:b/>
                <w:bCs/>
                <w:noProof/>
              </w:rPr>
              <w:t>Error! Hyperlink reference not valid.</w:t>
            </w:r>
          </w:ins>
          <w:del w:id="804"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fldChar w:fldCharType="separate"/>
            </w:r>
          </w:del>
          <w:ins w:id="805" w:author="David Conklin" w:date="2021-03-16T09:30:00Z">
            <w:r w:rsidR="00B13FA9">
              <w:rPr>
                <w:b/>
                <w:bCs/>
                <w:noProof/>
                <w:webHidden/>
              </w:rPr>
              <w:t>Error! Bookmark not defined.</w:t>
            </w:r>
          </w:ins>
          <w:del w:id="806" w:author="David Conklin" w:date="2021-01-30T16:34:00Z">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3CC1D2E1" w:rsidR="00C63B9F" w:rsidDel="0080365E" w:rsidRDefault="008051F2">
          <w:pPr>
            <w:pStyle w:val="TOC2"/>
            <w:tabs>
              <w:tab w:val="right" w:leader="dot" w:pos="9350"/>
            </w:tabs>
            <w:rPr>
              <w:del w:id="807" w:author="David Conklin" w:date="2021-01-30T16:34:00Z"/>
              <w:rFonts w:eastAsiaTheme="minorEastAsia"/>
              <w:noProof/>
            </w:rPr>
          </w:pPr>
          <w:del w:id="808"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809" w:author="David Conklin" w:date="2021-03-16T09:28:00Z">
            <w:r w:rsidR="00B13FA9">
              <w:rPr>
                <w:b/>
                <w:bCs/>
                <w:noProof/>
              </w:rPr>
              <w:t>Error! Hyperlink reference not valid.</w:t>
            </w:r>
          </w:ins>
          <w:del w:id="810"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fldChar w:fldCharType="separate"/>
            </w:r>
          </w:del>
          <w:ins w:id="811" w:author="David Conklin" w:date="2021-03-16T09:30:00Z">
            <w:r w:rsidR="00B13FA9">
              <w:rPr>
                <w:b/>
                <w:bCs/>
                <w:noProof/>
                <w:webHidden/>
              </w:rPr>
              <w:t>Error! Bookmark not defined.</w:t>
            </w:r>
          </w:ins>
          <w:del w:id="812" w:author="David Conklin" w:date="2021-01-30T16:34:00Z">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0F3BB149" w:rsidR="00C63B9F" w:rsidDel="0080365E" w:rsidRDefault="008051F2">
          <w:pPr>
            <w:pStyle w:val="TOC1"/>
            <w:tabs>
              <w:tab w:val="right" w:leader="dot" w:pos="9350"/>
            </w:tabs>
            <w:rPr>
              <w:del w:id="813" w:author="David Conklin" w:date="2021-01-30T16:34:00Z"/>
              <w:rFonts w:eastAsiaTheme="minorEastAsia"/>
              <w:noProof/>
            </w:rPr>
          </w:pPr>
          <w:del w:id="814"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815" w:author="David Conklin" w:date="2021-03-16T09:28:00Z">
            <w:r w:rsidR="00B13FA9">
              <w:rPr>
                <w:b/>
                <w:bCs/>
                <w:noProof/>
              </w:rPr>
              <w:t>Error! Hyperlink reference not valid.</w:t>
            </w:r>
          </w:ins>
          <w:del w:id="816"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fldChar w:fldCharType="separate"/>
            </w:r>
          </w:del>
          <w:ins w:id="817" w:author="David Conklin" w:date="2021-03-16T09:30:00Z">
            <w:r w:rsidR="00B13FA9">
              <w:rPr>
                <w:b/>
                <w:bCs/>
                <w:noProof/>
                <w:webHidden/>
              </w:rPr>
              <w:t>Error! Bookmark not defined.</w:t>
            </w:r>
          </w:ins>
          <w:del w:id="818" w:author="David Conklin" w:date="2021-01-30T16:34:00Z">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2CCEC806" w:rsidR="00C63B9F" w:rsidDel="0080365E" w:rsidRDefault="008051F2">
          <w:pPr>
            <w:pStyle w:val="TOC1"/>
            <w:tabs>
              <w:tab w:val="right" w:leader="dot" w:pos="9350"/>
            </w:tabs>
            <w:rPr>
              <w:del w:id="819" w:author="David Conklin" w:date="2021-01-30T16:34:00Z"/>
              <w:rFonts w:eastAsiaTheme="minorEastAsia"/>
              <w:noProof/>
            </w:rPr>
          </w:pPr>
          <w:del w:id="820"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821" w:author="David Conklin" w:date="2021-03-16T09:28:00Z">
            <w:r w:rsidR="00B13FA9">
              <w:rPr>
                <w:b/>
                <w:bCs/>
                <w:noProof/>
              </w:rPr>
              <w:t>Error! Hyperlink reference not valid.</w:t>
            </w:r>
          </w:ins>
          <w:del w:id="822"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fldChar w:fldCharType="separate"/>
            </w:r>
          </w:del>
          <w:ins w:id="823" w:author="David Conklin" w:date="2021-03-16T09:30:00Z">
            <w:r w:rsidR="00B13FA9">
              <w:rPr>
                <w:b/>
                <w:bCs/>
                <w:noProof/>
                <w:webHidden/>
              </w:rPr>
              <w:t>Error! Bookmark not defined.</w:t>
            </w:r>
          </w:ins>
          <w:del w:id="824" w:author="David Conklin" w:date="2021-01-30T16:34:00Z">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3E1E5EF5" w:rsidR="00C63B9F" w:rsidDel="0080365E" w:rsidRDefault="008051F2">
          <w:pPr>
            <w:pStyle w:val="TOC1"/>
            <w:tabs>
              <w:tab w:val="right" w:leader="dot" w:pos="9350"/>
            </w:tabs>
            <w:rPr>
              <w:del w:id="825" w:author="David Conklin" w:date="2021-01-30T16:34:00Z"/>
              <w:rFonts w:eastAsiaTheme="minorEastAsia"/>
              <w:noProof/>
            </w:rPr>
          </w:pPr>
          <w:del w:id="826"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827" w:author="David Conklin" w:date="2021-03-16T09:28:00Z">
            <w:r w:rsidR="00B13FA9">
              <w:rPr>
                <w:b/>
                <w:bCs/>
                <w:noProof/>
              </w:rPr>
              <w:t>Error! Hyperlink reference not valid.</w:t>
            </w:r>
          </w:ins>
          <w:del w:id="828"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fldChar w:fldCharType="separate"/>
            </w:r>
          </w:del>
          <w:ins w:id="829" w:author="David Conklin" w:date="2021-03-16T09:30:00Z">
            <w:r w:rsidR="00B13FA9">
              <w:rPr>
                <w:b/>
                <w:bCs/>
                <w:noProof/>
                <w:webHidden/>
              </w:rPr>
              <w:t>Error! Bookmark not defined.</w:t>
            </w:r>
          </w:ins>
          <w:del w:id="830" w:author="David Conklin" w:date="2021-01-30T16:34:00Z">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401C430E" w:rsidR="00C63B9F" w:rsidDel="0080365E" w:rsidRDefault="008051F2">
          <w:pPr>
            <w:pStyle w:val="TOC1"/>
            <w:tabs>
              <w:tab w:val="right" w:leader="dot" w:pos="9350"/>
            </w:tabs>
            <w:rPr>
              <w:del w:id="831" w:author="David Conklin" w:date="2021-01-30T16:34:00Z"/>
              <w:rFonts w:eastAsiaTheme="minorEastAsia"/>
              <w:noProof/>
            </w:rPr>
          </w:pPr>
          <w:del w:id="832"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833" w:author="David Conklin" w:date="2021-03-16T09:28:00Z">
            <w:r w:rsidR="00B13FA9">
              <w:rPr>
                <w:b/>
                <w:bCs/>
                <w:noProof/>
              </w:rPr>
              <w:t>Error! Hyperlink reference not valid.</w:t>
            </w:r>
          </w:ins>
          <w:del w:id="834"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fldChar w:fldCharType="separate"/>
            </w:r>
          </w:del>
          <w:ins w:id="835" w:author="David Conklin" w:date="2021-03-16T09:30:00Z">
            <w:r w:rsidR="00B13FA9">
              <w:rPr>
                <w:b/>
                <w:bCs/>
                <w:noProof/>
                <w:webHidden/>
              </w:rPr>
              <w:t>Error! Bookmark not defined.</w:t>
            </w:r>
          </w:ins>
          <w:del w:id="836" w:author="David Conklin" w:date="2021-01-30T16:34:00Z">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3ADC6CE1" w:rsidR="00C63B9F" w:rsidDel="0080365E" w:rsidRDefault="008051F2">
          <w:pPr>
            <w:pStyle w:val="TOC1"/>
            <w:tabs>
              <w:tab w:val="right" w:leader="dot" w:pos="9350"/>
            </w:tabs>
            <w:rPr>
              <w:del w:id="837" w:author="David Conklin" w:date="2021-01-30T16:34:00Z"/>
              <w:rFonts w:eastAsiaTheme="minorEastAsia"/>
              <w:noProof/>
            </w:rPr>
          </w:pPr>
          <w:del w:id="838"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839" w:author="David Conklin" w:date="2021-03-16T09:28:00Z">
            <w:r w:rsidR="00B13FA9">
              <w:rPr>
                <w:b/>
                <w:bCs/>
                <w:noProof/>
              </w:rPr>
              <w:t>Error! Hyperlink reference not valid.</w:t>
            </w:r>
          </w:ins>
          <w:del w:id="840"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fldChar w:fldCharType="separate"/>
            </w:r>
          </w:del>
          <w:ins w:id="841" w:author="David Conklin" w:date="2021-03-16T09:30:00Z">
            <w:r w:rsidR="00B13FA9">
              <w:rPr>
                <w:b/>
                <w:bCs/>
                <w:noProof/>
                <w:webHidden/>
              </w:rPr>
              <w:t>Error! Bookmark not defined.</w:t>
            </w:r>
          </w:ins>
          <w:del w:id="842" w:author="David Conklin" w:date="2021-01-30T16:34:00Z">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5C22F2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843" w:author="David Conklin" w:date="2021-03-16T09:30:00Z">
        <w:r w:rsidR="00B13FA9">
          <w:rPr>
            <w:noProof/>
            <w:webHidden/>
          </w:rPr>
          <w:t>10</w:t>
        </w:r>
      </w:ins>
      <w:del w:id="844"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160FA96B"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845" w:author="David Conklin" w:date="2021-03-16T09:30:00Z">
        <w:r w:rsidR="00B13FA9">
          <w:rPr>
            <w:noProof/>
            <w:webHidden/>
          </w:rPr>
          <w:t>11</w:t>
        </w:r>
      </w:ins>
      <w:del w:id="846"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58836B5"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847" w:author="David Conklin" w:date="2021-03-16T09:30:00Z">
        <w:r w:rsidR="00B13FA9">
          <w:rPr>
            <w:noProof/>
            <w:webHidden/>
          </w:rPr>
          <w:t>12</w:t>
        </w:r>
      </w:ins>
      <w:del w:id="848"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46BD92EE"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849" w:author="David Conklin" w:date="2021-03-16T09:30:00Z">
        <w:r w:rsidR="00B13FA9">
          <w:rPr>
            <w:noProof/>
            <w:webHidden/>
          </w:rPr>
          <w:t>13</w:t>
        </w:r>
      </w:ins>
      <w:del w:id="850"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1B9EC0E8"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851" w:author="David Conklin" w:date="2021-03-16T09:30:00Z">
        <w:r w:rsidR="00B13FA9">
          <w:rPr>
            <w:noProof/>
            <w:webHidden/>
          </w:rPr>
          <w:t>14</w:t>
        </w:r>
      </w:ins>
      <w:del w:id="852"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2E48332E"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853" w:author="David Conklin" w:date="2021-03-16T09:30:00Z">
        <w:r w:rsidR="00B13FA9">
          <w:rPr>
            <w:noProof/>
            <w:webHidden/>
          </w:rPr>
          <w:t>38</w:t>
        </w:r>
      </w:ins>
      <w:del w:id="854"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0DC56755"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855" w:author="David Conklin" w:date="2021-03-16T09:30:00Z">
        <w:r w:rsidR="00B13FA9">
          <w:rPr>
            <w:noProof/>
            <w:webHidden/>
          </w:rPr>
          <w:t>40</w:t>
        </w:r>
      </w:ins>
      <w:del w:id="856"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226DE7CC"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857" w:author="David Conklin" w:date="2021-03-16T09:30:00Z">
        <w:r w:rsidR="00B13FA9">
          <w:rPr>
            <w:noProof/>
            <w:webHidden/>
          </w:rPr>
          <w:t>41</w:t>
        </w:r>
      </w:ins>
      <w:del w:id="858"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F72482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859" w:author="David Conklin" w:date="2021-03-16T09:30:00Z">
        <w:r w:rsidR="00B13FA9">
          <w:rPr>
            <w:noProof/>
            <w:webHidden/>
          </w:rPr>
          <w:t>62</w:t>
        </w:r>
      </w:ins>
      <w:del w:id="860"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861" w:name="_Toc66779354"/>
      <w:r>
        <w:t>What is a digital handbook?</w:t>
      </w:r>
      <w:bookmarkEnd w:id="86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862" w:name="_Toc66779355"/>
      <w:r>
        <w:t>CW3M c</w:t>
      </w:r>
      <w:r w:rsidR="00C70B81">
        <w:t>oncept</w:t>
      </w:r>
      <w:bookmarkEnd w:id="862"/>
      <w:r>
        <w:t xml:space="preserve"> </w:t>
      </w:r>
    </w:p>
    <w:p w14:paraId="7E41CEB8" w14:textId="77777777" w:rsidR="000D6396" w:rsidRDefault="000D6396" w:rsidP="00A43D30"/>
    <w:p w14:paraId="3DA45CFC" w14:textId="77777777" w:rsidR="000D6396" w:rsidRDefault="00C46F0A" w:rsidP="00C46F0A">
      <w:pPr>
        <w:pStyle w:val="Heading2"/>
      </w:pPr>
      <w:bookmarkStart w:id="863" w:name="_Toc66779356"/>
      <w:r>
        <w:t>A different kind of community model</w:t>
      </w:r>
      <w:bookmarkEnd w:id="86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64" w:name="_Toc66779357"/>
      <w:r>
        <w:t>What CW3M is for</w:t>
      </w:r>
      <w:bookmarkEnd w:id="86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lastRenderedPageBreak/>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65" w:name="_Toc66779358"/>
      <w:r>
        <w:t>Management and maintenance</w:t>
      </w:r>
      <w:bookmarkEnd w:id="86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66" w:name="_Toc66779359"/>
      <w:r>
        <w:t xml:space="preserve">CW3M – A </w:t>
      </w:r>
      <w:r w:rsidR="007E0920">
        <w:t>“</w:t>
      </w:r>
      <w:r>
        <w:t>first principles</w:t>
      </w:r>
      <w:r w:rsidR="007E0920">
        <w:t>”</w:t>
      </w:r>
      <w:r>
        <w:t xml:space="preserve"> model with tuning knobs</w:t>
      </w:r>
      <w:bookmarkEnd w:id="86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lastRenderedPageBreak/>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67" w:name="_Toc66779360"/>
      <w:r>
        <w:t>The tuning knobs</w:t>
      </w:r>
      <w:bookmarkEnd w:id="867"/>
    </w:p>
    <w:p w14:paraId="357A9712" w14:textId="3B026DD3" w:rsidR="00CF4F65" w:rsidRDefault="00CF4F65" w:rsidP="00CF4F65"/>
    <w:p w14:paraId="386F14D4" w14:textId="7E6DF33D" w:rsidR="00227342" w:rsidRDefault="00CF4F65" w:rsidP="00872B5B">
      <w:pPr>
        <w:pStyle w:val="Heading2"/>
      </w:pPr>
      <w:bookmarkStart w:id="868" w:name="_Toc66779361"/>
      <w:r>
        <w:t xml:space="preserve">ET_MULT </w:t>
      </w:r>
      <w:r w:rsidR="00227342">
        <w:t>– forest evapotranspiration</w:t>
      </w:r>
      <w:bookmarkEnd w:id="86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69" w:name="_Toc66779362"/>
      <w:r>
        <w:t>SOLAR_RADIATION_MULTIPLIER – reservoir insolation</w:t>
      </w:r>
      <w:bookmarkEnd w:id="86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70" w:name="_Toc66779363"/>
      <w:r>
        <w:t>FLOW_CMS – Discharge from High Cascade springs</w:t>
      </w:r>
      <w:bookmarkEnd w:id="87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3A9F63F" w:rsidR="009B7331" w:rsidDel="00FD7767" w:rsidRDefault="009B7331" w:rsidP="00D37681">
      <w:pPr>
        <w:pStyle w:val="Heading1"/>
        <w:rPr>
          <w:del w:id="871" w:author="David Conklin" w:date="2021-03-11T07:36:00Z"/>
        </w:rPr>
      </w:pPr>
    </w:p>
    <w:p w14:paraId="5A58D143" w14:textId="77777777" w:rsidR="00FD7767" w:rsidRPr="00FD7767" w:rsidRDefault="00FD7767" w:rsidP="00FD7767">
      <w:pPr>
        <w:rPr>
          <w:ins w:id="872" w:author="David Conklin" w:date="2021-03-11T07:36:00Z"/>
          <w:rPrChange w:id="873" w:author="David Conklin" w:date="2021-03-11T07:36:00Z">
            <w:rPr>
              <w:ins w:id="874" w:author="David Conklin" w:date="2021-03-11T07:36:00Z"/>
            </w:rPr>
          </w:rPrChange>
        </w:rPr>
        <w:pPrChange w:id="875" w:author="David Conklin" w:date="2021-03-11T07:36:00Z">
          <w:pPr/>
        </w:pPrChange>
      </w:pPr>
    </w:p>
    <w:p w14:paraId="4A984127" w14:textId="29C63F71" w:rsidR="00FD7767" w:rsidRDefault="00FD7767" w:rsidP="00D37681">
      <w:pPr>
        <w:pStyle w:val="Heading1"/>
        <w:rPr>
          <w:ins w:id="876" w:author="David Conklin" w:date="2021-03-11T07:34:00Z"/>
        </w:rPr>
      </w:pPr>
      <w:bookmarkStart w:id="877" w:name="_Toc66779364"/>
      <w:ins w:id="878" w:author="David Conklin" w:date="2021-03-11T07:35:00Z">
        <w:r>
          <w:t xml:space="preserve">The Envision framework and the </w:t>
        </w:r>
      </w:ins>
      <w:ins w:id="879" w:author="David Conklin" w:date="2021-03-11T07:33:00Z">
        <w:r>
          <w:t>GIS Lay</w:t>
        </w:r>
      </w:ins>
      <w:ins w:id="880" w:author="David Conklin" w:date="2021-03-11T07:34:00Z">
        <w:r>
          <w:t>ers</w:t>
        </w:r>
        <w:bookmarkEnd w:id="877"/>
      </w:ins>
    </w:p>
    <w:p w14:paraId="5134D466" w14:textId="573499F3" w:rsidR="00FD7767" w:rsidRDefault="00FD7767" w:rsidP="00FD7767">
      <w:pPr>
        <w:rPr>
          <w:ins w:id="881" w:author="David Conklin" w:date="2021-03-11T08:11:00Z"/>
        </w:rPr>
      </w:pPr>
      <w:ins w:id="882" w:author="David Conklin" w:date="2021-03-11T07:36:00Z">
        <w:r>
          <w:t>CW3</w:t>
        </w:r>
      </w:ins>
      <w:ins w:id="883" w:author="David Conklin" w:date="2021-03-11T07:37:00Z">
        <w:r>
          <w:t>M uses the Envision modeling framework created by John Bolte and colleagues at</w:t>
        </w:r>
      </w:ins>
      <w:ins w:id="884" w:author="David Conklin" w:date="2021-03-11T07:38:00Z">
        <w:r>
          <w:t xml:space="preserve"> Oregon State University.</w:t>
        </w:r>
      </w:ins>
      <w:ins w:id="885" w:author="David Conklin" w:date="2021-03-11T08:08:00Z">
        <w:r w:rsidR="00650CEA">
          <w:t xml:space="preserve">  The particular version of Envision used</w:t>
        </w:r>
      </w:ins>
      <w:ins w:id="886" w:author="David Conklin" w:date="2021-03-11T08:09:00Z">
        <w:r w:rsidR="00650CEA">
          <w:t xml:space="preserve"> in CW3M evolved from the version used by the WW2100 project</w:t>
        </w:r>
      </w:ins>
      <w:ins w:id="887" w:author="David Conklin" w:date="2021-03-11T08:10:00Z">
        <w:r w:rsidR="00650CEA">
          <w:t xml:space="preserve">, splitting off from the main line of Envision model development at OSU </w:t>
        </w:r>
      </w:ins>
      <w:ins w:id="888" w:author="David Conklin" w:date="2021-03-11T08:11:00Z">
        <w:r w:rsidR="00650CEA">
          <w:t>in about 2013 or 2014.</w:t>
        </w:r>
      </w:ins>
    </w:p>
    <w:p w14:paraId="1802D0E1" w14:textId="3F13F3CC" w:rsidR="00650CEA" w:rsidRDefault="00650CEA" w:rsidP="00FD7767">
      <w:pPr>
        <w:rPr>
          <w:ins w:id="889" w:author="David Conklin" w:date="2021-03-11T08:11:00Z"/>
        </w:rPr>
      </w:pPr>
    </w:p>
    <w:p w14:paraId="7B7CAB74" w14:textId="4A57A586" w:rsidR="00650CEA" w:rsidRDefault="00650CEA" w:rsidP="00FD7767">
      <w:pPr>
        <w:rPr>
          <w:ins w:id="890" w:author="David Conklin" w:date="2021-03-11T11:00:00Z"/>
        </w:rPr>
      </w:pPr>
      <w:ins w:id="891" w:author="David Conklin" w:date="2021-03-11T08:12:00Z">
        <w:r>
          <w:t>Central to the Envision framework as used in CW3M are three ArcG</w:t>
        </w:r>
      </w:ins>
      <w:ins w:id="892" w:author="David Conklin" w:date="2021-03-11T08:13:00Z">
        <w:r>
          <w:t xml:space="preserve">IS shapefiles: the IDU, HRU, and Reach layers.  </w:t>
        </w:r>
      </w:ins>
      <w:ins w:id="893" w:author="David Conklin" w:date="2021-03-11T08:14:00Z">
        <w:r>
          <w:t>IDU stands for “in</w:t>
        </w:r>
      </w:ins>
      <w:ins w:id="894" w:author="David Conklin" w:date="2021-03-11T08:15:00Z">
        <w:r>
          <w:t>dependent decision unit” and is the spatial unit of computation.  IDUs are arbitrary polygo</w:t>
        </w:r>
      </w:ins>
      <w:ins w:id="895" w:author="David Conklin" w:date="2021-03-11T08:16:00Z">
        <w:r>
          <w:t>ns which tile the wa</w:t>
        </w:r>
      </w:ins>
      <w:ins w:id="896" w:author="David Conklin" w:date="2021-03-11T08:17:00Z">
        <w:r>
          <w:t xml:space="preserve">tershed </w:t>
        </w:r>
      </w:ins>
      <w:ins w:id="897" w:author="David Conklin" w:date="2021-03-11T08:18:00Z">
        <w:r>
          <w:t>under study.  The Reach layer represents the stream network which drains the watershed.</w:t>
        </w:r>
        <w:r w:rsidR="003532CD">
          <w:t xml:space="preserve">  HRU stands for</w:t>
        </w:r>
      </w:ins>
      <w:ins w:id="898" w:author="David Conklin" w:date="2021-03-11T08:19:00Z">
        <w:r w:rsidR="003532CD">
          <w:t xml:space="preserve"> “hydrologic resource unit” and ties the IDU and Reach layers together by HRU </w:t>
        </w:r>
      </w:ins>
      <w:ins w:id="899" w:author="David Conklin" w:date="2021-03-11T08:20:00Z">
        <w:r w:rsidR="003532CD">
          <w:t>polygons composed of IDUs which all drain to the same reach</w:t>
        </w:r>
      </w:ins>
      <w:ins w:id="900" w:author="David Conklin" w:date="2021-03-11T08:21:00Z">
        <w:r w:rsidR="003532CD">
          <w:t>.</w:t>
        </w:r>
      </w:ins>
      <w:ins w:id="901" w:author="David Conklin" w:date="2021-03-11T10:54:00Z">
        <w:r w:rsidR="00A87BDD">
          <w:t xml:space="preserve">  The use</w:t>
        </w:r>
      </w:ins>
      <w:ins w:id="902" w:author="David Conklin" w:date="2021-03-11T10:55:00Z">
        <w:r w:rsidR="00A87BDD">
          <w:t xml:space="preserve"> of shapefiles (as opposed to grids) underlies</w:t>
        </w:r>
      </w:ins>
      <w:ins w:id="903" w:author="David Conklin" w:date="2021-03-11T10:56:00Z">
        <w:r w:rsidR="00A87BDD">
          <w:t xml:space="preserve"> an important feature of the Envision framework: the landsc</w:t>
        </w:r>
      </w:ins>
      <w:ins w:id="904" w:author="David Conklin" w:date="2021-03-11T10:57:00Z">
        <w:r w:rsidR="00A87BDD">
          <w:t>ape can be represented using a heterogeneous spatial scale</w:t>
        </w:r>
      </w:ins>
      <w:ins w:id="905" w:author="David Conklin" w:date="2021-03-11T10:58:00Z">
        <w:r w:rsidR="00A87BDD">
          <w:t>.  In uniform parts of the landscape, the IDU polygons can be large</w:t>
        </w:r>
      </w:ins>
      <w:ins w:id="906" w:author="David Conklin" w:date="2021-03-11T10:59:00Z">
        <w:r w:rsidR="00A87BDD">
          <w:t>, while smaller pol</w:t>
        </w:r>
      </w:ins>
      <w:ins w:id="907" w:author="David Conklin" w:date="2021-03-11T11:00:00Z">
        <w:r w:rsidR="00A87BDD">
          <w:t>ygons can be used in areas where higher information density is required.</w:t>
        </w:r>
      </w:ins>
    </w:p>
    <w:p w14:paraId="1F75F03B" w14:textId="77777777" w:rsidR="00A87BDD" w:rsidRDefault="00A87BDD" w:rsidP="00FD7767">
      <w:pPr>
        <w:rPr>
          <w:ins w:id="908" w:author="David Conklin" w:date="2021-03-11T08:21:00Z"/>
        </w:rPr>
      </w:pPr>
    </w:p>
    <w:p w14:paraId="1FB0F481" w14:textId="15B27696" w:rsidR="003532CD" w:rsidRDefault="003532CD" w:rsidP="003532CD">
      <w:pPr>
        <w:pStyle w:val="Heading2"/>
        <w:rPr>
          <w:ins w:id="909" w:author="David Conklin" w:date="2021-03-11T08:22:00Z"/>
        </w:rPr>
      </w:pPr>
      <w:bookmarkStart w:id="910" w:name="_Toc66779365"/>
      <w:ins w:id="911" w:author="David Conklin" w:date="2021-03-11T08:22:00Z">
        <w:r>
          <w:t>The Reach Layer</w:t>
        </w:r>
        <w:bookmarkEnd w:id="910"/>
      </w:ins>
    </w:p>
    <w:p w14:paraId="4BC6855F" w14:textId="29DBBF28" w:rsidR="003532CD" w:rsidRDefault="003532CD" w:rsidP="003532CD">
      <w:pPr>
        <w:rPr>
          <w:ins w:id="912" w:author="David Conklin" w:date="2021-03-11T08:26:00Z"/>
        </w:rPr>
      </w:pPr>
      <w:ins w:id="913" w:author="David Conklin" w:date="2021-03-11T08:22:00Z">
        <w:r>
          <w:t xml:space="preserve">Conceptually, the Reach layer is </w:t>
        </w:r>
      </w:ins>
      <w:ins w:id="914" w:author="David Conklin" w:date="2021-03-11T08:23:00Z">
        <w:r>
          <w:t>a set of lin</w:t>
        </w:r>
      </w:ins>
      <w:ins w:id="915" w:author="David Conklin" w:date="2021-03-11T08:36:00Z">
        <w:r w:rsidR="00687176">
          <w:t>e</w:t>
        </w:r>
      </w:ins>
      <w:ins w:id="916" w:author="David Conklin" w:date="2021-03-11T08:37:00Z">
        <w:r w:rsidR="00687176">
          <w:t>s</w:t>
        </w:r>
      </w:ins>
      <w:ins w:id="917" w:author="David Conklin" w:date="2021-03-11T08:23:00Z">
        <w:r>
          <w:t xml:space="preserve"> </w:t>
        </w:r>
      </w:ins>
      <w:ins w:id="918" w:author="David Conklin" w:date="2021-03-11T08:22:00Z">
        <w:r>
          <w:t>structured as</w:t>
        </w:r>
      </w:ins>
      <w:ins w:id="919" w:author="David Conklin" w:date="2021-03-11T08:23:00Z">
        <w:r>
          <w:t xml:space="preserve"> a tree, with flow downstream from “lea</w:t>
        </w:r>
      </w:ins>
      <w:ins w:id="920" w:author="David Conklin" w:date="2021-03-11T08:37:00Z">
        <w:r w:rsidR="00687176">
          <w:t>ves</w:t>
        </w:r>
      </w:ins>
      <w:ins w:id="921" w:author="David Conklin" w:date="2021-03-11T08:23:00Z">
        <w:r>
          <w:t xml:space="preserve">” </w:t>
        </w:r>
      </w:ins>
      <w:ins w:id="922" w:author="David Conklin" w:date="2021-03-11T08:24:00Z">
        <w:r>
          <w:t xml:space="preserve">(headwater reaches) to </w:t>
        </w:r>
      </w:ins>
      <w:ins w:id="923" w:author="David Conklin" w:date="2021-03-11T08:37:00Z">
        <w:r w:rsidR="00687176">
          <w:t>a single</w:t>
        </w:r>
      </w:ins>
      <w:ins w:id="924" w:author="David Conklin" w:date="2021-03-11T08:24:00Z">
        <w:r>
          <w:t xml:space="preserve"> </w:t>
        </w:r>
      </w:ins>
      <w:ins w:id="925" w:author="David Conklin" w:date="2021-03-11T08:37:00Z">
        <w:r w:rsidR="00687176">
          <w:t>“</w:t>
        </w:r>
      </w:ins>
      <w:ins w:id="926" w:author="David Conklin" w:date="2021-03-11T08:24:00Z">
        <w:r>
          <w:t>root</w:t>
        </w:r>
      </w:ins>
      <w:ins w:id="927" w:author="David Conklin" w:date="2021-03-11T08:38:00Z">
        <w:r w:rsidR="00687176">
          <w:t>”</w:t>
        </w:r>
      </w:ins>
      <w:ins w:id="928" w:author="David Conklin" w:date="2021-03-11T08:24:00Z">
        <w:r>
          <w:t xml:space="preserve"> (the watershed outlet, a.</w:t>
        </w:r>
      </w:ins>
      <w:ins w:id="929" w:author="David Conklin" w:date="2021-03-11T08:25:00Z">
        <w:r>
          <w:t xml:space="preserve">k.a. “pourpoint” in ArcGIS </w:t>
        </w:r>
      </w:ins>
      <w:ins w:id="930" w:author="David Conklin" w:date="2021-03-11T09:08:00Z">
        <w:r w:rsidR="00213889">
          <w:t>jargon</w:t>
        </w:r>
      </w:ins>
      <w:ins w:id="931" w:author="David Conklin" w:date="2021-03-11T08:25:00Z">
        <w:r>
          <w:t>).  By convention, each reach can</w:t>
        </w:r>
      </w:ins>
      <w:ins w:id="932" w:author="David Conklin" w:date="2021-03-11T08:26:00Z">
        <w:r>
          <w:t xml:space="preserve"> be connected to only a single downstream reach and no more than two upstream reaches.</w:t>
        </w:r>
      </w:ins>
    </w:p>
    <w:p w14:paraId="41CF0A2E" w14:textId="77777777" w:rsidR="003532CD" w:rsidRDefault="003532CD" w:rsidP="003532CD">
      <w:pPr>
        <w:rPr>
          <w:ins w:id="933" w:author="David Conklin" w:date="2021-03-11T08:26:00Z"/>
        </w:rPr>
      </w:pPr>
    </w:p>
    <w:p w14:paraId="7A7C0539" w14:textId="3F3A8B1E" w:rsidR="003532CD" w:rsidRDefault="003532CD" w:rsidP="003532CD">
      <w:pPr>
        <w:rPr>
          <w:ins w:id="934" w:author="David Conklin" w:date="2021-03-11T08:38:00Z"/>
        </w:rPr>
      </w:pPr>
      <w:ins w:id="935" w:author="David Conklin" w:date="2021-03-11T08:27:00Z">
        <w:r>
          <w:t>Reaches may be of arbitrary length but s</w:t>
        </w:r>
      </w:ins>
      <w:ins w:id="936" w:author="David Conklin" w:date="2021-03-11T08:28:00Z">
        <w:r w:rsidR="00D5209E">
          <w:t xml:space="preserve">hould be relatively uniform in the characteristics which matter to the simulation, for example direction, width, </w:t>
        </w:r>
      </w:ins>
      <w:ins w:id="937" w:author="David Conklin" w:date="2021-03-11T08:29:00Z">
        <w:r w:rsidR="00687176">
          <w:t xml:space="preserve">streamside vegetation, and so on.  For mathematical convenience, reaches </w:t>
        </w:r>
      </w:ins>
      <w:ins w:id="938" w:author="David Conklin" w:date="2021-03-11T08:30:00Z">
        <w:r w:rsidR="00687176">
          <w:t>l</w:t>
        </w:r>
      </w:ins>
      <w:ins w:id="939" w:author="David Conklin" w:date="2021-03-11T08:31:00Z">
        <w:r w:rsidR="00687176">
          <w:t xml:space="preserve">onger than 1 kilometer </w:t>
        </w:r>
      </w:ins>
      <w:ins w:id="940" w:author="David Conklin" w:date="2021-03-11T08:30:00Z">
        <w:r w:rsidR="00687176">
          <w:t>are further subdivided into equal-length subreaches</w:t>
        </w:r>
      </w:ins>
      <w:ins w:id="941" w:author="David Conklin" w:date="2021-03-11T08:31:00Z">
        <w:r w:rsidR="00687176">
          <w:t>.  For example, a reach of length 1.3 km is subdivide</w:t>
        </w:r>
      </w:ins>
      <w:ins w:id="942" w:author="David Conklin" w:date="2021-03-11T08:32:00Z">
        <w:r w:rsidR="00687176">
          <w:t>d into two 650 m subreaches, a 2.1 km long r</w:t>
        </w:r>
      </w:ins>
      <w:ins w:id="943" w:author="David Conklin" w:date="2021-03-11T08:33:00Z">
        <w:r w:rsidR="00687176">
          <w:t>each would be composed of three 700 m subreaches, and so on.</w:t>
        </w:r>
      </w:ins>
      <w:ins w:id="944" w:author="David Conklin" w:date="2021-03-11T08:34:00Z">
        <w:r w:rsidR="00687176">
          <w:t xml:space="preserve">  By convention, the division into subreaches does not reflect information about</w:t>
        </w:r>
      </w:ins>
      <w:ins w:id="945" w:author="David Conklin" w:date="2021-03-11T08:35:00Z">
        <w:r w:rsidR="00687176">
          <w:t xml:space="preserve"> the actual reach; it is merely a mathematical convenience.</w:t>
        </w:r>
      </w:ins>
    </w:p>
    <w:p w14:paraId="43F7D7D1" w14:textId="161F3635" w:rsidR="00687176" w:rsidRDefault="00687176" w:rsidP="003532CD">
      <w:pPr>
        <w:rPr>
          <w:ins w:id="946" w:author="David Conklin" w:date="2021-03-11T08:38:00Z"/>
        </w:rPr>
      </w:pPr>
    </w:p>
    <w:p w14:paraId="466F5B75" w14:textId="1F461F8B" w:rsidR="00687176" w:rsidRPr="003532CD" w:rsidRDefault="00687176" w:rsidP="003532CD">
      <w:pPr>
        <w:rPr>
          <w:ins w:id="947" w:author="David Conklin" w:date="2021-03-11T07:36:00Z"/>
          <w:rPrChange w:id="948" w:author="David Conklin" w:date="2021-03-11T08:22:00Z">
            <w:rPr>
              <w:ins w:id="949" w:author="David Conklin" w:date="2021-03-11T07:36:00Z"/>
            </w:rPr>
          </w:rPrChange>
        </w:rPr>
        <w:pPrChange w:id="950" w:author="David Conklin" w:date="2021-03-11T08:22:00Z">
          <w:pPr/>
        </w:pPrChange>
      </w:pPr>
      <w:ins w:id="951" w:author="David Conklin" w:date="2021-03-11T08:39:00Z">
        <w:r>
          <w:t xml:space="preserve">As of </w:t>
        </w:r>
        <w:r w:rsidR="00AD75E0">
          <w:t>early 2021, CW3M uses the Reach layer from the WW2100 with a few corrections</w:t>
        </w:r>
      </w:ins>
      <w:ins w:id="952" w:author="David Conklin" w:date="2021-03-11T08:40:00Z">
        <w:r w:rsidR="00AD75E0">
          <w:t>.  This is not ideal for modeling stream temperature, since many reach</w:t>
        </w:r>
      </w:ins>
      <w:ins w:id="953" w:author="David Conklin" w:date="2021-03-11T08:41:00Z">
        <w:r w:rsidR="00AD75E0">
          <w:t xml:space="preserve">es are curved to such a degree that </w:t>
        </w:r>
      </w:ins>
      <w:ins w:id="954" w:author="David Conklin" w:date="2021-03-11T08:42:00Z">
        <w:r w:rsidR="00AD75E0">
          <w:t>insolation varies significantly along their le</w:t>
        </w:r>
      </w:ins>
      <w:ins w:id="955" w:author="David Conklin" w:date="2021-03-11T08:43:00Z">
        <w:r w:rsidR="00AD75E0">
          <w:t xml:space="preserve">ngths.  It is likely that a more detailed Reach layer </w:t>
        </w:r>
      </w:ins>
      <w:ins w:id="956" w:author="David Conklin" w:date="2021-03-11T08:44:00Z">
        <w:r w:rsidR="00AD75E0">
          <w:t>for the McKenzie basin will be developed as part of the McKenzie wetlands project, discussed later in this document.</w:t>
        </w:r>
      </w:ins>
    </w:p>
    <w:p w14:paraId="49961FC3" w14:textId="77777777" w:rsidR="00FD7767" w:rsidRPr="00FD7767" w:rsidRDefault="00FD7767" w:rsidP="00FD7767">
      <w:pPr>
        <w:rPr>
          <w:ins w:id="957" w:author="David Conklin" w:date="2021-03-11T07:33:00Z"/>
          <w:rPrChange w:id="958" w:author="David Conklin" w:date="2021-03-11T07:34:00Z">
            <w:rPr>
              <w:ins w:id="959" w:author="David Conklin" w:date="2021-03-11T07:33:00Z"/>
            </w:rPr>
          </w:rPrChange>
        </w:rPr>
        <w:pPrChange w:id="960" w:author="David Conklin" w:date="2021-03-11T07:34:00Z">
          <w:pPr>
            <w:pStyle w:val="Heading1"/>
          </w:pPr>
        </w:pPrChange>
      </w:pPr>
    </w:p>
    <w:p w14:paraId="3112A3CF" w14:textId="3250FB5C" w:rsidR="00867943" w:rsidRDefault="00D37681" w:rsidP="00D37681">
      <w:pPr>
        <w:pStyle w:val="Heading1"/>
      </w:pPr>
      <w:bookmarkStart w:id="961" w:name="_Toc66779366"/>
      <w:r>
        <w:t>Study areas</w:t>
      </w:r>
      <w:bookmarkEnd w:id="96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22E31F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B13FA9">
        <w:t xml:space="preserve">Figure </w:t>
      </w:r>
      <w:r w:rsidR="00B13FA9">
        <w:rPr>
          <w:noProof/>
        </w:rPr>
        <w:t>1</w:t>
      </w:r>
      <w:r w:rsidR="00064E77">
        <w:fldChar w:fldCharType="end"/>
      </w:r>
      <w:r w:rsidR="00064E77">
        <w:t>)</w:t>
      </w:r>
    </w:p>
    <w:p w14:paraId="03CAE907" w14:textId="31651CD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B13FA9">
        <w:t xml:space="preserve">Figure </w:t>
      </w:r>
      <w:r w:rsidR="00B13FA9">
        <w:rPr>
          <w:noProof/>
        </w:rPr>
        <w:t>2</w:t>
      </w:r>
      <w:r w:rsidR="00064E77">
        <w:fldChar w:fldCharType="end"/>
      </w:r>
      <w:r w:rsidR="00064E77">
        <w:t>)</w:t>
      </w:r>
    </w:p>
    <w:p w14:paraId="1A5A767B" w14:textId="7746BFB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B13FA9">
        <w:t xml:space="preserve">Figure </w:t>
      </w:r>
      <w:r w:rsidR="00B13FA9">
        <w:rPr>
          <w:noProof/>
        </w:rPr>
        <w:t>5</w:t>
      </w:r>
      <w:r w:rsidR="00893F4B">
        <w:fldChar w:fldCharType="end"/>
      </w:r>
      <w:r>
        <w:t>)</w:t>
      </w:r>
    </w:p>
    <w:p w14:paraId="1B80045C" w14:textId="2B278A28"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B13FA9">
        <w:t xml:space="preserve">Figure </w:t>
      </w:r>
      <w:r w:rsidR="00B13FA9">
        <w:rPr>
          <w:noProof/>
        </w:rPr>
        <w:t>3</w:t>
      </w:r>
      <w:r w:rsidR="00064E77">
        <w:fldChar w:fldCharType="end"/>
      </w:r>
      <w:r w:rsidR="00064E77">
        <w:t>)</w:t>
      </w:r>
    </w:p>
    <w:p w14:paraId="1933EF54" w14:textId="49B746A6"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B13FA9">
        <w:t xml:space="preserve">Figure </w:t>
      </w:r>
      <w:r w:rsidR="00B13FA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962" w:name="_Toc66779367"/>
      <w:r>
        <w:lastRenderedPageBreak/>
        <w:t>Data</w:t>
      </w:r>
      <w:r w:rsidR="00A92F06">
        <w:t>CW3M</w:t>
      </w:r>
      <w:r>
        <w:t xml:space="preserve"> directory structure</w:t>
      </w:r>
      <w:bookmarkEnd w:id="962"/>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963" w:name="_Toc66779368"/>
      <w:r>
        <w:t>DataCW3M\ScenarioData directory structure</w:t>
      </w:r>
      <w:bookmarkEnd w:id="96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964" w:name="_Toc66779369"/>
      <w:r>
        <w:t>DataCW3M\ScenarioData\&lt;scenario&gt; folder contents</w:t>
      </w:r>
      <w:bookmarkEnd w:id="96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65" w:name="_Toc66779370"/>
      <w:r>
        <w:t>DataCW3M\&lt;study area&gt; folder contents</w:t>
      </w:r>
      <w:bookmarkEnd w:id="96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7C0924C" w:rsidR="00D37681" w:rsidRDefault="00D37681" w:rsidP="00D37681">
      <w:pPr>
        <w:pStyle w:val="Caption"/>
      </w:pPr>
      <w:bookmarkStart w:id="966" w:name="_Ref529607484"/>
      <w:bookmarkStart w:id="96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13FA9">
        <w:rPr>
          <w:noProof/>
        </w:rPr>
        <w:t>1</w:t>
      </w:r>
      <w:r w:rsidR="006C64CF">
        <w:rPr>
          <w:noProof/>
        </w:rPr>
        <w:fldChar w:fldCharType="end"/>
      </w:r>
      <w:bookmarkEnd w:id="966"/>
      <w:r>
        <w:t xml:space="preserve">. Willamette River basin study area; embedded study areas are </w:t>
      </w:r>
      <w:r w:rsidR="0005603B">
        <w:t>colored</w:t>
      </w:r>
      <w:r w:rsidR="0097392C">
        <w:t xml:space="preserve"> other than gray.  The 2 lighter blues together make up the upper Willamette basin study area.</w:t>
      </w:r>
      <w:bookmarkEnd w:id="96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664097D" w:rsidR="00D37681" w:rsidRDefault="00D37681" w:rsidP="00D37681">
      <w:pPr>
        <w:pStyle w:val="Caption"/>
      </w:pPr>
      <w:bookmarkStart w:id="968" w:name="_Ref529607514"/>
      <w:bookmarkStart w:id="96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13FA9">
        <w:rPr>
          <w:noProof/>
        </w:rPr>
        <w:t>2</w:t>
      </w:r>
      <w:r w:rsidR="006C64CF">
        <w:rPr>
          <w:noProof/>
        </w:rPr>
        <w:fldChar w:fldCharType="end"/>
      </w:r>
      <w:bookmarkEnd w:id="968"/>
      <w:r>
        <w:t>. Tualatin basin study area; Chicken Creek watershed is highlighted.</w:t>
      </w:r>
      <w:bookmarkEnd w:id="96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3F966302" w:rsidR="00D37681" w:rsidRDefault="00064E77" w:rsidP="00064E77">
      <w:pPr>
        <w:pStyle w:val="Caption"/>
      </w:pPr>
      <w:bookmarkStart w:id="970" w:name="_Ref529607587"/>
      <w:bookmarkStart w:id="97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13FA9">
        <w:rPr>
          <w:noProof/>
        </w:rPr>
        <w:t>3</w:t>
      </w:r>
      <w:r w:rsidR="006C64CF">
        <w:rPr>
          <w:noProof/>
        </w:rPr>
        <w:fldChar w:fldCharType="end"/>
      </w:r>
      <w:bookmarkEnd w:id="970"/>
      <w:r>
        <w:t>. North Santiam watershed study area.</w:t>
      </w:r>
      <w:bookmarkEnd w:id="97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6614DBA" w:rsidR="00C70B81" w:rsidRDefault="00064E77" w:rsidP="00064E77">
      <w:pPr>
        <w:pStyle w:val="Caption"/>
      </w:pPr>
      <w:bookmarkStart w:id="972" w:name="_Ref529607628"/>
      <w:bookmarkStart w:id="97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13FA9">
        <w:rPr>
          <w:noProof/>
        </w:rPr>
        <w:t>4</w:t>
      </w:r>
      <w:r w:rsidR="006C64CF">
        <w:rPr>
          <w:noProof/>
        </w:rPr>
        <w:fldChar w:fldCharType="end"/>
      </w:r>
      <w:bookmarkEnd w:id="972"/>
      <w:r>
        <w:t>. Upper Willamette study area.</w:t>
      </w:r>
      <w:bookmarkEnd w:id="97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C78382C" w:rsidR="00E66BC2" w:rsidRDefault="006F30D2" w:rsidP="006F30D2">
      <w:pPr>
        <w:pStyle w:val="Caption"/>
      </w:pPr>
      <w:bookmarkStart w:id="974" w:name="_Ref529611388"/>
      <w:bookmarkStart w:id="97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13FA9">
        <w:rPr>
          <w:noProof/>
        </w:rPr>
        <w:t>5</w:t>
      </w:r>
      <w:r w:rsidR="006C64CF">
        <w:rPr>
          <w:noProof/>
        </w:rPr>
        <w:fldChar w:fldCharType="end"/>
      </w:r>
      <w:bookmarkEnd w:id="974"/>
      <w:r>
        <w:t>. Chicken Creek watershed study area.</w:t>
      </w:r>
      <w:bookmarkEnd w:id="97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976" w:name="_Toc66779371"/>
      <w:r>
        <w:t>Calendar conventions</w:t>
      </w:r>
      <w:bookmarkEnd w:id="97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977" w:name="_Toc66779372"/>
      <w:r>
        <w:t>Water years</w:t>
      </w:r>
      <w:bookmarkEnd w:id="97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978" w:name="_Toc66779373"/>
      <w:r>
        <w:t>Climate data</w:t>
      </w:r>
      <w:bookmarkEnd w:id="978"/>
    </w:p>
    <w:p w14:paraId="4E201698" w14:textId="77777777" w:rsidR="00CB152A" w:rsidRPr="00A06758" w:rsidRDefault="00CB152A" w:rsidP="00A06758"/>
    <w:p w14:paraId="400F9551" w14:textId="77777777" w:rsidR="00CB152A" w:rsidRDefault="00CB152A" w:rsidP="00CB152A">
      <w:pPr>
        <w:pStyle w:val="Heading2"/>
      </w:pPr>
      <w:bookmarkStart w:id="979" w:name="_Toc2858729"/>
      <w:bookmarkStart w:id="980" w:name="_Toc66779374"/>
      <w:r>
        <w:t>Numbered climate scenarios in the model</w:t>
      </w:r>
      <w:bookmarkEnd w:id="979"/>
      <w:bookmarkEnd w:id="980"/>
    </w:p>
    <w:p w14:paraId="30E024EF" w14:textId="77777777" w:rsidR="00823D41" w:rsidRDefault="00823D41" w:rsidP="00823D41">
      <w:pPr>
        <w:pStyle w:val="Body"/>
      </w:pPr>
    </w:p>
    <w:p w14:paraId="21F5BCDE" w14:textId="3ECC1131"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B13FA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981" w:name="_Ref6032062"/>
      <w:bookmarkStart w:id="982" w:name="_Ref6033311"/>
      <w:bookmarkStart w:id="983" w:name="_Toc6121576"/>
      <w:r>
        <w:t xml:space="preserve">Table </w:t>
      </w:r>
      <w:bookmarkEnd w:id="981"/>
      <w:r>
        <w:t>1. Numbered climate scenarios</w:t>
      </w:r>
      <w:bookmarkEnd w:id="982"/>
      <w:bookmarkEnd w:id="98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984" w:name="_Toc7759621"/>
      <w:bookmarkStart w:id="985" w:name="_Toc66779375"/>
      <w:r>
        <w:t>Monthly and seasonal weather data</w:t>
      </w:r>
      <w:bookmarkEnd w:id="984"/>
      <w:bookmarkEnd w:id="98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986" w:name="_Toc66779376"/>
      <w:r>
        <w:t>Climate data grid</w:t>
      </w:r>
      <w:r w:rsidR="009F132A">
        <w:t>s</w:t>
      </w:r>
      <w:bookmarkEnd w:id="98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987" w:name="_Toc66779377"/>
      <w:r>
        <w:t>The WW2100 climate grid</w:t>
      </w:r>
      <w:bookmarkEnd w:id="98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988" w:name="_Toc66779378"/>
      <w:r>
        <w:t>The v2 climate grid</w:t>
      </w:r>
      <w:bookmarkEnd w:id="98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989" w:name="_Toc66779379"/>
      <w:r>
        <w:t>How climate data is looked up</w:t>
      </w:r>
      <w:bookmarkEnd w:id="98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990" w:name="_Toc66779380"/>
      <w:r>
        <w:t>What is in a climate dataset</w:t>
      </w:r>
      <w:bookmarkEnd w:id="99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991" w:name="_Toc66779381"/>
      <w:r>
        <w:t>Water rights</w:t>
      </w:r>
      <w:bookmarkEnd w:id="991"/>
    </w:p>
    <w:p w14:paraId="7ECEE8A5" w14:textId="77777777" w:rsidR="00D35AF7" w:rsidRDefault="00D35AF7" w:rsidP="00D35AF7">
      <w:pPr>
        <w:pStyle w:val="Heading2"/>
      </w:pPr>
      <w:bookmarkStart w:id="992" w:name="_Toc66779382"/>
      <w:r>
        <w:t>Water rights data</w:t>
      </w:r>
      <w:bookmarkEnd w:id="99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993" w:name="_Toc66779383"/>
      <w:r>
        <w:t>The wr_pods.csv file</w:t>
      </w:r>
      <w:bookmarkEnd w:id="99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994" w:name="_Toc66779384"/>
      <w:r>
        <w:t>The wr_pous.csv file</w:t>
      </w:r>
      <w:bookmarkEnd w:id="99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995" w:name="_Toc66779385"/>
      <w:r>
        <w:t>Adding a water right</w:t>
      </w:r>
      <w:bookmarkEnd w:id="99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996" w:name="_Toc66779386"/>
      <w:r>
        <w:t>Stream flow and stream temperature</w:t>
      </w:r>
      <w:bookmarkEnd w:id="996"/>
    </w:p>
    <w:p w14:paraId="224B0981" w14:textId="77777777" w:rsidR="008C7362" w:rsidRDefault="008C7362" w:rsidP="008C7362">
      <w:pPr>
        <w:pStyle w:val="Heading2"/>
      </w:pPr>
      <w:bookmarkStart w:id="997" w:name="_Toc50800503"/>
      <w:bookmarkStart w:id="998" w:name="_Toc54090937"/>
      <w:bookmarkStart w:id="999" w:name="_Toc66779387"/>
      <w:r>
        <w:t>Water parcels</w:t>
      </w:r>
      <w:bookmarkEnd w:id="997"/>
      <w:bookmarkEnd w:id="998"/>
      <w:bookmarkEnd w:id="99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000" w:name="_Toc66779388"/>
      <w:r>
        <w:t>Daily water mass and energy balance</w:t>
      </w:r>
      <w:bookmarkEnd w:id="100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001" w:name="_Toc66779389"/>
      <w:r>
        <w:t>Estimating the rate of flow</w:t>
      </w:r>
      <w:r w:rsidR="006A13B7">
        <w:t xml:space="preserve"> </w:t>
      </w:r>
      <w:r>
        <w:t>in a stream reach</w:t>
      </w:r>
      <w:bookmarkEnd w:id="100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02" w:name="_Toc66779390"/>
      <w:r>
        <w:t>Estimating the surface area of the water in a subreach</w:t>
      </w:r>
      <w:bookmarkEnd w:id="100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003" w:name="_Toc66779391"/>
      <w:r>
        <w:t>Water temperature from thermal energy</w:t>
      </w:r>
      <w:bookmarkEnd w:id="100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004" w:name="_Toc66779392"/>
      <w:r>
        <w:t>Initial conditions for Flow: the IC file</w:t>
      </w:r>
      <w:bookmarkEnd w:id="100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005" w:name="_Toc66779393"/>
      <w:r>
        <w:t>Boundary conditions for stream water temperature</w:t>
      </w:r>
      <w:bookmarkEnd w:id="100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06" w:name="_Toc66779394"/>
      <w:r>
        <w:t>Thermal stratification in reservoirs</w:t>
      </w:r>
      <w:bookmarkEnd w:id="100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07" w:name="_Toc66779395"/>
      <w:r>
        <w:t>Thermal loading</w:t>
      </w:r>
      <w:bookmarkEnd w:id="100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08" w:name="_Toc66779396"/>
      <w:r>
        <w:t>Reservoirs</w:t>
      </w:r>
      <w:bookmarkEnd w:id="100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09" w:name="_Toc66779397"/>
      <w:r>
        <w:t>Reservoir data</w:t>
      </w:r>
      <w:bookmarkEnd w:id="100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10" w:name="_Toc66779398"/>
      <w:r>
        <w:t>Reservoir data sources</w:t>
      </w:r>
      <w:bookmarkEnd w:id="101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11" w:name="_Toc66779399"/>
      <w:r>
        <w:t>Creating a new study area</w:t>
      </w:r>
      <w:r w:rsidR="00A55502">
        <w:t xml:space="preserve"> from a watershed within the WRB</w:t>
      </w:r>
      <w:bookmarkEnd w:id="101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B4B82B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B13FA9">
        <w:t xml:space="preserve">Figure </w:t>
      </w:r>
      <w:r w:rsidR="00B13FA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12" w:name="_Toc66779400"/>
      <w:r>
        <w:t>Limitations of subbasin simulations</w:t>
      </w:r>
      <w:bookmarkEnd w:id="101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13" w:name="_Toc66779401"/>
      <w:r>
        <w:t>Calibration procedure</w:t>
      </w:r>
      <w:bookmarkEnd w:id="1013"/>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14" w:name="_Toc66779402"/>
      <w:r>
        <w:lastRenderedPageBreak/>
        <w:t>Using PEST to determine HBV parameter values</w:t>
      </w:r>
      <w:bookmarkEnd w:id="101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15" w:name="_Toc66779403"/>
      <w:r>
        <w:t>Calibrating streamflows using stream gage measurements</w:t>
      </w:r>
      <w:bookmarkEnd w:id="101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16" w:name="_Toc66779404"/>
      <w:r>
        <w:t>Calibrating stream temperatures</w:t>
      </w:r>
      <w:bookmarkEnd w:id="101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17" w:name="_Toc66779405"/>
      <w:r>
        <w:t>North Santiam study area</w:t>
      </w:r>
      <w:bookmarkEnd w:id="1017"/>
    </w:p>
    <w:p w14:paraId="24DE991F" w14:textId="77777777" w:rsidR="000C5A18" w:rsidRDefault="000C5A18" w:rsidP="000C5A18"/>
    <w:p w14:paraId="0AA4F828" w14:textId="2C584CFA"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B13FA9">
        <w:t xml:space="preserve">Figure </w:t>
      </w:r>
      <w:r w:rsidR="00B13FA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18" w:name="_Toc66779406"/>
      <w:r>
        <w:rPr>
          <w:rFonts w:eastAsia="Times New Roman"/>
        </w:rPr>
        <w:t>Instream water rights</w:t>
      </w:r>
      <w:bookmarkEnd w:id="101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6C86EE24" w:rsidR="00AE364B" w:rsidRDefault="005C1A69" w:rsidP="005C1A69">
      <w:pPr>
        <w:pStyle w:val="Caption"/>
      </w:pPr>
      <w:bookmarkStart w:id="101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B13FA9">
        <w:rPr>
          <w:noProof/>
        </w:rPr>
        <w:t>6</w:t>
      </w:r>
      <w:r w:rsidR="000B183E">
        <w:rPr>
          <w:noProof/>
        </w:rPr>
        <w:fldChar w:fldCharType="end"/>
      </w:r>
      <w:r>
        <w:t xml:space="preserve">. Instream water rights in </w:t>
      </w:r>
      <w:r w:rsidR="00077987">
        <w:t>the North Santiam watershed</w:t>
      </w:r>
      <w:bookmarkEnd w:id="1019"/>
    </w:p>
    <w:p w14:paraId="0FD5899C" w14:textId="77777777" w:rsidR="0092040E" w:rsidRDefault="0092040E" w:rsidP="0092040E"/>
    <w:p w14:paraId="0E0CDFE5" w14:textId="77777777" w:rsidR="00B91F45" w:rsidRDefault="00B47486" w:rsidP="00B91F45">
      <w:pPr>
        <w:pStyle w:val="Heading2"/>
      </w:pPr>
      <w:bookmarkStart w:id="1020" w:name="_Toc66779407"/>
      <w:r>
        <w:t xml:space="preserve">Municipal </w:t>
      </w:r>
      <w:r w:rsidR="00057A5D">
        <w:t>w</w:t>
      </w:r>
      <w:r>
        <w:t xml:space="preserve">ater </w:t>
      </w:r>
      <w:r w:rsidR="00D97755">
        <w:t>r</w:t>
      </w:r>
      <w:r>
        <w:t>ights</w:t>
      </w:r>
      <w:bookmarkEnd w:id="1020"/>
    </w:p>
    <w:p w14:paraId="1EF60CD7" w14:textId="77777777" w:rsidR="00B47486" w:rsidRDefault="00B47486" w:rsidP="00B47486"/>
    <w:p w14:paraId="605753DE" w14:textId="75114EF4" w:rsidR="00B47486" w:rsidRDefault="00B47486" w:rsidP="00B47486">
      <w:r>
        <w:t xml:space="preserve">The </w:t>
      </w:r>
      <w:ins w:id="1021" w:author="David Conklin" w:date="2021-03-12T08:00:00Z">
        <w:r w:rsidR="006D5CE9">
          <w:t>CW3</w:t>
        </w:r>
      </w:ins>
      <w:del w:id="1022" w:author="David Conklin" w:date="2021-03-12T08:00:00Z">
        <w:r w:rsidDel="006D5CE9">
          <w:delText>W3C</w:delText>
        </w:r>
      </w:del>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23" w:name="_Toc66779408"/>
      <w:r>
        <w:t>McKenzie Basin Wetlands Study</w:t>
      </w:r>
      <w:bookmarkEnd w:id="1023"/>
    </w:p>
    <w:p w14:paraId="79498AD8" w14:textId="77777777" w:rsidR="00736461" w:rsidRPr="00D97CDA" w:rsidRDefault="00736461" w:rsidP="00A8214A"/>
    <w:p w14:paraId="2403DDA0" w14:textId="063D759E" w:rsidR="00275338" w:rsidRDefault="003613A1" w:rsidP="00A8214A">
      <w:pPr>
        <w:pStyle w:val="Heading2"/>
      </w:pPr>
      <w:bookmarkStart w:id="1024" w:name="_Toc66779409"/>
      <w:r>
        <w:t xml:space="preserve">Project </w:t>
      </w:r>
      <w:r w:rsidR="00DC262D">
        <w:t>Overview</w:t>
      </w:r>
      <w:bookmarkEnd w:id="1024"/>
    </w:p>
    <w:p w14:paraId="6C66CC56" w14:textId="041203F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B13FA9">
        <w:t xml:space="preserve">Figure </w:t>
      </w:r>
      <w:r w:rsidR="00B13FA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ins w:id="1025" w:author="David Conklin" w:date="2021-03-12T08:03:00Z">
        <w:r w:rsidR="006D5CE9">
          <w:t>id</w:t>
        </w:r>
      </w:ins>
      <w:del w:id="1026" w:author="David Conklin" w:date="2021-03-12T08:03:00Z">
        <w:r w:rsidR="00031F81" w:rsidDel="006D5CE9">
          <w:delText>oes</w:delText>
        </w:r>
      </w:del>
      <w:r w:rsidR="00031F81">
        <w:t xml:space="preserve"> not have a functional stream temperature model.</w:t>
      </w:r>
      <w:ins w:id="1027" w:author="David Conklin" w:date="2021-03-12T08:08:00Z">
        <w:r w:rsidR="006D5CE9">
          <w:t xml:space="preserve">  The stream temperature model was added in late</w:t>
        </w:r>
      </w:ins>
      <w:ins w:id="1028" w:author="David Conklin" w:date="2021-03-12T08:09:00Z">
        <w:r w:rsidR="006D5CE9">
          <w:t xml:space="preserve"> 2020.</w:t>
        </w:r>
      </w:ins>
      <w:r w:rsidR="00031F81">
        <w:t xml:space="preserve">  The project scope includes re-implementing in CW3M </w:t>
      </w:r>
      <w:r w:rsidR="00031F81">
        <w:lastRenderedPageBreak/>
        <w:t>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ins w:id="1029" w:author="David Conklin" w:date="2021-03-12T08:05:00Z">
        <w:r w:rsidR="006D5CE9">
          <w:t xml:space="preserve">  That work was completed in February 2021, </w:t>
        </w:r>
      </w:ins>
      <w:ins w:id="1030" w:author="David Conklin" w:date="2021-03-12T08:06:00Z">
        <w:r w:rsidR="006D5CE9">
          <w:t>but as of that time the Reach layer had not yet been updated to support</w:t>
        </w:r>
      </w:ins>
      <w:ins w:id="1031" w:author="David Conklin" w:date="2021-03-12T08:07:00Z">
        <w:r w:rsidR="006D5CE9">
          <w:t xml:space="preserve"> the Shade-a-lator logic</w:t>
        </w:r>
      </w:ins>
      <w:ins w:id="1032" w:author="David Conklin" w:date="2021-03-12T08:08:00Z">
        <w:r w:rsidR="006D5CE9">
          <w:t xml:space="preserve"> more appropriately.</w:t>
        </w:r>
      </w:ins>
    </w:p>
    <w:p w14:paraId="1D96159F" w14:textId="21C8257F" w:rsidR="00B707C3" w:rsidRDefault="00B707C3" w:rsidP="00275338"/>
    <w:p w14:paraId="16533695" w14:textId="04E6676A" w:rsidR="00B707C3" w:rsidDel="006D5CE9" w:rsidRDefault="00B707C3" w:rsidP="00275338">
      <w:pPr>
        <w:rPr>
          <w:del w:id="1033" w:author="David Conklin" w:date="2021-03-12T08:09:00Z"/>
        </w:rPr>
      </w:pPr>
      <w:del w:id="1034" w:author="David Conklin" w:date="2021-03-12T08:09:00Z">
        <w:r w:rsidDel="006D5CE9">
          <w:delTex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delText>
        </w:r>
      </w:del>
    </w:p>
    <w:p w14:paraId="7F39395D" w14:textId="161A03AF" w:rsidR="002C303A" w:rsidDel="006D5CE9" w:rsidRDefault="002C303A" w:rsidP="00275338">
      <w:pPr>
        <w:rPr>
          <w:del w:id="1035" w:author="David Conklin" w:date="2021-03-12T08:09:00Z"/>
        </w:rPr>
      </w:pPr>
    </w:p>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A9F11DB" w:rsidR="00275338" w:rsidRDefault="009767A5" w:rsidP="00A8214A">
      <w:pPr>
        <w:pStyle w:val="Caption"/>
      </w:pPr>
      <w:bookmarkStart w:id="1036" w:name="_Ref48282850"/>
      <w:bookmarkStart w:id="1037" w:name="_Toc53219839"/>
      <w:r>
        <w:t xml:space="preserve">Figure </w:t>
      </w:r>
      <w:fldSimple w:instr=" SEQ Figure \* ARABIC ">
        <w:r w:rsidR="00B13FA9">
          <w:rPr>
            <w:noProof/>
          </w:rPr>
          <w:t>7</w:t>
        </w:r>
      </w:fldSimple>
      <w:bookmarkEnd w:id="1036"/>
      <w:r>
        <w:t>. McKenzie basin in CW3M screen capture</w:t>
      </w:r>
      <w:bookmarkEnd w:id="103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20AA49E" w:rsidR="004D33B7" w:rsidRDefault="009767A5" w:rsidP="00A8214A">
      <w:pPr>
        <w:pStyle w:val="Caption"/>
      </w:pPr>
      <w:bookmarkStart w:id="1038" w:name="_Ref48282776"/>
      <w:bookmarkStart w:id="1039" w:name="_Ref48282732"/>
      <w:bookmarkStart w:id="1040" w:name="_Toc53219840"/>
      <w:r>
        <w:t xml:space="preserve">Figure </w:t>
      </w:r>
      <w:fldSimple w:instr=" SEQ Figure \* ARABIC ">
        <w:r w:rsidR="00B13FA9">
          <w:rPr>
            <w:noProof/>
          </w:rPr>
          <w:t>8</w:t>
        </w:r>
      </w:fldSimple>
      <w:bookmarkEnd w:id="1038"/>
      <w:r>
        <w:t>. Wetlands in the lower McKenzie basin, with their WETL_ID attribute values</w:t>
      </w:r>
      <w:bookmarkEnd w:id="1039"/>
      <w:bookmarkEnd w:id="1040"/>
    </w:p>
    <w:p w14:paraId="364BDC9E" w14:textId="77777777" w:rsidR="004D33B7" w:rsidRDefault="004D33B7" w:rsidP="00275338"/>
    <w:p w14:paraId="6EF95807" w14:textId="5E566C26" w:rsidR="003613A1" w:rsidRDefault="003613A1" w:rsidP="00A8214A">
      <w:pPr>
        <w:pStyle w:val="Heading2"/>
      </w:pPr>
      <w:bookmarkStart w:id="1041" w:name="_Toc66779410"/>
      <w:r>
        <w:t>Model and Simulation Overview</w:t>
      </w:r>
      <w:bookmarkEnd w:id="1041"/>
    </w:p>
    <w:p w14:paraId="78024689" w14:textId="0B587938" w:rsidR="00275338" w:rsidRDefault="00275338" w:rsidP="00275338">
      <w:r>
        <w:t xml:space="preserve">2010-18 </w:t>
      </w:r>
      <w:ins w:id="1042" w:author="David Conklin" w:date="2021-03-12T08:13:00Z">
        <w:r w:rsidR="000038D0">
          <w:t>is being</w:t>
        </w:r>
      </w:ins>
      <w:del w:id="1043" w:author="David Conklin" w:date="2021-03-12T08:13:00Z">
        <w:r w:rsidDel="000038D0">
          <w:delText>will be</w:delText>
        </w:r>
      </w:del>
      <w:r>
        <w:t xml:space="preserve"> used as a calibration period.</w:t>
      </w:r>
      <w:r w:rsidR="009F16B9">
        <w:t xml:space="preserve">  </w:t>
      </w:r>
      <w:ins w:id="1044" w:author="David Conklin" w:date="2021-03-12T08:11:00Z">
        <w:r w:rsidR="000038D0">
          <w:t xml:space="preserve">Observational data for 2019-20 </w:t>
        </w:r>
      </w:ins>
      <w:ins w:id="1045" w:author="David Conklin" w:date="2021-03-12T08:13:00Z">
        <w:r w:rsidR="000038D0">
          <w:t xml:space="preserve">is </w:t>
        </w:r>
      </w:ins>
      <w:ins w:id="1046" w:author="David Conklin" w:date="2021-03-12T08:14:00Z">
        <w:r w:rsidR="000038D0">
          <w:t xml:space="preserve">being compared to simulation output for those years, to assess model skill.  </w:t>
        </w:r>
      </w:ins>
      <w:r w:rsidR="009F16B9">
        <w:t>Future simulations will be made for 20</w:t>
      </w:r>
      <w:ins w:id="1047" w:author="David Conklin" w:date="2021-03-12T08:10:00Z">
        <w:r w:rsidR="000038D0">
          <w:t>21</w:t>
        </w:r>
      </w:ins>
      <w:del w:id="1048" w:author="David Conklin" w:date="2021-03-12T08:10:00Z">
        <w:r w:rsidR="009F16B9" w:rsidDel="000038D0">
          <w:delText>19</w:delText>
        </w:r>
      </w:del>
      <w:r w:rsidR="009F16B9">
        <w:t xml:space="preserve">-2060.  </w:t>
      </w:r>
      <w:del w:id="1049" w:author="David Conklin" w:date="2021-03-12T08:14:00Z">
        <w:r w:rsidR="009F16B9" w:rsidDel="000038D0">
          <w:delText>If actual data for 2019 is available, we may cho</w:delText>
        </w:r>
        <w:r w:rsidR="00C551F9" w:rsidDel="000038D0">
          <w:delText>o</w:delText>
        </w:r>
        <w:r w:rsidR="009F16B9" w:rsidDel="000038D0">
          <w:delText>se to extend the calibration period through 2019 and begin future simulations in 2020.</w:delText>
        </w:r>
      </w:del>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0F21A416" w:rsidR="000038D0" w:rsidRDefault="000038D0" w:rsidP="00275338">
      <w:pPr>
        <w:rPr>
          <w:ins w:id="1050" w:author="David Conklin" w:date="2021-03-12T08:16:00Z"/>
        </w:rPr>
      </w:pPr>
      <w:ins w:id="1051" w:author="David Conklin" w:date="2021-03-12T08:15:00Z">
        <w:r>
          <w:t xml:space="preserve">In older versions of CW3M, </w:t>
        </w:r>
      </w:ins>
      <w:ins w:id="1052" w:author="David Conklin" w:date="2021-03-12T08:16:00Z">
        <w:r>
          <w:t>w</w:t>
        </w:r>
      </w:ins>
      <w:del w:id="1053" w:author="David Conklin" w:date="2021-03-12T08:16:00Z">
        <w:r w:rsidR="008F3962" w:rsidDel="000038D0">
          <w:delText>W</w:delText>
        </w:r>
      </w:del>
      <w:r w:rsidR="008F3962">
        <w:t xml:space="preserve">ater comes into reaches three ways: 1) from upstream reaches, 2) as lateral flow from streambanks, or 3) from sources identified explicitly in the Flow XML file (e.g. high Cascades groundwater).  </w:t>
      </w:r>
      <w:ins w:id="1054" w:author="David Conklin" w:date="2021-03-12T08:16:00Z">
        <w:r>
          <w:t>This project adds a fourth way: 4) flow from inundat</w:t>
        </w:r>
      </w:ins>
      <w:ins w:id="1055" w:author="David Conklin" w:date="2021-03-12T08:17:00Z">
        <w:r>
          <w:t>ed wetland IDUs into adjacent reaches.</w:t>
        </w:r>
      </w:ins>
    </w:p>
    <w:p w14:paraId="218E87CD" w14:textId="77777777" w:rsidR="000038D0" w:rsidRDefault="000038D0" w:rsidP="00275338">
      <w:pPr>
        <w:rPr>
          <w:ins w:id="1056" w:author="David Conklin" w:date="2021-03-12T08:16:00Z"/>
        </w:rPr>
      </w:pPr>
    </w:p>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351797F7" w:rsidR="00130043" w:rsidRDefault="00130043">
      <w:r>
        <w:t>We anticipate that new, more detailed IDU, reach, and HRU layers</w:t>
      </w:r>
      <w:ins w:id="1057" w:author="David Conklin" w:date="2021-03-12T08:18:00Z">
        <w:r w:rsidR="000038D0">
          <w:t xml:space="preserve"> may </w:t>
        </w:r>
      </w:ins>
      <w:del w:id="1058" w:author="David Conklin" w:date="2021-03-12T08:18:00Z">
        <w:r w:rsidDel="000038D0">
          <w:delText xml:space="preserve"> will </w:delText>
        </w:r>
      </w:del>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ins w:id="1059" w:author="David Conklin" w:date="2021-03-12T08:19:00Z">
        <w:r w:rsidR="000038D0">
          <w:t xml:space="preserve">(90-year) </w:t>
        </w:r>
      </w:ins>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60" w:name="_Toc66779411"/>
      <w:r>
        <w:t>McKenzie wetlands in the initial versions of the IDU, HRU, and Reach data layers</w:t>
      </w:r>
      <w:bookmarkEnd w:id="1060"/>
    </w:p>
    <w:p w14:paraId="79661602" w14:textId="69F4AD3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B13FA9">
        <w:t xml:space="preserve">Figure </w:t>
      </w:r>
      <w:r w:rsidR="00B13FA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61" w:name="_Toc49175988"/>
      <w:bookmarkStart w:id="1062" w:name="_Toc66779412"/>
      <w:r>
        <w:t>Data changes for better representation of wetlands</w:t>
      </w:r>
      <w:bookmarkEnd w:id="1061"/>
      <w:bookmarkEnd w:id="106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21DF4636" w:rsidR="004A0118" w:rsidRDefault="004A0118" w:rsidP="004A0118">
      <w:pPr>
        <w:spacing w:before="100" w:beforeAutospacing="1" w:after="100" w:afterAutospacing="1"/>
      </w:pPr>
      <w:r>
        <w:t xml:space="preserve">1. </w:t>
      </w:r>
      <w:del w:id="1063" w:author="David Conklin" w:date="2021-03-12T08:21:00Z">
        <w:r w:rsidDel="004D22BB">
          <w:delText>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delText>
        </w:r>
      </w:del>
      <w:ins w:id="1064" w:author="David Conklin" w:date="2021-03-12T08:21:00Z">
        <w:r w:rsidR="004D22BB">
          <w:t>Apply the wet</w:t>
        </w:r>
      </w:ins>
      <w:ins w:id="1065" w:author="David Conklin" w:date="2021-03-12T08:22:00Z">
        <w:r w:rsidR="004D22BB">
          <w:t xml:space="preserve">land LULC_A, LULC_B, and VEGCLASS hierarchy specified in the file </w:t>
        </w:r>
      </w:ins>
      <w:ins w:id="1066" w:author="David Conklin" w:date="2021-03-12T08:24:00Z">
        <w:r w:rsidR="004D22BB" w:rsidRPr="004D22BB">
          <w:t>CW3M_LULC_NWI_crosswalk</w:t>
        </w:r>
        <w:r w:rsidR="004D22BB">
          <w:t xml:space="preserve">.xlsx in the </w:t>
        </w:r>
        <w:r w:rsidR="004D22BB" w:rsidRPr="004D22BB">
          <w:t>\trunk\DataCW3M\CW3MdigitalHandbook</w:t>
        </w:r>
        <w:r w:rsidR="004D22BB">
          <w:t xml:space="preserve"> </w:t>
        </w:r>
      </w:ins>
      <w:ins w:id="1067" w:author="David Conklin" w:date="2021-03-12T08:25:00Z">
        <w:r w:rsidR="004D22BB">
          <w:t>folder of the CW3M repository.</w:t>
        </w:r>
      </w:ins>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68" w:name="_Toc66779413"/>
      <w:r>
        <w:t xml:space="preserve">Projection, </w:t>
      </w:r>
      <w:r w:rsidR="006F174A">
        <w:t>Calendar</w:t>
      </w:r>
      <w:r>
        <w:t>,</w:t>
      </w:r>
      <w:r w:rsidR="006F174A">
        <w:t xml:space="preserve"> and </w:t>
      </w:r>
      <w:r w:rsidR="009D540F">
        <w:t>Units</w:t>
      </w:r>
      <w:bookmarkEnd w:id="106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1069" w:author="David Conklin" w:date="2021-02-22T11:40:00Z"/>
        </w:rPr>
      </w:pPr>
      <w:del w:id="1070"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1071" w:author="David Conklin" w:date="2021-02-22T11:40:00Z"/>
        </w:rPr>
      </w:pPr>
      <w:del w:id="1072"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1073"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1074" w:author="David Conklin" w:date="2021-02-22T11:40:00Z">
        <w:r w:rsidR="00BD3188">
          <w:t xml:space="preserve">  Some exceptions will be made to facilitate compariso</w:t>
        </w:r>
      </w:ins>
      <w:ins w:id="1075"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1076" w:name="_Toc66779414"/>
      <w:r>
        <w:t>Simulation of changes in wetlands over time</w:t>
      </w:r>
      <w:bookmarkEnd w:id="107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77" w:name="_Toc66779415"/>
      <w:r>
        <w:t xml:space="preserve">How wetlands </w:t>
      </w:r>
      <w:r w:rsidR="000806A1">
        <w:t>are</w:t>
      </w:r>
      <w:r>
        <w:t xml:space="preserve"> represented</w:t>
      </w:r>
      <w:r w:rsidR="006D6388">
        <w:t xml:space="preserve"> in the model</w:t>
      </w:r>
      <w:bookmarkEnd w:id="107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1078" w:author="David Conklin" w:date="2021-02-22T11:42:00Z">
        <w:r w:rsidR="00BD3188">
          <w:t>at</w:t>
        </w:r>
      </w:ins>
      <w:del w:id="1079"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1080" w:author="David Conklin" w:date="2021-02-22T11:42:00Z">
        <w:r w:rsidR="00BD3188">
          <w:t>-</w:t>
        </w:r>
      </w:ins>
      <w:del w:id="1081"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82" w:name="_Toc66779416"/>
      <w:r>
        <w:t>Attributes of interest in the wetlands study</w:t>
      </w:r>
      <w:bookmarkEnd w:id="108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83" w:name="_Toc66779417"/>
      <w:r>
        <w:t>A WETNESS attribute</w:t>
      </w:r>
      <w:bookmarkEnd w:id="108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 xml:space="preserve">Existing IDU attribute SM_DAY is the amount of water held in the soil, in mm, as tracked by the CW3M’s precipitation/infiltration/runoff submodel.  It can change daily.  Conceptually it applies to the soil from </w:t>
      </w:r>
      <w:r>
        <w:lastRenderedPageBreak/>
        <w:t>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6B199A">
      <w:pPr>
        <w:pStyle w:val="Heading2"/>
        <w:rPr>
          <w:ins w:id="1084" w:author="David Conklin" w:date="2021-03-11T07:03:00Z"/>
        </w:rPr>
        <w:pPrChange w:id="1085" w:author="David Conklin" w:date="2021-03-11T15:25:00Z">
          <w:pPr/>
        </w:pPrChange>
      </w:pPr>
      <w:bookmarkStart w:id="1086" w:name="_Toc66779418"/>
      <w:r>
        <w:t>Calculating the exchange of water between the wetland and the reach</w:t>
      </w:r>
      <w:bookmarkEnd w:id="1086"/>
    </w:p>
    <w:p w14:paraId="313BB91C" w14:textId="19821E07" w:rsidR="00376109" w:rsidRDefault="00376109" w:rsidP="006B199A">
      <w:pPr>
        <w:ind w:firstLine="720"/>
        <w:rPr>
          <w:ins w:id="1087" w:author="David Conklin" w:date="2021-03-11T07:06:00Z"/>
        </w:rPr>
        <w:pPrChange w:id="1088" w:author="David Conklin" w:date="2021-03-11T15:25:00Z">
          <w:pPr/>
        </w:pPrChange>
      </w:pPr>
      <w:ins w:id="1089" w:author="David Conklin" w:date="2021-03-11T07:03:00Z">
        <w:r>
          <w:t>Conceptually, flow out of the reach int</w:t>
        </w:r>
      </w:ins>
      <w:ins w:id="1090" w:author="David Conklin" w:date="2021-03-11T07:04:00Z">
        <w:r>
          <w:t xml:space="preserve">o adjacent wetlands is modeled as a diversion from </w:t>
        </w:r>
      </w:ins>
      <w:ins w:id="1091" w:author="David Conklin" w:date="2021-03-11T15:21:00Z">
        <w:r w:rsidR="006B199A">
          <w:t xml:space="preserve">just upstream of the </w:t>
        </w:r>
      </w:ins>
      <w:ins w:id="1092" w:author="David Conklin" w:date="2021-03-11T07:04:00Z">
        <w:r>
          <w:t xml:space="preserve">downstream end of the reach. </w:t>
        </w:r>
      </w:ins>
      <w:ins w:id="1093" w:author="David Conklin" w:date="2021-03-11T15:22:00Z">
        <w:r w:rsidR="006B199A">
          <w:t xml:space="preserve">The flow from the reach to the wetland is not included in the </w:t>
        </w:r>
      </w:ins>
      <w:ins w:id="1094" w:author="David Conklin" w:date="2021-03-11T15:23:00Z">
        <w:r w:rsidR="006B199A">
          <w:t xml:space="preserve">value of the </w:t>
        </w:r>
      </w:ins>
      <w:ins w:id="1095" w:author="David Conklin" w:date="2021-03-11T15:22:00Z">
        <w:r w:rsidR="006B199A">
          <w:t>discharge</w:t>
        </w:r>
      </w:ins>
      <w:ins w:id="1096" w:author="David Conklin" w:date="2021-03-11T15:23:00Z">
        <w:r w:rsidR="006B199A">
          <w:t xml:space="preserve"> at the downstream end of the reach.</w:t>
        </w:r>
      </w:ins>
      <w:ins w:id="1097" w:author="David Conklin" w:date="2021-03-11T15:22:00Z">
        <w:r w:rsidR="006B199A">
          <w:t xml:space="preserve"> </w:t>
        </w:r>
      </w:ins>
      <w:ins w:id="1098" w:author="David Conklin" w:date="2021-03-11T07:04:00Z">
        <w:r>
          <w:t xml:space="preserve"> Flow from subreach to subreach within the reach is </w:t>
        </w:r>
      </w:ins>
      <w:ins w:id="1099" w:author="David Conklin" w:date="2021-03-11T07:05:00Z">
        <w:r>
          <w:t>modeled without recognition that in reality</w:t>
        </w:r>
        <w:r w:rsidR="00EE1C86">
          <w:t xml:space="preserve"> the discharge from a subreach is diminished by the overbank</w:t>
        </w:r>
      </w:ins>
      <w:ins w:id="1100" w:author="David Conklin" w:date="2021-03-11T07:06:00Z">
        <w:r w:rsidR="00EE1C86">
          <w:t xml:space="preserve"> spillage within the subreach.</w:t>
        </w:r>
      </w:ins>
      <w:ins w:id="1101" w:author="David Conklin" w:date="2021-03-11T15:19:00Z">
        <w:r w:rsidR="006B199A">
          <w:t xml:space="preserve">  Flow back into the reach from the wet</w:t>
        </w:r>
      </w:ins>
      <w:ins w:id="1102" w:author="David Conklin" w:date="2021-03-11T15:20:00Z">
        <w:r w:rsidR="006B199A">
          <w:t>land over the top of the streambank is modeled like other lateral flows.</w:t>
        </w:r>
      </w:ins>
    </w:p>
    <w:p w14:paraId="793699CB" w14:textId="77777777" w:rsidR="00EE1C86" w:rsidRPr="00376109" w:rsidRDefault="00EE1C86" w:rsidP="00376109">
      <w:pPr>
        <w:rPr>
          <w:rPrChange w:id="1103" w:author="David Conklin" w:date="2021-03-11T07:03:00Z">
            <w:rPr/>
          </w:rPrChange>
        </w:rPr>
        <w:pPrChange w:id="1104" w:author="David Conklin" w:date="2021-03-11T07:03:00Z">
          <w:pPr>
            <w:pStyle w:val="Heading2"/>
          </w:pPr>
        </w:pPrChange>
      </w:pPr>
    </w:p>
    <w:p w14:paraId="71419F3E" w14:textId="001ADEBC" w:rsidR="00871F69" w:rsidRDefault="00871F69" w:rsidP="00871F69">
      <w:pPr>
        <w:pStyle w:val="Heading3"/>
      </w:pPr>
      <w:bookmarkStart w:id="1105" w:name="_Toc66779419"/>
      <w:r>
        <w:t xml:space="preserve">Wetland </w:t>
      </w:r>
      <w:r w:rsidR="007A55EC">
        <w:t xml:space="preserve">IDU </w:t>
      </w:r>
      <w:r>
        <w:t>parameters</w:t>
      </w:r>
      <w:bookmarkEnd w:id="110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ins w:id="1106" w:author="David Conklin" w:date="2021-03-11T15:25:00Z">
        <w:r w:rsidR="006B199A">
          <w:t>, cms</w:t>
        </w:r>
      </w:ins>
    </w:p>
    <w:p w14:paraId="65DA3334" w14:textId="0C544C38" w:rsidR="00871F69" w:rsidRDefault="00871F69" w:rsidP="00871F69">
      <w:pPr>
        <w:pStyle w:val="Heading3"/>
        <w:rPr>
          <w:ins w:id="1107" w:author="David Conklin" w:date="2021-03-11T06:59:00Z"/>
        </w:rPr>
      </w:pPr>
      <w:bookmarkStart w:id="1108" w:name="_Toc66779420"/>
      <w:r>
        <w:t>Reach parameters</w:t>
      </w:r>
      <w:bookmarkEnd w:id="1108"/>
    </w:p>
    <w:p w14:paraId="18FCBB17" w14:textId="21CA4A84" w:rsidR="00376109" w:rsidRPr="00376109" w:rsidRDefault="00376109" w:rsidP="006C44A4">
      <w:pPr>
        <w:ind w:left="1440" w:hanging="720"/>
        <w:rPr>
          <w:rPrChange w:id="1109" w:author="David Conklin" w:date="2021-03-11T06:59:00Z">
            <w:rPr/>
          </w:rPrChange>
        </w:rPr>
        <w:pPrChange w:id="1110" w:author="David Conklin" w:date="2021-03-11T09:40:00Z">
          <w:pPr>
            <w:pStyle w:val="Heading3"/>
          </w:pPr>
        </w:pPrChange>
      </w:pPr>
      <w:ins w:id="1111" w:author="David Conklin" w:date="2021-03-11T07:00:00Z">
        <w:r>
          <w:t xml:space="preserve">Q – total flow out of the reach both downstream </w:t>
        </w:r>
      </w:ins>
      <w:ins w:id="1112" w:author="David Conklin" w:date="2021-03-11T07:01:00Z">
        <w:r>
          <w:t>and over the banks</w:t>
        </w:r>
      </w:ins>
      <w:ins w:id="1113" w:author="David Conklin" w:date="2021-03-11T09:39:00Z">
        <w:r w:rsidR="006C44A4">
          <w:t xml:space="preserve"> into adjacent wetlands</w:t>
        </w:r>
      </w:ins>
      <w:ins w:id="1114" w:author="David Conklin" w:date="2021-03-11T07:01:00Z">
        <w:r>
          <w:t>, cms</w:t>
        </w:r>
      </w:ins>
    </w:p>
    <w:p w14:paraId="0256077B" w14:textId="115BE627" w:rsidR="00B447EE" w:rsidRPr="00054B65" w:rsidRDefault="00B447EE" w:rsidP="00376109">
      <w:pPr>
        <w:ind w:left="1440" w:hanging="720"/>
        <w:pPrChange w:id="1115" w:author="David Conklin" w:date="2021-03-11T06:57:00Z">
          <w:pPr>
            <w:ind w:firstLine="720"/>
          </w:pPr>
        </w:pPrChange>
      </w:pPr>
      <w:r>
        <w:t>Q</w:t>
      </w:r>
      <w:ins w:id="1116" w:author="David Conklin" w:date="2021-03-11T06:56:00Z">
        <w:r w:rsidR="00376109">
          <w:t>_DISCHARG</w:t>
        </w:r>
      </w:ins>
      <w:r>
        <w:t xml:space="preserve"> – flow</w:t>
      </w:r>
      <w:ins w:id="1117" w:author="David Conklin" w:date="2021-03-11T06:56:00Z">
        <w:r w:rsidR="00376109">
          <w:t xml:space="preserve"> downstream at the downstream end of the reach to the upstream </w:t>
        </w:r>
      </w:ins>
      <w:ins w:id="1118" w:author="David Conklin" w:date="2021-03-11T06:57:00Z">
        <w:r w:rsidR="00376109">
          <w:t>end of the adjacent reach</w:t>
        </w:r>
      </w:ins>
      <w:r>
        <w:t>, cms</w:t>
      </w:r>
      <w:ins w:id="1119" w:author="David Conklin" w:date="2021-03-11T06:58:00Z">
        <w:r w:rsidR="00376109">
          <w:t xml:space="preserve"> </w:t>
        </w:r>
      </w:ins>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ins w:id="1120" w:author="David Conklin" w:date="2021-03-10T06:08:00Z">
        <w:r w:rsidR="00C83F9F">
          <w:t>, calculate</w:t>
        </w:r>
      </w:ins>
      <w:ins w:id="1121" w:author="David Conklin" w:date="2021-03-10T06:09:00Z">
        <w:r w:rsidR="00C83F9F">
          <w:t xml:space="preserve">d at the end of the reach loop in </w:t>
        </w:r>
      </w:ins>
      <w:ins w:id="1122" w:author="David Conklin" w:date="2021-03-10T06:08:00Z">
        <w:r w:rsidR="00C83F9F">
          <w:t>ReachRouting::SolveReachKinema</w:t>
        </w:r>
      </w:ins>
      <w:ins w:id="1123" w:author="David Conklin" w:date="2021-03-10T06:09:00Z">
        <w:r w:rsidR="00C83F9F">
          <w:t>ticWave()</w:t>
        </w:r>
      </w:ins>
    </w:p>
    <w:p w14:paraId="1574AA3A" w14:textId="41C76A56" w:rsidR="00F40120" w:rsidRDefault="00F40120" w:rsidP="006D6388">
      <w:pPr>
        <w:rPr>
          <w:ins w:id="1124" w:author="David Conklin" w:date="2021-03-11T07:02:00Z"/>
        </w:rPr>
      </w:pPr>
    </w:p>
    <w:p w14:paraId="1A473CFC" w14:textId="4BC45477" w:rsidR="00376109" w:rsidRDefault="00376109" w:rsidP="006D6388">
      <w:ins w:id="1125" w:author="David Conklin" w:date="2021-03-11T07:02:00Z">
        <w:r>
          <w:t>Under all conditions, Q = Q_DISCHARG + Q2WETL.</w:t>
        </w:r>
      </w:ins>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rPr>
          <w:ins w:id="1126" w:author="David Conklin" w:date="2021-03-11T15:28:00Z"/>
        </w:rPr>
      </w:pPr>
      <w:r>
        <w:t>Q2WETL = (Q – Q_CAP) * QSPILL_FRC</w:t>
      </w:r>
    </w:p>
    <w:p w14:paraId="12F203C1" w14:textId="2F6DD4A8" w:rsidR="006B199A" w:rsidRDefault="006B199A" w:rsidP="00A8214A">
      <w:pPr>
        <w:ind w:firstLine="720"/>
      </w:pPr>
      <w:ins w:id="1127" w:author="David Conklin" w:date="2021-03-11T15:28:00Z">
        <w:r>
          <w:t>Q_DISCHARG = Q – Q2WETL</w:t>
        </w:r>
      </w:ins>
    </w:p>
    <w:p w14:paraId="0718A83D" w14:textId="12B9F23C"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1128" w:author="David Conklin" w:date="2021-03-11T15:28:00Z">
        <w:r w:rsidR="009425BC" w:rsidDel="006B199A">
          <w:delText>8/14/2</w:delText>
        </w:r>
      </w:del>
      <w:ins w:id="1129" w:author="David Conklin" w:date="2021-03-11T15:29:00Z">
        <w:r w:rsidR="006B199A">
          <w:t>3/11/21</w:t>
        </w:r>
      </w:ins>
      <w:del w:id="1130" w:author="David Conklin" w:date="2021-03-11T15:29:00Z">
        <w:r w:rsidR="009425BC" w:rsidDel="006B199A">
          <w:delText>0</w:delText>
        </w:r>
      </w:del>
      <w:r w:rsidR="009425BC">
        <w:t>.</w:t>
      </w:r>
    </w:p>
    <w:p w14:paraId="7D801087" w14:textId="5A3188A9" w:rsidR="000219DD" w:rsidRDefault="000219DD" w:rsidP="006D6388">
      <w:r>
        <w:lastRenderedPageBreak/>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724999E4" w:rsidR="006B199A" w:rsidRDefault="00CA1F9F" w:rsidP="006B199A">
      <w:pPr>
        <w:pStyle w:val="Heading2"/>
        <w:rPr>
          <w:ins w:id="1131" w:author="David Conklin" w:date="2021-03-11T15:24:00Z"/>
        </w:rPr>
      </w:pPr>
      <w:moveFromRangeStart w:id="1132" w:author="David Conklin" w:date="2021-03-11T15:31:00Z" w:name="move66369117"/>
      <w:moveFrom w:id="1133" w:author="David Conklin" w:date="2021-03-11T15:31:00Z">
        <w:r w:rsidDel="00E5652B">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From>
      <w:bookmarkStart w:id="1134" w:name="_Toc66779421"/>
      <w:moveFromRangeEnd w:id="1132"/>
      <w:ins w:id="1135" w:author="David Conklin" w:date="2021-03-11T15:24:00Z">
        <w:r w:rsidR="006B199A">
          <w:t>Implementation of the exchange of water between the wetland and the reach</w:t>
        </w:r>
        <w:bookmarkEnd w:id="1134"/>
      </w:ins>
    </w:p>
    <w:p w14:paraId="2F0BE6BA" w14:textId="1D2EEA7C" w:rsidR="00405568" w:rsidRDefault="00405568" w:rsidP="00E5652B">
      <w:pPr>
        <w:rPr>
          <w:ins w:id="1136" w:author="David Conklin" w:date="2021-03-12T10:01:00Z"/>
        </w:rPr>
      </w:pPr>
      <w:ins w:id="1137" w:author="David Conklin" w:date="2021-03-12T10:01:00Z">
        <w:r>
          <w:tab/>
          <w:t xml:space="preserve">There is a mismatch between the scale at which </w:t>
        </w:r>
      </w:ins>
      <w:ins w:id="1138" w:author="David Conklin" w:date="2021-03-12T10:03:00Z">
        <w:r>
          <w:t xml:space="preserve">HBV in CW3M </w:t>
        </w:r>
      </w:ins>
      <w:ins w:id="1139" w:author="David Conklin" w:date="2021-03-12T10:01:00Z">
        <w:r>
          <w:t>tracks water</w:t>
        </w:r>
      </w:ins>
      <w:ins w:id="1140" w:author="David Conklin" w:date="2021-03-12T10:02:00Z">
        <w:r>
          <w:t xml:space="preserve"> (HRUs) and the scale at which </w:t>
        </w:r>
      </w:ins>
      <w:ins w:id="1141" w:author="David Conklin" w:date="2021-03-12T10:03:00Z">
        <w:r>
          <w:t xml:space="preserve">the </w:t>
        </w:r>
      </w:ins>
      <w:ins w:id="1142" w:author="David Conklin" w:date="2021-03-12T10:02:00Z">
        <w:r>
          <w:t>CW3M</w:t>
        </w:r>
      </w:ins>
      <w:ins w:id="1143" w:author="David Conklin" w:date="2021-03-12T10:03:00Z">
        <w:r>
          <w:t xml:space="preserve"> wetland model </w:t>
        </w:r>
      </w:ins>
      <w:ins w:id="1144" w:author="David Conklin" w:date="2021-03-12T10:02:00Z">
        <w:r>
          <w:t>represents wetlands (IDUs).</w:t>
        </w:r>
      </w:ins>
      <w:ins w:id="1145" w:author="David Conklin" w:date="2021-03-12T10:04:00Z">
        <w:r>
          <w:t xml:space="preserve">  A similar scale mismatch between HBV and irrigation was accomodated by a</w:t>
        </w:r>
      </w:ins>
      <w:ins w:id="1146" w:author="David Conklin" w:date="2021-03-12T10:05:00Z">
        <w:r>
          <w:t>dding an “irrigated soil water” compartment</w:t>
        </w:r>
      </w:ins>
      <w:ins w:id="1147" w:author="David Conklin" w:date="2021-03-12T10:06:00Z">
        <w:r>
          <w:t xml:space="preserve"> (BOX_</w:t>
        </w:r>
      </w:ins>
      <w:ins w:id="1148" w:author="David Conklin" w:date="2021-03-12T10:07:00Z">
        <w:r>
          <w:t>IRRIG_SOIL)</w:t>
        </w:r>
      </w:ins>
      <w:ins w:id="1149" w:author="David Conklin" w:date="2021-03-12T10:05:00Z">
        <w:r>
          <w:t xml:space="preserve"> to the soil “layers” re</w:t>
        </w:r>
      </w:ins>
      <w:ins w:id="1150" w:author="David Conklin" w:date="2021-03-12T10:06:00Z">
        <w:r>
          <w:t>cognized by HBV</w:t>
        </w:r>
      </w:ins>
      <w:ins w:id="1151" w:author="David Conklin" w:date="2021-03-12T10:08:00Z">
        <w:r>
          <w:t>.  This addition allowe</w:t>
        </w:r>
      </w:ins>
      <w:ins w:id="1152" w:author="David Conklin" w:date="2021-03-12T10:09:00Z">
        <w:r>
          <w:t>d some IDUs within a given HRU to be irrigated, and others not irrigated.</w:t>
        </w:r>
      </w:ins>
      <w:ins w:id="1153" w:author="David Conklin" w:date="2021-03-12T10:10:00Z">
        <w:r>
          <w:t xml:space="preserve">  The wetland </w:t>
        </w:r>
      </w:ins>
      <w:ins w:id="1154" w:author="David Conklin" w:date="2021-03-12T10:11:00Z">
        <w:r w:rsidR="008D5BFA">
          <w:t>model accomodates both wetland and non-wetland IDUs withi</w:t>
        </w:r>
      </w:ins>
      <w:ins w:id="1155" w:author="David Conklin" w:date="2021-03-12T10:12:00Z">
        <w:r w:rsidR="008D5BFA">
          <w:t xml:space="preserve">n a single HRU, </w:t>
        </w:r>
      </w:ins>
      <w:ins w:id="1156" w:author="David Conklin" w:date="2021-03-12T10:13:00Z">
        <w:r w:rsidR="008D5BFA">
          <w:t>and tracks the different conditions from one wetland IDU to another, through the u</w:t>
        </w:r>
      </w:ins>
      <w:ins w:id="1157" w:author="David Conklin" w:date="2021-03-12T10:14:00Z">
        <w:r w:rsidR="008D5BFA">
          <w:t xml:space="preserve">se of IDU attributes: LULC_B, VEGCLASS, WETNESS, </w:t>
        </w:r>
      </w:ins>
      <w:ins w:id="1158" w:author="David Conklin" w:date="2021-03-12T10:15:00Z">
        <w:r w:rsidR="008D5BFA">
          <w:t xml:space="preserve">and </w:t>
        </w:r>
      </w:ins>
      <w:ins w:id="1159" w:author="David Conklin" w:date="2021-03-12T10:14:00Z">
        <w:r w:rsidR="008D5BFA">
          <w:t>W</w:t>
        </w:r>
      </w:ins>
      <w:ins w:id="1160" w:author="David Conklin" w:date="2021-03-12T10:15:00Z">
        <w:r w:rsidR="008D5BFA">
          <w:t>ETL_CAP.</w:t>
        </w:r>
      </w:ins>
      <w:ins w:id="1161" w:author="David Conklin" w:date="2021-03-12T10:16:00Z">
        <w:r w:rsidR="008D5BFA">
          <w:t xml:space="preserve">  Maintaining overall water balance</w:t>
        </w:r>
      </w:ins>
      <w:ins w:id="1162" w:author="David Conklin" w:date="2021-03-12T10:17:00Z">
        <w:r w:rsidR="008D5BFA">
          <w:t>, however, requires tracking water at the HRU level</w:t>
        </w:r>
      </w:ins>
      <w:ins w:id="1163" w:author="David Conklin" w:date="2021-03-12T10:19:00Z">
        <w:r w:rsidR="008D5BFA">
          <w:t xml:space="preserve"> in HBV.  To fit within </w:t>
        </w:r>
      </w:ins>
      <w:ins w:id="1164" w:author="David Conklin" w:date="2021-03-12T10:20:00Z">
        <w:r w:rsidR="008D5BFA">
          <w:t xml:space="preserve">the existing CW3M/HBV/HRU structure, standing water in </w:t>
        </w:r>
      </w:ins>
      <w:ins w:id="1165" w:author="David Conklin" w:date="2021-03-12T10:21:00Z">
        <w:r w:rsidR="00416577">
          <w:t>wetland IDUs will be aggregated into the “meltwater” (BOX_MELT) compartment</w:t>
        </w:r>
      </w:ins>
      <w:ins w:id="1166" w:author="David Conklin" w:date="2021-03-12T10:22:00Z">
        <w:r w:rsidR="00416577">
          <w:t xml:space="preserve"> CW3M’s HBV implementation.</w:t>
        </w:r>
      </w:ins>
      <w:ins w:id="1167" w:author="David Conklin" w:date="2021-03-12T10:23:00Z">
        <w:r w:rsidR="00416577">
          <w:t xml:space="preserve">  This is a compromise, and carries with it the consequence that on any given day an HRU may </w:t>
        </w:r>
      </w:ins>
      <w:ins w:id="1168" w:author="David Conklin" w:date="2021-03-12T10:25:00Z">
        <w:r w:rsidR="00416577">
          <w:t>contain</w:t>
        </w:r>
      </w:ins>
      <w:ins w:id="1169" w:author="David Conklin" w:date="2021-03-12T10:24:00Z">
        <w:r w:rsidR="00416577">
          <w:t xml:space="preserve"> either snow on the ground or standing water</w:t>
        </w:r>
      </w:ins>
      <w:ins w:id="1170" w:author="David Conklin" w:date="2021-03-12T10:25:00Z">
        <w:r w:rsidR="00416577">
          <w:t xml:space="preserve"> in wetland IDUs, </w:t>
        </w:r>
      </w:ins>
      <w:ins w:id="1171" w:author="David Conklin" w:date="2021-03-12T10:26:00Z">
        <w:r w:rsidR="00416577">
          <w:t xml:space="preserve">but not both.  </w:t>
        </w:r>
      </w:ins>
      <w:ins w:id="1172" w:author="David Conklin" w:date="2021-03-12T10:27:00Z">
        <w:r w:rsidR="00416577">
          <w:t xml:space="preserve">That limitation is similar to </w:t>
        </w:r>
      </w:ins>
      <w:ins w:id="1173" w:author="David Conklin" w:date="2021-03-12T10:29:00Z">
        <w:r w:rsidR="00416577">
          <w:t>other</w:t>
        </w:r>
      </w:ins>
      <w:ins w:id="1174" w:author="David Conklin" w:date="2021-03-12T10:27:00Z">
        <w:r w:rsidR="00416577">
          <w:t xml:space="preserve"> limitation</w:t>
        </w:r>
      </w:ins>
      <w:ins w:id="1175" w:author="David Conklin" w:date="2021-03-12T10:29:00Z">
        <w:r w:rsidR="00416577">
          <w:t>s</w:t>
        </w:r>
      </w:ins>
      <w:ins w:id="1176" w:author="David Conklin" w:date="2021-03-12T10:27:00Z">
        <w:r w:rsidR="00416577">
          <w:t xml:space="preserve"> already present in CW3M</w:t>
        </w:r>
      </w:ins>
      <w:ins w:id="1177" w:author="David Conklin" w:date="2021-03-12T10:28:00Z">
        <w:r w:rsidR="00416577">
          <w:t xml:space="preserve"> – the assumption</w:t>
        </w:r>
      </w:ins>
      <w:ins w:id="1178" w:author="David Conklin" w:date="2021-03-12T10:29:00Z">
        <w:r w:rsidR="00416577">
          <w:t>s</w:t>
        </w:r>
      </w:ins>
      <w:ins w:id="1179" w:author="David Conklin" w:date="2021-03-12T10:28:00Z">
        <w:r w:rsidR="00416577">
          <w:t xml:space="preserve"> that reaches never freeze</w:t>
        </w:r>
      </w:ins>
      <w:ins w:id="1180" w:author="David Conklin" w:date="2021-03-12T10:29:00Z">
        <w:r w:rsidR="00416577">
          <w:t xml:space="preserve"> and never stop flowing</w:t>
        </w:r>
      </w:ins>
      <w:ins w:id="1181" w:author="David Conklin" w:date="2021-03-12T10:30:00Z">
        <w:r w:rsidR="00416577">
          <w:t xml:space="preserve">.  </w:t>
        </w:r>
      </w:ins>
    </w:p>
    <w:p w14:paraId="35143BDC" w14:textId="21EDCF74" w:rsidR="00E5652B" w:rsidRDefault="00E5652B" w:rsidP="00E5652B">
      <w:pPr>
        <w:rPr>
          <w:moveTo w:id="1182" w:author="David Conklin" w:date="2021-03-11T15:31:00Z"/>
        </w:rPr>
      </w:pPr>
      <w:ins w:id="1183" w:author="David Conklin" w:date="2021-03-11T15:32:00Z">
        <w:r>
          <w:tab/>
        </w:r>
      </w:ins>
      <w:ins w:id="1184" w:author="David Conklin" w:date="2021-03-12T10:56:00Z">
        <w:r w:rsidR="00310B10">
          <w:t xml:space="preserve">A boolean variable </w:t>
        </w:r>
        <w:r w:rsidR="00310B10" w:rsidRPr="00310B10">
          <w:rPr>
            <w:i/>
            <w:iCs/>
            <w:rPrChange w:id="1185" w:author="David Conklin" w:date="2021-03-12T10:56:00Z">
              <w:rPr/>
            </w:rPrChange>
          </w:rPr>
          <w:t>m_standingH2Oflag</w:t>
        </w:r>
        <w:r w:rsidR="00310B10">
          <w:t xml:space="preserve"> has been added to the HRU class</w:t>
        </w:r>
      </w:ins>
      <w:ins w:id="1186" w:author="David Conklin" w:date="2021-03-12T10:57:00Z">
        <w:r w:rsidR="00310B10">
          <w:t xml:space="preserve"> to indicate when BOX_MELT is being used to track standing water in wetland IDUs instead of melt water in </w:t>
        </w:r>
      </w:ins>
      <w:ins w:id="1187" w:author="David Conklin" w:date="2021-03-12T10:58:00Z">
        <w:r w:rsidR="00310B10">
          <w:t>a snowpack.</w:t>
        </w:r>
      </w:ins>
      <w:ins w:id="1188" w:author="David Conklin" w:date="2021-03-12T06:22:00Z">
        <w:r w:rsidR="00E24ADB">
          <w:t xml:space="preserve">  </w:t>
        </w:r>
      </w:ins>
      <w:moveToRangeStart w:id="1189" w:author="David Conklin" w:date="2021-03-11T15:31:00Z" w:name="move66369117"/>
      <w:moveTo w:id="1190" w:author="David Conklin" w:date="2021-03-11T15:31:00Z">
        <w:r>
          <w:t>It will be necessary to add logic to HBV::HBVdailyProcess()</w:t>
        </w:r>
      </w:moveTo>
      <w:ins w:id="1191" w:author="David Conklin" w:date="2021-03-11T15:46:00Z">
        <w:r w:rsidR="00090134">
          <w:t xml:space="preserve"> for wetland IDUs</w:t>
        </w:r>
      </w:ins>
      <w:moveTo w:id="1192" w:author="David Conklin" w:date="2021-03-11T15:31:00Z">
        <w:r>
          <w:t xml:space="preserve"> </w:t>
        </w:r>
      </w:moveTo>
      <w:ins w:id="1193" w:author="David Conklin" w:date="2021-03-11T15:36:00Z">
        <w:r>
          <w:t>somewhat analogous to that for</w:t>
        </w:r>
      </w:ins>
      <w:moveTo w:id="1194" w:author="David Conklin" w:date="2021-03-11T15:31:00Z">
        <w:del w:id="1195" w:author="David Conklin" w:date="2021-03-11T15:46:00Z">
          <w:r w:rsidDel="00090134">
            <w:delText>to use</w:delText>
          </w:r>
        </w:del>
        <w:r>
          <w:t xml:space="preserve"> SOILH2OEST</w:t>
        </w:r>
      </w:moveTo>
      <w:ins w:id="1196" w:author="David Conklin" w:date="2021-03-11T15:47:00Z">
        <w:r w:rsidR="00090134">
          <w:t xml:space="preserve"> for IDUs in agricultural use.  The new logic would</w:t>
        </w:r>
      </w:ins>
      <w:ins w:id="1197" w:author="David Conklin" w:date="2021-03-11T15:48:00Z">
        <w:r w:rsidR="00090134">
          <w:t xml:space="preserve"> maintain the value of the WETNESS attribute and calculate WETL2Q </w:t>
        </w:r>
      </w:ins>
      <w:moveTo w:id="1198" w:author="David Conklin" w:date="2021-03-11T15:31:00Z">
        <w:del w:id="1199" w:author="David Conklin" w:date="2021-03-11T15:48:00Z">
          <w:r w:rsidDel="00090134">
            <w:delText xml:space="preserve"> </w:delText>
          </w:r>
        </w:del>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To>
    </w:p>
    <w:p w14:paraId="64493B97" w14:textId="237F9F16" w:rsidR="00E5652B" w:rsidRDefault="00B81710" w:rsidP="00E5652B">
      <w:pPr>
        <w:rPr>
          <w:ins w:id="1200" w:author="David Conklin" w:date="2021-03-11T16:04:00Z"/>
        </w:rPr>
      </w:pPr>
      <w:ins w:id="1201" w:author="David Conklin" w:date="2021-03-11T15:54:00Z">
        <w:r>
          <w:tab/>
          <w:t xml:space="preserve">As </w:t>
        </w:r>
      </w:ins>
      <w:ins w:id="1202" w:author="David Conklin" w:date="2021-03-11T15:55:00Z">
        <w:r>
          <w:t>of early 2021, HBV in CW3M does not have any explicit provisions for what happens to standing water</w:t>
        </w:r>
      </w:ins>
      <w:ins w:id="1203" w:author="David Conklin" w:date="2021-03-11T15:56:00Z">
        <w:r>
          <w:t xml:space="preserve"> on the soil surface; rather, it assumes that excess water will run off immediately to the </w:t>
        </w:r>
      </w:ins>
      <w:ins w:id="1204" w:author="David Conklin" w:date="2021-03-11T15:57:00Z">
        <w:r>
          <w:t>streams.  The new wetland model will incorporate the</w:t>
        </w:r>
      </w:ins>
      <w:ins w:id="1205" w:author="David Conklin" w:date="2021-03-11T15:58:00Z">
        <w:r>
          <w:t xml:space="preserve"> assumption that whenever there is standing water, the topsoil is at field capacity</w:t>
        </w:r>
      </w:ins>
      <w:ins w:id="1206" w:author="David Conklin" w:date="2021-03-11T15:59:00Z">
        <w:r>
          <w:t>, and calculate</w:t>
        </w:r>
        <w:r w:rsidR="00172A8D">
          <w:t xml:space="preserve"> drainage through the soil accordingly.  </w:t>
        </w:r>
      </w:ins>
      <w:ins w:id="1207" w:author="David Conklin" w:date="2021-03-11T16:00:00Z">
        <w:r w:rsidR="00172A8D">
          <w:t xml:space="preserve">Each day an amount of water will be withdrawn from the standing water </w:t>
        </w:r>
      </w:ins>
      <w:ins w:id="1208" w:author="David Conklin" w:date="2021-03-11T16:01:00Z">
        <w:r w:rsidR="00172A8D">
          <w:t xml:space="preserve">sufficient </w:t>
        </w:r>
      </w:ins>
      <w:ins w:id="1209" w:author="David Conklin" w:date="2021-03-11T16:00:00Z">
        <w:r w:rsidR="00172A8D">
          <w:t>to restore the soil to field capacity.</w:t>
        </w:r>
      </w:ins>
      <w:ins w:id="1210" w:author="David Conklin" w:date="2021-03-11T16:01:00Z">
        <w:r w:rsidR="00172A8D">
          <w:t xml:space="preserve">  In addition, </w:t>
        </w:r>
      </w:ins>
      <w:ins w:id="1211" w:author="David Conklin" w:date="2021-03-11T16:02:00Z">
        <w:r w:rsidR="00172A8D">
          <w:t>wh</w:t>
        </w:r>
      </w:ins>
      <w:ins w:id="1212" w:author="David Conklin" w:date="2021-03-11T16:03:00Z">
        <w:r w:rsidR="00172A8D">
          <w:t xml:space="preserve">enever Q_DISCHARG is less than Q_CAP, </w:t>
        </w:r>
      </w:ins>
      <w:ins w:id="1213" w:author="David Conklin" w:date="2021-03-11T16:01:00Z">
        <w:r w:rsidR="00172A8D">
          <w:t>standing water above WETL_CAP</w:t>
        </w:r>
      </w:ins>
      <w:ins w:id="1214" w:author="David Conklin" w:date="2021-03-11T16:02:00Z">
        <w:r w:rsidR="00172A8D">
          <w:t xml:space="preserve"> will flow back to the stream as WETL2Q.</w:t>
        </w:r>
      </w:ins>
      <w:ins w:id="1215" w:author="David Conklin" w:date="2021-03-11T16:03:00Z">
        <w:r w:rsidR="00172A8D">
          <w:t>, in an</w:t>
        </w:r>
      </w:ins>
      <w:ins w:id="1216" w:author="David Conklin" w:date="2021-03-11T16:04:00Z">
        <w:r w:rsidR="00172A8D">
          <w:t xml:space="preserve"> amount sufficient to bring Q_DISCHARG back to Q_CAP.</w:t>
        </w:r>
      </w:ins>
    </w:p>
    <w:p w14:paraId="7206DB57" w14:textId="6B869248" w:rsidR="00172A8D" w:rsidRDefault="00172A8D" w:rsidP="00E5652B">
      <w:pPr>
        <w:rPr>
          <w:ins w:id="1217" w:author="David Conklin" w:date="2021-03-12T05:38:00Z"/>
        </w:rPr>
      </w:pPr>
      <w:ins w:id="1218" w:author="David Conklin" w:date="2021-03-11T16:04:00Z">
        <w:r>
          <w:tab/>
        </w:r>
      </w:ins>
      <w:ins w:id="1219" w:author="David Conklin" w:date="2021-03-12T05:37:00Z">
        <w:r w:rsidR="000867E6">
          <w:t>A</w:t>
        </w:r>
      </w:ins>
      <w:ins w:id="1220" w:author="David Conklin" w:date="2021-03-11T16:05:00Z">
        <w:r>
          <w:t xml:space="preserve"> calculation of evapo</w:t>
        </w:r>
      </w:ins>
      <w:ins w:id="1221" w:author="David Conklin" w:date="2021-03-11T16:06:00Z">
        <w:r>
          <w:t>ration</w:t>
        </w:r>
      </w:ins>
      <w:ins w:id="1222" w:author="David Conklin" w:date="2021-03-11T16:05:00Z">
        <w:r>
          <w:t xml:space="preserve"> from the surface of any standing water</w:t>
        </w:r>
      </w:ins>
      <w:ins w:id="1223" w:author="David Conklin" w:date="2021-03-11T16:06:00Z">
        <w:r>
          <w:t xml:space="preserve"> in the wetland IDUs will be added to the existing </w:t>
        </w:r>
      </w:ins>
      <w:ins w:id="1224" w:author="David Conklin" w:date="2021-03-11T16:07:00Z">
        <w:r>
          <w:t>ET calculations.  The new logic may take advantage of LAI information associated with the wetland states.</w:t>
        </w:r>
      </w:ins>
    </w:p>
    <w:p w14:paraId="7C0BC26E" w14:textId="77777777" w:rsidR="00C0016F" w:rsidRDefault="00C0016F">
      <w:pPr>
        <w:rPr>
          <w:ins w:id="1225" w:author="David Conklin" w:date="2021-03-12T10:31:00Z"/>
        </w:rPr>
      </w:pPr>
      <w:ins w:id="1226" w:author="David Conklin" w:date="2021-03-12T10:31:00Z">
        <w:r>
          <w:br w:type="page"/>
        </w:r>
      </w:ins>
    </w:p>
    <w:p w14:paraId="24A6C47A" w14:textId="31A758F0" w:rsidR="000867E6" w:rsidRDefault="000867E6" w:rsidP="00E5652B">
      <w:pPr>
        <w:rPr>
          <w:ins w:id="1227" w:author="David Conklin" w:date="2021-03-12T05:44:00Z"/>
        </w:rPr>
      </w:pPr>
      <w:ins w:id="1228" w:author="David Conklin" w:date="2021-03-12T05:38:00Z">
        <w:r>
          <w:lastRenderedPageBreak/>
          <w:tab/>
        </w:r>
      </w:ins>
      <w:ins w:id="1229" w:author="David Conklin" w:date="2021-03-12T05:46:00Z">
        <w:r>
          <w:t>Withi</w:t>
        </w:r>
      </w:ins>
      <w:ins w:id="1230" w:author="David Conklin" w:date="2021-03-12T05:38:00Z">
        <w:r>
          <w:t xml:space="preserve">n the Flow daily loop, </w:t>
        </w:r>
      </w:ins>
      <w:ins w:id="1231" w:author="David Conklin" w:date="2021-03-12T05:40:00Z">
        <w:r>
          <w:t xml:space="preserve">the order of </w:t>
        </w:r>
      </w:ins>
      <w:ins w:id="1232" w:author="David Conklin" w:date="2021-03-12T05:41:00Z">
        <w:r>
          <w:t>calculation is:</w:t>
        </w:r>
      </w:ins>
    </w:p>
    <w:p w14:paraId="6A869EF4" w14:textId="2663A619" w:rsidR="000867E6" w:rsidRDefault="000867E6" w:rsidP="00E5652B">
      <w:pPr>
        <w:rPr>
          <w:ins w:id="1233" w:author="David Conklin" w:date="2021-03-12T05:41:00Z"/>
        </w:rPr>
      </w:pPr>
      <w:ins w:id="1234" w:author="David Conklin" w:date="2021-03-12T05:44:00Z">
        <w:r>
          <w:tab/>
        </w:r>
        <w:r>
          <w:tab/>
        </w:r>
        <w:r w:rsidRPr="000867E6">
          <w:rPr>
            <w:u w:val="single"/>
            <w:rPrChange w:id="1235" w:author="David Conklin" w:date="2021-03-12T05:45:00Z">
              <w:rPr/>
            </w:rPrChange>
          </w:rPr>
          <w:t>time</w:t>
        </w:r>
        <w:r>
          <w:tab/>
        </w:r>
        <w:r>
          <w:tab/>
        </w:r>
      </w:ins>
      <w:ins w:id="1236" w:author="David Conklin" w:date="2021-03-12T05:45:00Z">
        <w:r>
          <w:tab/>
        </w:r>
      </w:ins>
      <w:ins w:id="1237" w:author="David Conklin" w:date="2021-03-12T05:46:00Z">
        <w:r>
          <w:rPr>
            <w:u w:val="single"/>
          </w:rPr>
          <w:t>daily process</w:t>
        </w:r>
      </w:ins>
    </w:p>
    <w:p w14:paraId="084C930C" w14:textId="77777777" w:rsidR="0056594C" w:rsidRDefault="000867E6" w:rsidP="00E5652B">
      <w:pPr>
        <w:rPr>
          <w:ins w:id="1238" w:author="David Conklin" w:date="2021-03-12T06:27:00Z"/>
        </w:rPr>
      </w:pPr>
      <w:ins w:id="1239" w:author="David Conklin" w:date="2021-03-12T05:41:00Z">
        <w:r>
          <w:tab/>
        </w:r>
        <w:r>
          <w:tab/>
          <w:t>GMT_CATCHMENT</w:t>
        </w:r>
        <w:r>
          <w:tab/>
          <w:t>HBV</w:t>
        </w:r>
      </w:ins>
      <w:ins w:id="1240" w:author="David Conklin" w:date="2021-03-12T05:51:00Z">
        <w:r w:rsidR="00E01D0A">
          <w:tab/>
        </w:r>
        <w:r w:rsidR="00E01D0A">
          <w:tab/>
          <w:t xml:space="preserve">calculate </w:t>
        </w:r>
      </w:ins>
      <w:ins w:id="1241" w:author="David Conklin" w:date="2021-03-12T05:59:00Z">
        <w:r w:rsidR="00B14B08">
          <w:t>infiltration</w:t>
        </w:r>
      </w:ins>
      <w:ins w:id="1242" w:author="David Conklin" w:date="2021-03-12T06:27:00Z">
        <w:r w:rsidR="00E24ADB">
          <w:t>,</w:t>
        </w:r>
        <w:r w:rsidR="0056594C">
          <w:t xml:space="preserve"> WETL2Q, and WETNESS</w:t>
        </w:r>
      </w:ins>
    </w:p>
    <w:p w14:paraId="2FAD36EA" w14:textId="24568BC9" w:rsidR="000867E6" w:rsidRDefault="000867E6" w:rsidP="00E5652B">
      <w:pPr>
        <w:rPr>
          <w:ins w:id="1243" w:author="David Conklin" w:date="2021-03-12T05:42:00Z"/>
        </w:rPr>
      </w:pPr>
      <w:ins w:id="1244" w:author="David Conklin" w:date="2021-03-12T05:41:00Z">
        <w:r>
          <w:tab/>
        </w:r>
        <w:r>
          <w:tab/>
        </w:r>
        <w:r>
          <w:tab/>
        </w:r>
        <w:r>
          <w:tab/>
        </w:r>
        <w:r>
          <w:tab/>
          <w:t>EvapTr</w:t>
        </w:r>
      </w:ins>
      <w:ins w:id="1245" w:author="David Conklin" w:date="2021-03-12T05:42:00Z">
        <w:r>
          <w:t>ans</w:t>
        </w:r>
      </w:ins>
      <w:ins w:id="1246" w:author="David Conklin" w:date="2021-03-12T06:14:00Z">
        <w:r w:rsidR="00752704">
          <w:tab/>
          <w:t>calculate ET from</w:t>
        </w:r>
      </w:ins>
      <w:ins w:id="1247" w:author="David Conklin" w:date="2021-03-12T06:15:00Z">
        <w:r w:rsidR="00752704">
          <w:t xml:space="preserve"> standing water</w:t>
        </w:r>
      </w:ins>
    </w:p>
    <w:p w14:paraId="3BECDF0D" w14:textId="200CED7F" w:rsidR="00E01D0A" w:rsidRDefault="000867E6" w:rsidP="00E5652B">
      <w:pPr>
        <w:rPr>
          <w:ins w:id="1248" w:author="David Conklin" w:date="2021-03-12T05:43:00Z"/>
        </w:rPr>
      </w:pPr>
      <w:ins w:id="1249" w:author="David Conklin" w:date="2021-03-12T05:42:00Z">
        <w:r>
          <w:tab/>
        </w:r>
        <w:r>
          <w:tab/>
          <w:t>GMT_REACH</w:t>
        </w:r>
      </w:ins>
      <w:ins w:id="1250" w:author="David Conklin" w:date="2021-03-12T05:43:00Z">
        <w:r>
          <w:tab/>
        </w:r>
        <w:r>
          <w:tab/>
          <w:t>ReachRouting</w:t>
        </w:r>
      </w:ins>
      <w:ins w:id="1251" w:author="David Conklin" w:date="2021-03-12T05:51:00Z">
        <w:r w:rsidR="00E01D0A">
          <w:tab/>
        </w:r>
      </w:ins>
      <w:ins w:id="1252" w:author="David Conklin" w:date="2021-03-12T05:57:00Z">
        <w:r w:rsidR="00B14B08">
          <w:t xml:space="preserve">apply WETL2Q and </w:t>
        </w:r>
      </w:ins>
      <w:ins w:id="1253" w:author="David Conklin" w:date="2021-03-12T05:51:00Z">
        <w:r w:rsidR="00E01D0A">
          <w:t xml:space="preserve"> </w:t>
        </w:r>
      </w:ins>
      <w:ins w:id="1254" w:author="David Conklin" w:date="2021-03-12T05:52:00Z">
        <w:r w:rsidR="00E01D0A">
          <w:t>calculate Q2WETL</w:t>
        </w:r>
      </w:ins>
    </w:p>
    <w:p w14:paraId="731E1E97" w14:textId="03B9D444" w:rsidR="000867E6" w:rsidRDefault="000867E6" w:rsidP="00E5652B">
      <w:pPr>
        <w:rPr>
          <w:ins w:id="1255" w:author="David Conklin" w:date="2021-03-12T05:54:00Z"/>
        </w:rPr>
      </w:pPr>
      <w:ins w:id="1256" w:author="David Conklin" w:date="2021-03-12T05:43:00Z">
        <w:r>
          <w:tab/>
        </w:r>
        <w:r>
          <w:tab/>
          <w:t>GMT_RESERVOIR</w:t>
        </w:r>
      </w:ins>
      <w:ins w:id="1257" w:author="David Conklin" w:date="2021-03-12T05:49:00Z">
        <w:r w:rsidR="00E01D0A">
          <w:tab/>
          <w:t>Reservoir</w:t>
        </w:r>
      </w:ins>
      <w:ins w:id="1258" w:author="David Conklin" w:date="2021-03-12T05:52:00Z">
        <w:r w:rsidR="00E01D0A">
          <w:tab/>
        </w:r>
      </w:ins>
      <w:ins w:id="1259" w:author="David Conklin" w:date="2021-03-12T06:33:00Z">
        <w:r w:rsidR="0056594C">
          <w:t xml:space="preserve">update Q2WETL </w:t>
        </w:r>
      </w:ins>
    </w:p>
    <w:p w14:paraId="4F9DAB63" w14:textId="393BB5A8" w:rsidR="00E01D0A" w:rsidRPr="00E01D0A" w:rsidRDefault="00E01D0A" w:rsidP="00E5652B">
      <w:pPr>
        <w:rPr>
          <w:ins w:id="1260" w:author="David Conklin" w:date="2021-03-12T05:44:00Z"/>
          <w:rPrChange w:id="1261" w:author="David Conklin" w:date="2021-03-12T05:55:00Z">
            <w:rPr>
              <w:ins w:id="1262" w:author="David Conklin" w:date="2021-03-12T05:44:00Z"/>
            </w:rPr>
          </w:rPrChange>
        </w:rPr>
      </w:pPr>
      <w:ins w:id="1263" w:author="David Conklin" w:date="2021-03-12T05:54:00Z">
        <w:r>
          <w:tab/>
        </w:r>
        <w:r>
          <w:rPr>
            <w:i/>
            <w:iCs/>
          </w:rPr>
          <w:t>new</w:t>
        </w:r>
      </w:ins>
      <w:ins w:id="1264" w:author="David Conklin" w:date="2021-03-12T05:55:00Z">
        <w:r>
          <w:rPr>
            <w:i/>
            <w:iCs/>
          </w:rPr>
          <w:tab/>
        </w:r>
        <w:r>
          <w:t>GMT_WETLAND</w:t>
        </w:r>
        <w:r>
          <w:tab/>
        </w:r>
      </w:ins>
      <w:ins w:id="1265" w:author="David Conklin" w:date="2021-03-12T05:56:00Z">
        <w:r>
          <w:t>Wetland</w:t>
        </w:r>
        <w:r>
          <w:tab/>
          <w:t>apply</w:t>
        </w:r>
      </w:ins>
      <w:ins w:id="1266" w:author="David Conklin" w:date="2021-03-12T05:57:00Z">
        <w:r>
          <w:t xml:space="preserve"> Q2WETL</w:t>
        </w:r>
      </w:ins>
    </w:p>
    <w:p w14:paraId="250AECA5" w14:textId="7734C9D8" w:rsidR="000867E6" w:rsidRDefault="000867E6" w:rsidP="00E5652B">
      <w:pPr>
        <w:rPr>
          <w:ins w:id="1267" w:author="David Conklin" w:date="2021-03-12T06:01:00Z"/>
        </w:rPr>
      </w:pPr>
    </w:p>
    <w:p w14:paraId="3F304D91" w14:textId="6EE057A0" w:rsidR="00B14B08" w:rsidRPr="00B14B08" w:rsidRDefault="00B14B08" w:rsidP="00E5652B">
      <w:pPr>
        <w:rPr>
          <w:ins w:id="1268" w:author="David Conklin" w:date="2021-03-12T06:02:00Z"/>
          <w:u w:val="single"/>
          <w:rPrChange w:id="1269" w:author="David Conklin" w:date="2021-03-12T06:05:00Z">
            <w:rPr>
              <w:ins w:id="1270" w:author="David Conklin" w:date="2021-03-12T06:02:00Z"/>
            </w:rPr>
          </w:rPrChange>
        </w:rPr>
      </w:pPr>
      <w:ins w:id="1271" w:author="David Conklin" w:date="2021-03-12T06:01:00Z">
        <w:r>
          <w:tab/>
        </w:r>
      </w:ins>
      <w:ins w:id="1272" w:author="David Conklin" w:date="2021-03-12T06:02:00Z">
        <w:r w:rsidRPr="00B14B08">
          <w:rPr>
            <w:u w:val="single"/>
            <w:rPrChange w:id="1273" w:author="David Conklin" w:date="2021-03-12T06:05:00Z">
              <w:rPr/>
            </w:rPrChange>
          </w:rPr>
          <w:t>Wetland logic in HBV</w:t>
        </w:r>
      </w:ins>
      <w:ins w:id="1274" w:author="David Conklin" w:date="2021-03-12T06:28:00Z">
        <w:r w:rsidR="0056594C">
          <w:rPr>
            <w:u w:val="single"/>
          </w:rPr>
          <w:t xml:space="preserve"> for HRUs and IDUs</w:t>
        </w:r>
      </w:ins>
    </w:p>
    <w:p w14:paraId="15EDB18F" w14:textId="73D4F3E7" w:rsidR="00B14B08" w:rsidRDefault="00E24ADB" w:rsidP="00B14B08">
      <w:pPr>
        <w:pStyle w:val="ListParagraph"/>
        <w:numPr>
          <w:ilvl w:val="0"/>
          <w:numId w:val="11"/>
        </w:numPr>
        <w:rPr>
          <w:ins w:id="1275" w:author="David Conklin" w:date="2021-03-12T06:03:00Z"/>
        </w:rPr>
      </w:pPr>
      <w:ins w:id="1276" w:author="David Conklin" w:date="2021-03-12T06:25:00Z">
        <w:r>
          <w:t>for each HRU</w:t>
        </w:r>
      </w:ins>
      <w:ins w:id="1277" w:author="David Conklin" w:date="2021-03-12T06:26:00Z">
        <w:r>
          <w:t xml:space="preserve">, </w:t>
        </w:r>
      </w:ins>
      <w:ins w:id="1278" w:author="David Conklin" w:date="2021-03-12T06:02:00Z">
        <w:r w:rsidR="00B14B08">
          <w:t>infiltrate</w:t>
        </w:r>
      </w:ins>
      <w:ins w:id="1279" w:author="David Conklin" w:date="2021-03-12T06:03:00Z">
        <w:r w:rsidR="00B14B08">
          <w:t xml:space="preserve"> water</w:t>
        </w:r>
      </w:ins>
      <w:ins w:id="1280" w:author="David Conklin" w:date="2021-03-12T06:10:00Z">
        <w:r w:rsidR="00752704">
          <w:t xml:space="preserve"> from the surface water compartment</w:t>
        </w:r>
      </w:ins>
      <w:ins w:id="1281" w:author="David Conklin" w:date="2021-03-12T06:11:00Z">
        <w:r w:rsidR="00752704">
          <w:t xml:space="preserve"> as if soil water is at field capacity</w:t>
        </w:r>
      </w:ins>
    </w:p>
    <w:p w14:paraId="44A049F6" w14:textId="78EF972B" w:rsidR="00752704" w:rsidRDefault="00E24ADB" w:rsidP="00E24ADB">
      <w:pPr>
        <w:pStyle w:val="ListParagraph"/>
        <w:numPr>
          <w:ilvl w:val="0"/>
          <w:numId w:val="11"/>
        </w:numPr>
        <w:rPr>
          <w:ins w:id="1282" w:author="David Conklin" w:date="2021-03-12T06:07:00Z"/>
        </w:rPr>
        <w:pPrChange w:id="1283" w:author="David Conklin" w:date="2021-03-12T06:26:00Z">
          <w:pPr>
            <w:pStyle w:val="ListParagraph"/>
            <w:numPr>
              <w:numId w:val="11"/>
            </w:numPr>
            <w:ind w:hanging="360"/>
          </w:pPr>
        </w:pPrChange>
      </w:pPr>
      <w:ins w:id="1284" w:author="David Conklin" w:date="2021-03-12T06:26:00Z">
        <w:r>
          <w:t xml:space="preserve">for each wetland IDU </w:t>
        </w:r>
      </w:ins>
      <w:ins w:id="1285" w:author="David Conklin" w:date="2021-03-12T06:03:00Z">
        <w:r w:rsidR="00B14B08">
          <w:t xml:space="preserve">calculate WETL2Q </w:t>
        </w:r>
      </w:ins>
      <w:ins w:id="1286" w:author="David Conklin" w:date="2021-03-12T06:04:00Z">
        <w:r w:rsidR="00B14B08">
          <w:t>and call AddFluxFromGlobalHandler()</w:t>
        </w:r>
      </w:ins>
      <w:ins w:id="1287" w:author="David Conklin" w:date="2021-03-12T06:11:00Z">
        <w:r w:rsidR="00752704">
          <w:t xml:space="preserve"> to move surface water to</w:t>
        </w:r>
      </w:ins>
      <w:ins w:id="1288" w:author="David Conklin" w:date="2021-03-12T06:12:00Z">
        <w:r w:rsidR="00752704">
          <w:t xml:space="preserve"> the</w:t>
        </w:r>
      </w:ins>
      <w:ins w:id="1289" w:author="David Conklin" w:date="2021-03-12T06:26:00Z">
        <w:r>
          <w:t xml:space="preserve"> </w:t>
        </w:r>
      </w:ins>
      <w:ins w:id="1290" w:author="David Conklin" w:date="2021-03-12T06:12:00Z">
        <w:r w:rsidR="00752704">
          <w:t>a</w:t>
        </w:r>
      </w:ins>
      <w:ins w:id="1291" w:author="David Conklin" w:date="2021-03-12T06:13:00Z">
        <w:r w:rsidR="00752704">
          <w:t>ssociated reach</w:t>
        </w:r>
      </w:ins>
    </w:p>
    <w:p w14:paraId="481EDA39" w14:textId="17878D92" w:rsidR="00752704" w:rsidRDefault="00E24ADB" w:rsidP="00B14B08">
      <w:pPr>
        <w:pStyle w:val="ListParagraph"/>
        <w:numPr>
          <w:ilvl w:val="0"/>
          <w:numId w:val="11"/>
        </w:numPr>
        <w:rPr>
          <w:ins w:id="1292" w:author="David Conklin" w:date="2021-03-12T06:04:00Z"/>
        </w:rPr>
      </w:pPr>
      <w:ins w:id="1293" w:author="David Conklin" w:date="2021-03-12T06:26:00Z">
        <w:r>
          <w:t>fo</w:t>
        </w:r>
      </w:ins>
      <w:ins w:id="1294" w:author="David Conklin" w:date="2021-03-12T06:27:00Z">
        <w:r>
          <w:t xml:space="preserve">r each wetland IDU, </w:t>
        </w:r>
      </w:ins>
      <w:ins w:id="1295" w:author="David Conklin" w:date="2021-03-12T06:07:00Z">
        <w:r w:rsidR="00752704">
          <w:t>update WETNESS</w:t>
        </w:r>
      </w:ins>
    </w:p>
    <w:p w14:paraId="57839F8D" w14:textId="733DDA34" w:rsidR="00B14B08" w:rsidRDefault="00B14B08" w:rsidP="00B14B08">
      <w:pPr>
        <w:pStyle w:val="ListParagraph"/>
        <w:rPr>
          <w:ins w:id="1296" w:author="David Conklin" w:date="2021-03-12T06:04:00Z"/>
        </w:rPr>
      </w:pPr>
    </w:p>
    <w:p w14:paraId="26E8FF58" w14:textId="4E2B8A80" w:rsidR="00B14B08" w:rsidRDefault="00B14B08" w:rsidP="00B14B08">
      <w:pPr>
        <w:pStyle w:val="ListParagraph"/>
        <w:rPr>
          <w:ins w:id="1297" w:author="David Conklin" w:date="2021-03-12T06:05:00Z"/>
        </w:rPr>
      </w:pPr>
      <w:ins w:id="1298" w:author="David Conklin" w:date="2021-03-12T06:05:00Z">
        <w:r>
          <w:rPr>
            <w:u w:val="single"/>
          </w:rPr>
          <w:t>Wetland logic in EvapTrans</w:t>
        </w:r>
      </w:ins>
      <w:ins w:id="1299" w:author="David Conklin" w:date="2021-03-12T06:13:00Z">
        <w:r w:rsidR="00752704">
          <w:rPr>
            <w:u w:val="single"/>
          </w:rPr>
          <w:t xml:space="preserve"> for each wetland IDU</w:t>
        </w:r>
      </w:ins>
    </w:p>
    <w:p w14:paraId="74CE647B" w14:textId="776D1ECC" w:rsidR="00B14B08" w:rsidRDefault="00B14B08" w:rsidP="00B14B08">
      <w:pPr>
        <w:pStyle w:val="ListParagraph"/>
        <w:numPr>
          <w:ilvl w:val="0"/>
          <w:numId w:val="11"/>
        </w:numPr>
        <w:rPr>
          <w:ins w:id="1300" w:author="David Conklin" w:date="2021-03-12T06:13:00Z"/>
        </w:rPr>
      </w:pPr>
      <w:ins w:id="1301" w:author="David Conklin" w:date="2021-03-12T06:06:00Z">
        <w:r>
          <w:t>calculate ET from standing water</w:t>
        </w:r>
      </w:ins>
    </w:p>
    <w:p w14:paraId="30437132" w14:textId="6921CC07" w:rsidR="00752704" w:rsidRDefault="00752704" w:rsidP="00752704">
      <w:pPr>
        <w:pStyle w:val="ListParagraph"/>
        <w:rPr>
          <w:ins w:id="1302" w:author="David Conklin" w:date="2021-03-12T06:13:00Z"/>
        </w:rPr>
      </w:pPr>
    </w:p>
    <w:p w14:paraId="509D22D3" w14:textId="273D67C0" w:rsidR="00752704" w:rsidRDefault="00752704" w:rsidP="00752704">
      <w:pPr>
        <w:pStyle w:val="ListParagraph"/>
        <w:rPr>
          <w:ins w:id="1303" w:author="David Conklin" w:date="2021-03-12T06:15:00Z"/>
        </w:rPr>
      </w:pPr>
      <w:ins w:id="1304" w:author="David Conklin" w:date="2021-03-12T06:14:00Z">
        <w:r>
          <w:rPr>
            <w:u w:val="single"/>
          </w:rPr>
          <w:t>Wetland logic in ReachRouting for each reach</w:t>
        </w:r>
      </w:ins>
    </w:p>
    <w:p w14:paraId="79C20065" w14:textId="0893A1BB" w:rsidR="00752704" w:rsidRDefault="00752704" w:rsidP="00752704">
      <w:pPr>
        <w:pStyle w:val="ListParagraph"/>
        <w:numPr>
          <w:ilvl w:val="0"/>
          <w:numId w:val="11"/>
        </w:numPr>
        <w:rPr>
          <w:ins w:id="1305" w:author="David Conklin" w:date="2021-03-12T06:16:00Z"/>
        </w:rPr>
      </w:pPr>
      <w:ins w:id="1306" w:author="David Conklin" w:date="2021-03-12T06:15:00Z">
        <w:r>
          <w:t>incorporate</w:t>
        </w:r>
      </w:ins>
      <w:ins w:id="1307" w:author="David Conklin" w:date="2021-03-12T06:16:00Z">
        <w:r>
          <w:t xml:space="preserve"> WETL2Q</w:t>
        </w:r>
      </w:ins>
      <w:ins w:id="1308" w:author="David Conklin" w:date="2021-03-12T06:37:00Z">
        <w:r w:rsidR="00F07906">
          <w:t xml:space="preserve"> via</w:t>
        </w:r>
        <w:r w:rsidR="00A84A18">
          <w:t xml:space="preserve"> the global flux handler </w:t>
        </w:r>
      </w:ins>
    </w:p>
    <w:p w14:paraId="3E5B81FA" w14:textId="41C7D6A5" w:rsidR="00752704" w:rsidRDefault="00752704" w:rsidP="00752704">
      <w:pPr>
        <w:pStyle w:val="ListParagraph"/>
        <w:numPr>
          <w:ilvl w:val="0"/>
          <w:numId w:val="11"/>
        </w:numPr>
        <w:rPr>
          <w:ins w:id="1309" w:author="David Conklin" w:date="2021-03-12T06:33:00Z"/>
        </w:rPr>
      </w:pPr>
      <w:ins w:id="1310" w:author="David Conklin" w:date="2021-03-12T06:16:00Z">
        <w:r>
          <w:t>calculate Q2WETL</w:t>
        </w:r>
      </w:ins>
    </w:p>
    <w:p w14:paraId="2A824B30" w14:textId="638B42B5" w:rsidR="0056594C" w:rsidRDefault="0056594C" w:rsidP="0056594C">
      <w:pPr>
        <w:pStyle w:val="ListParagraph"/>
        <w:rPr>
          <w:ins w:id="1311" w:author="David Conklin" w:date="2021-03-12T06:33:00Z"/>
        </w:rPr>
      </w:pPr>
    </w:p>
    <w:p w14:paraId="708B0486" w14:textId="25032697" w:rsidR="0056594C" w:rsidRDefault="0056594C" w:rsidP="0056594C">
      <w:pPr>
        <w:pStyle w:val="ListParagraph"/>
        <w:rPr>
          <w:ins w:id="1312" w:author="David Conklin" w:date="2021-03-12T06:35:00Z"/>
          <w:u w:val="single"/>
        </w:rPr>
      </w:pPr>
      <w:ins w:id="1313" w:author="David Conklin" w:date="2021-03-12T06:34:00Z">
        <w:r>
          <w:rPr>
            <w:u w:val="single"/>
          </w:rPr>
          <w:t>Wetland logic in Reservoir for reaches at reservoir outlets</w:t>
        </w:r>
      </w:ins>
    </w:p>
    <w:p w14:paraId="04EC2B54" w14:textId="6C8B5A63" w:rsidR="0056594C" w:rsidRPr="0056594C" w:rsidRDefault="0056594C" w:rsidP="0056594C">
      <w:pPr>
        <w:pStyle w:val="ListParagraph"/>
        <w:numPr>
          <w:ilvl w:val="0"/>
          <w:numId w:val="11"/>
        </w:numPr>
        <w:rPr>
          <w:ins w:id="1314" w:author="David Conklin" w:date="2021-03-12T06:16:00Z"/>
          <w:rPrChange w:id="1315" w:author="David Conklin" w:date="2021-03-12T06:35:00Z">
            <w:rPr>
              <w:ins w:id="1316" w:author="David Conklin" w:date="2021-03-12T06:16:00Z"/>
            </w:rPr>
          </w:rPrChange>
        </w:rPr>
        <w:pPrChange w:id="1317" w:author="David Conklin" w:date="2021-03-12T06:35:00Z">
          <w:pPr>
            <w:pStyle w:val="ListParagraph"/>
            <w:numPr>
              <w:numId w:val="11"/>
            </w:numPr>
            <w:ind w:hanging="360"/>
          </w:pPr>
        </w:pPrChange>
      </w:pPr>
      <w:ins w:id="1318" w:author="David Conklin" w:date="2021-03-12T06:35:00Z">
        <w:r>
          <w:t>update Q2WETL</w:t>
        </w:r>
      </w:ins>
    </w:p>
    <w:p w14:paraId="2AE6F4F5" w14:textId="7CFFFB27" w:rsidR="00752704" w:rsidRDefault="00752704" w:rsidP="00752704">
      <w:pPr>
        <w:pStyle w:val="ListParagraph"/>
        <w:rPr>
          <w:ins w:id="1319" w:author="David Conklin" w:date="2021-03-12T06:16:00Z"/>
        </w:rPr>
      </w:pPr>
    </w:p>
    <w:p w14:paraId="0352F94A" w14:textId="0581B615" w:rsidR="00752704" w:rsidRDefault="00752704" w:rsidP="00752704">
      <w:pPr>
        <w:pStyle w:val="ListParagraph"/>
        <w:rPr>
          <w:ins w:id="1320" w:author="David Conklin" w:date="2021-03-12T06:17:00Z"/>
        </w:rPr>
      </w:pPr>
      <w:ins w:id="1321" w:author="David Conklin" w:date="2021-03-12T06:17:00Z">
        <w:r>
          <w:rPr>
            <w:u w:val="single"/>
          </w:rPr>
          <w:t>Wetland daily process at GMT_WETLAND</w:t>
        </w:r>
      </w:ins>
    </w:p>
    <w:p w14:paraId="5C32F920" w14:textId="705B7883" w:rsidR="00E24ADB" w:rsidRDefault="00E24ADB" w:rsidP="00E24ADB">
      <w:pPr>
        <w:pStyle w:val="ListParagraph"/>
        <w:numPr>
          <w:ilvl w:val="0"/>
          <w:numId w:val="11"/>
        </w:numPr>
        <w:rPr>
          <w:ins w:id="1322" w:author="David Conklin" w:date="2021-03-12T06:31:00Z"/>
        </w:rPr>
      </w:pPr>
      <w:ins w:id="1323" w:author="David Conklin" w:date="2021-03-12T06:17:00Z">
        <w:r>
          <w:t>apply Q2WETL</w:t>
        </w:r>
      </w:ins>
      <w:ins w:id="1324" w:author="David Conklin" w:date="2021-03-12T06:18:00Z">
        <w:r>
          <w:t xml:space="preserve"> </w:t>
        </w:r>
      </w:ins>
      <w:ins w:id="1325" w:author="David Conklin" w:date="2021-03-12T06:19:00Z">
        <w:r>
          <w:t>to update the surface water compartment</w:t>
        </w:r>
      </w:ins>
      <w:ins w:id="1326" w:author="David Conklin" w:date="2021-03-12T06:31:00Z">
        <w:r w:rsidR="0056594C">
          <w:t>s of the HRUs</w:t>
        </w:r>
      </w:ins>
    </w:p>
    <w:p w14:paraId="002B39DF" w14:textId="2B6058FC" w:rsidR="0056594C" w:rsidRPr="00E24ADB" w:rsidRDefault="0056594C" w:rsidP="00E24ADB">
      <w:pPr>
        <w:pStyle w:val="ListParagraph"/>
        <w:numPr>
          <w:ilvl w:val="0"/>
          <w:numId w:val="11"/>
        </w:numPr>
        <w:rPr>
          <w:moveTo w:id="1327" w:author="David Conklin" w:date="2021-03-11T15:31:00Z"/>
          <w:rPrChange w:id="1328" w:author="David Conklin" w:date="2021-03-12T06:17:00Z">
            <w:rPr>
              <w:moveTo w:id="1329" w:author="David Conklin" w:date="2021-03-11T15:31:00Z"/>
            </w:rPr>
          </w:rPrChange>
        </w:rPr>
        <w:pPrChange w:id="1330" w:author="David Conklin" w:date="2021-03-12T06:17:00Z">
          <w:pPr/>
        </w:pPrChange>
      </w:pPr>
      <w:ins w:id="1331" w:author="David Conklin" w:date="2021-03-12T06:31:00Z">
        <w:r>
          <w:t xml:space="preserve">apply Q2WETL to update the </w:t>
        </w:r>
      </w:ins>
      <w:ins w:id="1332" w:author="David Conklin" w:date="2021-03-12T06:32:00Z">
        <w:r>
          <w:t>WETNESS attribute of wetland IDUs</w:t>
        </w:r>
      </w:ins>
    </w:p>
    <w:moveToRangeEnd w:id="1189"/>
    <w:p w14:paraId="7722DFCD" w14:textId="58E6C0AC" w:rsidR="006B199A" w:rsidDel="001F60FF" w:rsidRDefault="006B199A" w:rsidP="006D6388">
      <w:pPr>
        <w:rPr>
          <w:del w:id="1333" w:author="David Conklin" w:date="2021-03-11T16:08:00Z"/>
        </w:rPr>
      </w:pPr>
    </w:p>
    <w:p w14:paraId="277A65DF" w14:textId="1DA2D842" w:rsidR="001F60FF" w:rsidRDefault="001F60FF" w:rsidP="006B199A">
      <w:pPr>
        <w:rPr>
          <w:ins w:id="1334" w:author="David Conklin" w:date="2021-03-16T09:15:00Z"/>
        </w:rPr>
      </w:pPr>
    </w:p>
    <w:p w14:paraId="6BF84F52" w14:textId="01549ED0" w:rsidR="001F60FF" w:rsidRDefault="001F60FF" w:rsidP="001F60FF">
      <w:pPr>
        <w:pStyle w:val="Heading2"/>
        <w:rPr>
          <w:ins w:id="1335" w:author="David Conklin" w:date="2021-03-16T09:17:00Z"/>
        </w:rPr>
      </w:pPr>
      <w:bookmarkStart w:id="1336" w:name="_Toc66779422"/>
      <w:ins w:id="1337" w:author="David Conklin" w:date="2021-03-16T09:17:00Z">
        <w:r>
          <w:t>Standing</w:t>
        </w:r>
      </w:ins>
      <w:ins w:id="1338" w:author="David Conklin" w:date="2021-03-16T09:16:00Z">
        <w:r>
          <w:t xml:space="preserve"> water</w:t>
        </w:r>
      </w:ins>
      <w:ins w:id="1339" w:author="David Conklin" w:date="2021-03-16T09:17:00Z">
        <w:r>
          <w:t xml:space="preserve"> temperature</w:t>
        </w:r>
        <w:bookmarkEnd w:id="1336"/>
      </w:ins>
    </w:p>
    <w:p w14:paraId="265D2F63" w14:textId="38D4D2A2" w:rsidR="001F60FF" w:rsidRDefault="001F60FF" w:rsidP="001F60FF">
      <w:pPr>
        <w:rPr>
          <w:ins w:id="1340" w:author="David Conklin" w:date="2021-03-16T09:23:00Z"/>
        </w:rPr>
      </w:pPr>
      <w:ins w:id="1341" w:author="David Conklin" w:date="2021-03-16T09:17:00Z">
        <w:r>
          <w:t>At some time</w:t>
        </w:r>
      </w:ins>
      <w:ins w:id="1342" w:author="David Conklin" w:date="2021-03-16T09:18:00Z">
        <w:r>
          <w:t>s, i.e. when WETNESS &gt; 0,</w:t>
        </w:r>
      </w:ins>
      <w:ins w:id="1343" w:author="David Conklin" w:date="2021-03-16T09:17:00Z">
        <w:r>
          <w:t xml:space="preserve"> wetland IDUs have standing water</w:t>
        </w:r>
      </w:ins>
      <w:ins w:id="1344" w:author="David Conklin" w:date="2021-03-16T09:18:00Z">
        <w:r>
          <w:t xml:space="preserve">.  As of </w:t>
        </w:r>
      </w:ins>
      <w:ins w:id="1345" w:author="David Conklin" w:date="2021-03-16T09:19:00Z">
        <w:r>
          <w:t>3/16/2021, we are modeling</w:t>
        </w:r>
      </w:ins>
      <w:ins w:id="1346" w:author="David Conklin" w:date="2021-03-16T09:20:00Z">
        <w:r>
          <w:t xml:space="preserve"> the standing water as being at the same temperature as the air</w:t>
        </w:r>
      </w:ins>
      <w:ins w:id="1347" w:author="David Conklin" w:date="2021-03-16T09:21:00Z">
        <w:r>
          <w:t xml:space="preserve">, except when the air temperature is at or below freezing.  Since CW3M has no representation for </w:t>
        </w:r>
      </w:ins>
      <w:ins w:id="1348" w:author="David Conklin" w:date="2021-03-16T09:22:00Z">
        <w:r>
          <w:t xml:space="preserve">freezing and thawing other than in the snowpack, </w:t>
        </w:r>
      </w:ins>
      <w:ins w:id="1349" w:author="David Conklin" w:date="2021-03-16T09:23:00Z">
        <w:r>
          <w:t>water temperatures are kept above freezing.</w:t>
        </w:r>
      </w:ins>
    </w:p>
    <w:p w14:paraId="57A1503D" w14:textId="77777777" w:rsidR="001F60FF" w:rsidRPr="001F60FF" w:rsidRDefault="001F60FF" w:rsidP="001F60FF">
      <w:pPr>
        <w:rPr>
          <w:ins w:id="1350" w:author="David Conklin" w:date="2021-03-16T09:16:00Z"/>
          <w:rPrChange w:id="1351" w:author="David Conklin" w:date="2021-03-16T09:17:00Z">
            <w:rPr>
              <w:ins w:id="1352" w:author="David Conklin" w:date="2021-03-16T09:16:00Z"/>
            </w:rPr>
          </w:rPrChange>
        </w:rPr>
        <w:pPrChange w:id="1353" w:author="David Conklin" w:date="2021-03-16T09:17:00Z">
          <w:pPr>
            <w:pStyle w:val="Heading2"/>
          </w:pPr>
        </w:pPrChange>
      </w:pPr>
    </w:p>
    <w:p w14:paraId="0B4F10F4" w14:textId="28F22168" w:rsidR="001F60FF" w:rsidRDefault="001F60FF" w:rsidP="001F60FF">
      <w:pPr>
        <w:pStyle w:val="Heading2"/>
        <w:rPr>
          <w:ins w:id="1354" w:author="David Conklin" w:date="2021-03-16T09:16:00Z"/>
        </w:rPr>
      </w:pPr>
      <w:bookmarkStart w:id="1355" w:name="_Toc66779423"/>
      <w:ins w:id="1356" w:author="David Conklin" w:date="2021-03-16T09:15:00Z">
        <w:r>
          <w:t>Evapotranspiration from w</w:t>
        </w:r>
      </w:ins>
      <w:ins w:id="1357" w:author="David Conklin" w:date="2021-03-16T09:16:00Z">
        <w:r>
          <w:t>etlands</w:t>
        </w:r>
        <w:bookmarkEnd w:id="1355"/>
      </w:ins>
    </w:p>
    <w:p w14:paraId="68734385" w14:textId="38619540" w:rsidR="001F60FF" w:rsidRPr="001F60FF" w:rsidRDefault="001F60FF" w:rsidP="001F60FF">
      <w:pPr>
        <w:rPr>
          <w:ins w:id="1358" w:author="David Conklin" w:date="2021-03-16T09:15:00Z"/>
          <w:rPrChange w:id="1359" w:author="David Conklin" w:date="2021-03-16T09:16:00Z">
            <w:rPr>
              <w:ins w:id="1360" w:author="David Conklin" w:date="2021-03-16T09:15:00Z"/>
            </w:rPr>
          </w:rPrChange>
        </w:rPr>
        <w:pPrChange w:id="1361" w:author="David Conklin" w:date="2021-03-16T09:16:00Z">
          <w:pPr/>
        </w:pPrChange>
      </w:pPr>
      <w:ins w:id="1362" w:author="David Conklin" w:date="2021-03-16T09:23:00Z">
        <w:r>
          <w:t>When there</w:t>
        </w:r>
      </w:ins>
      <w:ins w:id="1363" w:author="David Conklin" w:date="2021-03-16T09:24:00Z">
        <w:r>
          <w:t xml:space="preserve"> is no standing water, i.e. when WETNESS &lt;= 0, </w:t>
        </w:r>
        <w:r w:rsidR="003E70AA">
          <w:t xml:space="preserve">ET from wetlands is calculated in the same way as ET from </w:t>
        </w:r>
      </w:ins>
      <w:ins w:id="1364" w:author="David Conklin" w:date="2021-03-16T09:25:00Z">
        <w:r w:rsidR="003E70AA">
          <w:t xml:space="preserve">upland natural vegetation, using the Penman-Monteith method.  When there is standing water, </w:t>
        </w:r>
      </w:ins>
      <w:ins w:id="1365" w:author="David Conklin" w:date="2021-03-16T09:26:00Z">
        <w:r w:rsidR="003E70AA">
          <w:t xml:space="preserve">ET from wetlands is calculated in the same way as ET from reservoirs, except </w:t>
        </w:r>
      </w:ins>
      <w:ins w:id="1366" w:author="David Conklin" w:date="2021-03-16T09:27:00Z">
        <w:r w:rsidR="003E70AA">
          <w:t xml:space="preserve">with the insolation reduced by vegetative shading when the LAI &gt; 0, </w:t>
        </w:r>
      </w:ins>
      <w:ins w:id="1367" w:author="David Conklin" w:date="2021-03-16T09:28:00Z">
        <w:r w:rsidR="003E70AA">
          <w:t>and without any allowance for topographic shading.</w:t>
        </w:r>
      </w:ins>
    </w:p>
    <w:p w14:paraId="05E9BA18" w14:textId="7294D700" w:rsidR="00CA1F9F" w:rsidRDefault="00CA1F9F" w:rsidP="006D6388"/>
    <w:p w14:paraId="79883F40" w14:textId="09A08523" w:rsidR="002432E4" w:rsidRDefault="002432E4" w:rsidP="002432E4">
      <w:pPr>
        <w:pStyle w:val="Heading2"/>
      </w:pPr>
      <w:bookmarkStart w:id="1368" w:name="_Toc66779424"/>
      <w:r>
        <w:t>Loss (or gain) of wetlands</w:t>
      </w:r>
      <w:bookmarkEnd w:id="1368"/>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w:t>
      </w:r>
      <w:r>
        <w:lastRenderedPageBreak/>
        <w:t>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69" w:name="_Toc66779425"/>
      <w:r>
        <w:t>Reality check</w:t>
      </w:r>
      <w:bookmarkEnd w:id="136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70" w:name="_Toc66779426"/>
      <w:r>
        <w:lastRenderedPageBreak/>
        <w:t>High Cascades Springs</w:t>
      </w:r>
      <w:bookmarkEnd w:id="1370"/>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ins w:id="1371"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4C990BF" w:rsidR="001B4B07" w:rsidRDefault="00410F77" w:rsidP="00B22A8A">
      <w:r>
        <w:t>Specifications for springs in CW3M ver.</w:t>
      </w:r>
      <w:ins w:id="1372" w:author="David Conklin" w:date="2021-03-12T08:53:00Z">
        <w:r w:rsidR="00D45BE3">
          <w:t xml:space="preserve"> 316</w:t>
        </w:r>
      </w:ins>
      <w:del w:id="1373" w:author="David Conklin" w:date="2021-03-12T08:52:00Z">
        <w:r w:rsidDel="00D45BE3">
          <w:delText xml:space="preserve"> 226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Del="00D45BE3" w:rsidRDefault="00E54F20" w:rsidP="00B22A8A">
            <w:pPr>
              <w:rPr>
                <w:del w:id="1374" w:author="David Conklin" w:date="2021-03-12T08:53:00Z"/>
              </w:rPr>
            </w:pPr>
            <w:r>
              <w:t>Clear Lake</w:t>
            </w:r>
          </w:p>
          <w:p w14:paraId="11EC7C32" w14:textId="34D4DEA4" w:rsidR="00E54F20" w:rsidDel="00D45BE3" w:rsidRDefault="00196A85" w:rsidP="00B22A8A">
            <w:pPr>
              <w:rPr>
                <w:del w:id="1375" w:author="David Conklin" w:date="2021-03-12T08:53:00Z"/>
              </w:rPr>
            </w:pPr>
            <w:del w:id="1376" w:author="David Conklin" w:date="2021-03-12T08:53:00Z">
              <w:r w:rsidDel="00D45BE3">
                <w:delText>constant</w:delText>
              </w:r>
            </w:del>
          </w:p>
          <w:p w14:paraId="56856050" w14:textId="2EAC47DC" w:rsidR="00196A85" w:rsidRDefault="00196A85" w:rsidP="00B22A8A">
            <w:del w:id="1377" w:author="David Conklin" w:date="2021-03-12T08:53:00Z">
              <w:r w:rsidDel="00D45BE3">
                <w:delText>seasonal</w:delText>
              </w:r>
            </w:del>
          </w:p>
        </w:tc>
        <w:tc>
          <w:tcPr>
            <w:tcW w:w="0" w:type="auto"/>
          </w:tcPr>
          <w:p w14:paraId="214B1256" w14:textId="77777777" w:rsidR="00122E42" w:rsidDel="00D45BE3" w:rsidRDefault="00122E42" w:rsidP="00B22A8A">
            <w:pPr>
              <w:rPr>
                <w:del w:id="1378" w:author="David Conklin" w:date="2021-03-12T08:53:00Z"/>
              </w:rPr>
            </w:pPr>
          </w:p>
          <w:p w14:paraId="5A2A905E" w14:textId="11F5E47C" w:rsidR="00E54F20" w:rsidDel="00D45BE3" w:rsidRDefault="00E54F20" w:rsidP="00B22A8A">
            <w:pPr>
              <w:rPr>
                <w:del w:id="1379" w:author="David Conklin" w:date="2021-03-12T08:53:00Z"/>
              </w:rPr>
            </w:pPr>
            <w:r>
              <w:t>4.9</w:t>
            </w:r>
          </w:p>
          <w:p w14:paraId="0AF96320" w14:textId="1562F663" w:rsidR="00196A85" w:rsidRDefault="00196A85" w:rsidP="00B22A8A">
            <w:del w:id="1380" w:author="David Conklin" w:date="2021-03-12T08:53:00Z">
              <w:r w:rsidDel="00D45BE3">
                <w:delText>4.9</w:delText>
              </w:r>
            </w:del>
          </w:p>
        </w:tc>
        <w:tc>
          <w:tcPr>
            <w:tcW w:w="0" w:type="auto"/>
          </w:tcPr>
          <w:p w14:paraId="3E6E9EF4" w14:textId="77777777" w:rsidR="00122E42" w:rsidDel="00D45BE3" w:rsidRDefault="00122E42" w:rsidP="00B22A8A">
            <w:pPr>
              <w:rPr>
                <w:del w:id="1381" w:author="David Conklin" w:date="2021-03-12T08:53:00Z"/>
              </w:rPr>
            </w:pPr>
          </w:p>
          <w:p w14:paraId="14E00965" w14:textId="59F3E542" w:rsidR="00E54F20" w:rsidDel="00D45BE3" w:rsidRDefault="00E54F20" w:rsidP="00B22A8A">
            <w:pPr>
              <w:rPr>
                <w:del w:id="1382" w:author="David Conklin" w:date="2021-03-12T08:53:00Z"/>
              </w:rPr>
            </w:pPr>
            <w:r>
              <w:t>5.70</w:t>
            </w:r>
          </w:p>
          <w:p w14:paraId="55CCCF7A" w14:textId="71D63808" w:rsidR="00196A85" w:rsidRDefault="00196A85" w:rsidP="00B22A8A">
            <w:del w:id="1383" w:author="David Conklin" w:date="2021-03-12T08:53:00Z">
              <w:r w:rsidDel="00D45BE3">
                <w:delText>3.10</w:delText>
              </w:r>
            </w:del>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del w:id="1384" w:author="David Conklin" w:date="2021-03-12T08:54:00Z">
              <w:r w:rsidDel="00D45BE3">
                <w:delText>fl</w:delText>
              </w:r>
            </w:del>
            <w:del w:id="1385" w:author="David Conklin" w:date="2021-03-12T08:53:00Z">
              <w:r w:rsidDel="00D45BE3">
                <w:delText xml:space="preserve">ow </w:delText>
              </w:r>
            </w:del>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86" w:name="_Toc66779427"/>
      <w:r>
        <w:t>Calibration</w:t>
      </w:r>
      <w:r w:rsidR="00B06ED6">
        <w:t xml:space="preserve"> and simulation skill</w:t>
      </w:r>
      <w:bookmarkEnd w:id="1386"/>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w:t>
      </w:r>
      <w:r w:rsidR="00BE0485">
        <w:lastRenderedPageBreak/>
        <w:t>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20"/>
        <w:gridCol w:w="909"/>
        <w:gridCol w:w="1076"/>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7B78DD04" w:rsidR="003C4378" w:rsidRDefault="003C4378" w:rsidP="003C4378">
            <w:r>
              <w:t>MCKENZIE RIVER AT OUTLET OF CLEAR LAKE</w:t>
            </w:r>
            <w:r w:rsidR="00610219">
              <w:t xml:space="preserve"> (C</w:t>
            </w:r>
            <w:ins w:id="1387" w:author="David Conklin" w:date="2021-03-12T09:07:00Z">
              <w:r w:rsidR="00D152A9">
                <w:t>309</w:t>
              </w:r>
            </w:ins>
            <w:del w:id="1388" w:author="David Conklin" w:date="2021-03-12T09:06:00Z">
              <w:r w:rsidR="00610219" w:rsidDel="00D152A9">
                <w:delText>2</w:delText>
              </w:r>
              <w:r w:rsidR="008E188E" w:rsidDel="00D152A9">
                <w:delText>1</w:delText>
              </w:r>
              <w:r w:rsidR="008B4D3D" w:rsidDel="00D152A9">
                <w:delText>9</w:delText>
              </w:r>
            </w:del>
            <w:r w:rsidR="00610219">
              <w:t>)</w:t>
            </w:r>
          </w:p>
        </w:tc>
        <w:tc>
          <w:tcPr>
            <w:tcW w:w="0" w:type="auto"/>
          </w:tcPr>
          <w:p w14:paraId="25881BD4" w14:textId="0F574B12" w:rsidR="003C4378" w:rsidRDefault="003C4378" w:rsidP="003C4378">
            <w:r>
              <w:t>%bias</w:t>
            </w:r>
          </w:p>
        </w:tc>
        <w:tc>
          <w:tcPr>
            <w:tcW w:w="0" w:type="auto"/>
          </w:tcPr>
          <w:p w14:paraId="71A04C22" w14:textId="1760770B" w:rsidR="003C4378" w:rsidRDefault="00D152A9" w:rsidP="003C4378">
            <w:ins w:id="1389" w:author="David Conklin" w:date="2021-03-12T09:07:00Z">
              <w:r>
                <w:t>1.9</w:t>
              </w:r>
            </w:ins>
            <w:del w:id="1390" w:author="David Conklin" w:date="2021-03-12T09:07:00Z">
              <w:r w:rsidR="003C4378" w:rsidDel="00D152A9">
                <w:delText>-0.3</w:delText>
              </w:r>
            </w:del>
            <w:r w:rsidR="003C4378">
              <w:t>%</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6AC39705" w:rsidR="003C4378" w:rsidRDefault="003C4378" w:rsidP="003C4378">
            <w:r>
              <w:t>0.7</w:t>
            </w:r>
            <w:ins w:id="1391" w:author="David Conklin" w:date="2021-03-12T09:07:00Z">
              <w:r w:rsidR="00D152A9">
                <w:t>7</w:t>
              </w:r>
            </w:ins>
            <w:del w:id="1392" w:author="David Conklin" w:date="2021-03-12T09:07:00Z">
              <w:r w:rsidDel="00D152A9">
                <w:delText>0</w:delText>
              </w:r>
            </w:del>
          </w:p>
        </w:tc>
        <w:tc>
          <w:tcPr>
            <w:tcW w:w="0" w:type="auto"/>
          </w:tcPr>
          <w:p w14:paraId="194AB87F" w14:textId="6C858A3B" w:rsidR="003C4378" w:rsidRDefault="00D152A9" w:rsidP="003C4378">
            <w:ins w:id="1393" w:author="David Conklin" w:date="2021-03-12T09:07:00Z">
              <w:r>
                <w:t>G</w:t>
              </w:r>
            </w:ins>
            <w:del w:id="1394" w:author="David Conklin" w:date="2021-03-12T09:07:00Z">
              <w:r w:rsidR="003C4378" w:rsidDel="00D152A9">
                <w:delText>S</w:delText>
              </w:r>
            </w:del>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5A14FD75" w:rsidR="003C4378" w:rsidRDefault="003C4378" w:rsidP="003C4378">
            <w:r>
              <w:t>0.5</w:t>
            </w:r>
            <w:ins w:id="1395" w:author="David Conklin" w:date="2021-03-12T09:07:00Z">
              <w:r w:rsidR="00D152A9">
                <w:t>0</w:t>
              </w:r>
            </w:ins>
            <w:del w:id="1396" w:author="David Conklin" w:date="2021-03-12T09:07:00Z">
              <w:r w:rsidDel="00D152A9">
                <w:delText>5</w:delText>
              </w:r>
            </w:del>
          </w:p>
        </w:tc>
        <w:tc>
          <w:tcPr>
            <w:tcW w:w="0" w:type="auto"/>
          </w:tcPr>
          <w:p w14:paraId="5B25F903" w14:textId="724C4D70" w:rsidR="003C4378" w:rsidRDefault="00D152A9" w:rsidP="003C4378">
            <w:ins w:id="1397" w:author="David Conklin" w:date="2021-03-12T09:07:00Z">
              <w:r>
                <w:t>V</w:t>
              </w:r>
            </w:ins>
            <w:r w:rsidR="003C4378">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7443BD04" w:rsidR="003C4378" w:rsidRDefault="003C4378" w:rsidP="003C4378">
            <w:r>
              <w:t>0.7</w:t>
            </w:r>
            <w:ins w:id="1398" w:author="David Conklin" w:date="2021-03-12T09:08:00Z">
              <w:r w:rsidR="00D152A9">
                <w:t>5</w:t>
              </w:r>
            </w:ins>
            <w:del w:id="1399" w:author="David Conklin" w:date="2021-03-12T09:08:00Z">
              <w:r w:rsidDel="00D152A9">
                <w:delText>0</w:delText>
              </w:r>
            </w:del>
          </w:p>
        </w:tc>
        <w:tc>
          <w:tcPr>
            <w:tcW w:w="0" w:type="auto"/>
          </w:tcPr>
          <w:p w14:paraId="221A0A9B" w14:textId="65B7420E" w:rsidR="003C4378" w:rsidRDefault="00D152A9" w:rsidP="003C4378">
            <w:ins w:id="1400" w:author="David Conklin" w:date="2021-03-12T09:08:00Z">
              <w:r>
                <w:t>G</w:t>
              </w:r>
            </w:ins>
            <w:del w:id="1401" w:author="David Conklin" w:date="2021-03-12T09:08:00Z">
              <w:r w:rsidR="003C4378" w:rsidDel="00D152A9">
                <w:delText>S</w:delText>
              </w:r>
            </w:del>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10157B87" w:rsidR="003C4378" w:rsidRDefault="003C4378" w:rsidP="003C4378">
            <w:r>
              <w:t>SMITH R ABV SMITH R RESV (C</w:t>
            </w:r>
            <w:ins w:id="1402" w:author="David Conklin" w:date="2021-02-22T09:35:00Z">
              <w:r w:rsidR="004C59CA">
                <w:t>30</w:t>
              </w:r>
            </w:ins>
            <w:ins w:id="1403" w:author="David Conklin" w:date="2021-03-12T09:08:00Z">
              <w:r w:rsidR="00D152A9">
                <w:t>9</w:t>
              </w:r>
            </w:ins>
            <w:del w:id="1404"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64E70292" w:rsidR="003C4378" w:rsidRDefault="00D152A9" w:rsidP="003C4378">
            <w:ins w:id="1405" w:author="David Conklin" w:date="2021-03-12T09:08:00Z">
              <w:r>
                <w:t>-8.3</w:t>
              </w:r>
            </w:ins>
            <w:del w:id="1406" w:author="David Conklin" w:date="2021-02-22T09:36:00Z">
              <w:r w:rsidR="003C4378" w:rsidDel="004C59CA">
                <w:delText>-0.7</w:delText>
              </w:r>
            </w:del>
            <w:r w:rsidR="003C4378">
              <w:t>%</w:t>
            </w:r>
          </w:p>
        </w:tc>
        <w:tc>
          <w:tcPr>
            <w:tcW w:w="0" w:type="auto"/>
          </w:tcPr>
          <w:p w14:paraId="495C0109" w14:textId="6DBFBB7A" w:rsidR="003C4378" w:rsidRDefault="003C4378" w:rsidP="003C4378">
            <w:del w:id="1407"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65228C4D" w:rsidR="003C4378" w:rsidRDefault="003C4378" w:rsidP="003C4378">
            <w:r>
              <w:t>0.</w:t>
            </w:r>
            <w:ins w:id="1408" w:author="David Conklin" w:date="2021-02-22T09:36:00Z">
              <w:r w:rsidR="004C59CA">
                <w:t>6</w:t>
              </w:r>
            </w:ins>
            <w:ins w:id="1409" w:author="David Conklin" w:date="2021-03-12T09:08:00Z">
              <w:r w:rsidR="00D152A9">
                <w:t>1</w:t>
              </w:r>
            </w:ins>
            <w:del w:id="1410"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72047FE6" w:rsidR="003C4378" w:rsidRDefault="003C4378" w:rsidP="003C4378">
            <w:r>
              <w:t>0.</w:t>
            </w:r>
            <w:ins w:id="1411" w:author="David Conklin" w:date="2021-02-22T09:36:00Z">
              <w:r w:rsidR="004C59CA">
                <w:t>6</w:t>
              </w:r>
            </w:ins>
            <w:ins w:id="1412" w:author="David Conklin" w:date="2021-03-12T09:08:00Z">
              <w:r w:rsidR="00D152A9">
                <w:t>2</w:t>
              </w:r>
            </w:ins>
            <w:del w:id="1413" w:author="David Conklin" w:date="2021-02-22T09:36:00Z">
              <w:r w:rsidDel="004C59CA">
                <w:delText>55</w:delText>
              </w:r>
            </w:del>
          </w:p>
        </w:tc>
        <w:tc>
          <w:tcPr>
            <w:tcW w:w="0" w:type="auto"/>
          </w:tcPr>
          <w:p w14:paraId="63DAFBA3" w14:textId="77F745BB" w:rsidR="003C4378" w:rsidRDefault="004C59CA" w:rsidP="003C4378">
            <w:ins w:id="1414" w:author="David Conklin" w:date="2021-02-22T09:37:00Z">
              <w:r>
                <w:t>S</w:t>
              </w:r>
            </w:ins>
            <w:del w:id="1415"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204D6E" w:rsidR="003C4378" w:rsidRDefault="003C4378" w:rsidP="003C4378">
            <w:r>
              <w:t>0.</w:t>
            </w:r>
            <w:ins w:id="1416" w:author="David Conklin" w:date="2021-02-22T09:37:00Z">
              <w:r w:rsidR="004C59CA">
                <w:t>6</w:t>
              </w:r>
            </w:ins>
            <w:ins w:id="1417" w:author="David Conklin" w:date="2021-03-12T09:09:00Z">
              <w:r w:rsidR="00D152A9">
                <w:t>5</w:t>
              </w:r>
            </w:ins>
            <w:del w:id="1418"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1419" w:author="David Conklin" w:date="2021-02-22T09:32:00Z">
              <w:r w:rsidR="00C30F7E">
                <w:t>301</w:t>
              </w:r>
            </w:ins>
            <w:del w:id="1420"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1421" w:author="David Conklin" w:date="2021-02-22T09:32:00Z">
              <w:r>
                <w:t>0.04</w:t>
              </w:r>
            </w:ins>
            <w:del w:id="1422"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1423" w:author="David Conklin" w:date="2021-02-22T09:32:00Z">
              <w:r w:rsidR="00C30F7E">
                <w:t>6</w:t>
              </w:r>
            </w:ins>
            <w:del w:id="1424"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1425" w:author="David Conklin" w:date="2021-02-22T09:33:00Z">
              <w:r w:rsidR="00C30F7E">
                <w:t>37</w:t>
              </w:r>
            </w:ins>
            <w:del w:id="1426"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1427" w:author="David Conklin" w:date="2021-02-22T09:33:00Z">
              <w:r w:rsidR="00C30F7E">
                <w:t>6</w:t>
              </w:r>
            </w:ins>
            <w:del w:id="1428" w:author="David Conklin" w:date="2021-02-22T09:33:00Z">
              <w:r w:rsidR="00610219" w:rsidDel="00C30F7E">
                <w:delText>4</w:delText>
              </w:r>
            </w:del>
          </w:p>
        </w:tc>
        <w:tc>
          <w:tcPr>
            <w:tcW w:w="0" w:type="auto"/>
          </w:tcPr>
          <w:p w14:paraId="10BC75FB" w14:textId="319BE29B" w:rsidR="003C4378" w:rsidRDefault="00C30F7E" w:rsidP="003C4378">
            <w:ins w:id="1429" w:author="David Conklin" w:date="2021-02-22T09:33:00Z">
              <w:r>
                <w:t>VG</w:t>
              </w:r>
            </w:ins>
            <w:del w:id="1430"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1431" w:author="David Conklin" w:date="2021-02-22T09:28:00Z">
              <w:r w:rsidR="00CB13A9">
                <w:t>301</w:t>
              </w:r>
            </w:ins>
            <w:del w:id="1432"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1433" w:author="David Conklin" w:date="2021-02-22T09:28:00Z">
              <w:r>
                <w:t>1.1</w:t>
              </w:r>
            </w:ins>
            <w:del w:id="1434"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1435" w:author="David Conklin" w:date="2021-02-22T09:28:00Z">
              <w:r w:rsidR="00CB13A9">
                <w:t>90</w:t>
              </w:r>
            </w:ins>
            <w:del w:id="1436"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1437" w:author="David Conklin" w:date="2021-02-22T09:28:00Z">
              <w:r w:rsidR="00CB13A9">
                <w:t>32</w:t>
              </w:r>
            </w:ins>
            <w:del w:id="1438"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1439" w:author="David Conklin" w:date="2021-02-22T09:28:00Z">
              <w:r w:rsidR="00CB13A9">
                <w:t>90</w:t>
              </w:r>
            </w:ins>
            <w:del w:id="1440"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1441" w:author="David Conklin" w:date="2021-02-22T09:24:00Z">
              <w:r w:rsidR="00554CA6">
                <w:t>30</w:t>
              </w:r>
            </w:ins>
            <w:ins w:id="1442" w:author="David Conklin" w:date="2021-02-22T09:25:00Z">
              <w:r w:rsidR="00554CA6">
                <w:t>1</w:t>
              </w:r>
            </w:ins>
            <w:del w:id="1443"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1444" w:author="David Conklin" w:date="2021-02-22T09:24:00Z">
              <w:r w:rsidR="00554CA6">
                <w:t>6.5</w:t>
              </w:r>
            </w:ins>
            <w:del w:id="1445"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1446" w:author="David Conklin" w:date="2021-02-22T09:24:00Z">
              <w:r w:rsidR="00554CA6">
                <w:t>61</w:t>
              </w:r>
            </w:ins>
            <w:del w:id="1447"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1448" w:author="David Conklin" w:date="2021-02-22T09:25:00Z">
              <w:r w:rsidR="00554CA6">
                <w:t>2</w:t>
              </w:r>
            </w:ins>
            <w:del w:id="1449"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1450" w:author="David Conklin" w:date="2021-02-22T09:25:00Z">
              <w:r w:rsidR="00554CA6">
                <w:t>7</w:t>
              </w:r>
            </w:ins>
            <w:del w:id="1451"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1452" w:author="David Conklin" w:date="2021-02-22T09:06:00Z">
              <w:r w:rsidR="006749CE">
                <w:t>301</w:t>
              </w:r>
            </w:ins>
            <w:del w:id="1453"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1454" w:author="David Conklin" w:date="2021-02-22T09:06:00Z">
              <w:r w:rsidR="006749CE">
                <w:t>2</w:t>
              </w:r>
            </w:ins>
            <w:del w:id="1455"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1456" w:author="David Conklin" w:date="2021-02-22T09:07:00Z">
              <w:r w:rsidR="006749CE">
                <w:t>7</w:t>
              </w:r>
            </w:ins>
            <w:del w:id="1457"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1458" w:author="David Conklin" w:date="2021-02-22T09:07:00Z">
              <w:r w:rsidR="006749CE">
                <w:t>8</w:t>
              </w:r>
            </w:ins>
            <w:del w:id="1459"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1460" w:author="David Conklin" w:date="2021-02-22T09:07:00Z">
              <w:r w:rsidR="006749CE">
                <w:t>2</w:t>
              </w:r>
            </w:ins>
            <w:del w:id="1461"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53E08911" w:rsidR="003C4378" w:rsidRDefault="003C4378" w:rsidP="003C4378">
            <w:r>
              <w:t>MCKENZIE RIVER ABV HAYDEN BR</w:t>
            </w:r>
            <w:r w:rsidR="00613CE3">
              <w:t xml:space="preserve"> (C</w:t>
            </w:r>
            <w:ins w:id="1462" w:author="David Conklin" w:date="2021-02-22T08:04:00Z">
              <w:r w:rsidR="002659AB">
                <w:t>30</w:t>
              </w:r>
            </w:ins>
            <w:ins w:id="1463" w:author="David Conklin" w:date="2021-03-12T09:09:00Z">
              <w:r w:rsidR="00D152A9">
                <w:t>9</w:t>
              </w:r>
            </w:ins>
            <w:del w:id="1464"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40046C3F" w:rsidR="003C4378" w:rsidRDefault="00D152A9" w:rsidP="003C4378">
            <w:ins w:id="1465" w:author="David Conklin" w:date="2021-03-12T09:09:00Z">
              <w:r>
                <w:t>1.4</w:t>
              </w:r>
            </w:ins>
            <w:del w:id="1466" w:author="David Conklin" w:date="2021-03-12T09:09:00Z">
              <w:r w:rsidR="003C4378" w:rsidDel="00D152A9">
                <w:delText>-</w:delText>
              </w:r>
              <w:r w:rsidR="00613CE3" w:rsidDel="00D152A9">
                <w:delText>2.</w:delText>
              </w:r>
            </w:del>
            <w:del w:id="1467" w:author="David Conklin" w:date="2021-02-22T08:04:00Z">
              <w:r w:rsidR="008E188E" w:rsidDel="002659AB">
                <w:delText>0</w:delText>
              </w:r>
            </w:del>
            <w:r w:rsidR="003C4378">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04B97FB0" w:rsidR="003C4378" w:rsidRDefault="003C4378" w:rsidP="003C4378">
            <w:r>
              <w:t>0.</w:t>
            </w:r>
            <w:r w:rsidR="00613CE3">
              <w:t>8</w:t>
            </w:r>
            <w:ins w:id="1468" w:author="David Conklin" w:date="2021-03-12T09:09:00Z">
              <w:r w:rsidR="00D152A9">
                <w:t>2</w:t>
              </w:r>
            </w:ins>
            <w:del w:id="1469" w:author="David Conklin" w:date="2021-03-12T09:09:00Z">
              <w:r w:rsidR="00613CE3" w:rsidDel="00D152A9">
                <w:delText>1</w:delText>
              </w:r>
            </w:del>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1470" w:author="David Conklin" w:date="2021-02-22T08:04:00Z">
              <w:r w:rsidR="002659AB">
                <w:t>3</w:t>
              </w:r>
            </w:ins>
            <w:del w:id="1471"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1472" w:author="David Conklin" w:date="2021-02-22T08:04:00Z">
              <w:r w:rsidR="002659AB">
                <w:t>2</w:t>
              </w:r>
            </w:ins>
            <w:del w:id="1473"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1474" w:author="David Conklin" w:date="2021-02-22T08:40:00Z">
              <w:r w:rsidR="006D6F69">
                <w:t>301</w:t>
              </w:r>
            </w:ins>
            <w:del w:id="1475"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1476" w:author="David Conklin" w:date="2021-02-22T08:38:00Z">
              <w:r>
                <w:t>-5.5</w:t>
              </w:r>
            </w:ins>
            <w:del w:id="1477" w:author="David Conklin" w:date="2021-02-22T08:38:00Z">
              <w:r w:rsidR="007A6DA3" w:rsidDel="006D6F69">
                <w:delText>0.1</w:delText>
              </w:r>
            </w:del>
            <w:r w:rsidR="003C4378">
              <w:t>%</w:t>
            </w:r>
          </w:p>
        </w:tc>
        <w:tc>
          <w:tcPr>
            <w:tcW w:w="0" w:type="auto"/>
          </w:tcPr>
          <w:p w14:paraId="5E75E2B6" w14:textId="1E41BF91" w:rsidR="003C4378" w:rsidRDefault="003C4378" w:rsidP="003C4378">
            <w:del w:id="1478"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1479" w:author="David Conklin" w:date="2021-02-22T08:39:00Z">
              <w:r w:rsidR="006D6F69">
                <w:t>87</w:t>
              </w:r>
            </w:ins>
            <w:del w:id="1480"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1481"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1482" w:author="David Conklin" w:date="2021-02-22T08:39:00Z">
              <w:r w:rsidR="006D6F69">
                <w:t>37</w:t>
              </w:r>
            </w:ins>
            <w:del w:id="1483"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1484"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1485" w:author="David Conklin" w:date="2021-02-22T08:39:00Z">
              <w:r w:rsidR="006D6F69">
                <w:t>7</w:t>
              </w:r>
            </w:ins>
            <w:del w:id="1486"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1487" w:author="David Conklin" w:date="2021-02-22T09:01:00Z">
              <w:r w:rsidR="00073079">
                <w:t>301</w:t>
              </w:r>
            </w:ins>
            <w:del w:id="1488"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1489" w:author="David Conklin" w:date="2021-02-22T09:02:00Z">
              <w:r w:rsidR="00073079">
                <w:t>0</w:t>
              </w:r>
            </w:ins>
            <w:del w:id="1490" w:author="David Conklin" w:date="2021-02-22T09:02:00Z">
              <w:r w:rsidR="00B7410E" w:rsidDel="00073079">
                <w:delText>1</w:delText>
              </w:r>
            </w:del>
            <w:r>
              <w:t>%</w:t>
            </w:r>
          </w:p>
        </w:tc>
        <w:tc>
          <w:tcPr>
            <w:tcW w:w="0" w:type="auto"/>
          </w:tcPr>
          <w:p w14:paraId="1E0F0D76" w14:textId="78AD32B2" w:rsidR="00245C85" w:rsidRDefault="00073079" w:rsidP="00E70EE0">
            <w:ins w:id="1491" w:author="David Conklin" w:date="2021-02-22T09:02:00Z">
              <w:r>
                <w:t>S</w:t>
              </w:r>
            </w:ins>
            <w:del w:id="1492"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1493" w:author="David Conklin" w:date="2021-02-22T09:03:00Z">
              <w:r w:rsidR="00073079">
                <w:t>80</w:t>
              </w:r>
            </w:ins>
            <w:del w:id="1494" w:author="David Conklin" w:date="2021-02-22T09:03:00Z">
              <w:r w:rsidR="00B7410E" w:rsidDel="00073079">
                <w:delText>7</w:delText>
              </w:r>
            </w:del>
            <w:del w:id="1495" w:author="David Conklin" w:date="2021-02-22T09:02:00Z">
              <w:r w:rsidR="00B7410E" w:rsidDel="00073079">
                <w:delText>9</w:delText>
              </w:r>
            </w:del>
          </w:p>
        </w:tc>
        <w:tc>
          <w:tcPr>
            <w:tcW w:w="0" w:type="auto"/>
          </w:tcPr>
          <w:p w14:paraId="4DE27806" w14:textId="249D3D4B" w:rsidR="00245C85" w:rsidRDefault="00245C85" w:rsidP="00E70EE0">
            <w:del w:id="1496"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1497" w:author="David Conklin" w:date="2021-02-22T09:03:00Z">
              <w:r w:rsidR="00073079">
                <w:t>2</w:t>
              </w:r>
            </w:ins>
            <w:del w:id="1498"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1499" w:author="David Conklin" w:date="2021-02-22T09:01:00Z">
              <w:r w:rsidR="00073079">
                <w:t>301</w:t>
              </w:r>
            </w:ins>
            <w:del w:id="1500"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1501" w:author="David Conklin" w:date="2021-02-22T08:58:00Z">
              <w:r>
                <w:t>1.3</w:t>
              </w:r>
            </w:ins>
            <w:del w:id="1502"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1503" w:author="David Conklin" w:date="2021-02-22T08:58:00Z">
              <w:r w:rsidR="00A87B6E">
                <w:t>2</w:t>
              </w:r>
            </w:ins>
            <w:del w:id="1504"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1505" w:author="David Conklin" w:date="2021-02-22T08:58:00Z">
              <w:r w:rsidR="00A87B6E">
                <w:t>2</w:t>
              </w:r>
            </w:ins>
            <w:del w:id="1506"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1507" w:author="David Conklin" w:date="2021-02-22T08:58:00Z">
              <w:r w:rsidR="00A87B6E">
                <w:t>2</w:t>
              </w:r>
            </w:ins>
            <w:del w:id="1508"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1509" w:author="David Conklin" w:date="2021-02-22T08:53:00Z">
              <w:r w:rsidR="00075E09">
                <w:t>301</w:t>
              </w:r>
            </w:ins>
            <w:del w:id="1510" w:author="David Conklin" w:date="2021-02-22T08:53:00Z">
              <w:r w:rsidDel="00075E09">
                <w:delText>2</w:delText>
              </w:r>
              <w:r w:rsidR="00572FA4" w:rsidDel="00075E09">
                <w:delText>1</w:delText>
              </w:r>
            </w:del>
            <w:del w:id="1511"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1512" w:author="David Conklin" w:date="2021-02-22T08:54:00Z">
              <w:r w:rsidR="00075E09">
                <w:t>6.9</w:t>
              </w:r>
            </w:ins>
            <w:del w:id="1513"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1514" w:author="David Conklin" w:date="2021-02-22T08:54:00Z">
              <w:r w:rsidR="00075E09">
                <w:t>6</w:t>
              </w:r>
            </w:ins>
            <w:del w:id="1515"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1516" w:author="David Conklin" w:date="2021-02-22T08:50:00Z">
              <w:r w:rsidR="00C74814">
                <w:t>301</w:t>
              </w:r>
            </w:ins>
            <w:del w:id="1517"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1518" w:author="David Conklin" w:date="2021-02-22T08:49:00Z">
              <w:r>
                <w:t>3</w:t>
              </w:r>
            </w:ins>
            <w:del w:id="1519"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1520" w:author="David Conklin" w:date="2021-02-22T08:50:00Z">
              <w:r w:rsidR="00C74814">
                <w:t>3</w:t>
              </w:r>
            </w:ins>
            <w:del w:id="1521"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1522" w:author="David Conklin" w:date="2021-02-22T08:50:00Z">
              <w:r w:rsidR="00C74814">
                <w:t>8</w:t>
              </w:r>
            </w:ins>
            <w:del w:id="1523"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1524" w:author="David Conklin" w:date="2021-02-22T08:50:00Z">
              <w:r w:rsidR="00C74814">
                <w:t>57</w:t>
              </w:r>
            </w:ins>
            <w:del w:id="1525"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1526" w:author="David Conklin" w:date="2021-02-22T08:50:00Z">
              <w:r w:rsidRPr="00A87B6E">
                <w:rPr>
                  <w:highlight w:val="yellow"/>
                  <w:rPrChange w:id="1527" w:author="David Conklin" w:date="2021-02-22T08:55:00Z">
                    <w:rPr/>
                  </w:rPrChange>
                </w:rPr>
                <w:t>N</w:t>
              </w:r>
            </w:ins>
            <w:r w:rsidR="00245C85" w:rsidRPr="00A87B6E">
              <w:rPr>
                <w:highlight w:val="yellow"/>
                <w:rPrChange w:id="1528"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1529" w:author="David Conklin" w:date="2021-02-22T08:45:00Z">
              <w:r w:rsidR="00E74BCF">
                <w:t>301</w:t>
              </w:r>
            </w:ins>
            <w:del w:id="1530"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1531" w:author="David Conklin" w:date="2021-02-22T08:45:00Z">
              <w:r w:rsidR="00E74BCF">
                <w:t>2.5</w:t>
              </w:r>
            </w:ins>
            <w:del w:id="1532"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1533" w:author="David Conklin" w:date="2021-02-22T08:46:00Z">
              <w:r w:rsidR="00E74BCF">
                <w:t>5</w:t>
              </w:r>
            </w:ins>
            <w:del w:id="1534"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1535" w:author="David Conklin" w:date="2021-02-22T08:05:00Z">
              <w:r w:rsidR="002659AB">
                <w:t>301</w:t>
              </w:r>
            </w:ins>
            <w:del w:id="1536"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1537" w:author="David Conklin" w:date="2021-02-22T08:05:00Z">
              <w:r>
                <w:t>8</w:t>
              </w:r>
            </w:ins>
            <w:del w:id="1538"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1539" w:author="David Conklin" w:date="2021-02-22T08:55:00Z">
              <w:r>
                <w:t>G</w:t>
              </w:r>
            </w:ins>
            <w:del w:id="1540"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1541" w:author="David Conklin" w:date="2021-02-22T08:05:00Z">
              <w:r w:rsidR="002659AB">
                <w:t>90</w:t>
              </w:r>
            </w:ins>
            <w:del w:id="1542" w:author="David Conklin" w:date="2021-02-22T08:05:00Z">
              <w:r w:rsidR="003B2506" w:rsidDel="002659AB">
                <w:delText>79</w:delText>
              </w:r>
            </w:del>
          </w:p>
        </w:tc>
        <w:tc>
          <w:tcPr>
            <w:tcW w:w="0" w:type="auto"/>
          </w:tcPr>
          <w:p w14:paraId="2BD166C2" w14:textId="3C8626A1" w:rsidR="00245C85" w:rsidRDefault="006D6F69" w:rsidP="00771AAC">
            <w:ins w:id="1543"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1544" w:author="David Conklin" w:date="2021-02-22T08:05:00Z">
              <w:r w:rsidR="002659AB">
                <w:t>31</w:t>
              </w:r>
            </w:ins>
            <w:del w:id="1545"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1546" w:author="David Conklin" w:date="2021-02-22T08:05:00Z">
              <w:r w:rsidR="002659AB">
                <w:t>7</w:t>
              </w:r>
            </w:ins>
            <w:del w:id="1547"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1548" w:author="David Conklin" w:date="2021-02-22T08:06:00Z">
              <w:r>
                <w:t>0.9</w:t>
              </w:r>
            </w:ins>
            <w:del w:id="1549"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2C303598" w:rsidR="00E3419D" w:rsidRDefault="00E3419D" w:rsidP="007E57E4">
      <w:r>
        <w:t xml:space="preserve">Tuning knob values in CW3M version </w:t>
      </w:r>
      <w:ins w:id="1550" w:author="David Conklin" w:date="2021-03-12T09:18:00Z">
        <w:r w:rsidR="00445820">
          <w:t>3</w:t>
        </w:r>
      </w:ins>
      <w:ins w:id="1551" w:author="David Conklin" w:date="2021-03-12T09:19:00Z">
        <w:r w:rsidR="00445820">
          <w:t>09</w:t>
        </w:r>
      </w:ins>
      <w:del w:id="1552" w:author="David Conklin" w:date="2021-03-12T09:18:00Z">
        <w:r w:rsidDel="00445820">
          <w:delText>226</w:delText>
        </w:r>
      </w:del>
    </w:p>
    <w:tbl>
      <w:tblPr>
        <w:tblStyle w:val="TableGrid"/>
        <w:tblW w:w="0" w:type="auto"/>
        <w:tblLook w:val="04A0" w:firstRow="1" w:lastRow="0" w:firstColumn="1" w:lastColumn="0" w:noHBand="0" w:noVBand="1"/>
      </w:tblPr>
      <w:tblGrid>
        <w:gridCol w:w="2974"/>
        <w:gridCol w:w="1276"/>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2065E535" w:rsidR="00410F77" w:rsidRDefault="00410F77" w:rsidP="00C63B9F">
            <w:pPr>
              <w:jc w:val="center"/>
            </w:pPr>
            <w:r>
              <w:t>1.</w:t>
            </w:r>
            <w:ins w:id="1553" w:author="David Conklin" w:date="2021-03-12T09:19:00Z">
              <w:r w:rsidR="00445820">
                <w:t>51846</w:t>
              </w:r>
            </w:ins>
            <w:del w:id="1554" w:author="David Conklin" w:date="2021-03-12T09:19:00Z">
              <w:r w:rsidDel="00445820">
                <w:delText>201</w:delText>
              </w:r>
            </w:del>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15F84BEE" w:rsidR="00410F77" w:rsidRDefault="00445820" w:rsidP="00C63B9F">
            <w:pPr>
              <w:jc w:val="center"/>
            </w:pPr>
            <w:ins w:id="1555" w:author="David Conklin" w:date="2021-03-12T09:19:00Z">
              <w:r>
                <w:t>2.06762</w:t>
              </w:r>
            </w:ins>
            <w:del w:id="1556" w:author="David Conklin" w:date="2021-03-12T09:19:00Z">
              <w:r w:rsidR="00410F77" w:rsidDel="00445820">
                <w:delText>0.5</w:delText>
              </w:r>
            </w:del>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557" w:name="_Toc66779428"/>
      <w:r>
        <w:t>Analysis of</w:t>
      </w:r>
      <w:r w:rsidR="003024C9">
        <w:t xml:space="preserve"> locations where the model has low skill</w:t>
      </w:r>
      <w:bookmarkEnd w:id="155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1558" w:author="David Conklin" w:date="2021-02-22T11:44:00Z"/>
        </w:rPr>
      </w:pPr>
      <w:del w:id="1559"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1560"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561" w:name="_Toc66779429"/>
      <w:r>
        <w:t>Simulated McKenzie basin water budget</w:t>
      </w:r>
      <w:r w:rsidR="00334ED8">
        <w:t xml:space="preserve"> and thermal energy budget</w:t>
      </w:r>
      <w:bookmarkEnd w:id="1561"/>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1562"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1563" w:author="David Conklin" w:date="2021-02-22T06:16:00Z">
                <w:pPr>
                  <w:jc w:val="right"/>
                </w:pPr>
              </w:pPrChange>
            </w:pPr>
          </w:p>
        </w:tc>
      </w:tr>
      <w:tr w:rsidR="001655BE" w14:paraId="7E48B294" w14:textId="77777777" w:rsidTr="00BB7B7B">
        <w:trPr>
          <w:ins w:id="1564" w:author="David Conklin" w:date="2021-02-22T06:16:00Z"/>
        </w:trPr>
        <w:tc>
          <w:tcPr>
            <w:tcW w:w="0" w:type="auto"/>
          </w:tcPr>
          <w:p w14:paraId="57785E06" w14:textId="7B694AD8" w:rsidR="001655BE" w:rsidRDefault="001655BE" w:rsidP="00BB7B7B">
            <w:pPr>
              <w:jc w:val="right"/>
              <w:rPr>
                <w:ins w:id="1565" w:author="David Conklin" w:date="2021-02-22T06:16:00Z"/>
              </w:rPr>
            </w:pPr>
            <w:ins w:id="1566" w:author="David Conklin" w:date="2021-02-22T06:16:00Z">
              <w:r>
                <w:t>discrepan</w:t>
              </w:r>
            </w:ins>
            <w:ins w:id="1567" w:author="David Conklin" w:date="2021-02-22T06:17:00Z">
              <w:r>
                <w:t>cy</w:t>
              </w:r>
            </w:ins>
            <w:ins w:id="1568" w:author="David Conklin" w:date="2021-02-22T06:18:00Z">
              <w:r>
                <w:t>, mm</w:t>
              </w:r>
            </w:ins>
          </w:p>
        </w:tc>
        <w:tc>
          <w:tcPr>
            <w:tcW w:w="0" w:type="auto"/>
          </w:tcPr>
          <w:p w14:paraId="3FBBEEB6" w14:textId="60FE13F6" w:rsidR="001655BE" w:rsidRDefault="001655BE" w:rsidP="00BB7B7B">
            <w:pPr>
              <w:jc w:val="right"/>
              <w:rPr>
                <w:ins w:id="1569" w:author="David Conklin" w:date="2021-02-22T06:16:00Z"/>
              </w:rPr>
            </w:pPr>
            <w:ins w:id="1570" w:author="David Conklin" w:date="2021-02-22T06:17:00Z">
              <w:r>
                <w:t>16</w:t>
              </w:r>
            </w:ins>
          </w:p>
        </w:tc>
        <w:tc>
          <w:tcPr>
            <w:tcW w:w="0" w:type="auto"/>
          </w:tcPr>
          <w:p w14:paraId="27C1907D" w14:textId="77777777" w:rsidR="001655BE" w:rsidRDefault="001655BE" w:rsidP="00BB7B7B">
            <w:pPr>
              <w:jc w:val="right"/>
              <w:rPr>
                <w:ins w:id="1571" w:author="David Conklin" w:date="2021-02-22T06:16:00Z"/>
              </w:rPr>
            </w:pPr>
          </w:p>
        </w:tc>
        <w:tc>
          <w:tcPr>
            <w:tcW w:w="0" w:type="auto"/>
          </w:tcPr>
          <w:p w14:paraId="47D0D31E" w14:textId="77777777" w:rsidR="001655BE" w:rsidRDefault="001655BE" w:rsidP="00BB7B7B">
            <w:pPr>
              <w:jc w:val="right"/>
              <w:rPr>
                <w:ins w:id="1572" w:author="David Conklin" w:date="2021-02-22T06:16:00Z"/>
              </w:rPr>
            </w:pPr>
          </w:p>
        </w:tc>
        <w:tc>
          <w:tcPr>
            <w:tcW w:w="0" w:type="auto"/>
          </w:tcPr>
          <w:p w14:paraId="313FF938" w14:textId="77777777" w:rsidR="001655BE" w:rsidRDefault="001655BE" w:rsidP="001655BE">
            <w:pPr>
              <w:rPr>
                <w:ins w:id="1573" w:author="David Conklin" w:date="2021-02-22T06:16:00Z"/>
              </w:rPr>
            </w:pPr>
          </w:p>
        </w:tc>
      </w:tr>
      <w:tr w:rsidR="001655BE" w14:paraId="4D2B2DDE" w14:textId="77777777" w:rsidTr="00BB7B7B">
        <w:trPr>
          <w:ins w:id="1574" w:author="David Conklin" w:date="2021-02-22T06:18:00Z"/>
        </w:trPr>
        <w:tc>
          <w:tcPr>
            <w:tcW w:w="0" w:type="auto"/>
          </w:tcPr>
          <w:p w14:paraId="55DF48E6" w14:textId="4A4EFF32" w:rsidR="001655BE" w:rsidRDefault="001655BE" w:rsidP="00BB7B7B">
            <w:pPr>
              <w:jc w:val="right"/>
              <w:rPr>
                <w:ins w:id="1575" w:author="David Conklin" w:date="2021-02-22T06:18:00Z"/>
              </w:rPr>
            </w:pPr>
            <w:ins w:id="1576" w:author="David Conklin" w:date="2021-02-22T06:18:00Z">
              <w:r>
                <w:t>discrepancy, %</w:t>
              </w:r>
            </w:ins>
          </w:p>
        </w:tc>
        <w:tc>
          <w:tcPr>
            <w:tcW w:w="0" w:type="auto"/>
          </w:tcPr>
          <w:p w14:paraId="71FC7006" w14:textId="3E330480" w:rsidR="001655BE" w:rsidRDefault="001655BE" w:rsidP="00BB7B7B">
            <w:pPr>
              <w:jc w:val="right"/>
              <w:rPr>
                <w:ins w:id="1577" w:author="David Conklin" w:date="2021-02-22T06:18:00Z"/>
              </w:rPr>
            </w:pPr>
            <w:ins w:id="1578" w:author="David Conklin" w:date="2021-02-22T06:19:00Z">
              <w:r>
                <w:t>0.7%</w:t>
              </w:r>
            </w:ins>
          </w:p>
        </w:tc>
        <w:tc>
          <w:tcPr>
            <w:tcW w:w="0" w:type="auto"/>
          </w:tcPr>
          <w:p w14:paraId="7C629987" w14:textId="77777777" w:rsidR="001655BE" w:rsidRDefault="001655BE" w:rsidP="00BB7B7B">
            <w:pPr>
              <w:jc w:val="right"/>
              <w:rPr>
                <w:ins w:id="1579" w:author="David Conklin" w:date="2021-02-22T06:18:00Z"/>
              </w:rPr>
            </w:pPr>
          </w:p>
        </w:tc>
        <w:tc>
          <w:tcPr>
            <w:tcW w:w="0" w:type="auto"/>
          </w:tcPr>
          <w:p w14:paraId="6DA8B9EA" w14:textId="77777777" w:rsidR="001655BE" w:rsidRDefault="001655BE" w:rsidP="00BB7B7B">
            <w:pPr>
              <w:jc w:val="right"/>
              <w:rPr>
                <w:ins w:id="1580" w:author="David Conklin" w:date="2021-02-22T06:18:00Z"/>
              </w:rPr>
            </w:pPr>
          </w:p>
        </w:tc>
        <w:tc>
          <w:tcPr>
            <w:tcW w:w="0" w:type="auto"/>
          </w:tcPr>
          <w:p w14:paraId="7CF1392B" w14:textId="77777777" w:rsidR="001655BE" w:rsidRDefault="001655BE" w:rsidP="001655BE">
            <w:pPr>
              <w:rPr>
                <w:ins w:id="1581"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582" w:name="_Toc66779430"/>
      <w:r>
        <w:t>CW3M v. Shade-a-lator</w:t>
      </w:r>
      <w:bookmarkEnd w:id="158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1583" w:author="David Conklin" w:date="2021-02-18T07:32:00Z">
        <w:r w:rsidR="006C0136">
          <w:t xml:space="preserve">TFT’s </w:t>
        </w:r>
      </w:ins>
      <w:r>
        <w:t>Shade-a-lator</w:t>
      </w:r>
      <w:ins w:id="1584" w:author="David Conklin" w:date="2021-02-18T07:32:00Z">
        <w:r w:rsidR="006C0136">
          <w:t xml:space="preserve"> study was</w:t>
        </w:r>
      </w:ins>
      <w:del w:id="1585" w:author="David Conklin" w:date="2021-02-18T07:32:00Z">
        <w:r w:rsidDel="006C0136">
          <w:delText xml:space="preserve"> is</w:delText>
        </w:r>
      </w:del>
      <w:r>
        <w:t xml:space="preserve"> </w:t>
      </w:r>
      <w:ins w:id="1586" w:author="David Conklin" w:date="2021-02-18T07:32:00Z">
        <w:r w:rsidR="006C0136">
          <w:t>30 minutes</w:t>
        </w:r>
      </w:ins>
      <w:del w:id="1587" w:author="David Conklin" w:date="2021-02-18T07:31:00Z">
        <w:r w:rsidDel="006C0136">
          <w:delText>one</w:delText>
        </w:r>
      </w:del>
      <w:del w:id="1588"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1589" w:author="David Conklin" w:date="2021-01-22T07:35:00Z">
        <w:r w:rsidR="00396FDB">
          <w:t xml:space="preserve">and </w:t>
        </w:r>
      </w:ins>
      <w:del w:id="1590" w:author="David Conklin" w:date="2021-01-22T07:34:00Z">
        <w:r w:rsidDel="00396FDB">
          <w:delText xml:space="preserve">and </w:delText>
        </w:r>
      </w:del>
      <w:r>
        <w:t>aspect</w:t>
      </w:r>
      <w:del w:id="1591"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1592" w:author="David Conklin" w:date="2021-02-18T07:35:00Z"/>
        </w:rPr>
      </w:pPr>
      <w:r>
        <w:t>bottom width, elevation, and gradient</w:t>
      </w:r>
    </w:p>
    <w:p w14:paraId="1807B3A9" w14:textId="7A84150F" w:rsidR="006C0136" w:rsidRDefault="006C0136" w:rsidP="006C0136">
      <w:pPr>
        <w:pStyle w:val="ListParagraph"/>
        <w:rPr>
          <w:ins w:id="1593" w:author="David Conklin" w:date="2021-02-18T07:35:00Z"/>
        </w:rPr>
      </w:pPr>
    </w:p>
    <w:p w14:paraId="05088C2B" w14:textId="7ACC8D24" w:rsidR="006C0136" w:rsidRDefault="006C0136">
      <w:pPr>
        <w:pStyle w:val="ListParagraph"/>
        <w:ind w:left="0"/>
        <w:pPrChange w:id="1594" w:author="David Conklin" w:date="2021-02-18T07:36:00Z">
          <w:pPr>
            <w:pStyle w:val="ListParagraph"/>
            <w:numPr>
              <w:numId w:val="9"/>
            </w:numPr>
            <w:ind w:hanging="360"/>
          </w:pPr>
        </w:pPrChange>
      </w:pPr>
      <w:ins w:id="1595" w:author="David Conklin" w:date="2021-02-18T07:37:00Z">
        <w:r>
          <w:t>The original intent in the McKenzie wetlands project was to replace the McKenzi</w:t>
        </w:r>
      </w:ins>
      <w:ins w:id="1596" w:author="David Conklin" w:date="2021-02-18T07:38:00Z">
        <w:r>
          <w:t>e Reach GIS layer, inherited from the WW2100 project,  with a more detailed</w:t>
        </w:r>
      </w:ins>
      <w:ins w:id="1597" w:author="David Conklin" w:date="2021-02-18T07:39:00Z">
        <w:r>
          <w:t xml:space="preserve"> version in which the division of reaches into subreaches reflected the shape of the stream on the landscape. </w:t>
        </w:r>
      </w:ins>
      <w:ins w:id="1598" w:author="David Conklin" w:date="2021-02-18T07:40:00Z">
        <w:r>
          <w:t xml:space="preserve"> The idea was for each subreach to be relatively straigh</w:t>
        </w:r>
      </w:ins>
      <w:ins w:id="1599" w:author="David Conklin" w:date="2021-02-18T07:41:00Z">
        <w:r>
          <w:t xml:space="preserve">t, and suitable to </w:t>
        </w:r>
        <w:r w:rsidR="006D3061">
          <w:t>be</w:t>
        </w:r>
      </w:ins>
      <w:ins w:id="1600" w:author="David Conklin" w:date="2021-02-18T07:42:00Z">
        <w:r w:rsidR="006D3061">
          <w:t xml:space="preserve"> </w:t>
        </w:r>
      </w:ins>
      <w:ins w:id="1601" w:author="David Conklin" w:date="2021-02-18T07:41:00Z">
        <w:r>
          <w:t>characterized by</w:t>
        </w:r>
      </w:ins>
      <w:ins w:id="1602" w:author="David Conklin" w:date="2021-02-18T07:42:00Z">
        <w:r w:rsidR="006D3061">
          <w:t xml:space="preserve"> single values for direction and for the height of vegetation on each ban</w:t>
        </w:r>
      </w:ins>
      <w:ins w:id="1603" w:author="David Conklin" w:date="2021-02-18T07:43:00Z">
        <w:r w:rsidR="006D3061">
          <w:t xml:space="preserve">k.  Subreaches would necessarily be of variable length, shorter in curved sections of the </w:t>
        </w:r>
      </w:ins>
      <w:ins w:id="1604" w:author="David Conklin" w:date="2021-02-18T07:44:00Z">
        <w:r w:rsidR="006D3061">
          <w:t>stream, and potentially much longer in straighter sections.  Pr</w:t>
        </w:r>
      </w:ins>
      <w:ins w:id="1605" w:author="David Conklin" w:date="2021-02-18T07:45:00Z">
        <w:r w:rsidR="006D3061">
          <w:t>eparation of the more detailed Reach layer is outside the scope of Oregon Freshwater’s part of the proje</w:t>
        </w:r>
      </w:ins>
      <w:ins w:id="1606" w:author="David Conklin" w:date="2021-02-18T07:46:00Z">
        <w:r w:rsidR="006D3061">
          <w:t>ct and, as of February 2021, still remains to be done.</w:t>
        </w:r>
      </w:ins>
      <w:ins w:id="1607" w:author="David Conklin" w:date="2021-02-18T07:47:00Z">
        <w:r w:rsidR="006D3061">
          <w:t xml:space="preserve">  In order to continue development of the thermal loading model</w:t>
        </w:r>
      </w:ins>
      <w:ins w:id="1608" w:author="David Conklin" w:date="2021-02-18T07:48:00Z">
        <w:r w:rsidR="006D3061">
          <w:t>, Oregon Freshwater adopted the stream reaches inherited from the WW2100 project as the spatial unit of c</w:t>
        </w:r>
      </w:ins>
      <w:ins w:id="1609" w:author="David Conklin" w:date="2021-02-18T07:49:00Z">
        <w:r w:rsidR="006D3061">
          <w:t>omputation.</w:t>
        </w:r>
      </w:ins>
      <w:ins w:id="1610" w:author="David Conklin" w:date="2021-02-18T07:54:00Z">
        <w:r w:rsidR="00432929">
          <w:t xml:space="preserve">  The TFT Shade-a-lator</w:t>
        </w:r>
      </w:ins>
      <w:ins w:id="1611" w:author="David Conklin" w:date="2021-02-18T07:55:00Z">
        <w:r w:rsidR="00432929">
          <w:t xml:space="preserve"> data for the lower McKenzie has </w:t>
        </w:r>
      </w:ins>
      <w:ins w:id="1612" w:author="David Conklin" w:date="2021-02-18T07:56:00Z">
        <w:r w:rsidR="00432929">
          <w:t>2,251 stream segments each 25 meters long</w:t>
        </w:r>
      </w:ins>
      <w:ins w:id="1613" w:author="David Conklin" w:date="2021-02-18T08:01:00Z">
        <w:r w:rsidR="00432929">
          <w:t>.  The 2,251 Shade-a-lator segments correspond t</w:t>
        </w:r>
      </w:ins>
      <w:ins w:id="1614" w:author="David Conklin" w:date="2021-02-18T08:02:00Z">
        <w:r w:rsidR="00432929">
          <w:t>o 86 reaches in CW3M, averaging 654 meters long</w:t>
        </w:r>
      </w:ins>
      <w:ins w:id="1615"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1616"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1617" w:author="David Conklin" w:date="2021-02-18T07:34:00Z">
        <w:r w:rsidR="006C0136">
          <w:t xml:space="preserve"> (azimuth)</w:t>
        </w:r>
      </w:ins>
      <w:r>
        <w:t xml:space="preserve"> and height above the horizon</w:t>
      </w:r>
      <w:ins w:id="1618"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1619" w:author="David Conklin" w:date="2021-02-18T08:05:00Z">
        <w:r w:rsidR="006D41D5" w:rsidDel="00911AF6">
          <w:delText>will reduce</w:delText>
        </w:r>
      </w:del>
      <w:ins w:id="1620" w:author="David Conklin" w:date="2021-02-18T08:05:00Z">
        <w:r w:rsidR="00911AF6">
          <w:t>reduces</w:t>
        </w:r>
      </w:ins>
      <w:r w:rsidR="006D41D5">
        <w:t xml:space="preserve"> the shortwave radiation value by taking into account topographic shading</w:t>
      </w:r>
      <w:del w:id="1621" w:author="David Conklin" w:date="2021-02-18T08:06:00Z">
        <w:r w:rsidR="006D41D5" w:rsidDel="00911AF6">
          <w:delText>, but that has not yet been implemented as of 1/12/21</w:delText>
        </w:r>
      </w:del>
      <w:r w:rsidR="006D41D5">
        <w:t>.</w:t>
      </w:r>
      <w:ins w:id="1622" w:author="David Conklin" w:date="2021-02-18T08:06:00Z">
        <w:r w:rsidR="00911AF6">
          <w:t xml:space="preserve">  Note however, that the ability to account for topographic shading is dependent on the availability of topo</w:t>
        </w:r>
      </w:ins>
      <w:ins w:id="1623" w:author="David Conklin" w:date="2021-02-18T08:07:00Z">
        <w:r w:rsidR="00911AF6">
          <w:t>graphic elevations to the east, south, and west.</w:t>
        </w:r>
      </w:ins>
      <w:ins w:id="1624" w:author="David Conklin" w:date="2021-02-18T08:08:00Z">
        <w:r w:rsidR="00911AF6">
          <w:t xml:space="preserve">  Reach attributes for the topographic elevations have not been populated with</w:t>
        </w:r>
      </w:ins>
      <w:ins w:id="1625" w:author="David Conklin" w:date="2021-02-18T08:09:00Z">
        <w:r w:rsidR="00911AF6">
          <w:t xml:space="preserve"> actual data.  Doing so requires ArcGIS work which is outside the scope o</w:t>
        </w:r>
      </w:ins>
      <w:ins w:id="1626" w:author="David Conklin" w:date="2021-02-18T08:10:00Z">
        <w:r w:rsidR="00911AF6">
          <w:t>f Oregon Freshwater’s part of the project.  For code development purposes, the topographic elevations of reaches corresponding to Shade</w:t>
        </w:r>
      </w:ins>
      <w:ins w:id="1627"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1628" w:author="David Conklin" w:date="2021-01-22T07:38:00Z"/>
        </w:rPr>
      </w:pPr>
      <w:r>
        <w:t xml:space="preserve">The information about streamside vegetation is much more limited in CW3M than in Shade-a-lator.  </w:t>
      </w:r>
      <w:del w:id="1629" w:author="David Conklin" w:date="2021-02-18T08:13:00Z">
        <w:r w:rsidDel="00911AF6">
          <w:delText xml:space="preserve">For each bank, </w:delText>
        </w:r>
      </w:del>
      <w:r>
        <w:t xml:space="preserve">CW3M </w:t>
      </w:r>
      <w:ins w:id="1630" w:author="David Conklin" w:date="2021-02-18T08:13:00Z">
        <w:r w:rsidR="00911AF6">
          <w:t>averages</w:t>
        </w:r>
      </w:ins>
      <w:del w:id="1631" w:author="David Conklin" w:date="2021-02-18T08:14:00Z">
        <w:r w:rsidDel="00911AF6">
          <w:delText>will</w:delText>
        </w:r>
      </w:del>
      <w:r>
        <w:t xml:space="preserve"> </w:t>
      </w:r>
      <w:del w:id="1632" w:author="David Conklin" w:date="2021-02-18T08:13:00Z">
        <w:r w:rsidDel="00911AF6">
          <w:delText>infer the vegetation height from the VEGCLASS and AGECLASS of the</w:delText>
        </w:r>
      </w:del>
      <w:ins w:id="1633" w:author="David Conklin" w:date="2021-02-18T08:13:00Z">
        <w:r w:rsidR="00911AF6">
          <w:t>the TREE_HT attribute</w:t>
        </w:r>
      </w:ins>
      <w:ins w:id="1634" w:author="David Conklin" w:date="2021-02-18T08:14:00Z">
        <w:r w:rsidR="00911AF6">
          <w:t>s</w:t>
        </w:r>
      </w:ins>
      <w:ins w:id="1635" w:author="David Conklin" w:date="2021-02-18T08:13:00Z">
        <w:r w:rsidR="00911AF6">
          <w:t xml:space="preserve"> of the</w:t>
        </w:r>
      </w:ins>
      <w:r>
        <w:t xml:space="preserve"> representative streamside IDU</w:t>
      </w:r>
      <w:ins w:id="1636" w:author="David Conklin" w:date="2021-02-18T08:14:00Z">
        <w:r w:rsidR="00911AF6">
          <w:t>s</w:t>
        </w:r>
      </w:ins>
      <w:ins w:id="1637" w:author="David Conklin" w:date="2021-02-18T08:15:00Z">
        <w:r w:rsidR="00911AF6">
          <w:t xml:space="preserve"> for each bank</w:t>
        </w:r>
      </w:ins>
      <w:r>
        <w:t xml:space="preserve">, and </w:t>
      </w:r>
      <w:del w:id="1638" w:author="David Conklin" w:date="2021-02-18T08:15:00Z">
        <w:r w:rsidDel="00911AF6">
          <w:delText xml:space="preserve">will </w:delText>
        </w:r>
      </w:del>
      <w:r>
        <w:t>infer</w:t>
      </w:r>
      <w:ins w:id="1639" w:author="David Conklin" w:date="2021-02-18T08:15:00Z">
        <w:r w:rsidR="00911AF6">
          <w:t>s</w:t>
        </w:r>
      </w:ins>
      <w:r>
        <w:t xml:space="preserve"> </w:t>
      </w:r>
      <w:r>
        <w:lastRenderedPageBreak/>
        <w:t xml:space="preserve">the canopy density from the </w:t>
      </w:r>
      <w:del w:id="1640" w:author="David Conklin" w:date="2021-02-18T08:15:00Z">
        <w:r w:rsidDel="00911AF6">
          <w:delText>VEGCLASS and the calendar date</w:delText>
        </w:r>
      </w:del>
      <w:ins w:id="1641" w:author="David Conklin" w:date="2021-02-18T08:15:00Z">
        <w:r w:rsidR="00911AF6">
          <w:t>LAI attributes</w:t>
        </w:r>
      </w:ins>
      <w:r>
        <w:t xml:space="preserve">.  Attenuation by streamside conditions </w:t>
      </w:r>
      <w:ins w:id="1642" w:author="David Conklin" w:date="2021-02-18T08:16:00Z">
        <w:r w:rsidR="00F05F84">
          <w:t xml:space="preserve">is </w:t>
        </w:r>
      </w:ins>
      <w:del w:id="1643" w:author="David Conklin" w:date="2021-02-18T08:16:00Z">
        <w:r w:rsidDel="00F05F84">
          <w:delText xml:space="preserve">will be </w:delText>
        </w:r>
      </w:del>
      <w:r>
        <w:t xml:space="preserve">estimated as a function of stream width, </w:t>
      </w:r>
      <w:del w:id="1644" w:author="David Conklin" w:date="2021-02-18T08:17:00Z">
        <w:r w:rsidDel="002730CA">
          <w:delText>bank hei</w:delText>
        </w:r>
      </w:del>
      <w:del w:id="1645" w:author="David Conklin" w:date="2021-02-18T08:16:00Z">
        <w:r w:rsidDel="002730CA">
          <w:delText>ght,</w:delText>
        </w:r>
      </w:del>
      <w:r>
        <w:t xml:space="preserve"> vegetation height, and canopy density</w:t>
      </w:r>
      <w:del w:id="1646" w:author="David Conklin" w:date="2021-02-18T08:17:00Z">
        <w:r w:rsidDel="002730CA">
          <w:delText>; this has not yet been implemented as of 1/12/21.</w:delText>
        </w:r>
      </w:del>
      <w:ins w:id="1647" w:author="David Conklin" w:date="2021-02-18T08:17:00Z">
        <w:r w:rsidR="002730CA">
          <w:t>.</w:t>
        </w:r>
      </w:ins>
    </w:p>
    <w:p w14:paraId="058325B8" w14:textId="3E69EC91" w:rsidR="00396FDB" w:rsidRDefault="00396FDB">
      <w:pPr>
        <w:rPr>
          <w:ins w:id="1648" w:author="David Conklin" w:date="2021-01-22T08:36:00Z"/>
        </w:rPr>
      </w:pPr>
    </w:p>
    <w:p w14:paraId="11DC2EB1" w14:textId="41020FFD" w:rsidR="00F024C9" w:rsidRDefault="00F35FE9">
      <w:pPr>
        <w:rPr>
          <w:ins w:id="1649" w:author="David Conklin" w:date="2021-02-18T10:05:00Z"/>
        </w:rPr>
      </w:pPr>
      <w:ins w:id="1650" w:author="David Conklin" w:date="2021-02-18T09:58:00Z">
        <w:r>
          <w:t xml:space="preserve">Actual thermal loading of a stream by the sun depends not only on the </w:t>
        </w:r>
      </w:ins>
      <w:ins w:id="1651" w:author="David Conklin" w:date="2021-02-18T09:59:00Z">
        <w:r>
          <w:t>average intensity of the shortwave radiation, but also o</w:t>
        </w:r>
      </w:ins>
      <w:ins w:id="1652" w:author="David Conklin" w:date="2021-02-18T10:00:00Z">
        <w:r>
          <w:t>n the amount of surface area of the water.  S</w:t>
        </w:r>
      </w:ins>
      <w:ins w:id="1653" w:author="David Conklin" w:date="2021-02-18T10:01:00Z">
        <w:r>
          <w:t>hallow streams warm up faster than deeper streams.</w:t>
        </w:r>
      </w:ins>
      <w:ins w:id="1654" w:author="David Conklin" w:date="2021-02-18T10:02:00Z">
        <w:r>
          <w:t xml:space="preserve">  The stream width (“bottom width”) is part of the Shade-a-lator input data</w:t>
        </w:r>
      </w:ins>
      <w:ins w:id="1655" w:author="David Conklin" w:date="2021-02-18T10:03:00Z">
        <w:r>
          <w:t>, but is not generally available as input data to CW3M.  CW3M estimates</w:t>
        </w:r>
      </w:ins>
      <w:ins w:id="1656" w:author="David Conklin" w:date="2021-02-18T10:04:00Z">
        <w:r>
          <w:t xml:space="preserve"> </w:t>
        </w:r>
      </w:ins>
      <w:ins w:id="1657" w:author="David Conklin" w:date="2021-02-18T10:05:00Z">
        <w:r>
          <w:t>the</w:t>
        </w:r>
      </w:ins>
      <w:ins w:id="1658" w:author="David Conklin" w:date="2021-02-18T10:04:00Z">
        <w:r>
          <w:t xml:space="preserve"> width</w:t>
        </w:r>
      </w:ins>
      <w:ins w:id="1659" w:author="David Conklin" w:date="2021-02-18T10:05:00Z">
        <w:r>
          <w:t xml:space="preserve"> of each subreach </w:t>
        </w:r>
      </w:ins>
      <w:ins w:id="1660" w:author="David Conklin" w:date="2021-02-18T10:04:00Z">
        <w:r>
          <w:t xml:space="preserve"> daily as a function of stream </w:t>
        </w:r>
      </w:ins>
      <w:ins w:id="1661" w:author="David Conklin" w:date="2021-02-18T10:05:00Z">
        <w:r>
          <w:t>order and flow rate.</w:t>
        </w:r>
      </w:ins>
      <w:ins w:id="1662" w:author="David Conklin" w:date="2021-02-18T10:06:00Z">
        <w:r>
          <w:t xml:space="preserve">  </w:t>
        </w:r>
      </w:ins>
    </w:p>
    <w:p w14:paraId="148B880E" w14:textId="77777777" w:rsidR="00F35FE9" w:rsidRDefault="00F35FE9">
      <w:pPr>
        <w:rPr>
          <w:ins w:id="1663" w:author="David Conklin" w:date="2021-01-22T07:38:00Z"/>
        </w:rPr>
      </w:pPr>
    </w:p>
    <w:p w14:paraId="611AC84D" w14:textId="03A94FE0" w:rsidR="00A00270" w:rsidRDefault="00A00270" w:rsidP="00A00270">
      <w:pPr>
        <w:rPr>
          <w:ins w:id="1664" w:author="David Conklin" w:date="2021-01-22T08:58:00Z"/>
        </w:rPr>
      </w:pPr>
    </w:p>
    <w:p w14:paraId="116A02DE" w14:textId="511E14A1" w:rsidR="00A00270" w:rsidRDefault="00A00270" w:rsidP="00A00270">
      <w:pPr>
        <w:rPr>
          <w:ins w:id="1665" w:author="David Conklin" w:date="2021-02-18T10:15:00Z"/>
        </w:rPr>
      </w:pPr>
    </w:p>
    <w:p w14:paraId="0A0A3CD5" w14:textId="6649A02A" w:rsidR="0000015C" w:rsidRDefault="0000015C" w:rsidP="0000015C">
      <w:pPr>
        <w:pStyle w:val="Heading2"/>
        <w:rPr>
          <w:ins w:id="1666" w:author="David Conklin" w:date="2021-02-18T10:16:00Z"/>
        </w:rPr>
      </w:pPr>
      <w:bookmarkStart w:id="1667" w:name="_Toc66779431"/>
      <w:ins w:id="1668" w:author="David Conklin" w:date="2021-02-18T10:15:00Z">
        <w:r>
          <w:t xml:space="preserve">Comparison of </w:t>
        </w:r>
      </w:ins>
      <w:ins w:id="1669" w:author="David Conklin" w:date="2021-02-18T10:16:00Z">
        <w:r>
          <w:t>CW3M results to Shade-a-lator results</w:t>
        </w:r>
        <w:bookmarkEnd w:id="1667"/>
      </w:ins>
    </w:p>
    <w:p w14:paraId="319263E5" w14:textId="6F560236" w:rsidR="0000015C" w:rsidRDefault="0000015C" w:rsidP="0000015C">
      <w:pPr>
        <w:rPr>
          <w:ins w:id="1670" w:author="David Conklin" w:date="2021-02-19T09:21:00Z"/>
        </w:rPr>
      </w:pPr>
    </w:p>
    <w:p w14:paraId="4A645D3F" w14:textId="273CAD9A" w:rsidR="007C047F" w:rsidRDefault="00B076DB" w:rsidP="0000015C">
      <w:pPr>
        <w:rPr>
          <w:ins w:id="1671" w:author="David Conklin" w:date="2021-02-21T19:42:00Z"/>
        </w:rPr>
      </w:pPr>
      <w:ins w:id="1672" w:author="David Conklin" w:date="2021-02-21T18:48:00Z">
        <w:r>
          <w:t>Sha</w:t>
        </w:r>
      </w:ins>
      <w:ins w:id="1673" w:author="David Conklin" w:date="2021-02-21T18:49:00Z">
        <w:r>
          <w:t>de-a-lator data in files named “</w:t>
        </w:r>
      </w:ins>
      <w:ins w:id="1674" w:author="David Conklin" w:date="2021-02-21T18:52:00Z">
        <w:r>
          <w:t xml:space="preserve">cc75_kcal.csv” and “fc75_kcal.csv” </w:t>
        </w:r>
      </w:ins>
      <w:ins w:id="1675" w:author="David Conklin" w:date="2021-02-21T18:49:00Z">
        <w:r>
          <w:t xml:space="preserve">was compared to </w:t>
        </w:r>
      </w:ins>
      <w:ins w:id="1676" w:author="David Conklin" w:date="2021-02-21T18:50:00Z">
        <w:r>
          <w:t xml:space="preserve">output data from CW3M.  </w:t>
        </w:r>
      </w:ins>
      <w:ins w:id="1677" w:author="David Conklin" w:date="2021-02-21T18:53:00Z">
        <w:r>
          <w:t>“cc75” means “current coditions with canopy density of 75%”</w:t>
        </w:r>
      </w:ins>
      <w:ins w:id="1678" w:author="David Conklin" w:date="2021-02-21T18:54:00Z">
        <w:r>
          <w:t>; “fc75” represents future conditions with that canopy de</w:t>
        </w:r>
      </w:ins>
      <w:ins w:id="1679" w:author="David Conklin" w:date="2021-02-21T18:55:00Z">
        <w:r>
          <w:t xml:space="preserve">nsity.  The study period was from 4/1/20 through 10/31/20.  </w:t>
        </w:r>
      </w:ins>
      <w:ins w:id="1680" w:author="David Conklin" w:date="2021-02-21T18:57:00Z">
        <w:r>
          <w:t xml:space="preserve">Data for the McKenzie River from km 0 up to km </w:t>
        </w:r>
      </w:ins>
      <w:ins w:id="1681" w:author="David Conklin" w:date="2021-02-21T18:58:00Z">
        <w:r>
          <w:t>55.285 was used in the comparison</w:t>
        </w:r>
      </w:ins>
      <w:ins w:id="1682" w:author="David Conklin" w:date="2021-02-21T19:04:00Z">
        <w:r w:rsidR="007C047F">
          <w:t>, representing reaches 23765583</w:t>
        </w:r>
      </w:ins>
      <w:ins w:id="1683" w:author="David Conklin" w:date="2021-02-21T19:05:00Z">
        <w:r w:rsidR="007C047F">
          <w:t xml:space="preserve"> upstream through reach </w:t>
        </w:r>
      </w:ins>
      <w:ins w:id="1684" w:author="David Conklin" w:date="2021-02-21T19:04:00Z">
        <w:r w:rsidR="007C047F">
          <w:t>23772865</w:t>
        </w:r>
      </w:ins>
      <w:ins w:id="1685" w:author="David Conklin" w:date="2021-02-21T19:06:00Z">
        <w:r w:rsidR="007C047F">
          <w:t xml:space="preserve">.   </w:t>
        </w:r>
      </w:ins>
      <w:ins w:id="1686" w:author="David Conklin" w:date="2021-02-21T18:59:00Z">
        <w:r w:rsidR="007C047F">
          <w:t>Shade-a-lator</w:t>
        </w:r>
      </w:ins>
      <w:ins w:id="1687" w:author="David Conklin" w:date="2021-02-21T19:03:00Z">
        <w:r w:rsidR="007C047F">
          <w:t xml:space="preserve"> data was for</w:t>
        </w:r>
      </w:ins>
      <w:ins w:id="1688" w:author="David Conklin" w:date="2021-02-21T19:01:00Z">
        <w:r w:rsidR="007C047F">
          <w:t xml:space="preserve"> 25 m river segments, </w:t>
        </w:r>
      </w:ins>
      <w:ins w:id="1689" w:author="David Conklin" w:date="2021-02-21T19:02:00Z">
        <w:r w:rsidR="007C047F">
          <w:t>spanning the distance from km 0 through km 55.300.</w:t>
        </w:r>
      </w:ins>
    </w:p>
    <w:p w14:paraId="5DDCC73B" w14:textId="79D41DEA" w:rsidR="009957EB" w:rsidRDefault="009957EB" w:rsidP="0000015C">
      <w:pPr>
        <w:rPr>
          <w:ins w:id="1690" w:author="David Conklin" w:date="2021-02-21T19:42:00Z"/>
        </w:rPr>
      </w:pPr>
    </w:p>
    <w:p w14:paraId="047C0561" w14:textId="77777777" w:rsidR="00390ABD" w:rsidRDefault="009957EB" w:rsidP="0000015C">
      <w:pPr>
        <w:rPr>
          <w:ins w:id="1691" w:author="David Conklin" w:date="2021-02-22T06:11:00Z"/>
        </w:rPr>
      </w:pPr>
      <w:ins w:id="1692" w:author="David Conklin" w:date="2021-02-21T19:43:00Z">
        <w:r>
          <w:t>CW3M simulations to generate output data for comparison with Shade-a-lator data made use of as much of the S</w:t>
        </w:r>
      </w:ins>
      <w:ins w:id="1693" w:author="David Conklin" w:date="2021-02-21T19:44:00Z">
        <w:r>
          <w:t>hade-a-lator input data as possible.  Reach widths were taken as the average of corresponding segment widths.</w:t>
        </w:r>
      </w:ins>
      <w:ins w:id="1694" w:author="David Conklin" w:date="2021-02-21T19:45:00Z">
        <w:r>
          <w:t xml:space="preserve">  Similar averages were made of topographic elevations and vegetation heights.  LAI </w:t>
        </w:r>
      </w:ins>
      <w:ins w:id="1695" w:author="David Conklin" w:date="2021-02-21T19:46:00Z">
        <w:r>
          <w:t xml:space="preserve">in CW3M was inferred from Shade-a-lator’s canopy density using </w:t>
        </w:r>
      </w:ins>
      <w:ins w:id="1696" w:author="David Conklin" w:date="2021-02-21T19:47:00Z">
        <w:r>
          <w:t>Beer’s law with k = 0.5.</w:t>
        </w:r>
      </w:ins>
      <w:ins w:id="1697" w:author="David Conklin" w:date="2021-02-22T06:06:00Z">
        <w:r w:rsidR="00390ABD">
          <w:t xml:space="preserve">  </w:t>
        </w:r>
      </w:ins>
    </w:p>
    <w:p w14:paraId="51561C83" w14:textId="77777777" w:rsidR="00390ABD" w:rsidRDefault="00390ABD" w:rsidP="0000015C">
      <w:pPr>
        <w:rPr>
          <w:ins w:id="1698" w:author="David Conklin" w:date="2021-02-22T06:11:00Z"/>
        </w:rPr>
      </w:pPr>
    </w:p>
    <w:p w14:paraId="06263C19" w14:textId="47487043" w:rsidR="007C047F" w:rsidRDefault="00390ABD" w:rsidP="0000015C">
      <w:pPr>
        <w:rPr>
          <w:ins w:id="1699" w:author="David Conklin" w:date="2021-02-21T19:21:00Z"/>
        </w:rPr>
      </w:pPr>
      <w:ins w:id="1700" w:author="David Conklin" w:date="2021-02-22T06:09:00Z">
        <w:r>
          <w:t>CW3M data in the f</w:t>
        </w:r>
      </w:ins>
      <w:ins w:id="1701" w:author="David Conklin" w:date="2021-02-22T06:06:00Z">
        <w:r>
          <w:t>igures</w:t>
        </w:r>
      </w:ins>
      <w:ins w:id="1702" w:author="David Conklin" w:date="2021-02-22T06:09:00Z">
        <w:r>
          <w:t xml:space="preserve"> below</w:t>
        </w:r>
      </w:ins>
      <w:ins w:id="1703" w:author="David Conklin" w:date="2021-02-22T06:06:00Z">
        <w:r>
          <w:t xml:space="preserve"> comparing thermal loading for current and future conditions </w:t>
        </w:r>
      </w:ins>
      <w:ins w:id="1704" w:author="David Conklin" w:date="2021-02-22T06:10:00Z">
        <w:r>
          <w:t xml:space="preserve">is </w:t>
        </w:r>
      </w:ins>
      <w:ins w:id="1705" w:author="David Conklin" w:date="2021-02-22T06:08:00Z">
        <w:r>
          <w:t>from CW3M version 301 on 2/21/21.</w:t>
        </w:r>
      </w:ins>
      <w:ins w:id="1706" w:author="David Conklin" w:date="2021-02-22T06:11:00Z">
        <w:r>
          <w:t xml:space="preserve">  </w:t>
        </w:r>
      </w:ins>
      <w:ins w:id="1707" w:author="David Conklin" w:date="2021-02-21T19:08:00Z">
        <w:r w:rsidR="007C047F">
          <w:t>The figure titled “Daily kCal 75CC</w:t>
        </w:r>
      </w:ins>
      <w:ins w:id="1708" w:author="David Conklin" w:date="2021-02-21T19:09:00Z">
        <w:r w:rsidR="004F4EA0">
          <w:t xml:space="preserve"> CW3M v Shade-a-lator” shows the </w:t>
        </w:r>
      </w:ins>
      <w:ins w:id="1709" w:author="David Conklin" w:date="2021-02-21T19:10:00Z">
        <w:r w:rsidR="004F4EA0">
          <w:t xml:space="preserve">thermal energy </w:t>
        </w:r>
      </w:ins>
      <w:ins w:id="1710" w:author="David Conklin" w:date="2021-02-21T19:11:00Z">
        <w:r w:rsidR="004F4EA0">
          <w:t xml:space="preserve">added </w:t>
        </w:r>
      </w:ins>
      <w:ins w:id="1711" w:author="David Conklin" w:date="2021-02-21T19:10:00Z">
        <w:r w:rsidR="004F4EA0">
          <w:t>to the river</w:t>
        </w:r>
      </w:ins>
      <w:ins w:id="1712" w:author="David Conklin" w:date="2021-02-21T19:11:00Z">
        <w:r w:rsidR="004F4EA0">
          <w:t xml:space="preserve"> between km 0 and km 55.</w:t>
        </w:r>
      </w:ins>
      <w:ins w:id="1713" w:author="David Conklin" w:date="2021-02-21T19:12:00Z">
        <w:r w:rsidR="004F4EA0">
          <w:t>3 for each day of the study period, as simulated by CW3M (blue) a</w:t>
        </w:r>
      </w:ins>
      <w:ins w:id="1714" w:author="David Conklin" w:date="2021-02-21T19:13:00Z">
        <w:r w:rsidR="004F4EA0">
          <w:t>nd from the Shade-a-lator cc</w:t>
        </w:r>
      </w:ins>
      <w:ins w:id="1715" w:author="David Conklin" w:date="2021-02-21T19:14:00Z">
        <w:r w:rsidR="004F4EA0">
          <w:t>75_</w:t>
        </w:r>
      </w:ins>
      <w:ins w:id="1716" w:author="David Conklin" w:date="2021-02-21T19:13:00Z">
        <w:r w:rsidR="004F4EA0">
          <w:t>kcal.csv</w:t>
        </w:r>
      </w:ins>
      <w:ins w:id="1717" w:author="David Conklin" w:date="2021-02-21T19:14:00Z">
        <w:r w:rsidR="004F4EA0">
          <w:t xml:space="preserve"> data</w:t>
        </w:r>
      </w:ins>
      <w:ins w:id="1718" w:author="David Conklin" w:date="2021-02-21T19:47:00Z">
        <w:r w:rsidR="009957EB">
          <w:t xml:space="preserve"> (orange)</w:t>
        </w:r>
      </w:ins>
      <w:ins w:id="1719" w:author="David Conklin" w:date="2021-02-21T19:14:00Z">
        <w:r w:rsidR="004F4EA0">
          <w:t xml:space="preserve">.  </w:t>
        </w:r>
      </w:ins>
      <w:ins w:id="1720" w:author="David Conklin" w:date="2021-02-21T19:15:00Z">
        <w:r w:rsidR="004F4EA0">
          <w:t>The CW3M line is irregular because it reflec</w:t>
        </w:r>
      </w:ins>
      <w:ins w:id="1721" w:author="David Conklin" w:date="2021-02-21T19:16:00Z">
        <w:r w:rsidR="004F4EA0">
          <w:t xml:space="preserve">ts the reduction of direct sunshine on cloudy and rainy days.  </w:t>
        </w:r>
      </w:ins>
      <w:ins w:id="1722" w:author="David Conklin" w:date="2021-02-21T19:20:00Z">
        <w:r w:rsidR="002E5F7F">
          <w:t>Summed</w:t>
        </w:r>
      </w:ins>
      <w:ins w:id="1723" w:author="David Conklin" w:date="2021-02-21T19:17:00Z">
        <w:r w:rsidR="004F4EA0">
          <w:t xml:space="preserve"> over the April 1 – October 31 period, </w:t>
        </w:r>
      </w:ins>
      <w:ins w:id="1724" w:author="David Conklin" w:date="2021-02-21T19:19:00Z">
        <w:r w:rsidR="002E5F7F">
          <w:t>the</w:t>
        </w:r>
      </w:ins>
      <w:ins w:id="1725" w:author="David Conklin" w:date="2021-02-21T19:20:00Z">
        <w:r w:rsidR="002E5F7F">
          <w:t xml:space="preserve"> thermal load calculated by Shade-a-lator on this 55 km section of river is 6% higher than t</w:t>
        </w:r>
      </w:ins>
      <w:ins w:id="1726" w:author="David Conklin" w:date="2021-02-21T19:21:00Z">
        <w:r w:rsidR="002E5F7F">
          <w:t>he thermal load calculated by CW3M.</w:t>
        </w:r>
      </w:ins>
    </w:p>
    <w:p w14:paraId="1E63640F" w14:textId="6602547C" w:rsidR="002E5F7F" w:rsidRDefault="002E5F7F" w:rsidP="0000015C">
      <w:pPr>
        <w:rPr>
          <w:ins w:id="1727" w:author="David Conklin" w:date="2021-02-21T19:21:00Z"/>
        </w:rPr>
      </w:pPr>
    </w:p>
    <w:p w14:paraId="02700C5E" w14:textId="488FBF78" w:rsidR="002E5F7F" w:rsidRDefault="002E5F7F" w:rsidP="0000015C">
      <w:pPr>
        <w:rPr>
          <w:ins w:id="1728" w:author="David Conklin" w:date="2021-02-21T19:19:00Z"/>
        </w:rPr>
      </w:pPr>
      <w:ins w:id="1729" w:author="David Conklin" w:date="2021-02-21T19:24:00Z">
        <w:r>
          <w:t xml:space="preserve">Taller </w:t>
        </w:r>
      </w:ins>
      <w:ins w:id="1730" w:author="David Conklin" w:date="2021-02-21T19:25:00Z">
        <w:r>
          <w:t xml:space="preserve">streamside vegetation decreases the thermal load on the stream from </w:t>
        </w:r>
      </w:ins>
      <w:ins w:id="1731" w:author="David Conklin" w:date="2021-02-21T19:26:00Z">
        <w:r>
          <w:t>direct sunshine.  In the “future conditions” simulati</w:t>
        </w:r>
      </w:ins>
      <w:ins w:id="1732" w:author="David Conklin" w:date="2021-02-21T19:27:00Z">
        <w:r>
          <w:t xml:space="preserve">ons, canopy under 5 m tall is </w:t>
        </w:r>
      </w:ins>
      <w:ins w:id="1733" w:author="David Conklin" w:date="2021-02-21T19:28:00Z">
        <w:r>
          <w:t>replaced with canopy 30.48 m tall (100 ft</w:t>
        </w:r>
      </w:ins>
      <w:ins w:id="1734" w:author="David Conklin" w:date="2021-02-21T19:29:00Z">
        <w:r>
          <w:t xml:space="preserve"> tall).</w:t>
        </w:r>
      </w:ins>
      <w:ins w:id="1735" w:author="David Conklin" w:date="2021-02-21T19:30:00Z">
        <w:r w:rsidR="00B74387">
          <w:t xml:space="preserve">  The figure titled “Daily kCal CW3M CC v FC” sh</w:t>
        </w:r>
      </w:ins>
      <w:ins w:id="1736" w:author="David Conklin" w:date="2021-02-21T19:31:00Z">
        <w:r w:rsidR="00B74387">
          <w:t xml:space="preserve">ows the thermal energy added to the river each day </w:t>
        </w:r>
      </w:ins>
      <w:ins w:id="1737" w:author="David Conklin" w:date="2021-02-21T19:32:00Z">
        <w:r w:rsidR="00B74387">
          <w:t>when shaded by</w:t>
        </w:r>
      </w:ins>
      <w:ins w:id="1738" w:author="David Conklin" w:date="2021-02-21T19:31:00Z">
        <w:r w:rsidR="00B74387">
          <w:t xml:space="preserve"> the original vegetation heights (CC) and </w:t>
        </w:r>
      </w:ins>
      <w:ins w:id="1739" w:author="David Conklin" w:date="2021-02-21T19:34:00Z">
        <w:r w:rsidR="00D008FE">
          <w:t>wh</w:t>
        </w:r>
      </w:ins>
      <w:ins w:id="1740" w:author="David Conklin" w:date="2021-02-21T19:35:00Z">
        <w:r w:rsidR="00D008FE">
          <w:t xml:space="preserve">en shaded by </w:t>
        </w:r>
      </w:ins>
      <w:ins w:id="1741" w:author="David Conklin" w:date="2021-02-21T19:31:00Z">
        <w:r w:rsidR="00B74387">
          <w:t>the taller veg</w:t>
        </w:r>
      </w:ins>
      <w:ins w:id="1742" w:author="David Conklin" w:date="2021-02-21T19:32:00Z">
        <w:r w:rsidR="00B74387">
          <w:t>etation (FC), as simulated by CW3M.</w:t>
        </w:r>
      </w:ins>
      <w:ins w:id="1743" w:author="David Conklin" w:date="2021-02-21T19:35:00Z">
        <w:r w:rsidR="00D008FE">
          <w:t xml:space="preserve">  CW3M simulates a reduction of the thermal load by 16%.  Finally, the </w:t>
        </w:r>
      </w:ins>
      <w:ins w:id="1744" w:author="David Conklin" w:date="2021-02-21T19:36:00Z">
        <w:r w:rsidR="00D008FE">
          <w:t>figure titled “Daily kCal Shade-a-lator CC v FC” show</w:t>
        </w:r>
      </w:ins>
      <w:ins w:id="1745" w:author="David Conklin" w:date="2021-02-21T19:37:00Z">
        <w:r w:rsidR="00D008FE">
          <w:t>s the same comparison using data from the cc75_kcal.csv and fc75_</w:t>
        </w:r>
      </w:ins>
      <w:ins w:id="1746" w:author="David Conklin" w:date="2021-02-21T19:38:00Z">
        <w:r w:rsidR="00D008FE">
          <w:t>kcal.csv Shade-a-lator files.  In this case, the reduction in thermal load is smaller, only 4%</w:t>
        </w:r>
      </w:ins>
      <w:ins w:id="1747" w:author="David Conklin" w:date="2021-02-21T19:39:00Z">
        <w:r w:rsidR="00D008FE">
          <w:t>.</w:t>
        </w:r>
      </w:ins>
    </w:p>
    <w:p w14:paraId="62092203" w14:textId="136ABCF6" w:rsidR="002E5F7F" w:rsidRDefault="002E5F7F" w:rsidP="0000015C">
      <w:pPr>
        <w:rPr>
          <w:ins w:id="1748" w:author="David Conklin" w:date="2021-02-21T19:19:00Z"/>
        </w:rPr>
      </w:pPr>
    </w:p>
    <w:p w14:paraId="3DCD85CB" w14:textId="2BC21B09" w:rsidR="002F4C66" w:rsidRDefault="007A5279" w:rsidP="0000015C">
      <w:pPr>
        <w:rPr>
          <w:ins w:id="1749" w:author="David Conklin" w:date="2021-02-21T18:42:00Z"/>
        </w:rPr>
      </w:pPr>
      <w:ins w:id="1750"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751" w:author="David Conklin" w:date="2021-02-21T18:42:00Z"/>
        </w:rPr>
      </w:pPr>
    </w:p>
    <w:p w14:paraId="2BB0BB9D" w14:textId="6F85318B" w:rsidR="007A5279" w:rsidRDefault="007A5279" w:rsidP="0000015C">
      <w:pPr>
        <w:rPr>
          <w:ins w:id="1752" w:author="David Conklin" w:date="2021-02-21T18:42:00Z"/>
        </w:rPr>
      </w:pPr>
      <w:ins w:id="1753"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754" w:author="David Conklin" w:date="2021-02-21T18:42:00Z"/>
        </w:rPr>
      </w:pPr>
    </w:p>
    <w:p w14:paraId="4CB724CF" w14:textId="6BC10E52" w:rsidR="007A5279" w:rsidRDefault="007A5279" w:rsidP="0000015C">
      <w:pPr>
        <w:rPr>
          <w:ins w:id="1755" w:author="David Conklin" w:date="2021-02-21T18:46:00Z"/>
        </w:rPr>
      </w:pPr>
      <w:ins w:id="1756"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757" w:author="David Conklin" w:date="2021-02-21T18:46:00Z"/>
        </w:rPr>
      </w:pPr>
    </w:p>
    <w:p w14:paraId="08D40AE3" w14:textId="77777777" w:rsidR="007A5279" w:rsidRDefault="007A5279" w:rsidP="0000015C">
      <w:pPr>
        <w:rPr>
          <w:ins w:id="1758"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E0D1EEE" w:rsidR="005C537E" w:rsidRDefault="005C537E" w:rsidP="005C537E">
      <w:pPr>
        <w:pStyle w:val="Caption"/>
      </w:pPr>
      <w:bookmarkStart w:id="1759" w:name="_Ref48286765"/>
      <w:bookmarkStart w:id="1760" w:name="_Toc53219841"/>
      <w:r>
        <w:t xml:space="preserve">Figure </w:t>
      </w:r>
      <w:fldSimple w:instr=" SEQ Figure \* ARABIC ">
        <w:r w:rsidR="00B13FA9">
          <w:rPr>
            <w:noProof/>
          </w:rPr>
          <w:t>9</w:t>
        </w:r>
      </w:fldSimple>
      <w:bookmarkEnd w:id="1759"/>
      <w:r>
        <w:t>. Clackamas basin in CW3M screen capture</w:t>
      </w:r>
      <w:bookmarkEnd w:id="176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761" w:name="_Toc66779432"/>
      <w:r>
        <w:t>The Clackamas Basin</w:t>
      </w:r>
      <w:bookmarkEnd w:id="1761"/>
    </w:p>
    <w:p w14:paraId="4A96B042" w14:textId="77777777" w:rsidR="005C537E" w:rsidRPr="000E6A65" w:rsidRDefault="005C537E" w:rsidP="005C537E"/>
    <w:p w14:paraId="11F4A966" w14:textId="0E08DC2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B13FA9">
        <w:t xml:space="preserve">Figure </w:t>
      </w:r>
      <w:r w:rsidR="00B13FA9">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762" w:name="_Toc66779433"/>
      <w:r>
        <w:t>Directory structure and file names</w:t>
      </w:r>
      <w:bookmarkEnd w:id="176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763" w:name="_Toc66779434"/>
      <w:r>
        <w:lastRenderedPageBreak/>
        <w:t xml:space="preserve">Release </w:t>
      </w:r>
      <w:r w:rsidR="00E735F4">
        <w:t>Log</w:t>
      </w:r>
      <w:bookmarkEnd w:id="176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764"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765" w:author="David Conklin" w:date="2021-01-30T16:23:00Z"/>
          <w:rFonts w:cs="Times New Roman"/>
          <w:szCs w:val="24"/>
        </w:rPr>
      </w:pPr>
    </w:p>
    <w:p w14:paraId="609664BE" w14:textId="4286E524" w:rsidR="002E2334" w:rsidRDefault="002E2334" w:rsidP="008B6340">
      <w:pPr>
        <w:pStyle w:val="Body"/>
        <w:rPr>
          <w:ins w:id="1766" w:author="David Conklin" w:date="2021-01-30T16:24:00Z"/>
          <w:rFonts w:cs="Times New Roman"/>
          <w:szCs w:val="24"/>
        </w:rPr>
      </w:pPr>
      <w:ins w:id="1767" w:author="David Conklin" w:date="2021-01-30T16:23:00Z">
        <w:r>
          <w:rPr>
            <w:rFonts w:cs="Times New Roman"/>
            <w:szCs w:val="24"/>
          </w:rPr>
          <w:t>0.4.6</w:t>
        </w:r>
      </w:ins>
      <w:ins w:id="1768" w:author="David Conklin" w:date="2021-01-30T16:24:00Z">
        <w:r>
          <w:rPr>
            <w:rFonts w:cs="Times New Roman"/>
            <w:szCs w:val="24"/>
          </w:rPr>
          <w:t xml:space="preserve"> was cancelled.</w:t>
        </w:r>
      </w:ins>
    </w:p>
    <w:p w14:paraId="4C116F78" w14:textId="53EE1CD1" w:rsidR="002E2334" w:rsidRDefault="002E2334" w:rsidP="008B6340">
      <w:pPr>
        <w:pStyle w:val="Body"/>
        <w:rPr>
          <w:ins w:id="1769" w:author="David Conklin" w:date="2021-01-30T16:24:00Z"/>
          <w:rFonts w:cs="Times New Roman"/>
          <w:szCs w:val="24"/>
        </w:rPr>
      </w:pPr>
    </w:p>
    <w:p w14:paraId="70D4700A" w14:textId="2BBBCBEE" w:rsidR="002E2334" w:rsidRDefault="002E2334" w:rsidP="008B6340">
      <w:pPr>
        <w:pStyle w:val="Body"/>
        <w:rPr>
          <w:ins w:id="1770" w:author="David Conklin" w:date="2021-02-19T09:13:00Z"/>
          <w:rFonts w:cs="Times New Roman"/>
          <w:szCs w:val="24"/>
        </w:rPr>
      </w:pPr>
      <w:ins w:id="1771" w:author="David Conklin" w:date="2021-01-30T16:24:00Z">
        <w:r>
          <w:rPr>
            <w:rFonts w:cs="Times New Roman"/>
            <w:szCs w:val="24"/>
          </w:rPr>
          <w:t>CW3M_Installer_McKenzie-0.4.7.exe fromCW3M ver. 267 1/</w:t>
        </w:r>
      </w:ins>
      <w:ins w:id="1772" w:author="David Conklin" w:date="2021-01-30T16:25:00Z">
        <w:r>
          <w:rPr>
            <w:rFonts w:cs="Times New Roman"/>
            <w:szCs w:val="24"/>
          </w:rPr>
          <w:t xml:space="preserve">30/21.  This release was made to facilitate PEST </w:t>
        </w:r>
      </w:ins>
      <w:ins w:id="1773" w:author="David Conklin" w:date="2021-01-30T16:26:00Z">
        <w:r>
          <w:rPr>
            <w:rFonts w:cs="Times New Roman"/>
            <w:szCs w:val="24"/>
          </w:rPr>
          <w:t>calibration work for Lookout Creek</w:t>
        </w:r>
        <w:r w:rsidR="0080365E">
          <w:rPr>
            <w:rFonts w:cs="Times New Roman"/>
            <w:szCs w:val="24"/>
          </w:rPr>
          <w:t>, South Fork above Cougar, and the Mohawk b</w:t>
        </w:r>
      </w:ins>
      <w:ins w:id="1774" w:author="David Conklin" w:date="2021-01-30T16:27:00Z">
        <w:r w:rsidR="0080365E">
          <w:rPr>
            <w:rFonts w:cs="Times New Roman"/>
            <w:szCs w:val="24"/>
          </w:rPr>
          <w:t>asin.</w:t>
        </w:r>
      </w:ins>
      <w:ins w:id="1775" w:author="David Conklin" w:date="2021-01-30T16:28:00Z">
        <w:r w:rsidR="0080365E">
          <w:rPr>
            <w:rFonts w:cs="Times New Roman"/>
            <w:szCs w:val="24"/>
          </w:rPr>
          <w:t xml:space="preserve">  This release also inc</w:t>
        </w:r>
      </w:ins>
      <w:ins w:id="1776" w:author="David Conklin" w:date="2021-01-30T16:29:00Z">
        <w:r w:rsidR="0080365E">
          <w:rPr>
            <w:rFonts w:cs="Times New Roman"/>
            <w:szCs w:val="24"/>
          </w:rPr>
          <w:t xml:space="preserve">orporates the </w:t>
        </w:r>
      </w:ins>
      <w:ins w:id="1777" w:author="David Conklin" w:date="2021-01-30T16:32:00Z">
        <w:r w:rsidR="0080365E">
          <w:rPr>
            <w:rFonts w:cs="Times New Roman"/>
            <w:szCs w:val="24"/>
          </w:rPr>
          <w:t xml:space="preserve">addition of a “studyAreaName” field to the ENVX file, and the </w:t>
        </w:r>
      </w:ins>
      <w:ins w:id="1778" w:author="David Conklin" w:date="2021-01-30T16:29:00Z">
        <w:r w:rsidR="0080365E">
          <w:rPr>
            <w:rFonts w:cs="Times New Roman"/>
            <w:szCs w:val="24"/>
          </w:rPr>
          <w:t xml:space="preserve">separation of FLOW report specs from the Flow XML file into a </w:t>
        </w:r>
      </w:ins>
      <w:ins w:id="1779" w:author="David Conklin" w:date="2021-01-30T16:33:00Z">
        <w:r w:rsidR="0080365E">
          <w:rPr>
            <w:rFonts w:cs="Times New Roman"/>
            <w:szCs w:val="24"/>
          </w:rPr>
          <w:t>another</w:t>
        </w:r>
      </w:ins>
      <w:ins w:id="1780" w:author="David Conklin" w:date="2021-01-30T16:29:00Z">
        <w:r w:rsidR="0080365E">
          <w:rPr>
            <w:rFonts w:cs="Times New Roman"/>
            <w:szCs w:val="24"/>
          </w:rPr>
          <w:t xml:space="preserve"> file</w:t>
        </w:r>
      </w:ins>
      <w:ins w:id="1781" w:author="David Conklin" w:date="2021-01-30T16:30:00Z">
        <w:r w:rsidR="0080365E">
          <w:rPr>
            <w:rFonts w:cs="Times New Roman"/>
            <w:szCs w:val="24"/>
          </w:rPr>
          <w:t>.</w:t>
        </w:r>
      </w:ins>
    </w:p>
    <w:p w14:paraId="5E8B3942" w14:textId="1E2083FA" w:rsidR="00811477" w:rsidRDefault="00811477" w:rsidP="008B6340">
      <w:pPr>
        <w:pStyle w:val="Body"/>
        <w:rPr>
          <w:ins w:id="1782" w:author="David Conklin" w:date="2021-02-19T09:13:00Z"/>
          <w:rFonts w:cs="Times New Roman"/>
          <w:szCs w:val="24"/>
        </w:rPr>
      </w:pPr>
    </w:p>
    <w:p w14:paraId="746CA643" w14:textId="77777777" w:rsidR="001B1970" w:rsidRPr="008B6340" w:rsidRDefault="001B1970" w:rsidP="001B1970">
      <w:pPr>
        <w:pStyle w:val="Body"/>
        <w:rPr>
          <w:ins w:id="1783" w:author="David Conklin" w:date="2021-03-04T06:02:00Z"/>
          <w:rFonts w:cs="Times New Roman"/>
          <w:szCs w:val="24"/>
        </w:rPr>
      </w:pPr>
      <w:ins w:id="1784"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1785" w:author="David Conklin" w:date="2021-03-04T06:02:00Z"/>
        </w:rPr>
      </w:pPr>
    </w:p>
    <w:p w14:paraId="558E38A0" w14:textId="7DBD7376" w:rsidR="001B1970" w:rsidRDefault="001B1970" w:rsidP="001B1970">
      <w:pPr>
        <w:pStyle w:val="Body"/>
        <w:rPr>
          <w:ins w:id="1786" w:author="David Conklin" w:date="2021-03-04T06:02:00Z"/>
          <w:rFonts w:cs="Times New Roman"/>
          <w:szCs w:val="24"/>
        </w:rPr>
      </w:pPr>
      <w:ins w:id="1787" w:author="David Conklin" w:date="2021-03-04T06:02:00Z">
        <w:r>
          <w:rPr>
            <w:rFonts w:cs="Times New Roman"/>
            <w:szCs w:val="24"/>
          </w:rPr>
          <w:t xml:space="preserve">CW3M_Installer_McKenzie-0.4.9.exe fromCW3M ver. </w:t>
        </w:r>
      </w:ins>
      <w:ins w:id="1788" w:author="David Conklin" w:date="2021-03-04T06:07:00Z">
        <w:r w:rsidR="00BE5AC5">
          <w:rPr>
            <w:rFonts w:cs="Times New Roman"/>
            <w:szCs w:val="24"/>
          </w:rPr>
          <w:t xml:space="preserve">302 </w:t>
        </w:r>
      </w:ins>
      <w:ins w:id="1789" w:author="David Conklin" w:date="2021-03-04T06:08:00Z">
        <w:r w:rsidR="00BE5AC5">
          <w:rPr>
            <w:rFonts w:cs="Times New Roman"/>
            <w:szCs w:val="24"/>
          </w:rPr>
          <w:t>2/22</w:t>
        </w:r>
      </w:ins>
      <w:ins w:id="1790" w:author="David Conklin" w:date="2021-03-04T06:02:00Z">
        <w:r>
          <w:rPr>
            <w:rFonts w:cs="Times New Roman"/>
            <w:szCs w:val="24"/>
          </w:rPr>
          <w:t xml:space="preserve">/21.  </w:t>
        </w:r>
      </w:ins>
      <w:ins w:id="1791"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1792" w:author="David Conklin" w:date="2021-03-04T06:02:00Z"/>
          <w:rFonts w:cs="Times New Roman"/>
          <w:szCs w:val="24"/>
        </w:rPr>
      </w:pPr>
    </w:p>
    <w:p w14:paraId="7C9049A5" w14:textId="40D2BA03" w:rsidR="001B1970" w:rsidRPr="008B6340" w:rsidRDefault="001B1970" w:rsidP="001B1970">
      <w:pPr>
        <w:pStyle w:val="Body"/>
        <w:rPr>
          <w:ins w:id="1793" w:author="David Conklin" w:date="2021-03-04T06:02:00Z"/>
          <w:rFonts w:cs="Times New Roman"/>
          <w:szCs w:val="24"/>
        </w:rPr>
      </w:pPr>
      <w:ins w:id="1794" w:author="David Conklin" w:date="2021-03-04T06:02:00Z">
        <w:r>
          <w:rPr>
            <w:rFonts w:cs="Times New Roman"/>
            <w:szCs w:val="24"/>
          </w:rPr>
          <w:t xml:space="preserve">CW3M_Installer_McKenzie-0.4.10.exe fromCW3M ver. </w:t>
        </w:r>
      </w:ins>
      <w:ins w:id="1795" w:author="David Conklin" w:date="2021-03-04T06:03:00Z">
        <w:r>
          <w:rPr>
            <w:rFonts w:cs="Times New Roman"/>
            <w:szCs w:val="24"/>
          </w:rPr>
          <w:t>305</w:t>
        </w:r>
      </w:ins>
      <w:ins w:id="1796" w:author="David Conklin" w:date="2021-03-04T06:02:00Z">
        <w:r>
          <w:rPr>
            <w:rFonts w:cs="Times New Roman"/>
            <w:szCs w:val="24"/>
          </w:rPr>
          <w:t xml:space="preserve"> </w:t>
        </w:r>
      </w:ins>
      <w:ins w:id="1797" w:author="David Conklin" w:date="2021-03-04T06:03:00Z">
        <w:r>
          <w:rPr>
            <w:rFonts w:cs="Times New Roman"/>
            <w:szCs w:val="24"/>
          </w:rPr>
          <w:t>3/4</w:t>
        </w:r>
      </w:ins>
      <w:ins w:id="1798" w:author="David Conklin" w:date="2021-03-04T06:02:00Z">
        <w:r>
          <w:rPr>
            <w:rFonts w:cs="Times New Roman"/>
            <w:szCs w:val="24"/>
          </w:rPr>
          <w:t xml:space="preserve">/21.  </w:t>
        </w:r>
      </w:ins>
      <w:ins w:id="1799" w:author="David Conklin" w:date="2021-03-04T06:03:00Z">
        <w:r>
          <w:rPr>
            <w:rFonts w:cs="Times New Roman"/>
            <w:szCs w:val="24"/>
          </w:rPr>
          <w:t>For David Rupp running Marys River, fix da</w:t>
        </w:r>
      </w:ins>
      <w:ins w:id="1800" w:author="David Conklin" w:date="2021-03-04T06:04:00Z">
        <w:r>
          <w:rPr>
            <w:rFonts w:cs="Times New Roman"/>
            <w:szCs w:val="24"/>
          </w:rPr>
          <w:t>ta errors in the specification for climate scenario 9 MIROC5 20</w:t>
        </w:r>
        <w:r w:rsidRPr="001B1970">
          <w:rPr>
            <w:rFonts w:cs="Times New Roman"/>
            <w:szCs w:val="24"/>
            <w:vertAlign w:val="superscript"/>
            <w:rPrChange w:id="1801" w:author="David Conklin" w:date="2021-03-04T06:04:00Z">
              <w:rPr>
                <w:rFonts w:cs="Times New Roman"/>
                <w:szCs w:val="24"/>
              </w:rPr>
            </w:rPrChange>
          </w:rPr>
          <w:t>th</w:t>
        </w:r>
        <w:r>
          <w:rPr>
            <w:rFonts w:cs="Times New Roman"/>
            <w:szCs w:val="24"/>
          </w:rPr>
          <w:t xml:space="preserve"> century.</w:t>
        </w:r>
      </w:ins>
      <w:ins w:id="1802" w:author="David Conklin" w:date="2021-03-04T06:06:00Z">
        <w:r w:rsidR="00BE5AC5">
          <w:rPr>
            <w:rFonts w:cs="Times New Roman"/>
            <w:szCs w:val="24"/>
          </w:rPr>
          <w:t xml:space="preserve"> For David Holman, turn on Land Use Transitions in </w:t>
        </w:r>
      </w:ins>
      <w:ins w:id="1803" w:author="David Conklin" w:date="2021-03-04T06:07:00Z">
        <w:r w:rsidR="00BE5AC5">
          <w:rPr>
            <w:rFonts w:cs="Times New Roman"/>
            <w:szCs w:val="24"/>
          </w:rPr>
          <w:t>PEST_Smith47.</w:t>
        </w:r>
      </w:ins>
    </w:p>
    <w:p w14:paraId="46664A02" w14:textId="77777777" w:rsidR="001B1970" w:rsidRDefault="001B1970" w:rsidP="001B1970">
      <w:pPr>
        <w:pStyle w:val="Body"/>
        <w:rPr>
          <w:ins w:id="1804" w:author="David Conklin" w:date="2021-03-04T06:02:00Z"/>
        </w:rPr>
      </w:pPr>
    </w:p>
    <w:p w14:paraId="0FDBC138" w14:textId="77777777" w:rsidR="001B1970" w:rsidRPr="008B6340" w:rsidRDefault="001B1970" w:rsidP="001B1970">
      <w:pPr>
        <w:pStyle w:val="Body"/>
        <w:rPr>
          <w:ins w:id="1805" w:author="David Conklin" w:date="2021-03-04T06:02:00Z"/>
          <w:rFonts w:cs="Times New Roman"/>
          <w:szCs w:val="24"/>
        </w:rPr>
      </w:pPr>
    </w:p>
    <w:p w14:paraId="4C1F2F2F" w14:textId="77777777" w:rsidR="001B1970" w:rsidRDefault="001B1970" w:rsidP="001B1970">
      <w:pPr>
        <w:pStyle w:val="Body"/>
        <w:rPr>
          <w:ins w:id="1806" w:author="David Conklin" w:date="2021-03-04T06:02:00Z"/>
        </w:rPr>
      </w:pPr>
    </w:p>
    <w:p w14:paraId="6073CFFB" w14:textId="52661CA2" w:rsidR="00811477" w:rsidRPr="008B6340" w:rsidDel="001B1970" w:rsidRDefault="00811477" w:rsidP="008B6340">
      <w:pPr>
        <w:pStyle w:val="Body"/>
        <w:rPr>
          <w:del w:id="1807" w:author="David Conklin" w:date="2021-03-04T06:02:00Z"/>
          <w:rFonts w:cs="Times New Roman"/>
          <w:szCs w:val="24"/>
        </w:rPr>
      </w:pPr>
    </w:p>
    <w:p w14:paraId="5A89EB77" w14:textId="326554A2" w:rsidR="002D591A" w:rsidDel="001B1970" w:rsidRDefault="002D591A" w:rsidP="002D591A">
      <w:pPr>
        <w:pStyle w:val="Body"/>
        <w:rPr>
          <w:del w:id="1808" w:author="David Conklin" w:date="2021-03-04T06:02:00Z"/>
        </w:rPr>
      </w:pPr>
    </w:p>
    <w:p w14:paraId="7840B9A7" w14:textId="77777777" w:rsidR="005F3D22" w:rsidRDefault="005F3D22" w:rsidP="005F3D22">
      <w:pPr>
        <w:pStyle w:val="Heading1"/>
      </w:pPr>
      <w:bookmarkStart w:id="1809" w:name="_Toc66779435"/>
      <w:r>
        <w:t>References</w:t>
      </w:r>
      <w:bookmarkEnd w:id="180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810" w:name="_Toc66779436"/>
      <w:r>
        <w:rPr>
          <w:rFonts w:eastAsiaTheme="minorHAnsi"/>
        </w:rPr>
        <w:t>Acronyms</w:t>
      </w:r>
      <w:r w:rsidR="009D540F">
        <w:rPr>
          <w:rFonts w:eastAsiaTheme="minorHAnsi"/>
        </w:rPr>
        <w:t xml:space="preserve"> and Abbreviations</w:t>
      </w:r>
      <w:bookmarkEnd w:id="181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1811"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55D4D" w14:textId="77777777" w:rsidR="00422F28" w:rsidRDefault="00422F28" w:rsidP="00064E77">
      <w:r>
        <w:separator/>
      </w:r>
    </w:p>
  </w:endnote>
  <w:endnote w:type="continuationSeparator" w:id="0">
    <w:p w14:paraId="0BAD73C1" w14:textId="77777777" w:rsidR="00422F28" w:rsidRDefault="00422F2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531D6D" w:rsidRDefault="00531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531D6D" w:rsidRDefault="0053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37A13" w14:textId="77777777" w:rsidR="00422F28" w:rsidRDefault="00422F28" w:rsidP="00064E77">
      <w:r>
        <w:separator/>
      </w:r>
    </w:p>
  </w:footnote>
  <w:footnote w:type="continuationSeparator" w:id="0">
    <w:p w14:paraId="725F8293" w14:textId="77777777" w:rsidR="00422F28" w:rsidRDefault="00422F2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2F2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5476E"/>
    <w:rsid w:val="00554CA6"/>
    <w:rsid w:val="0056152A"/>
    <w:rsid w:val="0056594C"/>
    <w:rsid w:val="005677BF"/>
    <w:rsid w:val="00570B57"/>
    <w:rsid w:val="005729DB"/>
    <w:rsid w:val="00572FA4"/>
    <w:rsid w:val="005744BD"/>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111773</TotalTime>
  <Pages>69</Pages>
  <Words>26843</Words>
  <Characters>153009</Characters>
  <Application>Microsoft Office Word</Application>
  <DocSecurity>0</DocSecurity>
  <Lines>1275</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483</cp:revision>
  <cp:lastPrinted>2021-03-16T16:30:00Z</cp:lastPrinted>
  <dcterms:created xsi:type="dcterms:W3CDTF">2018-11-09T13:56:00Z</dcterms:created>
  <dcterms:modified xsi:type="dcterms:W3CDTF">2021-03-16T16:33:00Z</dcterms:modified>
</cp:coreProperties>
</file>