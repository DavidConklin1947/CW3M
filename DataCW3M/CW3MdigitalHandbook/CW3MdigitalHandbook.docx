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E3D9542" w:rsidR="00064E77" w:rsidRPr="00064E77" w:rsidRDefault="007B1928" w:rsidP="00064E77">
      <w:pPr>
        <w:pStyle w:val="Subtitle"/>
      </w:pPr>
      <w:r>
        <w:t>1</w:t>
      </w:r>
      <w:r w:rsidR="005160F8">
        <w:t>2/</w:t>
      </w:r>
      <w:ins w:id="0" w:author="David Conklin" w:date="2020-12-10T04:22:00Z">
        <w:r w:rsidR="000F5E41">
          <w:t>1</w:t>
        </w:r>
      </w:ins>
      <w:ins w:id="1" w:author="David Conklin" w:date="2020-12-11T05:04:00Z">
        <w:r w:rsidR="00AB737C">
          <w:t>1</w:t>
        </w:r>
      </w:ins>
      <w:del w:id="2"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3" w:author="David Conklin" w:date="2020-12-08T14:52:00Z"/>
        </w:rPr>
        <w:pPrChange w:id="4" w:author="David Conklin" w:date="2020-12-08T14:53:00Z">
          <w:pPr>
            <w:pStyle w:val="Heading2"/>
          </w:pPr>
        </w:pPrChange>
      </w:pPr>
      <w:r>
        <w:rPr>
          <w:rStyle w:val="Hyperlink"/>
          <w:color w:val="auto"/>
          <w:u w:val="none"/>
        </w:rPr>
        <w:t xml:space="preserve">- Updated the </w:t>
      </w:r>
      <w:del w:id="5"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6" w:author="David Conklin" w:date="2020-12-08T14:53:00Z">
        <w:r w:rsidR="00977ECE">
          <w:rPr>
            <w:rStyle w:val="Hyperlink"/>
            <w:color w:val="auto"/>
            <w:u w:val="none"/>
          </w:rPr>
          <w:t xml:space="preserve"> “</w:t>
        </w:r>
      </w:ins>
      <w:del w:id="7" w:author="David Conklin" w:date="2020-12-08T14:53:00Z">
        <w:r w:rsidDel="00977ECE">
          <w:rPr>
            <w:rStyle w:val="Hyperlink"/>
            <w:color w:val="auto"/>
            <w:u w:val="none"/>
          </w:rPr>
          <w:delText>.</w:delText>
        </w:r>
      </w:del>
      <w:ins w:id="8" w:author="David Conklin" w:date="2020-12-08T14:52:00Z">
        <w:r w:rsidR="00977ECE">
          <w:t>Boundary conditions for stream water temperature</w:t>
        </w:r>
      </w:ins>
      <w:ins w:id="9" w:author="David Conklin" w:date="2020-12-08T14:53:00Z">
        <w:r w:rsidR="00977ECE">
          <w:t>”.</w:t>
        </w:r>
      </w:ins>
    </w:p>
    <w:p w14:paraId="11AE2C5B" w14:textId="3E47BF42" w:rsidR="00977ECE" w:rsidRDefault="00543BA6">
      <w:pPr>
        <w:rPr>
          <w:rStyle w:val="Hyperlink"/>
          <w:rFonts w:asciiTheme="majorHAnsi" w:eastAsiaTheme="majorEastAsia" w:hAnsiTheme="majorHAnsi" w:cstheme="majorBidi"/>
          <w:color w:val="auto"/>
          <w:sz w:val="26"/>
          <w:szCs w:val="26"/>
          <w:u w:val="none"/>
        </w:rPr>
      </w:pPr>
      <w:ins w:id="10"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5E4203BB" w:rsidR="00613C1D" w:rsidRDefault="006636CC">
          <w:pPr>
            <w:pStyle w:val="TOC1"/>
            <w:tabs>
              <w:tab w:val="right" w:leader="dot" w:pos="9350"/>
            </w:tabs>
            <w:rPr>
              <w:ins w:id="11" w:author="David Conklin" w:date="2020-12-08T17:42:00Z"/>
              <w:rFonts w:eastAsiaTheme="minorEastAsia"/>
              <w:noProof/>
            </w:rPr>
          </w:pPr>
          <w:r>
            <w:fldChar w:fldCharType="begin"/>
          </w:r>
          <w:r>
            <w:instrText xml:space="preserve"> TOC \o "1-3" \h \z \u </w:instrText>
          </w:r>
          <w:r>
            <w:fldChar w:fldCharType="separate"/>
          </w:r>
          <w:ins w:id="12"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ins>
          <w:r w:rsidR="00613C1D">
            <w:rPr>
              <w:noProof/>
              <w:webHidden/>
            </w:rPr>
          </w:r>
          <w:r w:rsidR="00613C1D">
            <w:rPr>
              <w:noProof/>
              <w:webHidden/>
            </w:rPr>
            <w:fldChar w:fldCharType="separate"/>
          </w:r>
          <w:ins w:id="13" w:author="David Conklin" w:date="2020-12-11T09:14:00Z">
            <w:r w:rsidR="00D24E1A">
              <w:rPr>
                <w:noProof/>
                <w:webHidden/>
              </w:rPr>
              <w:t>3</w:t>
            </w:r>
          </w:ins>
          <w:ins w:id="14" w:author="David Conklin" w:date="2020-12-08T17:42:00Z">
            <w:r w:rsidR="00613C1D">
              <w:rPr>
                <w:noProof/>
                <w:webHidden/>
              </w:rPr>
              <w:fldChar w:fldCharType="end"/>
            </w:r>
            <w:r w:rsidR="00613C1D" w:rsidRPr="00083FC8">
              <w:rPr>
                <w:rStyle w:val="Hyperlink"/>
                <w:noProof/>
              </w:rPr>
              <w:fldChar w:fldCharType="end"/>
            </w:r>
          </w:ins>
        </w:p>
        <w:p w14:paraId="533A8D6F" w14:textId="47278110" w:rsidR="00613C1D" w:rsidRDefault="00613C1D">
          <w:pPr>
            <w:pStyle w:val="TOC1"/>
            <w:tabs>
              <w:tab w:val="right" w:leader="dot" w:pos="9350"/>
            </w:tabs>
            <w:rPr>
              <w:ins w:id="15" w:author="David Conklin" w:date="2020-12-08T17:42:00Z"/>
              <w:rFonts w:eastAsiaTheme="minorEastAsia"/>
              <w:noProof/>
            </w:rPr>
          </w:pPr>
          <w:ins w:id="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ins>
          <w:r>
            <w:rPr>
              <w:noProof/>
              <w:webHidden/>
            </w:rPr>
          </w:r>
          <w:r>
            <w:rPr>
              <w:noProof/>
              <w:webHidden/>
            </w:rPr>
            <w:fldChar w:fldCharType="separate"/>
          </w:r>
          <w:ins w:id="17" w:author="David Conklin" w:date="2020-12-11T09:14:00Z">
            <w:r w:rsidR="00D24E1A">
              <w:rPr>
                <w:noProof/>
                <w:webHidden/>
              </w:rPr>
              <w:t>3</w:t>
            </w:r>
          </w:ins>
          <w:ins w:id="18" w:author="David Conklin" w:date="2020-12-08T17:42:00Z">
            <w:r>
              <w:rPr>
                <w:noProof/>
                <w:webHidden/>
              </w:rPr>
              <w:fldChar w:fldCharType="end"/>
            </w:r>
            <w:r w:rsidRPr="00083FC8">
              <w:rPr>
                <w:rStyle w:val="Hyperlink"/>
                <w:noProof/>
              </w:rPr>
              <w:fldChar w:fldCharType="end"/>
            </w:r>
          </w:ins>
        </w:p>
        <w:p w14:paraId="0850C773" w14:textId="7B8CF5DA" w:rsidR="00613C1D" w:rsidRDefault="00613C1D">
          <w:pPr>
            <w:pStyle w:val="TOC2"/>
            <w:tabs>
              <w:tab w:val="right" w:leader="dot" w:pos="9350"/>
            </w:tabs>
            <w:rPr>
              <w:ins w:id="19" w:author="David Conklin" w:date="2020-12-08T17:42:00Z"/>
              <w:rFonts w:eastAsiaTheme="minorEastAsia"/>
              <w:noProof/>
            </w:rPr>
          </w:pPr>
          <w:ins w:id="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ins>
          <w:r>
            <w:rPr>
              <w:noProof/>
              <w:webHidden/>
            </w:rPr>
          </w:r>
          <w:r>
            <w:rPr>
              <w:noProof/>
              <w:webHidden/>
            </w:rPr>
            <w:fldChar w:fldCharType="separate"/>
          </w:r>
          <w:ins w:id="21" w:author="David Conklin" w:date="2020-12-11T09:14:00Z">
            <w:r w:rsidR="00D24E1A">
              <w:rPr>
                <w:noProof/>
                <w:webHidden/>
              </w:rPr>
              <w:t>3</w:t>
            </w:r>
          </w:ins>
          <w:ins w:id="22" w:author="David Conklin" w:date="2020-12-08T17:42:00Z">
            <w:r>
              <w:rPr>
                <w:noProof/>
                <w:webHidden/>
              </w:rPr>
              <w:fldChar w:fldCharType="end"/>
            </w:r>
            <w:r w:rsidRPr="00083FC8">
              <w:rPr>
                <w:rStyle w:val="Hyperlink"/>
                <w:noProof/>
              </w:rPr>
              <w:fldChar w:fldCharType="end"/>
            </w:r>
          </w:ins>
        </w:p>
        <w:p w14:paraId="1E003E60" w14:textId="1F6359A6" w:rsidR="00613C1D" w:rsidRDefault="00613C1D">
          <w:pPr>
            <w:pStyle w:val="TOC2"/>
            <w:tabs>
              <w:tab w:val="right" w:leader="dot" w:pos="9350"/>
            </w:tabs>
            <w:rPr>
              <w:ins w:id="23" w:author="David Conklin" w:date="2020-12-08T17:42:00Z"/>
              <w:rFonts w:eastAsiaTheme="minorEastAsia"/>
              <w:noProof/>
            </w:rPr>
          </w:pPr>
          <w:ins w:id="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ins>
          <w:r>
            <w:rPr>
              <w:noProof/>
              <w:webHidden/>
            </w:rPr>
          </w:r>
          <w:r>
            <w:rPr>
              <w:noProof/>
              <w:webHidden/>
            </w:rPr>
            <w:fldChar w:fldCharType="separate"/>
          </w:r>
          <w:ins w:id="25" w:author="David Conklin" w:date="2020-12-11T09:14:00Z">
            <w:r w:rsidR="00D24E1A">
              <w:rPr>
                <w:noProof/>
                <w:webHidden/>
              </w:rPr>
              <w:t>4</w:t>
            </w:r>
          </w:ins>
          <w:ins w:id="26" w:author="David Conklin" w:date="2020-12-08T17:42:00Z">
            <w:r>
              <w:rPr>
                <w:noProof/>
                <w:webHidden/>
              </w:rPr>
              <w:fldChar w:fldCharType="end"/>
            </w:r>
            <w:r w:rsidRPr="00083FC8">
              <w:rPr>
                <w:rStyle w:val="Hyperlink"/>
                <w:noProof/>
              </w:rPr>
              <w:fldChar w:fldCharType="end"/>
            </w:r>
          </w:ins>
        </w:p>
        <w:p w14:paraId="0A65BA2D" w14:textId="7369CF05" w:rsidR="00613C1D" w:rsidRDefault="00613C1D">
          <w:pPr>
            <w:pStyle w:val="TOC2"/>
            <w:tabs>
              <w:tab w:val="right" w:leader="dot" w:pos="9350"/>
            </w:tabs>
            <w:rPr>
              <w:ins w:id="27" w:author="David Conklin" w:date="2020-12-08T17:42:00Z"/>
              <w:rFonts w:eastAsiaTheme="minorEastAsia"/>
              <w:noProof/>
            </w:rPr>
          </w:pPr>
          <w:ins w:id="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ins>
          <w:r>
            <w:rPr>
              <w:noProof/>
              <w:webHidden/>
            </w:rPr>
          </w:r>
          <w:r>
            <w:rPr>
              <w:noProof/>
              <w:webHidden/>
            </w:rPr>
            <w:fldChar w:fldCharType="separate"/>
          </w:r>
          <w:ins w:id="29" w:author="David Conklin" w:date="2020-12-11T09:14:00Z">
            <w:r w:rsidR="00D24E1A">
              <w:rPr>
                <w:noProof/>
                <w:webHidden/>
              </w:rPr>
              <w:t>4</w:t>
            </w:r>
          </w:ins>
          <w:ins w:id="30" w:author="David Conklin" w:date="2020-12-08T17:42:00Z">
            <w:r>
              <w:rPr>
                <w:noProof/>
                <w:webHidden/>
              </w:rPr>
              <w:fldChar w:fldCharType="end"/>
            </w:r>
            <w:r w:rsidRPr="00083FC8">
              <w:rPr>
                <w:rStyle w:val="Hyperlink"/>
                <w:noProof/>
              </w:rPr>
              <w:fldChar w:fldCharType="end"/>
            </w:r>
          </w:ins>
        </w:p>
        <w:p w14:paraId="7BA406E4" w14:textId="24818F03" w:rsidR="00613C1D" w:rsidRDefault="00613C1D">
          <w:pPr>
            <w:pStyle w:val="TOC1"/>
            <w:tabs>
              <w:tab w:val="right" w:leader="dot" w:pos="9350"/>
            </w:tabs>
            <w:rPr>
              <w:ins w:id="31" w:author="David Conklin" w:date="2020-12-08T17:42:00Z"/>
              <w:rFonts w:eastAsiaTheme="minorEastAsia"/>
              <w:noProof/>
            </w:rPr>
          </w:pPr>
          <w:ins w:id="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ins>
          <w:r>
            <w:rPr>
              <w:noProof/>
              <w:webHidden/>
            </w:rPr>
          </w:r>
          <w:r>
            <w:rPr>
              <w:noProof/>
              <w:webHidden/>
            </w:rPr>
            <w:fldChar w:fldCharType="separate"/>
          </w:r>
          <w:ins w:id="33" w:author="David Conklin" w:date="2020-12-11T09:14:00Z">
            <w:r w:rsidR="00D24E1A">
              <w:rPr>
                <w:noProof/>
                <w:webHidden/>
              </w:rPr>
              <w:t>4</w:t>
            </w:r>
          </w:ins>
          <w:ins w:id="34" w:author="David Conklin" w:date="2020-12-08T17:42:00Z">
            <w:r>
              <w:rPr>
                <w:noProof/>
                <w:webHidden/>
              </w:rPr>
              <w:fldChar w:fldCharType="end"/>
            </w:r>
            <w:r w:rsidRPr="00083FC8">
              <w:rPr>
                <w:rStyle w:val="Hyperlink"/>
                <w:noProof/>
              </w:rPr>
              <w:fldChar w:fldCharType="end"/>
            </w:r>
          </w:ins>
        </w:p>
        <w:p w14:paraId="5EA96205" w14:textId="693A8366" w:rsidR="00613C1D" w:rsidRDefault="00613C1D">
          <w:pPr>
            <w:pStyle w:val="TOC2"/>
            <w:tabs>
              <w:tab w:val="right" w:leader="dot" w:pos="9350"/>
            </w:tabs>
            <w:rPr>
              <w:ins w:id="35" w:author="David Conklin" w:date="2020-12-08T17:42:00Z"/>
              <w:rFonts w:eastAsiaTheme="minorEastAsia"/>
              <w:noProof/>
            </w:rPr>
          </w:pPr>
          <w:ins w:id="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ins>
          <w:r>
            <w:rPr>
              <w:noProof/>
              <w:webHidden/>
            </w:rPr>
          </w:r>
          <w:r>
            <w:rPr>
              <w:noProof/>
              <w:webHidden/>
            </w:rPr>
            <w:fldChar w:fldCharType="separate"/>
          </w:r>
          <w:ins w:id="37" w:author="David Conklin" w:date="2020-12-11T09:14:00Z">
            <w:r w:rsidR="00D24E1A">
              <w:rPr>
                <w:noProof/>
                <w:webHidden/>
              </w:rPr>
              <w:t>5</w:t>
            </w:r>
          </w:ins>
          <w:ins w:id="38" w:author="David Conklin" w:date="2020-12-08T17:42:00Z">
            <w:r>
              <w:rPr>
                <w:noProof/>
                <w:webHidden/>
              </w:rPr>
              <w:fldChar w:fldCharType="end"/>
            </w:r>
            <w:r w:rsidRPr="00083FC8">
              <w:rPr>
                <w:rStyle w:val="Hyperlink"/>
                <w:noProof/>
              </w:rPr>
              <w:fldChar w:fldCharType="end"/>
            </w:r>
          </w:ins>
        </w:p>
        <w:p w14:paraId="23224A23" w14:textId="332C148F" w:rsidR="00613C1D" w:rsidRDefault="00613C1D">
          <w:pPr>
            <w:pStyle w:val="TOC2"/>
            <w:tabs>
              <w:tab w:val="right" w:leader="dot" w:pos="9350"/>
            </w:tabs>
            <w:rPr>
              <w:ins w:id="39" w:author="David Conklin" w:date="2020-12-08T17:42:00Z"/>
              <w:rFonts w:eastAsiaTheme="minorEastAsia"/>
              <w:noProof/>
            </w:rPr>
          </w:pPr>
          <w:ins w:id="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ins>
          <w:r>
            <w:rPr>
              <w:noProof/>
              <w:webHidden/>
            </w:rPr>
          </w:r>
          <w:r>
            <w:rPr>
              <w:noProof/>
              <w:webHidden/>
            </w:rPr>
            <w:fldChar w:fldCharType="separate"/>
          </w:r>
          <w:ins w:id="41" w:author="David Conklin" w:date="2020-12-11T09:14:00Z">
            <w:r w:rsidR="00D24E1A">
              <w:rPr>
                <w:noProof/>
                <w:webHidden/>
              </w:rPr>
              <w:t>5</w:t>
            </w:r>
          </w:ins>
          <w:ins w:id="42" w:author="David Conklin" w:date="2020-12-08T17:42:00Z">
            <w:r>
              <w:rPr>
                <w:noProof/>
                <w:webHidden/>
              </w:rPr>
              <w:fldChar w:fldCharType="end"/>
            </w:r>
            <w:r w:rsidRPr="00083FC8">
              <w:rPr>
                <w:rStyle w:val="Hyperlink"/>
                <w:noProof/>
              </w:rPr>
              <w:fldChar w:fldCharType="end"/>
            </w:r>
          </w:ins>
        </w:p>
        <w:p w14:paraId="7582DEE7" w14:textId="2F974C6E" w:rsidR="00613C1D" w:rsidRDefault="00613C1D">
          <w:pPr>
            <w:pStyle w:val="TOC2"/>
            <w:tabs>
              <w:tab w:val="right" w:leader="dot" w:pos="9350"/>
            </w:tabs>
            <w:rPr>
              <w:ins w:id="43" w:author="David Conklin" w:date="2020-12-08T17:42:00Z"/>
              <w:rFonts w:eastAsiaTheme="minorEastAsia"/>
              <w:noProof/>
            </w:rPr>
          </w:pPr>
          <w:ins w:id="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ins>
          <w:r>
            <w:rPr>
              <w:noProof/>
              <w:webHidden/>
            </w:rPr>
          </w:r>
          <w:r>
            <w:rPr>
              <w:noProof/>
              <w:webHidden/>
            </w:rPr>
            <w:fldChar w:fldCharType="separate"/>
          </w:r>
          <w:ins w:id="45" w:author="David Conklin" w:date="2020-12-11T09:14:00Z">
            <w:r w:rsidR="00D24E1A">
              <w:rPr>
                <w:noProof/>
                <w:webHidden/>
              </w:rPr>
              <w:t>6</w:t>
            </w:r>
          </w:ins>
          <w:ins w:id="46" w:author="David Conklin" w:date="2020-12-08T17:42:00Z">
            <w:r>
              <w:rPr>
                <w:noProof/>
                <w:webHidden/>
              </w:rPr>
              <w:fldChar w:fldCharType="end"/>
            </w:r>
            <w:r w:rsidRPr="00083FC8">
              <w:rPr>
                <w:rStyle w:val="Hyperlink"/>
                <w:noProof/>
              </w:rPr>
              <w:fldChar w:fldCharType="end"/>
            </w:r>
          </w:ins>
        </w:p>
        <w:p w14:paraId="38AE3AFB" w14:textId="11E29378" w:rsidR="00613C1D" w:rsidRDefault="00613C1D">
          <w:pPr>
            <w:pStyle w:val="TOC2"/>
            <w:tabs>
              <w:tab w:val="right" w:leader="dot" w:pos="9350"/>
            </w:tabs>
            <w:rPr>
              <w:ins w:id="47" w:author="David Conklin" w:date="2020-12-08T17:42:00Z"/>
              <w:rFonts w:eastAsiaTheme="minorEastAsia"/>
              <w:noProof/>
            </w:rPr>
          </w:pPr>
          <w:ins w:id="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ins>
          <w:r>
            <w:rPr>
              <w:noProof/>
              <w:webHidden/>
            </w:rPr>
          </w:r>
          <w:r>
            <w:rPr>
              <w:noProof/>
              <w:webHidden/>
            </w:rPr>
            <w:fldChar w:fldCharType="separate"/>
          </w:r>
          <w:ins w:id="49" w:author="David Conklin" w:date="2020-12-11T09:14:00Z">
            <w:r w:rsidR="00D24E1A">
              <w:rPr>
                <w:noProof/>
                <w:webHidden/>
              </w:rPr>
              <w:t>6</w:t>
            </w:r>
          </w:ins>
          <w:ins w:id="50" w:author="David Conklin" w:date="2020-12-08T17:42:00Z">
            <w:r>
              <w:rPr>
                <w:noProof/>
                <w:webHidden/>
              </w:rPr>
              <w:fldChar w:fldCharType="end"/>
            </w:r>
            <w:r w:rsidRPr="00083FC8">
              <w:rPr>
                <w:rStyle w:val="Hyperlink"/>
                <w:noProof/>
              </w:rPr>
              <w:fldChar w:fldCharType="end"/>
            </w:r>
          </w:ins>
        </w:p>
        <w:p w14:paraId="0F197ACA" w14:textId="048F8034" w:rsidR="00613C1D" w:rsidRDefault="00613C1D">
          <w:pPr>
            <w:pStyle w:val="TOC1"/>
            <w:tabs>
              <w:tab w:val="right" w:leader="dot" w:pos="9350"/>
            </w:tabs>
            <w:rPr>
              <w:ins w:id="51" w:author="David Conklin" w:date="2020-12-08T17:42:00Z"/>
              <w:rFonts w:eastAsiaTheme="minorEastAsia"/>
              <w:noProof/>
            </w:rPr>
          </w:pPr>
          <w:ins w:id="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ins>
          <w:r>
            <w:rPr>
              <w:noProof/>
              <w:webHidden/>
            </w:rPr>
          </w:r>
          <w:r>
            <w:rPr>
              <w:noProof/>
              <w:webHidden/>
            </w:rPr>
            <w:fldChar w:fldCharType="separate"/>
          </w:r>
          <w:ins w:id="53" w:author="David Conklin" w:date="2020-12-11T09:14:00Z">
            <w:r w:rsidR="00D24E1A">
              <w:rPr>
                <w:noProof/>
                <w:webHidden/>
              </w:rPr>
              <w:t>12</w:t>
            </w:r>
          </w:ins>
          <w:ins w:id="54" w:author="David Conklin" w:date="2020-12-08T17:42:00Z">
            <w:r>
              <w:rPr>
                <w:noProof/>
                <w:webHidden/>
              </w:rPr>
              <w:fldChar w:fldCharType="end"/>
            </w:r>
            <w:r w:rsidRPr="00083FC8">
              <w:rPr>
                <w:rStyle w:val="Hyperlink"/>
                <w:noProof/>
              </w:rPr>
              <w:fldChar w:fldCharType="end"/>
            </w:r>
          </w:ins>
        </w:p>
        <w:p w14:paraId="5F88556C" w14:textId="00E81F49" w:rsidR="00613C1D" w:rsidRDefault="00613C1D">
          <w:pPr>
            <w:pStyle w:val="TOC2"/>
            <w:tabs>
              <w:tab w:val="right" w:leader="dot" w:pos="9350"/>
            </w:tabs>
            <w:rPr>
              <w:ins w:id="55" w:author="David Conklin" w:date="2020-12-08T17:42:00Z"/>
              <w:rFonts w:eastAsiaTheme="minorEastAsia"/>
              <w:noProof/>
            </w:rPr>
          </w:pPr>
          <w:ins w:id="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ins>
          <w:r>
            <w:rPr>
              <w:noProof/>
              <w:webHidden/>
            </w:rPr>
          </w:r>
          <w:r>
            <w:rPr>
              <w:noProof/>
              <w:webHidden/>
            </w:rPr>
            <w:fldChar w:fldCharType="separate"/>
          </w:r>
          <w:ins w:id="57" w:author="David Conklin" w:date="2020-12-11T09:14:00Z">
            <w:r w:rsidR="00D24E1A">
              <w:rPr>
                <w:noProof/>
                <w:webHidden/>
              </w:rPr>
              <w:t>12</w:t>
            </w:r>
          </w:ins>
          <w:ins w:id="58" w:author="David Conklin" w:date="2020-12-08T17:42:00Z">
            <w:r>
              <w:rPr>
                <w:noProof/>
                <w:webHidden/>
              </w:rPr>
              <w:fldChar w:fldCharType="end"/>
            </w:r>
            <w:r w:rsidRPr="00083FC8">
              <w:rPr>
                <w:rStyle w:val="Hyperlink"/>
                <w:noProof/>
              </w:rPr>
              <w:fldChar w:fldCharType="end"/>
            </w:r>
          </w:ins>
        </w:p>
        <w:p w14:paraId="0C41F95D" w14:textId="28305811" w:rsidR="00613C1D" w:rsidRDefault="00613C1D">
          <w:pPr>
            <w:pStyle w:val="TOC1"/>
            <w:tabs>
              <w:tab w:val="right" w:leader="dot" w:pos="9350"/>
            </w:tabs>
            <w:rPr>
              <w:ins w:id="59" w:author="David Conklin" w:date="2020-12-08T17:42:00Z"/>
              <w:rFonts w:eastAsiaTheme="minorEastAsia"/>
              <w:noProof/>
            </w:rPr>
          </w:pPr>
          <w:ins w:id="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ins>
          <w:r>
            <w:rPr>
              <w:noProof/>
              <w:webHidden/>
            </w:rPr>
          </w:r>
          <w:r>
            <w:rPr>
              <w:noProof/>
              <w:webHidden/>
            </w:rPr>
            <w:fldChar w:fldCharType="separate"/>
          </w:r>
          <w:ins w:id="61" w:author="David Conklin" w:date="2020-12-11T09:14:00Z">
            <w:r w:rsidR="00D24E1A">
              <w:rPr>
                <w:noProof/>
                <w:webHidden/>
              </w:rPr>
              <w:t>12</w:t>
            </w:r>
          </w:ins>
          <w:ins w:id="62" w:author="David Conklin" w:date="2020-12-08T17:42:00Z">
            <w:r>
              <w:rPr>
                <w:noProof/>
                <w:webHidden/>
              </w:rPr>
              <w:fldChar w:fldCharType="end"/>
            </w:r>
            <w:r w:rsidRPr="00083FC8">
              <w:rPr>
                <w:rStyle w:val="Hyperlink"/>
                <w:noProof/>
              </w:rPr>
              <w:fldChar w:fldCharType="end"/>
            </w:r>
          </w:ins>
        </w:p>
        <w:p w14:paraId="5A081231" w14:textId="1BD3FDE0" w:rsidR="00613C1D" w:rsidRDefault="00613C1D">
          <w:pPr>
            <w:pStyle w:val="TOC2"/>
            <w:tabs>
              <w:tab w:val="right" w:leader="dot" w:pos="9350"/>
            </w:tabs>
            <w:rPr>
              <w:ins w:id="63" w:author="David Conklin" w:date="2020-12-08T17:42:00Z"/>
              <w:rFonts w:eastAsiaTheme="minorEastAsia"/>
              <w:noProof/>
            </w:rPr>
          </w:pPr>
          <w:ins w:id="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ins>
          <w:r>
            <w:rPr>
              <w:noProof/>
              <w:webHidden/>
            </w:rPr>
          </w:r>
          <w:r>
            <w:rPr>
              <w:noProof/>
              <w:webHidden/>
            </w:rPr>
            <w:fldChar w:fldCharType="separate"/>
          </w:r>
          <w:ins w:id="65" w:author="David Conklin" w:date="2020-12-11T09:14:00Z">
            <w:r w:rsidR="00D24E1A">
              <w:rPr>
                <w:noProof/>
                <w:webHidden/>
              </w:rPr>
              <w:t>12</w:t>
            </w:r>
          </w:ins>
          <w:ins w:id="66" w:author="David Conklin" w:date="2020-12-08T17:42:00Z">
            <w:r>
              <w:rPr>
                <w:noProof/>
                <w:webHidden/>
              </w:rPr>
              <w:fldChar w:fldCharType="end"/>
            </w:r>
            <w:r w:rsidRPr="00083FC8">
              <w:rPr>
                <w:rStyle w:val="Hyperlink"/>
                <w:noProof/>
              </w:rPr>
              <w:fldChar w:fldCharType="end"/>
            </w:r>
          </w:ins>
        </w:p>
        <w:p w14:paraId="02AEBE7E" w14:textId="7834CB85" w:rsidR="00613C1D" w:rsidRDefault="00613C1D">
          <w:pPr>
            <w:pStyle w:val="TOC2"/>
            <w:tabs>
              <w:tab w:val="right" w:leader="dot" w:pos="9350"/>
            </w:tabs>
            <w:rPr>
              <w:ins w:id="67" w:author="David Conklin" w:date="2020-12-08T17:42:00Z"/>
              <w:rFonts w:eastAsiaTheme="minorEastAsia"/>
              <w:noProof/>
            </w:rPr>
          </w:pPr>
          <w:ins w:id="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ins>
          <w:r>
            <w:rPr>
              <w:noProof/>
              <w:webHidden/>
            </w:rPr>
          </w:r>
          <w:r>
            <w:rPr>
              <w:noProof/>
              <w:webHidden/>
            </w:rPr>
            <w:fldChar w:fldCharType="separate"/>
          </w:r>
          <w:ins w:id="69" w:author="David Conklin" w:date="2020-12-11T09:14:00Z">
            <w:r w:rsidR="00D24E1A">
              <w:rPr>
                <w:noProof/>
                <w:webHidden/>
              </w:rPr>
              <w:t>13</w:t>
            </w:r>
          </w:ins>
          <w:ins w:id="70" w:author="David Conklin" w:date="2020-12-08T17:42:00Z">
            <w:r>
              <w:rPr>
                <w:noProof/>
                <w:webHidden/>
              </w:rPr>
              <w:fldChar w:fldCharType="end"/>
            </w:r>
            <w:r w:rsidRPr="00083FC8">
              <w:rPr>
                <w:rStyle w:val="Hyperlink"/>
                <w:noProof/>
              </w:rPr>
              <w:fldChar w:fldCharType="end"/>
            </w:r>
          </w:ins>
        </w:p>
        <w:p w14:paraId="04CE8F57" w14:textId="26428128" w:rsidR="00613C1D" w:rsidRDefault="00613C1D">
          <w:pPr>
            <w:pStyle w:val="TOC2"/>
            <w:tabs>
              <w:tab w:val="right" w:leader="dot" w:pos="9350"/>
            </w:tabs>
            <w:rPr>
              <w:ins w:id="71" w:author="David Conklin" w:date="2020-12-08T17:42:00Z"/>
              <w:rFonts w:eastAsiaTheme="minorEastAsia"/>
              <w:noProof/>
            </w:rPr>
          </w:pPr>
          <w:ins w:id="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ins>
          <w:r>
            <w:rPr>
              <w:noProof/>
              <w:webHidden/>
            </w:rPr>
          </w:r>
          <w:r>
            <w:rPr>
              <w:noProof/>
              <w:webHidden/>
            </w:rPr>
            <w:fldChar w:fldCharType="separate"/>
          </w:r>
          <w:ins w:id="73" w:author="David Conklin" w:date="2020-12-11T09:14:00Z">
            <w:r w:rsidR="00D24E1A">
              <w:rPr>
                <w:noProof/>
                <w:webHidden/>
              </w:rPr>
              <w:t>14</w:t>
            </w:r>
          </w:ins>
          <w:ins w:id="74" w:author="David Conklin" w:date="2020-12-08T17:42:00Z">
            <w:r>
              <w:rPr>
                <w:noProof/>
                <w:webHidden/>
              </w:rPr>
              <w:fldChar w:fldCharType="end"/>
            </w:r>
            <w:r w:rsidRPr="00083FC8">
              <w:rPr>
                <w:rStyle w:val="Hyperlink"/>
                <w:noProof/>
              </w:rPr>
              <w:fldChar w:fldCharType="end"/>
            </w:r>
          </w:ins>
        </w:p>
        <w:p w14:paraId="035DAC7E" w14:textId="1C6CD23C" w:rsidR="00613C1D" w:rsidRDefault="00613C1D">
          <w:pPr>
            <w:pStyle w:val="TOC3"/>
            <w:tabs>
              <w:tab w:val="right" w:leader="dot" w:pos="9350"/>
            </w:tabs>
            <w:rPr>
              <w:ins w:id="75" w:author="David Conklin" w:date="2020-12-08T17:42:00Z"/>
              <w:rFonts w:eastAsiaTheme="minorEastAsia"/>
              <w:noProof/>
            </w:rPr>
          </w:pPr>
          <w:ins w:id="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ins>
          <w:r>
            <w:rPr>
              <w:noProof/>
              <w:webHidden/>
            </w:rPr>
          </w:r>
          <w:r>
            <w:rPr>
              <w:noProof/>
              <w:webHidden/>
            </w:rPr>
            <w:fldChar w:fldCharType="separate"/>
          </w:r>
          <w:ins w:id="77" w:author="David Conklin" w:date="2020-12-11T09:14:00Z">
            <w:r w:rsidR="00D24E1A">
              <w:rPr>
                <w:noProof/>
                <w:webHidden/>
              </w:rPr>
              <w:t>14</w:t>
            </w:r>
          </w:ins>
          <w:ins w:id="78" w:author="David Conklin" w:date="2020-12-08T17:42:00Z">
            <w:r>
              <w:rPr>
                <w:noProof/>
                <w:webHidden/>
              </w:rPr>
              <w:fldChar w:fldCharType="end"/>
            </w:r>
            <w:r w:rsidRPr="00083FC8">
              <w:rPr>
                <w:rStyle w:val="Hyperlink"/>
                <w:noProof/>
              </w:rPr>
              <w:fldChar w:fldCharType="end"/>
            </w:r>
          </w:ins>
        </w:p>
        <w:p w14:paraId="3BAF0481" w14:textId="014C1783" w:rsidR="00613C1D" w:rsidRDefault="00613C1D">
          <w:pPr>
            <w:pStyle w:val="TOC3"/>
            <w:tabs>
              <w:tab w:val="right" w:leader="dot" w:pos="9350"/>
            </w:tabs>
            <w:rPr>
              <w:ins w:id="79" w:author="David Conklin" w:date="2020-12-08T17:42:00Z"/>
              <w:rFonts w:eastAsiaTheme="minorEastAsia"/>
              <w:noProof/>
            </w:rPr>
          </w:pPr>
          <w:ins w:id="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ins>
          <w:r>
            <w:rPr>
              <w:noProof/>
              <w:webHidden/>
            </w:rPr>
          </w:r>
          <w:r>
            <w:rPr>
              <w:noProof/>
              <w:webHidden/>
            </w:rPr>
            <w:fldChar w:fldCharType="separate"/>
          </w:r>
          <w:ins w:id="81" w:author="David Conklin" w:date="2020-12-11T09:14:00Z">
            <w:r w:rsidR="00D24E1A">
              <w:rPr>
                <w:noProof/>
                <w:webHidden/>
              </w:rPr>
              <w:t>15</w:t>
            </w:r>
          </w:ins>
          <w:ins w:id="82" w:author="David Conklin" w:date="2020-12-08T17:42:00Z">
            <w:r>
              <w:rPr>
                <w:noProof/>
                <w:webHidden/>
              </w:rPr>
              <w:fldChar w:fldCharType="end"/>
            </w:r>
            <w:r w:rsidRPr="00083FC8">
              <w:rPr>
                <w:rStyle w:val="Hyperlink"/>
                <w:noProof/>
              </w:rPr>
              <w:fldChar w:fldCharType="end"/>
            </w:r>
          </w:ins>
        </w:p>
        <w:p w14:paraId="444C8FEC" w14:textId="1A53CE50" w:rsidR="00613C1D" w:rsidRDefault="00613C1D">
          <w:pPr>
            <w:pStyle w:val="TOC2"/>
            <w:tabs>
              <w:tab w:val="right" w:leader="dot" w:pos="9350"/>
            </w:tabs>
            <w:rPr>
              <w:ins w:id="83" w:author="David Conklin" w:date="2020-12-08T17:42:00Z"/>
              <w:rFonts w:eastAsiaTheme="minorEastAsia"/>
              <w:noProof/>
            </w:rPr>
          </w:pPr>
          <w:ins w:id="8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ins>
          <w:r>
            <w:rPr>
              <w:noProof/>
              <w:webHidden/>
            </w:rPr>
          </w:r>
          <w:r>
            <w:rPr>
              <w:noProof/>
              <w:webHidden/>
            </w:rPr>
            <w:fldChar w:fldCharType="separate"/>
          </w:r>
          <w:ins w:id="85" w:author="David Conklin" w:date="2020-12-11T09:14:00Z">
            <w:r w:rsidR="00D24E1A">
              <w:rPr>
                <w:noProof/>
                <w:webHidden/>
              </w:rPr>
              <w:t>15</w:t>
            </w:r>
          </w:ins>
          <w:ins w:id="86" w:author="David Conklin" w:date="2020-12-08T17:42:00Z">
            <w:r>
              <w:rPr>
                <w:noProof/>
                <w:webHidden/>
              </w:rPr>
              <w:fldChar w:fldCharType="end"/>
            </w:r>
            <w:r w:rsidRPr="00083FC8">
              <w:rPr>
                <w:rStyle w:val="Hyperlink"/>
                <w:noProof/>
              </w:rPr>
              <w:fldChar w:fldCharType="end"/>
            </w:r>
          </w:ins>
        </w:p>
        <w:p w14:paraId="483A397C" w14:textId="5B8C1D40" w:rsidR="00613C1D" w:rsidRDefault="00613C1D">
          <w:pPr>
            <w:pStyle w:val="TOC2"/>
            <w:tabs>
              <w:tab w:val="right" w:leader="dot" w:pos="9350"/>
            </w:tabs>
            <w:rPr>
              <w:ins w:id="87" w:author="David Conklin" w:date="2020-12-08T17:42:00Z"/>
              <w:rFonts w:eastAsiaTheme="minorEastAsia"/>
              <w:noProof/>
            </w:rPr>
          </w:pPr>
          <w:ins w:id="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ins>
          <w:r>
            <w:rPr>
              <w:noProof/>
              <w:webHidden/>
            </w:rPr>
          </w:r>
          <w:r>
            <w:rPr>
              <w:noProof/>
              <w:webHidden/>
            </w:rPr>
            <w:fldChar w:fldCharType="separate"/>
          </w:r>
          <w:ins w:id="89" w:author="David Conklin" w:date="2020-12-11T09:14:00Z">
            <w:r w:rsidR="00D24E1A">
              <w:rPr>
                <w:noProof/>
                <w:webHidden/>
              </w:rPr>
              <w:t>15</w:t>
            </w:r>
          </w:ins>
          <w:ins w:id="90" w:author="David Conklin" w:date="2020-12-08T17:42:00Z">
            <w:r>
              <w:rPr>
                <w:noProof/>
                <w:webHidden/>
              </w:rPr>
              <w:fldChar w:fldCharType="end"/>
            </w:r>
            <w:r w:rsidRPr="00083FC8">
              <w:rPr>
                <w:rStyle w:val="Hyperlink"/>
                <w:noProof/>
              </w:rPr>
              <w:fldChar w:fldCharType="end"/>
            </w:r>
          </w:ins>
        </w:p>
        <w:p w14:paraId="7CBC2156" w14:textId="3DC7C640" w:rsidR="00613C1D" w:rsidRDefault="00613C1D">
          <w:pPr>
            <w:pStyle w:val="TOC1"/>
            <w:tabs>
              <w:tab w:val="right" w:leader="dot" w:pos="9350"/>
            </w:tabs>
            <w:rPr>
              <w:ins w:id="91" w:author="David Conklin" w:date="2020-12-08T17:42:00Z"/>
              <w:rFonts w:eastAsiaTheme="minorEastAsia"/>
              <w:noProof/>
            </w:rPr>
          </w:pPr>
          <w:ins w:id="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ins>
          <w:r>
            <w:rPr>
              <w:noProof/>
              <w:webHidden/>
            </w:rPr>
          </w:r>
          <w:r>
            <w:rPr>
              <w:noProof/>
              <w:webHidden/>
            </w:rPr>
            <w:fldChar w:fldCharType="separate"/>
          </w:r>
          <w:ins w:id="93" w:author="David Conklin" w:date="2020-12-11T09:14:00Z">
            <w:r w:rsidR="00D24E1A">
              <w:rPr>
                <w:noProof/>
                <w:webHidden/>
              </w:rPr>
              <w:t>16</w:t>
            </w:r>
          </w:ins>
          <w:ins w:id="94" w:author="David Conklin" w:date="2020-12-08T17:42:00Z">
            <w:r>
              <w:rPr>
                <w:noProof/>
                <w:webHidden/>
              </w:rPr>
              <w:fldChar w:fldCharType="end"/>
            </w:r>
            <w:r w:rsidRPr="00083FC8">
              <w:rPr>
                <w:rStyle w:val="Hyperlink"/>
                <w:noProof/>
              </w:rPr>
              <w:fldChar w:fldCharType="end"/>
            </w:r>
          </w:ins>
        </w:p>
        <w:p w14:paraId="5857D188" w14:textId="7F594EC9" w:rsidR="00613C1D" w:rsidRDefault="00613C1D">
          <w:pPr>
            <w:pStyle w:val="TOC2"/>
            <w:tabs>
              <w:tab w:val="right" w:leader="dot" w:pos="9350"/>
            </w:tabs>
            <w:rPr>
              <w:ins w:id="95" w:author="David Conklin" w:date="2020-12-08T17:42:00Z"/>
              <w:rFonts w:eastAsiaTheme="minorEastAsia"/>
              <w:noProof/>
            </w:rPr>
          </w:pPr>
          <w:ins w:id="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ins>
          <w:r>
            <w:rPr>
              <w:noProof/>
              <w:webHidden/>
            </w:rPr>
          </w:r>
          <w:r>
            <w:rPr>
              <w:noProof/>
              <w:webHidden/>
            </w:rPr>
            <w:fldChar w:fldCharType="separate"/>
          </w:r>
          <w:ins w:id="97" w:author="David Conklin" w:date="2020-12-11T09:14:00Z">
            <w:r w:rsidR="00D24E1A">
              <w:rPr>
                <w:noProof/>
                <w:webHidden/>
              </w:rPr>
              <w:t>16</w:t>
            </w:r>
          </w:ins>
          <w:ins w:id="98" w:author="David Conklin" w:date="2020-12-08T17:42:00Z">
            <w:r>
              <w:rPr>
                <w:noProof/>
                <w:webHidden/>
              </w:rPr>
              <w:fldChar w:fldCharType="end"/>
            </w:r>
            <w:r w:rsidRPr="00083FC8">
              <w:rPr>
                <w:rStyle w:val="Hyperlink"/>
                <w:noProof/>
              </w:rPr>
              <w:fldChar w:fldCharType="end"/>
            </w:r>
          </w:ins>
        </w:p>
        <w:p w14:paraId="3C0E40D3" w14:textId="7ACC42F4" w:rsidR="00613C1D" w:rsidRDefault="00613C1D">
          <w:pPr>
            <w:pStyle w:val="TOC2"/>
            <w:tabs>
              <w:tab w:val="right" w:leader="dot" w:pos="9350"/>
            </w:tabs>
            <w:rPr>
              <w:ins w:id="99" w:author="David Conklin" w:date="2020-12-08T17:42:00Z"/>
              <w:rFonts w:eastAsiaTheme="minorEastAsia"/>
              <w:noProof/>
            </w:rPr>
          </w:pPr>
          <w:ins w:id="1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ins>
          <w:r>
            <w:rPr>
              <w:noProof/>
              <w:webHidden/>
            </w:rPr>
          </w:r>
          <w:r>
            <w:rPr>
              <w:noProof/>
              <w:webHidden/>
            </w:rPr>
            <w:fldChar w:fldCharType="separate"/>
          </w:r>
          <w:ins w:id="101" w:author="David Conklin" w:date="2020-12-11T09:14:00Z">
            <w:r w:rsidR="00D24E1A">
              <w:rPr>
                <w:noProof/>
                <w:webHidden/>
              </w:rPr>
              <w:t>17</w:t>
            </w:r>
          </w:ins>
          <w:ins w:id="102" w:author="David Conklin" w:date="2020-12-08T17:42:00Z">
            <w:r>
              <w:rPr>
                <w:noProof/>
                <w:webHidden/>
              </w:rPr>
              <w:fldChar w:fldCharType="end"/>
            </w:r>
            <w:r w:rsidRPr="00083FC8">
              <w:rPr>
                <w:rStyle w:val="Hyperlink"/>
                <w:noProof/>
              </w:rPr>
              <w:fldChar w:fldCharType="end"/>
            </w:r>
          </w:ins>
        </w:p>
        <w:p w14:paraId="09D9A025" w14:textId="4E829CCD" w:rsidR="00613C1D" w:rsidRDefault="00613C1D">
          <w:pPr>
            <w:pStyle w:val="TOC2"/>
            <w:tabs>
              <w:tab w:val="right" w:leader="dot" w:pos="9350"/>
            </w:tabs>
            <w:rPr>
              <w:ins w:id="103" w:author="David Conklin" w:date="2020-12-08T17:42:00Z"/>
              <w:rFonts w:eastAsiaTheme="minorEastAsia"/>
              <w:noProof/>
            </w:rPr>
          </w:pPr>
          <w:ins w:id="10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ins>
          <w:r>
            <w:rPr>
              <w:noProof/>
              <w:webHidden/>
            </w:rPr>
          </w:r>
          <w:r>
            <w:rPr>
              <w:noProof/>
              <w:webHidden/>
            </w:rPr>
            <w:fldChar w:fldCharType="separate"/>
          </w:r>
          <w:ins w:id="105" w:author="David Conklin" w:date="2020-12-11T09:14:00Z">
            <w:r w:rsidR="00D24E1A">
              <w:rPr>
                <w:noProof/>
                <w:webHidden/>
              </w:rPr>
              <w:t>17</w:t>
            </w:r>
          </w:ins>
          <w:ins w:id="106" w:author="David Conklin" w:date="2020-12-08T17:42:00Z">
            <w:r>
              <w:rPr>
                <w:noProof/>
                <w:webHidden/>
              </w:rPr>
              <w:fldChar w:fldCharType="end"/>
            </w:r>
            <w:r w:rsidRPr="00083FC8">
              <w:rPr>
                <w:rStyle w:val="Hyperlink"/>
                <w:noProof/>
              </w:rPr>
              <w:fldChar w:fldCharType="end"/>
            </w:r>
          </w:ins>
        </w:p>
        <w:p w14:paraId="7CE15579" w14:textId="68D56346" w:rsidR="00613C1D" w:rsidRDefault="00613C1D">
          <w:pPr>
            <w:pStyle w:val="TOC2"/>
            <w:tabs>
              <w:tab w:val="right" w:leader="dot" w:pos="9350"/>
            </w:tabs>
            <w:rPr>
              <w:ins w:id="107" w:author="David Conklin" w:date="2020-12-08T17:42:00Z"/>
              <w:rFonts w:eastAsiaTheme="minorEastAsia"/>
              <w:noProof/>
            </w:rPr>
          </w:pPr>
          <w:ins w:id="1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ins>
          <w:r>
            <w:rPr>
              <w:noProof/>
              <w:webHidden/>
            </w:rPr>
          </w:r>
          <w:r>
            <w:rPr>
              <w:noProof/>
              <w:webHidden/>
            </w:rPr>
            <w:fldChar w:fldCharType="separate"/>
          </w:r>
          <w:ins w:id="109" w:author="David Conklin" w:date="2020-12-11T09:14:00Z">
            <w:r w:rsidR="00D24E1A">
              <w:rPr>
                <w:noProof/>
                <w:webHidden/>
              </w:rPr>
              <w:t>18</w:t>
            </w:r>
          </w:ins>
          <w:ins w:id="110" w:author="David Conklin" w:date="2020-12-08T17:42:00Z">
            <w:r>
              <w:rPr>
                <w:noProof/>
                <w:webHidden/>
              </w:rPr>
              <w:fldChar w:fldCharType="end"/>
            </w:r>
            <w:r w:rsidRPr="00083FC8">
              <w:rPr>
                <w:rStyle w:val="Hyperlink"/>
                <w:noProof/>
              </w:rPr>
              <w:fldChar w:fldCharType="end"/>
            </w:r>
          </w:ins>
        </w:p>
        <w:p w14:paraId="6B98FF56" w14:textId="22E93E8A" w:rsidR="00613C1D" w:rsidRDefault="00613C1D">
          <w:pPr>
            <w:pStyle w:val="TOC1"/>
            <w:tabs>
              <w:tab w:val="right" w:leader="dot" w:pos="9350"/>
            </w:tabs>
            <w:rPr>
              <w:ins w:id="111" w:author="David Conklin" w:date="2020-12-08T17:42:00Z"/>
              <w:rFonts w:eastAsiaTheme="minorEastAsia"/>
              <w:noProof/>
            </w:rPr>
          </w:pPr>
          <w:ins w:id="1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ins>
          <w:r>
            <w:rPr>
              <w:noProof/>
              <w:webHidden/>
            </w:rPr>
          </w:r>
          <w:r>
            <w:rPr>
              <w:noProof/>
              <w:webHidden/>
            </w:rPr>
            <w:fldChar w:fldCharType="separate"/>
          </w:r>
          <w:ins w:id="113" w:author="David Conklin" w:date="2020-12-11T09:14:00Z">
            <w:r w:rsidR="00D24E1A">
              <w:rPr>
                <w:noProof/>
                <w:webHidden/>
              </w:rPr>
              <w:t>19</w:t>
            </w:r>
          </w:ins>
          <w:ins w:id="114" w:author="David Conklin" w:date="2020-12-08T17:42:00Z">
            <w:r>
              <w:rPr>
                <w:noProof/>
                <w:webHidden/>
              </w:rPr>
              <w:fldChar w:fldCharType="end"/>
            </w:r>
            <w:r w:rsidRPr="00083FC8">
              <w:rPr>
                <w:rStyle w:val="Hyperlink"/>
                <w:noProof/>
              </w:rPr>
              <w:fldChar w:fldCharType="end"/>
            </w:r>
          </w:ins>
        </w:p>
        <w:p w14:paraId="67887429" w14:textId="49F3AD70" w:rsidR="00613C1D" w:rsidRDefault="00613C1D">
          <w:pPr>
            <w:pStyle w:val="TOC2"/>
            <w:tabs>
              <w:tab w:val="right" w:leader="dot" w:pos="9350"/>
            </w:tabs>
            <w:rPr>
              <w:ins w:id="115" w:author="David Conklin" w:date="2020-12-08T17:42:00Z"/>
              <w:rFonts w:eastAsiaTheme="minorEastAsia"/>
              <w:noProof/>
            </w:rPr>
          </w:pPr>
          <w:ins w:id="1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ins>
          <w:r>
            <w:rPr>
              <w:noProof/>
              <w:webHidden/>
            </w:rPr>
          </w:r>
          <w:r>
            <w:rPr>
              <w:noProof/>
              <w:webHidden/>
            </w:rPr>
            <w:fldChar w:fldCharType="separate"/>
          </w:r>
          <w:ins w:id="117" w:author="David Conklin" w:date="2020-12-11T09:14:00Z">
            <w:r w:rsidR="00D24E1A">
              <w:rPr>
                <w:noProof/>
                <w:webHidden/>
              </w:rPr>
              <w:t>19</w:t>
            </w:r>
          </w:ins>
          <w:ins w:id="118" w:author="David Conklin" w:date="2020-12-08T17:42:00Z">
            <w:r>
              <w:rPr>
                <w:noProof/>
                <w:webHidden/>
              </w:rPr>
              <w:fldChar w:fldCharType="end"/>
            </w:r>
            <w:r w:rsidRPr="00083FC8">
              <w:rPr>
                <w:rStyle w:val="Hyperlink"/>
                <w:noProof/>
              </w:rPr>
              <w:fldChar w:fldCharType="end"/>
            </w:r>
          </w:ins>
        </w:p>
        <w:p w14:paraId="78DD34B7" w14:textId="63B22A96" w:rsidR="00613C1D" w:rsidRDefault="00613C1D">
          <w:pPr>
            <w:pStyle w:val="TOC2"/>
            <w:tabs>
              <w:tab w:val="right" w:leader="dot" w:pos="9350"/>
            </w:tabs>
            <w:rPr>
              <w:ins w:id="119" w:author="David Conklin" w:date="2020-12-08T17:42:00Z"/>
              <w:rFonts w:eastAsiaTheme="minorEastAsia"/>
              <w:noProof/>
            </w:rPr>
          </w:pPr>
          <w:ins w:id="1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ins>
          <w:r>
            <w:rPr>
              <w:noProof/>
              <w:webHidden/>
            </w:rPr>
          </w:r>
          <w:r>
            <w:rPr>
              <w:noProof/>
              <w:webHidden/>
            </w:rPr>
            <w:fldChar w:fldCharType="separate"/>
          </w:r>
          <w:ins w:id="121" w:author="David Conklin" w:date="2020-12-11T09:14:00Z">
            <w:r w:rsidR="00D24E1A">
              <w:rPr>
                <w:noProof/>
                <w:webHidden/>
              </w:rPr>
              <w:t>19</w:t>
            </w:r>
          </w:ins>
          <w:ins w:id="122" w:author="David Conklin" w:date="2020-12-08T17:42:00Z">
            <w:r>
              <w:rPr>
                <w:noProof/>
                <w:webHidden/>
              </w:rPr>
              <w:fldChar w:fldCharType="end"/>
            </w:r>
            <w:r w:rsidRPr="00083FC8">
              <w:rPr>
                <w:rStyle w:val="Hyperlink"/>
                <w:noProof/>
              </w:rPr>
              <w:fldChar w:fldCharType="end"/>
            </w:r>
          </w:ins>
        </w:p>
        <w:p w14:paraId="593C38EE" w14:textId="5D4315EB" w:rsidR="00613C1D" w:rsidRDefault="00613C1D">
          <w:pPr>
            <w:pStyle w:val="TOC2"/>
            <w:tabs>
              <w:tab w:val="right" w:leader="dot" w:pos="9350"/>
            </w:tabs>
            <w:rPr>
              <w:ins w:id="123" w:author="David Conklin" w:date="2020-12-08T17:42:00Z"/>
              <w:rFonts w:eastAsiaTheme="minorEastAsia"/>
              <w:noProof/>
            </w:rPr>
          </w:pPr>
          <w:ins w:id="1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ins>
          <w:r>
            <w:rPr>
              <w:noProof/>
              <w:webHidden/>
            </w:rPr>
          </w:r>
          <w:r>
            <w:rPr>
              <w:noProof/>
              <w:webHidden/>
            </w:rPr>
            <w:fldChar w:fldCharType="separate"/>
          </w:r>
          <w:ins w:id="125" w:author="David Conklin" w:date="2020-12-11T09:14:00Z">
            <w:r w:rsidR="00D24E1A">
              <w:rPr>
                <w:noProof/>
                <w:webHidden/>
              </w:rPr>
              <w:t>20</w:t>
            </w:r>
          </w:ins>
          <w:ins w:id="126" w:author="David Conklin" w:date="2020-12-08T17:42:00Z">
            <w:r>
              <w:rPr>
                <w:noProof/>
                <w:webHidden/>
              </w:rPr>
              <w:fldChar w:fldCharType="end"/>
            </w:r>
            <w:r w:rsidRPr="00083FC8">
              <w:rPr>
                <w:rStyle w:val="Hyperlink"/>
                <w:noProof/>
              </w:rPr>
              <w:fldChar w:fldCharType="end"/>
            </w:r>
          </w:ins>
        </w:p>
        <w:p w14:paraId="7660E464" w14:textId="0A5466BF" w:rsidR="00613C1D" w:rsidRDefault="00613C1D">
          <w:pPr>
            <w:pStyle w:val="TOC2"/>
            <w:tabs>
              <w:tab w:val="right" w:leader="dot" w:pos="9350"/>
            </w:tabs>
            <w:rPr>
              <w:ins w:id="127" w:author="David Conklin" w:date="2020-12-08T17:42:00Z"/>
              <w:rFonts w:eastAsiaTheme="minorEastAsia"/>
              <w:noProof/>
            </w:rPr>
          </w:pPr>
          <w:ins w:id="1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ins>
          <w:r>
            <w:rPr>
              <w:noProof/>
              <w:webHidden/>
            </w:rPr>
          </w:r>
          <w:r>
            <w:rPr>
              <w:noProof/>
              <w:webHidden/>
            </w:rPr>
            <w:fldChar w:fldCharType="separate"/>
          </w:r>
          <w:ins w:id="129" w:author="David Conklin" w:date="2020-12-11T09:14:00Z">
            <w:r w:rsidR="00D24E1A">
              <w:rPr>
                <w:noProof/>
                <w:webHidden/>
              </w:rPr>
              <w:t>25</w:t>
            </w:r>
          </w:ins>
          <w:ins w:id="130" w:author="David Conklin" w:date="2020-12-08T17:42:00Z">
            <w:r>
              <w:rPr>
                <w:noProof/>
                <w:webHidden/>
              </w:rPr>
              <w:fldChar w:fldCharType="end"/>
            </w:r>
            <w:r w:rsidRPr="00083FC8">
              <w:rPr>
                <w:rStyle w:val="Hyperlink"/>
                <w:noProof/>
              </w:rPr>
              <w:fldChar w:fldCharType="end"/>
            </w:r>
          </w:ins>
        </w:p>
        <w:p w14:paraId="7E26B9AD" w14:textId="24362A32" w:rsidR="00613C1D" w:rsidRDefault="00613C1D">
          <w:pPr>
            <w:pStyle w:val="TOC2"/>
            <w:tabs>
              <w:tab w:val="right" w:leader="dot" w:pos="9350"/>
            </w:tabs>
            <w:rPr>
              <w:ins w:id="131" w:author="David Conklin" w:date="2020-12-08T17:42:00Z"/>
              <w:rFonts w:eastAsiaTheme="minorEastAsia"/>
              <w:noProof/>
            </w:rPr>
          </w:pPr>
          <w:ins w:id="1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ins>
          <w:r>
            <w:rPr>
              <w:noProof/>
              <w:webHidden/>
            </w:rPr>
          </w:r>
          <w:r>
            <w:rPr>
              <w:noProof/>
              <w:webHidden/>
            </w:rPr>
            <w:fldChar w:fldCharType="separate"/>
          </w:r>
          <w:ins w:id="133" w:author="David Conklin" w:date="2020-12-11T09:14:00Z">
            <w:r w:rsidR="00D24E1A">
              <w:rPr>
                <w:noProof/>
                <w:webHidden/>
              </w:rPr>
              <w:t>26</w:t>
            </w:r>
          </w:ins>
          <w:ins w:id="134" w:author="David Conklin" w:date="2020-12-08T17:42:00Z">
            <w:r>
              <w:rPr>
                <w:noProof/>
                <w:webHidden/>
              </w:rPr>
              <w:fldChar w:fldCharType="end"/>
            </w:r>
            <w:r w:rsidRPr="00083FC8">
              <w:rPr>
                <w:rStyle w:val="Hyperlink"/>
                <w:noProof/>
              </w:rPr>
              <w:fldChar w:fldCharType="end"/>
            </w:r>
          </w:ins>
        </w:p>
        <w:p w14:paraId="2EAE0AAC" w14:textId="35DC4320" w:rsidR="00613C1D" w:rsidRDefault="00613C1D">
          <w:pPr>
            <w:pStyle w:val="TOC2"/>
            <w:tabs>
              <w:tab w:val="right" w:leader="dot" w:pos="9350"/>
            </w:tabs>
            <w:rPr>
              <w:ins w:id="135" w:author="David Conklin" w:date="2020-12-08T17:42:00Z"/>
              <w:rFonts w:eastAsiaTheme="minorEastAsia"/>
              <w:noProof/>
            </w:rPr>
          </w:pPr>
          <w:ins w:id="1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ins>
          <w:r>
            <w:rPr>
              <w:noProof/>
              <w:webHidden/>
            </w:rPr>
          </w:r>
          <w:r>
            <w:rPr>
              <w:noProof/>
              <w:webHidden/>
            </w:rPr>
            <w:fldChar w:fldCharType="separate"/>
          </w:r>
          <w:ins w:id="137" w:author="David Conklin" w:date="2020-12-11T09:14:00Z">
            <w:r w:rsidR="00D24E1A">
              <w:rPr>
                <w:noProof/>
                <w:webHidden/>
              </w:rPr>
              <w:t>26</w:t>
            </w:r>
          </w:ins>
          <w:ins w:id="138" w:author="David Conklin" w:date="2020-12-08T17:42:00Z">
            <w:r>
              <w:rPr>
                <w:noProof/>
                <w:webHidden/>
              </w:rPr>
              <w:fldChar w:fldCharType="end"/>
            </w:r>
            <w:r w:rsidRPr="00083FC8">
              <w:rPr>
                <w:rStyle w:val="Hyperlink"/>
                <w:noProof/>
              </w:rPr>
              <w:fldChar w:fldCharType="end"/>
            </w:r>
          </w:ins>
        </w:p>
        <w:p w14:paraId="65DC46D1" w14:textId="72703E48" w:rsidR="00613C1D" w:rsidRDefault="00613C1D">
          <w:pPr>
            <w:pStyle w:val="TOC2"/>
            <w:tabs>
              <w:tab w:val="right" w:leader="dot" w:pos="9350"/>
            </w:tabs>
            <w:rPr>
              <w:ins w:id="139" w:author="David Conklin" w:date="2020-12-08T17:42:00Z"/>
              <w:rFonts w:eastAsiaTheme="minorEastAsia"/>
              <w:noProof/>
            </w:rPr>
          </w:pPr>
          <w:ins w:id="1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ins>
          <w:r>
            <w:rPr>
              <w:noProof/>
              <w:webHidden/>
            </w:rPr>
          </w:r>
          <w:r>
            <w:rPr>
              <w:noProof/>
              <w:webHidden/>
            </w:rPr>
            <w:fldChar w:fldCharType="separate"/>
          </w:r>
          <w:ins w:id="141" w:author="David Conklin" w:date="2020-12-11T09:14:00Z">
            <w:r w:rsidR="00D24E1A">
              <w:rPr>
                <w:noProof/>
                <w:webHidden/>
              </w:rPr>
              <w:t>26</w:t>
            </w:r>
          </w:ins>
          <w:ins w:id="142" w:author="David Conklin" w:date="2020-12-08T17:42:00Z">
            <w:r>
              <w:rPr>
                <w:noProof/>
                <w:webHidden/>
              </w:rPr>
              <w:fldChar w:fldCharType="end"/>
            </w:r>
            <w:r w:rsidRPr="00083FC8">
              <w:rPr>
                <w:rStyle w:val="Hyperlink"/>
                <w:noProof/>
              </w:rPr>
              <w:fldChar w:fldCharType="end"/>
            </w:r>
          </w:ins>
        </w:p>
        <w:p w14:paraId="4E95B410" w14:textId="716B9027" w:rsidR="00613C1D" w:rsidRDefault="00613C1D">
          <w:pPr>
            <w:pStyle w:val="TOC2"/>
            <w:tabs>
              <w:tab w:val="right" w:leader="dot" w:pos="9350"/>
            </w:tabs>
            <w:rPr>
              <w:ins w:id="143" w:author="David Conklin" w:date="2020-12-08T17:42:00Z"/>
              <w:rFonts w:eastAsiaTheme="minorEastAsia"/>
              <w:noProof/>
            </w:rPr>
          </w:pPr>
          <w:ins w:id="1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ins>
          <w:r>
            <w:rPr>
              <w:noProof/>
              <w:webHidden/>
            </w:rPr>
          </w:r>
          <w:r>
            <w:rPr>
              <w:noProof/>
              <w:webHidden/>
            </w:rPr>
            <w:fldChar w:fldCharType="separate"/>
          </w:r>
          <w:ins w:id="145" w:author="David Conklin" w:date="2020-12-11T09:14:00Z">
            <w:r w:rsidR="00D24E1A">
              <w:rPr>
                <w:noProof/>
                <w:webHidden/>
              </w:rPr>
              <w:t>27</w:t>
            </w:r>
          </w:ins>
          <w:ins w:id="146" w:author="David Conklin" w:date="2020-12-08T17:42:00Z">
            <w:r>
              <w:rPr>
                <w:noProof/>
                <w:webHidden/>
              </w:rPr>
              <w:fldChar w:fldCharType="end"/>
            </w:r>
            <w:r w:rsidRPr="00083FC8">
              <w:rPr>
                <w:rStyle w:val="Hyperlink"/>
                <w:noProof/>
              </w:rPr>
              <w:fldChar w:fldCharType="end"/>
            </w:r>
          </w:ins>
        </w:p>
        <w:p w14:paraId="6029B87B" w14:textId="23297D4C" w:rsidR="00613C1D" w:rsidRDefault="00613C1D">
          <w:pPr>
            <w:pStyle w:val="TOC2"/>
            <w:tabs>
              <w:tab w:val="right" w:leader="dot" w:pos="9350"/>
            </w:tabs>
            <w:rPr>
              <w:ins w:id="147" w:author="David Conklin" w:date="2020-12-08T17:42:00Z"/>
              <w:rFonts w:eastAsiaTheme="minorEastAsia"/>
              <w:noProof/>
            </w:rPr>
          </w:pPr>
          <w:ins w:id="1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ins>
          <w:r>
            <w:rPr>
              <w:noProof/>
              <w:webHidden/>
            </w:rPr>
          </w:r>
          <w:r>
            <w:rPr>
              <w:noProof/>
              <w:webHidden/>
            </w:rPr>
            <w:fldChar w:fldCharType="separate"/>
          </w:r>
          <w:ins w:id="149" w:author="David Conklin" w:date="2020-12-11T09:14:00Z">
            <w:r w:rsidR="00D24E1A">
              <w:rPr>
                <w:noProof/>
                <w:webHidden/>
              </w:rPr>
              <w:t>27</w:t>
            </w:r>
          </w:ins>
          <w:ins w:id="150" w:author="David Conklin" w:date="2020-12-08T17:42:00Z">
            <w:r>
              <w:rPr>
                <w:noProof/>
                <w:webHidden/>
              </w:rPr>
              <w:fldChar w:fldCharType="end"/>
            </w:r>
            <w:r w:rsidRPr="00083FC8">
              <w:rPr>
                <w:rStyle w:val="Hyperlink"/>
                <w:noProof/>
              </w:rPr>
              <w:fldChar w:fldCharType="end"/>
            </w:r>
          </w:ins>
        </w:p>
        <w:p w14:paraId="3B972B63" w14:textId="0B3E024F" w:rsidR="00613C1D" w:rsidRDefault="00613C1D">
          <w:pPr>
            <w:pStyle w:val="TOC1"/>
            <w:tabs>
              <w:tab w:val="right" w:leader="dot" w:pos="9350"/>
            </w:tabs>
            <w:rPr>
              <w:ins w:id="151" w:author="David Conklin" w:date="2020-12-08T17:42:00Z"/>
              <w:rFonts w:eastAsiaTheme="minorEastAsia"/>
              <w:noProof/>
            </w:rPr>
          </w:pPr>
          <w:ins w:id="1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ins>
          <w:r>
            <w:rPr>
              <w:noProof/>
              <w:webHidden/>
            </w:rPr>
          </w:r>
          <w:r>
            <w:rPr>
              <w:noProof/>
              <w:webHidden/>
            </w:rPr>
            <w:fldChar w:fldCharType="separate"/>
          </w:r>
          <w:ins w:id="153" w:author="David Conklin" w:date="2020-12-11T09:14:00Z">
            <w:r w:rsidR="00D24E1A">
              <w:rPr>
                <w:noProof/>
                <w:webHidden/>
              </w:rPr>
              <w:t>29</w:t>
            </w:r>
          </w:ins>
          <w:ins w:id="154" w:author="David Conklin" w:date="2020-12-08T17:42:00Z">
            <w:r>
              <w:rPr>
                <w:noProof/>
                <w:webHidden/>
              </w:rPr>
              <w:fldChar w:fldCharType="end"/>
            </w:r>
            <w:r w:rsidRPr="00083FC8">
              <w:rPr>
                <w:rStyle w:val="Hyperlink"/>
                <w:noProof/>
              </w:rPr>
              <w:fldChar w:fldCharType="end"/>
            </w:r>
          </w:ins>
        </w:p>
        <w:p w14:paraId="3168539A" w14:textId="2ECEB91A" w:rsidR="00613C1D" w:rsidRDefault="00613C1D">
          <w:pPr>
            <w:pStyle w:val="TOC2"/>
            <w:tabs>
              <w:tab w:val="right" w:leader="dot" w:pos="9350"/>
            </w:tabs>
            <w:rPr>
              <w:ins w:id="155" w:author="David Conklin" w:date="2020-12-08T17:42:00Z"/>
              <w:rFonts w:eastAsiaTheme="minorEastAsia"/>
              <w:noProof/>
            </w:rPr>
          </w:pPr>
          <w:ins w:id="1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ins>
          <w:r>
            <w:rPr>
              <w:noProof/>
              <w:webHidden/>
            </w:rPr>
          </w:r>
          <w:r>
            <w:rPr>
              <w:noProof/>
              <w:webHidden/>
            </w:rPr>
            <w:fldChar w:fldCharType="separate"/>
          </w:r>
          <w:ins w:id="157" w:author="David Conklin" w:date="2020-12-11T09:14:00Z">
            <w:r w:rsidR="00D24E1A">
              <w:rPr>
                <w:noProof/>
                <w:webHidden/>
              </w:rPr>
              <w:t>29</w:t>
            </w:r>
          </w:ins>
          <w:ins w:id="158" w:author="David Conklin" w:date="2020-12-08T17:42:00Z">
            <w:r>
              <w:rPr>
                <w:noProof/>
                <w:webHidden/>
              </w:rPr>
              <w:fldChar w:fldCharType="end"/>
            </w:r>
            <w:r w:rsidRPr="00083FC8">
              <w:rPr>
                <w:rStyle w:val="Hyperlink"/>
                <w:noProof/>
              </w:rPr>
              <w:fldChar w:fldCharType="end"/>
            </w:r>
          </w:ins>
        </w:p>
        <w:p w14:paraId="0A5BFE3C" w14:textId="4F88A76D" w:rsidR="00613C1D" w:rsidRDefault="00613C1D">
          <w:pPr>
            <w:pStyle w:val="TOC2"/>
            <w:tabs>
              <w:tab w:val="right" w:leader="dot" w:pos="9350"/>
            </w:tabs>
            <w:rPr>
              <w:ins w:id="159" w:author="David Conklin" w:date="2020-12-08T17:42:00Z"/>
              <w:rFonts w:eastAsiaTheme="minorEastAsia"/>
              <w:noProof/>
            </w:rPr>
          </w:pPr>
          <w:ins w:id="1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ins>
          <w:r>
            <w:rPr>
              <w:noProof/>
              <w:webHidden/>
            </w:rPr>
          </w:r>
          <w:r>
            <w:rPr>
              <w:noProof/>
              <w:webHidden/>
            </w:rPr>
            <w:fldChar w:fldCharType="separate"/>
          </w:r>
          <w:ins w:id="161" w:author="David Conklin" w:date="2020-12-11T09:14:00Z">
            <w:r w:rsidR="00D24E1A">
              <w:rPr>
                <w:noProof/>
                <w:webHidden/>
              </w:rPr>
              <w:t>31</w:t>
            </w:r>
          </w:ins>
          <w:ins w:id="162" w:author="David Conklin" w:date="2020-12-08T17:42:00Z">
            <w:r>
              <w:rPr>
                <w:noProof/>
                <w:webHidden/>
              </w:rPr>
              <w:fldChar w:fldCharType="end"/>
            </w:r>
            <w:r w:rsidRPr="00083FC8">
              <w:rPr>
                <w:rStyle w:val="Hyperlink"/>
                <w:noProof/>
              </w:rPr>
              <w:fldChar w:fldCharType="end"/>
            </w:r>
          </w:ins>
        </w:p>
        <w:p w14:paraId="0634FB9F" w14:textId="3BB484EA" w:rsidR="00613C1D" w:rsidRDefault="00613C1D">
          <w:pPr>
            <w:pStyle w:val="TOC1"/>
            <w:tabs>
              <w:tab w:val="right" w:leader="dot" w:pos="9350"/>
            </w:tabs>
            <w:rPr>
              <w:ins w:id="163" w:author="David Conklin" w:date="2020-12-08T17:42:00Z"/>
              <w:rFonts w:eastAsiaTheme="minorEastAsia"/>
              <w:noProof/>
            </w:rPr>
          </w:pPr>
          <w:ins w:id="1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ins>
          <w:r>
            <w:rPr>
              <w:noProof/>
              <w:webHidden/>
            </w:rPr>
          </w:r>
          <w:r>
            <w:rPr>
              <w:noProof/>
              <w:webHidden/>
            </w:rPr>
            <w:fldChar w:fldCharType="separate"/>
          </w:r>
          <w:ins w:id="165" w:author="David Conklin" w:date="2020-12-11T09:14:00Z">
            <w:r w:rsidR="00D24E1A">
              <w:rPr>
                <w:noProof/>
                <w:webHidden/>
              </w:rPr>
              <w:t>31</w:t>
            </w:r>
          </w:ins>
          <w:ins w:id="166" w:author="David Conklin" w:date="2020-12-08T17:42:00Z">
            <w:r>
              <w:rPr>
                <w:noProof/>
                <w:webHidden/>
              </w:rPr>
              <w:fldChar w:fldCharType="end"/>
            </w:r>
            <w:r w:rsidRPr="00083FC8">
              <w:rPr>
                <w:rStyle w:val="Hyperlink"/>
                <w:noProof/>
              </w:rPr>
              <w:fldChar w:fldCharType="end"/>
            </w:r>
          </w:ins>
        </w:p>
        <w:p w14:paraId="39A5C29A" w14:textId="3BCB8DA2" w:rsidR="00613C1D" w:rsidRDefault="00613C1D">
          <w:pPr>
            <w:pStyle w:val="TOC2"/>
            <w:tabs>
              <w:tab w:val="right" w:leader="dot" w:pos="9350"/>
            </w:tabs>
            <w:rPr>
              <w:ins w:id="167" w:author="David Conklin" w:date="2020-12-08T17:42:00Z"/>
              <w:rFonts w:eastAsiaTheme="minorEastAsia"/>
              <w:noProof/>
            </w:rPr>
          </w:pPr>
          <w:ins w:id="1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ins>
          <w:r>
            <w:rPr>
              <w:noProof/>
              <w:webHidden/>
            </w:rPr>
          </w:r>
          <w:r>
            <w:rPr>
              <w:noProof/>
              <w:webHidden/>
            </w:rPr>
            <w:fldChar w:fldCharType="separate"/>
          </w:r>
          <w:ins w:id="169" w:author="David Conklin" w:date="2020-12-11T09:14:00Z">
            <w:r w:rsidR="00D24E1A">
              <w:rPr>
                <w:noProof/>
                <w:webHidden/>
              </w:rPr>
              <w:t>33</w:t>
            </w:r>
          </w:ins>
          <w:ins w:id="170" w:author="David Conklin" w:date="2020-12-08T17:42:00Z">
            <w:r>
              <w:rPr>
                <w:noProof/>
                <w:webHidden/>
              </w:rPr>
              <w:fldChar w:fldCharType="end"/>
            </w:r>
            <w:r w:rsidRPr="00083FC8">
              <w:rPr>
                <w:rStyle w:val="Hyperlink"/>
                <w:noProof/>
              </w:rPr>
              <w:fldChar w:fldCharType="end"/>
            </w:r>
          </w:ins>
        </w:p>
        <w:p w14:paraId="27275E7F" w14:textId="65352528" w:rsidR="00613C1D" w:rsidRDefault="00613C1D">
          <w:pPr>
            <w:pStyle w:val="TOC1"/>
            <w:tabs>
              <w:tab w:val="right" w:leader="dot" w:pos="9350"/>
            </w:tabs>
            <w:rPr>
              <w:ins w:id="171" w:author="David Conklin" w:date="2020-12-08T17:42:00Z"/>
              <w:rFonts w:eastAsiaTheme="minorEastAsia"/>
              <w:noProof/>
            </w:rPr>
          </w:pPr>
          <w:ins w:id="1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ins>
          <w:r>
            <w:rPr>
              <w:noProof/>
              <w:webHidden/>
            </w:rPr>
          </w:r>
          <w:r>
            <w:rPr>
              <w:noProof/>
              <w:webHidden/>
            </w:rPr>
            <w:fldChar w:fldCharType="separate"/>
          </w:r>
          <w:ins w:id="173" w:author="David Conklin" w:date="2020-12-11T09:14:00Z">
            <w:r w:rsidR="00D24E1A">
              <w:rPr>
                <w:noProof/>
                <w:webHidden/>
              </w:rPr>
              <w:t>33</w:t>
            </w:r>
          </w:ins>
          <w:ins w:id="174" w:author="David Conklin" w:date="2020-12-08T17:42:00Z">
            <w:r>
              <w:rPr>
                <w:noProof/>
                <w:webHidden/>
              </w:rPr>
              <w:fldChar w:fldCharType="end"/>
            </w:r>
            <w:r w:rsidRPr="00083FC8">
              <w:rPr>
                <w:rStyle w:val="Hyperlink"/>
                <w:noProof/>
              </w:rPr>
              <w:fldChar w:fldCharType="end"/>
            </w:r>
          </w:ins>
        </w:p>
        <w:p w14:paraId="2C60EBBB" w14:textId="0B7EAE25" w:rsidR="00613C1D" w:rsidRDefault="00613C1D">
          <w:pPr>
            <w:pStyle w:val="TOC2"/>
            <w:tabs>
              <w:tab w:val="right" w:leader="dot" w:pos="9350"/>
            </w:tabs>
            <w:rPr>
              <w:ins w:id="175" w:author="David Conklin" w:date="2020-12-08T17:42:00Z"/>
              <w:rFonts w:eastAsiaTheme="minorEastAsia"/>
              <w:noProof/>
            </w:rPr>
          </w:pPr>
          <w:ins w:id="1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ins>
          <w:r>
            <w:rPr>
              <w:noProof/>
              <w:webHidden/>
            </w:rPr>
          </w:r>
          <w:r>
            <w:rPr>
              <w:noProof/>
              <w:webHidden/>
            </w:rPr>
            <w:fldChar w:fldCharType="separate"/>
          </w:r>
          <w:ins w:id="177" w:author="David Conklin" w:date="2020-12-11T09:14:00Z">
            <w:r w:rsidR="00D24E1A">
              <w:rPr>
                <w:noProof/>
                <w:webHidden/>
              </w:rPr>
              <w:t>34</w:t>
            </w:r>
          </w:ins>
          <w:ins w:id="178" w:author="David Conklin" w:date="2020-12-08T17:42:00Z">
            <w:r>
              <w:rPr>
                <w:noProof/>
                <w:webHidden/>
              </w:rPr>
              <w:fldChar w:fldCharType="end"/>
            </w:r>
            <w:r w:rsidRPr="00083FC8">
              <w:rPr>
                <w:rStyle w:val="Hyperlink"/>
                <w:noProof/>
              </w:rPr>
              <w:fldChar w:fldCharType="end"/>
            </w:r>
          </w:ins>
        </w:p>
        <w:p w14:paraId="1D402440" w14:textId="03C91A5E" w:rsidR="00613C1D" w:rsidRDefault="00613C1D">
          <w:pPr>
            <w:pStyle w:val="TOC2"/>
            <w:tabs>
              <w:tab w:val="right" w:leader="dot" w:pos="9350"/>
            </w:tabs>
            <w:rPr>
              <w:ins w:id="179" w:author="David Conklin" w:date="2020-12-08T17:42:00Z"/>
              <w:rFonts w:eastAsiaTheme="minorEastAsia"/>
              <w:noProof/>
            </w:rPr>
          </w:pPr>
          <w:ins w:id="1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ins>
          <w:r>
            <w:rPr>
              <w:noProof/>
              <w:webHidden/>
            </w:rPr>
          </w:r>
          <w:r>
            <w:rPr>
              <w:noProof/>
              <w:webHidden/>
            </w:rPr>
            <w:fldChar w:fldCharType="separate"/>
          </w:r>
          <w:ins w:id="181" w:author="David Conklin" w:date="2020-12-11T09:14:00Z">
            <w:r w:rsidR="00D24E1A">
              <w:rPr>
                <w:noProof/>
                <w:webHidden/>
              </w:rPr>
              <w:t>35</w:t>
            </w:r>
          </w:ins>
          <w:ins w:id="182" w:author="David Conklin" w:date="2020-12-08T17:42:00Z">
            <w:r>
              <w:rPr>
                <w:noProof/>
                <w:webHidden/>
              </w:rPr>
              <w:fldChar w:fldCharType="end"/>
            </w:r>
            <w:r w:rsidRPr="00083FC8">
              <w:rPr>
                <w:rStyle w:val="Hyperlink"/>
                <w:noProof/>
              </w:rPr>
              <w:fldChar w:fldCharType="end"/>
            </w:r>
          </w:ins>
        </w:p>
        <w:p w14:paraId="40BB7162" w14:textId="451AD74E" w:rsidR="00613C1D" w:rsidRDefault="00613C1D">
          <w:pPr>
            <w:pStyle w:val="TOC1"/>
            <w:tabs>
              <w:tab w:val="right" w:leader="dot" w:pos="9350"/>
            </w:tabs>
            <w:rPr>
              <w:ins w:id="183" w:author="David Conklin" w:date="2020-12-08T17:42:00Z"/>
              <w:rFonts w:eastAsiaTheme="minorEastAsia"/>
              <w:noProof/>
            </w:rPr>
          </w:pPr>
          <w:ins w:id="18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ins>
          <w:r>
            <w:rPr>
              <w:noProof/>
              <w:webHidden/>
            </w:rPr>
          </w:r>
          <w:r>
            <w:rPr>
              <w:noProof/>
              <w:webHidden/>
            </w:rPr>
            <w:fldChar w:fldCharType="separate"/>
          </w:r>
          <w:ins w:id="185" w:author="David Conklin" w:date="2020-12-11T09:14:00Z">
            <w:r w:rsidR="00D24E1A">
              <w:rPr>
                <w:noProof/>
                <w:webHidden/>
              </w:rPr>
              <w:t>35</w:t>
            </w:r>
          </w:ins>
          <w:ins w:id="186" w:author="David Conklin" w:date="2020-12-08T17:42:00Z">
            <w:r>
              <w:rPr>
                <w:noProof/>
                <w:webHidden/>
              </w:rPr>
              <w:fldChar w:fldCharType="end"/>
            </w:r>
            <w:r w:rsidRPr="00083FC8">
              <w:rPr>
                <w:rStyle w:val="Hyperlink"/>
                <w:noProof/>
              </w:rPr>
              <w:fldChar w:fldCharType="end"/>
            </w:r>
          </w:ins>
        </w:p>
        <w:p w14:paraId="71F9970A" w14:textId="13C8DB34" w:rsidR="00613C1D" w:rsidRDefault="00613C1D">
          <w:pPr>
            <w:pStyle w:val="TOC2"/>
            <w:tabs>
              <w:tab w:val="right" w:leader="dot" w:pos="9350"/>
            </w:tabs>
            <w:rPr>
              <w:ins w:id="187" w:author="David Conklin" w:date="2020-12-08T17:42:00Z"/>
              <w:rFonts w:eastAsiaTheme="minorEastAsia"/>
              <w:noProof/>
            </w:rPr>
          </w:pPr>
          <w:ins w:id="1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ins>
          <w:r>
            <w:rPr>
              <w:noProof/>
              <w:webHidden/>
            </w:rPr>
          </w:r>
          <w:r>
            <w:rPr>
              <w:noProof/>
              <w:webHidden/>
            </w:rPr>
            <w:fldChar w:fldCharType="separate"/>
          </w:r>
          <w:ins w:id="189" w:author="David Conklin" w:date="2020-12-11T09:14:00Z">
            <w:r w:rsidR="00D24E1A">
              <w:rPr>
                <w:noProof/>
                <w:webHidden/>
              </w:rPr>
              <w:t>35</w:t>
            </w:r>
          </w:ins>
          <w:ins w:id="190" w:author="David Conklin" w:date="2020-12-08T17:42:00Z">
            <w:r>
              <w:rPr>
                <w:noProof/>
                <w:webHidden/>
              </w:rPr>
              <w:fldChar w:fldCharType="end"/>
            </w:r>
            <w:r w:rsidRPr="00083FC8">
              <w:rPr>
                <w:rStyle w:val="Hyperlink"/>
                <w:noProof/>
              </w:rPr>
              <w:fldChar w:fldCharType="end"/>
            </w:r>
          </w:ins>
        </w:p>
        <w:p w14:paraId="0F243DB1" w14:textId="3486B69B" w:rsidR="00613C1D" w:rsidRDefault="00613C1D">
          <w:pPr>
            <w:pStyle w:val="TOC2"/>
            <w:tabs>
              <w:tab w:val="right" w:leader="dot" w:pos="9350"/>
            </w:tabs>
            <w:rPr>
              <w:ins w:id="191" w:author="David Conklin" w:date="2020-12-08T17:42:00Z"/>
              <w:rFonts w:eastAsiaTheme="minorEastAsia"/>
              <w:noProof/>
            </w:rPr>
          </w:pPr>
          <w:ins w:id="1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ins>
          <w:r>
            <w:rPr>
              <w:noProof/>
              <w:webHidden/>
            </w:rPr>
          </w:r>
          <w:r>
            <w:rPr>
              <w:noProof/>
              <w:webHidden/>
            </w:rPr>
            <w:fldChar w:fldCharType="separate"/>
          </w:r>
          <w:ins w:id="193" w:author="David Conklin" w:date="2020-12-11T09:14:00Z">
            <w:r w:rsidR="00D24E1A">
              <w:rPr>
                <w:noProof/>
                <w:webHidden/>
              </w:rPr>
              <w:t>38</w:t>
            </w:r>
          </w:ins>
          <w:ins w:id="194" w:author="David Conklin" w:date="2020-12-08T17:42:00Z">
            <w:r>
              <w:rPr>
                <w:noProof/>
                <w:webHidden/>
              </w:rPr>
              <w:fldChar w:fldCharType="end"/>
            </w:r>
            <w:r w:rsidRPr="00083FC8">
              <w:rPr>
                <w:rStyle w:val="Hyperlink"/>
                <w:noProof/>
              </w:rPr>
              <w:fldChar w:fldCharType="end"/>
            </w:r>
          </w:ins>
        </w:p>
        <w:p w14:paraId="7C5F67DE" w14:textId="4B6BAE74" w:rsidR="00613C1D" w:rsidRDefault="00613C1D">
          <w:pPr>
            <w:pStyle w:val="TOC2"/>
            <w:tabs>
              <w:tab w:val="right" w:leader="dot" w:pos="9350"/>
            </w:tabs>
            <w:rPr>
              <w:ins w:id="195" w:author="David Conklin" w:date="2020-12-08T17:42:00Z"/>
              <w:rFonts w:eastAsiaTheme="minorEastAsia"/>
              <w:noProof/>
            </w:rPr>
          </w:pPr>
          <w:ins w:id="1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ins>
          <w:r>
            <w:rPr>
              <w:noProof/>
              <w:webHidden/>
            </w:rPr>
          </w:r>
          <w:r>
            <w:rPr>
              <w:noProof/>
              <w:webHidden/>
            </w:rPr>
            <w:fldChar w:fldCharType="separate"/>
          </w:r>
          <w:ins w:id="197" w:author="David Conklin" w:date="2020-12-11T09:14:00Z">
            <w:r w:rsidR="00D24E1A">
              <w:rPr>
                <w:noProof/>
                <w:webHidden/>
              </w:rPr>
              <w:t>39</w:t>
            </w:r>
          </w:ins>
          <w:ins w:id="198" w:author="David Conklin" w:date="2020-12-08T17:42:00Z">
            <w:r>
              <w:rPr>
                <w:noProof/>
                <w:webHidden/>
              </w:rPr>
              <w:fldChar w:fldCharType="end"/>
            </w:r>
            <w:r w:rsidRPr="00083FC8">
              <w:rPr>
                <w:rStyle w:val="Hyperlink"/>
                <w:noProof/>
              </w:rPr>
              <w:fldChar w:fldCharType="end"/>
            </w:r>
          </w:ins>
        </w:p>
        <w:p w14:paraId="7320B52B" w14:textId="7D2202A2" w:rsidR="00613C1D" w:rsidRDefault="00613C1D">
          <w:pPr>
            <w:pStyle w:val="TOC2"/>
            <w:tabs>
              <w:tab w:val="right" w:leader="dot" w:pos="9350"/>
            </w:tabs>
            <w:rPr>
              <w:ins w:id="199" w:author="David Conklin" w:date="2020-12-08T17:42:00Z"/>
              <w:rFonts w:eastAsiaTheme="minorEastAsia"/>
              <w:noProof/>
            </w:rPr>
          </w:pPr>
          <w:ins w:id="2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ins>
          <w:r>
            <w:rPr>
              <w:noProof/>
              <w:webHidden/>
            </w:rPr>
          </w:r>
          <w:r>
            <w:rPr>
              <w:noProof/>
              <w:webHidden/>
            </w:rPr>
            <w:fldChar w:fldCharType="separate"/>
          </w:r>
          <w:ins w:id="201" w:author="David Conklin" w:date="2020-12-11T09:14:00Z">
            <w:r w:rsidR="00D24E1A">
              <w:rPr>
                <w:noProof/>
                <w:webHidden/>
              </w:rPr>
              <w:t>39</w:t>
            </w:r>
          </w:ins>
          <w:ins w:id="202" w:author="David Conklin" w:date="2020-12-08T17:42:00Z">
            <w:r>
              <w:rPr>
                <w:noProof/>
                <w:webHidden/>
              </w:rPr>
              <w:fldChar w:fldCharType="end"/>
            </w:r>
            <w:r w:rsidRPr="00083FC8">
              <w:rPr>
                <w:rStyle w:val="Hyperlink"/>
                <w:noProof/>
              </w:rPr>
              <w:fldChar w:fldCharType="end"/>
            </w:r>
          </w:ins>
        </w:p>
        <w:p w14:paraId="48D326D6" w14:textId="599084FC" w:rsidR="00613C1D" w:rsidRDefault="00613C1D">
          <w:pPr>
            <w:pStyle w:val="TOC2"/>
            <w:tabs>
              <w:tab w:val="right" w:leader="dot" w:pos="9350"/>
            </w:tabs>
            <w:rPr>
              <w:ins w:id="203" w:author="David Conklin" w:date="2020-12-08T17:42:00Z"/>
              <w:rFonts w:eastAsiaTheme="minorEastAsia"/>
              <w:noProof/>
            </w:rPr>
          </w:pPr>
          <w:ins w:id="20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ins>
          <w:r>
            <w:rPr>
              <w:noProof/>
              <w:webHidden/>
            </w:rPr>
          </w:r>
          <w:r>
            <w:rPr>
              <w:noProof/>
              <w:webHidden/>
            </w:rPr>
            <w:fldChar w:fldCharType="separate"/>
          </w:r>
          <w:ins w:id="205" w:author="David Conklin" w:date="2020-12-11T09:14:00Z">
            <w:r w:rsidR="00D24E1A">
              <w:rPr>
                <w:noProof/>
                <w:webHidden/>
              </w:rPr>
              <w:t>40</w:t>
            </w:r>
          </w:ins>
          <w:ins w:id="206" w:author="David Conklin" w:date="2020-12-08T17:42:00Z">
            <w:r>
              <w:rPr>
                <w:noProof/>
                <w:webHidden/>
              </w:rPr>
              <w:fldChar w:fldCharType="end"/>
            </w:r>
            <w:r w:rsidRPr="00083FC8">
              <w:rPr>
                <w:rStyle w:val="Hyperlink"/>
                <w:noProof/>
              </w:rPr>
              <w:fldChar w:fldCharType="end"/>
            </w:r>
          </w:ins>
        </w:p>
        <w:p w14:paraId="6785AF17" w14:textId="045B7F3B" w:rsidR="00613C1D" w:rsidRDefault="00613C1D">
          <w:pPr>
            <w:pStyle w:val="TOC2"/>
            <w:tabs>
              <w:tab w:val="right" w:leader="dot" w:pos="9350"/>
            </w:tabs>
            <w:rPr>
              <w:ins w:id="207" w:author="David Conklin" w:date="2020-12-08T17:42:00Z"/>
              <w:rFonts w:eastAsiaTheme="minorEastAsia"/>
              <w:noProof/>
            </w:rPr>
          </w:pPr>
          <w:ins w:id="2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ins>
          <w:r>
            <w:rPr>
              <w:noProof/>
              <w:webHidden/>
            </w:rPr>
          </w:r>
          <w:r>
            <w:rPr>
              <w:noProof/>
              <w:webHidden/>
            </w:rPr>
            <w:fldChar w:fldCharType="separate"/>
          </w:r>
          <w:ins w:id="209" w:author="David Conklin" w:date="2020-12-11T09:14:00Z">
            <w:r w:rsidR="00D24E1A">
              <w:rPr>
                <w:noProof/>
                <w:webHidden/>
              </w:rPr>
              <w:t>40</w:t>
            </w:r>
          </w:ins>
          <w:ins w:id="210" w:author="David Conklin" w:date="2020-12-08T17:42:00Z">
            <w:r>
              <w:rPr>
                <w:noProof/>
                <w:webHidden/>
              </w:rPr>
              <w:fldChar w:fldCharType="end"/>
            </w:r>
            <w:r w:rsidRPr="00083FC8">
              <w:rPr>
                <w:rStyle w:val="Hyperlink"/>
                <w:noProof/>
              </w:rPr>
              <w:fldChar w:fldCharType="end"/>
            </w:r>
          </w:ins>
        </w:p>
        <w:p w14:paraId="0E9AECE9" w14:textId="5BEDCE46" w:rsidR="00613C1D" w:rsidRDefault="00613C1D">
          <w:pPr>
            <w:pStyle w:val="TOC2"/>
            <w:tabs>
              <w:tab w:val="right" w:leader="dot" w:pos="9350"/>
            </w:tabs>
            <w:rPr>
              <w:ins w:id="211" w:author="David Conklin" w:date="2020-12-08T17:42:00Z"/>
              <w:rFonts w:eastAsiaTheme="minorEastAsia"/>
              <w:noProof/>
            </w:rPr>
          </w:pPr>
          <w:ins w:id="2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ins>
          <w:r>
            <w:rPr>
              <w:noProof/>
              <w:webHidden/>
            </w:rPr>
          </w:r>
          <w:r>
            <w:rPr>
              <w:noProof/>
              <w:webHidden/>
            </w:rPr>
            <w:fldChar w:fldCharType="separate"/>
          </w:r>
          <w:ins w:id="213" w:author="David Conklin" w:date="2020-12-11T09:14:00Z">
            <w:r w:rsidR="00D24E1A">
              <w:rPr>
                <w:noProof/>
                <w:webHidden/>
              </w:rPr>
              <w:t>40</w:t>
            </w:r>
          </w:ins>
          <w:ins w:id="214" w:author="David Conklin" w:date="2020-12-08T17:42:00Z">
            <w:r>
              <w:rPr>
                <w:noProof/>
                <w:webHidden/>
              </w:rPr>
              <w:fldChar w:fldCharType="end"/>
            </w:r>
            <w:r w:rsidRPr="00083FC8">
              <w:rPr>
                <w:rStyle w:val="Hyperlink"/>
                <w:noProof/>
              </w:rPr>
              <w:fldChar w:fldCharType="end"/>
            </w:r>
          </w:ins>
        </w:p>
        <w:p w14:paraId="687F5B2B" w14:textId="5E6D3204" w:rsidR="00613C1D" w:rsidRDefault="00613C1D">
          <w:pPr>
            <w:pStyle w:val="TOC2"/>
            <w:tabs>
              <w:tab w:val="right" w:leader="dot" w:pos="9350"/>
            </w:tabs>
            <w:rPr>
              <w:ins w:id="215" w:author="David Conklin" w:date="2020-12-08T17:42:00Z"/>
              <w:rFonts w:eastAsiaTheme="minorEastAsia"/>
              <w:noProof/>
            </w:rPr>
          </w:pPr>
          <w:ins w:id="2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ins>
          <w:r>
            <w:rPr>
              <w:noProof/>
              <w:webHidden/>
            </w:rPr>
          </w:r>
          <w:r>
            <w:rPr>
              <w:noProof/>
              <w:webHidden/>
            </w:rPr>
            <w:fldChar w:fldCharType="separate"/>
          </w:r>
          <w:ins w:id="217" w:author="David Conklin" w:date="2020-12-11T09:14:00Z">
            <w:r w:rsidR="00D24E1A">
              <w:rPr>
                <w:noProof/>
                <w:webHidden/>
              </w:rPr>
              <w:t>42</w:t>
            </w:r>
          </w:ins>
          <w:ins w:id="218" w:author="David Conklin" w:date="2020-12-08T17:42:00Z">
            <w:r>
              <w:rPr>
                <w:noProof/>
                <w:webHidden/>
              </w:rPr>
              <w:fldChar w:fldCharType="end"/>
            </w:r>
            <w:r w:rsidRPr="00083FC8">
              <w:rPr>
                <w:rStyle w:val="Hyperlink"/>
                <w:noProof/>
              </w:rPr>
              <w:fldChar w:fldCharType="end"/>
            </w:r>
          </w:ins>
        </w:p>
        <w:p w14:paraId="78D9671F" w14:textId="7FB5A0C4" w:rsidR="00613C1D" w:rsidRDefault="00613C1D">
          <w:pPr>
            <w:pStyle w:val="TOC2"/>
            <w:tabs>
              <w:tab w:val="right" w:leader="dot" w:pos="9350"/>
            </w:tabs>
            <w:rPr>
              <w:ins w:id="219" w:author="David Conklin" w:date="2020-12-08T17:42:00Z"/>
              <w:rFonts w:eastAsiaTheme="minorEastAsia"/>
              <w:noProof/>
            </w:rPr>
          </w:pPr>
          <w:ins w:id="2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ins>
          <w:r>
            <w:rPr>
              <w:noProof/>
              <w:webHidden/>
            </w:rPr>
          </w:r>
          <w:r>
            <w:rPr>
              <w:noProof/>
              <w:webHidden/>
            </w:rPr>
            <w:fldChar w:fldCharType="separate"/>
          </w:r>
          <w:ins w:id="221" w:author="David Conklin" w:date="2020-12-11T09:14:00Z">
            <w:r w:rsidR="00D24E1A">
              <w:rPr>
                <w:noProof/>
                <w:webHidden/>
              </w:rPr>
              <w:t>42</w:t>
            </w:r>
          </w:ins>
          <w:ins w:id="222" w:author="David Conklin" w:date="2020-12-08T17:42:00Z">
            <w:r>
              <w:rPr>
                <w:noProof/>
                <w:webHidden/>
              </w:rPr>
              <w:fldChar w:fldCharType="end"/>
            </w:r>
            <w:r w:rsidRPr="00083FC8">
              <w:rPr>
                <w:rStyle w:val="Hyperlink"/>
                <w:noProof/>
              </w:rPr>
              <w:fldChar w:fldCharType="end"/>
            </w:r>
          </w:ins>
        </w:p>
        <w:p w14:paraId="4755FCAF" w14:textId="7EF3FA5B" w:rsidR="00613C1D" w:rsidRDefault="00613C1D">
          <w:pPr>
            <w:pStyle w:val="TOC2"/>
            <w:tabs>
              <w:tab w:val="right" w:leader="dot" w:pos="9350"/>
            </w:tabs>
            <w:rPr>
              <w:ins w:id="223" w:author="David Conklin" w:date="2020-12-08T17:42:00Z"/>
              <w:rFonts w:eastAsiaTheme="minorEastAsia"/>
              <w:noProof/>
            </w:rPr>
          </w:pPr>
          <w:ins w:id="2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ins>
          <w:r>
            <w:rPr>
              <w:noProof/>
              <w:webHidden/>
            </w:rPr>
          </w:r>
          <w:r>
            <w:rPr>
              <w:noProof/>
              <w:webHidden/>
            </w:rPr>
            <w:fldChar w:fldCharType="separate"/>
          </w:r>
          <w:ins w:id="225" w:author="David Conklin" w:date="2020-12-11T09:14:00Z">
            <w:r w:rsidR="00D24E1A">
              <w:rPr>
                <w:noProof/>
                <w:webHidden/>
              </w:rPr>
              <w:t>43</w:t>
            </w:r>
          </w:ins>
          <w:ins w:id="226" w:author="David Conklin" w:date="2020-12-08T17:42:00Z">
            <w:r>
              <w:rPr>
                <w:noProof/>
                <w:webHidden/>
              </w:rPr>
              <w:fldChar w:fldCharType="end"/>
            </w:r>
            <w:r w:rsidRPr="00083FC8">
              <w:rPr>
                <w:rStyle w:val="Hyperlink"/>
                <w:noProof/>
              </w:rPr>
              <w:fldChar w:fldCharType="end"/>
            </w:r>
          </w:ins>
        </w:p>
        <w:p w14:paraId="48CB991E" w14:textId="3C424FA3" w:rsidR="00613C1D" w:rsidRDefault="00613C1D">
          <w:pPr>
            <w:pStyle w:val="TOC3"/>
            <w:tabs>
              <w:tab w:val="right" w:leader="dot" w:pos="9350"/>
            </w:tabs>
            <w:rPr>
              <w:ins w:id="227" w:author="David Conklin" w:date="2020-12-08T17:42:00Z"/>
              <w:rFonts w:eastAsiaTheme="minorEastAsia"/>
              <w:noProof/>
            </w:rPr>
          </w:pPr>
          <w:ins w:id="2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ins>
          <w:r>
            <w:rPr>
              <w:noProof/>
              <w:webHidden/>
            </w:rPr>
          </w:r>
          <w:r>
            <w:rPr>
              <w:noProof/>
              <w:webHidden/>
            </w:rPr>
            <w:fldChar w:fldCharType="separate"/>
          </w:r>
          <w:ins w:id="229" w:author="David Conklin" w:date="2020-12-11T09:14:00Z">
            <w:r w:rsidR="00D24E1A">
              <w:rPr>
                <w:noProof/>
                <w:webHidden/>
              </w:rPr>
              <w:t>43</w:t>
            </w:r>
          </w:ins>
          <w:ins w:id="230" w:author="David Conklin" w:date="2020-12-08T17:42:00Z">
            <w:r>
              <w:rPr>
                <w:noProof/>
                <w:webHidden/>
              </w:rPr>
              <w:fldChar w:fldCharType="end"/>
            </w:r>
            <w:r w:rsidRPr="00083FC8">
              <w:rPr>
                <w:rStyle w:val="Hyperlink"/>
                <w:noProof/>
              </w:rPr>
              <w:fldChar w:fldCharType="end"/>
            </w:r>
          </w:ins>
        </w:p>
        <w:p w14:paraId="45BE020B" w14:textId="3586BCC2" w:rsidR="00613C1D" w:rsidRDefault="00613C1D">
          <w:pPr>
            <w:pStyle w:val="TOC3"/>
            <w:tabs>
              <w:tab w:val="right" w:leader="dot" w:pos="9350"/>
            </w:tabs>
            <w:rPr>
              <w:ins w:id="231" w:author="David Conklin" w:date="2020-12-08T17:42:00Z"/>
              <w:rFonts w:eastAsiaTheme="minorEastAsia"/>
              <w:noProof/>
            </w:rPr>
          </w:pPr>
          <w:ins w:id="2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ins>
          <w:r>
            <w:rPr>
              <w:noProof/>
              <w:webHidden/>
            </w:rPr>
          </w:r>
          <w:r>
            <w:rPr>
              <w:noProof/>
              <w:webHidden/>
            </w:rPr>
            <w:fldChar w:fldCharType="separate"/>
          </w:r>
          <w:ins w:id="233" w:author="David Conklin" w:date="2020-12-11T09:14:00Z">
            <w:r w:rsidR="00D24E1A">
              <w:rPr>
                <w:noProof/>
                <w:webHidden/>
              </w:rPr>
              <w:t>43</w:t>
            </w:r>
          </w:ins>
          <w:ins w:id="234" w:author="David Conklin" w:date="2020-12-08T17:42:00Z">
            <w:r>
              <w:rPr>
                <w:noProof/>
                <w:webHidden/>
              </w:rPr>
              <w:fldChar w:fldCharType="end"/>
            </w:r>
            <w:r w:rsidRPr="00083FC8">
              <w:rPr>
                <w:rStyle w:val="Hyperlink"/>
                <w:noProof/>
              </w:rPr>
              <w:fldChar w:fldCharType="end"/>
            </w:r>
          </w:ins>
        </w:p>
        <w:p w14:paraId="25613A49" w14:textId="75E00DDF" w:rsidR="00613C1D" w:rsidRDefault="00613C1D">
          <w:pPr>
            <w:pStyle w:val="TOC2"/>
            <w:tabs>
              <w:tab w:val="right" w:leader="dot" w:pos="9350"/>
            </w:tabs>
            <w:rPr>
              <w:ins w:id="235" w:author="David Conklin" w:date="2020-12-08T17:42:00Z"/>
              <w:rFonts w:eastAsiaTheme="minorEastAsia"/>
              <w:noProof/>
            </w:rPr>
          </w:pPr>
          <w:ins w:id="2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ins>
          <w:r>
            <w:rPr>
              <w:noProof/>
              <w:webHidden/>
            </w:rPr>
          </w:r>
          <w:r>
            <w:rPr>
              <w:noProof/>
              <w:webHidden/>
            </w:rPr>
            <w:fldChar w:fldCharType="separate"/>
          </w:r>
          <w:ins w:id="237" w:author="David Conklin" w:date="2020-12-11T09:14:00Z">
            <w:r w:rsidR="00D24E1A">
              <w:rPr>
                <w:noProof/>
                <w:webHidden/>
              </w:rPr>
              <w:t>44</w:t>
            </w:r>
          </w:ins>
          <w:ins w:id="238" w:author="David Conklin" w:date="2020-12-08T17:42:00Z">
            <w:r>
              <w:rPr>
                <w:noProof/>
                <w:webHidden/>
              </w:rPr>
              <w:fldChar w:fldCharType="end"/>
            </w:r>
            <w:r w:rsidRPr="00083FC8">
              <w:rPr>
                <w:rStyle w:val="Hyperlink"/>
                <w:noProof/>
              </w:rPr>
              <w:fldChar w:fldCharType="end"/>
            </w:r>
          </w:ins>
        </w:p>
        <w:p w14:paraId="1E05D7A4" w14:textId="063ABC0B" w:rsidR="00613C1D" w:rsidRDefault="00613C1D">
          <w:pPr>
            <w:pStyle w:val="TOC2"/>
            <w:tabs>
              <w:tab w:val="right" w:leader="dot" w:pos="9350"/>
            </w:tabs>
            <w:rPr>
              <w:ins w:id="239" w:author="David Conklin" w:date="2020-12-08T17:42:00Z"/>
              <w:rFonts w:eastAsiaTheme="minorEastAsia"/>
              <w:noProof/>
            </w:rPr>
          </w:pPr>
          <w:ins w:id="2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ins>
          <w:r>
            <w:rPr>
              <w:noProof/>
              <w:webHidden/>
            </w:rPr>
          </w:r>
          <w:r>
            <w:rPr>
              <w:noProof/>
              <w:webHidden/>
            </w:rPr>
            <w:fldChar w:fldCharType="separate"/>
          </w:r>
          <w:ins w:id="241" w:author="David Conklin" w:date="2020-12-11T09:14:00Z">
            <w:r w:rsidR="00D24E1A">
              <w:rPr>
                <w:noProof/>
                <w:webHidden/>
              </w:rPr>
              <w:t>44</w:t>
            </w:r>
          </w:ins>
          <w:ins w:id="242" w:author="David Conklin" w:date="2020-12-08T17:42:00Z">
            <w:r>
              <w:rPr>
                <w:noProof/>
                <w:webHidden/>
              </w:rPr>
              <w:fldChar w:fldCharType="end"/>
            </w:r>
            <w:r w:rsidRPr="00083FC8">
              <w:rPr>
                <w:rStyle w:val="Hyperlink"/>
                <w:noProof/>
              </w:rPr>
              <w:fldChar w:fldCharType="end"/>
            </w:r>
          </w:ins>
        </w:p>
        <w:p w14:paraId="612E6F3D" w14:textId="178E6C73" w:rsidR="00613C1D" w:rsidRDefault="00613C1D">
          <w:pPr>
            <w:pStyle w:val="TOC2"/>
            <w:tabs>
              <w:tab w:val="right" w:leader="dot" w:pos="9350"/>
            </w:tabs>
            <w:rPr>
              <w:ins w:id="243" w:author="David Conklin" w:date="2020-12-08T17:42:00Z"/>
              <w:rFonts w:eastAsiaTheme="minorEastAsia"/>
              <w:noProof/>
            </w:rPr>
          </w:pPr>
          <w:ins w:id="24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ins>
          <w:r>
            <w:rPr>
              <w:noProof/>
              <w:webHidden/>
            </w:rPr>
          </w:r>
          <w:r>
            <w:rPr>
              <w:noProof/>
              <w:webHidden/>
            </w:rPr>
            <w:fldChar w:fldCharType="separate"/>
          </w:r>
          <w:ins w:id="245" w:author="David Conklin" w:date="2020-12-11T09:14:00Z">
            <w:r w:rsidR="00D24E1A">
              <w:rPr>
                <w:noProof/>
                <w:webHidden/>
              </w:rPr>
              <w:t>46</w:t>
            </w:r>
          </w:ins>
          <w:ins w:id="246" w:author="David Conklin" w:date="2020-12-08T17:42:00Z">
            <w:r>
              <w:rPr>
                <w:noProof/>
                <w:webHidden/>
              </w:rPr>
              <w:fldChar w:fldCharType="end"/>
            </w:r>
            <w:r w:rsidRPr="00083FC8">
              <w:rPr>
                <w:rStyle w:val="Hyperlink"/>
                <w:noProof/>
              </w:rPr>
              <w:fldChar w:fldCharType="end"/>
            </w:r>
          </w:ins>
        </w:p>
        <w:p w14:paraId="4D6E6DFF" w14:textId="1E6C94E2" w:rsidR="00613C1D" w:rsidRDefault="00613C1D">
          <w:pPr>
            <w:pStyle w:val="TOC2"/>
            <w:tabs>
              <w:tab w:val="right" w:leader="dot" w:pos="9350"/>
            </w:tabs>
            <w:rPr>
              <w:ins w:id="247" w:author="David Conklin" w:date="2020-12-08T17:42:00Z"/>
              <w:rFonts w:eastAsiaTheme="minorEastAsia"/>
              <w:noProof/>
            </w:rPr>
          </w:pPr>
          <w:ins w:id="2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ins>
          <w:r>
            <w:rPr>
              <w:noProof/>
              <w:webHidden/>
            </w:rPr>
          </w:r>
          <w:r>
            <w:rPr>
              <w:noProof/>
              <w:webHidden/>
            </w:rPr>
            <w:fldChar w:fldCharType="separate"/>
          </w:r>
          <w:ins w:id="249" w:author="David Conklin" w:date="2020-12-11T09:14:00Z">
            <w:r w:rsidR="00D24E1A">
              <w:rPr>
                <w:noProof/>
                <w:webHidden/>
              </w:rPr>
              <w:t>47</w:t>
            </w:r>
          </w:ins>
          <w:ins w:id="250" w:author="David Conklin" w:date="2020-12-08T17:42:00Z">
            <w:r>
              <w:rPr>
                <w:noProof/>
                <w:webHidden/>
              </w:rPr>
              <w:fldChar w:fldCharType="end"/>
            </w:r>
            <w:r w:rsidRPr="00083FC8">
              <w:rPr>
                <w:rStyle w:val="Hyperlink"/>
                <w:noProof/>
              </w:rPr>
              <w:fldChar w:fldCharType="end"/>
            </w:r>
          </w:ins>
        </w:p>
        <w:p w14:paraId="207EACA0" w14:textId="5FC6E187" w:rsidR="00613C1D" w:rsidRDefault="00613C1D">
          <w:pPr>
            <w:pStyle w:val="TOC2"/>
            <w:tabs>
              <w:tab w:val="right" w:leader="dot" w:pos="9350"/>
            </w:tabs>
            <w:rPr>
              <w:ins w:id="251" w:author="David Conklin" w:date="2020-12-08T17:42:00Z"/>
              <w:rFonts w:eastAsiaTheme="minorEastAsia"/>
              <w:noProof/>
            </w:rPr>
          </w:pPr>
          <w:ins w:id="2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ins>
          <w:r>
            <w:rPr>
              <w:noProof/>
              <w:webHidden/>
            </w:rPr>
          </w:r>
          <w:r>
            <w:rPr>
              <w:noProof/>
              <w:webHidden/>
            </w:rPr>
            <w:fldChar w:fldCharType="separate"/>
          </w:r>
          <w:ins w:id="253" w:author="David Conklin" w:date="2020-12-11T09:14:00Z">
            <w:r w:rsidR="00D24E1A">
              <w:rPr>
                <w:noProof/>
                <w:webHidden/>
              </w:rPr>
              <w:t>50</w:t>
            </w:r>
          </w:ins>
          <w:ins w:id="254" w:author="David Conklin" w:date="2020-12-08T17:42:00Z">
            <w:r>
              <w:rPr>
                <w:noProof/>
                <w:webHidden/>
              </w:rPr>
              <w:fldChar w:fldCharType="end"/>
            </w:r>
            <w:r w:rsidRPr="00083FC8">
              <w:rPr>
                <w:rStyle w:val="Hyperlink"/>
                <w:noProof/>
              </w:rPr>
              <w:fldChar w:fldCharType="end"/>
            </w:r>
          </w:ins>
        </w:p>
        <w:p w14:paraId="36B13990" w14:textId="473D67F4" w:rsidR="00613C1D" w:rsidRDefault="00613C1D">
          <w:pPr>
            <w:pStyle w:val="TOC2"/>
            <w:tabs>
              <w:tab w:val="right" w:leader="dot" w:pos="9350"/>
            </w:tabs>
            <w:rPr>
              <w:ins w:id="255" w:author="David Conklin" w:date="2020-12-08T17:42:00Z"/>
              <w:rFonts w:eastAsiaTheme="minorEastAsia"/>
              <w:noProof/>
            </w:rPr>
          </w:pPr>
          <w:ins w:id="2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ins>
          <w:r>
            <w:rPr>
              <w:noProof/>
              <w:webHidden/>
            </w:rPr>
          </w:r>
          <w:r>
            <w:rPr>
              <w:noProof/>
              <w:webHidden/>
            </w:rPr>
            <w:fldChar w:fldCharType="separate"/>
          </w:r>
          <w:ins w:id="257" w:author="David Conklin" w:date="2020-12-11T09:14:00Z">
            <w:r w:rsidR="00D24E1A">
              <w:rPr>
                <w:noProof/>
                <w:webHidden/>
              </w:rPr>
              <w:t>51</w:t>
            </w:r>
          </w:ins>
          <w:ins w:id="258" w:author="David Conklin" w:date="2020-12-08T17:42:00Z">
            <w:r>
              <w:rPr>
                <w:noProof/>
                <w:webHidden/>
              </w:rPr>
              <w:fldChar w:fldCharType="end"/>
            </w:r>
            <w:r w:rsidRPr="00083FC8">
              <w:rPr>
                <w:rStyle w:val="Hyperlink"/>
                <w:noProof/>
              </w:rPr>
              <w:fldChar w:fldCharType="end"/>
            </w:r>
          </w:ins>
        </w:p>
        <w:p w14:paraId="47FA0F12" w14:textId="6D4F3587" w:rsidR="00613C1D" w:rsidRDefault="00613C1D">
          <w:pPr>
            <w:pStyle w:val="TOC2"/>
            <w:tabs>
              <w:tab w:val="right" w:leader="dot" w:pos="9350"/>
            </w:tabs>
            <w:rPr>
              <w:ins w:id="259" w:author="David Conklin" w:date="2020-12-08T17:42:00Z"/>
              <w:rFonts w:eastAsiaTheme="minorEastAsia"/>
              <w:noProof/>
            </w:rPr>
          </w:pPr>
          <w:ins w:id="2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ins>
          <w:r>
            <w:rPr>
              <w:noProof/>
              <w:webHidden/>
            </w:rPr>
          </w:r>
          <w:r>
            <w:rPr>
              <w:noProof/>
              <w:webHidden/>
            </w:rPr>
            <w:fldChar w:fldCharType="separate"/>
          </w:r>
          <w:ins w:id="261" w:author="David Conklin" w:date="2020-12-11T09:14:00Z">
            <w:r w:rsidR="00D24E1A">
              <w:rPr>
                <w:noProof/>
                <w:webHidden/>
              </w:rPr>
              <w:t>52</w:t>
            </w:r>
          </w:ins>
          <w:ins w:id="262" w:author="David Conklin" w:date="2020-12-08T17:42:00Z">
            <w:r>
              <w:rPr>
                <w:noProof/>
                <w:webHidden/>
              </w:rPr>
              <w:fldChar w:fldCharType="end"/>
            </w:r>
            <w:r w:rsidRPr="00083FC8">
              <w:rPr>
                <w:rStyle w:val="Hyperlink"/>
                <w:noProof/>
              </w:rPr>
              <w:fldChar w:fldCharType="end"/>
            </w:r>
          </w:ins>
        </w:p>
        <w:p w14:paraId="5F21037F" w14:textId="3BC69F72" w:rsidR="00613C1D" w:rsidRDefault="00613C1D">
          <w:pPr>
            <w:pStyle w:val="TOC1"/>
            <w:tabs>
              <w:tab w:val="right" w:leader="dot" w:pos="9350"/>
            </w:tabs>
            <w:rPr>
              <w:ins w:id="263" w:author="David Conklin" w:date="2020-12-08T17:42:00Z"/>
              <w:rFonts w:eastAsiaTheme="minorEastAsia"/>
              <w:noProof/>
            </w:rPr>
          </w:pPr>
          <w:ins w:id="2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ins>
          <w:r>
            <w:rPr>
              <w:noProof/>
              <w:webHidden/>
            </w:rPr>
          </w:r>
          <w:r>
            <w:rPr>
              <w:noProof/>
              <w:webHidden/>
            </w:rPr>
            <w:fldChar w:fldCharType="separate"/>
          </w:r>
          <w:ins w:id="265" w:author="David Conklin" w:date="2020-12-11T09:14:00Z">
            <w:r w:rsidR="00D24E1A">
              <w:rPr>
                <w:noProof/>
                <w:webHidden/>
              </w:rPr>
              <w:t>53</w:t>
            </w:r>
          </w:ins>
          <w:ins w:id="266" w:author="David Conklin" w:date="2020-12-08T17:42:00Z">
            <w:r>
              <w:rPr>
                <w:noProof/>
                <w:webHidden/>
              </w:rPr>
              <w:fldChar w:fldCharType="end"/>
            </w:r>
            <w:r w:rsidRPr="00083FC8">
              <w:rPr>
                <w:rStyle w:val="Hyperlink"/>
                <w:noProof/>
              </w:rPr>
              <w:fldChar w:fldCharType="end"/>
            </w:r>
          </w:ins>
        </w:p>
        <w:p w14:paraId="109016CD" w14:textId="1A8C905D" w:rsidR="00613C1D" w:rsidRDefault="00613C1D">
          <w:pPr>
            <w:pStyle w:val="TOC1"/>
            <w:tabs>
              <w:tab w:val="right" w:leader="dot" w:pos="9350"/>
            </w:tabs>
            <w:rPr>
              <w:ins w:id="267" w:author="David Conklin" w:date="2020-12-08T17:42:00Z"/>
              <w:rFonts w:eastAsiaTheme="minorEastAsia"/>
              <w:noProof/>
            </w:rPr>
          </w:pPr>
          <w:ins w:id="2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ins>
          <w:r>
            <w:rPr>
              <w:noProof/>
              <w:webHidden/>
            </w:rPr>
          </w:r>
          <w:r>
            <w:rPr>
              <w:noProof/>
              <w:webHidden/>
            </w:rPr>
            <w:fldChar w:fldCharType="separate"/>
          </w:r>
          <w:ins w:id="269" w:author="David Conklin" w:date="2020-12-11T09:14:00Z">
            <w:r w:rsidR="00D24E1A">
              <w:rPr>
                <w:noProof/>
                <w:webHidden/>
              </w:rPr>
              <w:t>54</w:t>
            </w:r>
          </w:ins>
          <w:ins w:id="270" w:author="David Conklin" w:date="2020-12-08T17:42:00Z">
            <w:r>
              <w:rPr>
                <w:noProof/>
                <w:webHidden/>
              </w:rPr>
              <w:fldChar w:fldCharType="end"/>
            </w:r>
            <w:r w:rsidRPr="00083FC8">
              <w:rPr>
                <w:rStyle w:val="Hyperlink"/>
                <w:noProof/>
              </w:rPr>
              <w:fldChar w:fldCharType="end"/>
            </w:r>
          </w:ins>
        </w:p>
        <w:p w14:paraId="02C76D06" w14:textId="79F31CDB" w:rsidR="00613C1D" w:rsidRDefault="00613C1D">
          <w:pPr>
            <w:pStyle w:val="TOC1"/>
            <w:tabs>
              <w:tab w:val="right" w:leader="dot" w:pos="9350"/>
            </w:tabs>
            <w:rPr>
              <w:ins w:id="271" w:author="David Conklin" w:date="2020-12-08T17:42:00Z"/>
              <w:rFonts w:eastAsiaTheme="minorEastAsia"/>
              <w:noProof/>
            </w:rPr>
          </w:pPr>
          <w:ins w:id="2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ins>
          <w:r>
            <w:rPr>
              <w:noProof/>
              <w:webHidden/>
            </w:rPr>
          </w:r>
          <w:r>
            <w:rPr>
              <w:noProof/>
              <w:webHidden/>
            </w:rPr>
            <w:fldChar w:fldCharType="separate"/>
          </w:r>
          <w:ins w:id="273" w:author="David Conklin" w:date="2020-12-11T09:14:00Z">
            <w:r w:rsidR="00D24E1A">
              <w:rPr>
                <w:noProof/>
                <w:webHidden/>
              </w:rPr>
              <w:t>54</w:t>
            </w:r>
          </w:ins>
          <w:ins w:id="274" w:author="David Conklin" w:date="2020-12-08T17:42:00Z">
            <w:r>
              <w:rPr>
                <w:noProof/>
                <w:webHidden/>
              </w:rPr>
              <w:fldChar w:fldCharType="end"/>
            </w:r>
            <w:r w:rsidRPr="00083FC8">
              <w:rPr>
                <w:rStyle w:val="Hyperlink"/>
                <w:noProof/>
              </w:rPr>
              <w:fldChar w:fldCharType="end"/>
            </w:r>
          </w:ins>
        </w:p>
        <w:p w14:paraId="37AE3BA6" w14:textId="6919BFB9" w:rsidR="00613C1D" w:rsidRDefault="00613C1D">
          <w:pPr>
            <w:pStyle w:val="TOC1"/>
            <w:tabs>
              <w:tab w:val="right" w:leader="dot" w:pos="9350"/>
            </w:tabs>
            <w:rPr>
              <w:ins w:id="275" w:author="David Conklin" w:date="2020-12-08T17:42:00Z"/>
              <w:rFonts w:eastAsiaTheme="minorEastAsia"/>
              <w:noProof/>
            </w:rPr>
          </w:pPr>
          <w:ins w:id="2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ins>
          <w:r>
            <w:rPr>
              <w:noProof/>
              <w:webHidden/>
            </w:rPr>
          </w:r>
          <w:r>
            <w:rPr>
              <w:noProof/>
              <w:webHidden/>
            </w:rPr>
            <w:fldChar w:fldCharType="separate"/>
          </w:r>
          <w:ins w:id="277" w:author="David Conklin" w:date="2020-12-11T09:14:00Z">
            <w:r w:rsidR="00D24E1A">
              <w:rPr>
                <w:noProof/>
                <w:webHidden/>
              </w:rPr>
              <w:t>57</w:t>
            </w:r>
          </w:ins>
          <w:ins w:id="278" w:author="David Conklin" w:date="2020-12-08T17:42:00Z">
            <w:r>
              <w:rPr>
                <w:noProof/>
                <w:webHidden/>
              </w:rPr>
              <w:fldChar w:fldCharType="end"/>
            </w:r>
            <w:r w:rsidRPr="00083FC8">
              <w:rPr>
                <w:rStyle w:val="Hyperlink"/>
                <w:noProof/>
              </w:rPr>
              <w:fldChar w:fldCharType="end"/>
            </w:r>
          </w:ins>
        </w:p>
        <w:p w14:paraId="32331930" w14:textId="0A08574E" w:rsidR="00613C1D" w:rsidRDefault="00613C1D">
          <w:pPr>
            <w:pStyle w:val="TOC1"/>
            <w:tabs>
              <w:tab w:val="right" w:leader="dot" w:pos="9350"/>
            </w:tabs>
            <w:rPr>
              <w:ins w:id="279" w:author="David Conklin" w:date="2020-12-08T17:42:00Z"/>
              <w:rFonts w:eastAsiaTheme="minorEastAsia"/>
              <w:noProof/>
            </w:rPr>
          </w:pPr>
          <w:ins w:id="2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ins>
          <w:r>
            <w:rPr>
              <w:noProof/>
              <w:webHidden/>
            </w:rPr>
          </w:r>
          <w:r>
            <w:rPr>
              <w:noProof/>
              <w:webHidden/>
            </w:rPr>
            <w:fldChar w:fldCharType="separate"/>
          </w:r>
          <w:ins w:id="281" w:author="David Conklin" w:date="2020-12-11T09:14:00Z">
            <w:r w:rsidR="00D24E1A">
              <w:rPr>
                <w:noProof/>
                <w:webHidden/>
              </w:rPr>
              <w:t>58</w:t>
            </w:r>
          </w:ins>
          <w:ins w:id="282" w:author="David Conklin" w:date="2020-12-08T17:42:00Z">
            <w:r>
              <w:rPr>
                <w:noProof/>
                <w:webHidden/>
              </w:rPr>
              <w:fldChar w:fldCharType="end"/>
            </w:r>
            <w:r w:rsidRPr="00083FC8">
              <w:rPr>
                <w:rStyle w:val="Hyperlink"/>
                <w:noProof/>
              </w:rPr>
              <w:fldChar w:fldCharType="end"/>
            </w:r>
          </w:ins>
        </w:p>
        <w:p w14:paraId="56F43E94" w14:textId="08A6EF4B" w:rsidR="00054245" w:rsidDel="00977ECE" w:rsidRDefault="00914CB4">
          <w:pPr>
            <w:pStyle w:val="TOC1"/>
            <w:tabs>
              <w:tab w:val="right" w:leader="dot" w:pos="9350"/>
            </w:tabs>
            <w:rPr>
              <w:del w:id="283" w:author="David Conklin" w:date="2020-12-08T14:53:00Z"/>
              <w:rFonts w:eastAsiaTheme="minorEastAsia"/>
              <w:noProof/>
            </w:rPr>
          </w:pPr>
          <w:del w:id="284"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85" w:author="David Conklin" w:date="2020-12-08T17:42:00Z">
            <w:r w:rsidR="00613C1D">
              <w:rPr>
                <w:b/>
                <w:bCs/>
                <w:noProof/>
              </w:rPr>
              <w:t>Error! Hyperlink reference not valid.</w:t>
            </w:r>
          </w:ins>
          <w:del w:id="286"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fldChar w:fldCharType="separate"/>
            </w:r>
          </w:del>
          <w:ins w:id="287" w:author="David Conklin" w:date="2020-12-11T09:14:00Z">
            <w:r w:rsidR="00D24E1A">
              <w:rPr>
                <w:b/>
                <w:bCs/>
                <w:noProof/>
                <w:webHidden/>
              </w:rPr>
              <w:t>Error! Bookmark not defined.</w:t>
            </w:r>
          </w:ins>
          <w:del w:id="288"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68D6908D" w:rsidR="00054245" w:rsidDel="00977ECE" w:rsidRDefault="00914CB4">
          <w:pPr>
            <w:pStyle w:val="TOC1"/>
            <w:tabs>
              <w:tab w:val="right" w:leader="dot" w:pos="9350"/>
            </w:tabs>
            <w:rPr>
              <w:del w:id="289" w:author="David Conklin" w:date="2020-12-08T14:53:00Z"/>
              <w:rFonts w:eastAsiaTheme="minorEastAsia"/>
              <w:noProof/>
            </w:rPr>
          </w:pPr>
          <w:del w:id="290"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91" w:author="David Conklin" w:date="2020-12-08T17:42:00Z">
            <w:r w:rsidR="00613C1D">
              <w:rPr>
                <w:b/>
                <w:bCs/>
                <w:noProof/>
              </w:rPr>
              <w:t>Error! Hyperlink reference not valid.</w:t>
            </w:r>
          </w:ins>
          <w:del w:id="292"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fldChar w:fldCharType="separate"/>
            </w:r>
          </w:del>
          <w:ins w:id="293" w:author="David Conklin" w:date="2020-12-11T09:14:00Z">
            <w:r w:rsidR="00D24E1A">
              <w:rPr>
                <w:b/>
                <w:bCs/>
                <w:noProof/>
                <w:webHidden/>
              </w:rPr>
              <w:t>Error! Bookmark not defined.</w:t>
            </w:r>
          </w:ins>
          <w:del w:id="294"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F71BD30" w:rsidR="00054245" w:rsidDel="00977ECE" w:rsidRDefault="00914CB4">
          <w:pPr>
            <w:pStyle w:val="TOC2"/>
            <w:tabs>
              <w:tab w:val="right" w:leader="dot" w:pos="9350"/>
            </w:tabs>
            <w:rPr>
              <w:del w:id="295" w:author="David Conklin" w:date="2020-12-08T14:53:00Z"/>
              <w:rFonts w:eastAsiaTheme="minorEastAsia"/>
              <w:noProof/>
            </w:rPr>
          </w:pPr>
          <w:del w:id="296"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97" w:author="David Conklin" w:date="2020-12-08T17:42:00Z">
            <w:r w:rsidR="00613C1D">
              <w:rPr>
                <w:b/>
                <w:bCs/>
                <w:noProof/>
              </w:rPr>
              <w:t>Error! Hyperlink reference not valid.</w:t>
            </w:r>
          </w:ins>
          <w:del w:id="298"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fldChar w:fldCharType="separate"/>
            </w:r>
          </w:del>
          <w:ins w:id="299" w:author="David Conklin" w:date="2020-12-11T09:14:00Z">
            <w:r w:rsidR="00D24E1A">
              <w:rPr>
                <w:b/>
                <w:bCs/>
                <w:noProof/>
                <w:webHidden/>
              </w:rPr>
              <w:t>Error! Bookmark not defined.</w:t>
            </w:r>
          </w:ins>
          <w:del w:id="300"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41915A20" w:rsidR="00054245" w:rsidDel="00977ECE" w:rsidRDefault="00914CB4">
          <w:pPr>
            <w:pStyle w:val="TOC2"/>
            <w:tabs>
              <w:tab w:val="right" w:leader="dot" w:pos="9350"/>
            </w:tabs>
            <w:rPr>
              <w:del w:id="301" w:author="David Conklin" w:date="2020-12-08T14:53:00Z"/>
              <w:rFonts w:eastAsiaTheme="minorEastAsia"/>
              <w:noProof/>
            </w:rPr>
          </w:pPr>
          <w:del w:id="302"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303" w:author="David Conklin" w:date="2020-12-08T17:42:00Z">
            <w:r w:rsidR="00613C1D">
              <w:rPr>
                <w:b/>
                <w:bCs/>
                <w:noProof/>
              </w:rPr>
              <w:t>Error! Hyperlink reference not valid.</w:t>
            </w:r>
          </w:ins>
          <w:del w:id="304"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fldChar w:fldCharType="separate"/>
            </w:r>
          </w:del>
          <w:ins w:id="305" w:author="David Conklin" w:date="2020-12-11T09:14:00Z">
            <w:r w:rsidR="00D24E1A">
              <w:rPr>
                <w:b/>
                <w:bCs/>
                <w:noProof/>
                <w:webHidden/>
              </w:rPr>
              <w:t>Error! Bookmark not defined.</w:t>
            </w:r>
          </w:ins>
          <w:del w:id="306"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64FA4C2E" w:rsidR="00054245" w:rsidDel="00977ECE" w:rsidRDefault="00914CB4">
          <w:pPr>
            <w:pStyle w:val="TOC2"/>
            <w:tabs>
              <w:tab w:val="right" w:leader="dot" w:pos="9350"/>
            </w:tabs>
            <w:rPr>
              <w:del w:id="307" w:author="David Conklin" w:date="2020-12-08T14:53:00Z"/>
              <w:rFonts w:eastAsiaTheme="minorEastAsia"/>
              <w:noProof/>
            </w:rPr>
          </w:pPr>
          <w:del w:id="308"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309" w:author="David Conklin" w:date="2020-12-08T17:42:00Z">
            <w:r w:rsidR="00613C1D">
              <w:rPr>
                <w:b/>
                <w:bCs/>
                <w:noProof/>
              </w:rPr>
              <w:t>Error! Hyperlink reference not valid.</w:t>
            </w:r>
          </w:ins>
          <w:del w:id="310"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fldChar w:fldCharType="separate"/>
            </w:r>
          </w:del>
          <w:ins w:id="311" w:author="David Conklin" w:date="2020-12-11T09:14:00Z">
            <w:r w:rsidR="00D24E1A">
              <w:rPr>
                <w:b/>
                <w:bCs/>
                <w:noProof/>
                <w:webHidden/>
              </w:rPr>
              <w:t>Error! Bookmark not defined.</w:t>
            </w:r>
          </w:ins>
          <w:del w:id="312"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18BC55CF" w:rsidR="00054245" w:rsidDel="00977ECE" w:rsidRDefault="00914CB4">
          <w:pPr>
            <w:pStyle w:val="TOC1"/>
            <w:tabs>
              <w:tab w:val="right" w:leader="dot" w:pos="9350"/>
            </w:tabs>
            <w:rPr>
              <w:del w:id="313" w:author="David Conklin" w:date="2020-12-08T14:53:00Z"/>
              <w:rFonts w:eastAsiaTheme="minorEastAsia"/>
              <w:noProof/>
            </w:rPr>
          </w:pPr>
          <w:del w:id="314"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315" w:author="David Conklin" w:date="2020-12-08T17:42:00Z">
            <w:r w:rsidR="00613C1D">
              <w:rPr>
                <w:b/>
                <w:bCs/>
                <w:noProof/>
              </w:rPr>
              <w:t>Error! Hyperlink reference not valid.</w:t>
            </w:r>
          </w:ins>
          <w:del w:id="316"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fldChar w:fldCharType="separate"/>
            </w:r>
          </w:del>
          <w:ins w:id="317" w:author="David Conklin" w:date="2020-12-11T09:14:00Z">
            <w:r w:rsidR="00D24E1A">
              <w:rPr>
                <w:b/>
                <w:bCs/>
                <w:noProof/>
                <w:webHidden/>
              </w:rPr>
              <w:t>Error! Bookmark not defined.</w:t>
            </w:r>
          </w:ins>
          <w:del w:id="318"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317FFDC4" w:rsidR="00054245" w:rsidDel="00977ECE" w:rsidRDefault="00914CB4">
          <w:pPr>
            <w:pStyle w:val="TOC2"/>
            <w:tabs>
              <w:tab w:val="right" w:leader="dot" w:pos="9350"/>
            </w:tabs>
            <w:rPr>
              <w:del w:id="319" w:author="David Conklin" w:date="2020-12-08T14:53:00Z"/>
              <w:rFonts w:eastAsiaTheme="minorEastAsia"/>
              <w:noProof/>
            </w:rPr>
          </w:pPr>
          <w:del w:id="320"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321" w:author="David Conklin" w:date="2020-12-08T17:42:00Z">
            <w:r w:rsidR="00613C1D">
              <w:rPr>
                <w:b/>
                <w:bCs/>
                <w:noProof/>
              </w:rPr>
              <w:t>Error! Hyperlink reference not valid.</w:t>
            </w:r>
          </w:ins>
          <w:del w:id="322"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fldChar w:fldCharType="separate"/>
            </w:r>
          </w:del>
          <w:ins w:id="323" w:author="David Conklin" w:date="2020-12-11T09:14:00Z">
            <w:r w:rsidR="00D24E1A">
              <w:rPr>
                <w:b/>
                <w:bCs/>
                <w:noProof/>
                <w:webHidden/>
              </w:rPr>
              <w:t>Error! Bookmark not defined.</w:t>
            </w:r>
          </w:ins>
          <w:del w:id="324" w:author="David Conklin" w:date="2020-12-08T14:53:00Z">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348B3CB0" w:rsidR="00054245" w:rsidDel="00977ECE" w:rsidRDefault="00914CB4">
          <w:pPr>
            <w:pStyle w:val="TOC2"/>
            <w:tabs>
              <w:tab w:val="right" w:leader="dot" w:pos="9350"/>
            </w:tabs>
            <w:rPr>
              <w:del w:id="325" w:author="David Conklin" w:date="2020-12-08T14:53:00Z"/>
              <w:rFonts w:eastAsiaTheme="minorEastAsia"/>
              <w:noProof/>
            </w:rPr>
          </w:pPr>
          <w:del w:id="326"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327" w:author="David Conklin" w:date="2020-12-08T17:42:00Z">
            <w:r w:rsidR="00613C1D">
              <w:rPr>
                <w:b/>
                <w:bCs/>
                <w:noProof/>
              </w:rPr>
              <w:t>Error! Hyperlink reference not valid.</w:t>
            </w:r>
          </w:ins>
          <w:del w:id="328"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fldChar w:fldCharType="separate"/>
            </w:r>
          </w:del>
          <w:ins w:id="329" w:author="David Conklin" w:date="2020-12-11T09:14:00Z">
            <w:r w:rsidR="00D24E1A">
              <w:rPr>
                <w:b/>
                <w:bCs/>
                <w:noProof/>
                <w:webHidden/>
              </w:rPr>
              <w:t>Error! Bookmark not defined.</w:t>
            </w:r>
          </w:ins>
          <w:del w:id="330" w:author="David Conklin" w:date="2020-12-08T14:53:00Z">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BA06B03" w:rsidR="00054245" w:rsidDel="00977ECE" w:rsidRDefault="00914CB4">
          <w:pPr>
            <w:pStyle w:val="TOC2"/>
            <w:tabs>
              <w:tab w:val="right" w:leader="dot" w:pos="9350"/>
            </w:tabs>
            <w:rPr>
              <w:del w:id="331" w:author="David Conklin" w:date="2020-12-08T14:53:00Z"/>
              <w:rFonts w:eastAsiaTheme="minorEastAsia"/>
              <w:noProof/>
            </w:rPr>
          </w:pPr>
          <w:del w:id="332"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333" w:author="David Conklin" w:date="2020-12-08T17:42:00Z">
            <w:r w:rsidR="00613C1D">
              <w:rPr>
                <w:b/>
                <w:bCs/>
                <w:noProof/>
              </w:rPr>
              <w:t>Error! Hyperlink reference not valid.</w:t>
            </w:r>
          </w:ins>
          <w:del w:id="334"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fldChar w:fldCharType="separate"/>
            </w:r>
          </w:del>
          <w:ins w:id="335" w:author="David Conklin" w:date="2020-12-11T09:14:00Z">
            <w:r w:rsidR="00D24E1A">
              <w:rPr>
                <w:b/>
                <w:bCs/>
                <w:noProof/>
                <w:webHidden/>
              </w:rPr>
              <w:t>Error! Bookmark not defined.</w:t>
            </w:r>
          </w:ins>
          <w:del w:id="336" w:author="David Conklin" w:date="2020-12-08T14:53:00Z">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521BB524" w:rsidR="00054245" w:rsidDel="00977ECE" w:rsidRDefault="00914CB4">
          <w:pPr>
            <w:pStyle w:val="TOC2"/>
            <w:tabs>
              <w:tab w:val="right" w:leader="dot" w:pos="9350"/>
            </w:tabs>
            <w:rPr>
              <w:del w:id="337" w:author="David Conklin" w:date="2020-12-08T14:53:00Z"/>
              <w:rFonts w:eastAsiaTheme="minorEastAsia"/>
              <w:noProof/>
            </w:rPr>
          </w:pPr>
          <w:del w:id="338"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339" w:author="David Conklin" w:date="2020-12-08T17:42:00Z">
            <w:r w:rsidR="00613C1D">
              <w:rPr>
                <w:b/>
                <w:bCs/>
                <w:noProof/>
              </w:rPr>
              <w:t>Error! Hyperlink reference not valid.</w:t>
            </w:r>
          </w:ins>
          <w:del w:id="340"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fldChar w:fldCharType="separate"/>
            </w:r>
          </w:del>
          <w:ins w:id="341" w:author="David Conklin" w:date="2020-12-11T09:14:00Z">
            <w:r w:rsidR="00D24E1A">
              <w:rPr>
                <w:b/>
                <w:bCs/>
                <w:noProof/>
                <w:webHidden/>
              </w:rPr>
              <w:t>Error! Bookmark not defined.</w:t>
            </w:r>
          </w:ins>
          <w:del w:id="342" w:author="David Conklin" w:date="2020-12-08T14:53:00Z">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554C1B51" w:rsidR="00054245" w:rsidDel="00977ECE" w:rsidRDefault="00914CB4">
          <w:pPr>
            <w:pStyle w:val="TOC1"/>
            <w:tabs>
              <w:tab w:val="right" w:leader="dot" w:pos="9350"/>
            </w:tabs>
            <w:rPr>
              <w:del w:id="343" w:author="David Conklin" w:date="2020-12-08T14:53:00Z"/>
              <w:rFonts w:eastAsiaTheme="minorEastAsia"/>
              <w:noProof/>
            </w:rPr>
          </w:pPr>
          <w:del w:id="344"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345" w:author="David Conklin" w:date="2020-12-08T17:42:00Z">
            <w:r w:rsidR="00613C1D">
              <w:rPr>
                <w:b/>
                <w:bCs/>
                <w:noProof/>
              </w:rPr>
              <w:t>Error! Hyperlink reference not valid.</w:t>
            </w:r>
          </w:ins>
          <w:del w:id="346"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fldChar w:fldCharType="separate"/>
            </w:r>
          </w:del>
          <w:ins w:id="347" w:author="David Conklin" w:date="2020-12-11T09:14:00Z">
            <w:r w:rsidR="00D24E1A">
              <w:rPr>
                <w:b/>
                <w:bCs/>
                <w:noProof/>
                <w:webHidden/>
              </w:rPr>
              <w:t>Error! Bookmark not defined.</w:t>
            </w:r>
          </w:ins>
          <w:del w:id="348"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17974894" w:rsidR="00054245" w:rsidDel="00977ECE" w:rsidRDefault="00914CB4">
          <w:pPr>
            <w:pStyle w:val="TOC2"/>
            <w:tabs>
              <w:tab w:val="right" w:leader="dot" w:pos="9350"/>
            </w:tabs>
            <w:rPr>
              <w:del w:id="349" w:author="David Conklin" w:date="2020-12-08T14:53:00Z"/>
              <w:rFonts w:eastAsiaTheme="minorEastAsia"/>
              <w:noProof/>
            </w:rPr>
          </w:pPr>
          <w:del w:id="350"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351" w:author="David Conklin" w:date="2020-12-08T17:42:00Z">
            <w:r w:rsidR="00613C1D">
              <w:rPr>
                <w:b/>
                <w:bCs/>
                <w:noProof/>
              </w:rPr>
              <w:t>Error! Hyperlink reference not valid.</w:t>
            </w:r>
          </w:ins>
          <w:del w:id="352"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fldChar w:fldCharType="separate"/>
            </w:r>
          </w:del>
          <w:ins w:id="353" w:author="David Conklin" w:date="2020-12-11T09:14:00Z">
            <w:r w:rsidR="00D24E1A">
              <w:rPr>
                <w:b/>
                <w:bCs/>
                <w:noProof/>
                <w:webHidden/>
              </w:rPr>
              <w:t>Error! Bookmark not defined.</w:t>
            </w:r>
          </w:ins>
          <w:del w:id="354"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1013DF00" w:rsidR="00054245" w:rsidDel="00977ECE" w:rsidRDefault="00914CB4">
          <w:pPr>
            <w:pStyle w:val="TOC1"/>
            <w:tabs>
              <w:tab w:val="right" w:leader="dot" w:pos="9350"/>
            </w:tabs>
            <w:rPr>
              <w:del w:id="355" w:author="David Conklin" w:date="2020-12-08T14:53:00Z"/>
              <w:rFonts w:eastAsiaTheme="minorEastAsia"/>
              <w:noProof/>
            </w:rPr>
          </w:pPr>
          <w:del w:id="356"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357" w:author="David Conklin" w:date="2020-12-08T17:42:00Z">
            <w:r w:rsidR="00613C1D">
              <w:rPr>
                <w:b/>
                <w:bCs/>
                <w:noProof/>
              </w:rPr>
              <w:t>Error! Hyperlink reference not valid.</w:t>
            </w:r>
          </w:ins>
          <w:del w:id="358"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fldChar w:fldCharType="separate"/>
            </w:r>
          </w:del>
          <w:ins w:id="359" w:author="David Conklin" w:date="2020-12-11T09:14:00Z">
            <w:r w:rsidR="00D24E1A">
              <w:rPr>
                <w:b/>
                <w:bCs/>
                <w:noProof/>
                <w:webHidden/>
              </w:rPr>
              <w:t>Error! Bookmark not defined.</w:t>
            </w:r>
          </w:ins>
          <w:del w:id="360"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220273CE" w:rsidR="00054245" w:rsidDel="00977ECE" w:rsidRDefault="00914CB4">
          <w:pPr>
            <w:pStyle w:val="TOC2"/>
            <w:tabs>
              <w:tab w:val="right" w:leader="dot" w:pos="9350"/>
            </w:tabs>
            <w:rPr>
              <w:del w:id="361" w:author="David Conklin" w:date="2020-12-08T14:53:00Z"/>
              <w:rFonts w:eastAsiaTheme="minorEastAsia"/>
              <w:noProof/>
            </w:rPr>
          </w:pPr>
          <w:del w:id="362"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363" w:author="David Conklin" w:date="2020-12-08T17:42:00Z">
            <w:r w:rsidR="00613C1D">
              <w:rPr>
                <w:b/>
                <w:bCs/>
                <w:noProof/>
              </w:rPr>
              <w:t>Error! Hyperlink reference not valid.</w:t>
            </w:r>
          </w:ins>
          <w:del w:id="364"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fldChar w:fldCharType="separate"/>
            </w:r>
          </w:del>
          <w:ins w:id="365" w:author="David Conklin" w:date="2020-12-11T09:14:00Z">
            <w:r w:rsidR="00D24E1A">
              <w:rPr>
                <w:b/>
                <w:bCs/>
                <w:noProof/>
                <w:webHidden/>
              </w:rPr>
              <w:t>Error! Bookmark not defined.</w:t>
            </w:r>
          </w:ins>
          <w:del w:id="366"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56BF0721" w:rsidR="00054245" w:rsidDel="00977ECE" w:rsidRDefault="00914CB4">
          <w:pPr>
            <w:pStyle w:val="TOC2"/>
            <w:tabs>
              <w:tab w:val="right" w:leader="dot" w:pos="9350"/>
            </w:tabs>
            <w:rPr>
              <w:del w:id="367" w:author="David Conklin" w:date="2020-12-08T14:53:00Z"/>
              <w:rFonts w:eastAsiaTheme="minorEastAsia"/>
              <w:noProof/>
            </w:rPr>
          </w:pPr>
          <w:del w:id="368"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369" w:author="David Conklin" w:date="2020-12-08T17:42:00Z">
            <w:r w:rsidR="00613C1D">
              <w:rPr>
                <w:b/>
                <w:bCs/>
                <w:noProof/>
              </w:rPr>
              <w:t>Error! Hyperlink reference not valid.</w:t>
            </w:r>
          </w:ins>
          <w:del w:id="370"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fldChar w:fldCharType="separate"/>
            </w:r>
          </w:del>
          <w:ins w:id="371" w:author="David Conklin" w:date="2020-12-11T09:14:00Z">
            <w:r w:rsidR="00D24E1A">
              <w:rPr>
                <w:b/>
                <w:bCs/>
                <w:noProof/>
                <w:webHidden/>
              </w:rPr>
              <w:t>Error! Bookmark not defined.</w:t>
            </w:r>
          </w:ins>
          <w:del w:id="372" w:author="David Conklin" w:date="2020-12-08T14:53:00Z">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66BACC8A" w:rsidR="00054245" w:rsidDel="00977ECE" w:rsidRDefault="00914CB4">
          <w:pPr>
            <w:pStyle w:val="TOC2"/>
            <w:tabs>
              <w:tab w:val="right" w:leader="dot" w:pos="9350"/>
            </w:tabs>
            <w:rPr>
              <w:del w:id="373" w:author="David Conklin" w:date="2020-12-08T14:53:00Z"/>
              <w:rFonts w:eastAsiaTheme="minorEastAsia"/>
              <w:noProof/>
            </w:rPr>
          </w:pPr>
          <w:del w:id="374"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375" w:author="David Conklin" w:date="2020-12-08T17:42:00Z">
            <w:r w:rsidR="00613C1D">
              <w:rPr>
                <w:b/>
                <w:bCs/>
                <w:noProof/>
              </w:rPr>
              <w:t>Error! Hyperlink reference not valid.</w:t>
            </w:r>
          </w:ins>
          <w:del w:id="376"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fldChar w:fldCharType="separate"/>
            </w:r>
          </w:del>
          <w:ins w:id="377" w:author="David Conklin" w:date="2020-12-11T09:14:00Z">
            <w:r w:rsidR="00D24E1A">
              <w:rPr>
                <w:b/>
                <w:bCs/>
                <w:noProof/>
                <w:webHidden/>
              </w:rPr>
              <w:t>Error! Bookmark not defined.</w:t>
            </w:r>
          </w:ins>
          <w:del w:id="378" w:author="David Conklin" w:date="2020-12-08T14:53:00Z">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54C178C3" w:rsidR="00054245" w:rsidDel="00977ECE" w:rsidRDefault="00914CB4">
          <w:pPr>
            <w:pStyle w:val="TOC3"/>
            <w:tabs>
              <w:tab w:val="right" w:leader="dot" w:pos="9350"/>
            </w:tabs>
            <w:rPr>
              <w:del w:id="379" w:author="David Conklin" w:date="2020-12-08T14:53:00Z"/>
              <w:rFonts w:eastAsiaTheme="minorEastAsia"/>
              <w:noProof/>
            </w:rPr>
          </w:pPr>
          <w:del w:id="380"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381" w:author="David Conklin" w:date="2020-12-08T17:42:00Z">
            <w:r w:rsidR="00613C1D">
              <w:rPr>
                <w:b/>
                <w:bCs/>
                <w:noProof/>
              </w:rPr>
              <w:t>Error! Hyperlink reference not valid.</w:t>
            </w:r>
          </w:ins>
          <w:del w:id="382"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fldChar w:fldCharType="separate"/>
            </w:r>
          </w:del>
          <w:ins w:id="383" w:author="David Conklin" w:date="2020-12-11T09:14:00Z">
            <w:r w:rsidR="00D24E1A">
              <w:rPr>
                <w:b/>
                <w:bCs/>
                <w:noProof/>
                <w:webHidden/>
              </w:rPr>
              <w:t>Error! Bookmark not defined.</w:t>
            </w:r>
          </w:ins>
          <w:del w:id="384" w:author="David Conklin" w:date="2020-12-08T14:53:00Z">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1FC61251" w:rsidR="00054245" w:rsidDel="00977ECE" w:rsidRDefault="00914CB4">
          <w:pPr>
            <w:pStyle w:val="TOC3"/>
            <w:tabs>
              <w:tab w:val="right" w:leader="dot" w:pos="9350"/>
            </w:tabs>
            <w:rPr>
              <w:del w:id="385" w:author="David Conklin" w:date="2020-12-08T14:53:00Z"/>
              <w:rFonts w:eastAsiaTheme="minorEastAsia"/>
              <w:noProof/>
            </w:rPr>
          </w:pPr>
          <w:del w:id="386"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387" w:author="David Conklin" w:date="2020-12-08T17:42:00Z">
            <w:r w:rsidR="00613C1D">
              <w:rPr>
                <w:b/>
                <w:bCs/>
                <w:noProof/>
              </w:rPr>
              <w:t>Error! Hyperlink reference not valid.</w:t>
            </w:r>
          </w:ins>
          <w:del w:id="388"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fldChar w:fldCharType="separate"/>
            </w:r>
          </w:del>
          <w:ins w:id="389" w:author="David Conklin" w:date="2020-12-11T09:14:00Z">
            <w:r w:rsidR="00D24E1A">
              <w:rPr>
                <w:b/>
                <w:bCs/>
                <w:noProof/>
                <w:webHidden/>
              </w:rPr>
              <w:t>Error! Bookmark not defined.</w:t>
            </w:r>
          </w:ins>
          <w:del w:id="390"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A23E05B" w:rsidR="00054245" w:rsidDel="00977ECE" w:rsidRDefault="00914CB4">
          <w:pPr>
            <w:pStyle w:val="TOC2"/>
            <w:tabs>
              <w:tab w:val="right" w:leader="dot" w:pos="9350"/>
            </w:tabs>
            <w:rPr>
              <w:del w:id="391" w:author="David Conklin" w:date="2020-12-08T14:53:00Z"/>
              <w:rFonts w:eastAsiaTheme="minorEastAsia"/>
              <w:noProof/>
            </w:rPr>
          </w:pPr>
          <w:del w:id="392"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393" w:author="David Conklin" w:date="2020-12-08T17:42:00Z">
            <w:r w:rsidR="00613C1D">
              <w:rPr>
                <w:b/>
                <w:bCs/>
                <w:noProof/>
              </w:rPr>
              <w:t>Error! Hyperlink reference not valid.</w:t>
            </w:r>
          </w:ins>
          <w:del w:id="394"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fldChar w:fldCharType="separate"/>
            </w:r>
          </w:del>
          <w:ins w:id="395" w:author="David Conklin" w:date="2020-12-11T09:14:00Z">
            <w:r w:rsidR="00D24E1A">
              <w:rPr>
                <w:b/>
                <w:bCs/>
                <w:noProof/>
                <w:webHidden/>
              </w:rPr>
              <w:t>Error! Bookmark not defined.</w:t>
            </w:r>
          </w:ins>
          <w:del w:id="396"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44FFC871" w:rsidR="00054245" w:rsidDel="00977ECE" w:rsidRDefault="00914CB4">
          <w:pPr>
            <w:pStyle w:val="TOC2"/>
            <w:tabs>
              <w:tab w:val="right" w:leader="dot" w:pos="9350"/>
            </w:tabs>
            <w:rPr>
              <w:del w:id="397" w:author="David Conklin" w:date="2020-12-08T14:53:00Z"/>
              <w:rFonts w:eastAsiaTheme="minorEastAsia"/>
              <w:noProof/>
            </w:rPr>
          </w:pPr>
          <w:del w:id="398"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399" w:author="David Conklin" w:date="2020-12-08T17:42:00Z">
            <w:r w:rsidR="00613C1D">
              <w:rPr>
                <w:b/>
                <w:bCs/>
                <w:noProof/>
              </w:rPr>
              <w:t>Error! Hyperlink reference not valid.</w:t>
            </w:r>
          </w:ins>
          <w:del w:id="400"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fldChar w:fldCharType="separate"/>
            </w:r>
          </w:del>
          <w:ins w:id="401" w:author="David Conklin" w:date="2020-12-11T09:14:00Z">
            <w:r w:rsidR="00D24E1A">
              <w:rPr>
                <w:b/>
                <w:bCs/>
                <w:noProof/>
                <w:webHidden/>
              </w:rPr>
              <w:t>Error! Bookmark not defined.</w:t>
            </w:r>
          </w:ins>
          <w:del w:id="402"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45504CCB" w:rsidR="00054245" w:rsidDel="00977ECE" w:rsidRDefault="00914CB4">
          <w:pPr>
            <w:pStyle w:val="TOC1"/>
            <w:tabs>
              <w:tab w:val="right" w:leader="dot" w:pos="9350"/>
            </w:tabs>
            <w:rPr>
              <w:del w:id="403" w:author="David Conklin" w:date="2020-12-08T14:53:00Z"/>
              <w:rFonts w:eastAsiaTheme="minorEastAsia"/>
              <w:noProof/>
            </w:rPr>
          </w:pPr>
          <w:del w:id="404"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405" w:author="David Conklin" w:date="2020-12-08T17:42:00Z">
            <w:r w:rsidR="00613C1D">
              <w:rPr>
                <w:b/>
                <w:bCs/>
                <w:noProof/>
              </w:rPr>
              <w:t>Error! Hyperlink reference not valid.</w:t>
            </w:r>
          </w:ins>
          <w:del w:id="406"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fldChar w:fldCharType="separate"/>
            </w:r>
          </w:del>
          <w:ins w:id="407" w:author="David Conklin" w:date="2020-12-11T09:14:00Z">
            <w:r w:rsidR="00D24E1A">
              <w:rPr>
                <w:b/>
                <w:bCs/>
                <w:noProof/>
                <w:webHidden/>
              </w:rPr>
              <w:t>Error! Bookmark not defined.</w:t>
            </w:r>
          </w:ins>
          <w:del w:id="408" w:author="David Conklin" w:date="2020-12-08T14:53:00Z">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DB6FD6A" w:rsidR="00054245" w:rsidDel="00977ECE" w:rsidRDefault="00914CB4">
          <w:pPr>
            <w:pStyle w:val="TOC2"/>
            <w:tabs>
              <w:tab w:val="right" w:leader="dot" w:pos="9350"/>
            </w:tabs>
            <w:rPr>
              <w:del w:id="409" w:author="David Conklin" w:date="2020-12-08T14:53:00Z"/>
              <w:rFonts w:eastAsiaTheme="minorEastAsia"/>
              <w:noProof/>
            </w:rPr>
          </w:pPr>
          <w:del w:id="410"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411" w:author="David Conklin" w:date="2020-12-08T17:42:00Z">
            <w:r w:rsidR="00613C1D">
              <w:rPr>
                <w:b/>
                <w:bCs/>
                <w:noProof/>
              </w:rPr>
              <w:t>Error! Hyperlink reference not valid.</w:t>
            </w:r>
          </w:ins>
          <w:del w:id="412"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fldChar w:fldCharType="separate"/>
            </w:r>
          </w:del>
          <w:ins w:id="413" w:author="David Conklin" w:date="2020-12-11T09:14:00Z">
            <w:r w:rsidR="00D24E1A">
              <w:rPr>
                <w:b/>
                <w:bCs/>
                <w:noProof/>
                <w:webHidden/>
              </w:rPr>
              <w:t>Error! Bookmark not defined.</w:t>
            </w:r>
          </w:ins>
          <w:del w:id="414" w:author="David Conklin" w:date="2020-12-08T14:53:00Z">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AD5DA8A" w:rsidR="00054245" w:rsidDel="00977ECE" w:rsidRDefault="00914CB4">
          <w:pPr>
            <w:pStyle w:val="TOC2"/>
            <w:tabs>
              <w:tab w:val="right" w:leader="dot" w:pos="9350"/>
            </w:tabs>
            <w:rPr>
              <w:del w:id="415" w:author="David Conklin" w:date="2020-12-08T14:53:00Z"/>
              <w:rFonts w:eastAsiaTheme="minorEastAsia"/>
              <w:noProof/>
            </w:rPr>
          </w:pPr>
          <w:del w:id="416"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417" w:author="David Conklin" w:date="2020-12-08T17:42:00Z">
            <w:r w:rsidR="00613C1D">
              <w:rPr>
                <w:b/>
                <w:bCs/>
                <w:noProof/>
              </w:rPr>
              <w:t>Error! Hyperlink reference not valid.</w:t>
            </w:r>
          </w:ins>
          <w:del w:id="418"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fldChar w:fldCharType="separate"/>
            </w:r>
          </w:del>
          <w:ins w:id="419" w:author="David Conklin" w:date="2020-12-11T09:14:00Z">
            <w:r w:rsidR="00D24E1A">
              <w:rPr>
                <w:b/>
                <w:bCs/>
                <w:noProof/>
                <w:webHidden/>
              </w:rPr>
              <w:t>Error! Bookmark not defined.</w:t>
            </w:r>
          </w:ins>
          <w:del w:id="420" w:author="David Conklin" w:date="2020-12-08T14:53:00Z">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18225E3D" w:rsidR="00054245" w:rsidDel="00977ECE" w:rsidRDefault="00914CB4">
          <w:pPr>
            <w:pStyle w:val="TOC2"/>
            <w:tabs>
              <w:tab w:val="right" w:leader="dot" w:pos="9350"/>
            </w:tabs>
            <w:rPr>
              <w:del w:id="421" w:author="David Conklin" w:date="2020-12-08T14:53:00Z"/>
              <w:rFonts w:eastAsiaTheme="minorEastAsia"/>
              <w:noProof/>
            </w:rPr>
          </w:pPr>
          <w:del w:id="422"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423" w:author="David Conklin" w:date="2020-12-08T17:42:00Z">
            <w:r w:rsidR="00613C1D">
              <w:rPr>
                <w:b/>
                <w:bCs/>
                <w:noProof/>
              </w:rPr>
              <w:t>Error! Hyperlink reference not valid.</w:t>
            </w:r>
          </w:ins>
          <w:del w:id="424"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fldChar w:fldCharType="separate"/>
            </w:r>
          </w:del>
          <w:ins w:id="425" w:author="David Conklin" w:date="2020-12-11T09:14:00Z">
            <w:r w:rsidR="00D24E1A">
              <w:rPr>
                <w:b/>
                <w:bCs/>
                <w:noProof/>
                <w:webHidden/>
              </w:rPr>
              <w:t>Error! Bookmark not defined.</w:t>
            </w:r>
          </w:ins>
          <w:del w:id="426" w:author="David Conklin" w:date="2020-12-08T14:53:00Z">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42B78B44" w:rsidR="00054245" w:rsidDel="00977ECE" w:rsidRDefault="00914CB4">
          <w:pPr>
            <w:pStyle w:val="TOC2"/>
            <w:tabs>
              <w:tab w:val="right" w:leader="dot" w:pos="9350"/>
            </w:tabs>
            <w:rPr>
              <w:del w:id="427" w:author="David Conklin" w:date="2020-12-08T14:53:00Z"/>
              <w:rFonts w:eastAsiaTheme="minorEastAsia"/>
              <w:noProof/>
            </w:rPr>
          </w:pPr>
          <w:del w:id="428"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429" w:author="David Conklin" w:date="2020-12-08T17:42:00Z">
            <w:r w:rsidR="00613C1D">
              <w:rPr>
                <w:b/>
                <w:bCs/>
                <w:noProof/>
              </w:rPr>
              <w:t>Error! Hyperlink reference not valid.</w:t>
            </w:r>
          </w:ins>
          <w:del w:id="430"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fldChar w:fldCharType="separate"/>
            </w:r>
          </w:del>
          <w:ins w:id="431" w:author="David Conklin" w:date="2020-12-11T09:14:00Z">
            <w:r w:rsidR="00D24E1A">
              <w:rPr>
                <w:b/>
                <w:bCs/>
                <w:noProof/>
                <w:webHidden/>
              </w:rPr>
              <w:t>Error! Bookmark not defined.</w:t>
            </w:r>
          </w:ins>
          <w:del w:id="432" w:author="David Conklin" w:date="2020-12-08T14:53:00Z">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7FB52FDC" w:rsidR="00054245" w:rsidDel="00977ECE" w:rsidRDefault="00914CB4">
          <w:pPr>
            <w:pStyle w:val="TOC1"/>
            <w:tabs>
              <w:tab w:val="right" w:leader="dot" w:pos="9350"/>
            </w:tabs>
            <w:rPr>
              <w:del w:id="433" w:author="David Conklin" w:date="2020-12-08T14:53:00Z"/>
              <w:rFonts w:eastAsiaTheme="minorEastAsia"/>
              <w:noProof/>
            </w:rPr>
          </w:pPr>
          <w:del w:id="434"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435" w:author="David Conklin" w:date="2020-12-08T17:42:00Z">
            <w:r w:rsidR="00613C1D">
              <w:rPr>
                <w:b/>
                <w:bCs/>
                <w:noProof/>
              </w:rPr>
              <w:t>Error! Hyperlink reference not valid.</w:t>
            </w:r>
          </w:ins>
          <w:del w:id="436"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fldChar w:fldCharType="separate"/>
            </w:r>
          </w:del>
          <w:ins w:id="437" w:author="David Conklin" w:date="2020-12-11T09:14:00Z">
            <w:r w:rsidR="00D24E1A">
              <w:rPr>
                <w:b/>
                <w:bCs/>
                <w:noProof/>
                <w:webHidden/>
              </w:rPr>
              <w:t>Error! Bookmark not defined.</w:t>
            </w:r>
          </w:ins>
          <w:del w:id="438"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2CDC5920" w:rsidR="00054245" w:rsidDel="00977ECE" w:rsidRDefault="00914CB4">
          <w:pPr>
            <w:pStyle w:val="TOC2"/>
            <w:tabs>
              <w:tab w:val="right" w:leader="dot" w:pos="9350"/>
            </w:tabs>
            <w:rPr>
              <w:del w:id="439" w:author="David Conklin" w:date="2020-12-08T14:53:00Z"/>
              <w:rFonts w:eastAsiaTheme="minorEastAsia"/>
              <w:noProof/>
            </w:rPr>
          </w:pPr>
          <w:del w:id="440"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441" w:author="David Conklin" w:date="2020-12-08T17:42:00Z">
            <w:r w:rsidR="00613C1D">
              <w:rPr>
                <w:b/>
                <w:bCs/>
                <w:noProof/>
              </w:rPr>
              <w:t>Error! Hyperlink reference not valid.</w:t>
            </w:r>
          </w:ins>
          <w:del w:id="442"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fldChar w:fldCharType="separate"/>
            </w:r>
          </w:del>
          <w:ins w:id="443" w:author="David Conklin" w:date="2020-12-11T09:14:00Z">
            <w:r w:rsidR="00D24E1A">
              <w:rPr>
                <w:b/>
                <w:bCs/>
                <w:noProof/>
                <w:webHidden/>
              </w:rPr>
              <w:t>Error! Bookmark not defined.</w:t>
            </w:r>
          </w:ins>
          <w:del w:id="444"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68EA3B86" w:rsidR="00054245" w:rsidDel="00977ECE" w:rsidRDefault="00914CB4">
          <w:pPr>
            <w:pStyle w:val="TOC2"/>
            <w:tabs>
              <w:tab w:val="right" w:leader="dot" w:pos="9350"/>
            </w:tabs>
            <w:rPr>
              <w:del w:id="445" w:author="David Conklin" w:date="2020-12-08T14:53:00Z"/>
              <w:rFonts w:eastAsiaTheme="minorEastAsia"/>
              <w:noProof/>
            </w:rPr>
          </w:pPr>
          <w:del w:id="446"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447" w:author="David Conklin" w:date="2020-12-08T17:42:00Z">
            <w:r w:rsidR="00613C1D">
              <w:rPr>
                <w:b/>
                <w:bCs/>
                <w:noProof/>
              </w:rPr>
              <w:t>Error! Hyperlink reference not valid.</w:t>
            </w:r>
          </w:ins>
          <w:del w:id="448"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fldChar w:fldCharType="separate"/>
            </w:r>
          </w:del>
          <w:ins w:id="449" w:author="David Conklin" w:date="2020-12-11T09:14:00Z">
            <w:r w:rsidR="00D24E1A">
              <w:rPr>
                <w:b/>
                <w:bCs/>
                <w:noProof/>
                <w:webHidden/>
              </w:rPr>
              <w:t>Error! Bookmark not defined.</w:t>
            </w:r>
          </w:ins>
          <w:del w:id="450"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29338D6E" w:rsidR="00054245" w:rsidDel="00977ECE" w:rsidRDefault="00914CB4">
          <w:pPr>
            <w:pStyle w:val="TOC2"/>
            <w:tabs>
              <w:tab w:val="right" w:leader="dot" w:pos="9350"/>
            </w:tabs>
            <w:rPr>
              <w:del w:id="451" w:author="David Conklin" w:date="2020-12-08T14:53:00Z"/>
              <w:rFonts w:eastAsiaTheme="minorEastAsia"/>
              <w:noProof/>
            </w:rPr>
          </w:pPr>
          <w:del w:id="452"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453" w:author="David Conklin" w:date="2020-12-08T17:42:00Z">
            <w:r w:rsidR="00613C1D">
              <w:rPr>
                <w:b/>
                <w:bCs/>
                <w:noProof/>
              </w:rPr>
              <w:t>Error! Hyperlink reference not valid.</w:t>
            </w:r>
          </w:ins>
          <w:del w:id="454"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fldChar w:fldCharType="separate"/>
            </w:r>
          </w:del>
          <w:ins w:id="455" w:author="David Conklin" w:date="2020-12-11T09:14:00Z">
            <w:r w:rsidR="00D24E1A">
              <w:rPr>
                <w:b/>
                <w:bCs/>
                <w:noProof/>
                <w:webHidden/>
              </w:rPr>
              <w:t>Error! Bookmark not defined.</w:t>
            </w:r>
          </w:ins>
          <w:del w:id="456" w:author="David Conklin" w:date="2020-12-08T14:53:00Z">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3A1C8733" w:rsidR="00054245" w:rsidDel="00977ECE" w:rsidRDefault="00914CB4">
          <w:pPr>
            <w:pStyle w:val="TOC2"/>
            <w:tabs>
              <w:tab w:val="right" w:leader="dot" w:pos="9350"/>
            </w:tabs>
            <w:rPr>
              <w:del w:id="457" w:author="David Conklin" w:date="2020-12-08T14:53:00Z"/>
              <w:rFonts w:eastAsiaTheme="minorEastAsia"/>
              <w:noProof/>
            </w:rPr>
          </w:pPr>
          <w:del w:id="458"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459" w:author="David Conklin" w:date="2020-12-08T17:42:00Z">
            <w:r w:rsidR="00613C1D">
              <w:rPr>
                <w:b/>
                <w:bCs/>
                <w:noProof/>
              </w:rPr>
              <w:t>Error! Hyperlink reference not valid.</w:t>
            </w:r>
          </w:ins>
          <w:del w:id="460"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fldChar w:fldCharType="separate"/>
            </w:r>
          </w:del>
          <w:ins w:id="461" w:author="David Conklin" w:date="2020-12-11T09:14:00Z">
            <w:r w:rsidR="00D24E1A">
              <w:rPr>
                <w:b/>
                <w:bCs/>
                <w:noProof/>
                <w:webHidden/>
              </w:rPr>
              <w:t>Error! Bookmark not defined.</w:t>
            </w:r>
          </w:ins>
          <w:del w:id="462" w:author="David Conklin" w:date="2020-12-08T14:53:00Z">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0759CC96" w:rsidR="00054245" w:rsidDel="00977ECE" w:rsidRDefault="00914CB4">
          <w:pPr>
            <w:pStyle w:val="TOC2"/>
            <w:tabs>
              <w:tab w:val="right" w:leader="dot" w:pos="9350"/>
            </w:tabs>
            <w:rPr>
              <w:del w:id="463" w:author="David Conklin" w:date="2020-12-08T14:53:00Z"/>
              <w:rFonts w:eastAsiaTheme="minorEastAsia"/>
              <w:noProof/>
            </w:rPr>
          </w:pPr>
          <w:del w:id="464"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465" w:author="David Conklin" w:date="2020-12-08T17:42:00Z">
            <w:r w:rsidR="00613C1D">
              <w:rPr>
                <w:b/>
                <w:bCs/>
                <w:noProof/>
              </w:rPr>
              <w:t>Error! Hyperlink reference not valid.</w:t>
            </w:r>
          </w:ins>
          <w:del w:id="466"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fldChar w:fldCharType="separate"/>
            </w:r>
          </w:del>
          <w:ins w:id="467" w:author="David Conklin" w:date="2020-12-11T09:14:00Z">
            <w:r w:rsidR="00D24E1A">
              <w:rPr>
                <w:b/>
                <w:bCs/>
                <w:noProof/>
                <w:webHidden/>
              </w:rPr>
              <w:t>Error! Bookmark not defined.</w:t>
            </w:r>
          </w:ins>
          <w:del w:id="468" w:author="David Conklin" w:date="2020-12-08T14:53:00Z">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72610D84" w:rsidR="00054245" w:rsidDel="00977ECE" w:rsidRDefault="00914CB4">
          <w:pPr>
            <w:pStyle w:val="TOC2"/>
            <w:tabs>
              <w:tab w:val="right" w:leader="dot" w:pos="9350"/>
            </w:tabs>
            <w:rPr>
              <w:del w:id="469" w:author="David Conklin" w:date="2020-12-08T14:53:00Z"/>
              <w:rFonts w:eastAsiaTheme="minorEastAsia"/>
              <w:noProof/>
            </w:rPr>
          </w:pPr>
          <w:del w:id="470"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471" w:author="David Conklin" w:date="2020-12-08T17:42:00Z">
            <w:r w:rsidR="00613C1D">
              <w:rPr>
                <w:b/>
                <w:bCs/>
                <w:noProof/>
              </w:rPr>
              <w:t>Error! Hyperlink reference not valid.</w:t>
            </w:r>
          </w:ins>
          <w:del w:id="472"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fldChar w:fldCharType="separate"/>
            </w:r>
          </w:del>
          <w:ins w:id="473" w:author="David Conklin" w:date="2020-12-11T09:14:00Z">
            <w:r w:rsidR="00D24E1A">
              <w:rPr>
                <w:b/>
                <w:bCs/>
                <w:noProof/>
                <w:webHidden/>
              </w:rPr>
              <w:t>Error! Bookmark not defined.</w:t>
            </w:r>
          </w:ins>
          <w:del w:id="474"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2BEF20B5" w:rsidR="00054245" w:rsidDel="00977ECE" w:rsidRDefault="00914CB4">
          <w:pPr>
            <w:pStyle w:val="TOC2"/>
            <w:tabs>
              <w:tab w:val="right" w:leader="dot" w:pos="9350"/>
            </w:tabs>
            <w:rPr>
              <w:del w:id="475" w:author="David Conklin" w:date="2020-12-08T14:53:00Z"/>
              <w:rFonts w:eastAsiaTheme="minorEastAsia"/>
              <w:noProof/>
            </w:rPr>
          </w:pPr>
          <w:del w:id="476"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477" w:author="David Conklin" w:date="2020-12-08T17:42:00Z">
            <w:r w:rsidR="00613C1D">
              <w:rPr>
                <w:b/>
                <w:bCs/>
                <w:noProof/>
              </w:rPr>
              <w:t>Error! Hyperlink reference not valid.</w:t>
            </w:r>
          </w:ins>
          <w:del w:id="478"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fldChar w:fldCharType="separate"/>
            </w:r>
          </w:del>
          <w:ins w:id="479" w:author="David Conklin" w:date="2020-12-11T09:14:00Z">
            <w:r w:rsidR="00D24E1A">
              <w:rPr>
                <w:b/>
                <w:bCs/>
                <w:noProof/>
                <w:webHidden/>
              </w:rPr>
              <w:t>Error! Bookmark not defined.</w:t>
            </w:r>
          </w:ins>
          <w:del w:id="480"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70B5C4" w:rsidR="00054245" w:rsidDel="00977ECE" w:rsidRDefault="00914CB4">
          <w:pPr>
            <w:pStyle w:val="TOC2"/>
            <w:tabs>
              <w:tab w:val="right" w:leader="dot" w:pos="9350"/>
            </w:tabs>
            <w:rPr>
              <w:del w:id="481" w:author="David Conklin" w:date="2020-12-08T14:53:00Z"/>
              <w:rFonts w:eastAsiaTheme="minorEastAsia"/>
              <w:noProof/>
            </w:rPr>
          </w:pPr>
          <w:del w:id="482"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483" w:author="David Conklin" w:date="2020-12-08T17:42:00Z">
            <w:r w:rsidR="00613C1D">
              <w:rPr>
                <w:b/>
                <w:bCs/>
                <w:noProof/>
              </w:rPr>
              <w:t>Error! Hyperlink reference not valid.</w:t>
            </w:r>
          </w:ins>
          <w:del w:id="484"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fldChar w:fldCharType="separate"/>
            </w:r>
          </w:del>
          <w:ins w:id="485" w:author="David Conklin" w:date="2020-12-11T09:14:00Z">
            <w:r w:rsidR="00D24E1A">
              <w:rPr>
                <w:b/>
                <w:bCs/>
                <w:noProof/>
                <w:webHidden/>
              </w:rPr>
              <w:t>Error! Bookmark not defined.</w:t>
            </w:r>
          </w:ins>
          <w:del w:id="486"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3CF7BC44" w:rsidR="00054245" w:rsidDel="00977ECE" w:rsidRDefault="00914CB4">
          <w:pPr>
            <w:pStyle w:val="TOC2"/>
            <w:tabs>
              <w:tab w:val="right" w:leader="dot" w:pos="9350"/>
            </w:tabs>
            <w:rPr>
              <w:del w:id="487" w:author="David Conklin" w:date="2020-12-08T14:53:00Z"/>
              <w:rFonts w:eastAsiaTheme="minorEastAsia"/>
              <w:noProof/>
            </w:rPr>
          </w:pPr>
          <w:del w:id="488"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489" w:author="David Conklin" w:date="2020-12-08T17:42:00Z">
            <w:r w:rsidR="00613C1D">
              <w:rPr>
                <w:b/>
                <w:bCs/>
                <w:noProof/>
              </w:rPr>
              <w:t>Error! Hyperlink reference not valid.</w:t>
            </w:r>
          </w:ins>
          <w:del w:id="490"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fldChar w:fldCharType="separate"/>
            </w:r>
          </w:del>
          <w:ins w:id="491" w:author="David Conklin" w:date="2020-12-11T09:14:00Z">
            <w:r w:rsidR="00D24E1A">
              <w:rPr>
                <w:b/>
                <w:bCs/>
                <w:noProof/>
                <w:webHidden/>
              </w:rPr>
              <w:t>Error! Bookmark not defined.</w:t>
            </w:r>
          </w:ins>
          <w:del w:id="492"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78430EC7" w:rsidR="00054245" w:rsidDel="00977ECE" w:rsidRDefault="00914CB4">
          <w:pPr>
            <w:pStyle w:val="TOC1"/>
            <w:tabs>
              <w:tab w:val="right" w:leader="dot" w:pos="9350"/>
            </w:tabs>
            <w:rPr>
              <w:del w:id="493" w:author="David Conklin" w:date="2020-12-08T14:53:00Z"/>
              <w:rFonts w:eastAsiaTheme="minorEastAsia"/>
              <w:noProof/>
            </w:rPr>
          </w:pPr>
          <w:del w:id="494"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495" w:author="David Conklin" w:date="2020-12-08T17:42:00Z">
            <w:r w:rsidR="00613C1D">
              <w:rPr>
                <w:b/>
                <w:bCs/>
                <w:noProof/>
              </w:rPr>
              <w:t>Error! Hyperlink reference not valid.</w:t>
            </w:r>
          </w:ins>
          <w:del w:id="496"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fldChar w:fldCharType="separate"/>
            </w:r>
          </w:del>
          <w:ins w:id="497" w:author="David Conklin" w:date="2020-12-11T09:14:00Z">
            <w:r w:rsidR="00D24E1A">
              <w:rPr>
                <w:b/>
                <w:bCs/>
                <w:noProof/>
                <w:webHidden/>
              </w:rPr>
              <w:t>Error! Bookmark not defined.</w:t>
            </w:r>
          </w:ins>
          <w:del w:id="498" w:author="David Conklin" w:date="2020-12-08T14:53:00Z">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6698531" w:rsidR="00054245" w:rsidDel="00977ECE" w:rsidRDefault="00914CB4">
          <w:pPr>
            <w:pStyle w:val="TOC2"/>
            <w:tabs>
              <w:tab w:val="right" w:leader="dot" w:pos="9350"/>
            </w:tabs>
            <w:rPr>
              <w:del w:id="499" w:author="David Conklin" w:date="2020-12-08T14:53:00Z"/>
              <w:rFonts w:eastAsiaTheme="minorEastAsia"/>
              <w:noProof/>
            </w:rPr>
          </w:pPr>
          <w:del w:id="500"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501" w:author="David Conklin" w:date="2020-12-08T17:42:00Z">
            <w:r w:rsidR="00613C1D">
              <w:rPr>
                <w:b/>
                <w:bCs/>
                <w:noProof/>
              </w:rPr>
              <w:t>Error! Hyperlink reference not valid.</w:t>
            </w:r>
          </w:ins>
          <w:del w:id="502"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fldChar w:fldCharType="separate"/>
            </w:r>
          </w:del>
          <w:ins w:id="503" w:author="David Conklin" w:date="2020-12-11T09:14:00Z">
            <w:r w:rsidR="00D24E1A">
              <w:rPr>
                <w:b/>
                <w:bCs/>
                <w:noProof/>
                <w:webHidden/>
              </w:rPr>
              <w:t>Error! Bookmark not defined.</w:t>
            </w:r>
          </w:ins>
          <w:del w:id="504" w:author="David Conklin" w:date="2020-12-08T14:53:00Z">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396D27EF" w:rsidR="00054245" w:rsidDel="00977ECE" w:rsidRDefault="00914CB4">
          <w:pPr>
            <w:pStyle w:val="TOC2"/>
            <w:tabs>
              <w:tab w:val="right" w:leader="dot" w:pos="9350"/>
            </w:tabs>
            <w:rPr>
              <w:del w:id="505" w:author="David Conklin" w:date="2020-12-08T14:53:00Z"/>
              <w:rFonts w:eastAsiaTheme="minorEastAsia"/>
              <w:noProof/>
            </w:rPr>
          </w:pPr>
          <w:del w:id="506"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507" w:author="David Conklin" w:date="2020-12-08T17:42:00Z">
            <w:r w:rsidR="00613C1D">
              <w:rPr>
                <w:b/>
                <w:bCs/>
                <w:noProof/>
              </w:rPr>
              <w:t>Error! Hyperlink reference not valid.</w:t>
            </w:r>
          </w:ins>
          <w:del w:id="508"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fldChar w:fldCharType="separate"/>
            </w:r>
          </w:del>
          <w:ins w:id="509" w:author="David Conklin" w:date="2020-12-11T09:14:00Z">
            <w:r w:rsidR="00D24E1A">
              <w:rPr>
                <w:b/>
                <w:bCs/>
                <w:noProof/>
                <w:webHidden/>
              </w:rPr>
              <w:t>Error! Bookmark not defined.</w:t>
            </w:r>
          </w:ins>
          <w:del w:id="510" w:author="David Conklin" w:date="2020-12-08T14:53:00Z">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1AD60756" w:rsidR="00054245" w:rsidDel="00977ECE" w:rsidRDefault="00914CB4">
          <w:pPr>
            <w:pStyle w:val="TOC1"/>
            <w:tabs>
              <w:tab w:val="right" w:leader="dot" w:pos="9350"/>
            </w:tabs>
            <w:rPr>
              <w:del w:id="511" w:author="David Conklin" w:date="2020-12-08T14:53:00Z"/>
              <w:rFonts w:eastAsiaTheme="minorEastAsia"/>
              <w:noProof/>
            </w:rPr>
          </w:pPr>
          <w:del w:id="512"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513" w:author="David Conklin" w:date="2020-12-08T17:42:00Z">
            <w:r w:rsidR="00613C1D">
              <w:rPr>
                <w:b/>
                <w:bCs/>
                <w:noProof/>
              </w:rPr>
              <w:t>Error! Hyperlink reference not valid.</w:t>
            </w:r>
          </w:ins>
          <w:del w:id="514"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fldChar w:fldCharType="separate"/>
            </w:r>
          </w:del>
          <w:ins w:id="515" w:author="David Conklin" w:date="2020-12-11T09:14:00Z">
            <w:r w:rsidR="00D24E1A">
              <w:rPr>
                <w:b/>
                <w:bCs/>
                <w:noProof/>
                <w:webHidden/>
              </w:rPr>
              <w:t>Error! Bookmark not defined.</w:t>
            </w:r>
          </w:ins>
          <w:del w:id="516" w:author="David Conklin" w:date="2020-12-08T14:53:00Z">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73AB9ADE" w:rsidR="00054245" w:rsidDel="00977ECE" w:rsidRDefault="00914CB4">
          <w:pPr>
            <w:pStyle w:val="TOC2"/>
            <w:tabs>
              <w:tab w:val="right" w:leader="dot" w:pos="9350"/>
            </w:tabs>
            <w:rPr>
              <w:del w:id="517" w:author="David Conklin" w:date="2020-12-08T14:53:00Z"/>
              <w:rFonts w:eastAsiaTheme="minorEastAsia"/>
              <w:noProof/>
            </w:rPr>
          </w:pPr>
          <w:del w:id="518"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519" w:author="David Conklin" w:date="2020-12-08T17:42:00Z">
            <w:r w:rsidR="00613C1D">
              <w:rPr>
                <w:b/>
                <w:bCs/>
                <w:noProof/>
              </w:rPr>
              <w:t>Error! Hyperlink reference not valid.</w:t>
            </w:r>
          </w:ins>
          <w:del w:id="520"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fldChar w:fldCharType="separate"/>
            </w:r>
          </w:del>
          <w:ins w:id="521" w:author="David Conklin" w:date="2020-12-11T09:14:00Z">
            <w:r w:rsidR="00D24E1A">
              <w:rPr>
                <w:b/>
                <w:bCs/>
                <w:noProof/>
                <w:webHidden/>
              </w:rPr>
              <w:t>Error! Bookmark not defined.</w:t>
            </w:r>
          </w:ins>
          <w:del w:id="522" w:author="David Conklin" w:date="2020-12-08T14:53:00Z">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003FA964" w:rsidR="00054245" w:rsidDel="00977ECE" w:rsidRDefault="00914CB4">
          <w:pPr>
            <w:pStyle w:val="TOC1"/>
            <w:tabs>
              <w:tab w:val="right" w:leader="dot" w:pos="9350"/>
            </w:tabs>
            <w:rPr>
              <w:del w:id="523" w:author="David Conklin" w:date="2020-12-08T14:53:00Z"/>
              <w:rFonts w:eastAsiaTheme="minorEastAsia"/>
              <w:noProof/>
            </w:rPr>
          </w:pPr>
          <w:del w:id="524"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525" w:author="David Conklin" w:date="2020-12-08T17:42:00Z">
            <w:r w:rsidR="00613C1D">
              <w:rPr>
                <w:b/>
                <w:bCs/>
                <w:noProof/>
              </w:rPr>
              <w:t>Error! Hyperlink reference not valid.</w:t>
            </w:r>
          </w:ins>
          <w:del w:id="526"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fldChar w:fldCharType="separate"/>
            </w:r>
          </w:del>
          <w:ins w:id="527" w:author="David Conklin" w:date="2020-12-11T09:14:00Z">
            <w:r w:rsidR="00D24E1A">
              <w:rPr>
                <w:b/>
                <w:bCs/>
                <w:noProof/>
                <w:webHidden/>
              </w:rPr>
              <w:t>Error! Bookmark not defined.</w:t>
            </w:r>
          </w:ins>
          <w:del w:id="528" w:author="David Conklin" w:date="2020-12-08T14:53:00Z">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1AE2F20A" w:rsidR="00054245" w:rsidDel="00977ECE" w:rsidRDefault="00914CB4">
          <w:pPr>
            <w:pStyle w:val="TOC2"/>
            <w:tabs>
              <w:tab w:val="right" w:leader="dot" w:pos="9350"/>
            </w:tabs>
            <w:rPr>
              <w:del w:id="529" w:author="David Conklin" w:date="2020-12-08T14:53:00Z"/>
              <w:rFonts w:eastAsiaTheme="minorEastAsia"/>
              <w:noProof/>
            </w:rPr>
          </w:pPr>
          <w:del w:id="530"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531" w:author="David Conklin" w:date="2020-12-08T17:42:00Z">
            <w:r w:rsidR="00613C1D">
              <w:rPr>
                <w:b/>
                <w:bCs/>
                <w:noProof/>
              </w:rPr>
              <w:t>Error! Hyperlink reference not valid.</w:t>
            </w:r>
          </w:ins>
          <w:del w:id="532"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fldChar w:fldCharType="separate"/>
            </w:r>
          </w:del>
          <w:ins w:id="533" w:author="David Conklin" w:date="2020-12-11T09:14:00Z">
            <w:r w:rsidR="00D24E1A">
              <w:rPr>
                <w:b/>
                <w:bCs/>
                <w:noProof/>
                <w:webHidden/>
              </w:rPr>
              <w:t>Error! Bookmark not defined.</w:t>
            </w:r>
          </w:ins>
          <w:del w:id="534" w:author="David Conklin" w:date="2020-12-08T14:53:00Z">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4DA214F9" w:rsidR="00054245" w:rsidDel="00977ECE" w:rsidRDefault="00914CB4">
          <w:pPr>
            <w:pStyle w:val="TOC2"/>
            <w:tabs>
              <w:tab w:val="right" w:leader="dot" w:pos="9350"/>
            </w:tabs>
            <w:rPr>
              <w:del w:id="535" w:author="David Conklin" w:date="2020-12-08T14:53:00Z"/>
              <w:rFonts w:eastAsiaTheme="minorEastAsia"/>
              <w:noProof/>
            </w:rPr>
          </w:pPr>
          <w:del w:id="536"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537" w:author="David Conklin" w:date="2020-12-08T17:42:00Z">
            <w:r w:rsidR="00613C1D">
              <w:rPr>
                <w:b/>
                <w:bCs/>
                <w:noProof/>
              </w:rPr>
              <w:t>Error! Hyperlink reference not valid.</w:t>
            </w:r>
          </w:ins>
          <w:del w:id="538"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fldChar w:fldCharType="separate"/>
            </w:r>
          </w:del>
          <w:ins w:id="539" w:author="David Conklin" w:date="2020-12-11T09:14:00Z">
            <w:r w:rsidR="00D24E1A">
              <w:rPr>
                <w:b/>
                <w:bCs/>
                <w:noProof/>
                <w:webHidden/>
              </w:rPr>
              <w:t>Error! Bookmark not defined.</w:t>
            </w:r>
          </w:ins>
          <w:del w:id="540" w:author="David Conklin" w:date="2020-12-08T14:53:00Z">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7327630E" w:rsidR="00054245" w:rsidDel="00977ECE" w:rsidRDefault="00914CB4">
          <w:pPr>
            <w:pStyle w:val="TOC1"/>
            <w:tabs>
              <w:tab w:val="right" w:leader="dot" w:pos="9350"/>
            </w:tabs>
            <w:rPr>
              <w:del w:id="541" w:author="David Conklin" w:date="2020-12-08T14:53:00Z"/>
              <w:rFonts w:eastAsiaTheme="minorEastAsia"/>
              <w:noProof/>
            </w:rPr>
          </w:pPr>
          <w:del w:id="542"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543" w:author="David Conklin" w:date="2020-12-08T17:42:00Z">
            <w:r w:rsidR="00613C1D">
              <w:rPr>
                <w:b/>
                <w:bCs/>
                <w:noProof/>
              </w:rPr>
              <w:t>Error! Hyperlink reference not valid.</w:t>
            </w:r>
          </w:ins>
          <w:del w:id="544"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fldChar w:fldCharType="separate"/>
            </w:r>
          </w:del>
          <w:ins w:id="545" w:author="David Conklin" w:date="2020-12-11T09:14:00Z">
            <w:r w:rsidR="00D24E1A">
              <w:rPr>
                <w:b/>
                <w:bCs/>
                <w:noProof/>
                <w:webHidden/>
              </w:rPr>
              <w:t>Error! Bookmark not defined.</w:t>
            </w:r>
          </w:ins>
          <w:del w:id="546" w:author="David Conklin" w:date="2020-12-08T14:53:00Z">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7ED702D" w:rsidR="00054245" w:rsidDel="00977ECE" w:rsidRDefault="00914CB4">
          <w:pPr>
            <w:pStyle w:val="TOC2"/>
            <w:tabs>
              <w:tab w:val="right" w:leader="dot" w:pos="9350"/>
            </w:tabs>
            <w:rPr>
              <w:del w:id="547" w:author="David Conklin" w:date="2020-12-08T14:53:00Z"/>
              <w:rFonts w:eastAsiaTheme="minorEastAsia"/>
              <w:noProof/>
            </w:rPr>
          </w:pPr>
          <w:del w:id="548"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549" w:author="David Conklin" w:date="2020-12-08T17:42:00Z">
            <w:r w:rsidR="00613C1D">
              <w:rPr>
                <w:b/>
                <w:bCs/>
                <w:noProof/>
              </w:rPr>
              <w:t>Error! Hyperlink reference not valid.</w:t>
            </w:r>
          </w:ins>
          <w:del w:id="550"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fldChar w:fldCharType="separate"/>
            </w:r>
          </w:del>
          <w:ins w:id="551" w:author="David Conklin" w:date="2020-12-11T09:14:00Z">
            <w:r w:rsidR="00D24E1A">
              <w:rPr>
                <w:b/>
                <w:bCs/>
                <w:noProof/>
                <w:webHidden/>
              </w:rPr>
              <w:t>Error! Bookmark not defined.</w:t>
            </w:r>
          </w:ins>
          <w:del w:id="552" w:author="David Conklin" w:date="2020-12-08T14:53:00Z">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7C43C237" w:rsidR="00054245" w:rsidDel="00977ECE" w:rsidRDefault="00914CB4">
          <w:pPr>
            <w:pStyle w:val="TOC2"/>
            <w:tabs>
              <w:tab w:val="right" w:leader="dot" w:pos="9350"/>
            </w:tabs>
            <w:rPr>
              <w:del w:id="553" w:author="David Conklin" w:date="2020-12-08T14:53:00Z"/>
              <w:rFonts w:eastAsiaTheme="minorEastAsia"/>
              <w:noProof/>
            </w:rPr>
          </w:pPr>
          <w:del w:id="554"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555" w:author="David Conklin" w:date="2020-12-08T17:42:00Z">
            <w:r w:rsidR="00613C1D">
              <w:rPr>
                <w:b/>
                <w:bCs/>
                <w:noProof/>
              </w:rPr>
              <w:t>Error! Hyperlink reference not valid.</w:t>
            </w:r>
          </w:ins>
          <w:del w:id="556"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fldChar w:fldCharType="separate"/>
            </w:r>
          </w:del>
          <w:ins w:id="557" w:author="David Conklin" w:date="2020-12-11T09:14:00Z">
            <w:r w:rsidR="00D24E1A">
              <w:rPr>
                <w:b/>
                <w:bCs/>
                <w:noProof/>
                <w:webHidden/>
              </w:rPr>
              <w:t>Error! Bookmark not defined.</w:t>
            </w:r>
          </w:ins>
          <w:del w:id="558" w:author="David Conklin" w:date="2020-12-08T14:53:00Z">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18E79DBF" w:rsidR="00054245" w:rsidDel="00977ECE" w:rsidRDefault="00914CB4">
          <w:pPr>
            <w:pStyle w:val="TOC2"/>
            <w:tabs>
              <w:tab w:val="right" w:leader="dot" w:pos="9350"/>
            </w:tabs>
            <w:rPr>
              <w:del w:id="559" w:author="David Conklin" w:date="2020-12-08T14:53:00Z"/>
              <w:rFonts w:eastAsiaTheme="minorEastAsia"/>
              <w:noProof/>
            </w:rPr>
          </w:pPr>
          <w:del w:id="560"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561" w:author="David Conklin" w:date="2020-12-08T17:42:00Z">
            <w:r w:rsidR="00613C1D">
              <w:rPr>
                <w:b/>
                <w:bCs/>
                <w:noProof/>
              </w:rPr>
              <w:t>Error! Hyperlink reference not valid.</w:t>
            </w:r>
          </w:ins>
          <w:del w:id="562"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fldChar w:fldCharType="separate"/>
            </w:r>
          </w:del>
          <w:ins w:id="563" w:author="David Conklin" w:date="2020-12-11T09:14:00Z">
            <w:r w:rsidR="00D24E1A">
              <w:rPr>
                <w:b/>
                <w:bCs/>
                <w:noProof/>
                <w:webHidden/>
              </w:rPr>
              <w:t>Error! Bookmark not defined.</w:t>
            </w:r>
          </w:ins>
          <w:del w:id="564" w:author="David Conklin" w:date="2020-12-08T14:53:00Z">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507A7498" w:rsidR="00054245" w:rsidDel="00977ECE" w:rsidRDefault="00914CB4">
          <w:pPr>
            <w:pStyle w:val="TOC2"/>
            <w:tabs>
              <w:tab w:val="right" w:leader="dot" w:pos="9350"/>
            </w:tabs>
            <w:rPr>
              <w:del w:id="565" w:author="David Conklin" w:date="2020-12-08T14:53:00Z"/>
              <w:rFonts w:eastAsiaTheme="minorEastAsia"/>
              <w:noProof/>
            </w:rPr>
          </w:pPr>
          <w:del w:id="566"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567" w:author="David Conklin" w:date="2020-12-08T17:42:00Z">
            <w:r w:rsidR="00613C1D">
              <w:rPr>
                <w:b/>
                <w:bCs/>
                <w:noProof/>
              </w:rPr>
              <w:t>Error! Hyperlink reference not valid.</w:t>
            </w:r>
          </w:ins>
          <w:del w:id="568"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fldChar w:fldCharType="separate"/>
            </w:r>
          </w:del>
          <w:ins w:id="569" w:author="David Conklin" w:date="2020-12-11T09:14:00Z">
            <w:r w:rsidR="00D24E1A">
              <w:rPr>
                <w:b/>
                <w:bCs/>
                <w:noProof/>
                <w:webHidden/>
              </w:rPr>
              <w:t>Error! Bookmark not defined.</w:t>
            </w:r>
          </w:ins>
          <w:del w:id="570" w:author="David Conklin" w:date="2020-12-08T14:53:00Z">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09B89528" w:rsidR="00054245" w:rsidDel="00977ECE" w:rsidRDefault="00914CB4">
          <w:pPr>
            <w:pStyle w:val="TOC2"/>
            <w:tabs>
              <w:tab w:val="right" w:leader="dot" w:pos="9350"/>
            </w:tabs>
            <w:rPr>
              <w:del w:id="571" w:author="David Conklin" w:date="2020-12-08T14:53:00Z"/>
              <w:rFonts w:eastAsiaTheme="minorEastAsia"/>
              <w:noProof/>
            </w:rPr>
          </w:pPr>
          <w:del w:id="572"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573" w:author="David Conklin" w:date="2020-12-08T17:42:00Z">
            <w:r w:rsidR="00613C1D">
              <w:rPr>
                <w:b/>
                <w:bCs/>
                <w:noProof/>
              </w:rPr>
              <w:t>Error! Hyperlink reference not valid.</w:t>
            </w:r>
          </w:ins>
          <w:del w:id="574"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fldChar w:fldCharType="separate"/>
            </w:r>
          </w:del>
          <w:ins w:id="575" w:author="David Conklin" w:date="2020-12-11T09:14:00Z">
            <w:r w:rsidR="00D24E1A">
              <w:rPr>
                <w:b/>
                <w:bCs/>
                <w:noProof/>
                <w:webHidden/>
              </w:rPr>
              <w:t>Error! Bookmark not defined.</w:t>
            </w:r>
          </w:ins>
          <w:del w:id="576"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9CEC4E6" w:rsidR="00054245" w:rsidDel="00977ECE" w:rsidRDefault="00914CB4">
          <w:pPr>
            <w:pStyle w:val="TOC2"/>
            <w:tabs>
              <w:tab w:val="right" w:leader="dot" w:pos="9350"/>
            </w:tabs>
            <w:rPr>
              <w:del w:id="577" w:author="David Conklin" w:date="2020-12-08T14:53:00Z"/>
              <w:rFonts w:eastAsiaTheme="minorEastAsia"/>
              <w:noProof/>
            </w:rPr>
          </w:pPr>
          <w:del w:id="578"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579" w:author="David Conklin" w:date="2020-12-08T17:42:00Z">
            <w:r w:rsidR="00613C1D">
              <w:rPr>
                <w:b/>
                <w:bCs/>
                <w:noProof/>
              </w:rPr>
              <w:t>Error! Hyperlink reference not valid.</w:t>
            </w:r>
          </w:ins>
          <w:del w:id="580"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fldChar w:fldCharType="separate"/>
            </w:r>
          </w:del>
          <w:ins w:id="581" w:author="David Conklin" w:date="2020-12-11T09:14:00Z">
            <w:r w:rsidR="00D24E1A">
              <w:rPr>
                <w:b/>
                <w:bCs/>
                <w:noProof/>
                <w:webHidden/>
              </w:rPr>
              <w:t>Error! Bookmark not defined.</w:t>
            </w:r>
          </w:ins>
          <w:del w:id="582"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66D61463" w:rsidR="00054245" w:rsidDel="00977ECE" w:rsidRDefault="00914CB4">
          <w:pPr>
            <w:pStyle w:val="TOC2"/>
            <w:tabs>
              <w:tab w:val="right" w:leader="dot" w:pos="9350"/>
            </w:tabs>
            <w:rPr>
              <w:del w:id="583" w:author="David Conklin" w:date="2020-12-08T14:53:00Z"/>
              <w:rFonts w:eastAsiaTheme="minorEastAsia"/>
              <w:noProof/>
            </w:rPr>
          </w:pPr>
          <w:del w:id="584"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585" w:author="David Conklin" w:date="2020-12-08T17:42:00Z">
            <w:r w:rsidR="00613C1D">
              <w:rPr>
                <w:b/>
                <w:bCs/>
                <w:noProof/>
              </w:rPr>
              <w:t>Error! Hyperlink reference not valid.</w:t>
            </w:r>
          </w:ins>
          <w:del w:id="586"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fldChar w:fldCharType="separate"/>
            </w:r>
          </w:del>
          <w:ins w:id="587" w:author="David Conklin" w:date="2020-12-11T09:14:00Z">
            <w:r w:rsidR="00D24E1A">
              <w:rPr>
                <w:b/>
                <w:bCs/>
                <w:noProof/>
                <w:webHidden/>
              </w:rPr>
              <w:t>Error! Bookmark not defined.</w:t>
            </w:r>
          </w:ins>
          <w:del w:id="588"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5419A5AC" w:rsidR="00054245" w:rsidDel="00977ECE" w:rsidRDefault="00914CB4">
          <w:pPr>
            <w:pStyle w:val="TOC2"/>
            <w:tabs>
              <w:tab w:val="right" w:leader="dot" w:pos="9350"/>
            </w:tabs>
            <w:rPr>
              <w:del w:id="589" w:author="David Conklin" w:date="2020-12-08T14:53:00Z"/>
              <w:rFonts w:eastAsiaTheme="minorEastAsia"/>
              <w:noProof/>
            </w:rPr>
          </w:pPr>
          <w:del w:id="590"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591" w:author="David Conklin" w:date="2020-12-08T17:42:00Z">
            <w:r w:rsidR="00613C1D">
              <w:rPr>
                <w:b/>
                <w:bCs/>
                <w:noProof/>
              </w:rPr>
              <w:t>Error! Hyperlink reference not valid.</w:t>
            </w:r>
          </w:ins>
          <w:del w:id="592"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fldChar w:fldCharType="separate"/>
            </w:r>
          </w:del>
          <w:ins w:id="593" w:author="David Conklin" w:date="2020-12-11T09:14:00Z">
            <w:r w:rsidR="00D24E1A">
              <w:rPr>
                <w:b/>
                <w:bCs/>
                <w:noProof/>
                <w:webHidden/>
              </w:rPr>
              <w:t>Error! Bookmark not defined.</w:t>
            </w:r>
          </w:ins>
          <w:del w:id="594" w:author="David Conklin" w:date="2020-12-08T14:53:00Z">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65C02F60" w:rsidR="00054245" w:rsidDel="00977ECE" w:rsidRDefault="00914CB4">
          <w:pPr>
            <w:pStyle w:val="TOC2"/>
            <w:tabs>
              <w:tab w:val="right" w:leader="dot" w:pos="9350"/>
            </w:tabs>
            <w:rPr>
              <w:del w:id="595" w:author="David Conklin" w:date="2020-12-08T14:53:00Z"/>
              <w:rFonts w:eastAsiaTheme="minorEastAsia"/>
              <w:noProof/>
            </w:rPr>
          </w:pPr>
          <w:del w:id="596"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597" w:author="David Conklin" w:date="2020-12-08T17:42:00Z">
            <w:r w:rsidR="00613C1D">
              <w:rPr>
                <w:b/>
                <w:bCs/>
                <w:noProof/>
              </w:rPr>
              <w:t>Error! Hyperlink reference not valid.</w:t>
            </w:r>
          </w:ins>
          <w:del w:id="598"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fldChar w:fldCharType="separate"/>
            </w:r>
          </w:del>
          <w:ins w:id="599" w:author="David Conklin" w:date="2020-12-11T09:14:00Z">
            <w:r w:rsidR="00D24E1A">
              <w:rPr>
                <w:b/>
                <w:bCs/>
                <w:noProof/>
                <w:webHidden/>
              </w:rPr>
              <w:t>Error! Bookmark not defined.</w:t>
            </w:r>
          </w:ins>
          <w:del w:id="600" w:author="David Conklin" w:date="2020-12-08T14:53:00Z">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73E11F1B" w:rsidR="00054245" w:rsidDel="00977ECE" w:rsidRDefault="00914CB4">
          <w:pPr>
            <w:pStyle w:val="TOC2"/>
            <w:tabs>
              <w:tab w:val="right" w:leader="dot" w:pos="9350"/>
            </w:tabs>
            <w:rPr>
              <w:del w:id="601" w:author="David Conklin" w:date="2020-12-08T14:53:00Z"/>
              <w:rFonts w:eastAsiaTheme="minorEastAsia"/>
              <w:noProof/>
            </w:rPr>
          </w:pPr>
          <w:del w:id="602"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603" w:author="David Conklin" w:date="2020-12-08T17:42:00Z">
            <w:r w:rsidR="00613C1D">
              <w:rPr>
                <w:b/>
                <w:bCs/>
                <w:noProof/>
              </w:rPr>
              <w:t>Error! Hyperlink reference not valid.</w:t>
            </w:r>
          </w:ins>
          <w:del w:id="604"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fldChar w:fldCharType="separate"/>
            </w:r>
          </w:del>
          <w:ins w:id="605" w:author="David Conklin" w:date="2020-12-11T09:14:00Z">
            <w:r w:rsidR="00D24E1A">
              <w:rPr>
                <w:b/>
                <w:bCs/>
                <w:noProof/>
                <w:webHidden/>
              </w:rPr>
              <w:t>Error! Bookmark not defined.</w:t>
            </w:r>
          </w:ins>
          <w:del w:id="606"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7BA52AC8" w:rsidR="00054245" w:rsidDel="00977ECE" w:rsidRDefault="00914CB4">
          <w:pPr>
            <w:pStyle w:val="TOC3"/>
            <w:tabs>
              <w:tab w:val="right" w:leader="dot" w:pos="9350"/>
            </w:tabs>
            <w:rPr>
              <w:del w:id="607" w:author="David Conklin" w:date="2020-12-08T14:53:00Z"/>
              <w:rFonts w:eastAsiaTheme="minorEastAsia"/>
              <w:noProof/>
            </w:rPr>
          </w:pPr>
          <w:del w:id="608"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609" w:author="David Conklin" w:date="2020-12-08T17:42:00Z">
            <w:r w:rsidR="00613C1D">
              <w:rPr>
                <w:b/>
                <w:bCs/>
                <w:noProof/>
              </w:rPr>
              <w:t>Error! Hyperlink reference not valid.</w:t>
            </w:r>
          </w:ins>
          <w:del w:id="610"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fldChar w:fldCharType="separate"/>
            </w:r>
          </w:del>
          <w:ins w:id="611" w:author="David Conklin" w:date="2020-12-11T09:14:00Z">
            <w:r w:rsidR="00D24E1A">
              <w:rPr>
                <w:b/>
                <w:bCs/>
                <w:noProof/>
                <w:webHidden/>
              </w:rPr>
              <w:t>Error! Bookmark not defined.</w:t>
            </w:r>
          </w:ins>
          <w:del w:id="612"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050A6EE4" w:rsidR="00054245" w:rsidDel="00977ECE" w:rsidRDefault="00914CB4">
          <w:pPr>
            <w:pStyle w:val="TOC3"/>
            <w:tabs>
              <w:tab w:val="right" w:leader="dot" w:pos="9350"/>
            </w:tabs>
            <w:rPr>
              <w:del w:id="613" w:author="David Conklin" w:date="2020-12-08T14:53:00Z"/>
              <w:rFonts w:eastAsiaTheme="minorEastAsia"/>
              <w:noProof/>
            </w:rPr>
          </w:pPr>
          <w:del w:id="614"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615" w:author="David Conklin" w:date="2020-12-08T17:42:00Z">
            <w:r w:rsidR="00613C1D">
              <w:rPr>
                <w:b/>
                <w:bCs/>
                <w:noProof/>
              </w:rPr>
              <w:t>Error! Hyperlink reference not valid.</w:t>
            </w:r>
          </w:ins>
          <w:del w:id="616"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fldChar w:fldCharType="separate"/>
            </w:r>
          </w:del>
          <w:ins w:id="617" w:author="David Conklin" w:date="2020-12-11T09:14:00Z">
            <w:r w:rsidR="00D24E1A">
              <w:rPr>
                <w:b/>
                <w:bCs/>
                <w:noProof/>
                <w:webHidden/>
              </w:rPr>
              <w:t>Error! Bookmark not defined.</w:t>
            </w:r>
          </w:ins>
          <w:del w:id="618"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6DDA10DD" w:rsidR="00054245" w:rsidDel="00977ECE" w:rsidRDefault="00914CB4">
          <w:pPr>
            <w:pStyle w:val="TOC2"/>
            <w:tabs>
              <w:tab w:val="right" w:leader="dot" w:pos="9350"/>
            </w:tabs>
            <w:rPr>
              <w:del w:id="619" w:author="David Conklin" w:date="2020-12-08T14:53:00Z"/>
              <w:rFonts w:eastAsiaTheme="minorEastAsia"/>
              <w:noProof/>
            </w:rPr>
          </w:pPr>
          <w:del w:id="620"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621" w:author="David Conklin" w:date="2020-12-08T17:42:00Z">
            <w:r w:rsidR="00613C1D">
              <w:rPr>
                <w:b/>
                <w:bCs/>
                <w:noProof/>
              </w:rPr>
              <w:t>Error! Hyperlink reference not valid.</w:t>
            </w:r>
          </w:ins>
          <w:del w:id="622"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fldChar w:fldCharType="separate"/>
            </w:r>
          </w:del>
          <w:ins w:id="623" w:author="David Conklin" w:date="2020-12-11T09:14:00Z">
            <w:r w:rsidR="00D24E1A">
              <w:rPr>
                <w:b/>
                <w:bCs/>
                <w:noProof/>
                <w:webHidden/>
              </w:rPr>
              <w:t>Error! Bookmark not defined.</w:t>
            </w:r>
          </w:ins>
          <w:del w:id="624" w:author="David Conklin" w:date="2020-12-08T14:53:00Z">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3D9DB279" w:rsidR="00054245" w:rsidDel="00977ECE" w:rsidRDefault="00914CB4">
          <w:pPr>
            <w:pStyle w:val="TOC2"/>
            <w:tabs>
              <w:tab w:val="right" w:leader="dot" w:pos="9350"/>
            </w:tabs>
            <w:rPr>
              <w:del w:id="625" w:author="David Conklin" w:date="2020-12-08T14:53:00Z"/>
              <w:rFonts w:eastAsiaTheme="minorEastAsia"/>
              <w:noProof/>
            </w:rPr>
          </w:pPr>
          <w:del w:id="626"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627" w:author="David Conklin" w:date="2020-12-08T17:42:00Z">
            <w:r w:rsidR="00613C1D">
              <w:rPr>
                <w:b/>
                <w:bCs/>
                <w:noProof/>
              </w:rPr>
              <w:t>Error! Hyperlink reference not valid.</w:t>
            </w:r>
          </w:ins>
          <w:del w:id="628"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fldChar w:fldCharType="separate"/>
            </w:r>
          </w:del>
          <w:ins w:id="629" w:author="David Conklin" w:date="2020-12-11T09:14:00Z">
            <w:r w:rsidR="00D24E1A">
              <w:rPr>
                <w:b/>
                <w:bCs/>
                <w:noProof/>
                <w:webHidden/>
              </w:rPr>
              <w:t>Error! Bookmark not defined.</w:t>
            </w:r>
          </w:ins>
          <w:del w:id="630" w:author="David Conklin" w:date="2020-12-08T14:53:00Z">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24A7FFA" w:rsidR="00054245" w:rsidDel="00977ECE" w:rsidRDefault="00914CB4">
          <w:pPr>
            <w:pStyle w:val="TOC2"/>
            <w:tabs>
              <w:tab w:val="right" w:leader="dot" w:pos="9350"/>
            </w:tabs>
            <w:rPr>
              <w:del w:id="631" w:author="David Conklin" w:date="2020-12-08T14:53:00Z"/>
              <w:rFonts w:eastAsiaTheme="minorEastAsia"/>
              <w:noProof/>
            </w:rPr>
          </w:pPr>
          <w:del w:id="632"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633" w:author="David Conklin" w:date="2020-12-08T17:42:00Z">
            <w:r w:rsidR="00613C1D">
              <w:rPr>
                <w:b/>
                <w:bCs/>
                <w:noProof/>
              </w:rPr>
              <w:t>Error! Hyperlink reference not valid.</w:t>
            </w:r>
          </w:ins>
          <w:del w:id="634"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fldChar w:fldCharType="separate"/>
            </w:r>
          </w:del>
          <w:ins w:id="635" w:author="David Conklin" w:date="2020-12-11T09:14:00Z">
            <w:r w:rsidR="00D24E1A">
              <w:rPr>
                <w:b/>
                <w:bCs/>
                <w:noProof/>
                <w:webHidden/>
              </w:rPr>
              <w:t>Error! Bookmark not defined.</w:t>
            </w:r>
          </w:ins>
          <w:del w:id="636" w:author="David Conklin" w:date="2020-12-08T14:53:00Z">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68206635" w:rsidR="00054245" w:rsidDel="00977ECE" w:rsidRDefault="00914CB4">
          <w:pPr>
            <w:pStyle w:val="TOC2"/>
            <w:tabs>
              <w:tab w:val="right" w:leader="dot" w:pos="9350"/>
            </w:tabs>
            <w:rPr>
              <w:del w:id="637" w:author="David Conklin" w:date="2020-12-08T14:53:00Z"/>
              <w:rFonts w:eastAsiaTheme="minorEastAsia"/>
              <w:noProof/>
            </w:rPr>
          </w:pPr>
          <w:del w:id="638"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639" w:author="David Conklin" w:date="2020-12-08T17:42:00Z">
            <w:r w:rsidR="00613C1D">
              <w:rPr>
                <w:b/>
                <w:bCs/>
                <w:noProof/>
              </w:rPr>
              <w:t>Error! Hyperlink reference not valid.</w:t>
            </w:r>
          </w:ins>
          <w:del w:id="640"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fldChar w:fldCharType="separate"/>
            </w:r>
          </w:del>
          <w:ins w:id="641" w:author="David Conklin" w:date="2020-12-11T09:14:00Z">
            <w:r w:rsidR="00D24E1A">
              <w:rPr>
                <w:b/>
                <w:bCs/>
                <w:noProof/>
                <w:webHidden/>
              </w:rPr>
              <w:t>Error! Bookmark not defined.</w:t>
            </w:r>
          </w:ins>
          <w:del w:id="642" w:author="David Conklin" w:date="2020-12-08T14:53:00Z">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2113F2E1" w:rsidR="00054245" w:rsidDel="00977ECE" w:rsidRDefault="00914CB4">
          <w:pPr>
            <w:pStyle w:val="TOC2"/>
            <w:tabs>
              <w:tab w:val="right" w:leader="dot" w:pos="9350"/>
            </w:tabs>
            <w:rPr>
              <w:del w:id="643" w:author="David Conklin" w:date="2020-12-08T14:53:00Z"/>
              <w:rFonts w:eastAsiaTheme="minorEastAsia"/>
              <w:noProof/>
            </w:rPr>
          </w:pPr>
          <w:del w:id="644"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645" w:author="David Conklin" w:date="2020-12-08T17:42:00Z">
            <w:r w:rsidR="00613C1D">
              <w:rPr>
                <w:b/>
                <w:bCs/>
                <w:noProof/>
              </w:rPr>
              <w:t>Error! Hyperlink reference not valid.</w:t>
            </w:r>
          </w:ins>
          <w:del w:id="646"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fldChar w:fldCharType="separate"/>
            </w:r>
          </w:del>
          <w:ins w:id="647" w:author="David Conklin" w:date="2020-12-11T09:14:00Z">
            <w:r w:rsidR="00D24E1A">
              <w:rPr>
                <w:b/>
                <w:bCs/>
                <w:noProof/>
                <w:webHidden/>
              </w:rPr>
              <w:t>Error! Bookmark not defined.</w:t>
            </w:r>
          </w:ins>
          <w:del w:id="648" w:author="David Conklin" w:date="2020-12-08T14:53:00Z">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470F15CE" w:rsidR="00054245" w:rsidDel="00977ECE" w:rsidRDefault="00914CB4">
          <w:pPr>
            <w:pStyle w:val="TOC2"/>
            <w:tabs>
              <w:tab w:val="right" w:leader="dot" w:pos="9350"/>
            </w:tabs>
            <w:rPr>
              <w:del w:id="649" w:author="David Conklin" w:date="2020-12-08T14:53:00Z"/>
              <w:rFonts w:eastAsiaTheme="minorEastAsia"/>
              <w:noProof/>
            </w:rPr>
          </w:pPr>
          <w:del w:id="650"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651" w:author="David Conklin" w:date="2020-12-08T17:42:00Z">
            <w:r w:rsidR="00613C1D">
              <w:rPr>
                <w:b/>
                <w:bCs/>
                <w:noProof/>
              </w:rPr>
              <w:t>Error! Hyperlink reference not valid.</w:t>
            </w:r>
          </w:ins>
          <w:del w:id="652"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fldChar w:fldCharType="separate"/>
            </w:r>
          </w:del>
          <w:ins w:id="653" w:author="David Conklin" w:date="2020-12-11T09:14:00Z">
            <w:r w:rsidR="00D24E1A">
              <w:rPr>
                <w:b/>
                <w:bCs/>
                <w:noProof/>
                <w:webHidden/>
              </w:rPr>
              <w:t>Error! Bookmark not defined.</w:t>
            </w:r>
          </w:ins>
          <w:del w:id="654" w:author="David Conklin" w:date="2020-12-08T14:53:00Z">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0BDD5653" w:rsidR="00054245" w:rsidDel="00977ECE" w:rsidRDefault="00914CB4">
          <w:pPr>
            <w:pStyle w:val="TOC2"/>
            <w:tabs>
              <w:tab w:val="right" w:leader="dot" w:pos="9350"/>
            </w:tabs>
            <w:rPr>
              <w:del w:id="655" w:author="David Conklin" w:date="2020-12-08T14:53:00Z"/>
              <w:rFonts w:eastAsiaTheme="minorEastAsia"/>
              <w:noProof/>
            </w:rPr>
          </w:pPr>
          <w:del w:id="656"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657" w:author="David Conklin" w:date="2020-12-08T17:42:00Z">
            <w:r w:rsidR="00613C1D">
              <w:rPr>
                <w:b/>
                <w:bCs/>
                <w:noProof/>
              </w:rPr>
              <w:t>Error! Hyperlink reference not valid.</w:t>
            </w:r>
          </w:ins>
          <w:del w:id="658"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fldChar w:fldCharType="separate"/>
            </w:r>
          </w:del>
          <w:ins w:id="659" w:author="David Conklin" w:date="2020-12-11T09:14:00Z">
            <w:r w:rsidR="00D24E1A">
              <w:rPr>
                <w:b/>
                <w:bCs/>
                <w:noProof/>
                <w:webHidden/>
              </w:rPr>
              <w:t>Error! Bookmark not defined.</w:t>
            </w:r>
          </w:ins>
          <w:del w:id="660" w:author="David Conklin" w:date="2020-12-08T14:53:00Z">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174B9260" w:rsidR="00054245" w:rsidDel="00977ECE" w:rsidRDefault="00914CB4">
          <w:pPr>
            <w:pStyle w:val="TOC1"/>
            <w:tabs>
              <w:tab w:val="right" w:leader="dot" w:pos="9350"/>
            </w:tabs>
            <w:rPr>
              <w:del w:id="661" w:author="David Conklin" w:date="2020-12-08T14:53:00Z"/>
              <w:rFonts w:eastAsiaTheme="minorEastAsia"/>
              <w:noProof/>
            </w:rPr>
          </w:pPr>
          <w:del w:id="662"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663" w:author="David Conklin" w:date="2020-12-08T17:42:00Z">
            <w:r w:rsidR="00613C1D">
              <w:rPr>
                <w:b/>
                <w:bCs/>
                <w:noProof/>
              </w:rPr>
              <w:t>Error! Hyperlink reference not valid.</w:t>
            </w:r>
          </w:ins>
          <w:del w:id="664"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fldChar w:fldCharType="separate"/>
            </w:r>
          </w:del>
          <w:ins w:id="665" w:author="David Conklin" w:date="2020-12-11T09:14:00Z">
            <w:r w:rsidR="00D24E1A">
              <w:rPr>
                <w:b/>
                <w:bCs/>
                <w:noProof/>
                <w:webHidden/>
              </w:rPr>
              <w:t>Error! Bookmark not defined.</w:t>
            </w:r>
          </w:ins>
          <w:del w:id="666" w:author="David Conklin" w:date="2020-12-08T14:53:00Z">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4EF43DE5" w:rsidR="00054245" w:rsidDel="00977ECE" w:rsidRDefault="00914CB4">
          <w:pPr>
            <w:pStyle w:val="TOC1"/>
            <w:tabs>
              <w:tab w:val="right" w:leader="dot" w:pos="9350"/>
            </w:tabs>
            <w:rPr>
              <w:del w:id="667" w:author="David Conklin" w:date="2020-12-08T14:53:00Z"/>
              <w:rFonts w:eastAsiaTheme="minorEastAsia"/>
              <w:noProof/>
            </w:rPr>
          </w:pPr>
          <w:del w:id="668"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669" w:author="David Conklin" w:date="2020-12-08T17:42:00Z">
            <w:r w:rsidR="00613C1D">
              <w:rPr>
                <w:b/>
                <w:bCs/>
                <w:noProof/>
              </w:rPr>
              <w:t>Error! Hyperlink reference not valid.</w:t>
            </w:r>
          </w:ins>
          <w:del w:id="670"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fldChar w:fldCharType="separate"/>
            </w:r>
          </w:del>
          <w:ins w:id="671" w:author="David Conklin" w:date="2020-12-11T09:14:00Z">
            <w:r w:rsidR="00D24E1A">
              <w:rPr>
                <w:b/>
                <w:bCs/>
                <w:noProof/>
                <w:webHidden/>
              </w:rPr>
              <w:t>Error! Bookmark not defined.</w:t>
            </w:r>
          </w:ins>
          <w:del w:id="672" w:author="David Conklin" w:date="2020-12-08T14:53:00Z">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235D5398" w:rsidR="00054245" w:rsidDel="00977ECE" w:rsidRDefault="00914CB4">
          <w:pPr>
            <w:pStyle w:val="TOC1"/>
            <w:tabs>
              <w:tab w:val="right" w:leader="dot" w:pos="9350"/>
            </w:tabs>
            <w:rPr>
              <w:del w:id="673" w:author="David Conklin" w:date="2020-12-08T14:53:00Z"/>
              <w:rFonts w:eastAsiaTheme="minorEastAsia"/>
              <w:noProof/>
            </w:rPr>
          </w:pPr>
          <w:del w:id="674"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675" w:author="David Conklin" w:date="2020-12-08T17:42:00Z">
            <w:r w:rsidR="00613C1D">
              <w:rPr>
                <w:b/>
                <w:bCs/>
                <w:noProof/>
              </w:rPr>
              <w:t>Error! Hyperlink reference not valid.</w:t>
            </w:r>
          </w:ins>
          <w:del w:id="676"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fldChar w:fldCharType="separate"/>
            </w:r>
          </w:del>
          <w:ins w:id="677" w:author="David Conklin" w:date="2020-12-11T09:14:00Z">
            <w:r w:rsidR="00D24E1A">
              <w:rPr>
                <w:b/>
                <w:bCs/>
                <w:noProof/>
                <w:webHidden/>
              </w:rPr>
              <w:t>Error! Bookmark not defined.</w:t>
            </w:r>
          </w:ins>
          <w:del w:id="678" w:author="David Conklin" w:date="2020-12-08T14:53:00Z">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618BB3C2" w:rsidR="00054245" w:rsidDel="00977ECE" w:rsidRDefault="00914CB4">
          <w:pPr>
            <w:pStyle w:val="TOC1"/>
            <w:tabs>
              <w:tab w:val="right" w:leader="dot" w:pos="9350"/>
            </w:tabs>
            <w:rPr>
              <w:del w:id="679" w:author="David Conklin" w:date="2020-12-08T14:53:00Z"/>
              <w:rFonts w:eastAsiaTheme="minorEastAsia"/>
              <w:noProof/>
            </w:rPr>
          </w:pPr>
          <w:del w:id="680"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681" w:author="David Conklin" w:date="2020-12-08T17:42:00Z">
            <w:r w:rsidR="00613C1D">
              <w:rPr>
                <w:b/>
                <w:bCs/>
                <w:noProof/>
              </w:rPr>
              <w:t>Error! Hyperlink reference not valid.</w:t>
            </w:r>
          </w:ins>
          <w:del w:id="682"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fldChar w:fldCharType="separate"/>
            </w:r>
          </w:del>
          <w:ins w:id="683" w:author="David Conklin" w:date="2020-12-11T09:14:00Z">
            <w:r w:rsidR="00D24E1A">
              <w:rPr>
                <w:b/>
                <w:bCs/>
                <w:noProof/>
                <w:webHidden/>
              </w:rPr>
              <w:t>Error! Bookmark not defined.</w:t>
            </w:r>
          </w:ins>
          <w:del w:id="684" w:author="David Conklin" w:date="2020-12-08T14:53:00Z">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659B300E" w:rsidR="00054245" w:rsidDel="00977ECE" w:rsidRDefault="00914CB4">
          <w:pPr>
            <w:pStyle w:val="TOC1"/>
            <w:tabs>
              <w:tab w:val="right" w:leader="dot" w:pos="9350"/>
            </w:tabs>
            <w:rPr>
              <w:del w:id="685" w:author="David Conklin" w:date="2020-12-08T14:53:00Z"/>
              <w:rFonts w:eastAsiaTheme="minorEastAsia"/>
              <w:noProof/>
            </w:rPr>
          </w:pPr>
          <w:del w:id="686"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687" w:author="David Conklin" w:date="2020-12-08T17:42:00Z">
            <w:r w:rsidR="00613C1D">
              <w:rPr>
                <w:b/>
                <w:bCs/>
                <w:noProof/>
              </w:rPr>
              <w:t>Error! Hyperlink reference not valid.</w:t>
            </w:r>
          </w:ins>
          <w:del w:id="688"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fldChar w:fldCharType="separate"/>
            </w:r>
          </w:del>
          <w:ins w:id="689" w:author="David Conklin" w:date="2020-12-11T09:14:00Z">
            <w:r w:rsidR="00D24E1A">
              <w:rPr>
                <w:b/>
                <w:bCs/>
                <w:noProof/>
                <w:webHidden/>
              </w:rPr>
              <w:t>Error! Bookmark not defined.</w:t>
            </w:r>
          </w:ins>
          <w:del w:id="690" w:author="David Conklin" w:date="2020-12-08T14:53:00Z">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FC59A3E"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0F5E41">
        <w:fldChar w:fldCharType="begin"/>
      </w:r>
      <w:r w:rsidR="000F5E41">
        <w:instrText xml:space="preserve"> HYPERLINK \l "_Toc53219833" </w:instrText>
      </w:r>
      <w:r w:rsidR="000F5E41">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1" w:author="David Conklin" w:date="2020-12-11T09:14:00Z">
        <w:r w:rsidR="00D24E1A">
          <w:rPr>
            <w:noProof/>
            <w:webHidden/>
          </w:rPr>
          <w:t>7</w:t>
        </w:r>
      </w:ins>
      <w:del w:id="692" w:author="David Conklin" w:date="2020-12-11T04:41:00Z">
        <w:r w:rsidR="00F90C07" w:rsidDel="00AB737C">
          <w:rPr>
            <w:noProof/>
            <w:webHidden/>
          </w:rPr>
          <w:delText>7</w:delText>
        </w:r>
      </w:del>
      <w:r w:rsidR="006A13B7">
        <w:rPr>
          <w:noProof/>
          <w:webHidden/>
        </w:rPr>
        <w:fldChar w:fldCharType="end"/>
      </w:r>
      <w:r w:rsidR="000F5E41">
        <w:rPr>
          <w:noProof/>
        </w:rPr>
        <w:fldChar w:fldCharType="end"/>
      </w:r>
    </w:p>
    <w:p w14:paraId="4268C92E" w14:textId="022B4F71" w:rsidR="006A13B7" w:rsidRDefault="000F5E41">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3" w:author="David Conklin" w:date="2020-12-11T09:14:00Z">
        <w:r w:rsidR="00D24E1A">
          <w:rPr>
            <w:noProof/>
            <w:webHidden/>
          </w:rPr>
          <w:t>8</w:t>
        </w:r>
      </w:ins>
      <w:del w:id="694" w:author="David Conklin" w:date="2020-12-11T04:41:00Z">
        <w:r w:rsidR="00F90C07" w:rsidDel="00AB737C">
          <w:rPr>
            <w:noProof/>
            <w:webHidden/>
          </w:rPr>
          <w:delText>8</w:delText>
        </w:r>
      </w:del>
      <w:r w:rsidR="006A13B7">
        <w:rPr>
          <w:noProof/>
          <w:webHidden/>
        </w:rPr>
        <w:fldChar w:fldCharType="end"/>
      </w:r>
      <w:r>
        <w:rPr>
          <w:noProof/>
        </w:rPr>
        <w:fldChar w:fldCharType="end"/>
      </w:r>
    </w:p>
    <w:p w14:paraId="48FAB7CA" w14:textId="785C1830" w:rsidR="006A13B7" w:rsidRDefault="000F5E41">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5" w:author="David Conklin" w:date="2020-12-11T09:14:00Z">
        <w:r w:rsidR="00D24E1A">
          <w:rPr>
            <w:noProof/>
            <w:webHidden/>
          </w:rPr>
          <w:t>9</w:t>
        </w:r>
      </w:ins>
      <w:del w:id="696" w:author="David Conklin" w:date="2020-12-11T04:41:00Z">
        <w:r w:rsidR="00F90C07" w:rsidDel="00AB737C">
          <w:rPr>
            <w:noProof/>
            <w:webHidden/>
          </w:rPr>
          <w:delText>9</w:delText>
        </w:r>
      </w:del>
      <w:r w:rsidR="006A13B7">
        <w:rPr>
          <w:noProof/>
          <w:webHidden/>
        </w:rPr>
        <w:fldChar w:fldCharType="end"/>
      </w:r>
      <w:r>
        <w:rPr>
          <w:noProof/>
        </w:rPr>
        <w:fldChar w:fldCharType="end"/>
      </w:r>
    </w:p>
    <w:p w14:paraId="556989A9" w14:textId="5871772F" w:rsidR="006A13B7" w:rsidRDefault="000F5E41">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7" w:author="David Conklin" w:date="2020-12-11T09:14:00Z">
        <w:r w:rsidR="00D24E1A">
          <w:rPr>
            <w:noProof/>
            <w:webHidden/>
          </w:rPr>
          <w:t>10</w:t>
        </w:r>
      </w:ins>
      <w:del w:id="698" w:author="David Conklin" w:date="2020-12-11T04:41:00Z">
        <w:r w:rsidR="00F90C07" w:rsidDel="00AB737C">
          <w:rPr>
            <w:noProof/>
            <w:webHidden/>
          </w:rPr>
          <w:delText>10</w:delText>
        </w:r>
      </w:del>
      <w:r w:rsidR="006A13B7">
        <w:rPr>
          <w:noProof/>
          <w:webHidden/>
        </w:rPr>
        <w:fldChar w:fldCharType="end"/>
      </w:r>
      <w:r>
        <w:rPr>
          <w:noProof/>
        </w:rPr>
        <w:fldChar w:fldCharType="end"/>
      </w:r>
    </w:p>
    <w:p w14:paraId="4CD30AF6" w14:textId="65C2C157" w:rsidR="006A13B7" w:rsidRDefault="000F5E41">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9" w:author="David Conklin" w:date="2020-12-11T09:14:00Z">
        <w:r w:rsidR="00D24E1A">
          <w:rPr>
            <w:noProof/>
            <w:webHidden/>
          </w:rPr>
          <w:t>11</w:t>
        </w:r>
      </w:ins>
      <w:del w:id="700" w:author="David Conklin" w:date="2020-12-11T04:41:00Z">
        <w:r w:rsidR="00F90C07" w:rsidDel="00AB737C">
          <w:rPr>
            <w:noProof/>
            <w:webHidden/>
          </w:rPr>
          <w:delText>11</w:delText>
        </w:r>
      </w:del>
      <w:r w:rsidR="006A13B7">
        <w:rPr>
          <w:noProof/>
          <w:webHidden/>
        </w:rPr>
        <w:fldChar w:fldCharType="end"/>
      </w:r>
      <w:r>
        <w:rPr>
          <w:noProof/>
        </w:rPr>
        <w:fldChar w:fldCharType="end"/>
      </w:r>
    </w:p>
    <w:p w14:paraId="57584ECA" w14:textId="79477F74" w:rsidR="006A13B7" w:rsidRDefault="000F5E41">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1" w:author="David Conklin" w:date="2020-12-11T09:14:00Z">
        <w:r w:rsidR="00D24E1A">
          <w:rPr>
            <w:noProof/>
            <w:webHidden/>
          </w:rPr>
          <w:t>35</w:t>
        </w:r>
      </w:ins>
      <w:del w:id="702" w:author="David Conklin" w:date="2020-12-11T04:41:00Z">
        <w:r w:rsidR="00F90C07" w:rsidDel="00AB737C">
          <w:rPr>
            <w:noProof/>
            <w:webHidden/>
          </w:rPr>
          <w:delText>29</w:delText>
        </w:r>
      </w:del>
      <w:r w:rsidR="006A13B7">
        <w:rPr>
          <w:noProof/>
          <w:webHidden/>
        </w:rPr>
        <w:fldChar w:fldCharType="end"/>
      </w:r>
      <w:r>
        <w:rPr>
          <w:noProof/>
        </w:rPr>
        <w:fldChar w:fldCharType="end"/>
      </w:r>
    </w:p>
    <w:p w14:paraId="71D389E6" w14:textId="3895A9BC" w:rsidR="006A13B7" w:rsidRDefault="000F5E41">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3" w:author="David Conklin" w:date="2020-12-11T09:14:00Z">
        <w:r w:rsidR="00D24E1A">
          <w:rPr>
            <w:noProof/>
            <w:webHidden/>
          </w:rPr>
          <w:t>37</w:t>
        </w:r>
      </w:ins>
      <w:del w:id="704" w:author="David Conklin" w:date="2020-12-11T04:41:00Z">
        <w:r w:rsidR="00F90C07" w:rsidDel="00AB737C">
          <w:rPr>
            <w:noProof/>
            <w:webHidden/>
          </w:rPr>
          <w:delText>31</w:delText>
        </w:r>
      </w:del>
      <w:r w:rsidR="006A13B7">
        <w:rPr>
          <w:noProof/>
          <w:webHidden/>
        </w:rPr>
        <w:fldChar w:fldCharType="end"/>
      </w:r>
      <w:r>
        <w:rPr>
          <w:noProof/>
        </w:rPr>
        <w:fldChar w:fldCharType="end"/>
      </w:r>
    </w:p>
    <w:p w14:paraId="5B5E39AF" w14:textId="13D03C1F" w:rsidR="006A13B7" w:rsidRDefault="000F5E41">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5" w:author="David Conklin" w:date="2020-12-11T09:14:00Z">
        <w:r w:rsidR="00D24E1A">
          <w:rPr>
            <w:noProof/>
            <w:webHidden/>
          </w:rPr>
          <w:t>38</w:t>
        </w:r>
      </w:ins>
      <w:del w:id="706" w:author="David Conklin" w:date="2020-12-11T04:41:00Z">
        <w:r w:rsidR="00F90C07" w:rsidDel="00AB737C">
          <w:rPr>
            <w:noProof/>
            <w:webHidden/>
          </w:rPr>
          <w:delText>32</w:delText>
        </w:r>
      </w:del>
      <w:r w:rsidR="006A13B7">
        <w:rPr>
          <w:noProof/>
          <w:webHidden/>
        </w:rPr>
        <w:fldChar w:fldCharType="end"/>
      </w:r>
      <w:r>
        <w:rPr>
          <w:noProof/>
        </w:rPr>
        <w:fldChar w:fldCharType="end"/>
      </w:r>
    </w:p>
    <w:p w14:paraId="48D7D59A" w14:textId="12375980" w:rsidR="006A13B7" w:rsidRDefault="000F5E41">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7" w:author="David Conklin" w:date="2020-12-11T09:14:00Z">
        <w:r w:rsidR="00D24E1A">
          <w:rPr>
            <w:noProof/>
            <w:webHidden/>
          </w:rPr>
          <w:t>53</w:t>
        </w:r>
      </w:ins>
      <w:del w:id="708" w:author="David Conklin" w:date="2020-12-11T04:41:00Z">
        <w:r w:rsidR="00F90C07" w:rsidDel="00AB737C">
          <w:rPr>
            <w:noProof/>
            <w:webHidden/>
          </w:rPr>
          <w:delText>47</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9" w:name="_Toc58341789"/>
      <w:r>
        <w:t>What is a digital handbook?</w:t>
      </w:r>
      <w:bookmarkEnd w:id="70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0" w:name="_Toc58341790"/>
      <w:r>
        <w:t>CW3M c</w:t>
      </w:r>
      <w:r w:rsidR="00C70B81">
        <w:t>oncept</w:t>
      </w:r>
      <w:bookmarkEnd w:id="710"/>
      <w:r>
        <w:t xml:space="preserve"> </w:t>
      </w:r>
    </w:p>
    <w:p w14:paraId="7E41CEB8" w14:textId="77777777" w:rsidR="000D6396" w:rsidRDefault="000D6396" w:rsidP="00A43D30"/>
    <w:p w14:paraId="3DA45CFC" w14:textId="77777777" w:rsidR="000D6396" w:rsidRDefault="00C46F0A" w:rsidP="00C46F0A">
      <w:pPr>
        <w:pStyle w:val="Heading2"/>
      </w:pPr>
      <w:bookmarkStart w:id="711" w:name="_Toc58341791"/>
      <w:r>
        <w:t>A different kind of community model</w:t>
      </w:r>
      <w:bookmarkEnd w:id="71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2" w:name="_Toc58341792"/>
      <w:r>
        <w:t>What CW3M is for</w:t>
      </w:r>
      <w:bookmarkEnd w:id="71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3" w:name="_Toc58341793"/>
      <w:r>
        <w:t>Management and maintenance</w:t>
      </w:r>
      <w:bookmarkEnd w:id="71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714" w:name="_Toc58341794"/>
      <w:r>
        <w:t>Study areas</w:t>
      </w:r>
      <w:bookmarkEnd w:id="7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15" w:name="_Toc58341795"/>
      <w:r>
        <w:t>Data</w:t>
      </w:r>
      <w:r w:rsidR="00A92F06">
        <w:t>CW3M</w:t>
      </w:r>
      <w:r>
        <w:t xml:space="preserve"> directory structure</w:t>
      </w:r>
      <w:bookmarkEnd w:id="715"/>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16" w:name="_Toc58341796"/>
      <w:r>
        <w:t>DataCW3M\ScenarioData directory structure</w:t>
      </w:r>
      <w:bookmarkEnd w:id="7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17" w:name="_Toc58341797"/>
      <w:r>
        <w:t>DataCW3M\ScenarioData\&lt;scenario&gt; folder contents</w:t>
      </w:r>
      <w:bookmarkEnd w:id="7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18" w:name="_Toc58341798"/>
      <w:r>
        <w:t>DataCW3M\&lt;study area&gt; folder contents</w:t>
      </w:r>
      <w:bookmarkEnd w:id="7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719" w:name="_Ref529607484"/>
      <w:bookmarkStart w:id="72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719"/>
      <w:r>
        <w:t xml:space="preserve">. Willamette River basin study area; embedded study areas are </w:t>
      </w:r>
      <w:r w:rsidR="0005603B">
        <w:t>colored</w:t>
      </w:r>
      <w:r w:rsidR="0097392C">
        <w:t xml:space="preserve"> other than gray.  The 2 lighter blues together make up the upper Willamette basin study area.</w:t>
      </w:r>
      <w:bookmarkEnd w:id="7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721" w:name="_Ref529607514"/>
      <w:bookmarkStart w:id="72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721"/>
      <w:r>
        <w:t>. Tualatin basin study area; Chicken Creek watershed is highlighted.</w:t>
      </w:r>
      <w:bookmarkEnd w:id="7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723" w:name="_Ref529607587"/>
      <w:bookmarkStart w:id="72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723"/>
      <w:r>
        <w:t>. North Santiam watershed study area.</w:t>
      </w:r>
      <w:bookmarkEnd w:id="7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725" w:name="_Ref529607628"/>
      <w:bookmarkStart w:id="72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725"/>
      <w:r>
        <w:t>. Upper Willamette study area.</w:t>
      </w:r>
      <w:bookmarkEnd w:id="7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727" w:name="_Ref529611388"/>
      <w:bookmarkStart w:id="72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727"/>
      <w:r>
        <w:t>. Chicken Creek watershed study area.</w:t>
      </w:r>
      <w:bookmarkEnd w:id="7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29" w:name="_Toc58341799"/>
      <w:r>
        <w:t>Calendar conventions</w:t>
      </w:r>
      <w:bookmarkEnd w:id="7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0" w:name="_Toc58341800"/>
      <w:r>
        <w:t>Water years</w:t>
      </w:r>
      <w:bookmarkEnd w:id="7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31" w:name="_Toc58341801"/>
      <w:r>
        <w:t>Climate data</w:t>
      </w:r>
      <w:bookmarkEnd w:id="731"/>
    </w:p>
    <w:p w14:paraId="4E201698" w14:textId="77777777" w:rsidR="00CB152A" w:rsidRPr="00A06758" w:rsidRDefault="00CB152A" w:rsidP="00A06758"/>
    <w:p w14:paraId="400F9551" w14:textId="77777777" w:rsidR="00CB152A" w:rsidRDefault="00CB152A" w:rsidP="00CB152A">
      <w:pPr>
        <w:pStyle w:val="Heading2"/>
      </w:pPr>
      <w:bookmarkStart w:id="732" w:name="_Toc2858729"/>
      <w:bookmarkStart w:id="733" w:name="_Toc58341802"/>
      <w:r>
        <w:t>Numbered climate scenarios in the model</w:t>
      </w:r>
      <w:bookmarkEnd w:id="732"/>
      <w:bookmarkEnd w:id="733"/>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34" w:name="_Ref6032062"/>
      <w:bookmarkStart w:id="735" w:name="_Ref6033311"/>
      <w:bookmarkStart w:id="736" w:name="_Toc6121576"/>
      <w:r>
        <w:t xml:space="preserve">Table </w:t>
      </w:r>
      <w:bookmarkEnd w:id="734"/>
      <w:r>
        <w:t>1. Numbered climate scenarios</w:t>
      </w:r>
      <w:bookmarkEnd w:id="735"/>
      <w:bookmarkEnd w:id="73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37" w:name="_Toc7759621"/>
      <w:bookmarkStart w:id="738" w:name="_Toc58341803"/>
      <w:r>
        <w:t>Monthly and seasonal weather data</w:t>
      </w:r>
      <w:bookmarkEnd w:id="737"/>
      <w:bookmarkEnd w:id="73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9" w:name="_Toc58341804"/>
      <w:r>
        <w:t>Climate data grid</w:t>
      </w:r>
      <w:r w:rsidR="009F132A">
        <w:t>s</w:t>
      </w:r>
      <w:bookmarkEnd w:id="73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0" w:name="_Toc58341805"/>
      <w:r>
        <w:t>The WW2100 climate grid</w:t>
      </w:r>
      <w:bookmarkEnd w:id="74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41" w:name="_Toc58341806"/>
      <w:r>
        <w:t>The v2 climate grid</w:t>
      </w:r>
      <w:bookmarkEnd w:id="74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42" w:name="_Toc58341807"/>
      <w:r>
        <w:t>How climate data is looked up</w:t>
      </w:r>
      <w:bookmarkEnd w:id="74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43" w:name="_Toc58341808"/>
      <w:r>
        <w:t>What is in a climate dataset</w:t>
      </w:r>
      <w:bookmarkEnd w:id="74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44" w:name="_Toc58341809"/>
      <w:r>
        <w:t>Water rights</w:t>
      </w:r>
      <w:bookmarkEnd w:id="744"/>
    </w:p>
    <w:p w14:paraId="7ECEE8A5" w14:textId="77777777" w:rsidR="00D35AF7" w:rsidRDefault="00D35AF7" w:rsidP="00D35AF7">
      <w:pPr>
        <w:pStyle w:val="Heading2"/>
      </w:pPr>
      <w:bookmarkStart w:id="745" w:name="_Toc58341810"/>
      <w:r>
        <w:t>Water rights data</w:t>
      </w:r>
      <w:bookmarkEnd w:id="74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46" w:name="_Toc58341811"/>
      <w:r>
        <w:lastRenderedPageBreak/>
        <w:t>The wr_pods.csv file</w:t>
      </w:r>
      <w:bookmarkEnd w:id="74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47" w:name="_Toc58341812"/>
      <w:r>
        <w:t>The wr_pous.csv file</w:t>
      </w:r>
      <w:bookmarkEnd w:id="74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48" w:name="_Toc58341813"/>
      <w:r>
        <w:t>Adding a water right</w:t>
      </w:r>
      <w:bookmarkEnd w:id="74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49" w:name="_Toc58341814"/>
      <w:r>
        <w:lastRenderedPageBreak/>
        <w:t>Stream flow and stream temperature</w:t>
      </w:r>
      <w:bookmarkEnd w:id="749"/>
    </w:p>
    <w:p w14:paraId="224B0981" w14:textId="77777777" w:rsidR="008C7362" w:rsidRDefault="008C7362" w:rsidP="008C7362">
      <w:pPr>
        <w:pStyle w:val="Heading2"/>
      </w:pPr>
      <w:bookmarkStart w:id="750" w:name="_Toc50800503"/>
      <w:bookmarkStart w:id="751" w:name="_Toc54090937"/>
      <w:bookmarkStart w:id="752" w:name="_Toc58341815"/>
      <w:r>
        <w:t>Water parcels</w:t>
      </w:r>
      <w:bookmarkEnd w:id="750"/>
      <w:bookmarkEnd w:id="751"/>
      <w:bookmarkEnd w:id="75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3" w:name="_Toc58341816"/>
      <w:r>
        <w:t>Daily water mass and energy balance</w:t>
      </w:r>
      <w:bookmarkEnd w:id="75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4" w:name="_Toc58341817"/>
      <w:r>
        <w:t>Estimating the rate of flow</w:t>
      </w:r>
      <w:r w:rsidR="006A13B7">
        <w:t xml:space="preserve"> </w:t>
      </w:r>
      <w:r>
        <w:t>in a stream reach</w:t>
      </w:r>
      <w:bookmarkEnd w:id="754"/>
    </w:p>
    <w:p w14:paraId="28F0C643" w14:textId="51EEF8D6"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ins w:id="755" w:author="David Conklin" w:date="2020-12-11T05:04:00Z">
        <w:r w:rsidR="00AB737C">
          <w:t>each</w:t>
        </w:r>
      </w:ins>
      <w:del w:id="756" w:author="David Conklin" w:date="2020-12-11T05:04:00Z">
        <w:r w:rsidR="001A6DC9" w:rsidDel="00AB737C">
          <w:delText>all</w:delText>
        </w:r>
      </w:del>
      <w:r w:rsidR="001A6DC9">
        <w:t xml:space="preserve"> reach</w:t>
      </w:r>
      <w:del w:id="757" w:author="David Conklin" w:date="2020-12-11T05:04:00Z">
        <w:r w:rsidR="001A6DC9" w:rsidDel="00AB737C">
          <w:delText>es</w:delText>
        </w:r>
      </w:del>
      <w:r w:rsidR="001A6DC9">
        <w:t xml:space="preserve"> </w:t>
      </w:r>
      <w:del w:id="758" w:author="David Conklin" w:date="2020-12-08T14:55:00Z">
        <w:r w:rsidR="001A6DC9" w:rsidDel="00F91EEB">
          <w:delText xml:space="preserve">except the one at the “root” </w:delText>
        </w:r>
      </w:del>
      <w:r w:rsidR="001A6DC9">
        <w:t>drain</w:t>
      </w:r>
      <w:ins w:id="759" w:author="David Conklin" w:date="2020-12-11T05:04:00Z">
        <w:r w:rsidR="00AB737C">
          <w:t>s</w:t>
        </w:r>
      </w:ins>
      <w:r w:rsidR="001A6DC9">
        <w:t xml:space="preserve"> into a single</w:t>
      </w:r>
      <w:ins w:id="760" w:author="David Conklin" w:date="2020-12-11T05:05:00Z">
        <w:r w:rsidR="00AB737C">
          <w:t xml:space="preserve"> </w:t>
        </w:r>
      </w:ins>
      <w:ins w:id="761" w:author="David Conklin" w:date="2020-12-11T05:06:00Z">
        <w:r w:rsidR="00AB737C">
          <w:t xml:space="preserve">next </w:t>
        </w:r>
      </w:ins>
      <w:ins w:id="762" w:author="David Conklin" w:date="2020-12-11T05:05:00Z">
        <w:r w:rsidR="00AB737C">
          <w:t>reach just</w:t>
        </w:r>
      </w:ins>
      <w:r w:rsidR="001A6DC9">
        <w:t xml:space="preserve"> downstream</w:t>
      </w:r>
      <w:del w:id="763" w:author="David Conklin" w:date="2020-12-11T05:05:00Z">
        <w:r w:rsidR="001A6DC9" w:rsidDel="00AB737C">
          <w:delText xml:space="preserve"> reach</w:delText>
        </w:r>
      </w:del>
      <w:r w:rsidR="001A6DC9">
        <w:t>.</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764"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88B73ED" w:rsidR="00B45AB9" w:rsidRDefault="007B1928">
      <w:pPr>
        <w:ind w:firstLine="720"/>
        <w:rPr>
          <w:ins w:id="765"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766" w:author="David Conklin" w:date="2020-12-08T14:57:00Z">
        <w:r w:rsidR="00F91EEB">
          <w:t>ve</w:t>
        </w:r>
      </w:ins>
      <w:del w:id="767"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768" w:author="David Conklin" w:date="2020-12-08T16:17:00Z">
        <w:r w:rsidR="00A53465">
          <w:t>.  The Manning equation itself is</w:t>
        </w:r>
      </w:ins>
      <w:ins w:id="769" w:author="David Conklin" w:date="2020-12-08T22:30:00Z">
        <w:r w:rsidR="00B45AB9">
          <w:t>:</w:t>
        </w:r>
      </w:ins>
    </w:p>
    <w:p w14:paraId="4D7C794F" w14:textId="374B4551" w:rsidR="00DD603F" w:rsidRPr="00B45AB9" w:rsidRDefault="00DD603F" w:rsidP="00DD603F">
      <w:pPr>
        <w:ind w:left="720"/>
        <w:rPr>
          <w:ins w:id="770" w:author="David Conklin" w:date="2020-12-10T08:31:00Z"/>
        </w:rPr>
      </w:pPr>
      <w:ins w:id="771" w:author="David Conklin" w:date="2020-12-10T08:31:00Z">
        <w:r>
          <w:tab/>
          <w:t>Q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rsidP="00DD603F">
      <w:pPr>
        <w:rPr>
          <w:ins w:id="772" w:author="David Conklin" w:date="2020-12-08T22:30:00Z"/>
        </w:rPr>
        <w:pPrChange w:id="773" w:author="David Conklin" w:date="2020-12-10T08:31:00Z">
          <w:pPr>
            <w:ind w:firstLine="720"/>
          </w:pPr>
        </w:pPrChange>
      </w:pPr>
    </w:p>
    <w:p w14:paraId="4521BEA6" w14:textId="77777777" w:rsidR="00B45AB9" w:rsidRDefault="00B45AB9">
      <w:pPr>
        <w:rPr>
          <w:ins w:id="774" w:author="David Conklin" w:date="2020-12-08T22:31:00Z"/>
        </w:rPr>
        <w:pPrChange w:id="775" w:author="David Conklin" w:date="2020-12-08T22:31:00Z">
          <w:pPr>
            <w:ind w:left="720"/>
          </w:pPr>
        </w:pPrChange>
      </w:pPr>
      <w:ins w:id="776" w:author="David Conklin" w:date="2020-12-08T22:29:00Z">
        <w:r>
          <w:lastRenderedPageBreak/>
          <w:t>(</w:t>
        </w:r>
      </w:ins>
      <w:ins w:id="777"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778" w:author="David Conklin" w:date="2020-12-08T22:23:00Z"/>
          <w:i/>
          <w:iCs/>
          <w:rPrChange w:id="779" w:author="David Conklin" w:date="2020-12-10T08:32:00Z">
            <w:rPr>
              <w:ins w:id="780" w:author="David Conklin" w:date="2020-12-08T22:23:00Z"/>
            </w:rPr>
          </w:rPrChange>
        </w:rPr>
      </w:pPr>
      <w:del w:id="781" w:author="David Conklin" w:date="2020-12-08T16:11:00Z">
        <w:r w:rsidDel="00570B57">
          <w:delText>.</w:delText>
        </w:r>
      </w:del>
      <w:del w:id="782" w:author="David Conklin" w:date="2020-12-08T22:31:00Z">
        <w:r w:rsidDel="00B45AB9">
          <w:delText xml:space="preserve"> </w:delText>
        </w:r>
      </w:del>
      <w:ins w:id="783" w:author="David Conklin" w:date="2020-12-08T16:13:00Z">
        <w:r w:rsidR="00570B57">
          <w:t>where</w:t>
        </w:r>
      </w:ins>
    </w:p>
    <w:p w14:paraId="1BF17E50" w14:textId="705F4960" w:rsidR="00570B57" w:rsidRDefault="00B45AB9" w:rsidP="00B45AB9">
      <w:pPr>
        <w:rPr>
          <w:ins w:id="784" w:author="David Conklin" w:date="2020-12-08T22:24:00Z"/>
        </w:rPr>
      </w:pPr>
      <w:ins w:id="785" w:author="David Conklin" w:date="2020-12-08T22:23:00Z">
        <w:r>
          <w:tab/>
        </w:r>
        <w:r>
          <w:tab/>
          <w:t xml:space="preserve">Q = </w:t>
        </w:r>
      </w:ins>
      <w:ins w:id="786" w:author="David Conklin" w:date="2020-12-11T05:17:00Z">
        <w:r w:rsidR="00EC0CDD">
          <w:t xml:space="preserve">volumetric </w:t>
        </w:r>
      </w:ins>
      <w:ins w:id="787" w:author="David Conklin" w:date="2020-12-08T22:23:00Z">
        <w:r>
          <w:t>flow rate</w:t>
        </w:r>
      </w:ins>
      <w:ins w:id="788" w:author="David Conklin" w:date="2020-12-08T16:14:00Z">
        <w:r w:rsidR="00570B57">
          <w:t xml:space="preserve">, </w:t>
        </w:r>
      </w:ins>
      <w:ins w:id="789" w:author="David Conklin" w:date="2020-12-08T22:24:00Z">
        <w:r>
          <w:t>m</w:t>
        </w:r>
      </w:ins>
      <w:ins w:id="790" w:author="David Conklin" w:date="2020-12-08T16:14:00Z">
        <w:r w:rsidR="00570B57">
          <w:rPr>
            <w:vertAlign w:val="superscript"/>
          </w:rPr>
          <w:t>3</w:t>
        </w:r>
        <w:r w:rsidR="00570B57">
          <w:t>/s</w:t>
        </w:r>
      </w:ins>
      <w:ins w:id="791" w:author="David Conklin" w:date="2020-12-08T16:23:00Z">
        <w:r w:rsidR="00F707FC">
          <w:t xml:space="preserve"> </w:t>
        </w:r>
      </w:ins>
    </w:p>
    <w:p w14:paraId="422E4102" w14:textId="4B04E647" w:rsidR="00B45AB9" w:rsidRDefault="00B45AB9" w:rsidP="00B45AB9">
      <w:pPr>
        <w:rPr>
          <w:ins w:id="792" w:author="David Conklin" w:date="2020-12-11T05:38:00Z"/>
        </w:rPr>
      </w:pPr>
      <w:ins w:id="793" w:author="David Conklin" w:date="2020-12-08T22:24:00Z">
        <w:r>
          <w:tab/>
        </w:r>
        <w:r>
          <w:tab/>
          <w:t>A = cross-sectional area of flo</w:t>
        </w:r>
      </w:ins>
      <w:ins w:id="794" w:author="David Conklin" w:date="2020-12-08T22:25:00Z">
        <w:r>
          <w:t>w, m</w:t>
        </w:r>
        <w:r>
          <w:rPr>
            <w:vertAlign w:val="superscript"/>
          </w:rPr>
          <w:t>2</w:t>
        </w:r>
      </w:ins>
    </w:p>
    <w:p w14:paraId="160320D7" w14:textId="514E5E55" w:rsidR="00201607" w:rsidRPr="00201607" w:rsidRDefault="00201607" w:rsidP="00B45AB9">
      <w:pPr>
        <w:rPr>
          <w:ins w:id="795" w:author="David Conklin" w:date="2020-12-08T22:25:00Z"/>
          <w:rPrChange w:id="796" w:author="David Conklin" w:date="2020-12-11T05:38:00Z">
            <w:rPr>
              <w:ins w:id="797" w:author="David Conklin" w:date="2020-12-08T22:25:00Z"/>
              <w:vertAlign w:val="superscript"/>
            </w:rPr>
          </w:rPrChange>
        </w:rPr>
      </w:pPr>
      <w:ins w:id="798" w:author="David Conklin" w:date="2020-12-11T05:38:00Z">
        <w:r>
          <w:tab/>
        </w:r>
        <w:r>
          <w:tab/>
          <w:t>p = wetted perimeter, m</w:t>
        </w:r>
      </w:ins>
    </w:p>
    <w:p w14:paraId="09E7CADB" w14:textId="5B7F1C2D" w:rsidR="00B45AB9" w:rsidRDefault="00B45AB9" w:rsidP="00B45AB9">
      <w:pPr>
        <w:rPr>
          <w:ins w:id="799" w:author="David Conklin" w:date="2020-12-08T22:27:00Z"/>
        </w:rPr>
      </w:pPr>
      <w:ins w:id="800" w:author="David Conklin" w:date="2020-12-08T22:25:00Z">
        <w:r>
          <w:rPr>
            <w:vertAlign w:val="superscript"/>
          </w:rPr>
          <w:tab/>
        </w:r>
        <w:r>
          <w:rPr>
            <w:vertAlign w:val="superscript"/>
          </w:rPr>
          <w:tab/>
        </w:r>
        <w:r>
          <w:t xml:space="preserve">R = </w:t>
        </w:r>
      </w:ins>
      <w:ins w:id="801" w:author="David Conklin" w:date="2020-12-11T05:39:00Z">
        <w:r w:rsidR="00201607">
          <w:t>A/p</w:t>
        </w:r>
        <w:r w:rsidR="00201607">
          <w:tab/>
          <w:t xml:space="preserve">     </w:t>
        </w:r>
      </w:ins>
      <w:ins w:id="802" w:author="David Conklin" w:date="2020-12-08T22:25:00Z">
        <w:r>
          <w:t>hydraulic radius</w:t>
        </w:r>
      </w:ins>
      <w:ins w:id="803" w:author="David Conklin" w:date="2020-12-08T22:26:00Z">
        <w:r>
          <w:t>, m</w:t>
        </w:r>
      </w:ins>
      <w:ins w:id="804" w:author="David Conklin" w:date="2020-12-08T22:25:00Z">
        <w:r>
          <w:t xml:space="preserve"> </w:t>
        </w:r>
      </w:ins>
    </w:p>
    <w:p w14:paraId="2D02F66F" w14:textId="4EE99B03" w:rsidR="00B45AB9" w:rsidRPr="00B45AB9" w:rsidRDefault="00B45AB9">
      <w:pPr>
        <w:rPr>
          <w:ins w:id="805" w:author="David Conklin" w:date="2020-12-08T16:14:00Z"/>
        </w:rPr>
      </w:pPr>
      <w:ins w:id="806" w:author="David Conklin" w:date="2020-12-08T22:27:00Z">
        <w:r>
          <w:tab/>
        </w:r>
        <w:r>
          <w:tab/>
          <w:t>S = slope, as rise/run</w:t>
        </w:r>
      </w:ins>
    </w:p>
    <w:p w14:paraId="7E2B4ED1" w14:textId="6324572B" w:rsidR="00AB737C" w:rsidRPr="00BC45C1" w:rsidRDefault="00570B57" w:rsidP="00570B57">
      <w:pPr>
        <w:rPr>
          <w:ins w:id="807" w:author="David Conklin" w:date="2020-12-11T05:08:00Z"/>
          <w:vertAlign w:val="superscript"/>
          <w:rPrChange w:id="808" w:author="David Conklin" w:date="2020-12-11T10:22:00Z">
            <w:rPr>
              <w:ins w:id="809" w:author="David Conklin" w:date="2020-12-11T05:08:00Z"/>
            </w:rPr>
          </w:rPrChange>
        </w:rPr>
      </w:pPr>
      <w:ins w:id="810" w:author="David Conklin" w:date="2020-12-08T16:14:00Z">
        <w:r>
          <w:tab/>
        </w:r>
        <w:r>
          <w:tab/>
        </w:r>
        <w:r w:rsidRPr="00B45AB9">
          <w:rPr>
            <w:i/>
            <w:iCs/>
            <w:rPrChange w:id="811" w:author="David Conklin" w:date="2020-12-08T22:28:00Z">
              <w:rPr/>
            </w:rPrChange>
          </w:rPr>
          <w:t>n</w:t>
        </w:r>
        <w:r>
          <w:t xml:space="preserve"> </w:t>
        </w:r>
      </w:ins>
      <w:ins w:id="812" w:author="David Conklin" w:date="2020-12-08T16:15:00Z">
        <w:r>
          <w:t xml:space="preserve">= </w:t>
        </w:r>
      </w:ins>
      <w:ins w:id="813" w:author="David Conklin" w:date="2020-12-11T05:08:00Z">
        <w:r w:rsidR="00AB737C">
          <w:t xml:space="preserve">Manning </w:t>
        </w:r>
      </w:ins>
      <w:ins w:id="814" w:author="David Conklin" w:date="2020-12-08T22:26:00Z">
        <w:r w:rsidR="00B45AB9">
          <w:t>roughness</w:t>
        </w:r>
      </w:ins>
      <w:ins w:id="815" w:author="David Conklin" w:date="2020-12-11T05:08:00Z">
        <w:r w:rsidR="00AB737C">
          <w:t xml:space="preserve"> coefficient</w:t>
        </w:r>
      </w:ins>
      <w:ins w:id="816" w:author="David Conklin" w:date="2020-12-08T22:26:00Z">
        <w:r w:rsidR="00B45AB9">
          <w:t xml:space="preserve">, a function </w:t>
        </w:r>
      </w:ins>
      <w:ins w:id="817" w:author="David Conklin" w:date="2020-12-08T22:27:00Z">
        <w:r w:rsidR="00B45AB9">
          <w:t>of channel material and condition</w:t>
        </w:r>
      </w:ins>
      <w:ins w:id="818" w:author="David Conklin" w:date="2020-12-11T05:07:00Z">
        <w:r w:rsidR="00AB737C">
          <w:t xml:space="preserve">, </w:t>
        </w:r>
      </w:ins>
      <w:ins w:id="819" w:author="David Conklin" w:date="2020-12-11T10:22:00Z">
        <w:r w:rsidR="00BC45C1">
          <w:t>s/m</w:t>
        </w:r>
        <w:r w:rsidR="00BC45C1">
          <w:rPr>
            <w:vertAlign w:val="superscript"/>
          </w:rPr>
          <w:t>1/3</w:t>
        </w:r>
      </w:ins>
    </w:p>
    <w:p w14:paraId="5E89B0C2" w14:textId="26FBEC01" w:rsidR="00371041" w:rsidRDefault="00371041" w:rsidP="00570B57">
      <w:pPr>
        <w:rPr>
          <w:ins w:id="820" w:author="David Conklin" w:date="2020-12-11T10:23:00Z"/>
        </w:rPr>
      </w:pPr>
    </w:p>
    <w:p w14:paraId="06E7C153" w14:textId="1CD3DD0B" w:rsidR="003D0B14" w:rsidRPr="003D0B14" w:rsidRDefault="003D0B14" w:rsidP="003D0B14">
      <w:pPr>
        <w:rPr>
          <w:ins w:id="821" w:author="David Conklin" w:date="2020-12-11T10:23:00Z"/>
          <w:rPrChange w:id="822" w:author="David Conklin" w:date="2020-12-11T10:27:00Z">
            <w:rPr>
              <w:ins w:id="823" w:author="David Conklin" w:date="2020-12-11T10:23:00Z"/>
            </w:rPr>
          </w:rPrChange>
        </w:rPr>
        <w:pPrChange w:id="824" w:author="David Conklin" w:date="2020-12-11T10:23:00Z">
          <w:pPr>
            <w:ind w:left="1440" w:firstLine="720"/>
          </w:pPr>
        </w:pPrChange>
      </w:pPr>
      <w:ins w:id="825" w:author="David Conklin" w:date="2020-12-11T10:23:00Z">
        <w:r>
          <w:t xml:space="preserve">Manning roughness coefficients are </w:t>
        </w:r>
        <w:r>
          <w:t>usually in s/ft</w:t>
        </w:r>
        <w:r>
          <w:rPr>
            <w:vertAlign w:val="superscript"/>
          </w:rPr>
          <w:t>1/3</w:t>
        </w:r>
        <w:r>
          <w:t>,</w:t>
        </w:r>
        <w:r>
          <w:t xml:space="preserve"> with</w:t>
        </w:r>
        <w:r>
          <w:t xml:space="preserve"> typical values 0.001 s/ft</w:t>
        </w:r>
        <w:r>
          <w:rPr>
            <w:vertAlign w:val="superscript"/>
          </w:rPr>
          <w:t>1/3</w:t>
        </w:r>
        <w:r>
          <w:t xml:space="preserve"> (smoothest) – 0.050 s/ft</w:t>
        </w:r>
        <w:r>
          <w:rPr>
            <w:vertAlign w:val="superscript"/>
          </w:rPr>
          <w:t>1/3</w:t>
        </w:r>
        <w:r>
          <w:t xml:space="preserve"> (roughest)</w:t>
        </w:r>
        <w:r>
          <w:t xml:space="preserve">.  To convert from </w:t>
        </w:r>
      </w:ins>
      <w:ins w:id="826" w:author="David Conklin" w:date="2020-12-11T10:24:00Z">
        <w:r>
          <w:t xml:space="preserve">a table value of </w:t>
        </w:r>
        <w:r>
          <w:rPr>
            <w:i/>
            <w:iCs/>
          </w:rPr>
          <w:t>n</w:t>
        </w:r>
        <w:r>
          <w:t xml:space="preserve"> in </w:t>
        </w:r>
        <w:r>
          <w:t>s/ft</w:t>
        </w:r>
        <w:r>
          <w:rPr>
            <w:vertAlign w:val="superscript"/>
          </w:rPr>
          <w:t>1/3</w:t>
        </w:r>
        <w:r>
          <w:t xml:space="preserve"> to </w:t>
        </w:r>
      </w:ins>
      <w:ins w:id="827" w:author="David Conklin" w:date="2020-12-11T10:25:00Z">
        <w:r>
          <w:t xml:space="preserve">a value in </w:t>
        </w:r>
        <w:r>
          <w:t>s/m</w:t>
        </w:r>
        <w:r>
          <w:rPr>
            <w:vertAlign w:val="superscript"/>
          </w:rPr>
          <w:t>1/3</w:t>
        </w:r>
        <w:r>
          <w:t xml:space="preserve">, multiply the table value by </w:t>
        </w:r>
      </w:ins>
      <w:ins w:id="828" w:author="David Conklin" w:date="2020-12-11T10:26:00Z">
        <w:r>
          <w:t>(1 m / 3.28084 ft)</w:t>
        </w:r>
      </w:ins>
      <w:ins w:id="829" w:author="David Conklin" w:date="2020-12-11T10:27:00Z">
        <w:r>
          <w:rPr>
            <w:vertAlign w:val="superscript"/>
          </w:rPr>
          <w:t>1/3</w:t>
        </w:r>
        <w:r>
          <w:t xml:space="preserve"> (= 0.673</w:t>
        </w:r>
      </w:ins>
      <w:ins w:id="830" w:author="David Conklin" w:date="2020-12-11T10:28:00Z">
        <w:r>
          <w:t>).</w:t>
        </w:r>
      </w:ins>
    </w:p>
    <w:p w14:paraId="2999A8A6" w14:textId="77777777" w:rsidR="003D0B14" w:rsidRPr="00EC0CDD" w:rsidRDefault="003D0B14" w:rsidP="00570B57">
      <w:pPr>
        <w:rPr>
          <w:ins w:id="831" w:author="David Conklin" w:date="2020-12-10T16:15:00Z"/>
          <w:vertAlign w:val="superscript"/>
          <w:rPrChange w:id="832" w:author="David Conklin" w:date="2020-12-11T05:14:00Z">
            <w:rPr>
              <w:ins w:id="833" w:author="David Conklin" w:date="2020-12-10T16:15:00Z"/>
            </w:rPr>
          </w:rPrChange>
        </w:rPr>
      </w:pPr>
    </w:p>
    <w:p w14:paraId="0B1A3A00" w14:textId="05645119" w:rsidR="00570B57" w:rsidRDefault="00A53465">
      <w:pPr>
        <w:rPr>
          <w:ins w:id="834" w:author="David Conklin" w:date="2020-12-08T16:11:00Z"/>
        </w:rPr>
        <w:pPrChange w:id="835" w:author="David Conklin" w:date="2020-12-08T22:28:00Z">
          <w:pPr>
            <w:ind w:firstLine="720"/>
          </w:pPr>
        </w:pPrChange>
      </w:pPr>
      <w:ins w:id="836" w:author="David Conklin" w:date="2020-12-08T16:18:00Z">
        <w:r>
          <w:tab/>
        </w:r>
        <w:r>
          <w:tab/>
        </w:r>
      </w:ins>
    </w:p>
    <w:p w14:paraId="1EDA0BAD" w14:textId="73A7E84D" w:rsidR="000F5E41" w:rsidRDefault="009236BE">
      <w:pPr>
        <w:ind w:firstLine="720"/>
        <w:rPr>
          <w:ins w:id="837" w:author="David Conklin" w:date="2020-12-10T08:30:00Z"/>
        </w:rPr>
      </w:pPr>
      <w:r>
        <w:t xml:space="preserve"> By algebraic manipulation</w:t>
      </w:r>
      <w:ins w:id="838" w:author="David Conklin" w:date="2020-12-08T16:22:00Z">
        <w:r w:rsidR="00F707FC">
          <w:t xml:space="preserve"> and by </w:t>
        </w:r>
      </w:ins>
      <w:ins w:id="839" w:author="David Conklin" w:date="2020-12-11T05:15:00Z">
        <w:r w:rsidR="00EC0CDD">
          <w:t>assuming that the channel has a rectangular cross-</w:t>
        </w:r>
      </w:ins>
      <w:ins w:id="840" w:author="David Conklin" w:date="2020-12-11T05:16:00Z">
        <w:r w:rsidR="00EC0CDD">
          <w:t>section with a fixed width:depth ratio</w:t>
        </w:r>
      </w:ins>
      <w:r>
        <w:t>, the Manning equation can</w:t>
      </w:r>
      <w:del w:id="841" w:author="David Conklin" w:date="2020-12-10T04:29:00Z">
        <w:r w:rsidDel="000F5E41">
          <w:delText xml:space="preserve"> </w:delText>
        </w:r>
      </w:del>
      <w:ins w:id="842" w:author="David Conklin" w:date="2020-12-08T17:17:00Z">
        <w:r w:rsidR="00EB55D3">
          <w:t xml:space="preserve"> </w:t>
        </w:r>
      </w:ins>
      <w:r>
        <w:t>be rewritten as an equation for depth</w:t>
      </w:r>
      <w:ins w:id="843" w:author="David Conklin" w:date="2020-12-08T16:22:00Z">
        <w:r w:rsidR="00F707FC">
          <w:t xml:space="preserve"> </w:t>
        </w:r>
      </w:ins>
      <w:ins w:id="844" w:author="David Conklin" w:date="2020-12-11T05:18:00Z">
        <w:r w:rsidR="00EC0CDD">
          <w:t xml:space="preserve">d </w:t>
        </w:r>
      </w:ins>
      <w:ins w:id="845" w:author="David Conklin" w:date="2020-12-08T16:22:00Z">
        <w:r w:rsidR="00F707FC">
          <w:t xml:space="preserve">as a function of </w:t>
        </w:r>
      </w:ins>
      <w:ins w:id="846" w:author="David Conklin" w:date="2020-12-11T05:18:00Z">
        <w:r w:rsidR="00EC0CDD">
          <w:t xml:space="preserve">the flow </w:t>
        </w:r>
      </w:ins>
      <w:ins w:id="847" w:author="David Conklin" w:date="2020-12-08T16:23:00Z">
        <w:r w:rsidR="00F707FC">
          <w:t>Q</w:t>
        </w:r>
      </w:ins>
      <w:ins w:id="848" w:author="David Conklin" w:date="2020-12-08T16:46:00Z">
        <w:r w:rsidR="0041368E">
          <w:t>, the channel width:depth ratio</w:t>
        </w:r>
      </w:ins>
      <w:ins w:id="849" w:author="David Conklin" w:date="2020-12-11T05:17:00Z">
        <w:r w:rsidR="00EC0CDD">
          <w:t xml:space="preserve"> wdr</w:t>
        </w:r>
      </w:ins>
      <w:ins w:id="850" w:author="David Conklin" w:date="2020-12-08T16:46:00Z">
        <w:r w:rsidR="0041368E">
          <w:t>, and the slope</w:t>
        </w:r>
      </w:ins>
      <w:ins w:id="851" w:author="David Conklin" w:date="2020-12-11T05:17:00Z">
        <w:r w:rsidR="00EC0CDD">
          <w:t xml:space="preserve"> S</w:t>
        </w:r>
      </w:ins>
      <w:ins w:id="852" w:author="David Conklin" w:date="2020-12-10T04:32:00Z">
        <w:r w:rsidR="000F5E41">
          <w:t>.</w:t>
        </w:r>
      </w:ins>
      <w:ins w:id="853" w:author="David Conklin" w:date="2020-12-10T08:32:00Z">
        <w:r w:rsidR="00DD603F">
          <w:t xml:space="preserve">  The formula </w:t>
        </w:r>
      </w:ins>
      <w:ins w:id="854" w:author="David Conklin" w:date="2020-12-10T08:33:00Z">
        <w:r w:rsidR="00DD603F">
          <w:t>used for depth as a function of Q in CW3M makes depth proportional to th</w:t>
        </w:r>
      </w:ins>
      <w:ins w:id="855" w:author="David Conklin" w:date="2020-12-10T08:34:00Z">
        <w:r w:rsidR="00DD603F">
          <w:t xml:space="preserve">e 3/8 power of Q.  </w:t>
        </w:r>
      </w:ins>
      <w:ins w:id="856" w:author="David Conklin" w:date="2020-12-11T05:19:00Z">
        <w:r w:rsidR="00EC0CDD">
          <w:t>The assumption that the channel cross-s</w:t>
        </w:r>
      </w:ins>
      <w:ins w:id="857" w:author="David Conklin" w:date="2020-12-11T05:20:00Z">
        <w:r w:rsidR="00EC0CDD">
          <w:t xml:space="preserve">ection is both rectangular and has a fixed width:depth ratio is </w:t>
        </w:r>
      </w:ins>
      <w:ins w:id="858" w:author="David Conklin" w:date="2020-12-10T08:35:00Z">
        <w:r w:rsidR="00DD603F">
          <w:t>mathematically</w:t>
        </w:r>
      </w:ins>
      <w:ins w:id="859" w:author="David Conklin" w:date="2020-12-10T08:34:00Z">
        <w:r w:rsidR="00DD603F">
          <w:t xml:space="preserve"> convenient but physically </w:t>
        </w:r>
      </w:ins>
      <w:ins w:id="860" w:author="David Conklin" w:date="2020-12-10T08:36:00Z">
        <w:r w:rsidR="00DD603F">
          <w:t>questionable</w:t>
        </w:r>
      </w:ins>
      <w:ins w:id="861" w:author="David Conklin" w:date="2020-12-11T05:21:00Z">
        <w:r w:rsidR="00EC0CDD">
          <w:t>.</w:t>
        </w:r>
      </w:ins>
      <w:ins w:id="862" w:author="David Conklin" w:date="2020-12-10T08:35:00Z">
        <w:r w:rsidR="00DD603F">
          <w:t xml:space="preserve"> </w:t>
        </w:r>
      </w:ins>
      <w:ins w:id="863" w:author="David Conklin" w:date="2020-12-11T05:21:00Z">
        <w:r w:rsidR="00EC0CDD">
          <w:t xml:space="preserve"> </w:t>
        </w:r>
      </w:ins>
      <w:ins w:id="864" w:author="David Conklin" w:date="2020-12-10T08:41:00Z">
        <w:r w:rsidR="008805C5">
          <w:t>In reality, h</w:t>
        </w:r>
      </w:ins>
      <w:ins w:id="865" w:author="David Conklin" w:date="2020-12-10T08:37:00Z">
        <w:r w:rsidR="00DD603F">
          <w:t>olding the width</w:t>
        </w:r>
      </w:ins>
      <w:ins w:id="866" w:author="David Conklin" w:date="2020-12-10T08:38:00Z">
        <w:r w:rsidR="00DD603F">
          <w:t xml:space="preserve">:depth ratio constant with changing flow would </w:t>
        </w:r>
      </w:ins>
      <w:ins w:id="867" w:author="David Conklin" w:date="2020-12-10T08:41:00Z">
        <w:r w:rsidR="008805C5">
          <w:t>necessi</w:t>
        </w:r>
      </w:ins>
      <w:ins w:id="868" w:author="David Conklin" w:date="2020-12-10T08:42:00Z">
        <w:r w:rsidR="008805C5">
          <w:t>tate</w:t>
        </w:r>
      </w:ins>
      <w:ins w:id="869" w:author="David Conklin" w:date="2020-12-10T08:38:00Z">
        <w:r w:rsidR="00DD603F">
          <w:t xml:space="preserve"> </w:t>
        </w:r>
      </w:ins>
      <w:ins w:id="870" w:author="David Conklin" w:date="2020-12-10T08:42:00Z">
        <w:r w:rsidR="008805C5">
          <w:t>changes to the</w:t>
        </w:r>
      </w:ins>
      <w:ins w:id="871" w:author="David Conklin" w:date="2020-12-10T08:39:00Z">
        <w:r w:rsidR="00DD603F">
          <w:t xml:space="preserve"> channel</w:t>
        </w:r>
      </w:ins>
      <w:ins w:id="872" w:author="David Conklin" w:date="2020-12-10T08:40:00Z">
        <w:r w:rsidR="00DD603F">
          <w:t xml:space="preserve"> width in proportion to the channel depth</w:t>
        </w:r>
        <w:r w:rsidR="008805C5">
          <w:t xml:space="preserve"> as Q changes</w:t>
        </w:r>
      </w:ins>
      <w:ins w:id="873" w:author="David Conklin" w:date="2020-12-10T08:41:00Z">
        <w:r w:rsidR="008805C5">
          <w:t>.</w:t>
        </w:r>
      </w:ins>
      <w:ins w:id="874" w:author="David Conklin" w:date="2020-12-10T08:43:00Z">
        <w:r w:rsidR="008805C5">
          <w:t xml:space="preserve">  Doing so while maintaining a rectangular cross-section would necessitate </w:t>
        </w:r>
      </w:ins>
      <w:ins w:id="875" w:author="David Conklin" w:date="2020-12-10T08:44:00Z">
        <w:r w:rsidR="008805C5">
          <w:t>displacing the streambed and stream banks</w:t>
        </w:r>
      </w:ins>
      <w:ins w:id="876" w:author="David Conklin" w:date="2020-12-10T08:45:00Z">
        <w:r w:rsidR="008805C5">
          <w:t>.</w:t>
        </w:r>
      </w:ins>
      <w:del w:id="877" w:author="David Conklin" w:date="2020-12-10T04:29:00Z">
        <w:r w:rsidDel="000F5E41">
          <w:delText xml:space="preserve">.  </w:delText>
        </w:r>
      </w:del>
    </w:p>
    <w:p w14:paraId="1EABB913" w14:textId="77777777" w:rsidR="00DD603F" w:rsidRDefault="00DD603F">
      <w:pPr>
        <w:ind w:firstLine="720"/>
        <w:rPr>
          <w:ins w:id="878" w:author="David Conklin" w:date="2020-12-10T04:32:00Z"/>
        </w:rPr>
      </w:pPr>
    </w:p>
    <w:p w14:paraId="4675AE25" w14:textId="0D83DDB7" w:rsidR="00DD603F" w:rsidRPr="00094BB3" w:rsidRDefault="00DD603F" w:rsidP="00DD603F">
      <w:pPr>
        <w:rPr>
          <w:ins w:id="879" w:author="David Conklin" w:date="2020-12-10T08:30:00Z"/>
        </w:rPr>
      </w:pPr>
      <w:ins w:id="880" w:author="David Conklin" w:date="2020-12-10T08:30:00Z">
        <w:r>
          <w:t>The actual C++ code in</w:t>
        </w:r>
      </w:ins>
      <w:ins w:id="881" w:author="David Conklin" w:date="2020-12-11T05:23:00Z">
        <w:r w:rsidR="00EC0CDD">
          <w:t xml:space="preserve"> the</w:t>
        </w:r>
      </w:ins>
      <w:ins w:id="882" w:author="David Conklin" w:date="2020-12-10T08:30:00Z">
        <w:r>
          <w:t xml:space="preserve"> </w:t>
        </w:r>
        <w:r w:rsidRPr="00EC0CDD">
          <w:rPr>
            <w:i/>
            <w:iCs/>
            <w:rPrChange w:id="883" w:author="David Conklin" w:date="2020-12-11T05:23:00Z">
              <w:rPr/>
            </w:rPrChange>
          </w:rPr>
          <w:t>GetManningDepthFromQ()</w:t>
        </w:r>
        <w:r>
          <w:t xml:space="preserve"> </w:t>
        </w:r>
      </w:ins>
      <w:ins w:id="884" w:author="David Conklin" w:date="2020-12-11T05:23:00Z">
        <w:r w:rsidR="00EC0CDD">
          <w:t xml:space="preserve">function </w:t>
        </w:r>
      </w:ins>
      <w:ins w:id="885" w:author="David Conklin" w:date="2020-12-10T08:30:00Z">
        <w:r>
          <w:t xml:space="preserve">has </w:t>
        </w:r>
      </w:ins>
      <w:ins w:id="886" w:author="David Conklin" w:date="2020-12-10T08:45:00Z">
        <w:r w:rsidR="008805C5">
          <w:t>this form</w:t>
        </w:r>
      </w:ins>
    </w:p>
    <w:p w14:paraId="2BA6A95E" w14:textId="1CE9FCFD" w:rsidR="00DD603F" w:rsidRDefault="00DD603F" w:rsidP="00DD603F">
      <w:pPr>
        <w:ind w:left="720" w:firstLine="720"/>
        <w:rPr>
          <w:ins w:id="887" w:author="David Conklin" w:date="2020-12-10T08:30:00Z"/>
        </w:rPr>
      </w:pPr>
      <w:ins w:id="888" w:author="David Conklin" w:date="2020-12-10T08:30:00Z">
        <w:r>
          <w:t xml:space="preserve">d = </w:t>
        </w:r>
      </w:ins>
      <w:ins w:id="889" w:author="David Conklin" w:date="2020-12-10T08:49:00Z">
        <w:r w:rsidR="008805C5">
          <w:t xml:space="preserve"> </w:t>
        </w:r>
      </w:ins>
      <w:ins w:id="890" w:author="David Conklin" w:date="2020-12-10T08:30:00Z">
        <w:r>
          <w:t>(</w:t>
        </w:r>
      </w:ins>
      <w:ins w:id="891" w:author="David Conklin" w:date="2020-12-10T08:46:00Z">
        <w:r w:rsidR="008805C5">
          <w:t>0.3 Q</w:t>
        </w:r>
      </w:ins>
      <w:ins w:id="892" w:author="David Conklin" w:date="2020-12-10T08:30:00Z">
        <w:r>
          <w:t xml:space="preserve"> /</w:t>
        </w:r>
      </w:ins>
      <w:ins w:id="893" w:author="David Conklin" w:date="2020-12-10T08:48:00Z">
        <w:r w:rsidR="008805C5">
          <w:t xml:space="preserve"> (</w:t>
        </w:r>
      </w:ins>
      <w:ins w:id="894" w:author="David Conklin" w:date="2020-12-10T08:47:00Z">
        <w:r w:rsidR="008805C5">
          <w:rPr>
            <w:rFonts w:cstheme="minorHAnsi"/>
          </w:rPr>
          <w:t>√</w:t>
        </w:r>
      </w:ins>
      <w:ins w:id="895" w:author="David Conklin" w:date="2020-12-10T08:55:00Z">
        <w:r w:rsidR="009440A8">
          <w:t>S</w:t>
        </w:r>
      </w:ins>
      <w:ins w:id="896" w:author="David Conklin" w:date="2020-12-10T08:30:00Z">
        <w:r>
          <w:t xml:space="preserve"> * wd</w:t>
        </w:r>
      </w:ins>
      <w:ins w:id="897" w:author="David Conklin" w:date="2020-12-11T05:24:00Z">
        <w:r w:rsidR="00606355">
          <w:t>r</w:t>
        </w:r>
      </w:ins>
      <w:ins w:id="898" w:author="David Conklin" w:date="2020-12-10T08:30:00Z">
        <w:r>
          <w:t>term))</w:t>
        </w:r>
      </w:ins>
      <w:ins w:id="899" w:author="David Conklin" w:date="2020-12-10T08:48:00Z">
        <w:r w:rsidR="008805C5">
          <w:rPr>
            <w:vertAlign w:val="superscript"/>
          </w:rPr>
          <w:t xml:space="preserve">3/8 </w:t>
        </w:r>
      </w:ins>
    </w:p>
    <w:p w14:paraId="33BC5284" w14:textId="6EF543B0" w:rsidR="00DD603F" w:rsidRDefault="00DD603F" w:rsidP="00DD603F">
      <w:pPr>
        <w:rPr>
          <w:ins w:id="900" w:author="David Conklin" w:date="2020-12-10T08:30:00Z"/>
        </w:rPr>
      </w:pPr>
      <w:ins w:id="901" w:author="David Conklin" w:date="2020-12-10T08:30:00Z">
        <w:r>
          <w:t>where</w:t>
        </w:r>
      </w:ins>
    </w:p>
    <w:p w14:paraId="5AB663D9" w14:textId="7941D2AD" w:rsidR="00DD603F" w:rsidRDefault="00DD603F" w:rsidP="00DD603F">
      <w:pPr>
        <w:rPr>
          <w:ins w:id="902" w:author="David Conklin" w:date="2020-12-10T08:30:00Z"/>
        </w:rPr>
      </w:pPr>
      <w:ins w:id="903" w:author="David Conklin" w:date="2020-12-10T08:30:00Z">
        <w:r>
          <w:tab/>
        </w:r>
        <w:r>
          <w:tab/>
          <w:t>wd</w:t>
        </w:r>
      </w:ins>
      <w:ins w:id="904" w:author="David Conklin" w:date="2020-12-11T05:22:00Z">
        <w:r w:rsidR="00EC0CDD">
          <w:t>r</w:t>
        </w:r>
      </w:ins>
      <w:ins w:id="905" w:author="David Conklin" w:date="2020-12-10T08:50:00Z">
        <w:r w:rsidR="008805C5">
          <w:t xml:space="preserve"> </w:t>
        </w:r>
      </w:ins>
      <w:ins w:id="906" w:author="David Conklin" w:date="2020-12-10T08:30:00Z">
        <w:r>
          <w:t xml:space="preserve">= </w:t>
        </w:r>
      </w:ins>
      <w:ins w:id="907" w:author="David Conklin" w:date="2020-12-10T08:45:00Z">
        <w:r w:rsidR="008805C5">
          <w:t xml:space="preserve">the width:depth ratio, a </w:t>
        </w:r>
      </w:ins>
      <w:ins w:id="908" w:author="David Conklin" w:date="2020-12-10T08:46:00Z">
        <w:r w:rsidR="008805C5">
          <w:t>prescribed constant</w:t>
        </w:r>
      </w:ins>
      <w:ins w:id="909" w:author="David Conklin" w:date="2020-12-11T10:19:00Z">
        <w:r w:rsidR="00BC45C1">
          <w:t xml:space="preserve"> (CW3M default value = </w:t>
        </w:r>
      </w:ins>
      <w:ins w:id="910" w:author="David Conklin" w:date="2020-12-11T10:20:00Z">
        <w:r w:rsidR="00BC45C1">
          <w:t>10)</w:t>
        </w:r>
      </w:ins>
    </w:p>
    <w:p w14:paraId="22216A21" w14:textId="1833CDE8" w:rsidR="00DD603F" w:rsidRPr="00AB737C" w:rsidRDefault="00DD603F" w:rsidP="00DD603F">
      <w:pPr>
        <w:rPr>
          <w:ins w:id="911" w:author="David Conklin" w:date="2020-12-10T08:30:00Z"/>
        </w:rPr>
      </w:pPr>
      <w:ins w:id="912" w:author="David Conklin" w:date="2020-12-10T08:30:00Z">
        <w:r>
          <w:tab/>
        </w:r>
        <w:r>
          <w:tab/>
          <w:t>wd</w:t>
        </w:r>
      </w:ins>
      <w:ins w:id="913" w:author="David Conklin" w:date="2020-12-11T05:24:00Z">
        <w:r w:rsidR="00606355">
          <w:t>r</w:t>
        </w:r>
      </w:ins>
      <w:ins w:id="914" w:author="David Conklin" w:date="2020-12-10T08:30:00Z">
        <w:r>
          <w:t xml:space="preserve">term </w:t>
        </w:r>
      </w:ins>
      <w:ins w:id="915" w:author="David Conklin" w:date="2020-12-10T08:51:00Z">
        <w:r w:rsidR="009440A8">
          <w:t xml:space="preserve">= </w:t>
        </w:r>
      </w:ins>
      <w:ins w:id="916" w:author="David Conklin" w:date="2020-12-11T05:22:00Z">
        <w:r w:rsidR="00EC0CDD">
          <w:t>wd</w:t>
        </w:r>
      </w:ins>
      <w:ins w:id="917" w:author="David Conklin" w:date="2020-12-11T05:24:00Z">
        <w:r w:rsidR="00606355">
          <w:t>r</w:t>
        </w:r>
      </w:ins>
      <w:ins w:id="918" w:author="David Conklin" w:date="2020-12-10T08:53:00Z">
        <w:r w:rsidR="009440A8">
          <w:t xml:space="preserve"> * (wd</w:t>
        </w:r>
      </w:ins>
      <w:ins w:id="919" w:author="David Conklin" w:date="2020-12-11T05:24:00Z">
        <w:r w:rsidR="00606355">
          <w:t>r</w:t>
        </w:r>
      </w:ins>
      <w:ins w:id="920" w:author="David Conklin" w:date="2020-12-10T08:53:00Z">
        <w:r w:rsidR="009440A8">
          <w:t xml:space="preserve"> / (2 + wd</w:t>
        </w:r>
      </w:ins>
      <w:ins w:id="921" w:author="David Conklin" w:date="2020-12-11T05:24:00Z">
        <w:r w:rsidR="00606355">
          <w:t>r</w:t>
        </w:r>
      </w:ins>
      <w:ins w:id="922" w:author="David Conklin" w:date="2020-12-10T08:53:00Z">
        <w:r w:rsidR="009440A8">
          <w:t>))</w:t>
        </w:r>
        <w:r w:rsidR="009440A8">
          <w:rPr>
            <w:vertAlign w:val="superscript"/>
          </w:rPr>
          <w:t>2/3</w:t>
        </w:r>
        <w:r w:rsidR="009440A8">
          <w:t xml:space="preserve"> </w:t>
        </w:r>
      </w:ins>
    </w:p>
    <w:p w14:paraId="6D42C54A" w14:textId="06678E0E" w:rsidR="000E1CD9" w:rsidRDefault="007F1D03" w:rsidP="009440A8">
      <w:pPr>
        <w:rPr>
          <w:ins w:id="923" w:author="David Conklin" w:date="2020-12-11T09:24:00Z"/>
        </w:rPr>
      </w:pPr>
      <w:ins w:id="924" w:author="David Conklin" w:date="2020-12-11T06:20:00Z">
        <w:r w:rsidRPr="007F1D03">
          <w:t xml:space="preserve">  </w:t>
        </w:r>
        <w:r w:rsidRPr="00D24E1A">
          <w:rPr>
            <w:highlight w:val="yellow"/>
            <w:rPrChange w:id="925" w:author="David Conklin" w:date="2020-12-11T09:22:00Z">
              <w:rPr/>
            </w:rPrChange>
          </w:rPr>
          <w:t>float wdterm = (float)pow((wdRatio / (2 + wdRatio)), 2.0f / 3.0f) * wdRatio;</w:t>
        </w:r>
      </w:ins>
    </w:p>
    <w:p w14:paraId="4DC157C6" w14:textId="75F2239D" w:rsidR="00D24E1A" w:rsidRPr="00D24E1A" w:rsidRDefault="00D24E1A" w:rsidP="009440A8">
      <w:pPr>
        <w:rPr>
          <w:ins w:id="926" w:author="David Conklin" w:date="2020-12-10T08:58:00Z"/>
          <w:highlight w:val="yellow"/>
          <w:rPrChange w:id="927" w:author="David Conklin" w:date="2020-12-11T09:27:00Z">
            <w:rPr>
              <w:ins w:id="928" w:author="David Conklin" w:date="2020-12-10T08:58:00Z"/>
            </w:rPr>
          </w:rPrChange>
        </w:rPr>
      </w:pPr>
      <w:ins w:id="929" w:author="David Conklin" w:date="2020-12-11T09:24:00Z">
        <w:r>
          <w:tab/>
        </w:r>
        <w:r w:rsidRPr="00D24E1A">
          <w:rPr>
            <w:highlight w:val="yellow"/>
            <w:rPrChange w:id="930" w:author="David Conklin" w:date="2020-12-11T09:27:00Z">
              <w:rPr/>
            </w:rPrChange>
          </w:rPr>
          <w:t>= (wdr / (2 + wdr))</w:t>
        </w:r>
        <w:r w:rsidRPr="00D24E1A">
          <w:rPr>
            <w:highlight w:val="yellow"/>
            <w:vertAlign w:val="superscript"/>
            <w:rPrChange w:id="931" w:author="David Conklin" w:date="2020-12-11T09:27:00Z">
              <w:rPr>
                <w:vertAlign w:val="superscript"/>
              </w:rPr>
            </w:rPrChange>
          </w:rPr>
          <w:t>2/3</w:t>
        </w:r>
        <w:r w:rsidRPr="00D24E1A">
          <w:rPr>
            <w:highlight w:val="yellow"/>
            <w:rPrChange w:id="932" w:author="David Conklin" w:date="2020-12-11T09:27:00Z">
              <w:rPr/>
            </w:rPrChange>
          </w:rPr>
          <w:t xml:space="preserve"> * wdr</w:t>
        </w:r>
      </w:ins>
    </w:p>
    <w:p w14:paraId="7EF13412" w14:textId="654D38D7" w:rsidR="00D24E1A" w:rsidRPr="00D24E1A" w:rsidRDefault="00D24E1A" w:rsidP="009440A8">
      <w:pPr>
        <w:rPr>
          <w:ins w:id="933" w:author="David Conklin" w:date="2020-12-11T09:25:00Z"/>
          <w:highlight w:val="yellow"/>
          <w:rPrChange w:id="934" w:author="David Conklin" w:date="2020-12-11T09:27:00Z">
            <w:rPr>
              <w:ins w:id="935" w:author="David Conklin" w:date="2020-12-11T09:25:00Z"/>
            </w:rPr>
          </w:rPrChange>
        </w:rPr>
      </w:pPr>
      <w:ins w:id="936" w:author="David Conklin" w:date="2020-12-11T09:22:00Z">
        <w:r w:rsidRPr="00D24E1A">
          <w:rPr>
            <w:highlight w:val="yellow"/>
            <w:rPrChange w:id="937" w:author="David Conklin" w:date="2020-12-11T09:27:00Z">
              <w:rPr/>
            </w:rPrChange>
          </w:rPr>
          <w:t xml:space="preserve">  float depth = (float)pow(((Q * pReach-&gt;m_n) / ((float)sqrt(pReach-&gt;m_slope) * wdterm)), 3.0f /</w:t>
        </w:r>
      </w:ins>
      <w:ins w:id="938" w:author="David Conklin" w:date="2020-12-11T09:23:00Z">
        <w:r w:rsidRPr="00D24E1A">
          <w:rPr>
            <w:highlight w:val="yellow"/>
            <w:rPrChange w:id="939" w:author="David Conklin" w:date="2020-12-11T09:27:00Z">
              <w:rPr/>
            </w:rPrChange>
          </w:rPr>
          <w:t xml:space="preserve"> / 8.0f);</w:t>
        </w:r>
      </w:ins>
      <w:ins w:id="940" w:author="David Conklin" w:date="2020-12-11T09:22:00Z">
        <w:r w:rsidRPr="00D24E1A">
          <w:rPr>
            <w:highlight w:val="yellow"/>
            <w:rPrChange w:id="941" w:author="David Conklin" w:date="2020-12-11T09:27:00Z">
              <w:rPr/>
            </w:rPrChange>
          </w:rPr>
          <w:t xml:space="preserve"> </w:t>
        </w:r>
      </w:ins>
    </w:p>
    <w:p w14:paraId="5E8A8538" w14:textId="5B5E8622" w:rsidR="00D24E1A" w:rsidRDefault="00D24E1A" w:rsidP="009440A8">
      <w:pPr>
        <w:rPr>
          <w:ins w:id="942" w:author="David Conklin" w:date="2020-12-11T09:27:00Z"/>
        </w:rPr>
      </w:pPr>
      <w:ins w:id="943" w:author="David Conklin" w:date="2020-12-11T09:25:00Z">
        <w:r w:rsidRPr="00D24E1A">
          <w:rPr>
            <w:highlight w:val="yellow"/>
            <w:rPrChange w:id="944" w:author="David Conklin" w:date="2020-12-11T09:27:00Z">
              <w:rPr/>
            </w:rPrChange>
          </w:rPr>
          <w:tab/>
          <w:t>=</w:t>
        </w:r>
      </w:ins>
      <w:ins w:id="945" w:author="David Conklin" w:date="2020-12-11T09:26:00Z">
        <w:r w:rsidRPr="00D24E1A">
          <w:rPr>
            <w:highlight w:val="yellow"/>
            <w:rPrChange w:id="946" w:author="David Conklin" w:date="2020-12-11T09:27:00Z">
              <w:rPr/>
            </w:rPrChange>
          </w:rPr>
          <w:t xml:space="preserve"> (</w:t>
        </w:r>
      </w:ins>
      <w:ins w:id="947" w:author="David Conklin" w:date="2020-12-11T09:25:00Z">
        <w:r w:rsidRPr="00D24E1A">
          <w:rPr>
            <w:highlight w:val="yellow"/>
            <w:rPrChange w:id="948" w:author="David Conklin" w:date="2020-12-11T09:27:00Z">
              <w:rPr/>
            </w:rPrChange>
          </w:rPr>
          <w:t xml:space="preserve">(Q * m_n) / </w:t>
        </w:r>
      </w:ins>
      <w:ins w:id="949" w:author="David Conklin" w:date="2020-12-11T09:26:00Z">
        <w:r w:rsidRPr="00D24E1A">
          <w:rPr>
            <w:highlight w:val="yellow"/>
            <w:rPrChange w:id="950" w:author="David Conklin" w:date="2020-12-11T09:27:00Z">
              <w:rPr/>
            </w:rPrChange>
          </w:rPr>
          <w:t>(</w:t>
        </w:r>
      </w:ins>
      <w:ins w:id="951" w:author="David Conklin" w:date="2020-12-11T09:25:00Z">
        <w:r w:rsidRPr="00D24E1A">
          <w:rPr>
            <w:rFonts w:cstheme="minorHAnsi"/>
            <w:highlight w:val="yellow"/>
            <w:rPrChange w:id="952" w:author="David Conklin" w:date="2020-12-11T09:27:00Z">
              <w:rPr>
                <w:rFonts w:cstheme="minorHAnsi"/>
              </w:rPr>
            </w:rPrChange>
          </w:rPr>
          <w:t>√</w:t>
        </w:r>
        <w:r w:rsidRPr="00D24E1A">
          <w:rPr>
            <w:highlight w:val="yellow"/>
            <w:rPrChange w:id="953" w:author="David Conklin" w:date="2020-12-11T09:27:00Z">
              <w:rPr/>
            </w:rPrChange>
          </w:rPr>
          <w:t>S</w:t>
        </w:r>
      </w:ins>
      <w:ins w:id="954" w:author="David Conklin" w:date="2020-12-11T09:26:00Z">
        <w:r w:rsidRPr="00D24E1A">
          <w:rPr>
            <w:highlight w:val="yellow"/>
            <w:rPrChange w:id="955" w:author="David Conklin" w:date="2020-12-11T09:27:00Z">
              <w:rPr/>
            </w:rPrChange>
          </w:rPr>
          <w:t xml:space="preserve"> * wdterm))</w:t>
        </w:r>
        <w:r w:rsidRPr="00D24E1A">
          <w:rPr>
            <w:highlight w:val="yellow"/>
            <w:vertAlign w:val="superscript"/>
            <w:rPrChange w:id="956" w:author="David Conklin" w:date="2020-12-11T09:27:00Z">
              <w:rPr>
                <w:vertAlign w:val="superscript"/>
              </w:rPr>
            </w:rPrChange>
          </w:rPr>
          <w:t>3/8</w:t>
        </w:r>
      </w:ins>
    </w:p>
    <w:p w14:paraId="544CA01D" w14:textId="77777777" w:rsidR="00D24E1A" w:rsidRPr="00D24E1A" w:rsidRDefault="00D24E1A" w:rsidP="009440A8">
      <w:pPr>
        <w:rPr>
          <w:ins w:id="957" w:author="David Conklin" w:date="2020-12-11T09:24:00Z"/>
          <w:rPrChange w:id="958" w:author="David Conklin" w:date="2020-12-11T09:27:00Z">
            <w:rPr>
              <w:ins w:id="959" w:author="David Conklin" w:date="2020-12-11T09:24:00Z"/>
            </w:rPr>
          </w:rPrChange>
        </w:rPr>
      </w:pPr>
    </w:p>
    <w:p w14:paraId="6AFD0DBA" w14:textId="080690E4" w:rsidR="00F01306" w:rsidRDefault="00606355" w:rsidP="009440A8">
      <w:pPr>
        <w:rPr>
          <w:ins w:id="960" w:author="David Conklin" w:date="2020-12-10T10:30:00Z"/>
        </w:rPr>
      </w:pPr>
      <w:ins w:id="961" w:author="David Conklin" w:date="2020-12-11T05:25:00Z">
        <w:r>
          <w:t>Consolidating</w:t>
        </w:r>
      </w:ins>
      <w:ins w:id="962" w:author="David Conklin" w:date="2020-12-10T10:30:00Z">
        <w:r w:rsidR="00F01306">
          <w:t xml:space="preserve"> the constant factors into a single term</w:t>
        </w:r>
      </w:ins>
    </w:p>
    <w:p w14:paraId="0E9F8A1D" w14:textId="34A6186A" w:rsidR="00F01306" w:rsidRPr="00F01306" w:rsidRDefault="00F01306" w:rsidP="009440A8">
      <w:pPr>
        <w:rPr>
          <w:ins w:id="963" w:author="David Conklin" w:date="2020-12-10T10:30:00Z"/>
          <w:vertAlign w:val="superscript"/>
          <w:rPrChange w:id="964" w:author="David Conklin" w:date="2020-12-10T10:32:00Z">
            <w:rPr>
              <w:ins w:id="965" w:author="David Conklin" w:date="2020-12-10T10:30:00Z"/>
            </w:rPr>
          </w:rPrChange>
        </w:rPr>
      </w:pPr>
      <w:ins w:id="966" w:author="David Conklin" w:date="2020-12-10T10:30:00Z">
        <w:r>
          <w:tab/>
        </w:r>
        <w:r>
          <w:tab/>
        </w:r>
      </w:ins>
      <w:ins w:id="967" w:author="David Conklin" w:date="2020-12-11T05:26:00Z">
        <w:r w:rsidR="00606355">
          <w:t>k</w:t>
        </w:r>
      </w:ins>
      <w:ins w:id="968" w:author="David Conklin" w:date="2020-12-10T10:31:00Z">
        <w:r>
          <w:t xml:space="preserve">k = (0.3 / </w:t>
        </w:r>
        <w:r>
          <w:rPr>
            <w:rFonts w:cstheme="minorHAnsi"/>
          </w:rPr>
          <w:t>√</w:t>
        </w:r>
        <w:r>
          <w:t>S)</w:t>
        </w:r>
      </w:ins>
      <w:ins w:id="969" w:author="David Conklin" w:date="2020-12-10T10:32:00Z">
        <w:r>
          <w:rPr>
            <w:vertAlign w:val="superscript"/>
          </w:rPr>
          <w:t>3/8</w:t>
        </w:r>
      </w:ins>
    </w:p>
    <w:p w14:paraId="1EF171A1" w14:textId="09048CF0" w:rsidR="009440A8" w:rsidRDefault="009440A8" w:rsidP="009440A8">
      <w:pPr>
        <w:rPr>
          <w:ins w:id="970" w:author="David Conklin" w:date="2020-12-10T08:57:00Z"/>
        </w:rPr>
      </w:pPr>
      <w:ins w:id="971" w:author="David Conklin" w:date="2020-12-10T08:57:00Z">
        <w:r>
          <w:t>the C++ code could have been written as</w:t>
        </w:r>
      </w:ins>
    </w:p>
    <w:p w14:paraId="2A941011" w14:textId="3DA6BB4B" w:rsidR="009440A8" w:rsidRPr="00606355" w:rsidRDefault="00606355" w:rsidP="009440A8">
      <w:pPr>
        <w:ind w:left="720" w:firstLine="720"/>
        <w:rPr>
          <w:ins w:id="972" w:author="David Conklin" w:date="2020-12-10T08:58:00Z"/>
          <w:rPrChange w:id="973" w:author="David Conklin" w:date="2020-12-11T05:28:00Z">
            <w:rPr>
              <w:ins w:id="974" w:author="David Conklin" w:date="2020-12-10T08:58:00Z"/>
            </w:rPr>
          </w:rPrChange>
        </w:rPr>
      </w:pPr>
      <w:ins w:id="975" w:author="David Conklin" w:date="2020-12-11T05:26:00Z">
        <w:r>
          <w:t>d</w:t>
        </w:r>
      </w:ins>
      <w:ins w:id="976" w:author="David Conklin" w:date="2020-12-10T10:36:00Z">
        <w:r w:rsidR="00E9159B">
          <w:t xml:space="preserve"> </w:t>
        </w:r>
      </w:ins>
      <w:ins w:id="977" w:author="David Conklin" w:date="2020-12-10T08:58:00Z">
        <w:r w:rsidR="009440A8">
          <w:t xml:space="preserve"> = </w:t>
        </w:r>
      </w:ins>
      <w:ins w:id="978" w:author="David Conklin" w:date="2020-12-10T10:34:00Z">
        <w:r w:rsidR="00E9159B">
          <w:t>k</w:t>
        </w:r>
      </w:ins>
      <w:ins w:id="979" w:author="David Conklin" w:date="2020-12-11T05:27:00Z">
        <w:r>
          <w:t>k</w:t>
        </w:r>
      </w:ins>
      <w:ins w:id="980" w:author="David Conklin" w:date="2020-12-10T10:34:00Z">
        <w:r w:rsidR="00E9159B">
          <w:t xml:space="preserve"> * </w:t>
        </w:r>
      </w:ins>
      <w:ins w:id="981" w:author="David Conklin" w:date="2020-12-10T08:58:00Z">
        <w:r w:rsidR="009440A8">
          <w:t>Q</w:t>
        </w:r>
      </w:ins>
      <w:ins w:id="982" w:author="David Conklin" w:date="2020-12-10T10:35:00Z">
        <w:r w:rsidR="00E9159B">
          <w:rPr>
            <w:vertAlign w:val="superscript"/>
          </w:rPr>
          <w:t>3/8</w:t>
        </w:r>
        <w:r w:rsidR="00E9159B">
          <w:t xml:space="preserve"> </w:t>
        </w:r>
      </w:ins>
      <w:ins w:id="983" w:author="David Conklin" w:date="2020-12-11T09:29:00Z">
        <w:r w:rsidR="00D24E1A">
          <w:t>/</w:t>
        </w:r>
      </w:ins>
      <w:ins w:id="984" w:author="David Conklin" w:date="2020-12-11T05:27:00Z">
        <w:r>
          <w:t xml:space="preserve"> </w:t>
        </w:r>
      </w:ins>
      <w:ins w:id="985" w:author="David Conklin" w:date="2020-12-10T08:58:00Z">
        <w:r w:rsidR="009440A8" w:rsidRPr="00AB737C">
          <w:t>wd</w:t>
        </w:r>
      </w:ins>
      <w:ins w:id="986" w:author="David Conklin" w:date="2020-12-11T09:35:00Z">
        <w:r w:rsidR="009D5BB9">
          <w:t>r</w:t>
        </w:r>
      </w:ins>
      <w:ins w:id="987" w:author="David Conklin" w:date="2020-12-10T08:58:00Z">
        <w:r w:rsidR="009440A8" w:rsidRPr="00AB737C">
          <w:t>term</w:t>
        </w:r>
        <w:r w:rsidR="009440A8" w:rsidRPr="00AB737C">
          <w:rPr>
            <w:vertAlign w:val="superscript"/>
          </w:rPr>
          <w:t>3</w:t>
        </w:r>
        <w:r w:rsidR="009440A8">
          <w:rPr>
            <w:vertAlign w:val="superscript"/>
          </w:rPr>
          <w:t>/8</w:t>
        </w:r>
      </w:ins>
    </w:p>
    <w:p w14:paraId="7804DEBD" w14:textId="0C71F2E7" w:rsidR="00083D1B" w:rsidRDefault="00083D1B" w:rsidP="00083D1B">
      <w:pPr>
        <w:rPr>
          <w:ins w:id="988" w:author="David Conklin" w:date="2020-12-10T10:37:00Z"/>
        </w:rPr>
      </w:pPr>
    </w:p>
    <w:p w14:paraId="77EA6051" w14:textId="77777777" w:rsidR="00606355" w:rsidRDefault="00E9159B" w:rsidP="00083D1B">
      <w:pPr>
        <w:rPr>
          <w:ins w:id="989" w:author="David Conklin" w:date="2020-12-11T05:29:00Z"/>
        </w:rPr>
      </w:pPr>
      <w:ins w:id="990" w:author="David Conklin" w:date="2020-12-10T10:37:00Z">
        <w:r>
          <w:t>Here is the derivation of the C++ form from the Manning equation.</w:t>
        </w:r>
      </w:ins>
      <w:ins w:id="991" w:author="David Conklin" w:date="2020-12-11T05:28:00Z">
        <w:r w:rsidR="00606355">
          <w:t xml:space="preserve">  </w:t>
        </w:r>
      </w:ins>
    </w:p>
    <w:p w14:paraId="757E050C" w14:textId="5A8C2C06" w:rsidR="00606355" w:rsidRPr="00606355" w:rsidRDefault="00606355" w:rsidP="00606355">
      <w:pPr>
        <w:ind w:left="720"/>
        <w:rPr>
          <w:ins w:id="992" w:author="David Conklin" w:date="2020-12-11T05:29:00Z"/>
          <w:rPrChange w:id="993" w:author="David Conklin" w:date="2020-12-11T05:30:00Z">
            <w:rPr>
              <w:ins w:id="994" w:author="David Conklin" w:date="2020-12-11T05:29:00Z"/>
              <w:i/>
              <w:iCs/>
            </w:rPr>
          </w:rPrChange>
        </w:rPr>
      </w:pPr>
      <w:ins w:id="995" w:author="David Conklin" w:date="2020-12-11T05:29:00Z">
        <w:r>
          <w:tab/>
          <w:t>Q = K * A * R</w:t>
        </w:r>
        <w:r>
          <w:rPr>
            <w:vertAlign w:val="superscript"/>
          </w:rPr>
          <w:t>2/3</w:t>
        </w:r>
        <w:r>
          <w:t xml:space="preserve"> * </w:t>
        </w:r>
        <w:r>
          <w:rPr>
            <w:rFonts w:cstheme="minorHAnsi"/>
          </w:rPr>
          <w:t>√</w:t>
        </w:r>
        <w:r>
          <w:t xml:space="preserve">S / </w:t>
        </w:r>
        <w:r>
          <w:rPr>
            <w:i/>
            <w:iCs/>
          </w:rPr>
          <w:t>n</w:t>
        </w:r>
        <w:r>
          <w:rPr>
            <w:i/>
            <w:iCs/>
          </w:rPr>
          <w:tab/>
        </w:r>
      </w:ins>
      <w:ins w:id="996" w:author="David Conklin" w:date="2020-12-11T05:30:00Z">
        <w:r>
          <w:rPr>
            <w:i/>
            <w:iCs/>
          </w:rPr>
          <w:tab/>
        </w:r>
        <w:r>
          <w:t xml:space="preserve">original </w:t>
        </w:r>
      </w:ins>
      <w:ins w:id="997" w:author="David Conklin" w:date="2020-12-11T05:31:00Z">
        <w:r>
          <w:t xml:space="preserve">form of Manning equation for volumetric flow </w:t>
        </w:r>
      </w:ins>
    </w:p>
    <w:p w14:paraId="17D17CC4" w14:textId="77777777" w:rsidR="005064A2" w:rsidRDefault="005064A2" w:rsidP="00606355">
      <w:pPr>
        <w:rPr>
          <w:ins w:id="998" w:author="David Conklin" w:date="2020-12-11T05:45:00Z"/>
        </w:rPr>
      </w:pPr>
    </w:p>
    <w:p w14:paraId="14D6FE72" w14:textId="637EF031" w:rsidR="00606355" w:rsidRDefault="00606355" w:rsidP="00606355">
      <w:pPr>
        <w:rPr>
          <w:ins w:id="999" w:author="David Conklin" w:date="2020-12-11T05:33:00Z"/>
        </w:rPr>
      </w:pPr>
      <w:ins w:id="1000" w:author="David Conklin" w:date="2020-12-11T05:31:00Z">
        <w:r>
          <w:t>Using the assu</w:t>
        </w:r>
      </w:ins>
      <w:ins w:id="1001" w:author="David Conklin" w:date="2020-12-11T05:32:00Z">
        <w:r>
          <w:t>mption of a rectangular channel cross-section, express A, R</w:t>
        </w:r>
      </w:ins>
      <w:ins w:id="1002" w:author="David Conklin" w:date="2020-12-11T05:40:00Z">
        <w:r w:rsidR="00201607">
          <w:t>, p</w:t>
        </w:r>
      </w:ins>
      <w:ins w:id="1003" w:author="David Conklin" w:date="2020-12-11T05:32:00Z">
        <w:r>
          <w:t xml:space="preserve"> and w in terms</w:t>
        </w:r>
      </w:ins>
      <w:ins w:id="1004" w:author="David Conklin" w:date="2020-12-11T05:33:00Z">
        <w:r>
          <w:t xml:space="preserve"> of d and wdr.</w:t>
        </w:r>
      </w:ins>
    </w:p>
    <w:p w14:paraId="7C14CF31" w14:textId="1741F107" w:rsidR="00606355" w:rsidRDefault="00606355" w:rsidP="00606355">
      <w:pPr>
        <w:rPr>
          <w:ins w:id="1005" w:author="David Conklin" w:date="2020-12-11T05:33:00Z"/>
        </w:rPr>
      </w:pPr>
      <w:ins w:id="1006" w:author="David Conklin" w:date="2020-12-11T05:33:00Z">
        <w:r>
          <w:tab/>
        </w:r>
        <w:r>
          <w:tab/>
          <w:t>w = d * wdr</w:t>
        </w:r>
        <w:r>
          <w:tab/>
        </w:r>
        <w:r>
          <w:tab/>
          <w:t>width</w:t>
        </w:r>
      </w:ins>
      <w:ins w:id="1007" w:author="David Conklin" w:date="2020-12-11T05:35:00Z">
        <w:r w:rsidR="00201607">
          <w:t>, m</w:t>
        </w:r>
      </w:ins>
    </w:p>
    <w:p w14:paraId="39C16653" w14:textId="31248380" w:rsidR="00606355" w:rsidRPr="00201607" w:rsidRDefault="00606355" w:rsidP="00606355">
      <w:pPr>
        <w:rPr>
          <w:ins w:id="1008" w:author="David Conklin" w:date="2020-12-11T05:34:00Z"/>
          <w:vertAlign w:val="superscript"/>
          <w:rPrChange w:id="1009" w:author="David Conklin" w:date="2020-12-11T05:35:00Z">
            <w:rPr>
              <w:ins w:id="1010" w:author="David Conklin" w:date="2020-12-11T05:34:00Z"/>
            </w:rPr>
          </w:rPrChange>
        </w:rPr>
      </w:pPr>
      <w:ins w:id="1011" w:author="David Conklin" w:date="2020-12-11T05:33:00Z">
        <w:r>
          <w:tab/>
        </w:r>
        <w:r>
          <w:tab/>
          <w:t xml:space="preserve">A = </w:t>
        </w:r>
      </w:ins>
      <w:ins w:id="1012" w:author="David Conklin" w:date="2020-12-11T05:34:00Z">
        <w:r w:rsidR="00201607">
          <w:t xml:space="preserve">w * d </w:t>
        </w:r>
        <w:r w:rsidR="00201607">
          <w:tab/>
        </w:r>
        <w:r w:rsidR="00201607">
          <w:tab/>
          <w:t>cross</w:t>
        </w:r>
      </w:ins>
      <w:ins w:id="1013" w:author="David Conklin" w:date="2020-12-11T05:35:00Z">
        <w:r w:rsidR="00201607">
          <w:t>-sectional area of flow, m</w:t>
        </w:r>
        <w:r w:rsidR="00201607">
          <w:rPr>
            <w:vertAlign w:val="superscript"/>
          </w:rPr>
          <w:t>2</w:t>
        </w:r>
      </w:ins>
    </w:p>
    <w:p w14:paraId="4A96FADD" w14:textId="186EB188" w:rsidR="00201607" w:rsidRDefault="00201607" w:rsidP="00606355">
      <w:pPr>
        <w:rPr>
          <w:ins w:id="1014" w:author="David Conklin" w:date="2020-12-11T05:36:00Z"/>
        </w:rPr>
      </w:pPr>
      <w:ins w:id="1015" w:author="David Conklin" w:date="2020-12-11T05:34:00Z">
        <w:r>
          <w:tab/>
        </w:r>
        <w:r>
          <w:tab/>
        </w:r>
      </w:ins>
      <w:ins w:id="1016" w:author="David Conklin" w:date="2020-12-11T05:35:00Z">
        <w:r>
          <w:t xml:space="preserve">    </w:t>
        </w:r>
      </w:ins>
      <w:ins w:id="1017" w:author="David Conklin" w:date="2020-12-11T05:34:00Z">
        <w:r>
          <w:t>= d</w:t>
        </w:r>
        <w:r>
          <w:rPr>
            <w:vertAlign w:val="superscript"/>
          </w:rPr>
          <w:t>2</w:t>
        </w:r>
        <w:r>
          <w:t xml:space="preserve"> * wdr</w:t>
        </w:r>
      </w:ins>
    </w:p>
    <w:p w14:paraId="699D7CAB" w14:textId="3668CD2E" w:rsidR="00201607" w:rsidRDefault="00201607" w:rsidP="00606355">
      <w:pPr>
        <w:rPr>
          <w:ins w:id="1018" w:author="David Conklin" w:date="2020-12-11T05:40:00Z"/>
        </w:rPr>
      </w:pPr>
      <w:ins w:id="1019" w:author="David Conklin" w:date="2020-12-11T05:36:00Z">
        <w:r>
          <w:tab/>
        </w:r>
        <w:r>
          <w:tab/>
          <w:t>p = w + 2d</w:t>
        </w:r>
        <w:r>
          <w:tab/>
        </w:r>
        <w:r>
          <w:tab/>
          <w:t>wetted perimeter, m</w:t>
        </w:r>
      </w:ins>
    </w:p>
    <w:p w14:paraId="6D942796" w14:textId="1C7EBBE6" w:rsidR="00201607" w:rsidRDefault="00201607" w:rsidP="00606355">
      <w:pPr>
        <w:rPr>
          <w:ins w:id="1020" w:author="David Conklin" w:date="2020-12-11T05:41:00Z"/>
        </w:rPr>
      </w:pPr>
      <w:ins w:id="1021" w:author="David Conklin" w:date="2020-12-11T05:40:00Z">
        <w:r>
          <w:lastRenderedPageBreak/>
          <w:tab/>
        </w:r>
        <w:r>
          <w:tab/>
          <w:t xml:space="preserve">    = d * wdr + 2d</w:t>
        </w:r>
      </w:ins>
    </w:p>
    <w:p w14:paraId="44FB2784" w14:textId="25F0C070" w:rsidR="00201607" w:rsidRPr="00201607" w:rsidRDefault="00201607" w:rsidP="00606355">
      <w:pPr>
        <w:rPr>
          <w:ins w:id="1022" w:author="David Conklin" w:date="2020-12-11T05:33:00Z"/>
          <w:rPrChange w:id="1023" w:author="David Conklin" w:date="2020-12-11T05:34:00Z">
            <w:rPr>
              <w:ins w:id="1024" w:author="David Conklin" w:date="2020-12-11T05:33:00Z"/>
            </w:rPr>
          </w:rPrChange>
        </w:rPr>
      </w:pPr>
      <w:ins w:id="1025" w:author="David Conklin" w:date="2020-12-11T05:41:00Z">
        <w:r>
          <w:tab/>
        </w:r>
        <w:r>
          <w:tab/>
          <w:t xml:space="preserve">    = d * (wdr + 2)</w:t>
        </w:r>
      </w:ins>
    </w:p>
    <w:p w14:paraId="3965BD53" w14:textId="61750BF3" w:rsidR="00606355" w:rsidRDefault="00606355" w:rsidP="00606355">
      <w:pPr>
        <w:rPr>
          <w:ins w:id="1026" w:author="David Conklin" w:date="2020-12-11T05:37:00Z"/>
        </w:rPr>
      </w:pPr>
      <w:ins w:id="1027" w:author="David Conklin" w:date="2020-12-11T05:29:00Z">
        <w:r>
          <w:tab/>
        </w:r>
        <w:r>
          <w:tab/>
        </w:r>
      </w:ins>
      <w:ins w:id="1028" w:author="David Conklin" w:date="2020-12-11T05:35:00Z">
        <w:r w:rsidR="00201607">
          <w:t xml:space="preserve">R </w:t>
        </w:r>
      </w:ins>
      <w:ins w:id="1029" w:author="David Conklin" w:date="2020-12-11T05:29:00Z">
        <w:r>
          <w:t xml:space="preserve">= </w:t>
        </w:r>
      </w:ins>
      <w:ins w:id="1030" w:author="David Conklin" w:date="2020-12-11T05:37:00Z">
        <w:r w:rsidR="00201607">
          <w:t>A / p</w:t>
        </w:r>
      </w:ins>
    </w:p>
    <w:p w14:paraId="2B487907" w14:textId="4DA23515" w:rsidR="00201607" w:rsidRDefault="00201607" w:rsidP="00083D1B">
      <w:pPr>
        <w:rPr>
          <w:ins w:id="1031" w:author="David Conklin" w:date="2020-12-11T05:41:00Z"/>
        </w:rPr>
      </w:pPr>
      <w:ins w:id="1032" w:author="David Conklin" w:date="2020-12-11T05:37:00Z">
        <w:r>
          <w:tab/>
        </w:r>
        <w:r>
          <w:tab/>
          <w:t xml:space="preserve">   </w:t>
        </w:r>
      </w:ins>
      <w:ins w:id="1033" w:author="David Conklin" w:date="2020-12-11T05:42:00Z">
        <w:r>
          <w:t xml:space="preserve"> </w:t>
        </w:r>
      </w:ins>
      <w:ins w:id="1034" w:author="David Conklin" w:date="2020-12-11T05:37:00Z">
        <w:r>
          <w:t>= (d</w:t>
        </w:r>
        <w:r>
          <w:rPr>
            <w:vertAlign w:val="superscript"/>
          </w:rPr>
          <w:t>2</w:t>
        </w:r>
        <w:r>
          <w:t xml:space="preserve"> * wdr) / (</w:t>
        </w:r>
      </w:ins>
      <w:ins w:id="1035" w:author="David Conklin" w:date="2020-12-11T05:41:00Z">
        <w:r>
          <w:t>d * (wdr + 2))</w:t>
        </w:r>
      </w:ins>
    </w:p>
    <w:p w14:paraId="4035368E" w14:textId="575E4D11" w:rsidR="00201607" w:rsidRDefault="00201607" w:rsidP="00083D1B">
      <w:pPr>
        <w:rPr>
          <w:ins w:id="1036" w:author="David Conklin" w:date="2020-12-11T05:44:00Z"/>
        </w:rPr>
      </w:pPr>
      <w:ins w:id="1037" w:author="David Conklin" w:date="2020-12-11T05:41:00Z">
        <w:r>
          <w:tab/>
        </w:r>
        <w:r>
          <w:tab/>
          <w:t xml:space="preserve">    = </w:t>
        </w:r>
      </w:ins>
      <w:ins w:id="1038" w:author="David Conklin" w:date="2020-12-11T05:42:00Z">
        <w:r>
          <w:t>d * wdr / (wdr + 2)</w:t>
        </w:r>
      </w:ins>
    </w:p>
    <w:p w14:paraId="57BF5DD1" w14:textId="77777777" w:rsidR="005064A2" w:rsidRDefault="005064A2" w:rsidP="00083D1B">
      <w:pPr>
        <w:rPr>
          <w:ins w:id="1039" w:author="David Conklin" w:date="2020-12-11T05:41:00Z"/>
        </w:rPr>
      </w:pPr>
    </w:p>
    <w:p w14:paraId="0A804F1A" w14:textId="6D4BCAF9" w:rsidR="00E9159B" w:rsidRDefault="005064A2" w:rsidP="00083D1B">
      <w:pPr>
        <w:rPr>
          <w:ins w:id="1040" w:author="David Conklin" w:date="2020-12-11T05:46:00Z"/>
        </w:rPr>
      </w:pPr>
      <w:ins w:id="1041" w:author="David Conklin" w:date="2020-12-11T05:45:00Z">
        <w:r>
          <w:t xml:space="preserve">Substitute those expressions for A and R </w:t>
        </w:r>
      </w:ins>
      <w:ins w:id="1042" w:author="David Conklin" w:date="2020-12-11T05:46:00Z">
        <w:r>
          <w:t>back into the original form</w:t>
        </w:r>
      </w:ins>
      <w:ins w:id="1043" w:author="David Conklin" w:date="2020-12-11T05:54:00Z">
        <w:r>
          <w:t xml:space="preserve"> and solve for d in terms of </w:t>
        </w:r>
        <w:r w:rsidR="00B729F3">
          <w:t>Q and wdr.</w:t>
        </w:r>
      </w:ins>
    </w:p>
    <w:p w14:paraId="7725C0E9" w14:textId="7F306663" w:rsidR="005064A2" w:rsidRDefault="005064A2" w:rsidP="00083D1B">
      <w:pPr>
        <w:rPr>
          <w:ins w:id="1044" w:author="David Conklin" w:date="2020-12-11T05:48:00Z"/>
          <w:i/>
          <w:iCs/>
        </w:rPr>
      </w:pPr>
      <w:ins w:id="1045" w:author="David Conklin" w:date="2020-12-11T05:46:00Z">
        <w:r>
          <w:tab/>
        </w:r>
        <w:r>
          <w:tab/>
          <w:t>Q = K * (d</w:t>
        </w:r>
        <w:r>
          <w:rPr>
            <w:vertAlign w:val="superscript"/>
          </w:rPr>
          <w:t>2</w:t>
        </w:r>
        <w:r>
          <w:t xml:space="preserve"> * wdr)</w:t>
        </w:r>
      </w:ins>
      <w:ins w:id="1046" w:author="David Conklin" w:date="2020-12-11T05:47:00Z">
        <w:r>
          <w:t xml:space="preserve"> * (d * wdr / (wdr + 2))</w:t>
        </w:r>
        <w:r>
          <w:rPr>
            <w:vertAlign w:val="superscript"/>
          </w:rPr>
          <w:t>2/3</w:t>
        </w:r>
      </w:ins>
      <w:ins w:id="1047" w:author="David Conklin" w:date="2020-12-11T05:48:00Z">
        <w:r>
          <w:t xml:space="preserve"> * </w:t>
        </w:r>
        <w:r>
          <w:rPr>
            <w:rFonts w:cstheme="minorHAnsi"/>
          </w:rPr>
          <w:t>√</w:t>
        </w:r>
        <w:r>
          <w:t xml:space="preserve">S / </w:t>
        </w:r>
        <w:r>
          <w:rPr>
            <w:i/>
            <w:iCs/>
          </w:rPr>
          <w:t>n</w:t>
        </w:r>
        <w:r>
          <w:rPr>
            <w:i/>
            <w:iCs/>
          </w:rPr>
          <w:tab/>
        </w:r>
      </w:ins>
    </w:p>
    <w:p w14:paraId="7ED4EC1B" w14:textId="3380C539" w:rsidR="005064A2" w:rsidRDefault="005064A2" w:rsidP="00083D1B">
      <w:pPr>
        <w:rPr>
          <w:ins w:id="1048" w:author="David Conklin" w:date="2020-12-11T05:53:00Z"/>
        </w:rPr>
      </w:pPr>
      <w:ins w:id="1049" w:author="David Conklin" w:date="2020-12-11T05:48:00Z">
        <w:r>
          <w:tab/>
        </w:r>
        <w:r>
          <w:tab/>
        </w:r>
      </w:ins>
      <w:ins w:id="1050" w:author="David Conklin" w:date="2020-12-11T07:15:00Z">
        <w:r w:rsidR="00BA1AEA">
          <w:t>Q</w:t>
        </w:r>
      </w:ins>
      <w:ins w:id="1051" w:author="David Conklin" w:date="2020-12-11T05:48:00Z">
        <w:r>
          <w:t xml:space="preserve">  = (K * </w:t>
        </w:r>
        <w:r>
          <w:rPr>
            <w:rFonts w:cstheme="minorHAnsi"/>
          </w:rPr>
          <w:t>√</w:t>
        </w:r>
        <w:r>
          <w:t xml:space="preserve">S / </w:t>
        </w:r>
        <w:r>
          <w:rPr>
            <w:i/>
            <w:iCs/>
          </w:rPr>
          <w:t>n</w:t>
        </w:r>
      </w:ins>
      <w:ins w:id="1052" w:author="David Conklin" w:date="2020-12-11T05:49:00Z">
        <w:r>
          <w:t xml:space="preserve">) </w:t>
        </w:r>
      </w:ins>
      <w:ins w:id="1053" w:author="David Conklin" w:date="2020-12-11T06:07:00Z">
        <w:r w:rsidR="00870701">
          <w:t>* d</w:t>
        </w:r>
      </w:ins>
      <w:ins w:id="1054" w:author="David Conklin" w:date="2020-12-11T07:12:00Z">
        <w:r w:rsidR="00BA1AEA">
          <w:rPr>
            <w:vertAlign w:val="superscript"/>
          </w:rPr>
          <w:t>8/3</w:t>
        </w:r>
      </w:ins>
      <w:ins w:id="1055" w:author="David Conklin" w:date="2020-12-11T06:07:00Z">
        <w:r w:rsidR="00870701">
          <w:t xml:space="preserve"> * wdr</w:t>
        </w:r>
      </w:ins>
      <w:ins w:id="1056" w:author="David Conklin" w:date="2020-12-11T07:12:00Z">
        <w:r w:rsidR="00BA1AEA">
          <w:t xml:space="preserve"> </w:t>
        </w:r>
      </w:ins>
      <w:ins w:id="1057" w:author="David Conklin" w:date="2020-12-11T05:49:00Z">
        <w:r>
          <w:t>* ( wdr / (wdr + 2))</w:t>
        </w:r>
        <w:r>
          <w:rPr>
            <w:vertAlign w:val="superscript"/>
          </w:rPr>
          <w:t>2/3</w:t>
        </w:r>
      </w:ins>
    </w:p>
    <w:p w14:paraId="36122C0E" w14:textId="23C1397D" w:rsidR="0071475B" w:rsidRPr="00BA1AEA" w:rsidRDefault="0071475B" w:rsidP="0071475B">
      <w:pPr>
        <w:rPr>
          <w:ins w:id="1058" w:author="David Conklin" w:date="2020-12-11T06:48:00Z"/>
          <w:rPrChange w:id="1059" w:author="David Conklin" w:date="2020-12-11T07:14:00Z">
            <w:rPr>
              <w:ins w:id="1060" w:author="David Conklin" w:date="2020-12-11T06:48:00Z"/>
            </w:rPr>
          </w:rPrChange>
        </w:rPr>
      </w:pPr>
      <w:ins w:id="1061" w:author="David Conklin" w:date="2020-12-11T06:49:00Z">
        <w:r>
          <w:tab/>
        </w:r>
        <w:r>
          <w:tab/>
        </w:r>
      </w:ins>
      <w:ins w:id="1062" w:author="David Conklin" w:date="2020-12-11T06:50:00Z">
        <w:r>
          <w:t>d</w:t>
        </w:r>
        <w:r>
          <w:rPr>
            <w:vertAlign w:val="superscript"/>
          </w:rPr>
          <w:t>8/3</w:t>
        </w:r>
        <w:r>
          <w:t xml:space="preserve"> = </w:t>
        </w:r>
      </w:ins>
      <w:ins w:id="1063" w:author="David Conklin" w:date="2020-12-11T09:33:00Z">
        <w:r w:rsidR="009D5BB9">
          <w:t>(</w:t>
        </w:r>
      </w:ins>
      <w:ins w:id="1064" w:author="David Conklin" w:date="2020-12-11T09:47:00Z">
        <w:r w:rsidR="00F60A2D" w:rsidRPr="00F60A2D">
          <w:rPr>
            <w:i/>
            <w:iCs/>
            <w:rPrChange w:id="1065" w:author="David Conklin" w:date="2020-12-11T09:48:00Z">
              <w:rPr>
                <w:i/>
                <w:iCs/>
              </w:rPr>
            </w:rPrChange>
          </w:rPr>
          <w:t>n</w:t>
        </w:r>
        <w:r w:rsidR="00F60A2D">
          <w:t xml:space="preserve"> </w:t>
        </w:r>
      </w:ins>
      <w:ins w:id="1066" w:author="David Conklin" w:date="2020-12-11T09:48:00Z">
        <w:r w:rsidR="00F60A2D">
          <w:t>/ (</w:t>
        </w:r>
      </w:ins>
      <w:ins w:id="1067" w:author="David Conklin" w:date="2020-12-11T09:33:00Z">
        <w:r w:rsidR="009D5BB9" w:rsidRPr="00F60A2D">
          <w:rPr>
            <w:rPrChange w:id="1068" w:author="David Conklin" w:date="2020-12-11T09:47:00Z">
              <w:rPr/>
            </w:rPrChange>
          </w:rPr>
          <w:t>K</w:t>
        </w:r>
        <w:r w:rsidR="009D5BB9">
          <w:t xml:space="preserve"> * </w:t>
        </w:r>
        <w:r w:rsidR="009D5BB9">
          <w:rPr>
            <w:rFonts w:cstheme="minorHAnsi"/>
          </w:rPr>
          <w:t>√</w:t>
        </w:r>
        <w:r w:rsidR="009D5BB9">
          <w:t>S</w:t>
        </w:r>
      </w:ins>
      <w:ins w:id="1069" w:author="David Conklin" w:date="2020-12-11T09:48:00Z">
        <w:r w:rsidR="00F60A2D">
          <w:t>)</w:t>
        </w:r>
      </w:ins>
      <w:ins w:id="1070" w:author="David Conklin" w:date="2020-12-11T09:33:00Z">
        <w:r w:rsidR="009D5BB9">
          <w:t xml:space="preserve">) </w:t>
        </w:r>
      </w:ins>
      <w:ins w:id="1071" w:author="David Conklin" w:date="2020-12-11T06:51:00Z">
        <w:r>
          <w:t xml:space="preserve"> * Q * </w:t>
        </w:r>
      </w:ins>
      <w:ins w:id="1072" w:author="David Conklin" w:date="2020-12-11T07:14:00Z">
        <w:r w:rsidR="00BA1AEA">
          <w:t>(1 / (wdr * ( wdr / (wdr + 2))</w:t>
        </w:r>
        <w:r w:rsidR="00BA1AEA">
          <w:rPr>
            <w:vertAlign w:val="superscript"/>
          </w:rPr>
          <w:t>2/3</w:t>
        </w:r>
        <w:r w:rsidR="00BA1AEA">
          <w:t>))</w:t>
        </w:r>
      </w:ins>
    </w:p>
    <w:p w14:paraId="1D176FC4" w14:textId="79DCCF5C" w:rsidR="00D4312D" w:rsidRDefault="00D4312D" w:rsidP="00D4312D">
      <w:pPr>
        <w:rPr>
          <w:ins w:id="1073" w:author="David Conklin" w:date="2020-12-11T09:31:00Z"/>
        </w:rPr>
      </w:pPr>
      <w:ins w:id="1074" w:author="David Conklin" w:date="2020-12-11T06:56:00Z">
        <w:r>
          <w:tab/>
        </w:r>
        <w:r>
          <w:tab/>
        </w:r>
      </w:ins>
      <w:ins w:id="1075" w:author="David Conklin" w:date="2020-12-11T09:52:00Z">
        <w:r w:rsidR="00082F5C">
          <w:t>d</w:t>
        </w:r>
        <w:r w:rsidR="00082F5C">
          <w:rPr>
            <w:vertAlign w:val="superscript"/>
          </w:rPr>
          <w:t>8/3</w:t>
        </w:r>
      </w:ins>
      <w:ins w:id="1076" w:author="David Conklin" w:date="2020-12-11T06:56:00Z">
        <w:r>
          <w:t xml:space="preserve"> = </w:t>
        </w:r>
      </w:ins>
      <w:ins w:id="1077" w:author="David Conklin" w:date="2020-12-11T09:48: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 xml:space="preserve">S))  </w:t>
        </w:r>
      </w:ins>
      <w:ins w:id="1078" w:author="David Conklin" w:date="2020-12-11T06:56:00Z">
        <w:r>
          <w:t xml:space="preserve">* Q </w:t>
        </w:r>
      </w:ins>
      <w:ins w:id="1079" w:author="David Conklin" w:date="2020-12-11T07:15:00Z">
        <w:r w:rsidR="0058568C">
          <w:t>* (1</w:t>
        </w:r>
      </w:ins>
      <w:ins w:id="1080" w:author="David Conklin" w:date="2020-12-11T07:16:00Z">
        <w:r w:rsidR="0058568C">
          <w:t xml:space="preserve"> / wdrterm)</w:t>
        </w:r>
      </w:ins>
      <w:ins w:id="1081" w:author="David Conklin" w:date="2020-12-11T07:09:00Z">
        <w:r w:rsidR="00BA1AEA">
          <w:t xml:space="preserve"> </w:t>
        </w:r>
      </w:ins>
    </w:p>
    <w:p w14:paraId="44FF375B" w14:textId="0B79ECC3" w:rsidR="00D24E1A" w:rsidRPr="00D4312D" w:rsidRDefault="00D24E1A" w:rsidP="00D4312D">
      <w:pPr>
        <w:rPr>
          <w:ins w:id="1082" w:author="David Conklin" w:date="2020-12-11T06:56:00Z"/>
          <w:vertAlign w:val="superscript"/>
          <w:rPrChange w:id="1083" w:author="David Conklin" w:date="2020-12-11T06:56:00Z">
            <w:rPr>
              <w:ins w:id="1084" w:author="David Conklin" w:date="2020-12-11T06:56:00Z"/>
            </w:rPr>
          </w:rPrChange>
        </w:rPr>
      </w:pPr>
      <w:ins w:id="1085" w:author="David Conklin" w:date="2020-12-11T09:31:00Z">
        <w:r>
          <w:tab/>
        </w:r>
        <w:r>
          <w:tab/>
        </w:r>
      </w:ins>
      <w:ins w:id="1086" w:author="David Conklin" w:date="2020-12-11T09:52:00Z">
        <w:r w:rsidR="00082F5C">
          <w:t>d</w:t>
        </w:r>
        <w:r w:rsidR="00082F5C">
          <w:rPr>
            <w:vertAlign w:val="superscript"/>
          </w:rPr>
          <w:t>8/3</w:t>
        </w:r>
        <w:r w:rsidR="00082F5C">
          <w:t xml:space="preserve"> </w:t>
        </w:r>
      </w:ins>
      <w:ins w:id="1087" w:author="David Conklin" w:date="2020-12-11T09:31:00Z">
        <w:r>
          <w:t xml:space="preserve">= </w:t>
        </w:r>
      </w:ins>
      <w:ins w:id="1088" w:author="David Conklin" w:date="2020-12-11T09:49: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 xml:space="preserve">S))  </w:t>
        </w:r>
      </w:ins>
      <w:ins w:id="1089" w:author="David Conklin" w:date="2020-12-11T09:31:00Z">
        <w:r>
          <w:t>* Q / wdrterm</w:t>
        </w:r>
      </w:ins>
    </w:p>
    <w:p w14:paraId="52FCAE3A" w14:textId="57443094" w:rsidR="00D4312D" w:rsidRPr="00D4312D" w:rsidRDefault="00D4312D" w:rsidP="00D4312D">
      <w:pPr>
        <w:rPr>
          <w:ins w:id="1090" w:author="David Conklin" w:date="2020-12-11T06:58:00Z"/>
          <w:vertAlign w:val="superscript"/>
          <w:rPrChange w:id="1091" w:author="David Conklin" w:date="2020-12-11T06:58:00Z">
            <w:rPr>
              <w:ins w:id="1092" w:author="David Conklin" w:date="2020-12-11T06:58:00Z"/>
            </w:rPr>
          </w:rPrChange>
        </w:rPr>
      </w:pPr>
      <w:ins w:id="1093" w:author="David Conklin" w:date="2020-12-11T06:58:00Z">
        <w:r>
          <w:rPr>
            <w:vertAlign w:val="superscript"/>
          </w:rPr>
          <w:tab/>
        </w:r>
        <w:r>
          <w:rPr>
            <w:vertAlign w:val="superscript"/>
          </w:rPr>
          <w:tab/>
        </w:r>
        <w:r>
          <w:t>(d</w:t>
        </w:r>
        <w:r>
          <w:rPr>
            <w:vertAlign w:val="superscript"/>
          </w:rPr>
          <w:t>8/3</w:t>
        </w:r>
        <w:r>
          <w:t>)</w:t>
        </w:r>
        <w:r>
          <w:rPr>
            <w:vertAlign w:val="superscript"/>
          </w:rPr>
          <w:t>3/8</w:t>
        </w:r>
        <w:r>
          <w:t xml:space="preserve"> = (</w:t>
        </w:r>
      </w:ins>
      <w:ins w:id="1094" w:author="David Conklin" w:date="2020-12-11T09:49: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t>)</w:t>
        </w:r>
        <w:r w:rsidR="00F60A2D">
          <w:t xml:space="preserve">  </w:t>
        </w:r>
      </w:ins>
      <w:ins w:id="1095" w:author="David Conklin" w:date="2020-12-11T07:16:00Z">
        <w:r w:rsidR="0058568C">
          <w:t>* Q  / wdrterm</w:t>
        </w:r>
      </w:ins>
      <w:ins w:id="1096" w:author="David Conklin" w:date="2020-12-11T09:31:00Z">
        <w:r w:rsidR="00D24E1A">
          <w:t>)</w:t>
        </w:r>
      </w:ins>
      <w:ins w:id="1097" w:author="David Conklin" w:date="2020-12-11T06:58:00Z">
        <w:r>
          <w:rPr>
            <w:vertAlign w:val="superscript"/>
          </w:rPr>
          <w:t>3/8</w:t>
        </w:r>
      </w:ins>
    </w:p>
    <w:p w14:paraId="62932307" w14:textId="6CD019DB" w:rsidR="00D4312D" w:rsidRDefault="00D4312D" w:rsidP="00D4312D">
      <w:pPr>
        <w:rPr>
          <w:ins w:id="1098" w:author="David Conklin" w:date="2020-12-11T09:32:00Z"/>
          <w:vertAlign w:val="superscript"/>
        </w:rPr>
      </w:pPr>
      <w:ins w:id="1099" w:author="David Conklin" w:date="2020-12-11T07:00:00Z">
        <w:r>
          <w:rPr>
            <w:vertAlign w:val="superscript"/>
          </w:rPr>
          <w:tab/>
        </w:r>
        <w:r>
          <w:rPr>
            <w:vertAlign w:val="superscript"/>
          </w:rPr>
          <w:tab/>
        </w:r>
        <w:r>
          <w:t xml:space="preserve">d </w:t>
        </w:r>
      </w:ins>
      <w:ins w:id="1100" w:author="David Conklin" w:date="2020-12-11T09:50:00Z">
        <w:r w:rsidR="00F60A2D">
          <w:t xml:space="preserve">=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t>)</w:t>
        </w:r>
      </w:ins>
      <w:ins w:id="1101" w:author="David Conklin" w:date="2020-12-11T07:00:00Z">
        <w:r>
          <w:rPr>
            <w:vertAlign w:val="superscript"/>
          </w:rPr>
          <w:t>3/8</w:t>
        </w:r>
        <w:r>
          <w:t xml:space="preserve"> * Q</w:t>
        </w:r>
        <w:r>
          <w:rPr>
            <w:vertAlign w:val="superscript"/>
          </w:rPr>
          <w:t>3/8</w:t>
        </w:r>
        <w:r>
          <w:t xml:space="preserve"> </w:t>
        </w:r>
      </w:ins>
      <w:ins w:id="1102" w:author="David Conklin" w:date="2020-12-11T07:17:00Z">
        <w:r w:rsidR="0058568C">
          <w:t xml:space="preserve">/ </w:t>
        </w:r>
      </w:ins>
      <w:ins w:id="1103" w:author="David Conklin" w:date="2020-12-11T07:18:00Z">
        <w:r w:rsidR="0058568C">
          <w:t>wdrterm</w:t>
        </w:r>
        <w:r w:rsidR="0058568C">
          <w:rPr>
            <w:vertAlign w:val="superscript"/>
          </w:rPr>
          <w:t>3/8</w:t>
        </w:r>
      </w:ins>
    </w:p>
    <w:p w14:paraId="0970F91C" w14:textId="7A0E84AB" w:rsidR="009D5BB9" w:rsidRDefault="009D5BB9" w:rsidP="00D4312D">
      <w:pPr>
        <w:rPr>
          <w:ins w:id="1104" w:author="David Conklin" w:date="2020-12-11T09:34:00Z"/>
          <w:vertAlign w:val="superscript"/>
        </w:rPr>
      </w:pPr>
    </w:p>
    <w:p w14:paraId="129E125B" w14:textId="77777777" w:rsidR="00082F5C" w:rsidRDefault="009D5BB9" w:rsidP="00D4312D">
      <w:pPr>
        <w:rPr>
          <w:ins w:id="1105" w:author="David Conklin" w:date="2020-12-11T09:56:00Z"/>
        </w:rPr>
      </w:pPr>
      <w:ins w:id="1106" w:author="David Conklin" w:date="2020-12-11T09:35:00Z">
        <w:r>
          <w:t xml:space="preserve">This is </w:t>
        </w:r>
      </w:ins>
      <w:ins w:id="1107" w:author="David Conklin" w:date="2020-12-11T09:56:00Z">
        <w:r w:rsidR="00082F5C">
          <w:t xml:space="preserve">similar to </w:t>
        </w:r>
      </w:ins>
      <w:ins w:id="1108" w:author="David Conklin" w:date="2020-12-11T09:35:00Z">
        <w:r>
          <w:t>the form used in the C++</w:t>
        </w:r>
      </w:ins>
      <w:ins w:id="1109" w:author="David Conklin" w:date="2020-12-11T09:36:00Z">
        <w:r>
          <w:t xml:space="preserve"> code</w:t>
        </w:r>
      </w:ins>
    </w:p>
    <w:p w14:paraId="708B6B75" w14:textId="77777777" w:rsidR="001E444D" w:rsidRDefault="001E444D" w:rsidP="001E444D">
      <w:pPr>
        <w:ind w:left="720" w:firstLine="720"/>
        <w:rPr>
          <w:ins w:id="1110" w:author="David Conklin" w:date="2020-12-11T10:01:00Z"/>
        </w:rPr>
      </w:pPr>
      <w:ins w:id="1111" w:author="David Conklin" w:date="2020-12-11T10:01:00Z">
        <w:r>
          <w:t>d =  (0.3 Q / (</w:t>
        </w:r>
        <w:r>
          <w:rPr>
            <w:rFonts w:cstheme="minorHAnsi"/>
          </w:rPr>
          <w:t>√</w:t>
        </w:r>
        <w:r>
          <w:t>S * wdrterm))</w:t>
        </w:r>
        <w:r>
          <w:rPr>
            <w:vertAlign w:val="superscript"/>
          </w:rPr>
          <w:t xml:space="preserve">3/8 </w:t>
        </w:r>
      </w:ins>
    </w:p>
    <w:p w14:paraId="1A049A78" w14:textId="5532E182" w:rsidR="009D5BB9" w:rsidRDefault="009D5BB9" w:rsidP="00D4312D">
      <w:pPr>
        <w:rPr>
          <w:ins w:id="1112" w:author="David Conklin" w:date="2020-12-11T09:36:00Z"/>
        </w:rPr>
      </w:pPr>
      <w:ins w:id="1113" w:author="David Conklin" w:date="2020-12-11T09:36:00Z">
        <w:r>
          <w:t>which implies</w:t>
        </w:r>
      </w:ins>
    </w:p>
    <w:p w14:paraId="091A86B1" w14:textId="7DF9C71A" w:rsidR="009D5BB9" w:rsidRDefault="009D5BB9" w:rsidP="009D5BB9">
      <w:pPr>
        <w:rPr>
          <w:ins w:id="1114" w:author="David Conklin" w:date="2020-12-11T09:37:00Z"/>
          <w:vertAlign w:val="superscript"/>
        </w:rPr>
      </w:pPr>
      <w:ins w:id="1115" w:author="David Conklin" w:date="2020-12-11T09:37:00Z">
        <w:r>
          <w:tab/>
        </w:r>
        <w:r>
          <w:tab/>
          <w:t xml:space="preserve">(0.3 / </w:t>
        </w:r>
        <w:r>
          <w:rPr>
            <w:rFonts w:cstheme="minorHAnsi"/>
          </w:rPr>
          <w:t>√</w:t>
        </w:r>
        <w:r>
          <w:t>S)</w:t>
        </w:r>
        <w:r>
          <w:rPr>
            <w:vertAlign w:val="superscript"/>
          </w:rPr>
          <w:t>3/8</w:t>
        </w:r>
        <w:r>
          <w:t xml:space="preserve"> = </w:t>
        </w:r>
      </w:ins>
      <w:ins w:id="1116" w:author="David Conklin" w:date="2020-12-11T09:51: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ins>
    </w:p>
    <w:p w14:paraId="59ADF2CA" w14:textId="5F7CA085" w:rsidR="009D5BB9" w:rsidRDefault="009D5BB9" w:rsidP="009D5BB9">
      <w:pPr>
        <w:rPr>
          <w:ins w:id="1117" w:author="David Conklin" w:date="2020-12-11T09:53:00Z"/>
        </w:rPr>
      </w:pPr>
      <w:ins w:id="1118" w:author="David Conklin" w:date="2020-12-11T09:37:00Z">
        <w:r>
          <w:tab/>
        </w:r>
        <w:r>
          <w:tab/>
          <w:t xml:space="preserve">0.3 = </w:t>
        </w:r>
      </w:ins>
      <w:ins w:id="1119" w:author="David Conklin" w:date="2020-12-11T09:52:00Z">
        <w:r w:rsidR="00F60A2D">
          <w:rPr>
            <w:i/>
            <w:iCs/>
          </w:rPr>
          <w:t>n</w:t>
        </w:r>
        <w:r w:rsidR="00F60A2D">
          <w:t xml:space="preserve"> / K</w:t>
        </w:r>
      </w:ins>
    </w:p>
    <w:p w14:paraId="4B270A8C" w14:textId="2DE665C2" w:rsidR="00082F5C" w:rsidRPr="00082F5C" w:rsidRDefault="00082F5C" w:rsidP="009D5BB9">
      <w:pPr>
        <w:rPr>
          <w:ins w:id="1120" w:author="David Conklin" w:date="2020-12-11T09:38:00Z"/>
          <w:rPrChange w:id="1121" w:author="David Conklin" w:date="2020-12-11T09:53:00Z">
            <w:rPr>
              <w:ins w:id="1122" w:author="David Conklin" w:date="2020-12-11T09:38:00Z"/>
            </w:rPr>
          </w:rPrChange>
        </w:rPr>
      </w:pPr>
      <w:ins w:id="1123" w:author="David Conklin" w:date="2020-12-11T09:53:00Z">
        <w:r>
          <w:tab/>
        </w:r>
        <w:r>
          <w:tab/>
        </w:r>
        <w:r>
          <w:rPr>
            <w:i/>
            <w:iCs/>
          </w:rPr>
          <w:t>n</w:t>
        </w:r>
        <w:r>
          <w:t xml:space="preserve"> = 0.3 K</w:t>
        </w:r>
      </w:ins>
    </w:p>
    <w:p w14:paraId="2C5B8C35" w14:textId="769EC1E7" w:rsidR="009D5BB9" w:rsidRDefault="009D5BB9" w:rsidP="009D5BB9">
      <w:pPr>
        <w:rPr>
          <w:ins w:id="1124" w:author="David Conklin" w:date="2020-12-11T09:40:00Z"/>
        </w:rPr>
      </w:pPr>
      <w:ins w:id="1125" w:author="David Conklin" w:date="2020-12-11T09:38:00Z">
        <w:r>
          <w:t xml:space="preserve">and, for </w:t>
        </w:r>
        <w:r>
          <w:rPr>
            <w:i/>
            <w:iCs/>
          </w:rPr>
          <w:t>n</w:t>
        </w:r>
        <w:r>
          <w:t xml:space="preserve"> in </w:t>
        </w:r>
      </w:ins>
      <w:ins w:id="1126" w:author="David Conklin" w:date="2020-12-11T10:12:00Z">
        <w:r w:rsidR="00972AE9">
          <w:t>s/</w:t>
        </w:r>
      </w:ins>
      <w:ins w:id="1127" w:author="David Conklin" w:date="2020-12-11T09:39:00Z">
        <w:r>
          <w:t>ft</w:t>
        </w:r>
        <w:r>
          <w:rPr>
            <w:vertAlign w:val="superscript"/>
          </w:rPr>
          <w:t>1/3</w:t>
        </w:r>
        <w:r>
          <w:t>,</w:t>
        </w:r>
        <w:r>
          <w:t xml:space="preserve"> K is </w:t>
        </w:r>
      </w:ins>
      <w:ins w:id="1128" w:author="David Conklin" w:date="2020-12-11T10:12:00Z">
        <w:r w:rsidR="00972AE9">
          <w:t xml:space="preserve">1 / </w:t>
        </w:r>
      </w:ins>
      <w:ins w:id="1129" w:author="David Conklin" w:date="2020-12-11T09:39:00Z">
        <w:r>
          <w:t>1.4859 ft</w:t>
        </w:r>
        <w:r>
          <w:rPr>
            <w:vertAlign w:val="superscript"/>
          </w:rPr>
          <w:t>1/3</w:t>
        </w:r>
        <w:r>
          <w:t>/m</w:t>
        </w:r>
        <w:r>
          <w:rPr>
            <w:vertAlign w:val="superscript"/>
          </w:rPr>
          <w:t>1/3</w:t>
        </w:r>
      </w:ins>
      <w:ins w:id="1130" w:author="David Conklin" w:date="2020-12-11T09:40:00Z">
        <w:r>
          <w:t xml:space="preserve">, and </w:t>
        </w:r>
      </w:ins>
    </w:p>
    <w:p w14:paraId="37BBABB0" w14:textId="260FEF29" w:rsidR="009D5BB9" w:rsidRDefault="009D5BB9" w:rsidP="009D5BB9">
      <w:pPr>
        <w:rPr>
          <w:ins w:id="1131" w:author="David Conklin" w:date="2020-12-11T09:45:00Z"/>
        </w:rPr>
      </w:pPr>
      <w:ins w:id="1132" w:author="David Conklin" w:date="2020-12-11T09:40:00Z">
        <w:r>
          <w:tab/>
        </w:r>
        <w:r>
          <w:tab/>
        </w:r>
        <w:r>
          <w:rPr>
            <w:i/>
            <w:iCs/>
          </w:rPr>
          <w:t>n</w:t>
        </w:r>
        <w:r>
          <w:t xml:space="preserve"> = </w:t>
        </w:r>
      </w:ins>
      <w:ins w:id="1133" w:author="David Conklin" w:date="2020-12-11T09:53:00Z">
        <w:r w:rsidR="00082F5C">
          <w:t xml:space="preserve">0.3 </w:t>
        </w:r>
      </w:ins>
      <w:ins w:id="1134" w:author="David Conklin" w:date="2020-12-11T10:28:00Z">
        <w:r w:rsidR="003D0B14">
          <w:t xml:space="preserve">/ </w:t>
        </w:r>
      </w:ins>
      <w:ins w:id="1135" w:author="David Conklin" w:date="2020-12-11T10:29:00Z">
        <w:r w:rsidR="003D0B14">
          <w:t>0.673</w:t>
        </w:r>
      </w:ins>
    </w:p>
    <w:p w14:paraId="5086439B" w14:textId="136E29A3" w:rsidR="00F60A2D" w:rsidRPr="00F60A2D" w:rsidRDefault="00F60A2D" w:rsidP="009D5BB9">
      <w:pPr>
        <w:rPr>
          <w:ins w:id="1136" w:author="David Conklin" w:date="2020-12-11T09:40:00Z"/>
          <w:rPrChange w:id="1137" w:author="David Conklin" w:date="2020-12-11T09:46:00Z">
            <w:rPr>
              <w:ins w:id="1138" w:author="David Conklin" w:date="2020-12-11T09:40:00Z"/>
              <w:vertAlign w:val="superscript"/>
            </w:rPr>
          </w:rPrChange>
        </w:rPr>
      </w:pPr>
      <w:ins w:id="1139" w:author="David Conklin" w:date="2020-12-11T09:45:00Z">
        <w:r>
          <w:tab/>
        </w:r>
        <w:r>
          <w:tab/>
        </w:r>
      </w:ins>
      <w:ins w:id="1140" w:author="David Conklin" w:date="2020-12-11T09:46:00Z">
        <w:r>
          <w:rPr>
            <w:i/>
            <w:iCs/>
          </w:rPr>
          <w:t>n</w:t>
        </w:r>
      </w:ins>
      <w:ins w:id="1141" w:author="David Conklin" w:date="2020-12-11T10:15:00Z">
        <w:r w:rsidR="00BC45C1">
          <w:t xml:space="preserve">, </w:t>
        </w:r>
        <w:r w:rsidR="00BC45C1">
          <w:t>s/ft</w:t>
        </w:r>
        <w:r w:rsidR="00BC45C1">
          <w:rPr>
            <w:vertAlign w:val="superscript"/>
          </w:rPr>
          <w:t>1/3</w:t>
        </w:r>
      </w:ins>
      <w:ins w:id="1142" w:author="David Conklin" w:date="2020-12-11T09:46:00Z">
        <w:r>
          <w:t xml:space="preserve"> = </w:t>
        </w:r>
      </w:ins>
      <w:ins w:id="1143" w:author="David Conklin" w:date="2020-12-11T09:54:00Z">
        <w:r w:rsidR="00082F5C">
          <w:t>0.4</w:t>
        </w:r>
      </w:ins>
      <w:ins w:id="1144" w:author="David Conklin" w:date="2020-12-11T10:30:00Z">
        <w:r w:rsidR="003D0B14">
          <w:t>46</w:t>
        </w:r>
      </w:ins>
    </w:p>
    <w:p w14:paraId="383312D2" w14:textId="390CBAF9" w:rsidR="00343DF7" w:rsidRDefault="00343DF7" w:rsidP="00343DF7">
      <w:pPr>
        <w:rPr>
          <w:ins w:id="1145" w:author="David Conklin" w:date="2020-12-11T10:16:00Z"/>
        </w:rPr>
      </w:pPr>
    </w:p>
    <w:p w14:paraId="6367D217" w14:textId="6B67A20E" w:rsidR="00BC45C1" w:rsidRPr="003D0B14" w:rsidRDefault="00BC45C1" w:rsidP="00BC45C1">
      <w:pPr>
        <w:rPr>
          <w:ins w:id="1146" w:author="David Conklin" w:date="2020-12-11T10:16:00Z"/>
          <w:rPrChange w:id="1147" w:author="David Conklin" w:date="2020-12-11T10:31:00Z">
            <w:rPr>
              <w:ins w:id="1148" w:author="David Conklin" w:date="2020-12-11T10:16:00Z"/>
            </w:rPr>
          </w:rPrChange>
        </w:rPr>
      </w:pPr>
      <w:ins w:id="1149" w:author="David Conklin" w:date="2020-12-11T10:16:00Z">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ins>
      <w:ins w:id="1150" w:author="David Conklin" w:date="2020-12-11T10:31:00Z">
        <w:r w:rsidR="003D0B14">
          <w:t xml:space="preserve">  In CW3M, the use of a value for </w:t>
        </w:r>
        <w:r w:rsidR="003D0B14">
          <w:rPr>
            <w:i/>
            <w:iCs/>
          </w:rPr>
          <w:t>n</w:t>
        </w:r>
        <w:r w:rsidR="003D0B14">
          <w:t xml:space="preserve"> much higher than the table values is inherited fro</w:t>
        </w:r>
      </w:ins>
      <w:ins w:id="1151" w:author="David Conklin" w:date="2020-12-11T10:32:00Z">
        <w:r w:rsidR="003D0B14">
          <w:t>m the WW2100 project</w:t>
        </w:r>
        <w:r w:rsidR="00991B31">
          <w:t>.</w:t>
        </w:r>
      </w:ins>
    </w:p>
    <w:p w14:paraId="28DD9B50" w14:textId="77777777" w:rsidR="00294460" w:rsidRDefault="00294460" w:rsidP="003D0B14">
      <w:pPr>
        <w:rPr>
          <w:ins w:id="1152" w:author="David Conklin" w:date="2020-12-09T05:50:00Z"/>
        </w:rPr>
        <w:pPrChange w:id="1153" w:author="David Conklin" w:date="2020-12-11T10:30:00Z">
          <w:pPr>
            <w:ind w:left="720" w:firstLine="720"/>
          </w:pPr>
        </w:pPrChange>
      </w:pPr>
    </w:p>
    <w:p w14:paraId="1177B77A" w14:textId="63AD6C20" w:rsidR="007B1928" w:rsidRPr="002D591A" w:rsidDel="00413E77" w:rsidRDefault="000D60AF">
      <w:pPr>
        <w:ind w:firstLine="720"/>
        <w:rPr>
          <w:del w:id="1154" w:author="David Conklin" w:date="2020-12-08T17:23:00Z"/>
        </w:rPr>
      </w:pPr>
      <w:moveToRangeStart w:id="1155" w:author="David Conklin" w:date="2020-12-08T17:22:00Z" w:name="move58340576"/>
      <w:moveTo w:id="1156" w:author="David Conklin" w:date="2020-12-08T17:22:00Z">
        <w:del w:id="1157" w:author="David Conklin" w:date="2020-12-11T10:18:00Z">
          <w:r w:rsidRPr="002D591A" w:rsidDel="00BC45C1">
            <w:delText xml:space="preserve">The value of the width-to-depth ratio may be specified explicitly in the &lt;streams&gt; block of the Flow XML input file (e.g. wd_ratio = “10”).  </w:delText>
          </w:r>
        </w:del>
      </w:moveTo>
      <w:moveToRangeEnd w:id="1155"/>
      <w:r w:rsidR="009236BE">
        <w:t xml:space="preserve">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r w:rsidR="001A6DC9">
        <w:t xml:space="preserve"> </w:t>
      </w:r>
      <w:r w:rsidR="009236BE" w:rsidRPr="002D591A">
        <w:t xml:space="preserve">Then that depth is used </w:t>
      </w:r>
      <w:r w:rsidR="00067529" w:rsidRPr="002D591A">
        <w:t xml:space="preserve">together with the length of the subreach and the current day’s upstream and lateral inflows to calculate </w:t>
      </w:r>
      <w:r w:rsidR="009236BE"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158" w:author="David Conklin" w:date="2020-12-08T17:20:00Z">
        <w:r w:rsidRPr="002D591A" w:rsidDel="000D60AF">
          <w:delText xml:space="preserve">daily </w:delText>
        </w:r>
      </w:del>
      <w:ins w:id="1159"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160" w:author="David Conklin" w:date="2020-12-08T17:41:00Z">
        <w:r w:rsidR="00F87EC3">
          <w:t>second</w:t>
        </w:r>
      </w:ins>
      <w:del w:id="1161"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162" w:author="David Conklin" w:date="2020-12-08T17:41:00Z">
        <w:r w:rsidR="00F87EC3">
          <w:t xml:space="preserve">Manning </w:t>
        </w:r>
      </w:ins>
      <w:r w:rsidR="00176B6C" w:rsidRPr="002D591A">
        <w:t>depth for the water in the reach</w:t>
      </w:r>
      <w:ins w:id="1163" w:author="David Conklin" w:date="2020-12-08T17:21:00Z">
        <w:r w:rsidR="000D60AF">
          <w:t xml:space="preserve">. </w:t>
        </w:r>
      </w:ins>
      <w:del w:id="1164"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165"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166" w:author="David Conklin" w:date="2020-12-08T17:22:00Z" w:name="move58340576"/>
      <w:moveFrom w:id="1167" w:author="David Conklin" w:date="2020-12-08T17:22:00Z">
        <w:del w:id="1168"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166"/>
      <w:del w:id="1169"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lastRenderedPageBreak/>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70" w:name="_Toc58341818"/>
      <w:r>
        <w:t>Estimating the surface area of the water in a subreach</w:t>
      </w:r>
      <w:bookmarkEnd w:id="117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171" w:name="_Toc58341819"/>
      <w:r>
        <w:t>Water temperature from thermal energy</w:t>
      </w:r>
      <w:bookmarkEnd w:id="117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72" w:name="_Toc58341820"/>
      <w:r>
        <w:t>Initial conditions for Flow: the IC file</w:t>
      </w:r>
      <w:bookmarkEnd w:id="117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73" w:name="_Toc58341821"/>
      <w:r>
        <w:lastRenderedPageBreak/>
        <w:t>Boundary conditions for stream water temperature</w:t>
      </w:r>
      <w:bookmarkEnd w:id="1173"/>
    </w:p>
    <w:p w14:paraId="37ABE728" w14:textId="13DDAE17" w:rsidR="00AF5828" w:rsidRDefault="007512E5" w:rsidP="007512E5">
      <w:pPr>
        <w:rPr>
          <w:ins w:id="1174" w:author="David Conklin" w:date="2020-12-08T14:30:00Z"/>
        </w:rPr>
      </w:pPr>
      <w:r>
        <w:tab/>
        <w:t xml:space="preserve">Water enters stream reaches from upstream and from lateral flow.  </w:t>
      </w:r>
      <w:ins w:id="1175" w:author="David Conklin" w:date="2020-12-08T14:27:00Z">
        <w:r w:rsidR="00AF5828">
          <w:t>Water entering from upstream already has a temperature associat</w:t>
        </w:r>
      </w:ins>
      <w:ins w:id="1176" w:author="David Conklin" w:date="2020-12-08T14:28:00Z">
        <w:r w:rsidR="00AF5828">
          <w:t xml:space="preserve">ed with it.  The temperature of water entering laterally as runoff </w:t>
        </w:r>
      </w:ins>
      <w:ins w:id="1177" w:author="David Conklin" w:date="2020-12-08T14:30:00Z">
        <w:r w:rsidR="00AF5828">
          <w:t>from the land is estimated as a function of the air temperature:</w:t>
        </w:r>
      </w:ins>
    </w:p>
    <w:p w14:paraId="3A6C5397" w14:textId="57838FC3" w:rsidR="00AF5828" w:rsidRDefault="00AF5828" w:rsidP="007512E5">
      <w:pPr>
        <w:rPr>
          <w:ins w:id="1178" w:author="David Conklin" w:date="2020-12-08T14:33:00Z"/>
        </w:rPr>
      </w:pPr>
      <w:ins w:id="1179" w:author="David Conklin" w:date="2020-12-08T14:30:00Z">
        <w:r>
          <w:tab/>
        </w:r>
      </w:ins>
      <w:ins w:id="1180" w:author="David Conklin" w:date="2020-12-08T14:49:00Z">
        <w:r w:rsidR="00977ECE">
          <w:tab/>
        </w:r>
      </w:ins>
      <w:ins w:id="1181" w:author="David Conklin" w:date="2020-12-08T14:31:00Z">
        <w:r>
          <w:t>H2O_TEMP = W2A_SL</w:t>
        </w:r>
      </w:ins>
      <w:ins w:id="1182" w:author="David Conklin" w:date="2020-12-08T14:32:00Z">
        <w:r>
          <w:t>P</w:t>
        </w:r>
      </w:ins>
      <w:ins w:id="1183" w:author="David Conklin" w:date="2020-12-08T14:33:00Z">
        <w:r>
          <w:t>[hbvcalib]</w:t>
        </w:r>
      </w:ins>
      <w:ins w:id="1184" w:author="David Conklin" w:date="2020-12-08T14:31:00Z">
        <w:r>
          <w:t xml:space="preserve"> * AIR_TEMP + W2A_INT</w:t>
        </w:r>
      </w:ins>
      <w:ins w:id="1185" w:author="David Conklin" w:date="2020-12-08T14:33:00Z">
        <w:r>
          <w:t>[hbvcalib]</w:t>
        </w:r>
      </w:ins>
    </w:p>
    <w:p w14:paraId="7C8BC1D3" w14:textId="70CB9CFB" w:rsidR="00AF5828" w:rsidRDefault="00AF5828" w:rsidP="007512E5">
      <w:pPr>
        <w:rPr>
          <w:ins w:id="1186" w:author="David Conklin" w:date="2020-12-08T14:37:00Z"/>
        </w:rPr>
      </w:pPr>
      <w:ins w:id="1187" w:author="David Conklin" w:date="2020-12-08T14:34:00Z">
        <w:r>
          <w:t xml:space="preserve">hbvcalib is the index </w:t>
        </w:r>
      </w:ins>
      <w:ins w:id="1188" w:author="David Conklin" w:date="2020-12-08T14:36:00Z">
        <w:r>
          <w:t>to the row in</w:t>
        </w:r>
      </w:ins>
      <w:ins w:id="1189" w:author="David Conklin" w:date="2020-12-08T14:34:00Z">
        <w:r>
          <w:t xml:space="preserve"> the HBV calibration data for the subbas</w:t>
        </w:r>
      </w:ins>
      <w:ins w:id="1190" w:author="David Conklin" w:date="2020-12-08T14:35:00Z">
        <w:r>
          <w:t>in where the reach is located.  W2A_SLP and W2A_INT are column headings in the table of</w:t>
        </w:r>
      </w:ins>
      <w:ins w:id="1191" w:author="David Conklin" w:date="2020-12-08T14:36:00Z">
        <w:r>
          <w:t xml:space="preserve"> HBV calibration data (the HBV.csv file)</w:t>
        </w:r>
      </w:ins>
      <w:ins w:id="1192" w:author="David Conklin" w:date="2020-12-08T14:37:00Z">
        <w:r>
          <w:t>.</w:t>
        </w:r>
      </w:ins>
      <w:ins w:id="1193" w:author="David Conklin" w:date="2020-12-08T14:47:00Z">
        <w:r w:rsidR="00977ECE">
          <w:t xml:space="preserve">  Basing the temperature of the water on the tempe</w:t>
        </w:r>
      </w:ins>
      <w:ins w:id="1194" w:author="David Conklin" w:date="2020-12-08T14:48:00Z">
        <w:r w:rsidR="00977ECE">
          <w:t>rature of the air introduces seasonality to the water temperatures.</w:t>
        </w:r>
      </w:ins>
    </w:p>
    <w:p w14:paraId="3991AEBB" w14:textId="4E524D82" w:rsidR="00AF5828" w:rsidRDefault="006D5AFD" w:rsidP="007512E5">
      <w:pPr>
        <w:rPr>
          <w:ins w:id="1195" w:author="David Conklin" w:date="2020-12-08T14:27:00Z"/>
        </w:rPr>
      </w:pPr>
      <w:ins w:id="1196" w:author="David Conklin" w:date="2020-12-08T14:37:00Z">
        <w:r>
          <w:tab/>
          <w:t xml:space="preserve">Where sufficient measured data of </w:t>
        </w:r>
      </w:ins>
      <w:ins w:id="1197" w:author="David Conklin" w:date="2020-12-08T14:38:00Z">
        <w:r>
          <w:t>stream temperatures is available, the W2A_SLP and W2A_INT values are obtained</w:t>
        </w:r>
      </w:ins>
      <w:ins w:id="1198" w:author="David Conklin" w:date="2020-12-08T14:39:00Z">
        <w:r>
          <w:t xml:space="preserve"> from a linear fit of measured monthly stream temperatures to air temperatures from the </w:t>
        </w:r>
      </w:ins>
      <w:ins w:id="1199" w:author="David Conklin" w:date="2020-12-08T14:40:00Z">
        <w:r>
          <w:t xml:space="preserve">baseline weather data.  </w:t>
        </w:r>
      </w:ins>
      <w:ins w:id="1200" w:author="David Conklin" w:date="2020-12-08T14:41:00Z">
        <w:r>
          <w:t xml:space="preserve">If measured stream temperatures are not available, the </w:t>
        </w:r>
        <w:r>
          <w:br/>
          <w:t>W2A_S</w:t>
        </w:r>
      </w:ins>
      <w:ins w:id="1201" w:author="David Conklin" w:date="2020-12-08T14:42:00Z">
        <w:r>
          <w:t>LP and W2A_INT values may be copied from those for a similarly situated subbasin.  I</w:t>
        </w:r>
      </w:ins>
      <w:ins w:id="1202" w:author="David Conklin" w:date="2020-12-08T14:43:00Z">
        <w:r>
          <w:t>f there are no comparable calibrated subbasins, W2A_SLP</w:t>
        </w:r>
      </w:ins>
      <w:ins w:id="1203" w:author="David Conklin" w:date="2020-12-08T14:44:00Z">
        <w:r>
          <w:t xml:space="preserve"> may be set to zero and W2A_INT set to DEFAULT_SOIL_H2O_TEMP_DEGC</w:t>
        </w:r>
      </w:ins>
      <w:ins w:id="1204" w:author="David Conklin" w:date="2020-12-08T14:46:00Z">
        <w:r>
          <w:t>, which has the effect of setting the temperature of the runoff when it enters the reach to a constant, year</w:t>
        </w:r>
      </w:ins>
      <w:ins w:id="1205" w:author="David Conklin" w:date="2020-12-08T14:47:00Z">
        <w:r>
          <w:t xml:space="preserve"> around.</w:t>
        </w:r>
      </w:ins>
    </w:p>
    <w:p w14:paraId="766A03D7" w14:textId="476522CD" w:rsidR="007E2AF3" w:rsidRDefault="007E2AF3">
      <w:pPr>
        <w:ind w:firstLine="720"/>
        <w:pPrChange w:id="1206" w:author="David Conklin" w:date="2020-12-08T14:49:00Z">
          <w:pPr/>
        </w:pPrChange>
      </w:pPr>
      <w:r>
        <w:t xml:space="preserve">As of </w:t>
      </w:r>
      <w:ins w:id="1207" w:author="David Conklin" w:date="2020-12-08T14:49:00Z">
        <w:r w:rsidR="00977ECE">
          <w:t>12/8</w:t>
        </w:r>
      </w:ins>
      <w:del w:id="1208"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209" w:author="David Conklin" w:date="2020-12-08T14:50:00Z">
        <w:r w:rsidR="00977ECE">
          <w:rPr>
            <w:rFonts w:ascii="Consolas" w:hAnsi="Consolas" w:cs="Consolas"/>
            <w:color w:val="000000"/>
            <w:sz w:val="19"/>
            <w:szCs w:val="19"/>
          </w:rPr>
          <w:t>8</w:t>
        </w:r>
      </w:ins>
      <w:del w:id="1210"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211"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212"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213"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214" w:author="David Conklin" w:date="2020-12-08T15:51:00Z"/>
          <w:rFonts w:cstheme="minorHAnsi"/>
          <w:color w:val="000000"/>
        </w:rPr>
      </w:pPr>
      <w:ins w:id="1215" w:author="David Conklin" w:date="2020-12-08T15:35:00Z">
        <w:r>
          <w:rPr>
            <w:rFonts w:cstheme="minorHAnsi"/>
            <w:color w:val="000000"/>
          </w:rPr>
          <w:tab/>
          <w:t>As of 12/</w:t>
        </w:r>
      </w:ins>
      <w:ins w:id="1216" w:author="David Conklin" w:date="2020-12-08T15:36:00Z">
        <w:r>
          <w:rPr>
            <w:rFonts w:cstheme="minorHAnsi"/>
            <w:color w:val="000000"/>
          </w:rPr>
          <w:t xml:space="preserve">8/20, stream temperatures have only been fitted to air temperatures for </w:t>
        </w:r>
      </w:ins>
      <w:ins w:id="1217" w:author="David Conklin" w:date="2020-12-08T16:05:00Z">
        <w:r w:rsidR="00497166">
          <w:rPr>
            <w:rFonts w:cstheme="minorHAnsi"/>
            <w:color w:val="000000"/>
          </w:rPr>
          <w:t>3</w:t>
        </w:r>
      </w:ins>
      <w:ins w:id="1218" w:author="David Conklin" w:date="2020-12-08T15:36:00Z">
        <w:r>
          <w:rPr>
            <w:rFonts w:cstheme="minorHAnsi"/>
            <w:color w:val="000000"/>
          </w:rPr>
          <w:t xml:space="preserve"> </w:t>
        </w:r>
      </w:ins>
      <w:ins w:id="1219" w:author="David Conklin" w:date="2020-12-08T16:06:00Z">
        <w:r w:rsidR="003C5919">
          <w:rPr>
            <w:rFonts w:cstheme="minorHAnsi"/>
            <w:color w:val="000000"/>
          </w:rPr>
          <w:t>drainages in the McKenzie basin</w:t>
        </w:r>
      </w:ins>
      <w:ins w:id="1220" w:author="David Conklin" w:date="2020-12-08T15:36:00Z">
        <w:r>
          <w:rPr>
            <w:rFonts w:cstheme="minorHAnsi"/>
            <w:color w:val="000000"/>
          </w:rPr>
          <w:t xml:space="preserve">: </w:t>
        </w:r>
      </w:ins>
      <w:ins w:id="1221" w:author="David Conklin" w:date="2020-12-08T15:37:00Z">
        <w:r>
          <w:rPr>
            <w:rFonts w:cstheme="minorHAnsi"/>
            <w:color w:val="000000"/>
          </w:rPr>
          <w:t xml:space="preserve">the Cougar reservoir drainage (HBVCALIB = 8), </w:t>
        </w:r>
      </w:ins>
      <w:ins w:id="1222" w:author="David Conklin" w:date="2020-12-08T15:36:00Z">
        <w:r>
          <w:rPr>
            <w:rFonts w:cstheme="minorHAnsi"/>
            <w:color w:val="000000"/>
          </w:rPr>
          <w:t>the Blue</w:t>
        </w:r>
      </w:ins>
      <w:ins w:id="1223" w:author="David Conklin" w:date="2020-12-08T15:37:00Z">
        <w:r>
          <w:rPr>
            <w:rFonts w:cstheme="minorHAnsi"/>
            <w:color w:val="000000"/>
          </w:rPr>
          <w:t xml:space="preserve"> River reservoir drainage (HBVCALIB = 9)</w:t>
        </w:r>
      </w:ins>
      <w:ins w:id="1224" w:author="David Conklin" w:date="2020-12-08T15:42:00Z">
        <w:r>
          <w:rPr>
            <w:rFonts w:cstheme="minorHAnsi"/>
            <w:color w:val="000000"/>
          </w:rPr>
          <w:t>, and the McKenzie outlet (HBVCALIB = 16)</w:t>
        </w:r>
      </w:ins>
      <w:ins w:id="1225" w:author="David Conklin" w:date="2020-12-08T15:40:00Z">
        <w:r>
          <w:rPr>
            <w:rFonts w:cstheme="minorHAnsi"/>
            <w:color w:val="000000"/>
          </w:rPr>
          <w:t>.  The fit for the Cougar drainage is also being used for the Clear Lake drainage (HBVCALIB = 46)</w:t>
        </w:r>
      </w:ins>
      <w:ins w:id="1226" w:author="David Conklin" w:date="2020-12-08T15:41:00Z">
        <w:r>
          <w:rPr>
            <w:rFonts w:cstheme="minorHAnsi"/>
            <w:color w:val="000000"/>
          </w:rPr>
          <w:t xml:space="preserve"> and for the upper McKenzie above Walterville (HBVCALIB = 34)</w:t>
        </w:r>
      </w:ins>
      <w:ins w:id="1227" w:author="David Conklin" w:date="2020-12-08T15:43:00Z">
        <w:r>
          <w:rPr>
            <w:rFonts w:cstheme="minorHAnsi"/>
            <w:color w:val="000000"/>
          </w:rPr>
          <w:t>.  The fit for the McKenzie outlet is being used for the Mohawk subbasin (HBVCALIB = 25).</w:t>
        </w:r>
      </w:ins>
      <w:ins w:id="1228"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229"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230"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231">
          <w:tblGrid>
            <w:gridCol w:w="1110"/>
            <w:gridCol w:w="1968"/>
            <w:gridCol w:w="2636"/>
            <w:gridCol w:w="2636"/>
            <w:gridCol w:w="1661"/>
          </w:tblGrid>
        </w:tblGridChange>
      </w:tblGrid>
      <w:tr w:rsidR="007F2465" w14:paraId="37FE1D46" w14:textId="77777777" w:rsidTr="007F2465">
        <w:trPr>
          <w:ins w:id="1232" w:author="David Conklin" w:date="2020-12-08T15:44:00Z"/>
        </w:trPr>
        <w:tc>
          <w:tcPr>
            <w:tcW w:w="1110" w:type="dxa"/>
            <w:tcPrChange w:id="1233" w:author="David Conklin" w:date="2020-12-08T15:51:00Z">
              <w:tcPr>
                <w:tcW w:w="1110" w:type="dxa"/>
              </w:tcPr>
            </w:tcPrChange>
          </w:tcPr>
          <w:p w14:paraId="6F58217A" w14:textId="7CA7612A" w:rsidR="007F2465" w:rsidRDefault="007F2465">
            <w:pPr>
              <w:autoSpaceDE w:val="0"/>
              <w:autoSpaceDN w:val="0"/>
              <w:adjustRightInd w:val="0"/>
              <w:jc w:val="center"/>
              <w:rPr>
                <w:ins w:id="1234" w:author="David Conklin" w:date="2020-12-08T15:44:00Z"/>
                <w:rFonts w:cstheme="minorHAnsi"/>
                <w:color w:val="000000"/>
              </w:rPr>
              <w:pPrChange w:id="1235" w:author="David Conklin" w:date="2020-12-08T15:55:00Z">
                <w:pPr>
                  <w:autoSpaceDE w:val="0"/>
                  <w:autoSpaceDN w:val="0"/>
                  <w:adjustRightInd w:val="0"/>
                </w:pPr>
              </w:pPrChange>
            </w:pPr>
            <w:ins w:id="1236" w:author="David Conklin" w:date="2020-12-08T15:44:00Z">
              <w:r>
                <w:rPr>
                  <w:rFonts w:cstheme="minorHAnsi"/>
                  <w:color w:val="000000"/>
                </w:rPr>
                <w:t>HBVCALIB</w:t>
              </w:r>
            </w:ins>
          </w:p>
        </w:tc>
        <w:tc>
          <w:tcPr>
            <w:tcW w:w="1968" w:type="dxa"/>
            <w:tcPrChange w:id="1237" w:author="David Conklin" w:date="2020-12-08T15:51:00Z">
              <w:tcPr>
                <w:tcW w:w="1968" w:type="dxa"/>
              </w:tcPr>
            </w:tcPrChange>
          </w:tcPr>
          <w:p w14:paraId="23092AB3" w14:textId="63EADA24" w:rsidR="007F2465" w:rsidRDefault="007F2465">
            <w:pPr>
              <w:autoSpaceDE w:val="0"/>
              <w:autoSpaceDN w:val="0"/>
              <w:adjustRightInd w:val="0"/>
              <w:jc w:val="center"/>
              <w:rPr>
                <w:ins w:id="1238" w:author="David Conklin" w:date="2020-12-08T15:44:00Z"/>
                <w:rFonts w:cstheme="minorHAnsi"/>
                <w:color w:val="000000"/>
              </w:rPr>
              <w:pPrChange w:id="1239" w:author="David Conklin" w:date="2020-12-08T15:55:00Z">
                <w:pPr>
                  <w:autoSpaceDE w:val="0"/>
                  <w:autoSpaceDN w:val="0"/>
                  <w:adjustRightInd w:val="0"/>
                </w:pPr>
              </w:pPrChange>
            </w:pPr>
            <w:ins w:id="1240" w:author="David Conklin" w:date="2020-12-08T15:44:00Z">
              <w:r>
                <w:rPr>
                  <w:rFonts w:cstheme="minorHAnsi"/>
                  <w:color w:val="000000"/>
                </w:rPr>
                <w:t>subbasin</w:t>
              </w:r>
            </w:ins>
          </w:p>
        </w:tc>
        <w:tc>
          <w:tcPr>
            <w:tcW w:w="2636" w:type="dxa"/>
            <w:tcPrChange w:id="1241" w:author="David Conklin" w:date="2020-12-08T15:51:00Z">
              <w:tcPr>
                <w:tcW w:w="2636" w:type="dxa"/>
              </w:tcPr>
            </w:tcPrChange>
          </w:tcPr>
          <w:p w14:paraId="232F801A" w14:textId="024E1518" w:rsidR="007F2465" w:rsidRDefault="007F2465">
            <w:pPr>
              <w:autoSpaceDE w:val="0"/>
              <w:autoSpaceDN w:val="0"/>
              <w:adjustRightInd w:val="0"/>
              <w:jc w:val="center"/>
              <w:rPr>
                <w:ins w:id="1242" w:author="David Conklin" w:date="2020-12-08T15:51:00Z"/>
                <w:rFonts w:cstheme="minorHAnsi"/>
                <w:color w:val="000000"/>
              </w:rPr>
              <w:pPrChange w:id="1243" w:author="David Conklin" w:date="2020-12-08T15:55:00Z">
                <w:pPr>
                  <w:autoSpaceDE w:val="0"/>
                  <w:autoSpaceDN w:val="0"/>
                  <w:adjustRightInd w:val="0"/>
                </w:pPr>
              </w:pPrChange>
            </w:pPr>
            <w:ins w:id="1244" w:author="David Conklin" w:date="2020-12-08T15:51:00Z">
              <w:r>
                <w:rPr>
                  <w:rFonts w:cstheme="minorHAnsi"/>
                  <w:color w:val="000000"/>
                </w:rPr>
                <w:t>mean eleva</w:t>
              </w:r>
            </w:ins>
            <w:ins w:id="1245" w:author="David Conklin" w:date="2020-12-08T15:52:00Z">
              <w:r>
                <w:rPr>
                  <w:rFonts w:cstheme="minorHAnsi"/>
                  <w:color w:val="000000"/>
                </w:rPr>
                <w:t>tion</w:t>
              </w:r>
            </w:ins>
            <w:ins w:id="1246" w:author="David Conklin" w:date="2020-12-08T15:54:00Z">
              <w:r>
                <w:rPr>
                  <w:rFonts w:cstheme="minorHAnsi"/>
                  <w:color w:val="000000"/>
                </w:rPr>
                <w:t>, m ASL</w:t>
              </w:r>
            </w:ins>
          </w:p>
        </w:tc>
        <w:tc>
          <w:tcPr>
            <w:tcW w:w="2636" w:type="dxa"/>
            <w:tcPrChange w:id="1247" w:author="David Conklin" w:date="2020-12-08T15:51:00Z">
              <w:tcPr>
                <w:tcW w:w="2636" w:type="dxa"/>
              </w:tcPr>
            </w:tcPrChange>
          </w:tcPr>
          <w:p w14:paraId="31B7E5BA" w14:textId="5FE2124D" w:rsidR="007F2465" w:rsidRDefault="007F2465">
            <w:pPr>
              <w:autoSpaceDE w:val="0"/>
              <w:autoSpaceDN w:val="0"/>
              <w:adjustRightInd w:val="0"/>
              <w:jc w:val="center"/>
              <w:rPr>
                <w:ins w:id="1248" w:author="David Conklin" w:date="2020-12-08T15:44:00Z"/>
                <w:rFonts w:cstheme="minorHAnsi"/>
                <w:color w:val="000000"/>
              </w:rPr>
              <w:pPrChange w:id="1249" w:author="David Conklin" w:date="2020-12-08T15:55:00Z">
                <w:pPr>
                  <w:autoSpaceDE w:val="0"/>
                  <w:autoSpaceDN w:val="0"/>
                  <w:adjustRightInd w:val="0"/>
                </w:pPr>
              </w:pPrChange>
            </w:pPr>
            <w:ins w:id="1250" w:author="David Conklin" w:date="2020-12-08T15:45:00Z">
              <w:r>
                <w:rPr>
                  <w:rFonts w:cstheme="minorHAnsi"/>
                  <w:color w:val="000000"/>
                </w:rPr>
                <w:t>W2A_SLP</w:t>
              </w:r>
            </w:ins>
            <w:ins w:id="1251" w:author="David Conklin" w:date="2020-12-08T15:48:00Z">
              <w:r>
                <w:rPr>
                  <w:rFonts w:cstheme="minorHAnsi"/>
                  <w:color w:val="000000"/>
                </w:rPr>
                <w:t xml:space="preserve"> deg</w:t>
              </w:r>
            </w:ins>
            <w:ins w:id="1252"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253" w:author="David Conklin" w:date="2020-12-08T15:48:00Z">
              <w:r>
                <w:rPr>
                  <w:rFonts w:cstheme="minorHAnsi"/>
                  <w:color w:val="000000"/>
                </w:rPr>
                <w:t>/deg</w:t>
              </w:r>
            </w:ins>
            <w:ins w:id="1254" w:author="David Conklin" w:date="2020-12-08T16:05:00Z">
              <w:r w:rsidR="00497166">
                <w:rPr>
                  <w:rFonts w:cstheme="minorHAnsi"/>
                  <w:color w:val="000000"/>
                </w:rPr>
                <w:t xml:space="preserve"> air</w:t>
              </w:r>
            </w:ins>
          </w:p>
        </w:tc>
        <w:tc>
          <w:tcPr>
            <w:tcW w:w="1661" w:type="dxa"/>
            <w:tcPrChange w:id="1255" w:author="David Conklin" w:date="2020-12-08T15:51:00Z">
              <w:tcPr>
                <w:tcW w:w="1661" w:type="dxa"/>
              </w:tcPr>
            </w:tcPrChange>
          </w:tcPr>
          <w:p w14:paraId="76F4DC18" w14:textId="2DA7D4E4" w:rsidR="007F2465" w:rsidRDefault="007F2465">
            <w:pPr>
              <w:autoSpaceDE w:val="0"/>
              <w:autoSpaceDN w:val="0"/>
              <w:adjustRightInd w:val="0"/>
              <w:jc w:val="center"/>
              <w:rPr>
                <w:ins w:id="1256" w:author="David Conklin" w:date="2020-12-08T15:44:00Z"/>
                <w:rFonts w:cstheme="minorHAnsi"/>
                <w:color w:val="000000"/>
              </w:rPr>
              <w:pPrChange w:id="1257" w:author="David Conklin" w:date="2020-12-08T15:55:00Z">
                <w:pPr>
                  <w:autoSpaceDE w:val="0"/>
                  <w:autoSpaceDN w:val="0"/>
                  <w:adjustRightInd w:val="0"/>
                </w:pPr>
              </w:pPrChange>
            </w:pPr>
            <w:ins w:id="1258" w:author="David Conklin" w:date="2020-12-08T15:45:00Z">
              <w:r>
                <w:rPr>
                  <w:rFonts w:cstheme="minorHAnsi"/>
                  <w:color w:val="000000"/>
                </w:rPr>
                <w:t>W2A_INT</w:t>
              </w:r>
            </w:ins>
            <w:ins w:id="1259" w:author="David Conklin" w:date="2020-12-08T15:48:00Z">
              <w:r>
                <w:rPr>
                  <w:rFonts w:cstheme="minorHAnsi"/>
                  <w:color w:val="000000"/>
                </w:rPr>
                <w:t xml:space="preserve"> deg C</w:t>
              </w:r>
            </w:ins>
          </w:p>
        </w:tc>
      </w:tr>
      <w:tr w:rsidR="007F2465" w14:paraId="67211560" w14:textId="77777777" w:rsidTr="007F2465">
        <w:trPr>
          <w:ins w:id="1260" w:author="David Conklin" w:date="2020-12-08T15:44:00Z"/>
        </w:trPr>
        <w:tc>
          <w:tcPr>
            <w:tcW w:w="1110" w:type="dxa"/>
            <w:tcPrChange w:id="1261" w:author="David Conklin" w:date="2020-12-08T15:51:00Z">
              <w:tcPr>
                <w:tcW w:w="1110" w:type="dxa"/>
              </w:tcPr>
            </w:tcPrChange>
          </w:tcPr>
          <w:p w14:paraId="2AB5E0CB" w14:textId="29CFF55A" w:rsidR="007F2465" w:rsidRDefault="007F2465">
            <w:pPr>
              <w:autoSpaceDE w:val="0"/>
              <w:autoSpaceDN w:val="0"/>
              <w:adjustRightInd w:val="0"/>
              <w:jc w:val="center"/>
              <w:rPr>
                <w:ins w:id="1262" w:author="David Conklin" w:date="2020-12-08T15:44:00Z"/>
                <w:rFonts w:cstheme="minorHAnsi"/>
                <w:color w:val="000000"/>
              </w:rPr>
              <w:pPrChange w:id="1263" w:author="David Conklin" w:date="2020-12-08T15:55:00Z">
                <w:pPr>
                  <w:autoSpaceDE w:val="0"/>
                  <w:autoSpaceDN w:val="0"/>
                  <w:adjustRightInd w:val="0"/>
                </w:pPr>
              </w:pPrChange>
            </w:pPr>
            <w:ins w:id="1264" w:author="David Conklin" w:date="2020-12-08T15:45:00Z">
              <w:r>
                <w:rPr>
                  <w:rFonts w:cstheme="minorHAnsi"/>
                  <w:color w:val="000000"/>
                </w:rPr>
                <w:t>16</w:t>
              </w:r>
            </w:ins>
          </w:p>
        </w:tc>
        <w:tc>
          <w:tcPr>
            <w:tcW w:w="1968" w:type="dxa"/>
            <w:tcPrChange w:id="1265" w:author="David Conklin" w:date="2020-12-08T15:51:00Z">
              <w:tcPr>
                <w:tcW w:w="1968" w:type="dxa"/>
              </w:tcPr>
            </w:tcPrChange>
          </w:tcPr>
          <w:p w14:paraId="1E7DA7D6" w14:textId="2341AEB3" w:rsidR="007F2465" w:rsidRDefault="007F2465">
            <w:pPr>
              <w:autoSpaceDE w:val="0"/>
              <w:autoSpaceDN w:val="0"/>
              <w:adjustRightInd w:val="0"/>
              <w:jc w:val="center"/>
              <w:rPr>
                <w:ins w:id="1266" w:author="David Conklin" w:date="2020-12-08T15:44:00Z"/>
                <w:rFonts w:cstheme="minorHAnsi"/>
                <w:color w:val="000000"/>
              </w:rPr>
              <w:pPrChange w:id="1267" w:author="David Conklin" w:date="2020-12-08T15:55:00Z">
                <w:pPr>
                  <w:autoSpaceDE w:val="0"/>
                  <w:autoSpaceDN w:val="0"/>
                  <w:adjustRightInd w:val="0"/>
                </w:pPr>
              </w:pPrChange>
            </w:pPr>
            <w:ins w:id="1268" w:author="David Conklin" w:date="2020-12-08T15:45:00Z">
              <w:r>
                <w:rPr>
                  <w:rFonts w:cstheme="minorHAnsi"/>
                  <w:color w:val="000000"/>
                </w:rPr>
                <w:t>McKenzie outlet</w:t>
              </w:r>
            </w:ins>
          </w:p>
        </w:tc>
        <w:tc>
          <w:tcPr>
            <w:tcW w:w="2636" w:type="dxa"/>
            <w:tcPrChange w:id="1269" w:author="David Conklin" w:date="2020-12-08T15:51:00Z">
              <w:tcPr>
                <w:tcW w:w="2636" w:type="dxa"/>
              </w:tcPr>
            </w:tcPrChange>
          </w:tcPr>
          <w:p w14:paraId="1B955040" w14:textId="241BFB6C" w:rsidR="007F2465" w:rsidRDefault="007F2465">
            <w:pPr>
              <w:autoSpaceDE w:val="0"/>
              <w:autoSpaceDN w:val="0"/>
              <w:adjustRightInd w:val="0"/>
              <w:jc w:val="center"/>
              <w:rPr>
                <w:ins w:id="1270" w:author="David Conklin" w:date="2020-12-08T15:51:00Z"/>
                <w:rFonts w:cstheme="minorHAnsi"/>
                <w:color w:val="000000"/>
              </w:rPr>
              <w:pPrChange w:id="1271" w:author="David Conklin" w:date="2020-12-08T15:55:00Z">
                <w:pPr>
                  <w:autoSpaceDE w:val="0"/>
                  <w:autoSpaceDN w:val="0"/>
                  <w:adjustRightInd w:val="0"/>
                </w:pPr>
              </w:pPrChange>
            </w:pPr>
            <w:ins w:id="1272" w:author="David Conklin" w:date="2020-12-08T15:54:00Z">
              <w:r>
                <w:rPr>
                  <w:rFonts w:cstheme="minorHAnsi"/>
                  <w:color w:val="000000"/>
                </w:rPr>
                <w:t>314</w:t>
              </w:r>
            </w:ins>
          </w:p>
        </w:tc>
        <w:tc>
          <w:tcPr>
            <w:tcW w:w="2636" w:type="dxa"/>
            <w:tcPrChange w:id="1273" w:author="David Conklin" w:date="2020-12-08T15:51:00Z">
              <w:tcPr>
                <w:tcW w:w="2636" w:type="dxa"/>
              </w:tcPr>
            </w:tcPrChange>
          </w:tcPr>
          <w:p w14:paraId="559C7949" w14:textId="70522D00" w:rsidR="007F2465" w:rsidRDefault="007F2465">
            <w:pPr>
              <w:autoSpaceDE w:val="0"/>
              <w:autoSpaceDN w:val="0"/>
              <w:adjustRightInd w:val="0"/>
              <w:jc w:val="center"/>
              <w:rPr>
                <w:ins w:id="1274" w:author="David Conklin" w:date="2020-12-08T15:44:00Z"/>
                <w:rFonts w:cstheme="minorHAnsi"/>
                <w:color w:val="000000"/>
              </w:rPr>
              <w:pPrChange w:id="1275" w:author="David Conklin" w:date="2020-12-08T15:55:00Z">
                <w:pPr>
                  <w:autoSpaceDE w:val="0"/>
                  <w:autoSpaceDN w:val="0"/>
                  <w:adjustRightInd w:val="0"/>
                </w:pPr>
              </w:pPrChange>
            </w:pPr>
            <w:ins w:id="1276" w:author="David Conklin" w:date="2020-12-08T15:46:00Z">
              <w:r>
                <w:rPr>
                  <w:rFonts w:cstheme="minorHAnsi"/>
                  <w:color w:val="000000"/>
                </w:rPr>
                <w:t>0.</w:t>
              </w:r>
            </w:ins>
            <w:ins w:id="1277" w:author="David Conklin" w:date="2020-12-08T15:50:00Z">
              <w:r>
                <w:rPr>
                  <w:rFonts w:cstheme="minorHAnsi"/>
                  <w:color w:val="000000"/>
                </w:rPr>
                <w:t>60</w:t>
              </w:r>
            </w:ins>
          </w:p>
        </w:tc>
        <w:tc>
          <w:tcPr>
            <w:tcW w:w="1661" w:type="dxa"/>
            <w:tcPrChange w:id="1278" w:author="David Conklin" w:date="2020-12-08T15:51:00Z">
              <w:tcPr>
                <w:tcW w:w="1661" w:type="dxa"/>
              </w:tcPr>
            </w:tcPrChange>
          </w:tcPr>
          <w:p w14:paraId="6EE5B65D" w14:textId="60891F58" w:rsidR="007F2465" w:rsidRDefault="007F2465">
            <w:pPr>
              <w:autoSpaceDE w:val="0"/>
              <w:autoSpaceDN w:val="0"/>
              <w:adjustRightInd w:val="0"/>
              <w:jc w:val="center"/>
              <w:rPr>
                <w:ins w:id="1279" w:author="David Conklin" w:date="2020-12-08T15:44:00Z"/>
                <w:rFonts w:cstheme="minorHAnsi"/>
                <w:color w:val="000000"/>
              </w:rPr>
              <w:pPrChange w:id="1280" w:author="David Conklin" w:date="2020-12-08T15:55:00Z">
                <w:pPr>
                  <w:autoSpaceDE w:val="0"/>
                  <w:autoSpaceDN w:val="0"/>
                  <w:adjustRightInd w:val="0"/>
                </w:pPr>
              </w:pPrChange>
            </w:pPr>
            <w:ins w:id="1281" w:author="David Conklin" w:date="2020-12-08T15:46:00Z">
              <w:r>
                <w:rPr>
                  <w:rFonts w:cstheme="minorHAnsi"/>
                  <w:color w:val="000000"/>
                </w:rPr>
                <w:t>3.37</w:t>
              </w:r>
            </w:ins>
          </w:p>
        </w:tc>
      </w:tr>
      <w:tr w:rsidR="007F2465" w14:paraId="5A3374B1" w14:textId="77777777" w:rsidTr="007F2465">
        <w:trPr>
          <w:ins w:id="1282" w:author="David Conklin" w:date="2020-12-08T15:47:00Z"/>
        </w:trPr>
        <w:tc>
          <w:tcPr>
            <w:tcW w:w="1110" w:type="dxa"/>
            <w:tcPrChange w:id="1283" w:author="David Conklin" w:date="2020-12-08T15:51:00Z">
              <w:tcPr>
                <w:tcW w:w="1110" w:type="dxa"/>
              </w:tcPr>
            </w:tcPrChange>
          </w:tcPr>
          <w:p w14:paraId="4DFCA108" w14:textId="0310A317" w:rsidR="007F2465" w:rsidRDefault="007F2465">
            <w:pPr>
              <w:autoSpaceDE w:val="0"/>
              <w:autoSpaceDN w:val="0"/>
              <w:adjustRightInd w:val="0"/>
              <w:jc w:val="center"/>
              <w:rPr>
                <w:ins w:id="1284" w:author="David Conklin" w:date="2020-12-08T15:47:00Z"/>
                <w:rFonts w:cstheme="minorHAnsi"/>
                <w:color w:val="000000"/>
              </w:rPr>
              <w:pPrChange w:id="1285" w:author="David Conklin" w:date="2020-12-08T15:55:00Z">
                <w:pPr>
                  <w:autoSpaceDE w:val="0"/>
                  <w:autoSpaceDN w:val="0"/>
                  <w:adjustRightInd w:val="0"/>
                </w:pPr>
              </w:pPrChange>
            </w:pPr>
            <w:ins w:id="1286" w:author="David Conklin" w:date="2020-12-08T15:47:00Z">
              <w:r>
                <w:rPr>
                  <w:rFonts w:cstheme="minorHAnsi"/>
                  <w:color w:val="000000"/>
                </w:rPr>
                <w:t>9</w:t>
              </w:r>
            </w:ins>
          </w:p>
        </w:tc>
        <w:tc>
          <w:tcPr>
            <w:tcW w:w="1968" w:type="dxa"/>
            <w:tcPrChange w:id="1287" w:author="David Conklin" w:date="2020-12-08T15:51:00Z">
              <w:tcPr>
                <w:tcW w:w="1968" w:type="dxa"/>
              </w:tcPr>
            </w:tcPrChange>
          </w:tcPr>
          <w:p w14:paraId="6FBA9282" w14:textId="56AC1869" w:rsidR="007F2465" w:rsidRDefault="007F2465">
            <w:pPr>
              <w:autoSpaceDE w:val="0"/>
              <w:autoSpaceDN w:val="0"/>
              <w:adjustRightInd w:val="0"/>
              <w:jc w:val="center"/>
              <w:rPr>
                <w:ins w:id="1288" w:author="David Conklin" w:date="2020-12-08T15:47:00Z"/>
                <w:rFonts w:cstheme="minorHAnsi"/>
                <w:color w:val="000000"/>
              </w:rPr>
              <w:pPrChange w:id="1289" w:author="David Conklin" w:date="2020-12-08T15:55:00Z">
                <w:pPr>
                  <w:autoSpaceDE w:val="0"/>
                  <w:autoSpaceDN w:val="0"/>
                  <w:adjustRightInd w:val="0"/>
                </w:pPr>
              </w:pPrChange>
            </w:pPr>
            <w:ins w:id="1290" w:author="David Conklin" w:date="2020-12-08T15:47:00Z">
              <w:r>
                <w:rPr>
                  <w:rFonts w:cstheme="minorHAnsi"/>
                  <w:color w:val="000000"/>
                </w:rPr>
                <w:t>Blue River res</w:t>
              </w:r>
            </w:ins>
            <w:ins w:id="1291" w:author="David Conklin" w:date="2020-12-08T15:48:00Z">
              <w:r>
                <w:rPr>
                  <w:rFonts w:cstheme="minorHAnsi"/>
                  <w:color w:val="000000"/>
                </w:rPr>
                <w:t>ervoir</w:t>
              </w:r>
            </w:ins>
          </w:p>
        </w:tc>
        <w:tc>
          <w:tcPr>
            <w:tcW w:w="2636" w:type="dxa"/>
            <w:tcPrChange w:id="1292" w:author="David Conklin" w:date="2020-12-08T15:51:00Z">
              <w:tcPr>
                <w:tcW w:w="2636" w:type="dxa"/>
              </w:tcPr>
            </w:tcPrChange>
          </w:tcPr>
          <w:p w14:paraId="58E1FCB4" w14:textId="5D49EDB2" w:rsidR="007F2465" w:rsidRDefault="007F2465">
            <w:pPr>
              <w:autoSpaceDE w:val="0"/>
              <w:autoSpaceDN w:val="0"/>
              <w:adjustRightInd w:val="0"/>
              <w:jc w:val="center"/>
              <w:rPr>
                <w:ins w:id="1293" w:author="David Conklin" w:date="2020-12-08T15:51:00Z"/>
                <w:rFonts w:cstheme="minorHAnsi"/>
                <w:color w:val="000000"/>
              </w:rPr>
              <w:pPrChange w:id="1294" w:author="David Conklin" w:date="2020-12-08T15:55:00Z">
                <w:pPr>
                  <w:autoSpaceDE w:val="0"/>
                  <w:autoSpaceDN w:val="0"/>
                  <w:adjustRightInd w:val="0"/>
                </w:pPr>
              </w:pPrChange>
            </w:pPr>
            <w:ins w:id="1295" w:author="David Conklin" w:date="2020-12-08T15:54:00Z">
              <w:r>
                <w:rPr>
                  <w:rFonts w:cstheme="minorHAnsi"/>
                  <w:color w:val="000000"/>
                </w:rPr>
                <w:t>932</w:t>
              </w:r>
            </w:ins>
          </w:p>
        </w:tc>
        <w:tc>
          <w:tcPr>
            <w:tcW w:w="2636" w:type="dxa"/>
            <w:tcPrChange w:id="1296" w:author="David Conklin" w:date="2020-12-08T15:51:00Z">
              <w:tcPr>
                <w:tcW w:w="2636" w:type="dxa"/>
              </w:tcPr>
            </w:tcPrChange>
          </w:tcPr>
          <w:p w14:paraId="639386ED" w14:textId="4A34710E" w:rsidR="007F2465" w:rsidRDefault="007F2465">
            <w:pPr>
              <w:autoSpaceDE w:val="0"/>
              <w:autoSpaceDN w:val="0"/>
              <w:adjustRightInd w:val="0"/>
              <w:jc w:val="center"/>
              <w:rPr>
                <w:ins w:id="1297" w:author="David Conklin" w:date="2020-12-08T15:47:00Z"/>
                <w:rFonts w:cstheme="minorHAnsi"/>
                <w:color w:val="000000"/>
              </w:rPr>
              <w:pPrChange w:id="1298" w:author="David Conklin" w:date="2020-12-08T15:55:00Z">
                <w:pPr>
                  <w:autoSpaceDE w:val="0"/>
                  <w:autoSpaceDN w:val="0"/>
                  <w:adjustRightInd w:val="0"/>
                </w:pPr>
              </w:pPrChange>
            </w:pPr>
            <w:ins w:id="1299" w:author="David Conklin" w:date="2020-12-08T15:48:00Z">
              <w:r>
                <w:rPr>
                  <w:rFonts w:cstheme="minorHAnsi"/>
                  <w:color w:val="000000"/>
                </w:rPr>
                <w:t>0.6</w:t>
              </w:r>
            </w:ins>
            <w:ins w:id="1300" w:author="David Conklin" w:date="2020-12-08T15:50:00Z">
              <w:r>
                <w:rPr>
                  <w:rFonts w:cstheme="minorHAnsi"/>
                  <w:color w:val="000000"/>
                </w:rPr>
                <w:t>4</w:t>
              </w:r>
            </w:ins>
          </w:p>
        </w:tc>
        <w:tc>
          <w:tcPr>
            <w:tcW w:w="1661" w:type="dxa"/>
            <w:tcPrChange w:id="1301" w:author="David Conklin" w:date="2020-12-08T15:51:00Z">
              <w:tcPr>
                <w:tcW w:w="1661" w:type="dxa"/>
              </w:tcPr>
            </w:tcPrChange>
          </w:tcPr>
          <w:p w14:paraId="2DAC1C1F" w14:textId="42361804" w:rsidR="007F2465" w:rsidRDefault="007F2465">
            <w:pPr>
              <w:autoSpaceDE w:val="0"/>
              <w:autoSpaceDN w:val="0"/>
              <w:adjustRightInd w:val="0"/>
              <w:jc w:val="center"/>
              <w:rPr>
                <w:ins w:id="1302" w:author="David Conklin" w:date="2020-12-08T15:47:00Z"/>
                <w:rFonts w:cstheme="minorHAnsi"/>
                <w:color w:val="000000"/>
              </w:rPr>
              <w:pPrChange w:id="1303" w:author="David Conklin" w:date="2020-12-08T15:55:00Z">
                <w:pPr>
                  <w:autoSpaceDE w:val="0"/>
                  <w:autoSpaceDN w:val="0"/>
                  <w:adjustRightInd w:val="0"/>
                </w:pPr>
              </w:pPrChange>
            </w:pPr>
            <w:ins w:id="1304" w:author="David Conklin" w:date="2020-12-08T15:49:00Z">
              <w:r>
                <w:rPr>
                  <w:rFonts w:cstheme="minorHAnsi"/>
                  <w:color w:val="000000"/>
                </w:rPr>
                <w:t>2.70</w:t>
              </w:r>
            </w:ins>
          </w:p>
        </w:tc>
      </w:tr>
      <w:tr w:rsidR="007F2465" w14:paraId="107A73B3" w14:textId="77777777" w:rsidTr="007F2465">
        <w:trPr>
          <w:ins w:id="1305" w:author="David Conklin" w:date="2020-12-08T15:49:00Z"/>
        </w:trPr>
        <w:tc>
          <w:tcPr>
            <w:tcW w:w="1110" w:type="dxa"/>
            <w:tcPrChange w:id="1306" w:author="David Conklin" w:date="2020-12-08T15:51:00Z">
              <w:tcPr>
                <w:tcW w:w="1110" w:type="dxa"/>
              </w:tcPr>
            </w:tcPrChange>
          </w:tcPr>
          <w:p w14:paraId="408FED19" w14:textId="44B55FC9" w:rsidR="007F2465" w:rsidRDefault="007F2465">
            <w:pPr>
              <w:autoSpaceDE w:val="0"/>
              <w:autoSpaceDN w:val="0"/>
              <w:adjustRightInd w:val="0"/>
              <w:jc w:val="center"/>
              <w:rPr>
                <w:ins w:id="1307" w:author="David Conklin" w:date="2020-12-08T15:49:00Z"/>
                <w:rFonts w:cstheme="minorHAnsi"/>
                <w:color w:val="000000"/>
              </w:rPr>
              <w:pPrChange w:id="1308" w:author="David Conklin" w:date="2020-12-08T15:55:00Z">
                <w:pPr>
                  <w:autoSpaceDE w:val="0"/>
                  <w:autoSpaceDN w:val="0"/>
                  <w:adjustRightInd w:val="0"/>
                </w:pPr>
              </w:pPrChange>
            </w:pPr>
            <w:ins w:id="1309" w:author="David Conklin" w:date="2020-12-08T15:49:00Z">
              <w:r>
                <w:rPr>
                  <w:rFonts w:cstheme="minorHAnsi"/>
                  <w:color w:val="000000"/>
                </w:rPr>
                <w:t>8</w:t>
              </w:r>
            </w:ins>
          </w:p>
        </w:tc>
        <w:tc>
          <w:tcPr>
            <w:tcW w:w="1968" w:type="dxa"/>
            <w:tcPrChange w:id="1310" w:author="David Conklin" w:date="2020-12-08T15:51:00Z">
              <w:tcPr>
                <w:tcW w:w="1968" w:type="dxa"/>
              </w:tcPr>
            </w:tcPrChange>
          </w:tcPr>
          <w:p w14:paraId="6C87A5A1" w14:textId="3732FB14" w:rsidR="007F2465" w:rsidRDefault="007F2465">
            <w:pPr>
              <w:autoSpaceDE w:val="0"/>
              <w:autoSpaceDN w:val="0"/>
              <w:adjustRightInd w:val="0"/>
              <w:jc w:val="center"/>
              <w:rPr>
                <w:ins w:id="1311" w:author="David Conklin" w:date="2020-12-08T15:49:00Z"/>
                <w:rFonts w:cstheme="minorHAnsi"/>
                <w:color w:val="000000"/>
              </w:rPr>
              <w:pPrChange w:id="1312" w:author="David Conklin" w:date="2020-12-08T15:55:00Z">
                <w:pPr>
                  <w:autoSpaceDE w:val="0"/>
                  <w:autoSpaceDN w:val="0"/>
                  <w:adjustRightInd w:val="0"/>
                </w:pPr>
              </w:pPrChange>
            </w:pPr>
            <w:ins w:id="1313" w:author="David Conklin" w:date="2020-12-08T15:49:00Z">
              <w:r>
                <w:rPr>
                  <w:rFonts w:cstheme="minorHAnsi"/>
                  <w:color w:val="000000"/>
                </w:rPr>
                <w:t>Cougar r</w:t>
              </w:r>
            </w:ins>
            <w:ins w:id="1314" w:author="David Conklin" w:date="2020-12-08T15:50:00Z">
              <w:r>
                <w:rPr>
                  <w:rFonts w:cstheme="minorHAnsi"/>
                  <w:color w:val="000000"/>
                </w:rPr>
                <w:t>eservoir</w:t>
              </w:r>
            </w:ins>
          </w:p>
        </w:tc>
        <w:tc>
          <w:tcPr>
            <w:tcW w:w="2636" w:type="dxa"/>
            <w:tcPrChange w:id="1315" w:author="David Conklin" w:date="2020-12-08T15:51:00Z">
              <w:tcPr>
                <w:tcW w:w="2636" w:type="dxa"/>
              </w:tcPr>
            </w:tcPrChange>
          </w:tcPr>
          <w:p w14:paraId="0637ADA9" w14:textId="3690A6B6" w:rsidR="007F2465" w:rsidRDefault="007F2465">
            <w:pPr>
              <w:autoSpaceDE w:val="0"/>
              <w:autoSpaceDN w:val="0"/>
              <w:adjustRightInd w:val="0"/>
              <w:jc w:val="center"/>
              <w:rPr>
                <w:ins w:id="1316" w:author="David Conklin" w:date="2020-12-08T15:51:00Z"/>
                <w:rFonts w:cstheme="minorHAnsi"/>
                <w:color w:val="000000"/>
              </w:rPr>
              <w:pPrChange w:id="1317" w:author="David Conklin" w:date="2020-12-08T15:55:00Z">
                <w:pPr>
                  <w:autoSpaceDE w:val="0"/>
                  <w:autoSpaceDN w:val="0"/>
                  <w:adjustRightInd w:val="0"/>
                </w:pPr>
              </w:pPrChange>
            </w:pPr>
            <w:ins w:id="1318" w:author="David Conklin" w:date="2020-12-08T15:54:00Z">
              <w:r>
                <w:rPr>
                  <w:rFonts w:cstheme="minorHAnsi"/>
                  <w:color w:val="000000"/>
                </w:rPr>
                <w:t>122</w:t>
              </w:r>
            </w:ins>
            <w:ins w:id="1319" w:author="David Conklin" w:date="2020-12-08T15:56:00Z">
              <w:r w:rsidR="00497166">
                <w:rPr>
                  <w:rFonts w:cstheme="minorHAnsi"/>
                  <w:color w:val="000000"/>
                </w:rPr>
                <w:t>2</w:t>
              </w:r>
            </w:ins>
          </w:p>
        </w:tc>
        <w:tc>
          <w:tcPr>
            <w:tcW w:w="2636" w:type="dxa"/>
            <w:tcPrChange w:id="1320" w:author="David Conklin" w:date="2020-12-08T15:51:00Z">
              <w:tcPr>
                <w:tcW w:w="2636" w:type="dxa"/>
              </w:tcPr>
            </w:tcPrChange>
          </w:tcPr>
          <w:p w14:paraId="2AEA119E" w14:textId="70A85E54" w:rsidR="007F2465" w:rsidRDefault="007F2465">
            <w:pPr>
              <w:autoSpaceDE w:val="0"/>
              <w:autoSpaceDN w:val="0"/>
              <w:adjustRightInd w:val="0"/>
              <w:jc w:val="center"/>
              <w:rPr>
                <w:ins w:id="1321" w:author="David Conklin" w:date="2020-12-08T15:49:00Z"/>
                <w:rFonts w:cstheme="minorHAnsi"/>
                <w:color w:val="000000"/>
              </w:rPr>
              <w:pPrChange w:id="1322" w:author="David Conklin" w:date="2020-12-08T15:55:00Z">
                <w:pPr>
                  <w:autoSpaceDE w:val="0"/>
                  <w:autoSpaceDN w:val="0"/>
                  <w:adjustRightInd w:val="0"/>
                </w:pPr>
              </w:pPrChange>
            </w:pPr>
            <w:ins w:id="1323" w:author="David Conklin" w:date="2020-12-08T15:50:00Z">
              <w:r>
                <w:rPr>
                  <w:rFonts w:cstheme="minorHAnsi"/>
                  <w:color w:val="000000"/>
                </w:rPr>
                <w:t>0.38</w:t>
              </w:r>
            </w:ins>
          </w:p>
        </w:tc>
        <w:tc>
          <w:tcPr>
            <w:tcW w:w="1661" w:type="dxa"/>
            <w:tcPrChange w:id="1324" w:author="David Conklin" w:date="2020-12-08T15:51:00Z">
              <w:tcPr>
                <w:tcW w:w="1661" w:type="dxa"/>
              </w:tcPr>
            </w:tcPrChange>
          </w:tcPr>
          <w:p w14:paraId="70B2A540" w14:textId="216630E0" w:rsidR="007F2465" w:rsidRDefault="007F2465">
            <w:pPr>
              <w:autoSpaceDE w:val="0"/>
              <w:autoSpaceDN w:val="0"/>
              <w:adjustRightInd w:val="0"/>
              <w:jc w:val="center"/>
              <w:rPr>
                <w:ins w:id="1325" w:author="David Conklin" w:date="2020-12-08T15:49:00Z"/>
                <w:rFonts w:cstheme="minorHAnsi"/>
                <w:color w:val="000000"/>
              </w:rPr>
              <w:pPrChange w:id="1326" w:author="David Conklin" w:date="2020-12-08T15:55:00Z">
                <w:pPr>
                  <w:autoSpaceDE w:val="0"/>
                  <w:autoSpaceDN w:val="0"/>
                  <w:adjustRightInd w:val="0"/>
                </w:pPr>
              </w:pPrChange>
            </w:pPr>
            <w:ins w:id="1327"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328" w:name="_Toc58341822"/>
      <w:r>
        <w:t>Thermal stratification in reservoirs</w:t>
      </w:r>
      <w:bookmarkEnd w:id="132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lastRenderedPageBreak/>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329" w:name="_Toc58341823"/>
      <w:r>
        <w:t>Thermal loading</w:t>
      </w:r>
      <w:bookmarkEnd w:id="132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lastRenderedPageBreak/>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330" w:name="_Toc58341824"/>
      <w:r>
        <w:t>Reservoirs</w:t>
      </w:r>
      <w:bookmarkEnd w:id="133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lastRenderedPageBreak/>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331" w:name="_Toc58341825"/>
      <w:r>
        <w:t>Reservoir data</w:t>
      </w:r>
      <w:bookmarkEnd w:id="133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lastRenderedPageBreak/>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332" w:name="_Toc58341826"/>
      <w:r>
        <w:t>Reservoir data sources</w:t>
      </w:r>
      <w:bookmarkEnd w:id="133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lastRenderedPageBreak/>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333" w:name="_Toc58341827"/>
      <w:r>
        <w:t>Creating a new study area</w:t>
      </w:r>
      <w:r w:rsidR="00A55502">
        <w:t xml:space="preserve"> from a watershed within the WRB</w:t>
      </w:r>
      <w:bookmarkEnd w:id="133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lastRenderedPageBreak/>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lastRenderedPageBreak/>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334" w:name="_Toc58341828"/>
      <w:r>
        <w:t>Limitations of subbasin simulations</w:t>
      </w:r>
      <w:bookmarkEnd w:id="133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335" w:name="_Toc58341829"/>
      <w:r>
        <w:t>North Santiam study area</w:t>
      </w:r>
      <w:bookmarkEnd w:id="1335"/>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336" w:name="_Toc58341830"/>
      <w:r>
        <w:rPr>
          <w:rFonts w:eastAsia="Times New Roman"/>
        </w:rPr>
        <w:t>Instream water rights</w:t>
      </w:r>
      <w:bookmarkEnd w:id="133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lastRenderedPageBreak/>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1337"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1337"/>
    </w:p>
    <w:p w14:paraId="0FD5899C" w14:textId="77777777" w:rsidR="0092040E" w:rsidRDefault="0092040E" w:rsidP="0092040E"/>
    <w:p w14:paraId="0E0CDFE5" w14:textId="77777777" w:rsidR="00B91F45" w:rsidRDefault="00B47486" w:rsidP="00B91F45">
      <w:pPr>
        <w:pStyle w:val="Heading2"/>
      </w:pPr>
      <w:bookmarkStart w:id="1338" w:name="_Toc58341831"/>
      <w:r>
        <w:t xml:space="preserve">Municipal </w:t>
      </w:r>
      <w:r w:rsidR="00057A5D">
        <w:t>w</w:t>
      </w:r>
      <w:r>
        <w:t xml:space="preserve">ater </w:t>
      </w:r>
      <w:r w:rsidR="00D97755">
        <w:t>r</w:t>
      </w:r>
      <w:r>
        <w:t>ights</w:t>
      </w:r>
      <w:bookmarkEnd w:id="1338"/>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339" w:name="_Toc58341832"/>
      <w:r>
        <w:t>McKenzie Basin Wetlands Study</w:t>
      </w:r>
      <w:bookmarkEnd w:id="1339"/>
    </w:p>
    <w:p w14:paraId="79498AD8" w14:textId="77777777" w:rsidR="00736461" w:rsidRPr="00D97CDA" w:rsidRDefault="00736461" w:rsidP="00A8214A"/>
    <w:p w14:paraId="2403DDA0" w14:textId="063D759E" w:rsidR="00275338" w:rsidRDefault="003613A1" w:rsidP="00A8214A">
      <w:pPr>
        <w:pStyle w:val="Heading2"/>
      </w:pPr>
      <w:bookmarkStart w:id="1340" w:name="_Toc58341833"/>
      <w:r>
        <w:t xml:space="preserve">Project </w:t>
      </w:r>
      <w:r w:rsidR="00DC262D">
        <w:t>Overview</w:t>
      </w:r>
      <w:bookmarkEnd w:id="1340"/>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1341" w:name="_Ref48282850"/>
      <w:bookmarkStart w:id="1342" w:name="_Toc53219839"/>
      <w:r>
        <w:t xml:space="preserve">Figure </w:t>
      </w:r>
      <w:fldSimple w:instr=" SEQ Figure \* ARABIC ">
        <w:r w:rsidR="00D24E1A">
          <w:rPr>
            <w:noProof/>
          </w:rPr>
          <w:t>7</w:t>
        </w:r>
      </w:fldSimple>
      <w:bookmarkEnd w:id="1341"/>
      <w:r>
        <w:t>. McKenzie basin in CW3M screen capture</w:t>
      </w:r>
      <w:bookmarkEnd w:id="134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1343" w:name="_Ref48282776"/>
      <w:bookmarkStart w:id="1344" w:name="_Ref48282732"/>
      <w:bookmarkStart w:id="1345" w:name="_Toc53219840"/>
      <w:r>
        <w:t xml:space="preserve">Figure </w:t>
      </w:r>
      <w:fldSimple w:instr=" SEQ Figure \* ARABIC ">
        <w:r w:rsidR="00D24E1A">
          <w:rPr>
            <w:noProof/>
          </w:rPr>
          <w:t>8</w:t>
        </w:r>
      </w:fldSimple>
      <w:bookmarkEnd w:id="1343"/>
      <w:r>
        <w:t>. Wetlands in the lower McKenzie basin, with their WETL_ID attribute values</w:t>
      </w:r>
      <w:bookmarkEnd w:id="1344"/>
      <w:bookmarkEnd w:id="1345"/>
    </w:p>
    <w:p w14:paraId="364BDC9E" w14:textId="77777777" w:rsidR="004D33B7" w:rsidRDefault="004D33B7" w:rsidP="00275338"/>
    <w:p w14:paraId="6EF95807" w14:textId="5E566C26" w:rsidR="003613A1" w:rsidRDefault="003613A1" w:rsidP="00A8214A">
      <w:pPr>
        <w:pStyle w:val="Heading2"/>
      </w:pPr>
      <w:bookmarkStart w:id="1346" w:name="_Toc58341834"/>
      <w:r>
        <w:t>Model and Simulation Overview</w:t>
      </w:r>
      <w:bookmarkEnd w:id="1346"/>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347" w:name="_Toc58341835"/>
      <w:r>
        <w:t>McKenzie wetlands in the initial versions of the IDU, HRU, and Reach data layers</w:t>
      </w:r>
      <w:bookmarkEnd w:id="1347"/>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348" w:name="_Toc49175988"/>
      <w:bookmarkStart w:id="1349" w:name="_Toc58341836"/>
      <w:r>
        <w:t>Data changes for better representation of wetlands</w:t>
      </w:r>
      <w:bookmarkEnd w:id="1348"/>
      <w:bookmarkEnd w:id="134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350" w:name="_Toc58341837"/>
      <w:r>
        <w:t xml:space="preserve">Projection, </w:t>
      </w:r>
      <w:r w:rsidR="006F174A">
        <w:t>Calendar</w:t>
      </w:r>
      <w:r>
        <w:t>,</w:t>
      </w:r>
      <w:r w:rsidR="006F174A">
        <w:t xml:space="preserve"> and </w:t>
      </w:r>
      <w:r w:rsidR="009D540F">
        <w:t>Units</w:t>
      </w:r>
      <w:bookmarkEnd w:id="135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351" w:name="_Toc58341838"/>
      <w:r>
        <w:t>Simulation of changes in wetlands over time</w:t>
      </w:r>
      <w:bookmarkEnd w:id="135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352" w:name="_Toc58341839"/>
      <w:r>
        <w:t xml:space="preserve">How wetlands </w:t>
      </w:r>
      <w:r w:rsidR="000806A1">
        <w:t>are</w:t>
      </w:r>
      <w:r>
        <w:t xml:space="preserve"> represented</w:t>
      </w:r>
      <w:r w:rsidR="006D6388">
        <w:t xml:space="preserve"> in the model</w:t>
      </w:r>
      <w:bookmarkEnd w:id="135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353" w:name="_Toc58341840"/>
      <w:r>
        <w:t>Attributes of interest in the wetlands study</w:t>
      </w:r>
      <w:bookmarkEnd w:id="135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54" w:name="_Toc58341841"/>
      <w:r>
        <w:t>A WETNESS attribute</w:t>
      </w:r>
      <w:bookmarkEnd w:id="135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355" w:name="_Toc58341842"/>
      <w:r>
        <w:t>Calculating the exchange of water between the wetland and the reach</w:t>
      </w:r>
      <w:bookmarkEnd w:id="1355"/>
    </w:p>
    <w:p w14:paraId="71419F3E" w14:textId="001ADEBC" w:rsidR="00871F69" w:rsidRDefault="00871F69" w:rsidP="00871F69">
      <w:pPr>
        <w:pStyle w:val="Heading3"/>
      </w:pPr>
      <w:bookmarkStart w:id="1356" w:name="_Toc58341843"/>
      <w:r>
        <w:t xml:space="preserve">Wetland </w:t>
      </w:r>
      <w:r w:rsidR="007A55EC">
        <w:t xml:space="preserve">IDU </w:t>
      </w:r>
      <w:r>
        <w:t>parameters</w:t>
      </w:r>
      <w:bookmarkEnd w:id="135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357" w:name="_Toc58341844"/>
      <w:r>
        <w:t>Reach parameters</w:t>
      </w:r>
      <w:bookmarkEnd w:id="1357"/>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358" w:name="_Toc58341845"/>
      <w:r>
        <w:t>Loss (or gain) of wetlands</w:t>
      </w:r>
      <w:bookmarkEnd w:id="1358"/>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59" w:name="_Toc58341846"/>
      <w:r>
        <w:t>Reality check</w:t>
      </w:r>
      <w:bookmarkEnd w:id="135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360"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361" w:author="David Conklin" w:date="2020-12-08T14:14:00Z"/>
          <w:noProof/>
        </w:rPr>
      </w:pPr>
      <w:ins w:id="1362"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363"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364" w:author="David Conklin" w:date="2020-12-08T14:21:00Z"/>
        </w:rPr>
      </w:pPr>
    </w:p>
    <w:p w14:paraId="1845E1E7" w14:textId="3E267FA1" w:rsidR="00E869F7" w:rsidRDefault="00E869F7" w:rsidP="006D6388">
      <w:ins w:id="1365"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366" w:name="_Toc58341847"/>
      <w:r>
        <w:t>High Cascades Springs</w:t>
      </w:r>
      <w:bookmarkEnd w:id="1366"/>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67" w:name="_Toc58341848"/>
      <w:r>
        <w:t>Calibration</w:t>
      </w:r>
      <w:r w:rsidR="00B06ED6">
        <w:t xml:space="preserve"> and simulation skill</w:t>
      </w:r>
      <w:bookmarkEnd w:id="1367"/>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368" w:name="_Toc58341849"/>
      <w:r>
        <w:t>Analysis of</w:t>
      </w:r>
      <w:r w:rsidR="003024C9">
        <w:t xml:space="preserve"> locations where the model has low skill</w:t>
      </w:r>
      <w:bookmarkEnd w:id="1368"/>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369" w:name="_Toc58341850"/>
      <w:r>
        <w:t>Simulated McKenzie basin water budget</w:t>
      </w:r>
      <w:bookmarkEnd w:id="1369"/>
    </w:p>
    <w:p w14:paraId="037D7B42" w14:textId="7F5AED13" w:rsidR="00B47F76" w:rsidRDefault="00B47F76" w:rsidP="00B47F76">
      <w:r>
        <w:t>As of 1</w:t>
      </w:r>
      <w:ins w:id="1370" w:author="David Conklin" w:date="2020-12-08T14:03:00Z">
        <w:r w:rsidR="00914CB4">
          <w:t>2/7</w:t>
        </w:r>
      </w:ins>
      <w:del w:id="1371" w:author="David Conklin" w:date="2020-12-08T14:03:00Z">
        <w:r w:rsidDel="00914CB4">
          <w:delText>1/</w:delText>
        </w:r>
        <w:r w:rsidR="004C77EC" w:rsidDel="00914CB4">
          <w:delText>26</w:delText>
        </w:r>
      </w:del>
      <w:r>
        <w:t>/20</w:t>
      </w:r>
      <w:r w:rsidR="004C77EC">
        <w:t xml:space="preserve"> CW3M ver. 1</w:t>
      </w:r>
      <w:ins w:id="1372" w:author="David Conklin" w:date="2020-12-08T14:03:00Z">
        <w:r w:rsidR="00914CB4">
          <w:t>51</w:t>
        </w:r>
      </w:ins>
      <w:del w:id="1373"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374" w:author="David Conklin" w:date="2020-12-08T14:04:00Z">
                <w:pPr/>
              </w:pPrChange>
            </w:pPr>
            <w:r>
              <w:t>8</w:t>
            </w:r>
            <w:r w:rsidR="00C4268B">
              <w:t>6.5</w:t>
            </w:r>
            <w:r>
              <w:t>%</w:t>
            </w:r>
          </w:p>
        </w:tc>
        <w:tc>
          <w:tcPr>
            <w:tcW w:w="0" w:type="auto"/>
          </w:tcPr>
          <w:p w14:paraId="5F29B78A" w14:textId="77777777" w:rsidR="00B47F76" w:rsidRDefault="00B47F76">
            <w:pPr>
              <w:jc w:val="right"/>
              <w:pPrChange w:id="1375"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376" w:author="David Conklin" w:date="2020-12-08T14:04:00Z">
                <w:pPr/>
              </w:pPrChange>
            </w:pPr>
            <w:r>
              <w:t>1</w:t>
            </w:r>
            <w:r w:rsidR="00C4268B">
              <w:t>2.7</w:t>
            </w:r>
            <w:r>
              <w:t>%</w:t>
            </w:r>
          </w:p>
        </w:tc>
        <w:tc>
          <w:tcPr>
            <w:tcW w:w="0" w:type="auto"/>
          </w:tcPr>
          <w:p w14:paraId="269CCE04" w14:textId="23137AD7" w:rsidR="00B47F76" w:rsidRDefault="00161692">
            <w:pPr>
              <w:jc w:val="right"/>
              <w:pPrChange w:id="1377"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378" w:author="David Conklin" w:date="2020-12-08T14:04:00Z">
                <w:pPr/>
              </w:pPrChange>
            </w:pPr>
            <w:r>
              <w:t>0.5%</w:t>
            </w:r>
          </w:p>
        </w:tc>
        <w:tc>
          <w:tcPr>
            <w:tcW w:w="0" w:type="auto"/>
          </w:tcPr>
          <w:p w14:paraId="1916D884" w14:textId="77777777" w:rsidR="00B47F76" w:rsidRDefault="00B47F76">
            <w:pPr>
              <w:jc w:val="right"/>
              <w:pPrChange w:id="1379"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380" w:author="David Conklin" w:date="2020-12-08T14:04:00Z">
                <w:pPr/>
              </w:pPrChange>
            </w:pPr>
            <w:r>
              <w:t>0.</w:t>
            </w:r>
            <w:r w:rsidR="00C4268B">
              <w:t>2</w:t>
            </w:r>
            <w:r>
              <w:t>%</w:t>
            </w:r>
          </w:p>
        </w:tc>
        <w:tc>
          <w:tcPr>
            <w:tcW w:w="0" w:type="auto"/>
          </w:tcPr>
          <w:p w14:paraId="0842F788" w14:textId="77777777" w:rsidR="00B47F76" w:rsidRDefault="00B47F76">
            <w:pPr>
              <w:jc w:val="right"/>
              <w:pPrChange w:id="1381"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382" w:author="David Conklin" w:date="2020-12-08T14:04:00Z">
                <w:pPr/>
              </w:pPrChange>
            </w:pPr>
            <w:r>
              <w:t>100.0%</w:t>
            </w:r>
          </w:p>
        </w:tc>
        <w:tc>
          <w:tcPr>
            <w:tcW w:w="0" w:type="auto"/>
          </w:tcPr>
          <w:p w14:paraId="20B16787" w14:textId="77777777" w:rsidR="00B47F76" w:rsidRDefault="00B47F76">
            <w:pPr>
              <w:jc w:val="right"/>
              <w:pPrChange w:id="1383"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384" w:author="David Conklin" w:date="2020-12-08T14:04:00Z">
                <w:pPr/>
              </w:pPrChange>
            </w:pPr>
          </w:p>
        </w:tc>
        <w:tc>
          <w:tcPr>
            <w:tcW w:w="0" w:type="auto"/>
          </w:tcPr>
          <w:p w14:paraId="6C64F406" w14:textId="77777777" w:rsidR="00B47F76" w:rsidRDefault="00B47F76">
            <w:pPr>
              <w:jc w:val="right"/>
              <w:pPrChange w:id="1385"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386" w:author="David Conklin" w:date="2020-12-08T14:04:00Z">
                <w:pPr/>
              </w:pPrChange>
            </w:pPr>
            <w:r>
              <w:t>% of precipitation</w:t>
            </w:r>
          </w:p>
        </w:tc>
        <w:tc>
          <w:tcPr>
            <w:tcW w:w="0" w:type="auto"/>
          </w:tcPr>
          <w:p w14:paraId="593E551D" w14:textId="77777777" w:rsidR="00B47F76" w:rsidRDefault="00B47F76">
            <w:pPr>
              <w:jc w:val="right"/>
              <w:pPrChange w:id="1387" w:author="David Conklin" w:date="2020-12-08T14:05:00Z">
                <w:pPr/>
              </w:pPrChange>
            </w:pPr>
            <w:r>
              <w:t>cms</w:t>
            </w:r>
          </w:p>
        </w:tc>
        <w:tc>
          <w:tcPr>
            <w:tcW w:w="0" w:type="auto"/>
          </w:tcPr>
          <w:p w14:paraId="47541193" w14:textId="3D7365DA" w:rsidR="00B47F76" w:rsidRDefault="00914CB4" w:rsidP="006636CC">
            <w:ins w:id="1388"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389" w:author="David Conklin" w:date="2020-12-08T14:04:00Z">
                <w:pPr/>
              </w:pPrChange>
            </w:pPr>
            <w:r>
              <w:t>7</w:t>
            </w:r>
            <w:r w:rsidR="00C4268B">
              <w:t>6.6</w:t>
            </w:r>
            <w:r>
              <w:t>%</w:t>
            </w:r>
          </w:p>
        </w:tc>
        <w:tc>
          <w:tcPr>
            <w:tcW w:w="0" w:type="auto"/>
          </w:tcPr>
          <w:p w14:paraId="545C8904" w14:textId="1D2F65F0" w:rsidR="00B47F76" w:rsidRDefault="00B47F76">
            <w:pPr>
              <w:jc w:val="right"/>
              <w:pPrChange w:id="1390" w:author="David Conklin" w:date="2020-12-08T14:05:00Z">
                <w:pPr/>
              </w:pPrChange>
            </w:pPr>
            <w:r>
              <w:t>15</w:t>
            </w:r>
            <w:r w:rsidR="004C77EC">
              <w:t>2.7</w:t>
            </w:r>
          </w:p>
        </w:tc>
        <w:tc>
          <w:tcPr>
            <w:tcW w:w="0" w:type="auto"/>
          </w:tcPr>
          <w:p w14:paraId="7D01391D" w14:textId="37EE6B53" w:rsidR="00B47F76" w:rsidRDefault="00914CB4">
            <w:pPr>
              <w:jc w:val="right"/>
              <w:pPrChange w:id="1391" w:author="David Conklin" w:date="2020-12-08T14:04:00Z">
                <w:pPr/>
              </w:pPrChange>
            </w:pPr>
            <w:ins w:id="1392"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393" w:author="David Conklin" w:date="2020-12-08T14:04:00Z">
                <w:pPr/>
              </w:pPrChange>
            </w:pPr>
            <w:r>
              <w:t>3</w:t>
            </w:r>
            <w:r w:rsidR="000B611E">
              <w:t>4.0</w:t>
            </w:r>
            <w:r>
              <w:t>%</w:t>
            </w:r>
          </w:p>
        </w:tc>
        <w:tc>
          <w:tcPr>
            <w:tcW w:w="0" w:type="auto"/>
          </w:tcPr>
          <w:p w14:paraId="6A7F569C" w14:textId="77777777" w:rsidR="00B47F76" w:rsidRDefault="00B47F76">
            <w:pPr>
              <w:jc w:val="right"/>
              <w:pPrChange w:id="1394"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395" w:author="David Conklin" w:date="2020-12-08T14:04:00Z">
                <w:pPr/>
              </w:pPrChange>
            </w:pPr>
            <w:r>
              <w:t>4.4%</w:t>
            </w:r>
          </w:p>
        </w:tc>
        <w:tc>
          <w:tcPr>
            <w:tcW w:w="0" w:type="auto"/>
          </w:tcPr>
          <w:p w14:paraId="3BD7E228" w14:textId="77777777" w:rsidR="00B47F76" w:rsidRDefault="00B47F76">
            <w:pPr>
              <w:jc w:val="right"/>
              <w:pPrChange w:id="1396"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397" w:author="David Conklin" w:date="2020-12-08T14:04:00Z">
                <w:pPr/>
              </w:pPrChange>
            </w:pPr>
            <w:r>
              <w:t>0.4%</w:t>
            </w:r>
          </w:p>
        </w:tc>
        <w:tc>
          <w:tcPr>
            <w:tcW w:w="0" w:type="auto"/>
          </w:tcPr>
          <w:p w14:paraId="0ACE8F73" w14:textId="77777777" w:rsidR="00B47F76" w:rsidRDefault="00B47F76">
            <w:pPr>
              <w:jc w:val="right"/>
              <w:pPrChange w:id="1398"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399" w:author="David Conklin" w:date="2020-12-08T14:04:00Z">
                <w:pPr/>
              </w:pPrChange>
            </w:pPr>
            <w:r>
              <w:t>11</w:t>
            </w:r>
            <w:r w:rsidR="000B611E">
              <w:t>5.3</w:t>
            </w:r>
            <w:r>
              <w:t>%</w:t>
            </w:r>
          </w:p>
        </w:tc>
        <w:tc>
          <w:tcPr>
            <w:tcW w:w="0" w:type="auto"/>
          </w:tcPr>
          <w:p w14:paraId="0F8EB8DB" w14:textId="77777777" w:rsidR="00B47F76" w:rsidRDefault="00B47F76">
            <w:pPr>
              <w:jc w:val="right"/>
              <w:pPrChange w:id="1400"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401" w:author="David Conklin" w:date="2020-12-08T14:22:00Z"/>
        </w:rPr>
      </w:pPr>
      <w:del w:id="1402"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403" w:author="David Conklin" w:date="2020-12-08T14:22:00Z"/>
        </w:rPr>
      </w:pPr>
    </w:p>
    <w:p w14:paraId="61D302EB" w14:textId="77ACAE9F" w:rsidR="003024C9" w:rsidDel="00E424C4" w:rsidRDefault="003024C9" w:rsidP="00535731">
      <w:pPr>
        <w:rPr>
          <w:del w:id="1404" w:author="David Conklin" w:date="2020-12-08T14:22:00Z"/>
        </w:rPr>
      </w:pPr>
    </w:p>
    <w:p w14:paraId="15D3E737" w14:textId="3D1EB67C" w:rsidR="003024C9" w:rsidDel="00E424C4" w:rsidRDefault="003024C9" w:rsidP="00B47F76">
      <w:pPr>
        <w:rPr>
          <w:del w:id="1405" w:author="David Conklin" w:date="2020-12-08T14:22:00Z"/>
        </w:rPr>
      </w:pPr>
      <w:del w:id="1406"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407" w:author="David Conklin" w:date="2020-12-08T14:22:00Z"/>
        </w:rPr>
      </w:pPr>
      <w:del w:id="1408"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409" w:name="_Toc58341851"/>
      <w:r>
        <w:t>Clackamas wetlands v. McKenzie wetlands</w:t>
      </w:r>
      <w:bookmarkEnd w:id="1409"/>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1410" w:name="_Ref48286765"/>
      <w:bookmarkStart w:id="1411" w:name="_Toc53219841"/>
      <w:r>
        <w:t xml:space="preserve">Figure </w:t>
      </w:r>
      <w:fldSimple w:instr=" SEQ Figure \* ARABIC ">
        <w:r w:rsidR="00D24E1A">
          <w:rPr>
            <w:noProof/>
          </w:rPr>
          <w:t>9</w:t>
        </w:r>
      </w:fldSimple>
      <w:bookmarkEnd w:id="1410"/>
      <w:r>
        <w:t>. Clackamas basin in CW3M screen capture</w:t>
      </w:r>
      <w:bookmarkEnd w:id="141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12" w:name="_Toc58341852"/>
      <w:r>
        <w:t>The Clackamas Basin</w:t>
      </w:r>
      <w:bookmarkEnd w:id="1412"/>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413" w:name="_Toc58341853"/>
      <w:r>
        <w:lastRenderedPageBreak/>
        <w:t>Directory structure and file names</w:t>
      </w:r>
      <w:bookmarkEnd w:id="141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414" w:name="_Toc58341854"/>
      <w:r>
        <w:t xml:space="preserve">Release </w:t>
      </w:r>
      <w:r w:rsidR="00E735F4">
        <w:t>Log</w:t>
      </w:r>
      <w:bookmarkEnd w:id="141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415" w:name="_Toc58341855"/>
      <w:r>
        <w:t>References</w:t>
      </w:r>
      <w:bookmarkEnd w:id="141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ins w:id="1416" w:author="David Conklin" w:date="2020-12-10T17:07:00Z"/>
          <w:rStyle w:val="Hyperlink"/>
          <w:rFonts w:cstheme="minorHAnsi"/>
          <w:color w:val="auto"/>
          <w:u w:val="none"/>
        </w:rPr>
      </w:pPr>
      <w:ins w:id="1417" w:author="David Conklin" w:date="2020-12-10T17:07:00Z">
        <w:r>
          <w:rPr>
            <w:rStyle w:val="Hyperlink"/>
            <w:rFonts w:cstheme="minorHAnsi"/>
            <w:color w:val="auto"/>
            <w:u w:val="none"/>
          </w:rPr>
          <w:t>Chow VT (1959</w:t>
        </w:r>
      </w:ins>
      <w:ins w:id="1418" w:author="David Conklin" w:date="2020-12-10T17:08:00Z">
        <w:r>
          <w:rPr>
            <w:rStyle w:val="Hyperlink"/>
            <w:rFonts w:cstheme="minorHAnsi"/>
            <w:color w:val="auto"/>
            <w:u w:val="none"/>
          </w:rPr>
          <w:t xml:space="preserve">).  Open Channel Hydraulics.  </w:t>
        </w:r>
      </w:ins>
      <w:ins w:id="1419" w:author="David Conklin" w:date="2020-12-10T17:09:00Z">
        <w:r>
          <w:rPr>
            <w:rStyle w:val="Hyperlink"/>
            <w:rFonts w:cstheme="minorHAnsi"/>
            <w:color w:val="auto"/>
            <w:u w:val="none"/>
          </w:rPr>
          <w:t>McGraw-Hill, New York, NY.</w:t>
        </w:r>
      </w:ins>
    </w:p>
    <w:p w14:paraId="6C3397C7" w14:textId="77777777" w:rsidR="00930BF5" w:rsidRDefault="00930BF5" w:rsidP="00930BF5">
      <w:pPr>
        <w:autoSpaceDE w:val="0"/>
        <w:autoSpaceDN w:val="0"/>
        <w:adjustRightInd w:val="0"/>
        <w:rPr>
          <w:ins w:id="1420" w:author="David Conklin" w:date="2020-12-10T17:07:00Z"/>
          <w:rStyle w:val="Hyperlink"/>
          <w:rFonts w:cstheme="minorHAnsi"/>
          <w:color w:val="auto"/>
          <w:u w:val="none"/>
        </w:rPr>
      </w:pPr>
    </w:p>
    <w:p w14:paraId="3FF4302B" w14:textId="6AE4F262" w:rsidR="00930BF5" w:rsidRPr="00D14E53" w:rsidRDefault="00930BF5" w:rsidP="00930BF5">
      <w:pPr>
        <w:autoSpaceDE w:val="0"/>
        <w:autoSpaceDN w:val="0"/>
        <w:adjustRightInd w:val="0"/>
        <w:rPr>
          <w:moveTo w:id="1421" w:author="David Conklin" w:date="2020-12-10T17:07:00Z"/>
          <w:rStyle w:val="Hyperlink"/>
          <w:rFonts w:cstheme="minorHAnsi"/>
          <w:color w:val="auto"/>
          <w:u w:val="none"/>
        </w:rPr>
      </w:pPr>
      <w:moveToRangeStart w:id="1422" w:author="David Conklin" w:date="2020-12-10T17:07:00Z" w:name="move58512471"/>
      <w:moveTo w:id="1423" w:author="David Conklin" w:date="2020-12-10T17:07:00Z">
        <w:r w:rsidRPr="00D14E53">
          <w:rPr>
            <w:rStyle w:val="Hyperlink"/>
            <w:rFonts w:cstheme="minorHAnsi"/>
            <w:color w:val="auto"/>
            <w:u w:val="none"/>
          </w:rPr>
          <w:t>Chow VT (1964).  Handbook of Hydrology.</w:t>
        </w:r>
      </w:moveTo>
    </w:p>
    <w:p w14:paraId="15E8C91A" w14:textId="77777777" w:rsidR="00930BF5" w:rsidRDefault="00930BF5" w:rsidP="00930BF5">
      <w:pPr>
        <w:autoSpaceDE w:val="0"/>
        <w:autoSpaceDN w:val="0"/>
        <w:adjustRightInd w:val="0"/>
        <w:rPr>
          <w:moveTo w:id="1424" w:author="David Conklin" w:date="2020-12-10T17:07:00Z"/>
          <w:rStyle w:val="Hyperlink"/>
          <w:rFonts w:cstheme="minorHAnsi"/>
          <w:color w:val="auto"/>
          <w:u w:val="none"/>
        </w:rPr>
      </w:pPr>
      <w:moveTo w:id="1425" w:author="David Conklin" w:date="2020-12-10T17:07:00Z">
        <w:r w:rsidRPr="00D14E53">
          <w:rPr>
            <w:rStyle w:val="Hyperlink"/>
            <w:rFonts w:cstheme="minorHAnsi"/>
            <w:color w:val="auto"/>
            <w:u w:val="none"/>
          </w:rPr>
          <w:t xml:space="preserve">Also </w:t>
        </w:r>
        <w:r>
          <w:fldChar w:fldCharType="begin"/>
        </w:r>
        <w:r>
          <w:instrText xml:space="preserve"> HYPERLINK "https://cedb.asce.org/CEDBsearch/record.jsp?dockey=0020129" </w:instrText>
        </w:r>
        <w:r>
          <w:fldChar w:fldCharType="separate"/>
        </w:r>
        <w:r w:rsidRPr="00D14E53">
          <w:rPr>
            <w:rStyle w:val="Hyperlink"/>
            <w:rFonts w:cstheme="minorHAnsi"/>
          </w:rPr>
          <w:t>https://cedb.asce.org/CEDBsearch/record.jsp?dockey=0020129</w:t>
        </w:r>
        <w:r>
          <w:rPr>
            <w:rStyle w:val="Hyperlink"/>
            <w:rFonts w:cstheme="minorHAnsi"/>
          </w:rPr>
          <w:fldChar w:fldCharType="end"/>
        </w:r>
      </w:moveTo>
    </w:p>
    <w:p w14:paraId="1E779801" w14:textId="77777777" w:rsidR="00930BF5" w:rsidRDefault="00930BF5" w:rsidP="00930BF5">
      <w:pPr>
        <w:autoSpaceDE w:val="0"/>
        <w:autoSpaceDN w:val="0"/>
        <w:adjustRightInd w:val="0"/>
        <w:rPr>
          <w:moveTo w:id="1426" w:author="David Conklin" w:date="2020-12-10T17:07:00Z"/>
          <w:rStyle w:val="Hyperlink"/>
          <w:rFonts w:cstheme="minorHAnsi"/>
          <w:color w:val="auto"/>
          <w:u w:val="none"/>
        </w:rPr>
      </w:pPr>
      <w:moveTo w:id="1427" w:author="David Conklin" w:date="2020-12-10T17:07:00Z">
        <w:r>
          <w:rPr>
            <w:rStyle w:val="Hyperlink"/>
            <w:rFonts w:cstheme="minorHAnsi"/>
            <w:color w:val="auto"/>
            <w:u w:val="none"/>
          </w:rPr>
          <w:t xml:space="preserve">and </w:t>
        </w:r>
        <w:r>
          <w:fldChar w:fldCharType="begin"/>
        </w:r>
        <w:r>
          <w:instrText xml:space="preserve"> HYPERLINK "https://ascelibrary.org/doi/pdf/10.1061/%28ASCE%290733-9429%282002%29128%3A1%2820%29" </w:instrText>
        </w:r>
        <w:r>
          <w:fldChar w:fldCharType="separate"/>
        </w:r>
        <w:r w:rsidRPr="003B13EB">
          <w:rPr>
            <w:rStyle w:val="Hyperlink"/>
            <w:rFonts w:cstheme="minorHAnsi"/>
          </w:rPr>
          <w:t>https://ascelibrary.org/doi/pdf/10.1061/%28ASCE%290733-9429%282002%29128%3A1%2820%29</w:t>
        </w:r>
        <w:r>
          <w:rPr>
            <w:rStyle w:val="Hyperlink"/>
            <w:rFonts w:cstheme="minorHAnsi"/>
          </w:rPr>
          <w:fldChar w:fldCharType="end"/>
        </w:r>
      </w:moveTo>
    </w:p>
    <w:p w14:paraId="6D0F229F" w14:textId="77777777" w:rsidR="00930BF5" w:rsidRPr="00D14E53" w:rsidRDefault="00930BF5" w:rsidP="00930BF5">
      <w:pPr>
        <w:autoSpaceDE w:val="0"/>
        <w:autoSpaceDN w:val="0"/>
        <w:adjustRightInd w:val="0"/>
        <w:rPr>
          <w:moveTo w:id="1428" w:author="David Conklin" w:date="2020-12-10T17:07:00Z"/>
          <w:rStyle w:val="Hyperlink"/>
          <w:rFonts w:cstheme="minorHAnsi"/>
          <w:color w:val="auto"/>
          <w:u w:val="none"/>
        </w:rPr>
      </w:pPr>
      <w:moveTo w:id="1429" w:author="David Conklin" w:date="2020-12-10T17:07:00Z">
        <w:r w:rsidRPr="00F1121A">
          <w:rPr>
            <w:rStyle w:val="Hyperlink"/>
            <w:rFonts w:cstheme="minorHAnsi"/>
            <w:color w:val="auto"/>
            <w:u w:val="none"/>
          </w:rPr>
          <w:t>https://book4sales.com/book-details.php?book=58f6</w:t>
        </w:r>
      </w:moveTo>
    </w:p>
    <w:moveToRangeEnd w:id="1422"/>
    <w:p w14:paraId="16DAF158" w14:textId="77777777" w:rsidR="00930BF5" w:rsidRDefault="00930BF5">
      <w:pPr>
        <w:rPr>
          <w:ins w:id="1430" w:author="David Conklin" w:date="2020-12-10T17:07:00Z"/>
        </w:rPr>
      </w:pPr>
    </w:p>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527BD5E3" w:rsidR="00F1121A" w:rsidRPr="00D14E53" w:rsidDel="00930BF5" w:rsidRDefault="00F1121A" w:rsidP="006B6EE1">
      <w:pPr>
        <w:autoSpaceDE w:val="0"/>
        <w:autoSpaceDN w:val="0"/>
        <w:adjustRightInd w:val="0"/>
        <w:rPr>
          <w:moveFrom w:id="1431" w:author="David Conklin" w:date="2020-12-10T17:07:00Z"/>
          <w:rStyle w:val="Hyperlink"/>
          <w:rFonts w:cstheme="minorHAnsi"/>
          <w:color w:val="auto"/>
          <w:u w:val="none"/>
        </w:rPr>
      </w:pPr>
      <w:moveFromRangeStart w:id="1432" w:author="David Conklin" w:date="2020-12-10T17:07:00Z" w:name="move58512471"/>
      <w:moveFrom w:id="1433" w:author="David Conklin" w:date="2020-12-10T17:07:00Z">
        <w:r w:rsidRPr="00D14E53" w:rsidDel="00930BF5">
          <w:rPr>
            <w:rStyle w:val="Hyperlink"/>
            <w:rFonts w:cstheme="minorHAnsi"/>
            <w:color w:val="auto"/>
            <w:u w:val="none"/>
          </w:rPr>
          <w:t>Chow VT (1964).  Handbook of Hydrology.</w:t>
        </w:r>
      </w:moveFrom>
    </w:p>
    <w:p w14:paraId="3BD519E6" w14:textId="1FB5AA7D" w:rsidR="00F1121A" w:rsidDel="00930BF5" w:rsidRDefault="00F1121A" w:rsidP="006B6EE1">
      <w:pPr>
        <w:autoSpaceDE w:val="0"/>
        <w:autoSpaceDN w:val="0"/>
        <w:adjustRightInd w:val="0"/>
        <w:rPr>
          <w:moveFrom w:id="1434" w:author="David Conklin" w:date="2020-12-10T17:07:00Z"/>
          <w:rStyle w:val="Hyperlink"/>
          <w:rFonts w:cstheme="minorHAnsi"/>
          <w:color w:val="auto"/>
          <w:u w:val="none"/>
        </w:rPr>
      </w:pPr>
      <w:moveFrom w:id="1435" w:author="David Conklin" w:date="2020-12-10T17:07:00Z">
        <w:r w:rsidRPr="00D14E53" w:rsidDel="00930BF5">
          <w:rPr>
            <w:rStyle w:val="Hyperlink"/>
            <w:rFonts w:cstheme="minorHAnsi"/>
            <w:color w:val="auto"/>
            <w:u w:val="none"/>
          </w:rPr>
          <w:t xml:space="preserve">Also </w:t>
        </w:r>
        <w:r w:rsidR="000F5E41" w:rsidDel="00930BF5">
          <w:fldChar w:fldCharType="begin"/>
        </w:r>
        <w:r w:rsidR="000F5E41" w:rsidDel="00930BF5">
          <w:instrText xml:space="preserve"> HYPERLINK "https://cedb.asce.org/CEDBsearch/record.jsp?dockey=0020129" </w:instrText>
        </w:r>
        <w:r w:rsidR="000F5E41" w:rsidDel="00930BF5">
          <w:fldChar w:fldCharType="separate"/>
        </w:r>
        <w:r w:rsidRPr="00D14E53" w:rsidDel="00930BF5">
          <w:rPr>
            <w:rStyle w:val="Hyperlink"/>
            <w:rFonts w:cstheme="minorHAnsi"/>
          </w:rPr>
          <w:t>https://cedb.asce.org/CEDBsearch/record.jsp?dockey=0020129</w:t>
        </w:r>
        <w:r w:rsidR="000F5E41" w:rsidDel="00930BF5">
          <w:rPr>
            <w:rStyle w:val="Hyperlink"/>
            <w:rFonts w:cstheme="minorHAnsi"/>
          </w:rPr>
          <w:fldChar w:fldCharType="end"/>
        </w:r>
      </w:moveFrom>
    </w:p>
    <w:p w14:paraId="28121270" w14:textId="4C9300AA" w:rsidR="00F1121A" w:rsidDel="00930BF5" w:rsidRDefault="00F1121A" w:rsidP="006B6EE1">
      <w:pPr>
        <w:autoSpaceDE w:val="0"/>
        <w:autoSpaceDN w:val="0"/>
        <w:adjustRightInd w:val="0"/>
        <w:rPr>
          <w:moveFrom w:id="1436" w:author="David Conklin" w:date="2020-12-10T17:07:00Z"/>
          <w:rStyle w:val="Hyperlink"/>
          <w:rFonts w:cstheme="minorHAnsi"/>
          <w:color w:val="auto"/>
          <w:u w:val="none"/>
        </w:rPr>
      </w:pPr>
      <w:moveFrom w:id="1437" w:author="David Conklin" w:date="2020-12-10T17:07:00Z">
        <w:r w:rsidDel="00930BF5">
          <w:rPr>
            <w:rStyle w:val="Hyperlink"/>
            <w:rFonts w:cstheme="minorHAnsi"/>
            <w:color w:val="auto"/>
            <w:u w:val="none"/>
          </w:rPr>
          <w:t xml:space="preserve">and </w:t>
        </w:r>
        <w:r w:rsidR="000F5E41" w:rsidDel="00930BF5">
          <w:fldChar w:fldCharType="begin"/>
        </w:r>
        <w:r w:rsidR="000F5E41" w:rsidDel="00930BF5">
          <w:instrText xml:space="preserve"> HYPERLINK "https://ascelibrary.org/doi/pdf/10.1061/%28ASCE%290733-9429%282002%29128%3A1%2820%29" </w:instrText>
        </w:r>
        <w:r w:rsidR="000F5E41" w:rsidDel="00930BF5">
          <w:fldChar w:fldCharType="separate"/>
        </w:r>
        <w:r w:rsidRPr="003B13EB" w:rsidDel="00930BF5">
          <w:rPr>
            <w:rStyle w:val="Hyperlink"/>
            <w:rFonts w:cstheme="minorHAnsi"/>
          </w:rPr>
          <w:t>https://ascelibrary.org/doi/pdf/10.1061/%28ASCE%290733-9429%282002%29128%3A1%2820%29</w:t>
        </w:r>
        <w:r w:rsidR="000F5E41" w:rsidDel="00930BF5">
          <w:rPr>
            <w:rStyle w:val="Hyperlink"/>
            <w:rFonts w:cstheme="minorHAnsi"/>
          </w:rPr>
          <w:fldChar w:fldCharType="end"/>
        </w:r>
      </w:moveFrom>
    </w:p>
    <w:p w14:paraId="053BA3D3" w14:textId="1B6D020B" w:rsidR="00F1121A" w:rsidRPr="00D14E53" w:rsidDel="00930BF5" w:rsidRDefault="00F1121A" w:rsidP="006B6EE1">
      <w:pPr>
        <w:autoSpaceDE w:val="0"/>
        <w:autoSpaceDN w:val="0"/>
        <w:adjustRightInd w:val="0"/>
        <w:rPr>
          <w:moveFrom w:id="1438" w:author="David Conklin" w:date="2020-12-10T17:07:00Z"/>
          <w:rStyle w:val="Hyperlink"/>
          <w:rFonts w:cstheme="minorHAnsi"/>
          <w:color w:val="auto"/>
          <w:u w:val="none"/>
        </w:rPr>
      </w:pPr>
      <w:moveFrom w:id="1439" w:author="David Conklin" w:date="2020-12-10T17:07:00Z">
        <w:r w:rsidRPr="00F1121A" w:rsidDel="00930BF5">
          <w:rPr>
            <w:rStyle w:val="Hyperlink"/>
            <w:rFonts w:cstheme="minorHAnsi"/>
            <w:color w:val="auto"/>
            <w:u w:val="none"/>
          </w:rPr>
          <w:t>https://book4sales.com/book-details.php?book=58f6</w:t>
        </w:r>
      </w:moveFrom>
    </w:p>
    <w:moveFromRangeEnd w:id="1432"/>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440" w:name="_Toc58341856"/>
      <w:r>
        <w:rPr>
          <w:rFonts w:eastAsiaTheme="minorHAnsi"/>
        </w:rPr>
        <w:t>Acronyms</w:t>
      </w:r>
      <w:r w:rsidR="009D540F">
        <w:rPr>
          <w:rFonts w:eastAsiaTheme="minorHAnsi"/>
        </w:rPr>
        <w:t xml:space="preserve"> and Abbreviations</w:t>
      </w:r>
      <w:bookmarkEnd w:id="144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6E6BD" w14:textId="77777777" w:rsidR="00877E8F" w:rsidRDefault="00877E8F" w:rsidP="00064E77">
      <w:r>
        <w:separator/>
      </w:r>
    </w:p>
  </w:endnote>
  <w:endnote w:type="continuationSeparator" w:id="0">
    <w:p w14:paraId="401C9B8A" w14:textId="77777777" w:rsidR="00877E8F" w:rsidRDefault="00877E8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24E1A" w:rsidRDefault="00D24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24E1A" w:rsidRDefault="00D24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4A810" w14:textId="77777777" w:rsidR="00877E8F" w:rsidRDefault="00877E8F" w:rsidP="00064E77">
      <w:r>
        <w:separator/>
      </w:r>
    </w:p>
  </w:footnote>
  <w:footnote w:type="continuationSeparator" w:id="0">
    <w:p w14:paraId="38BA8FDF" w14:textId="77777777" w:rsidR="00877E8F" w:rsidRDefault="00877E8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21F0F"/>
    <w:rsid w:val="00223D2E"/>
    <w:rsid w:val="00223E80"/>
    <w:rsid w:val="00224E69"/>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3C1D"/>
    <w:rsid w:val="006176DA"/>
    <w:rsid w:val="006200EB"/>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7641"/>
    <w:rsid w:val="00767E36"/>
    <w:rsid w:val="007719F1"/>
    <w:rsid w:val="00771AAC"/>
    <w:rsid w:val="00771FED"/>
    <w:rsid w:val="0077572C"/>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1D03"/>
    <w:rsid w:val="007F2465"/>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1F69"/>
    <w:rsid w:val="008740A4"/>
    <w:rsid w:val="008770E3"/>
    <w:rsid w:val="00877E8F"/>
    <w:rsid w:val="008805C5"/>
    <w:rsid w:val="00881DF0"/>
    <w:rsid w:val="00882C17"/>
    <w:rsid w:val="0088329B"/>
    <w:rsid w:val="00885D48"/>
    <w:rsid w:val="00885DEF"/>
    <w:rsid w:val="00887D92"/>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C132A"/>
    <w:rsid w:val="009C1707"/>
    <w:rsid w:val="009C4FBC"/>
    <w:rsid w:val="009D0358"/>
    <w:rsid w:val="009D1F38"/>
    <w:rsid w:val="009D249C"/>
    <w:rsid w:val="009D540F"/>
    <w:rsid w:val="009D5BB9"/>
    <w:rsid w:val="009D6DEE"/>
    <w:rsid w:val="009F0E39"/>
    <w:rsid w:val="009F132A"/>
    <w:rsid w:val="009F139C"/>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F4C"/>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7163"/>
    <w:rsid w:val="00BB1179"/>
    <w:rsid w:val="00BB646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67205</TotalTime>
  <Pages>56</Pages>
  <Words>20704</Words>
  <Characters>118013</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358</cp:revision>
  <cp:lastPrinted>2020-12-11T17:14:00Z</cp:lastPrinted>
  <dcterms:created xsi:type="dcterms:W3CDTF">2018-11-09T13:56:00Z</dcterms:created>
  <dcterms:modified xsi:type="dcterms:W3CDTF">2020-12-11T18:33:00Z</dcterms:modified>
</cp:coreProperties>
</file>