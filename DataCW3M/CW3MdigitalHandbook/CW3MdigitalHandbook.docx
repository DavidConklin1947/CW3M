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13AF1205" w:rsidR="00581BEB" w:rsidRDefault="00581BEB" w:rsidP="00A8214A">
      <w:pPr>
        <w:pStyle w:val="Subtitle"/>
        <w:tabs>
          <w:tab w:val="right" w:pos="9360"/>
        </w:tabs>
      </w:pPr>
      <w:r>
        <w:t>Information about the Community Willamette Whole Watershed Model</w:t>
      </w:r>
      <w:r w:rsidR="00C97C9B">
        <w:tab/>
      </w:r>
    </w:p>
    <w:p w14:paraId="542B86E8" w14:textId="16CC25E4" w:rsidR="00064E77" w:rsidRPr="00064E77" w:rsidRDefault="007B1928" w:rsidP="00064E77">
      <w:pPr>
        <w:pStyle w:val="Subtitle"/>
      </w:pPr>
      <w:r>
        <w:t>1</w:t>
      </w:r>
      <w:ins w:id="0" w:author="David Conklin" w:date="2020-11-09T05:43:00Z">
        <w:r w:rsidR="0031526F">
          <w:t>1/</w:t>
        </w:r>
      </w:ins>
      <w:ins w:id="1" w:author="David Conklin" w:date="2020-11-10T18:21:00Z">
        <w:r w:rsidR="008C41BA">
          <w:t>10</w:t>
        </w:r>
      </w:ins>
      <w:del w:id="2" w:author="David Conklin" w:date="2020-11-09T05:43:00Z">
        <w:r w:rsidDel="0031526F">
          <w:delText>0/</w:delText>
        </w:r>
        <w:r w:rsidR="003F72F2" w:rsidDel="0031526F">
          <w:delText>2</w:delText>
        </w:r>
        <w:r w:rsidR="00B70EF0" w:rsidDel="0031526F">
          <w:delText>7</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18F8BC0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ins w:id="3" w:author="David Conklin" w:date="2020-11-09T05:43:00Z">
        <w:r w:rsidR="0031526F">
          <w:rPr>
            <w:rStyle w:val="Hyperlink"/>
            <w:color w:val="auto"/>
          </w:rPr>
          <w:t>10/27</w:t>
        </w:r>
      </w:ins>
      <w:del w:id="4" w:author="David Conklin" w:date="2020-11-09T05:43:00Z">
        <w:r w:rsidR="007B1928" w:rsidDel="0031526F">
          <w:rPr>
            <w:rStyle w:val="Hyperlink"/>
            <w:color w:val="auto"/>
          </w:rPr>
          <w:delText>9/12</w:delText>
        </w:r>
      </w:del>
      <w:r w:rsidR="00176FFA">
        <w:rPr>
          <w:rStyle w:val="Hyperlink"/>
          <w:color w:val="auto"/>
        </w:rPr>
        <w:t>/20</w:t>
      </w:r>
      <w:r w:rsidRPr="00DE1B0B">
        <w:rPr>
          <w:rStyle w:val="Hyperlink"/>
          <w:color w:val="auto"/>
        </w:rPr>
        <w:t xml:space="preserve"> version</w:t>
      </w:r>
    </w:p>
    <w:p w14:paraId="1745FD50" w14:textId="77777777" w:rsidR="009F139C" w:rsidRPr="00A8214A" w:rsidRDefault="009F139C" w:rsidP="009F139C">
      <w:pPr>
        <w:rPr>
          <w:ins w:id="5" w:author="David Conklin" w:date="2020-11-09T15:27:00Z"/>
          <w:rStyle w:val="Hyperlink"/>
          <w:color w:val="auto"/>
          <w:u w:val="none"/>
        </w:rPr>
      </w:pPr>
      <w:ins w:id="6" w:author="David Conklin" w:date="2020-11-09T15:27:00Z">
        <w:r w:rsidRPr="00A8214A">
          <w:rPr>
            <w:rStyle w:val="Hyperlink"/>
            <w:color w:val="auto"/>
            <w:u w:val="none"/>
          </w:rPr>
          <w:t xml:space="preserve">- </w:t>
        </w:r>
        <w:r>
          <w:rPr>
            <w:rStyle w:val="Hyperlink"/>
            <w:color w:val="auto"/>
            <w:u w:val="none"/>
          </w:rPr>
          <w:t>Added charts of simulated v. observed flows and stream temperatures at the end of the McKenzie Basin Wetlands Study/Reality Check section.</w:t>
        </w:r>
      </w:ins>
    </w:p>
    <w:p w14:paraId="7313B110" w14:textId="0D961499" w:rsidR="009F139C" w:rsidRDefault="009F139C" w:rsidP="009F139C">
      <w:pPr>
        <w:rPr>
          <w:ins w:id="7" w:author="David Conklin" w:date="2020-11-09T17:33:00Z"/>
          <w:rStyle w:val="Hyperlink"/>
          <w:color w:val="auto"/>
          <w:u w:val="none"/>
        </w:rPr>
      </w:pPr>
      <w:ins w:id="8" w:author="David Conklin" w:date="2020-11-09T15:27:00Z">
        <w:r w:rsidRPr="00A8214A">
          <w:rPr>
            <w:rStyle w:val="Hyperlink"/>
            <w:color w:val="auto"/>
            <w:u w:val="none"/>
          </w:rPr>
          <w:t xml:space="preserve">- </w:t>
        </w:r>
        <w:r>
          <w:rPr>
            <w:rStyle w:val="Hyperlink"/>
            <w:color w:val="auto"/>
            <w:u w:val="none"/>
          </w:rPr>
          <w:t>Added lists of the USGS gage records to be used in calibration in the McKenzie Basin Wetlands Study/Reality Check section.</w:t>
        </w:r>
      </w:ins>
    </w:p>
    <w:p w14:paraId="0D4775CE" w14:textId="77777777" w:rsidR="008C41BA" w:rsidRPr="00A8214A" w:rsidRDefault="008C41BA" w:rsidP="008C41BA">
      <w:pPr>
        <w:rPr>
          <w:ins w:id="9" w:author="David Conklin" w:date="2020-11-10T18:20:00Z"/>
          <w:rStyle w:val="Hyperlink"/>
          <w:color w:val="auto"/>
          <w:u w:val="none"/>
        </w:rPr>
      </w:pPr>
      <w:ins w:id="10" w:author="David Conklin" w:date="2020-11-10T18:20:00Z">
        <w:r>
          <w:rPr>
            <w:rStyle w:val="Hyperlink"/>
            <w:color w:val="auto"/>
            <w:u w:val="none"/>
          </w:rPr>
          <w:t>- Added the McKenzie Basin Wetlands Study/High Cascades Springs section.</w:t>
        </w:r>
      </w:ins>
    </w:p>
    <w:p w14:paraId="2B0405BA" w14:textId="77777777" w:rsidR="00372E03" w:rsidRPr="00A8214A" w:rsidRDefault="00372E03" w:rsidP="00372E03">
      <w:pPr>
        <w:rPr>
          <w:ins w:id="11" w:author="David Conklin" w:date="2020-11-10T18:22:00Z"/>
          <w:rStyle w:val="Hyperlink"/>
          <w:color w:val="auto"/>
          <w:u w:val="none"/>
        </w:rPr>
      </w:pPr>
      <w:ins w:id="12" w:author="David Conklin" w:date="2020-11-10T18:22:00Z">
        <w:r>
          <w:rPr>
            <w:rStyle w:val="Hyperlink"/>
            <w:color w:val="auto"/>
            <w:u w:val="none"/>
          </w:rPr>
          <w:t>- Added the McKenzie Basin Wetlands Study/Calibration section.</w:t>
        </w:r>
      </w:ins>
    </w:p>
    <w:p w14:paraId="545C8A69" w14:textId="756C4943" w:rsidR="00372E03" w:rsidRPr="00A8214A" w:rsidRDefault="00372E03" w:rsidP="00372E03">
      <w:pPr>
        <w:rPr>
          <w:ins w:id="13" w:author="David Conklin" w:date="2020-11-10T18:22:00Z"/>
          <w:rStyle w:val="Hyperlink"/>
          <w:color w:val="auto"/>
          <w:u w:val="none"/>
        </w:rPr>
      </w:pPr>
      <w:ins w:id="14" w:author="David Conklin" w:date="2020-11-10T18:22:00Z">
        <w:r>
          <w:rPr>
            <w:rStyle w:val="Hyperlink"/>
            <w:color w:val="auto"/>
            <w:u w:val="none"/>
          </w:rPr>
          <w:t>- Added the McKenzie Basin Wetlands Study/</w:t>
        </w:r>
      </w:ins>
      <w:ins w:id="15" w:author="David Conklin" w:date="2020-11-10T18:23:00Z">
        <w:r>
          <w:rPr>
            <w:rStyle w:val="Hyperlink"/>
            <w:color w:val="auto"/>
            <w:u w:val="none"/>
          </w:rPr>
          <w:t>Simulated McKenzie basin water budget</w:t>
        </w:r>
      </w:ins>
      <w:ins w:id="16" w:author="David Conklin" w:date="2020-11-10T18:22:00Z">
        <w:r>
          <w:rPr>
            <w:rStyle w:val="Hyperlink"/>
            <w:color w:val="auto"/>
            <w:u w:val="none"/>
          </w:rPr>
          <w:t xml:space="preserve"> section.</w:t>
        </w:r>
      </w:ins>
    </w:p>
    <w:p w14:paraId="2D6C9C08" w14:textId="01EEEC58" w:rsidR="004A0118" w:rsidDel="0031526F" w:rsidRDefault="00A928D9">
      <w:pPr>
        <w:rPr>
          <w:del w:id="17" w:author="David Conklin" w:date="2020-11-09T05:44:00Z"/>
          <w:rStyle w:val="Hyperlink"/>
          <w:color w:val="auto"/>
          <w:u w:val="none"/>
        </w:rPr>
      </w:pPr>
      <w:del w:id="18" w:author="David Conklin" w:date="2020-11-09T15:27:00Z">
        <w:r w:rsidRPr="00A8214A" w:rsidDel="009F139C">
          <w:rPr>
            <w:rStyle w:val="Hyperlink"/>
            <w:color w:val="auto"/>
            <w:u w:val="none"/>
          </w:rPr>
          <w:delText xml:space="preserve">- </w:delText>
        </w:r>
      </w:del>
      <w:del w:id="19" w:author="David Conklin" w:date="2020-11-09T05:44:00Z">
        <w:r w:rsidR="006A13B7" w:rsidDel="0031526F">
          <w:rPr>
            <w:rStyle w:val="Hyperlink"/>
            <w:color w:val="auto"/>
            <w:u w:val="none"/>
          </w:rPr>
          <w:delText>Added detail to the “Estimating the rate of flow in a stream reach” section, and renamed it as “Estimating the rate of flow and surface area of a stream reach”.</w:delText>
        </w:r>
      </w:del>
    </w:p>
    <w:p w14:paraId="53A391EE" w14:textId="6512A4B7" w:rsidR="00FB6831" w:rsidRPr="00A8214A" w:rsidDel="009F139C" w:rsidRDefault="00FB6831" w:rsidP="00286383">
      <w:pPr>
        <w:rPr>
          <w:del w:id="20" w:author="David Conklin" w:date="2020-11-09T15:27:00Z"/>
          <w:rStyle w:val="Hyperlink"/>
          <w:color w:val="auto"/>
          <w:u w:val="none"/>
        </w:rPr>
      </w:pPr>
      <w:del w:id="21" w:author="David Conklin" w:date="2020-11-09T05:44:00Z">
        <w:r w:rsidDel="0031526F">
          <w:rPr>
            <w:rStyle w:val="Hyperlink"/>
            <w:color w:val="auto"/>
            <w:u w:val="none"/>
          </w:rPr>
          <w:delText xml:space="preserve">- Log entry for </w:delText>
        </w:r>
        <w:r w:rsidDel="0031526F">
          <w:delText>CW3M_Installer_McKenzie_0.4.0.exe, which includes the first draft of stream temperature code based on HeatSource 7.0.</w:delText>
        </w:r>
      </w:del>
    </w:p>
    <w:p w14:paraId="422453E4" w14:textId="77777777" w:rsidR="00717D5B" w:rsidRPr="00DE1B0B" w:rsidRDefault="00717D5B" w:rsidP="00581BEB">
      <w:pPr>
        <w:rPr>
          <w:rStyle w:val="Hyperlink"/>
          <w:color w:val="auto"/>
        </w:rPr>
      </w:pPr>
    </w:p>
    <w:sdt>
      <w:sdtPr>
        <w:rPr>
          <w:rFonts w:asciiTheme="minorHAnsi" w:eastAsiaTheme="minorHAnsi" w:hAnsiTheme="minorHAnsi" w:cstheme="minorBidi"/>
          <w:color w:val="0563C1" w:themeColor="hyperlink"/>
          <w:sz w:val="22"/>
          <w:szCs w:val="22"/>
          <w:u w:val="single"/>
        </w:rPr>
        <w:id w:val="-295758329"/>
        <w:docPartObj>
          <w:docPartGallery w:val="Table of Contents"/>
          <w:docPartUnique/>
        </w:docPartObj>
      </w:sdtPr>
      <w:sdtEndPr>
        <w:rPr>
          <w:b/>
          <w:bCs/>
          <w:noProof/>
          <w:color w:val="auto"/>
          <w:u w:val="none"/>
        </w:rPr>
      </w:sdtEndPr>
      <w:sdtContent>
        <w:p w14:paraId="75C6D09A" w14:textId="4674500F" w:rsidR="005B5E46" w:rsidRDefault="005B5E46">
          <w:pPr>
            <w:pStyle w:val="TOCHeading"/>
          </w:pPr>
          <w:r>
            <w:t>Contents</w:t>
          </w:r>
        </w:p>
        <w:p w14:paraId="094C2632" w14:textId="43036F60" w:rsidR="00372E03" w:rsidRDefault="005B5E46">
          <w:pPr>
            <w:pStyle w:val="TOC1"/>
            <w:tabs>
              <w:tab w:val="right" w:leader="dot" w:pos="9350"/>
            </w:tabs>
            <w:rPr>
              <w:ins w:id="22" w:author="David Conklin" w:date="2020-11-10T18:23:00Z"/>
              <w:rFonts w:eastAsiaTheme="minorEastAsia"/>
              <w:noProof/>
            </w:rPr>
          </w:pPr>
          <w:r>
            <w:fldChar w:fldCharType="begin"/>
          </w:r>
          <w:r>
            <w:instrText xml:space="preserve"> TOC \o "1-3" \h \z \u </w:instrText>
          </w:r>
          <w:r>
            <w:fldChar w:fldCharType="separate"/>
          </w:r>
          <w:ins w:id="23" w:author="David Conklin" w:date="2020-11-10T18:23:00Z">
            <w:r w:rsidR="00372E03" w:rsidRPr="007B0BEF">
              <w:rPr>
                <w:rStyle w:val="Hyperlink"/>
                <w:noProof/>
              </w:rPr>
              <w:fldChar w:fldCharType="begin"/>
            </w:r>
            <w:r w:rsidR="00372E03" w:rsidRPr="007B0BEF">
              <w:rPr>
                <w:rStyle w:val="Hyperlink"/>
                <w:noProof/>
              </w:rPr>
              <w:instrText xml:space="preserve"> </w:instrText>
            </w:r>
            <w:r w:rsidR="00372E03">
              <w:rPr>
                <w:noProof/>
              </w:rPr>
              <w:instrText>HYPERLINK \l "_Toc55925105"</w:instrText>
            </w:r>
            <w:r w:rsidR="00372E03" w:rsidRPr="007B0BEF">
              <w:rPr>
                <w:rStyle w:val="Hyperlink"/>
                <w:noProof/>
              </w:rPr>
              <w:instrText xml:space="preserve"> </w:instrText>
            </w:r>
            <w:r w:rsidR="00372E03" w:rsidRPr="007B0BEF">
              <w:rPr>
                <w:rStyle w:val="Hyperlink"/>
                <w:noProof/>
              </w:rPr>
            </w:r>
            <w:r w:rsidR="00372E03" w:rsidRPr="007B0BEF">
              <w:rPr>
                <w:rStyle w:val="Hyperlink"/>
                <w:noProof/>
              </w:rPr>
              <w:fldChar w:fldCharType="separate"/>
            </w:r>
            <w:r w:rsidR="00372E03" w:rsidRPr="007B0BEF">
              <w:rPr>
                <w:rStyle w:val="Hyperlink"/>
                <w:noProof/>
              </w:rPr>
              <w:t>What is a digital handbook?</w:t>
            </w:r>
            <w:r w:rsidR="00372E03">
              <w:rPr>
                <w:noProof/>
                <w:webHidden/>
              </w:rPr>
              <w:tab/>
            </w:r>
            <w:r w:rsidR="00372E03">
              <w:rPr>
                <w:noProof/>
                <w:webHidden/>
              </w:rPr>
              <w:fldChar w:fldCharType="begin"/>
            </w:r>
            <w:r w:rsidR="00372E03">
              <w:rPr>
                <w:noProof/>
                <w:webHidden/>
              </w:rPr>
              <w:instrText xml:space="preserve"> PAGEREF _Toc55925105 \h </w:instrText>
            </w:r>
            <w:r w:rsidR="00372E03">
              <w:rPr>
                <w:noProof/>
                <w:webHidden/>
              </w:rPr>
            </w:r>
          </w:ins>
          <w:r w:rsidR="00372E03">
            <w:rPr>
              <w:noProof/>
              <w:webHidden/>
            </w:rPr>
            <w:fldChar w:fldCharType="separate"/>
          </w:r>
          <w:ins w:id="24" w:author="David Conklin" w:date="2020-11-10T18:23:00Z">
            <w:r w:rsidR="00372E03">
              <w:rPr>
                <w:noProof/>
                <w:webHidden/>
              </w:rPr>
              <w:t>3</w:t>
            </w:r>
            <w:r w:rsidR="00372E03">
              <w:rPr>
                <w:noProof/>
                <w:webHidden/>
              </w:rPr>
              <w:fldChar w:fldCharType="end"/>
            </w:r>
            <w:r w:rsidR="00372E03" w:rsidRPr="007B0BEF">
              <w:rPr>
                <w:rStyle w:val="Hyperlink"/>
                <w:noProof/>
              </w:rPr>
              <w:fldChar w:fldCharType="end"/>
            </w:r>
          </w:ins>
        </w:p>
        <w:p w14:paraId="49621478" w14:textId="0F446DC8" w:rsidR="00372E03" w:rsidRDefault="00372E03">
          <w:pPr>
            <w:pStyle w:val="TOC1"/>
            <w:tabs>
              <w:tab w:val="right" w:leader="dot" w:pos="9350"/>
            </w:tabs>
            <w:rPr>
              <w:ins w:id="25" w:author="David Conklin" w:date="2020-11-10T18:23:00Z"/>
              <w:rFonts w:eastAsiaTheme="minorEastAsia"/>
              <w:noProof/>
            </w:rPr>
          </w:pPr>
          <w:ins w:id="26"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"_Toc55925106"</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CW3M concept</w:t>
            </w:r>
            <w:r>
              <w:rPr>
                <w:noProof/>
                <w:webHidden/>
              </w:rPr>
              <w:tab/>
            </w:r>
            <w:r>
              <w:rPr>
                <w:noProof/>
                <w:webHidden/>
              </w:rPr>
              <w:fldChar w:fldCharType="begin"/>
            </w:r>
            <w:r>
              <w:rPr>
                <w:noProof/>
                <w:webHidden/>
              </w:rPr>
              <w:instrText xml:space="preserve"> PAGEREF _Toc55925106 \h </w:instrText>
            </w:r>
            <w:r>
              <w:rPr>
                <w:noProof/>
                <w:webHidden/>
              </w:rPr>
            </w:r>
          </w:ins>
          <w:r>
            <w:rPr>
              <w:noProof/>
              <w:webHidden/>
            </w:rPr>
            <w:fldChar w:fldCharType="separate"/>
          </w:r>
          <w:ins w:id="27" w:author="David Conklin" w:date="2020-11-10T18:23:00Z">
            <w:r>
              <w:rPr>
                <w:noProof/>
                <w:webHidden/>
              </w:rPr>
              <w:t>3</w:t>
            </w:r>
            <w:r>
              <w:rPr>
                <w:noProof/>
                <w:webHidden/>
              </w:rPr>
              <w:fldChar w:fldCharType="end"/>
            </w:r>
            <w:r w:rsidRPr="007B0BEF">
              <w:rPr>
                <w:rStyle w:val="Hyperlink"/>
                <w:noProof/>
              </w:rPr>
              <w:fldChar w:fldCharType="end"/>
            </w:r>
          </w:ins>
        </w:p>
        <w:p w14:paraId="52B8244C" w14:textId="274EEF54" w:rsidR="00372E03" w:rsidRDefault="00372E03">
          <w:pPr>
            <w:pStyle w:val="TOC2"/>
            <w:tabs>
              <w:tab w:val="right" w:leader="dot" w:pos="9350"/>
            </w:tabs>
            <w:rPr>
              <w:ins w:id="28" w:author="David Conklin" w:date="2020-11-10T18:23:00Z"/>
              <w:rFonts w:eastAsiaTheme="minorEastAsia"/>
              <w:noProof/>
            </w:rPr>
          </w:pPr>
          <w:ins w:id="29"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"_Toc55925107"</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A different kind of community model</w:t>
            </w:r>
            <w:r>
              <w:rPr>
                <w:noProof/>
                <w:webHidden/>
              </w:rPr>
              <w:tab/>
            </w:r>
            <w:r>
              <w:rPr>
                <w:noProof/>
                <w:webHidden/>
              </w:rPr>
              <w:fldChar w:fldCharType="begin"/>
            </w:r>
            <w:r>
              <w:rPr>
                <w:noProof/>
                <w:webHidden/>
              </w:rPr>
              <w:instrText xml:space="preserve"> PAGEREF _Toc55925107 \h </w:instrText>
            </w:r>
            <w:r>
              <w:rPr>
                <w:noProof/>
                <w:webHidden/>
              </w:rPr>
            </w:r>
          </w:ins>
          <w:r>
            <w:rPr>
              <w:noProof/>
              <w:webHidden/>
            </w:rPr>
            <w:fldChar w:fldCharType="separate"/>
          </w:r>
          <w:ins w:id="30" w:author="David Conklin" w:date="2020-11-10T18:23:00Z">
            <w:r>
              <w:rPr>
                <w:noProof/>
                <w:webHidden/>
              </w:rPr>
              <w:t>3</w:t>
            </w:r>
            <w:r>
              <w:rPr>
                <w:noProof/>
                <w:webHidden/>
              </w:rPr>
              <w:fldChar w:fldCharType="end"/>
            </w:r>
            <w:r w:rsidRPr="007B0BEF">
              <w:rPr>
                <w:rStyle w:val="Hyperlink"/>
                <w:noProof/>
              </w:rPr>
              <w:fldChar w:fldCharType="end"/>
            </w:r>
          </w:ins>
        </w:p>
        <w:p w14:paraId="7D55563E" w14:textId="097286F0" w:rsidR="00372E03" w:rsidRDefault="00372E03">
          <w:pPr>
            <w:pStyle w:val="TOC2"/>
            <w:tabs>
              <w:tab w:val="right" w:leader="dot" w:pos="9350"/>
            </w:tabs>
            <w:rPr>
              <w:ins w:id="31" w:author="David Conklin" w:date="2020-11-10T18:23:00Z"/>
              <w:rFonts w:eastAsiaTheme="minorEastAsia"/>
              <w:noProof/>
            </w:rPr>
          </w:pPr>
          <w:ins w:id="32"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"_Toc55925108"</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What CW3M is for</w:t>
            </w:r>
            <w:r>
              <w:rPr>
                <w:noProof/>
                <w:webHidden/>
              </w:rPr>
              <w:tab/>
            </w:r>
            <w:r>
              <w:rPr>
                <w:noProof/>
                <w:webHidden/>
              </w:rPr>
              <w:fldChar w:fldCharType="begin"/>
            </w:r>
            <w:r>
              <w:rPr>
                <w:noProof/>
                <w:webHidden/>
              </w:rPr>
              <w:instrText xml:space="preserve"> PAGEREF _Toc55925108 \h </w:instrText>
            </w:r>
            <w:r>
              <w:rPr>
                <w:noProof/>
                <w:webHidden/>
              </w:rPr>
            </w:r>
          </w:ins>
          <w:r>
            <w:rPr>
              <w:noProof/>
              <w:webHidden/>
            </w:rPr>
            <w:fldChar w:fldCharType="separate"/>
          </w:r>
          <w:ins w:id="33" w:author="David Conklin" w:date="2020-11-10T18:23:00Z">
            <w:r>
              <w:rPr>
                <w:noProof/>
                <w:webHidden/>
              </w:rPr>
              <w:t>4</w:t>
            </w:r>
            <w:r>
              <w:rPr>
                <w:noProof/>
                <w:webHidden/>
              </w:rPr>
              <w:fldChar w:fldCharType="end"/>
            </w:r>
            <w:r w:rsidRPr="007B0BEF">
              <w:rPr>
                <w:rStyle w:val="Hyperlink"/>
                <w:noProof/>
              </w:rPr>
              <w:fldChar w:fldCharType="end"/>
            </w:r>
          </w:ins>
        </w:p>
        <w:p w14:paraId="4DDA722C" w14:textId="050DCB34" w:rsidR="00372E03" w:rsidRDefault="00372E03">
          <w:pPr>
            <w:pStyle w:val="TOC2"/>
            <w:tabs>
              <w:tab w:val="right" w:leader="dot" w:pos="9350"/>
            </w:tabs>
            <w:rPr>
              <w:ins w:id="34" w:author="David Conklin" w:date="2020-11-10T18:23:00Z"/>
              <w:rFonts w:eastAsiaTheme="minorEastAsia"/>
              <w:noProof/>
            </w:rPr>
          </w:pPr>
          <w:ins w:id="35"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"_Toc55925109"</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Management and maintenance</w:t>
            </w:r>
            <w:r>
              <w:rPr>
                <w:noProof/>
                <w:webHidden/>
              </w:rPr>
              <w:tab/>
            </w:r>
            <w:r>
              <w:rPr>
                <w:noProof/>
                <w:webHidden/>
              </w:rPr>
              <w:fldChar w:fldCharType="begin"/>
            </w:r>
            <w:r>
              <w:rPr>
                <w:noProof/>
                <w:webHidden/>
              </w:rPr>
              <w:instrText xml:space="preserve"> PAGEREF _Toc55925109 \h </w:instrText>
            </w:r>
            <w:r>
              <w:rPr>
                <w:noProof/>
                <w:webHidden/>
              </w:rPr>
            </w:r>
          </w:ins>
          <w:r>
            <w:rPr>
              <w:noProof/>
              <w:webHidden/>
            </w:rPr>
            <w:fldChar w:fldCharType="separate"/>
          </w:r>
          <w:ins w:id="36" w:author="David Conklin" w:date="2020-11-10T18:23:00Z">
            <w:r>
              <w:rPr>
                <w:noProof/>
                <w:webHidden/>
              </w:rPr>
              <w:t>4</w:t>
            </w:r>
            <w:r>
              <w:rPr>
                <w:noProof/>
                <w:webHidden/>
              </w:rPr>
              <w:fldChar w:fldCharType="end"/>
            </w:r>
            <w:r w:rsidRPr="007B0BEF">
              <w:rPr>
                <w:rStyle w:val="Hyperlink"/>
                <w:noProof/>
              </w:rPr>
              <w:fldChar w:fldCharType="end"/>
            </w:r>
          </w:ins>
        </w:p>
        <w:p w14:paraId="505AE052" w14:textId="18F44368" w:rsidR="00372E03" w:rsidRDefault="00372E03">
          <w:pPr>
            <w:pStyle w:val="TOC1"/>
            <w:tabs>
              <w:tab w:val="right" w:leader="dot" w:pos="9350"/>
            </w:tabs>
            <w:rPr>
              <w:ins w:id="37" w:author="David Conklin" w:date="2020-11-10T18:23:00Z"/>
              <w:rFonts w:eastAsiaTheme="minorEastAsia"/>
              <w:noProof/>
            </w:rPr>
          </w:pPr>
          <w:ins w:id="38"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"_Toc55925110"</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Study areas</w:t>
            </w:r>
            <w:r>
              <w:rPr>
                <w:noProof/>
                <w:webHidden/>
              </w:rPr>
              <w:tab/>
            </w:r>
            <w:r>
              <w:rPr>
                <w:noProof/>
                <w:webHidden/>
              </w:rPr>
              <w:fldChar w:fldCharType="begin"/>
            </w:r>
            <w:r>
              <w:rPr>
                <w:noProof/>
                <w:webHidden/>
              </w:rPr>
              <w:instrText xml:space="preserve"> PAGEREF _Toc55925110 \h </w:instrText>
            </w:r>
            <w:r>
              <w:rPr>
                <w:noProof/>
                <w:webHidden/>
              </w:rPr>
            </w:r>
          </w:ins>
          <w:r>
            <w:rPr>
              <w:noProof/>
              <w:webHidden/>
            </w:rPr>
            <w:fldChar w:fldCharType="separate"/>
          </w:r>
          <w:ins w:id="39" w:author="David Conklin" w:date="2020-11-10T18:23:00Z">
            <w:r>
              <w:rPr>
                <w:noProof/>
                <w:webHidden/>
              </w:rPr>
              <w:t>4</w:t>
            </w:r>
            <w:r>
              <w:rPr>
                <w:noProof/>
                <w:webHidden/>
              </w:rPr>
              <w:fldChar w:fldCharType="end"/>
            </w:r>
            <w:r w:rsidRPr="007B0BEF">
              <w:rPr>
                <w:rStyle w:val="Hyperlink"/>
                <w:noProof/>
              </w:rPr>
              <w:fldChar w:fldCharType="end"/>
            </w:r>
          </w:ins>
        </w:p>
        <w:p w14:paraId="495C7790" w14:textId="4F0E7334" w:rsidR="00372E03" w:rsidRDefault="00372E03">
          <w:pPr>
            <w:pStyle w:val="TOC2"/>
            <w:tabs>
              <w:tab w:val="right" w:leader="dot" w:pos="9350"/>
            </w:tabs>
            <w:rPr>
              <w:ins w:id="40" w:author="David Conklin" w:date="2020-11-10T18:23:00Z"/>
              <w:rFonts w:eastAsiaTheme="minorEastAsia"/>
              <w:noProof/>
            </w:rPr>
          </w:pPr>
          <w:ins w:id="41"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"_Toc55925111"</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DataCW3M directory structure</w:t>
            </w:r>
            <w:r>
              <w:rPr>
                <w:noProof/>
                <w:webHidden/>
              </w:rPr>
              <w:tab/>
            </w:r>
            <w:r>
              <w:rPr>
                <w:noProof/>
                <w:webHidden/>
              </w:rPr>
              <w:fldChar w:fldCharType="begin"/>
            </w:r>
            <w:r>
              <w:rPr>
                <w:noProof/>
                <w:webHidden/>
              </w:rPr>
              <w:instrText xml:space="preserve"> PAGEREF _Toc55925111 \h </w:instrText>
            </w:r>
            <w:r>
              <w:rPr>
                <w:noProof/>
                <w:webHidden/>
              </w:rPr>
            </w:r>
          </w:ins>
          <w:r>
            <w:rPr>
              <w:noProof/>
              <w:webHidden/>
            </w:rPr>
            <w:fldChar w:fldCharType="separate"/>
          </w:r>
          <w:ins w:id="42" w:author="David Conklin" w:date="2020-11-10T18:23:00Z">
            <w:r>
              <w:rPr>
                <w:noProof/>
                <w:webHidden/>
              </w:rPr>
              <w:t>5</w:t>
            </w:r>
            <w:r>
              <w:rPr>
                <w:noProof/>
                <w:webHidden/>
              </w:rPr>
              <w:fldChar w:fldCharType="end"/>
            </w:r>
            <w:r w:rsidRPr="007B0BEF">
              <w:rPr>
                <w:rStyle w:val="Hyperlink"/>
                <w:noProof/>
              </w:rPr>
              <w:fldChar w:fldCharType="end"/>
            </w:r>
          </w:ins>
        </w:p>
        <w:p w14:paraId="7B63BDFA" w14:textId="1A660171" w:rsidR="00372E03" w:rsidRDefault="00372E03">
          <w:pPr>
            <w:pStyle w:val="TOC2"/>
            <w:tabs>
              <w:tab w:val="right" w:leader="dot" w:pos="9350"/>
            </w:tabs>
            <w:rPr>
              <w:ins w:id="43" w:author="David Conklin" w:date="2020-11-10T18:23:00Z"/>
              <w:rFonts w:eastAsiaTheme="minorEastAsia"/>
              <w:noProof/>
            </w:rPr>
          </w:pPr>
          <w:ins w:id="44"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"_Toc55925112"</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DataCW3M\ScenarioData directory structure</w:t>
            </w:r>
            <w:r>
              <w:rPr>
                <w:noProof/>
                <w:webHidden/>
              </w:rPr>
              <w:tab/>
            </w:r>
            <w:r>
              <w:rPr>
                <w:noProof/>
                <w:webHidden/>
              </w:rPr>
              <w:fldChar w:fldCharType="begin"/>
            </w:r>
            <w:r>
              <w:rPr>
                <w:noProof/>
                <w:webHidden/>
              </w:rPr>
              <w:instrText xml:space="preserve"> PAGEREF _Toc55925112 \h </w:instrText>
            </w:r>
            <w:r>
              <w:rPr>
                <w:noProof/>
                <w:webHidden/>
              </w:rPr>
            </w:r>
          </w:ins>
          <w:r>
            <w:rPr>
              <w:noProof/>
              <w:webHidden/>
            </w:rPr>
            <w:fldChar w:fldCharType="separate"/>
          </w:r>
          <w:ins w:id="45" w:author="David Conklin" w:date="2020-11-10T18:23:00Z">
            <w:r>
              <w:rPr>
                <w:noProof/>
                <w:webHidden/>
              </w:rPr>
              <w:t>5</w:t>
            </w:r>
            <w:r>
              <w:rPr>
                <w:noProof/>
                <w:webHidden/>
              </w:rPr>
              <w:fldChar w:fldCharType="end"/>
            </w:r>
            <w:r w:rsidRPr="007B0BEF">
              <w:rPr>
                <w:rStyle w:val="Hyperlink"/>
                <w:noProof/>
              </w:rPr>
              <w:fldChar w:fldCharType="end"/>
            </w:r>
          </w:ins>
        </w:p>
        <w:p w14:paraId="3C7C2AE3" w14:textId="7EA6E7BC" w:rsidR="00372E03" w:rsidRDefault="00372E03">
          <w:pPr>
            <w:pStyle w:val="TOC2"/>
            <w:tabs>
              <w:tab w:val="right" w:leader="dot" w:pos="9350"/>
            </w:tabs>
            <w:rPr>
              <w:ins w:id="46" w:author="David Conklin" w:date="2020-11-10T18:23:00Z"/>
              <w:rFonts w:eastAsiaTheme="minorEastAsia"/>
              <w:noProof/>
            </w:rPr>
          </w:pPr>
          <w:ins w:id="47"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"_Toc55925113"</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DataCW3M\ScenarioData\&lt;scenario&gt; folder contents</w:t>
            </w:r>
            <w:r>
              <w:rPr>
                <w:noProof/>
                <w:webHidden/>
              </w:rPr>
              <w:tab/>
            </w:r>
            <w:r>
              <w:rPr>
                <w:noProof/>
                <w:webHidden/>
              </w:rPr>
              <w:fldChar w:fldCharType="begin"/>
            </w:r>
            <w:r>
              <w:rPr>
                <w:noProof/>
                <w:webHidden/>
              </w:rPr>
              <w:instrText xml:space="preserve"> PAGEREF _Toc55925113 \h </w:instrText>
            </w:r>
            <w:r>
              <w:rPr>
                <w:noProof/>
                <w:webHidden/>
              </w:rPr>
            </w:r>
          </w:ins>
          <w:r>
            <w:rPr>
              <w:noProof/>
              <w:webHidden/>
            </w:rPr>
            <w:fldChar w:fldCharType="separate"/>
          </w:r>
          <w:ins w:id="48" w:author="David Conklin" w:date="2020-11-10T18:23:00Z">
            <w:r>
              <w:rPr>
                <w:noProof/>
                <w:webHidden/>
              </w:rPr>
              <w:t>6</w:t>
            </w:r>
            <w:r>
              <w:rPr>
                <w:noProof/>
                <w:webHidden/>
              </w:rPr>
              <w:fldChar w:fldCharType="end"/>
            </w:r>
            <w:r w:rsidRPr="007B0BEF">
              <w:rPr>
                <w:rStyle w:val="Hyperlink"/>
                <w:noProof/>
              </w:rPr>
              <w:fldChar w:fldCharType="end"/>
            </w:r>
          </w:ins>
        </w:p>
        <w:p w14:paraId="0286251A" w14:textId="6C5B4A7B" w:rsidR="00372E03" w:rsidRDefault="00372E03">
          <w:pPr>
            <w:pStyle w:val="TOC2"/>
            <w:tabs>
              <w:tab w:val="right" w:leader="dot" w:pos="9350"/>
            </w:tabs>
            <w:rPr>
              <w:ins w:id="49" w:author="David Conklin" w:date="2020-11-10T18:23:00Z"/>
              <w:rFonts w:eastAsiaTheme="minorEastAsia"/>
              <w:noProof/>
            </w:rPr>
          </w:pPr>
          <w:ins w:id="50"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"_Toc55925114"</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DataCW3M\&lt;study area&gt; folder contents</w:t>
            </w:r>
            <w:r>
              <w:rPr>
                <w:noProof/>
                <w:webHidden/>
              </w:rPr>
              <w:tab/>
            </w:r>
            <w:r>
              <w:rPr>
                <w:noProof/>
                <w:webHidden/>
              </w:rPr>
              <w:fldChar w:fldCharType="begin"/>
            </w:r>
            <w:r>
              <w:rPr>
                <w:noProof/>
                <w:webHidden/>
              </w:rPr>
              <w:instrText xml:space="preserve"> PAGEREF _Toc55925114 \h </w:instrText>
            </w:r>
            <w:r>
              <w:rPr>
                <w:noProof/>
                <w:webHidden/>
              </w:rPr>
            </w:r>
          </w:ins>
          <w:r>
            <w:rPr>
              <w:noProof/>
              <w:webHidden/>
            </w:rPr>
            <w:fldChar w:fldCharType="separate"/>
          </w:r>
          <w:ins w:id="51" w:author="David Conklin" w:date="2020-11-10T18:23:00Z">
            <w:r>
              <w:rPr>
                <w:noProof/>
                <w:webHidden/>
              </w:rPr>
              <w:t>6</w:t>
            </w:r>
            <w:r>
              <w:rPr>
                <w:noProof/>
                <w:webHidden/>
              </w:rPr>
              <w:fldChar w:fldCharType="end"/>
            </w:r>
            <w:r w:rsidRPr="007B0BEF">
              <w:rPr>
                <w:rStyle w:val="Hyperlink"/>
                <w:noProof/>
              </w:rPr>
              <w:fldChar w:fldCharType="end"/>
            </w:r>
          </w:ins>
        </w:p>
        <w:p w14:paraId="6F4A19BA" w14:textId="4D666AA8" w:rsidR="00372E03" w:rsidRDefault="00372E03">
          <w:pPr>
            <w:pStyle w:val="TOC1"/>
            <w:tabs>
              <w:tab w:val="right" w:leader="dot" w:pos="9350"/>
            </w:tabs>
            <w:rPr>
              <w:ins w:id="52" w:author="David Conklin" w:date="2020-11-10T18:23:00Z"/>
              <w:rFonts w:eastAsiaTheme="minorEastAsia"/>
              <w:noProof/>
            </w:rPr>
          </w:pPr>
          <w:ins w:id="53"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"_Toc55925115"</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Calendar conventions</w:t>
            </w:r>
            <w:r>
              <w:rPr>
                <w:noProof/>
                <w:webHidden/>
              </w:rPr>
              <w:tab/>
            </w:r>
            <w:r>
              <w:rPr>
                <w:noProof/>
                <w:webHidden/>
              </w:rPr>
              <w:fldChar w:fldCharType="begin"/>
            </w:r>
            <w:r>
              <w:rPr>
                <w:noProof/>
                <w:webHidden/>
              </w:rPr>
              <w:instrText xml:space="preserve"> PAGEREF _Toc55925115 \h </w:instrText>
            </w:r>
            <w:r>
              <w:rPr>
                <w:noProof/>
                <w:webHidden/>
              </w:rPr>
            </w:r>
          </w:ins>
          <w:r>
            <w:rPr>
              <w:noProof/>
              <w:webHidden/>
            </w:rPr>
            <w:fldChar w:fldCharType="separate"/>
          </w:r>
          <w:ins w:id="54" w:author="David Conklin" w:date="2020-11-10T18:23:00Z">
            <w:r>
              <w:rPr>
                <w:noProof/>
                <w:webHidden/>
              </w:rPr>
              <w:t>12</w:t>
            </w:r>
            <w:r>
              <w:rPr>
                <w:noProof/>
                <w:webHidden/>
              </w:rPr>
              <w:fldChar w:fldCharType="end"/>
            </w:r>
            <w:r w:rsidRPr="007B0BEF">
              <w:rPr>
                <w:rStyle w:val="Hyperlink"/>
                <w:noProof/>
              </w:rPr>
              <w:fldChar w:fldCharType="end"/>
            </w:r>
          </w:ins>
        </w:p>
        <w:p w14:paraId="08C9F920" w14:textId="7716D2DD" w:rsidR="00372E03" w:rsidRDefault="00372E03">
          <w:pPr>
            <w:pStyle w:val="TOC2"/>
            <w:tabs>
              <w:tab w:val="right" w:leader="dot" w:pos="9350"/>
            </w:tabs>
            <w:rPr>
              <w:ins w:id="55" w:author="David Conklin" w:date="2020-11-10T18:23:00Z"/>
              <w:rFonts w:eastAsiaTheme="minorEastAsia"/>
              <w:noProof/>
            </w:rPr>
          </w:pPr>
          <w:ins w:id="56"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"_Toc55925116"</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Water years</w:t>
            </w:r>
            <w:r>
              <w:rPr>
                <w:noProof/>
                <w:webHidden/>
              </w:rPr>
              <w:tab/>
            </w:r>
            <w:r>
              <w:rPr>
                <w:noProof/>
                <w:webHidden/>
              </w:rPr>
              <w:fldChar w:fldCharType="begin"/>
            </w:r>
            <w:r>
              <w:rPr>
                <w:noProof/>
                <w:webHidden/>
              </w:rPr>
              <w:instrText xml:space="preserve"> PAGEREF _Toc55925116 \h </w:instrText>
            </w:r>
            <w:r>
              <w:rPr>
                <w:noProof/>
                <w:webHidden/>
              </w:rPr>
            </w:r>
          </w:ins>
          <w:r>
            <w:rPr>
              <w:noProof/>
              <w:webHidden/>
            </w:rPr>
            <w:fldChar w:fldCharType="separate"/>
          </w:r>
          <w:ins w:id="57" w:author="David Conklin" w:date="2020-11-10T18:23:00Z">
            <w:r>
              <w:rPr>
                <w:noProof/>
                <w:webHidden/>
              </w:rPr>
              <w:t>12</w:t>
            </w:r>
            <w:r>
              <w:rPr>
                <w:noProof/>
                <w:webHidden/>
              </w:rPr>
              <w:fldChar w:fldCharType="end"/>
            </w:r>
            <w:r w:rsidRPr="007B0BEF">
              <w:rPr>
                <w:rStyle w:val="Hyperlink"/>
                <w:noProof/>
              </w:rPr>
              <w:fldChar w:fldCharType="end"/>
            </w:r>
          </w:ins>
        </w:p>
        <w:p w14:paraId="4766F11A" w14:textId="498160A8" w:rsidR="00372E03" w:rsidRDefault="00372E03">
          <w:pPr>
            <w:pStyle w:val="TOC1"/>
            <w:tabs>
              <w:tab w:val="right" w:leader="dot" w:pos="9350"/>
            </w:tabs>
            <w:rPr>
              <w:ins w:id="58" w:author="David Conklin" w:date="2020-11-10T18:23:00Z"/>
              <w:rFonts w:eastAsiaTheme="minorEastAsia"/>
              <w:noProof/>
            </w:rPr>
          </w:pPr>
          <w:ins w:id="59"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"_Toc55925117"</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Climate data</w:t>
            </w:r>
            <w:r>
              <w:rPr>
                <w:noProof/>
                <w:webHidden/>
              </w:rPr>
              <w:tab/>
            </w:r>
            <w:r>
              <w:rPr>
                <w:noProof/>
                <w:webHidden/>
              </w:rPr>
              <w:fldChar w:fldCharType="begin"/>
            </w:r>
            <w:r>
              <w:rPr>
                <w:noProof/>
                <w:webHidden/>
              </w:rPr>
              <w:instrText xml:space="preserve"> PAGEREF _Toc55925117 \h </w:instrText>
            </w:r>
            <w:r>
              <w:rPr>
                <w:noProof/>
                <w:webHidden/>
              </w:rPr>
            </w:r>
          </w:ins>
          <w:r>
            <w:rPr>
              <w:noProof/>
              <w:webHidden/>
            </w:rPr>
            <w:fldChar w:fldCharType="separate"/>
          </w:r>
          <w:ins w:id="60" w:author="David Conklin" w:date="2020-11-10T18:23:00Z">
            <w:r>
              <w:rPr>
                <w:noProof/>
                <w:webHidden/>
              </w:rPr>
              <w:t>12</w:t>
            </w:r>
            <w:r>
              <w:rPr>
                <w:noProof/>
                <w:webHidden/>
              </w:rPr>
              <w:fldChar w:fldCharType="end"/>
            </w:r>
            <w:r w:rsidRPr="007B0BEF">
              <w:rPr>
                <w:rStyle w:val="Hyperlink"/>
                <w:noProof/>
              </w:rPr>
              <w:fldChar w:fldCharType="end"/>
            </w:r>
          </w:ins>
        </w:p>
        <w:p w14:paraId="533C604A" w14:textId="51A0C46D" w:rsidR="00372E03" w:rsidRDefault="00372E03">
          <w:pPr>
            <w:pStyle w:val="TOC2"/>
            <w:tabs>
              <w:tab w:val="right" w:leader="dot" w:pos="9350"/>
            </w:tabs>
            <w:rPr>
              <w:ins w:id="61" w:author="David Conklin" w:date="2020-11-10T18:23:00Z"/>
              <w:rFonts w:eastAsiaTheme="minorEastAsia"/>
              <w:noProof/>
            </w:rPr>
          </w:pPr>
          <w:ins w:id="62"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"_Toc55925118"</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Numbered climate scenarios in the model</w:t>
            </w:r>
            <w:r>
              <w:rPr>
                <w:noProof/>
                <w:webHidden/>
              </w:rPr>
              <w:tab/>
            </w:r>
            <w:r>
              <w:rPr>
                <w:noProof/>
                <w:webHidden/>
              </w:rPr>
              <w:fldChar w:fldCharType="begin"/>
            </w:r>
            <w:r>
              <w:rPr>
                <w:noProof/>
                <w:webHidden/>
              </w:rPr>
              <w:instrText xml:space="preserve"> PAGEREF _Toc55925118 \h </w:instrText>
            </w:r>
            <w:r>
              <w:rPr>
                <w:noProof/>
                <w:webHidden/>
              </w:rPr>
            </w:r>
          </w:ins>
          <w:r>
            <w:rPr>
              <w:noProof/>
              <w:webHidden/>
            </w:rPr>
            <w:fldChar w:fldCharType="separate"/>
          </w:r>
          <w:ins w:id="63" w:author="David Conklin" w:date="2020-11-10T18:23:00Z">
            <w:r>
              <w:rPr>
                <w:noProof/>
                <w:webHidden/>
              </w:rPr>
              <w:t>12</w:t>
            </w:r>
            <w:r>
              <w:rPr>
                <w:noProof/>
                <w:webHidden/>
              </w:rPr>
              <w:fldChar w:fldCharType="end"/>
            </w:r>
            <w:r w:rsidRPr="007B0BEF">
              <w:rPr>
                <w:rStyle w:val="Hyperlink"/>
                <w:noProof/>
              </w:rPr>
              <w:fldChar w:fldCharType="end"/>
            </w:r>
          </w:ins>
        </w:p>
        <w:p w14:paraId="4E46DBA9" w14:textId="421D89B7" w:rsidR="00372E03" w:rsidRDefault="00372E03">
          <w:pPr>
            <w:pStyle w:val="TOC2"/>
            <w:tabs>
              <w:tab w:val="right" w:leader="dot" w:pos="9350"/>
            </w:tabs>
            <w:rPr>
              <w:ins w:id="64" w:author="David Conklin" w:date="2020-11-10T18:23:00Z"/>
              <w:rFonts w:eastAsiaTheme="minorEastAsia"/>
              <w:noProof/>
            </w:rPr>
          </w:pPr>
          <w:ins w:id="65"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"_Toc55925119"</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Monthly and seasonal weather data</w:t>
            </w:r>
            <w:r>
              <w:rPr>
                <w:noProof/>
                <w:webHidden/>
              </w:rPr>
              <w:tab/>
            </w:r>
            <w:r>
              <w:rPr>
                <w:noProof/>
                <w:webHidden/>
              </w:rPr>
              <w:fldChar w:fldCharType="begin"/>
            </w:r>
            <w:r>
              <w:rPr>
                <w:noProof/>
                <w:webHidden/>
              </w:rPr>
              <w:instrText xml:space="preserve"> PAGEREF _Toc55925119 \h </w:instrText>
            </w:r>
            <w:r>
              <w:rPr>
                <w:noProof/>
                <w:webHidden/>
              </w:rPr>
            </w:r>
          </w:ins>
          <w:r>
            <w:rPr>
              <w:noProof/>
              <w:webHidden/>
            </w:rPr>
            <w:fldChar w:fldCharType="separate"/>
          </w:r>
          <w:ins w:id="66" w:author="David Conklin" w:date="2020-11-10T18:23:00Z">
            <w:r>
              <w:rPr>
                <w:noProof/>
                <w:webHidden/>
              </w:rPr>
              <w:t>13</w:t>
            </w:r>
            <w:r>
              <w:rPr>
                <w:noProof/>
                <w:webHidden/>
              </w:rPr>
              <w:fldChar w:fldCharType="end"/>
            </w:r>
            <w:r w:rsidRPr="007B0BEF">
              <w:rPr>
                <w:rStyle w:val="Hyperlink"/>
                <w:noProof/>
              </w:rPr>
              <w:fldChar w:fldCharType="end"/>
            </w:r>
          </w:ins>
        </w:p>
        <w:p w14:paraId="0F65C800" w14:textId="5DACEE80" w:rsidR="00372E03" w:rsidRDefault="00372E03">
          <w:pPr>
            <w:pStyle w:val="TOC2"/>
            <w:tabs>
              <w:tab w:val="right" w:leader="dot" w:pos="9350"/>
            </w:tabs>
            <w:rPr>
              <w:ins w:id="67" w:author="David Conklin" w:date="2020-11-10T18:23:00Z"/>
              <w:rFonts w:eastAsiaTheme="minorEastAsia"/>
              <w:noProof/>
            </w:rPr>
          </w:pPr>
          <w:ins w:id="68"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"_Toc55925120"</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Climate data grids</w:t>
            </w:r>
            <w:r>
              <w:rPr>
                <w:noProof/>
                <w:webHidden/>
              </w:rPr>
              <w:tab/>
            </w:r>
            <w:r>
              <w:rPr>
                <w:noProof/>
                <w:webHidden/>
              </w:rPr>
              <w:fldChar w:fldCharType="begin"/>
            </w:r>
            <w:r>
              <w:rPr>
                <w:noProof/>
                <w:webHidden/>
              </w:rPr>
              <w:instrText xml:space="preserve"> PAGEREF _Toc55925120 \h </w:instrText>
            </w:r>
            <w:r>
              <w:rPr>
                <w:noProof/>
                <w:webHidden/>
              </w:rPr>
            </w:r>
          </w:ins>
          <w:r>
            <w:rPr>
              <w:noProof/>
              <w:webHidden/>
            </w:rPr>
            <w:fldChar w:fldCharType="separate"/>
          </w:r>
          <w:ins w:id="69" w:author="David Conklin" w:date="2020-11-10T18:23:00Z">
            <w:r>
              <w:rPr>
                <w:noProof/>
                <w:webHidden/>
              </w:rPr>
              <w:t>14</w:t>
            </w:r>
            <w:r>
              <w:rPr>
                <w:noProof/>
                <w:webHidden/>
              </w:rPr>
              <w:fldChar w:fldCharType="end"/>
            </w:r>
            <w:r w:rsidRPr="007B0BEF">
              <w:rPr>
                <w:rStyle w:val="Hyperlink"/>
                <w:noProof/>
              </w:rPr>
              <w:fldChar w:fldCharType="end"/>
            </w:r>
          </w:ins>
        </w:p>
        <w:p w14:paraId="4EB6672A" w14:textId="20FC4F67" w:rsidR="00372E03" w:rsidRDefault="00372E03">
          <w:pPr>
            <w:pStyle w:val="TOC3"/>
            <w:tabs>
              <w:tab w:val="right" w:leader="dot" w:pos="9350"/>
            </w:tabs>
            <w:rPr>
              <w:ins w:id="70" w:author="David Conklin" w:date="2020-11-10T18:23:00Z"/>
              <w:rFonts w:eastAsiaTheme="minorEastAsia"/>
              <w:noProof/>
            </w:rPr>
          </w:pPr>
          <w:ins w:id="71"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"_Toc55925121"</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The WW2100 climate grid</w:t>
            </w:r>
            <w:r>
              <w:rPr>
                <w:noProof/>
                <w:webHidden/>
              </w:rPr>
              <w:tab/>
            </w:r>
            <w:r>
              <w:rPr>
                <w:noProof/>
                <w:webHidden/>
              </w:rPr>
              <w:fldChar w:fldCharType="begin"/>
            </w:r>
            <w:r>
              <w:rPr>
                <w:noProof/>
                <w:webHidden/>
              </w:rPr>
              <w:instrText xml:space="preserve"> PAGEREF _Toc55925121 \h </w:instrText>
            </w:r>
            <w:r>
              <w:rPr>
                <w:noProof/>
                <w:webHidden/>
              </w:rPr>
            </w:r>
          </w:ins>
          <w:r>
            <w:rPr>
              <w:noProof/>
              <w:webHidden/>
            </w:rPr>
            <w:fldChar w:fldCharType="separate"/>
          </w:r>
          <w:ins w:id="72" w:author="David Conklin" w:date="2020-11-10T18:23:00Z">
            <w:r>
              <w:rPr>
                <w:noProof/>
                <w:webHidden/>
              </w:rPr>
              <w:t>14</w:t>
            </w:r>
            <w:r>
              <w:rPr>
                <w:noProof/>
                <w:webHidden/>
              </w:rPr>
              <w:fldChar w:fldCharType="end"/>
            </w:r>
            <w:r w:rsidRPr="007B0BEF">
              <w:rPr>
                <w:rStyle w:val="Hyperlink"/>
                <w:noProof/>
              </w:rPr>
              <w:fldChar w:fldCharType="end"/>
            </w:r>
          </w:ins>
        </w:p>
        <w:p w14:paraId="46A094D1" w14:textId="67B0E906" w:rsidR="00372E03" w:rsidRDefault="00372E03">
          <w:pPr>
            <w:pStyle w:val="TOC3"/>
            <w:tabs>
              <w:tab w:val="right" w:leader="dot" w:pos="9350"/>
            </w:tabs>
            <w:rPr>
              <w:ins w:id="73" w:author="David Conklin" w:date="2020-11-10T18:23:00Z"/>
              <w:rFonts w:eastAsiaTheme="minorEastAsia"/>
              <w:noProof/>
            </w:rPr>
          </w:pPr>
          <w:ins w:id="74"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"_Toc55925122"</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The v2 climate grid</w:t>
            </w:r>
            <w:r>
              <w:rPr>
                <w:noProof/>
                <w:webHidden/>
              </w:rPr>
              <w:tab/>
            </w:r>
            <w:r>
              <w:rPr>
                <w:noProof/>
                <w:webHidden/>
              </w:rPr>
              <w:fldChar w:fldCharType="begin"/>
            </w:r>
            <w:r>
              <w:rPr>
                <w:noProof/>
                <w:webHidden/>
              </w:rPr>
              <w:instrText xml:space="preserve"> PAGEREF _Toc55925122 \h </w:instrText>
            </w:r>
            <w:r>
              <w:rPr>
                <w:noProof/>
                <w:webHidden/>
              </w:rPr>
            </w:r>
          </w:ins>
          <w:r>
            <w:rPr>
              <w:noProof/>
              <w:webHidden/>
            </w:rPr>
            <w:fldChar w:fldCharType="separate"/>
          </w:r>
          <w:ins w:id="75" w:author="David Conklin" w:date="2020-11-10T18:23:00Z">
            <w:r>
              <w:rPr>
                <w:noProof/>
                <w:webHidden/>
              </w:rPr>
              <w:t>15</w:t>
            </w:r>
            <w:r>
              <w:rPr>
                <w:noProof/>
                <w:webHidden/>
              </w:rPr>
              <w:fldChar w:fldCharType="end"/>
            </w:r>
            <w:r w:rsidRPr="007B0BEF">
              <w:rPr>
                <w:rStyle w:val="Hyperlink"/>
                <w:noProof/>
              </w:rPr>
              <w:fldChar w:fldCharType="end"/>
            </w:r>
          </w:ins>
        </w:p>
        <w:p w14:paraId="1979F89C" w14:textId="5A7F89F7" w:rsidR="00372E03" w:rsidRDefault="00372E03">
          <w:pPr>
            <w:pStyle w:val="TOC2"/>
            <w:tabs>
              <w:tab w:val="right" w:leader="dot" w:pos="9350"/>
            </w:tabs>
            <w:rPr>
              <w:ins w:id="76" w:author="David Conklin" w:date="2020-11-10T18:23:00Z"/>
              <w:rFonts w:eastAsiaTheme="minorEastAsia"/>
              <w:noProof/>
            </w:rPr>
          </w:pPr>
          <w:ins w:id="77"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"_Toc55925123"</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How climate data is looked up</w:t>
            </w:r>
            <w:r>
              <w:rPr>
                <w:noProof/>
                <w:webHidden/>
              </w:rPr>
              <w:tab/>
            </w:r>
            <w:r>
              <w:rPr>
                <w:noProof/>
                <w:webHidden/>
              </w:rPr>
              <w:fldChar w:fldCharType="begin"/>
            </w:r>
            <w:r>
              <w:rPr>
                <w:noProof/>
                <w:webHidden/>
              </w:rPr>
              <w:instrText xml:space="preserve"> PAGEREF _Toc55925123 \h </w:instrText>
            </w:r>
            <w:r>
              <w:rPr>
                <w:noProof/>
                <w:webHidden/>
              </w:rPr>
            </w:r>
          </w:ins>
          <w:r>
            <w:rPr>
              <w:noProof/>
              <w:webHidden/>
            </w:rPr>
            <w:fldChar w:fldCharType="separate"/>
          </w:r>
          <w:ins w:id="78" w:author="David Conklin" w:date="2020-11-10T18:23:00Z">
            <w:r>
              <w:rPr>
                <w:noProof/>
                <w:webHidden/>
              </w:rPr>
              <w:t>15</w:t>
            </w:r>
            <w:r>
              <w:rPr>
                <w:noProof/>
                <w:webHidden/>
              </w:rPr>
              <w:fldChar w:fldCharType="end"/>
            </w:r>
            <w:r w:rsidRPr="007B0BEF">
              <w:rPr>
                <w:rStyle w:val="Hyperlink"/>
                <w:noProof/>
              </w:rPr>
              <w:fldChar w:fldCharType="end"/>
            </w:r>
          </w:ins>
        </w:p>
        <w:p w14:paraId="7743349D" w14:textId="042F28D8" w:rsidR="00372E03" w:rsidRDefault="00372E03">
          <w:pPr>
            <w:pStyle w:val="TOC2"/>
            <w:tabs>
              <w:tab w:val="right" w:leader="dot" w:pos="9350"/>
            </w:tabs>
            <w:rPr>
              <w:ins w:id="79" w:author="David Conklin" w:date="2020-11-10T18:23:00Z"/>
              <w:rFonts w:eastAsiaTheme="minorEastAsia"/>
              <w:noProof/>
            </w:rPr>
          </w:pPr>
          <w:ins w:id="80"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"_Toc55925124"</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What is in a climate dataset</w:t>
            </w:r>
            <w:r>
              <w:rPr>
                <w:noProof/>
                <w:webHidden/>
              </w:rPr>
              <w:tab/>
            </w:r>
            <w:r>
              <w:rPr>
                <w:noProof/>
                <w:webHidden/>
              </w:rPr>
              <w:fldChar w:fldCharType="begin"/>
            </w:r>
            <w:r>
              <w:rPr>
                <w:noProof/>
                <w:webHidden/>
              </w:rPr>
              <w:instrText xml:space="preserve"> PAGEREF _Toc55925124 \h </w:instrText>
            </w:r>
            <w:r>
              <w:rPr>
                <w:noProof/>
                <w:webHidden/>
              </w:rPr>
            </w:r>
          </w:ins>
          <w:r>
            <w:rPr>
              <w:noProof/>
              <w:webHidden/>
            </w:rPr>
            <w:fldChar w:fldCharType="separate"/>
          </w:r>
          <w:ins w:id="81" w:author="David Conklin" w:date="2020-11-10T18:23:00Z">
            <w:r>
              <w:rPr>
                <w:noProof/>
                <w:webHidden/>
              </w:rPr>
              <w:t>15</w:t>
            </w:r>
            <w:r>
              <w:rPr>
                <w:noProof/>
                <w:webHidden/>
              </w:rPr>
              <w:fldChar w:fldCharType="end"/>
            </w:r>
            <w:r w:rsidRPr="007B0BEF">
              <w:rPr>
                <w:rStyle w:val="Hyperlink"/>
                <w:noProof/>
              </w:rPr>
              <w:fldChar w:fldCharType="end"/>
            </w:r>
          </w:ins>
        </w:p>
        <w:p w14:paraId="684650DC" w14:textId="23D1568A" w:rsidR="00372E03" w:rsidRDefault="00372E03">
          <w:pPr>
            <w:pStyle w:val="TOC1"/>
            <w:tabs>
              <w:tab w:val="right" w:leader="dot" w:pos="9350"/>
            </w:tabs>
            <w:rPr>
              <w:ins w:id="82" w:author="David Conklin" w:date="2020-11-10T18:23:00Z"/>
              <w:rFonts w:eastAsiaTheme="minorEastAsia"/>
              <w:noProof/>
            </w:rPr>
          </w:pPr>
          <w:ins w:id="83" w:author="David Conklin" w:date="2020-11-10T18:23:00Z">
            <w:r w:rsidRPr="007B0BEF">
              <w:rPr>
                <w:rStyle w:val="Hyperlink"/>
                <w:noProof/>
              </w:rPr>
              <w:lastRenderedPageBreak/>
              <w:fldChar w:fldCharType="begin"/>
            </w:r>
            <w:r w:rsidRPr="007B0BEF">
              <w:rPr>
                <w:rStyle w:val="Hyperlink"/>
                <w:noProof/>
              </w:rPr>
              <w:instrText xml:space="preserve"> </w:instrText>
            </w:r>
            <w:r>
              <w:rPr>
                <w:noProof/>
              </w:rPr>
              <w:instrText>HYPERLINK \l "_Toc55925125"</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Water rights</w:t>
            </w:r>
            <w:r>
              <w:rPr>
                <w:noProof/>
                <w:webHidden/>
              </w:rPr>
              <w:tab/>
            </w:r>
            <w:r>
              <w:rPr>
                <w:noProof/>
                <w:webHidden/>
              </w:rPr>
              <w:fldChar w:fldCharType="begin"/>
            </w:r>
            <w:r>
              <w:rPr>
                <w:noProof/>
                <w:webHidden/>
              </w:rPr>
              <w:instrText xml:space="preserve"> PAGEREF _Toc55925125 \h </w:instrText>
            </w:r>
            <w:r>
              <w:rPr>
                <w:noProof/>
                <w:webHidden/>
              </w:rPr>
            </w:r>
          </w:ins>
          <w:r>
            <w:rPr>
              <w:noProof/>
              <w:webHidden/>
            </w:rPr>
            <w:fldChar w:fldCharType="separate"/>
          </w:r>
          <w:ins w:id="84" w:author="David Conklin" w:date="2020-11-10T18:23:00Z">
            <w:r>
              <w:rPr>
                <w:noProof/>
                <w:webHidden/>
              </w:rPr>
              <w:t>16</w:t>
            </w:r>
            <w:r>
              <w:rPr>
                <w:noProof/>
                <w:webHidden/>
              </w:rPr>
              <w:fldChar w:fldCharType="end"/>
            </w:r>
            <w:r w:rsidRPr="007B0BEF">
              <w:rPr>
                <w:rStyle w:val="Hyperlink"/>
                <w:noProof/>
              </w:rPr>
              <w:fldChar w:fldCharType="end"/>
            </w:r>
          </w:ins>
        </w:p>
        <w:p w14:paraId="6C99026D" w14:textId="3D076705" w:rsidR="00372E03" w:rsidRDefault="00372E03">
          <w:pPr>
            <w:pStyle w:val="TOC2"/>
            <w:tabs>
              <w:tab w:val="right" w:leader="dot" w:pos="9350"/>
            </w:tabs>
            <w:rPr>
              <w:ins w:id="85" w:author="David Conklin" w:date="2020-11-10T18:23:00Z"/>
              <w:rFonts w:eastAsiaTheme="minorEastAsia"/>
              <w:noProof/>
            </w:rPr>
          </w:pPr>
          <w:ins w:id="86"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"_Toc55925126"</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Water rights data</w:t>
            </w:r>
            <w:r>
              <w:rPr>
                <w:noProof/>
                <w:webHidden/>
              </w:rPr>
              <w:tab/>
            </w:r>
            <w:r>
              <w:rPr>
                <w:noProof/>
                <w:webHidden/>
              </w:rPr>
              <w:fldChar w:fldCharType="begin"/>
            </w:r>
            <w:r>
              <w:rPr>
                <w:noProof/>
                <w:webHidden/>
              </w:rPr>
              <w:instrText xml:space="preserve"> PAGEREF _Toc55925126 \h </w:instrText>
            </w:r>
            <w:r>
              <w:rPr>
                <w:noProof/>
                <w:webHidden/>
              </w:rPr>
            </w:r>
          </w:ins>
          <w:r>
            <w:rPr>
              <w:noProof/>
              <w:webHidden/>
            </w:rPr>
            <w:fldChar w:fldCharType="separate"/>
          </w:r>
          <w:ins w:id="87" w:author="David Conklin" w:date="2020-11-10T18:23:00Z">
            <w:r>
              <w:rPr>
                <w:noProof/>
                <w:webHidden/>
              </w:rPr>
              <w:t>16</w:t>
            </w:r>
            <w:r>
              <w:rPr>
                <w:noProof/>
                <w:webHidden/>
              </w:rPr>
              <w:fldChar w:fldCharType="end"/>
            </w:r>
            <w:r w:rsidRPr="007B0BEF">
              <w:rPr>
                <w:rStyle w:val="Hyperlink"/>
                <w:noProof/>
              </w:rPr>
              <w:fldChar w:fldCharType="end"/>
            </w:r>
          </w:ins>
        </w:p>
        <w:p w14:paraId="44FF0F20" w14:textId="46FC466C" w:rsidR="00372E03" w:rsidRDefault="00372E03">
          <w:pPr>
            <w:pStyle w:val="TOC2"/>
            <w:tabs>
              <w:tab w:val="right" w:leader="dot" w:pos="9350"/>
            </w:tabs>
            <w:rPr>
              <w:ins w:id="88" w:author="David Conklin" w:date="2020-11-10T18:23:00Z"/>
              <w:rFonts w:eastAsiaTheme="minorEastAsia"/>
              <w:noProof/>
            </w:rPr>
          </w:pPr>
          <w:ins w:id="89"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"_Toc55925127"</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The wr_pods.csv file</w:t>
            </w:r>
            <w:r>
              <w:rPr>
                <w:noProof/>
                <w:webHidden/>
              </w:rPr>
              <w:tab/>
            </w:r>
            <w:r>
              <w:rPr>
                <w:noProof/>
                <w:webHidden/>
              </w:rPr>
              <w:fldChar w:fldCharType="begin"/>
            </w:r>
            <w:r>
              <w:rPr>
                <w:noProof/>
                <w:webHidden/>
              </w:rPr>
              <w:instrText xml:space="preserve"> PAGEREF _Toc55925127 \h </w:instrText>
            </w:r>
            <w:r>
              <w:rPr>
                <w:noProof/>
                <w:webHidden/>
              </w:rPr>
            </w:r>
          </w:ins>
          <w:r>
            <w:rPr>
              <w:noProof/>
              <w:webHidden/>
            </w:rPr>
            <w:fldChar w:fldCharType="separate"/>
          </w:r>
          <w:ins w:id="90" w:author="David Conklin" w:date="2020-11-10T18:23:00Z">
            <w:r>
              <w:rPr>
                <w:noProof/>
                <w:webHidden/>
              </w:rPr>
              <w:t>17</w:t>
            </w:r>
            <w:r>
              <w:rPr>
                <w:noProof/>
                <w:webHidden/>
              </w:rPr>
              <w:fldChar w:fldCharType="end"/>
            </w:r>
            <w:r w:rsidRPr="007B0BEF">
              <w:rPr>
                <w:rStyle w:val="Hyperlink"/>
                <w:noProof/>
              </w:rPr>
              <w:fldChar w:fldCharType="end"/>
            </w:r>
          </w:ins>
        </w:p>
        <w:p w14:paraId="07F41E76" w14:textId="03D5DCF1" w:rsidR="00372E03" w:rsidRDefault="00372E03">
          <w:pPr>
            <w:pStyle w:val="TOC2"/>
            <w:tabs>
              <w:tab w:val="right" w:leader="dot" w:pos="9350"/>
            </w:tabs>
            <w:rPr>
              <w:ins w:id="91" w:author="David Conklin" w:date="2020-11-10T18:23:00Z"/>
              <w:rFonts w:eastAsiaTheme="minorEastAsia"/>
              <w:noProof/>
            </w:rPr>
          </w:pPr>
          <w:ins w:id="92"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"_Toc55925128"</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The wr_pous.csv file</w:t>
            </w:r>
            <w:r>
              <w:rPr>
                <w:noProof/>
                <w:webHidden/>
              </w:rPr>
              <w:tab/>
            </w:r>
            <w:r>
              <w:rPr>
                <w:noProof/>
                <w:webHidden/>
              </w:rPr>
              <w:fldChar w:fldCharType="begin"/>
            </w:r>
            <w:r>
              <w:rPr>
                <w:noProof/>
                <w:webHidden/>
              </w:rPr>
              <w:instrText xml:space="preserve"> PAGEREF _Toc55925128 \h </w:instrText>
            </w:r>
            <w:r>
              <w:rPr>
                <w:noProof/>
                <w:webHidden/>
              </w:rPr>
            </w:r>
          </w:ins>
          <w:r>
            <w:rPr>
              <w:noProof/>
              <w:webHidden/>
            </w:rPr>
            <w:fldChar w:fldCharType="separate"/>
          </w:r>
          <w:ins w:id="93" w:author="David Conklin" w:date="2020-11-10T18:23:00Z">
            <w:r>
              <w:rPr>
                <w:noProof/>
                <w:webHidden/>
              </w:rPr>
              <w:t>17</w:t>
            </w:r>
            <w:r>
              <w:rPr>
                <w:noProof/>
                <w:webHidden/>
              </w:rPr>
              <w:fldChar w:fldCharType="end"/>
            </w:r>
            <w:r w:rsidRPr="007B0BEF">
              <w:rPr>
                <w:rStyle w:val="Hyperlink"/>
                <w:noProof/>
              </w:rPr>
              <w:fldChar w:fldCharType="end"/>
            </w:r>
          </w:ins>
        </w:p>
        <w:p w14:paraId="3B41548F" w14:textId="58122D05" w:rsidR="00372E03" w:rsidRDefault="00372E03">
          <w:pPr>
            <w:pStyle w:val="TOC2"/>
            <w:tabs>
              <w:tab w:val="right" w:leader="dot" w:pos="9350"/>
            </w:tabs>
            <w:rPr>
              <w:ins w:id="94" w:author="David Conklin" w:date="2020-11-10T18:23:00Z"/>
              <w:rFonts w:eastAsiaTheme="minorEastAsia"/>
              <w:noProof/>
            </w:rPr>
          </w:pPr>
          <w:ins w:id="95"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"_Toc55925129"</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Adding a water right</w:t>
            </w:r>
            <w:r>
              <w:rPr>
                <w:noProof/>
                <w:webHidden/>
              </w:rPr>
              <w:tab/>
            </w:r>
            <w:r>
              <w:rPr>
                <w:noProof/>
                <w:webHidden/>
              </w:rPr>
              <w:fldChar w:fldCharType="begin"/>
            </w:r>
            <w:r>
              <w:rPr>
                <w:noProof/>
                <w:webHidden/>
              </w:rPr>
              <w:instrText xml:space="preserve"> PAGEREF _Toc55925129 \h </w:instrText>
            </w:r>
            <w:r>
              <w:rPr>
                <w:noProof/>
                <w:webHidden/>
              </w:rPr>
            </w:r>
          </w:ins>
          <w:r>
            <w:rPr>
              <w:noProof/>
              <w:webHidden/>
            </w:rPr>
            <w:fldChar w:fldCharType="separate"/>
          </w:r>
          <w:ins w:id="96" w:author="David Conklin" w:date="2020-11-10T18:23:00Z">
            <w:r>
              <w:rPr>
                <w:noProof/>
                <w:webHidden/>
              </w:rPr>
              <w:t>18</w:t>
            </w:r>
            <w:r>
              <w:rPr>
                <w:noProof/>
                <w:webHidden/>
              </w:rPr>
              <w:fldChar w:fldCharType="end"/>
            </w:r>
            <w:r w:rsidRPr="007B0BEF">
              <w:rPr>
                <w:rStyle w:val="Hyperlink"/>
                <w:noProof/>
              </w:rPr>
              <w:fldChar w:fldCharType="end"/>
            </w:r>
          </w:ins>
        </w:p>
        <w:p w14:paraId="5455B48F" w14:textId="7CA50ECE" w:rsidR="00372E03" w:rsidRDefault="00372E03">
          <w:pPr>
            <w:pStyle w:val="TOC1"/>
            <w:tabs>
              <w:tab w:val="right" w:leader="dot" w:pos="9350"/>
            </w:tabs>
            <w:rPr>
              <w:ins w:id="97" w:author="David Conklin" w:date="2020-11-10T18:23:00Z"/>
              <w:rFonts w:eastAsiaTheme="minorEastAsia"/>
              <w:noProof/>
            </w:rPr>
          </w:pPr>
          <w:ins w:id="98"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"_Toc55925130"</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Stream flow and stream temperature</w:t>
            </w:r>
            <w:r>
              <w:rPr>
                <w:noProof/>
                <w:webHidden/>
              </w:rPr>
              <w:tab/>
            </w:r>
            <w:r>
              <w:rPr>
                <w:noProof/>
                <w:webHidden/>
              </w:rPr>
              <w:fldChar w:fldCharType="begin"/>
            </w:r>
            <w:r>
              <w:rPr>
                <w:noProof/>
                <w:webHidden/>
              </w:rPr>
              <w:instrText xml:space="preserve"> PAGEREF _Toc55925130 \h </w:instrText>
            </w:r>
            <w:r>
              <w:rPr>
                <w:noProof/>
                <w:webHidden/>
              </w:rPr>
            </w:r>
          </w:ins>
          <w:r>
            <w:rPr>
              <w:noProof/>
              <w:webHidden/>
            </w:rPr>
            <w:fldChar w:fldCharType="separate"/>
          </w:r>
          <w:ins w:id="99" w:author="David Conklin" w:date="2020-11-10T18:23:00Z">
            <w:r>
              <w:rPr>
                <w:noProof/>
                <w:webHidden/>
              </w:rPr>
              <w:t>19</w:t>
            </w:r>
            <w:r>
              <w:rPr>
                <w:noProof/>
                <w:webHidden/>
              </w:rPr>
              <w:fldChar w:fldCharType="end"/>
            </w:r>
            <w:r w:rsidRPr="007B0BEF">
              <w:rPr>
                <w:rStyle w:val="Hyperlink"/>
                <w:noProof/>
              </w:rPr>
              <w:fldChar w:fldCharType="end"/>
            </w:r>
          </w:ins>
        </w:p>
        <w:p w14:paraId="76FCBE25" w14:textId="231AA19E" w:rsidR="00372E03" w:rsidRDefault="00372E03">
          <w:pPr>
            <w:pStyle w:val="TOC2"/>
            <w:tabs>
              <w:tab w:val="right" w:leader="dot" w:pos="9350"/>
            </w:tabs>
            <w:rPr>
              <w:ins w:id="100" w:author="David Conklin" w:date="2020-11-10T18:23:00Z"/>
              <w:rFonts w:eastAsiaTheme="minorEastAsia"/>
              <w:noProof/>
            </w:rPr>
          </w:pPr>
          <w:ins w:id="101"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"_Toc55925131"</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Water parcels</w:t>
            </w:r>
            <w:r>
              <w:rPr>
                <w:noProof/>
                <w:webHidden/>
              </w:rPr>
              <w:tab/>
            </w:r>
            <w:r>
              <w:rPr>
                <w:noProof/>
                <w:webHidden/>
              </w:rPr>
              <w:fldChar w:fldCharType="begin"/>
            </w:r>
            <w:r>
              <w:rPr>
                <w:noProof/>
                <w:webHidden/>
              </w:rPr>
              <w:instrText xml:space="preserve"> PAGEREF _Toc55925131 \h </w:instrText>
            </w:r>
            <w:r>
              <w:rPr>
                <w:noProof/>
                <w:webHidden/>
              </w:rPr>
            </w:r>
          </w:ins>
          <w:r>
            <w:rPr>
              <w:noProof/>
              <w:webHidden/>
            </w:rPr>
            <w:fldChar w:fldCharType="separate"/>
          </w:r>
          <w:ins w:id="102" w:author="David Conklin" w:date="2020-11-10T18:23:00Z">
            <w:r>
              <w:rPr>
                <w:noProof/>
                <w:webHidden/>
              </w:rPr>
              <w:t>19</w:t>
            </w:r>
            <w:r>
              <w:rPr>
                <w:noProof/>
                <w:webHidden/>
              </w:rPr>
              <w:fldChar w:fldCharType="end"/>
            </w:r>
            <w:r w:rsidRPr="007B0BEF">
              <w:rPr>
                <w:rStyle w:val="Hyperlink"/>
                <w:noProof/>
              </w:rPr>
              <w:fldChar w:fldCharType="end"/>
            </w:r>
          </w:ins>
        </w:p>
        <w:p w14:paraId="5917765E" w14:textId="4951E096" w:rsidR="00372E03" w:rsidRDefault="00372E03">
          <w:pPr>
            <w:pStyle w:val="TOC2"/>
            <w:tabs>
              <w:tab w:val="right" w:leader="dot" w:pos="9350"/>
            </w:tabs>
            <w:rPr>
              <w:ins w:id="103" w:author="David Conklin" w:date="2020-11-10T18:23:00Z"/>
              <w:rFonts w:eastAsiaTheme="minorEastAsia"/>
              <w:noProof/>
            </w:rPr>
          </w:pPr>
          <w:ins w:id="104"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"_Toc55925132"</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Daily water mass and energy balance</w:t>
            </w:r>
            <w:r>
              <w:rPr>
                <w:noProof/>
                <w:webHidden/>
              </w:rPr>
              <w:tab/>
            </w:r>
            <w:r>
              <w:rPr>
                <w:noProof/>
                <w:webHidden/>
              </w:rPr>
              <w:fldChar w:fldCharType="begin"/>
            </w:r>
            <w:r>
              <w:rPr>
                <w:noProof/>
                <w:webHidden/>
              </w:rPr>
              <w:instrText xml:space="preserve"> PAGEREF _Toc55925132 \h </w:instrText>
            </w:r>
            <w:r>
              <w:rPr>
                <w:noProof/>
                <w:webHidden/>
              </w:rPr>
            </w:r>
          </w:ins>
          <w:r>
            <w:rPr>
              <w:noProof/>
              <w:webHidden/>
            </w:rPr>
            <w:fldChar w:fldCharType="separate"/>
          </w:r>
          <w:ins w:id="105" w:author="David Conklin" w:date="2020-11-10T18:23:00Z">
            <w:r>
              <w:rPr>
                <w:noProof/>
                <w:webHidden/>
              </w:rPr>
              <w:t>19</w:t>
            </w:r>
            <w:r>
              <w:rPr>
                <w:noProof/>
                <w:webHidden/>
              </w:rPr>
              <w:fldChar w:fldCharType="end"/>
            </w:r>
            <w:r w:rsidRPr="007B0BEF">
              <w:rPr>
                <w:rStyle w:val="Hyperlink"/>
                <w:noProof/>
              </w:rPr>
              <w:fldChar w:fldCharType="end"/>
            </w:r>
          </w:ins>
        </w:p>
        <w:p w14:paraId="7424E7C3" w14:textId="59A434FC" w:rsidR="00372E03" w:rsidRDefault="00372E03">
          <w:pPr>
            <w:pStyle w:val="TOC2"/>
            <w:tabs>
              <w:tab w:val="right" w:leader="dot" w:pos="9350"/>
            </w:tabs>
            <w:rPr>
              <w:ins w:id="106" w:author="David Conklin" w:date="2020-11-10T18:23:00Z"/>
              <w:rFonts w:eastAsiaTheme="minorEastAsia"/>
              <w:noProof/>
            </w:rPr>
          </w:pPr>
          <w:ins w:id="107"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"_Toc55925133"</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Estimating the rate of flow in a stream reach</w:t>
            </w:r>
            <w:r>
              <w:rPr>
                <w:noProof/>
                <w:webHidden/>
              </w:rPr>
              <w:tab/>
            </w:r>
            <w:r>
              <w:rPr>
                <w:noProof/>
                <w:webHidden/>
              </w:rPr>
              <w:fldChar w:fldCharType="begin"/>
            </w:r>
            <w:r>
              <w:rPr>
                <w:noProof/>
                <w:webHidden/>
              </w:rPr>
              <w:instrText xml:space="preserve"> PAGEREF _Toc55925133 \h </w:instrText>
            </w:r>
            <w:r>
              <w:rPr>
                <w:noProof/>
                <w:webHidden/>
              </w:rPr>
            </w:r>
          </w:ins>
          <w:r>
            <w:rPr>
              <w:noProof/>
              <w:webHidden/>
            </w:rPr>
            <w:fldChar w:fldCharType="separate"/>
          </w:r>
          <w:ins w:id="108" w:author="David Conklin" w:date="2020-11-10T18:23:00Z">
            <w:r>
              <w:rPr>
                <w:noProof/>
                <w:webHidden/>
              </w:rPr>
              <w:t>20</w:t>
            </w:r>
            <w:r>
              <w:rPr>
                <w:noProof/>
                <w:webHidden/>
              </w:rPr>
              <w:fldChar w:fldCharType="end"/>
            </w:r>
            <w:r w:rsidRPr="007B0BEF">
              <w:rPr>
                <w:rStyle w:val="Hyperlink"/>
                <w:noProof/>
              </w:rPr>
              <w:fldChar w:fldCharType="end"/>
            </w:r>
          </w:ins>
        </w:p>
        <w:p w14:paraId="46DC0818" w14:textId="137974C2" w:rsidR="00372E03" w:rsidRDefault="00372E03">
          <w:pPr>
            <w:pStyle w:val="TOC2"/>
            <w:tabs>
              <w:tab w:val="right" w:leader="dot" w:pos="9350"/>
            </w:tabs>
            <w:rPr>
              <w:ins w:id="109" w:author="David Conklin" w:date="2020-11-10T18:23:00Z"/>
              <w:rFonts w:eastAsiaTheme="minorEastAsia"/>
              <w:noProof/>
            </w:rPr>
          </w:pPr>
          <w:ins w:id="110"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"_Toc55925134"</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_Toc55925134 \h </w:instrText>
            </w:r>
            <w:r>
              <w:rPr>
                <w:noProof/>
                <w:webHidden/>
              </w:rPr>
            </w:r>
          </w:ins>
          <w:r>
            <w:rPr>
              <w:noProof/>
              <w:webHidden/>
            </w:rPr>
            <w:fldChar w:fldCharType="separate"/>
          </w:r>
          <w:ins w:id="111" w:author="David Conklin" w:date="2020-11-10T18:23:00Z">
            <w:r>
              <w:rPr>
                <w:noProof/>
                <w:webHidden/>
              </w:rPr>
              <w:t>21</w:t>
            </w:r>
            <w:r>
              <w:rPr>
                <w:noProof/>
                <w:webHidden/>
              </w:rPr>
              <w:fldChar w:fldCharType="end"/>
            </w:r>
            <w:r w:rsidRPr="007B0BEF">
              <w:rPr>
                <w:rStyle w:val="Hyperlink"/>
                <w:noProof/>
              </w:rPr>
              <w:fldChar w:fldCharType="end"/>
            </w:r>
          </w:ins>
        </w:p>
        <w:p w14:paraId="022F5C0F" w14:textId="4B6486DE" w:rsidR="00372E03" w:rsidRDefault="00372E03">
          <w:pPr>
            <w:pStyle w:val="TOC2"/>
            <w:tabs>
              <w:tab w:val="right" w:leader="dot" w:pos="9350"/>
            </w:tabs>
            <w:rPr>
              <w:ins w:id="112" w:author="David Conklin" w:date="2020-11-10T18:23:00Z"/>
              <w:rFonts w:eastAsiaTheme="minorEastAsia"/>
              <w:noProof/>
            </w:rPr>
          </w:pPr>
          <w:ins w:id="113"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"_Toc55925135"</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Water temperature from thermal energy</w:t>
            </w:r>
            <w:r>
              <w:rPr>
                <w:noProof/>
                <w:webHidden/>
              </w:rPr>
              <w:tab/>
            </w:r>
            <w:r>
              <w:rPr>
                <w:noProof/>
                <w:webHidden/>
              </w:rPr>
              <w:fldChar w:fldCharType="begin"/>
            </w:r>
            <w:r>
              <w:rPr>
                <w:noProof/>
                <w:webHidden/>
              </w:rPr>
              <w:instrText xml:space="preserve"> PAGEREF _Toc55925135 \h </w:instrText>
            </w:r>
            <w:r>
              <w:rPr>
                <w:noProof/>
                <w:webHidden/>
              </w:rPr>
            </w:r>
          </w:ins>
          <w:r>
            <w:rPr>
              <w:noProof/>
              <w:webHidden/>
            </w:rPr>
            <w:fldChar w:fldCharType="separate"/>
          </w:r>
          <w:ins w:id="114" w:author="David Conklin" w:date="2020-11-10T18:23:00Z">
            <w:r>
              <w:rPr>
                <w:noProof/>
                <w:webHidden/>
              </w:rPr>
              <w:t>21</w:t>
            </w:r>
            <w:r>
              <w:rPr>
                <w:noProof/>
                <w:webHidden/>
              </w:rPr>
              <w:fldChar w:fldCharType="end"/>
            </w:r>
            <w:r w:rsidRPr="007B0BEF">
              <w:rPr>
                <w:rStyle w:val="Hyperlink"/>
                <w:noProof/>
              </w:rPr>
              <w:fldChar w:fldCharType="end"/>
            </w:r>
          </w:ins>
        </w:p>
        <w:p w14:paraId="6DEB6F08" w14:textId="3584E9B8" w:rsidR="00372E03" w:rsidRDefault="00372E03">
          <w:pPr>
            <w:pStyle w:val="TOC2"/>
            <w:tabs>
              <w:tab w:val="right" w:leader="dot" w:pos="9350"/>
            </w:tabs>
            <w:rPr>
              <w:ins w:id="115" w:author="David Conklin" w:date="2020-11-10T18:23:00Z"/>
              <w:rFonts w:eastAsiaTheme="minorEastAsia"/>
              <w:noProof/>
            </w:rPr>
          </w:pPr>
          <w:ins w:id="116"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"_Toc55925136"</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Initial conditions for Flow: the IC file</w:t>
            </w:r>
            <w:r>
              <w:rPr>
                <w:noProof/>
                <w:webHidden/>
              </w:rPr>
              <w:tab/>
            </w:r>
            <w:r>
              <w:rPr>
                <w:noProof/>
                <w:webHidden/>
              </w:rPr>
              <w:fldChar w:fldCharType="begin"/>
            </w:r>
            <w:r>
              <w:rPr>
                <w:noProof/>
                <w:webHidden/>
              </w:rPr>
              <w:instrText xml:space="preserve"> PAGEREF _Toc55925136 \h </w:instrText>
            </w:r>
            <w:r>
              <w:rPr>
                <w:noProof/>
                <w:webHidden/>
              </w:rPr>
            </w:r>
          </w:ins>
          <w:r>
            <w:rPr>
              <w:noProof/>
              <w:webHidden/>
            </w:rPr>
            <w:fldChar w:fldCharType="separate"/>
          </w:r>
          <w:ins w:id="117" w:author="David Conklin" w:date="2020-11-10T18:23:00Z">
            <w:r>
              <w:rPr>
                <w:noProof/>
                <w:webHidden/>
              </w:rPr>
              <w:t>21</w:t>
            </w:r>
            <w:r>
              <w:rPr>
                <w:noProof/>
                <w:webHidden/>
              </w:rPr>
              <w:fldChar w:fldCharType="end"/>
            </w:r>
            <w:r w:rsidRPr="007B0BEF">
              <w:rPr>
                <w:rStyle w:val="Hyperlink"/>
                <w:noProof/>
              </w:rPr>
              <w:fldChar w:fldCharType="end"/>
            </w:r>
          </w:ins>
        </w:p>
        <w:p w14:paraId="7C0F7FF7" w14:textId="74ECFB41" w:rsidR="00372E03" w:rsidRDefault="00372E03">
          <w:pPr>
            <w:pStyle w:val="TOC2"/>
            <w:tabs>
              <w:tab w:val="right" w:leader="dot" w:pos="9350"/>
            </w:tabs>
            <w:rPr>
              <w:ins w:id="118" w:author="David Conklin" w:date="2020-11-10T18:23:00Z"/>
              <w:rFonts w:eastAsiaTheme="minorEastAsia"/>
              <w:noProof/>
            </w:rPr>
          </w:pPr>
          <w:ins w:id="119"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"_Toc55925137"</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Boundary conditions for stream water temperature</w:t>
            </w:r>
            <w:r>
              <w:rPr>
                <w:noProof/>
                <w:webHidden/>
              </w:rPr>
              <w:tab/>
            </w:r>
            <w:r>
              <w:rPr>
                <w:noProof/>
                <w:webHidden/>
              </w:rPr>
              <w:fldChar w:fldCharType="begin"/>
            </w:r>
            <w:r>
              <w:rPr>
                <w:noProof/>
                <w:webHidden/>
              </w:rPr>
              <w:instrText xml:space="preserve"> PAGEREF _Toc55925137 \h </w:instrText>
            </w:r>
            <w:r>
              <w:rPr>
                <w:noProof/>
                <w:webHidden/>
              </w:rPr>
            </w:r>
          </w:ins>
          <w:r>
            <w:rPr>
              <w:noProof/>
              <w:webHidden/>
            </w:rPr>
            <w:fldChar w:fldCharType="separate"/>
          </w:r>
          <w:ins w:id="120" w:author="David Conklin" w:date="2020-11-10T18:23:00Z">
            <w:r>
              <w:rPr>
                <w:noProof/>
                <w:webHidden/>
              </w:rPr>
              <w:t>22</w:t>
            </w:r>
            <w:r>
              <w:rPr>
                <w:noProof/>
                <w:webHidden/>
              </w:rPr>
              <w:fldChar w:fldCharType="end"/>
            </w:r>
            <w:r w:rsidRPr="007B0BEF">
              <w:rPr>
                <w:rStyle w:val="Hyperlink"/>
                <w:noProof/>
              </w:rPr>
              <w:fldChar w:fldCharType="end"/>
            </w:r>
          </w:ins>
        </w:p>
        <w:p w14:paraId="79AD1373" w14:textId="2651C48E" w:rsidR="00372E03" w:rsidRDefault="00372E03">
          <w:pPr>
            <w:pStyle w:val="TOC2"/>
            <w:tabs>
              <w:tab w:val="right" w:leader="dot" w:pos="9350"/>
            </w:tabs>
            <w:rPr>
              <w:ins w:id="121" w:author="David Conklin" w:date="2020-11-10T18:23:00Z"/>
              <w:rFonts w:eastAsiaTheme="minorEastAsia"/>
              <w:noProof/>
            </w:rPr>
          </w:pPr>
          <w:ins w:id="122"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"_Toc55925138"</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Thermal stratification in reservoirs</w:t>
            </w:r>
            <w:r>
              <w:rPr>
                <w:noProof/>
                <w:webHidden/>
              </w:rPr>
              <w:tab/>
            </w:r>
            <w:r>
              <w:rPr>
                <w:noProof/>
                <w:webHidden/>
              </w:rPr>
              <w:fldChar w:fldCharType="begin"/>
            </w:r>
            <w:r>
              <w:rPr>
                <w:noProof/>
                <w:webHidden/>
              </w:rPr>
              <w:instrText xml:space="preserve"> PAGEREF _Toc55925138 \h </w:instrText>
            </w:r>
            <w:r>
              <w:rPr>
                <w:noProof/>
                <w:webHidden/>
              </w:rPr>
            </w:r>
          </w:ins>
          <w:r>
            <w:rPr>
              <w:noProof/>
              <w:webHidden/>
            </w:rPr>
            <w:fldChar w:fldCharType="separate"/>
          </w:r>
          <w:ins w:id="123" w:author="David Conklin" w:date="2020-11-10T18:23:00Z">
            <w:r>
              <w:rPr>
                <w:noProof/>
                <w:webHidden/>
              </w:rPr>
              <w:t>22</w:t>
            </w:r>
            <w:r>
              <w:rPr>
                <w:noProof/>
                <w:webHidden/>
              </w:rPr>
              <w:fldChar w:fldCharType="end"/>
            </w:r>
            <w:r w:rsidRPr="007B0BEF">
              <w:rPr>
                <w:rStyle w:val="Hyperlink"/>
                <w:noProof/>
              </w:rPr>
              <w:fldChar w:fldCharType="end"/>
            </w:r>
          </w:ins>
        </w:p>
        <w:p w14:paraId="7FD01231" w14:textId="6693069C" w:rsidR="00372E03" w:rsidRDefault="00372E03">
          <w:pPr>
            <w:pStyle w:val="TOC2"/>
            <w:tabs>
              <w:tab w:val="right" w:leader="dot" w:pos="9350"/>
            </w:tabs>
            <w:rPr>
              <w:ins w:id="124" w:author="David Conklin" w:date="2020-11-10T18:23:00Z"/>
              <w:rFonts w:eastAsiaTheme="minorEastAsia"/>
              <w:noProof/>
            </w:rPr>
          </w:pPr>
          <w:ins w:id="125"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"_Toc55925139"</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Thermal loading</w:t>
            </w:r>
            <w:r>
              <w:rPr>
                <w:noProof/>
                <w:webHidden/>
              </w:rPr>
              <w:tab/>
            </w:r>
            <w:r>
              <w:rPr>
                <w:noProof/>
                <w:webHidden/>
              </w:rPr>
              <w:fldChar w:fldCharType="begin"/>
            </w:r>
            <w:r>
              <w:rPr>
                <w:noProof/>
                <w:webHidden/>
              </w:rPr>
              <w:instrText xml:space="preserve"> PAGEREF _Toc55925139 \h </w:instrText>
            </w:r>
            <w:r>
              <w:rPr>
                <w:noProof/>
                <w:webHidden/>
              </w:rPr>
            </w:r>
          </w:ins>
          <w:r>
            <w:rPr>
              <w:noProof/>
              <w:webHidden/>
            </w:rPr>
            <w:fldChar w:fldCharType="separate"/>
          </w:r>
          <w:ins w:id="126" w:author="David Conklin" w:date="2020-11-10T18:23:00Z">
            <w:r>
              <w:rPr>
                <w:noProof/>
                <w:webHidden/>
              </w:rPr>
              <w:t>22</w:t>
            </w:r>
            <w:r>
              <w:rPr>
                <w:noProof/>
                <w:webHidden/>
              </w:rPr>
              <w:fldChar w:fldCharType="end"/>
            </w:r>
            <w:r w:rsidRPr="007B0BEF">
              <w:rPr>
                <w:rStyle w:val="Hyperlink"/>
                <w:noProof/>
              </w:rPr>
              <w:fldChar w:fldCharType="end"/>
            </w:r>
          </w:ins>
        </w:p>
        <w:p w14:paraId="6C56E5E6" w14:textId="15C712D6" w:rsidR="00372E03" w:rsidRDefault="00372E03">
          <w:pPr>
            <w:pStyle w:val="TOC1"/>
            <w:tabs>
              <w:tab w:val="right" w:leader="dot" w:pos="9350"/>
            </w:tabs>
            <w:rPr>
              <w:ins w:id="127" w:author="David Conklin" w:date="2020-11-10T18:23:00Z"/>
              <w:rFonts w:eastAsiaTheme="minorEastAsia"/>
              <w:noProof/>
            </w:rPr>
          </w:pPr>
          <w:ins w:id="128"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"_Toc55925140"</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_Toc55925140 \h </w:instrText>
            </w:r>
            <w:r>
              <w:rPr>
                <w:noProof/>
                <w:webHidden/>
              </w:rPr>
            </w:r>
          </w:ins>
          <w:r>
            <w:rPr>
              <w:noProof/>
              <w:webHidden/>
            </w:rPr>
            <w:fldChar w:fldCharType="separate"/>
          </w:r>
          <w:ins w:id="129" w:author="David Conklin" w:date="2020-11-10T18:23:00Z">
            <w:r>
              <w:rPr>
                <w:noProof/>
                <w:webHidden/>
              </w:rPr>
              <w:t>24</w:t>
            </w:r>
            <w:r>
              <w:rPr>
                <w:noProof/>
                <w:webHidden/>
              </w:rPr>
              <w:fldChar w:fldCharType="end"/>
            </w:r>
            <w:r w:rsidRPr="007B0BEF">
              <w:rPr>
                <w:rStyle w:val="Hyperlink"/>
                <w:noProof/>
              </w:rPr>
              <w:fldChar w:fldCharType="end"/>
            </w:r>
          </w:ins>
        </w:p>
        <w:p w14:paraId="5CBE8B62" w14:textId="71C02232" w:rsidR="00372E03" w:rsidRDefault="00372E03">
          <w:pPr>
            <w:pStyle w:val="TOC1"/>
            <w:tabs>
              <w:tab w:val="right" w:leader="dot" w:pos="9350"/>
            </w:tabs>
            <w:rPr>
              <w:ins w:id="130" w:author="David Conklin" w:date="2020-11-10T18:23:00Z"/>
              <w:rFonts w:eastAsiaTheme="minorEastAsia"/>
              <w:noProof/>
            </w:rPr>
          </w:pPr>
          <w:ins w:id="131"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"_Toc55925141"</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North Santiam study area</w:t>
            </w:r>
            <w:r>
              <w:rPr>
                <w:noProof/>
                <w:webHidden/>
              </w:rPr>
              <w:tab/>
            </w:r>
            <w:r>
              <w:rPr>
                <w:noProof/>
                <w:webHidden/>
              </w:rPr>
              <w:fldChar w:fldCharType="begin"/>
            </w:r>
            <w:r>
              <w:rPr>
                <w:noProof/>
                <w:webHidden/>
              </w:rPr>
              <w:instrText xml:space="preserve"> PAGEREF _Toc55925141 \h </w:instrText>
            </w:r>
            <w:r>
              <w:rPr>
                <w:noProof/>
                <w:webHidden/>
              </w:rPr>
            </w:r>
          </w:ins>
          <w:r>
            <w:rPr>
              <w:noProof/>
              <w:webHidden/>
            </w:rPr>
            <w:fldChar w:fldCharType="separate"/>
          </w:r>
          <w:ins w:id="132" w:author="David Conklin" w:date="2020-11-10T18:23:00Z">
            <w:r>
              <w:rPr>
                <w:noProof/>
                <w:webHidden/>
              </w:rPr>
              <w:t>25</w:t>
            </w:r>
            <w:r>
              <w:rPr>
                <w:noProof/>
                <w:webHidden/>
              </w:rPr>
              <w:fldChar w:fldCharType="end"/>
            </w:r>
            <w:r w:rsidRPr="007B0BEF">
              <w:rPr>
                <w:rStyle w:val="Hyperlink"/>
                <w:noProof/>
              </w:rPr>
              <w:fldChar w:fldCharType="end"/>
            </w:r>
          </w:ins>
        </w:p>
        <w:p w14:paraId="14F61EEC" w14:textId="537710FF" w:rsidR="00372E03" w:rsidRDefault="00372E03">
          <w:pPr>
            <w:pStyle w:val="TOC2"/>
            <w:tabs>
              <w:tab w:val="right" w:leader="dot" w:pos="9350"/>
            </w:tabs>
            <w:rPr>
              <w:ins w:id="133" w:author="David Conklin" w:date="2020-11-10T18:23:00Z"/>
              <w:rFonts w:eastAsiaTheme="minorEastAsia"/>
              <w:noProof/>
            </w:rPr>
          </w:pPr>
          <w:ins w:id="134"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"_Toc55925142"</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_Toc55925142 \h </w:instrText>
            </w:r>
            <w:r>
              <w:rPr>
                <w:noProof/>
                <w:webHidden/>
              </w:rPr>
            </w:r>
          </w:ins>
          <w:r>
            <w:rPr>
              <w:noProof/>
              <w:webHidden/>
            </w:rPr>
            <w:fldChar w:fldCharType="separate"/>
          </w:r>
          <w:ins w:id="135" w:author="David Conklin" w:date="2020-11-10T18:23:00Z">
            <w:r>
              <w:rPr>
                <w:noProof/>
                <w:webHidden/>
              </w:rPr>
              <w:t>26</w:t>
            </w:r>
            <w:r>
              <w:rPr>
                <w:noProof/>
                <w:webHidden/>
              </w:rPr>
              <w:fldChar w:fldCharType="end"/>
            </w:r>
            <w:r w:rsidRPr="007B0BEF">
              <w:rPr>
                <w:rStyle w:val="Hyperlink"/>
                <w:noProof/>
              </w:rPr>
              <w:fldChar w:fldCharType="end"/>
            </w:r>
          </w:ins>
        </w:p>
        <w:p w14:paraId="410D01ED" w14:textId="3100F171" w:rsidR="00372E03" w:rsidRDefault="00372E03">
          <w:pPr>
            <w:pStyle w:val="TOC2"/>
            <w:tabs>
              <w:tab w:val="right" w:leader="dot" w:pos="9350"/>
            </w:tabs>
            <w:rPr>
              <w:ins w:id="136" w:author="David Conklin" w:date="2020-11-10T18:23:00Z"/>
              <w:rFonts w:eastAsiaTheme="minorEastAsia"/>
              <w:noProof/>
            </w:rPr>
          </w:pPr>
          <w:ins w:id="137"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"_Toc55925143"</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Municipal water rights</w:t>
            </w:r>
            <w:r>
              <w:rPr>
                <w:noProof/>
                <w:webHidden/>
              </w:rPr>
              <w:tab/>
            </w:r>
            <w:r>
              <w:rPr>
                <w:noProof/>
                <w:webHidden/>
              </w:rPr>
              <w:fldChar w:fldCharType="begin"/>
            </w:r>
            <w:r>
              <w:rPr>
                <w:noProof/>
                <w:webHidden/>
              </w:rPr>
              <w:instrText xml:space="preserve"> PAGEREF _Toc55925143 \h </w:instrText>
            </w:r>
            <w:r>
              <w:rPr>
                <w:noProof/>
                <w:webHidden/>
              </w:rPr>
            </w:r>
          </w:ins>
          <w:r>
            <w:rPr>
              <w:noProof/>
              <w:webHidden/>
            </w:rPr>
            <w:fldChar w:fldCharType="separate"/>
          </w:r>
          <w:ins w:id="138" w:author="David Conklin" w:date="2020-11-10T18:23:00Z">
            <w:r>
              <w:rPr>
                <w:noProof/>
                <w:webHidden/>
              </w:rPr>
              <w:t>27</w:t>
            </w:r>
            <w:r>
              <w:rPr>
                <w:noProof/>
                <w:webHidden/>
              </w:rPr>
              <w:fldChar w:fldCharType="end"/>
            </w:r>
            <w:r w:rsidRPr="007B0BEF">
              <w:rPr>
                <w:rStyle w:val="Hyperlink"/>
                <w:noProof/>
              </w:rPr>
              <w:fldChar w:fldCharType="end"/>
            </w:r>
          </w:ins>
        </w:p>
        <w:p w14:paraId="2B0FB1CC" w14:textId="467BBC29" w:rsidR="00372E03" w:rsidRDefault="00372E03">
          <w:pPr>
            <w:pStyle w:val="TOC1"/>
            <w:tabs>
              <w:tab w:val="right" w:leader="dot" w:pos="9350"/>
            </w:tabs>
            <w:rPr>
              <w:ins w:id="139" w:author="David Conklin" w:date="2020-11-10T18:23:00Z"/>
              <w:rFonts w:eastAsiaTheme="minorEastAsia"/>
              <w:noProof/>
            </w:rPr>
          </w:pPr>
          <w:ins w:id="140"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"_Toc55925144"</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McKenzie Basin Wetlands Study</w:t>
            </w:r>
            <w:r>
              <w:rPr>
                <w:noProof/>
                <w:webHidden/>
              </w:rPr>
              <w:tab/>
            </w:r>
            <w:r>
              <w:rPr>
                <w:noProof/>
                <w:webHidden/>
              </w:rPr>
              <w:fldChar w:fldCharType="begin"/>
            </w:r>
            <w:r>
              <w:rPr>
                <w:noProof/>
                <w:webHidden/>
              </w:rPr>
              <w:instrText xml:space="preserve"> PAGEREF _Toc55925144 \h </w:instrText>
            </w:r>
            <w:r>
              <w:rPr>
                <w:noProof/>
                <w:webHidden/>
              </w:rPr>
            </w:r>
          </w:ins>
          <w:r>
            <w:rPr>
              <w:noProof/>
              <w:webHidden/>
            </w:rPr>
            <w:fldChar w:fldCharType="separate"/>
          </w:r>
          <w:ins w:id="141" w:author="David Conklin" w:date="2020-11-10T18:23:00Z">
            <w:r>
              <w:rPr>
                <w:noProof/>
                <w:webHidden/>
              </w:rPr>
              <w:t>27</w:t>
            </w:r>
            <w:r>
              <w:rPr>
                <w:noProof/>
                <w:webHidden/>
              </w:rPr>
              <w:fldChar w:fldCharType="end"/>
            </w:r>
            <w:r w:rsidRPr="007B0BEF">
              <w:rPr>
                <w:rStyle w:val="Hyperlink"/>
                <w:noProof/>
              </w:rPr>
              <w:fldChar w:fldCharType="end"/>
            </w:r>
          </w:ins>
        </w:p>
        <w:p w14:paraId="1424AAA4" w14:textId="049CD549" w:rsidR="00372E03" w:rsidRDefault="00372E03">
          <w:pPr>
            <w:pStyle w:val="TOC2"/>
            <w:tabs>
              <w:tab w:val="right" w:leader="dot" w:pos="9350"/>
            </w:tabs>
            <w:rPr>
              <w:ins w:id="142" w:author="David Conklin" w:date="2020-11-10T18:23:00Z"/>
              <w:rFonts w:eastAsiaTheme="minorEastAsia"/>
              <w:noProof/>
            </w:rPr>
          </w:pPr>
          <w:ins w:id="143"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"_Toc55925145"</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Project Overview</w:t>
            </w:r>
            <w:r>
              <w:rPr>
                <w:noProof/>
                <w:webHidden/>
              </w:rPr>
              <w:tab/>
            </w:r>
            <w:r>
              <w:rPr>
                <w:noProof/>
                <w:webHidden/>
              </w:rPr>
              <w:fldChar w:fldCharType="begin"/>
            </w:r>
            <w:r>
              <w:rPr>
                <w:noProof/>
                <w:webHidden/>
              </w:rPr>
              <w:instrText xml:space="preserve"> PAGEREF _Toc55925145 \h </w:instrText>
            </w:r>
            <w:r>
              <w:rPr>
                <w:noProof/>
                <w:webHidden/>
              </w:rPr>
            </w:r>
          </w:ins>
          <w:r>
            <w:rPr>
              <w:noProof/>
              <w:webHidden/>
            </w:rPr>
            <w:fldChar w:fldCharType="separate"/>
          </w:r>
          <w:ins w:id="144" w:author="David Conklin" w:date="2020-11-10T18:23:00Z">
            <w:r>
              <w:rPr>
                <w:noProof/>
                <w:webHidden/>
              </w:rPr>
              <w:t>27</w:t>
            </w:r>
            <w:r>
              <w:rPr>
                <w:noProof/>
                <w:webHidden/>
              </w:rPr>
              <w:fldChar w:fldCharType="end"/>
            </w:r>
            <w:r w:rsidRPr="007B0BEF">
              <w:rPr>
                <w:rStyle w:val="Hyperlink"/>
                <w:noProof/>
              </w:rPr>
              <w:fldChar w:fldCharType="end"/>
            </w:r>
          </w:ins>
        </w:p>
        <w:p w14:paraId="5DB30CA6" w14:textId="031092F0" w:rsidR="00372E03" w:rsidRDefault="00372E03">
          <w:pPr>
            <w:pStyle w:val="TOC2"/>
            <w:tabs>
              <w:tab w:val="right" w:leader="dot" w:pos="9350"/>
            </w:tabs>
            <w:rPr>
              <w:ins w:id="145" w:author="David Conklin" w:date="2020-11-10T18:23:00Z"/>
              <w:rFonts w:eastAsiaTheme="minorEastAsia"/>
              <w:noProof/>
            </w:rPr>
          </w:pPr>
          <w:ins w:id="146"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"_Toc55925146"</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Model and Simulation Overview</w:t>
            </w:r>
            <w:r>
              <w:rPr>
                <w:noProof/>
                <w:webHidden/>
              </w:rPr>
              <w:tab/>
            </w:r>
            <w:r>
              <w:rPr>
                <w:noProof/>
                <w:webHidden/>
              </w:rPr>
              <w:fldChar w:fldCharType="begin"/>
            </w:r>
            <w:r>
              <w:rPr>
                <w:noProof/>
                <w:webHidden/>
              </w:rPr>
              <w:instrText xml:space="preserve"> PAGEREF _Toc55925146 \h </w:instrText>
            </w:r>
            <w:r>
              <w:rPr>
                <w:noProof/>
                <w:webHidden/>
              </w:rPr>
            </w:r>
          </w:ins>
          <w:r>
            <w:rPr>
              <w:noProof/>
              <w:webHidden/>
            </w:rPr>
            <w:fldChar w:fldCharType="separate"/>
          </w:r>
          <w:ins w:id="147" w:author="David Conklin" w:date="2020-11-10T18:23:00Z">
            <w:r>
              <w:rPr>
                <w:noProof/>
                <w:webHidden/>
              </w:rPr>
              <w:t>30</w:t>
            </w:r>
            <w:r>
              <w:rPr>
                <w:noProof/>
                <w:webHidden/>
              </w:rPr>
              <w:fldChar w:fldCharType="end"/>
            </w:r>
            <w:r w:rsidRPr="007B0BEF">
              <w:rPr>
                <w:rStyle w:val="Hyperlink"/>
                <w:noProof/>
              </w:rPr>
              <w:fldChar w:fldCharType="end"/>
            </w:r>
          </w:ins>
        </w:p>
        <w:p w14:paraId="38F9298D" w14:textId="4FE122CB" w:rsidR="00372E03" w:rsidRDefault="00372E03">
          <w:pPr>
            <w:pStyle w:val="TOC2"/>
            <w:tabs>
              <w:tab w:val="right" w:leader="dot" w:pos="9350"/>
            </w:tabs>
            <w:rPr>
              <w:ins w:id="148" w:author="David Conklin" w:date="2020-11-10T18:23:00Z"/>
              <w:rFonts w:eastAsiaTheme="minorEastAsia"/>
              <w:noProof/>
            </w:rPr>
          </w:pPr>
          <w:ins w:id="149"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"_Toc55925147"</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_Toc55925147 \h </w:instrText>
            </w:r>
            <w:r>
              <w:rPr>
                <w:noProof/>
                <w:webHidden/>
              </w:rPr>
            </w:r>
          </w:ins>
          <w:r>
            <w:rPr>
              <w:noProof/>
              <w:webHidden/>
            </w:rPr>
            <w:fldChar w:fldCharType="separate"/>
          </w:r>
          <w:ins w:id="150" w:author="David Conklin" w:date="2020-11-10T18:23:00Z">
            <w:r>
              <w:rPr>
                <w:noProof/>
                <w:webHidden/>
              </w:rPr>
              <w:t>31</w:t>
            </w:r>
            <w:r>
              <w:rPr>
                <w:noProof/>
                <w:webHidden/>
              </w:rPr>
              <w:fldChar w:fldCharType="end"/>
            </w:r>
            <w:r w:rsidRPr="007B0BEF">
              <w:rPr>
                <w:rStyle w:val="Hyperlink"/>
                <w:noProof/>
              </w:rPr>
              <w:fldChar w:fldCharType="end"/>
            </w:r>
          </w:ins>
        </w:p>
        <w:p w14:paraId="49BBD99E" w14:textId="5E150B53" w:rsidR="00372E03" w:rsidRDefault="00372E03">
          <w:pPr>
            <w:pStyle w:val="TOC2"/>
            <w:tabs>
              <w:tab w:val="right" w:leader="dot" w:pos="9350"/>
            </w:tabs>
            <w:rPr>
              <w:ins w:id="151" w:author="David Conklin" w:date="2020-11-10T18:23:00Z"/>
              <w:rFonts w:eastAsiaTheme="minorEastAsia"/>
              <w:noProof/>
            </w:rPr>
          </w:pPr>
          <w:ins w:id="152"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"_Toc55925148"</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Data changes for better representation of wetlands</w:t>
            </w:r>
            <w:r>
              <w:rPr>
                <w:noProof/>
                <w:webHidden/>
              </w:rPr>
              <w:tab/>
            </w:r>
            <w:r>
              <w:rPr>
                <w:noProof/>
                <w:webHidden/>
              </w:rPr>
              <w:fldChar w:fldCharType="begin"/>
            </w:r>
            <w:r>
              <w:rPr>
                <w:noProof/>
                <w:webHidden/>
              </w:rPr>
              <w:instrText xml:space="preserve"> PAGEREF _Toc55925148 \h </w:instrText>
            </w:r>
            <w:r>
              <w:rPr>
                <w:noProof/>
                <w:webHidden/>
              </w:rPr>
            </w:r>
          </w:ins>
          <w:r>
            <w:rPr>
              <w:noProof/>
              <w:webHidden/>
            </w:rPr>
            <w:fldChar w:fldCharType="separate"/>
          </w:r>
          <w:ins w:id="153" w:author="David Conklin" w:date="2020-11-10T18:23:00Z">
            <w:r>
              <w:rPr>
                <w:noProof/>
                <w:webHidden/>
              </w:rPr>
              <w:t>31</w:t>
            </w:r>
            <w:r>
              <w:rPr>
                <w:noProof/>
                <w:webHidden/>
              </w:rPr>
              <w:fldChar w:fldCharType="end"/>
            </w:r>
            <w:r w:rsidRPr="007B0BEF">
              <w:rPr>
                <w:rStyle w:val="Hyperlink"/>
                <w:noProof/>
              </w:rPr>
              <w:fldChar w:fldCharType="end"/>
            </w:r>
          </w:ins>
        </w:p>
        <w:p w14:paraId="4698629B" w14:textId="05B2DC7B" w:rsidR="00372E03" w:rsidRDefault="00372E03">
          <w:pPr>
            <w:pStyle w:val="TOC2"/>
            <w:tabs>
              <w:tab w:val="right" w:leader="dot" w:pos="9350"/>
            </w:tabs>
            <w:rPr>
              <w:ins w:id="154" w:author="David Conklin" w:date="2020-11-10T18:23:00Z"/>
              <w:rFonts w:eastAsiaTheme="minorEastAsia"/>
              <w:noProof/>
            </w:rPr>
          </w:pPr>
          <w:ins w:id="155"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"_Toc55925149"</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Projection, Calendar, and Units</w:t>
            </w:r>
            <w:r>
              <w:rPr>
                <w:noProof/>
                <w:webHidden/>
              </w:rPr>
              <w:tab/>
            </w:r>
            <w:r>
              <w:rPr>
                <w:noProof/>
                <w:webHidden/>
              </w:rPr>
              <w:fldChar w:fldCharType="begin"/>
            </w:r>
            <w:r>
              <w:rPr>
                <w:noProof/>
                <w:webHidden/>
              </w:rPr>
              <w:instrText xml:space="preserve"> PAGEREF _Toc55925149 \h </w:instrText>
            </w:r>
            <w:r>
              <w:rPr>
                <w:noProof/>
                <w:webHidden/>
              </w:rPr>
            </w:r>
          </w:ins>
          <w:r>
            <w:rPr>
              <w:noProof/>
              <w:webHidden/>
            </w:rPr>
            <w:fldChar w:fldCharType="separate"/>
          </w:r>
          <w:ins w:id="156" w:author="David Conklin" w:date="2020-11-10T18:23:00Z">
            <w:r>
              <w:rPr>
                <w:noProof/>
                <w:webHidden/>
              </w:rPr>
              <w:t>32</w:t>
            </w:r>
            <w:r>
              <w:rPr>
                <w:noProof/>
                <w:webHidden/>
              </w:rPr>
              <w:fldChar w:fldCharType="end"/>
            </w:r>
            <w:r w:rsidRPr="007B0BEF">
              <w:rPr>
                <w:rStyle w:val="Hyperlink"/>
                <w:noProof/>
              </w:rPr>
              <w:fldChar w:fldCharType="end"/>
            </w:r>
          </w:ins>
        </w:p>
        <w:p w14:paraId="5F0BB6D6" w14:textId="7EACBE23" w:rsidR="00372E03" w:rsidRDefault="00372E03">
          <w:pPr>
            <w:pStyle w:val="TOC2"/>
            <w:tabs>
              <w:tab w:val="right" w:leader="dot" w:pos="9350"/>
            </w:tabs>
            <w:rPr>
              <w:ins w:id="157" w:author="David Conklin" w:date="2020-11-10T18:23:00Z"/>
              <w:rFonts w:eastAsiaTheme="minorEastAsia"/>
              <w:noProof/>
            </w:rPr>
          </w:pPr>
          <w:ins w:id="158"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"_Toc55925150"</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Simulation of changes in wetlands over time</w:t>
            </w:r>
            <w:r>
              <w:rPr>
                <w:noProof/>
                <w:webHidden/>
              </w:rPr>
              <w:tab/>
            </w:r>
            <w:r>
              <w:rPr>
                <w:noProof/>
                <w:webHidden/>
              </w:rPr>
              <w:fldChar w:fldCharType="begin"/>
            </w:r>
            <w:r>
              <w:rPr>
                <w:noProof/>
                <w:webHidden/>
              </w:rPr>
              <w:instrText xml:space="preserve"> PAGEREF _Toc55925150 \h </w:instrText>
            </w:r>
            <w:r>
              <w:rPr>
                <w:noProof/>
                <w:webHidden/>
              </w:rPr>
            </w:r>
          </w:ins>
          <w:r>
            <w:rPr>
              <w:noProof/>
              <w:webHidden/>
            </w:rPr>
            <w:fldChar w:fldCharType="separate"/>
          </w:r>
          <w:ins w:id="159" w:author="David Conklin" w:date="2020-11-10T18:23:00Z">
            <w:r>
              <w:rPr>
                <w:noProof/>
                <w:webHidden/>
              </w:rPr>
              <w:t>32</w:t>
            </w:r>
            <w:r>
              <w:rPr>
                <w:noProof/>
                <w:webHidden/>
              </w:rPr>
              <w:fldChar w:fldCharType="end"/>
            </w:r>
            <w:r w:rsidRPr="007B0BEF">
              <w:rPr>
                <w:rStyle w:val="Hyperlink"/>
                <w:noProof/>
              </w:rPr>
              <w:fldChar w:fldCharType="end"/>
            </w:r>
          </w:ins>
        </w:p>
        <w:p w14:paraId="5F722A79" w14:textId="208A47F1" w:rsidR="00372E03" w:rsidRDefault="00372E03">
          <w:pPr>
            <w:pStyle w:val="TOC2"/>
            <w:tabs>
              <w:tab w:val="right" w:leader="dot" w:pos="9350"/>
            </w:tabs>
            <w:rPr>
              <w:ins w:id="160" w:author="David Conklin" w:date="2020-11-10T18:23:00Z"/>
              <w:rFonts w:eastAsiaTheme="minorEastAsia"/>
              <w:noProof/>
            </w:rPr>
          </w:pPr>
          <w:ins w:id="161"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"_Toc55925151"</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How wetlands are represented in the model</w:t>
            </w:r>
            <w:r>
              <w:rPr>
                <w:noProof/>
                <w:webHidden/>
              </w:rPr>
              <w:tab/>
            </w:r>
            <w:r>
              <w:rPr>
                <w:noProof/>
                <w:webHidden/>
              </w:rPr>
              <w:fldChar w:fldCharType="begin"/>
            </w:r>
            <w:r>
              <w:rPr>
                <w:noProof/>
                <w:webHidden/>
              </w:rPr>
              <w:instrText xml:space="preserve"> PAGEREF _Toc55925151 \h </w:instrText>
            </w:r>
            <w:r>
              <w:rPr>
                <w:noProof/>
                <w:webHidden/>
              </w:rPr>
            </w:r>
          </w:ins>
          <w:r>
            <w:rPr>
              <w:noProof/>
              <w:webHidden/>
            </w:rPr>
            <w:fldChar w:fldCharType="separate"/>
          </w:r>
          <w:ins w:id="162" w:author="David Conklin" w:date="2020-11-10T18:23:00Z">
            <w:r>
              <w:rPr>
                <w:noProof/>
                <w:webHidden/>
              </w:rPr>
              <w:t>32</w:t>
            </w:r>
            <w:r>
              <w:rPr>
                <w:noProof/>
                <w:webHidden/>
              </w:rPr>
              <w:fldChar w:fldCharType="end"/>
            </w:r>
            <w:r w:rsidRPr="007B0BEF">
              <w:rPr>
                <w:rStyle w:val="Hyperlink"/>
                <w:noProof/>
              </w:rPr>
              <w:fldChar w:fldCharType="end"/>
            </w:r>
          </w:ins>
        </w:p>
        <w:p w14:paraId="39D45207" w14:textId="1C1AD859" w:rsidR="00372E03" w:rsidRDefault="00372E03">
          <w:pPr>
            <w:pStyle w:val="TOC2"/>
            <w:tabs>
              <w:tab w:val="right" w:leader="dot" w:pos="9350"/>
            </w:tabs>
            <w:rPr>
              <w:ins w:id="163" w:author="David Conklin" w:date="2020-11-10T18:23:00Z"/>
              <w:rFonts w:eastAsiaTheme="minorEastAsia"/>
              <w:noProof/>
            </w:rPr>
          </w:pPr>
          <w:ins w:id="164"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"_Toc55925152"</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Attributes of interest in the wetlands study</w:t>
            </w:r>
            <w:r>
              <w:rPr>
                <w:noProof/>
                <w:webHidden/>
              </w:rPr>
              <w:tab/>
            </w:r>
            <w:r>
              <w:rPr>
                <w:noProof/>
                <w:webHidden/>
              </w:rPr>
              <w:fldChar w:fldCharType="begin"/>
            </w:r>
            <w:r>
              <w:rPr>
                <w:noProof/>
                <w:webHidden/>
              </w:rPr>
              <w:instrText xml:space="preserve"> PAGEREF _Toc55925152 \h </w:instrText>
            </w:r>
            <w:r>
              <w:rPr>
                <w:noProof/>
                <w:webHidden/>
              </w:rPr>
            </w:r>
          </w:ins>
          <w:r>
            <w:rPr>
              <w:noProof/>
              <w:webHidden/>
            </w:rPr>
            <w:fldChar w:fldCharType="separate"/>
          </w:r>
          <w:ins w:id="165" w:author="David Conklin" w:date="2020-11-10T18:23:00Z">
            <w:r>
              <w:rPr>
                <w:noProof/>
                <w:webHidden/>
              </w:rPr>
              <w:t>34</w:t>
            </w:r>
            <w:r>
              <w:rPr>
                <w:noProof/>
                <w:webHidden/>
              </w:rPr>
              <w:fldChar w:fldCharType="end"/>
            </w:r>
            <w:r w:rsidRPr="007B0BEF">
              <w:rPr>
                <w:rStyle w:val="Hyperlink"/>
                <w:noProof/>
              </w:rPr>
              <w:fldChar w:fldCharType="end"/>
            </w:r>
          </w:ins>
        </w:p>
        <w:p w14:paraId="215BA9DE" w14:textId="68B781FB" w:rsidR="00372E03" w:rsidRDefault="00372E03">
          <w:pPr>
            <w:pStyle w:val="TOC2"/>
            <w:tabs>
              <w:tab w:val="right" w:leader="dot" w:pos="9350"/>
            </w:tabs>
            <w:rPr>
              <w:ins w:id="166" w:author="David Conklin" w:date="2020-11-10T18:23:00Z"/>
              <w:rFonts w:eastAsiaTheme="minorEastAsia"/>
              <w:noProof/>
            </w:rPr>
          </w:pPr>
          <w:ins w:id="167"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"_Toc55925153"</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A WETNESS attribute</w:t>
            </w:r>
            <w:r>
              <w:rPr>
                <w:noProof/>
                <w:webHidden/>
              </w:rPr>
              <w:tab/>
            </w:r>
            <w:r>
              <w:rPr>
                <w:noProof/>
                <w:webHidden/>
              </w:rPr>
              <w:fldChar w:fldCharType="begin"/>
            </w:r>
            <w:r>
              <w:rPr>
                <w:noProof/>
                <w:webHidden/>
              </w:rPr>
              <w:instrText xml:space="preserve"> PAGEREF _Toc55925153 \h </w:instrText>
            </w:r>
            <w:r>
              <w:rPr>
                <w:noProof/>
                <w:webHidden/>
              </w:rPr>
            </w:r>
          </w:ins>
          <w:r>
            <w:rPr>
              <w:noProof/>
              <w:webHidden/>
            </w:rPr>
            <w:fldChar w:fldCharType="separate"/>
          </w:r>
          <w:ins w:id="168" w:author="David Conklin" w:date="2020-11-10T18:23:00Z">
            <w:r>
              <w:rPr>
                <w:noProof/>
                <w:webHidden/>
              </w:rPr>
              <w:t>34</w:t>
            </w:r>
            <w:r>
              <w:rPr>
                <w:noProof/>
                <w:webHidden/>
              </w:rPr>
              <w:fldChar w:fldCharType="end"/>
            </w:r>
            <w:r w:rsidRPr="007B0BEF">
              <w:rPr>
                <w:rStyle w:val="Hyperlink"/>
                <w:noProof/>
              </w:rPr>
              <w:fldChar w:fldCharType="end"/>
            </w:r>
          </w:ins>
        </w:p>
        <w:p w14:paraId="54905C86" w14:textId="783284B3" w:rsidR="00372E03" w:rsidRDefault="00372E03">
          <w:pPr>
            <w:pStyle w:val="TOC2"/>
            <w:tabs>
              <w:tab w:val="right" w:leader="dot" w:pos="9350"/>
            </w:tabs>
            <w:rPr>
              <w:ins w:id="169" w:author="David Conklin" w:date="2020-11-10T18:23:00Z"/>
              <w:rFonts w:eastAsiaTheme="minorEastAsia"/>
              <w:noProof/>
            </w:rPr>
          </w:pPr>
          <w:ins w:id="170"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"_Toc55925154"</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_Toc55925154 \h </w:instrText>
            </w:r>
            <w:r>
              <w:rPr>
                <w:noProof/>
                <w:webHidden/>
              </w:rPr>
            </w:r>
          </w:ins>
          <w:r>
            <w:rPr>
              <w:noProof/>
              <w:webHidden/>
            </w:rPr>
            <w:fldChar w:fldCharType="separate"/>
          </w:r>
          <w:ins w:id="171" w:author="David Conklin" w:date="2020-11-10T18:23:00Z">
            <w:r>
              <w:rPr>
                <w:noProof/>
                <w:webHidden/>
              </w:rPr>
              <w:t>35</w:t>
            </w:r>
            <w:r>
              <w:rPr>
                <w:noProof/>
                <w:webHidden/>
              </w:rPr>
              <w:fldChar w:fldCharType="end"/>
            </w:r>
            <w:r w:rsidRPr="007B0BEF">
              <w:rPr>
                <w:rStyle w:val="Hyperlink"/>
                <w:noProof/>
              </w:rPr>
              <w:fldChar w:fldCharType="end"/>
            </w:r>
          </w:ins>
        </w:p>
        <w:p w14:paraId="413A6755" w14:textId="2E4AF29F" w:rsidR="00372E03" w:rsidRDefault="00372E03">
          <w:pPr>
            <w:pStyle w:val="TOC3"/>
            <w:tabs>
              <w:tab w:val="right" w:leader="dot" w:pos="9350"/>
            </w:tabs>
            <w:rPr>
              <w:ins w:id="172" w:author="David Conklin" w:date="2020-11-10T18:23:00Z"/>
              <w:rFonts w:eastAsiaTheme="minorEastAsia"/>
              <w:noProof/>
            </w:rPr>
          </w:pPr>
          <w:ins w:id="173"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"_Toc55925155"</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Wetland IDU parameters</w:t>
            </w:r>
            <w:r>
              <w:rPr>
                <w:noProof/>
                <w:webHidden/>
              </w:rPr>
              <w:tab/>
            </w:r>
            <w:r>
              <w:rPr>
                <w:noProof/>
                <w:webHidden/>
              </w:rPr>
              <w:fldChar w:fldCharType="begin"/>
            </w:r>
            <w:r>
              <w:rPr>
                <w:noProof/>
                <w:webHidden/>
              </w:rPr>
              <w:instrText xml:space="preserve"> PAGEREF _Toc55925155 \h </w:instrText>
            </w:r>
            <w:r>
              <w:rPr>
                <w:noProof/>
                <w:webHidden/>
              </w:rPr>
            </w:r>
          </w:ins>
          <w:r>
            <w:rPr>
              <w:noProof/>
              <w:webHidden/>
            </w:rPr>
            <w:fldChar w:fldCharType="separate"/>
          </w:r>
          <w:ins w:id="174" w:author="David Conklin" w:date="2020-11-10T18:23:00Z">
            <w:r>
              <w:rPr>
                <w:noProof/>
                <w:webHidden/>
              </w:rPr>
              <w:t>35</w:t>
            </w:r>
            <w:r>
              <w:rPr>
                <w:noProof/>
                <w:webHidden/>
              </w:rPr>
              <w:fldChar w:fldCharType="end"/>
            </w:r>
            <w:r w:rsidRPr="007B0BEF">
              <w:rPr>
                <w:rStyle w:val="Hyperlink"/>
                <w:noProof/>
              </w:rPr>
              <w:fldChar w:fldCharType="end"/>
            </w:r>
          </w:ins>
        </w:p>
        <w:p w14:paraId="789AFBDF" w14:textId="70379A82" w:rsidR="00372E03" w:rsidRDefault="00372E03">
          <w:pPr>
            <w:pStyle w:val="TOC3"/>
            <w:tabs>
              <w:tab w:val="right" w:leader="dot" w:pos="9350"/>
            </w:tabs>
            <w:rPr>
              <w:ins w:id="175" w:author="David Conklin" w:date="2020-11-10T18:23:00Z"/>
              <w:rFonts w:eastAsiaTheme="minorEastAsia"/>
              <w:noProof/>
            </w:rPr>
          </w:pPr>
          <w:ins w:id="176"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"_Toc55925156"</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Reach parameters</w:t>
            </w:r>
            <w:r>
              <w:rPr>
                <w:noProof/>
                <w:webHidden/>
              </w:rPr>
              <w:tab/>
            </w:r>
            <w:r>
              <w:rPr>
                <w:noProof/>
                <w:webHidden/>
              </w:rPr>
              <w:fldChar w:fldCharType="begin"/>
            </w:r>
            <w:r>
              <w:rPr>
                <w:noProof/>
                <w:webHidden/>
              </w:rPr>
              <w:instrText xml:space="preserve"> PAGEREF _Toc55925156 \h </w:instrText>
            </w:r>
            <w:r>
              <w:rPr>
                <w:noProof/>
                <w:webHidden/>
              </w:rPr>
            </w:r>
          </w:ins>
          <w:r>
            <w:rPr>
              <w:noProof/>
              <w:webHidden/>
            </w:rPr>
            <w:fldChar w:fldCharType="separate"/>
          </w:r>
          <w:ins w:id="177" w:author="David Conklin" w:date="2020-11-10T18:23:00Z">
            <w:r>
              <w:rPr>
                <w:noProof/>
                <w:webHidden/>
              </w:rPr>
              <w:t>35</w:t>
            </w:r>
            <w:r>
              <w:rPr>
                <w:noProof/>
                <w:webHidden/>
              </w:rPr>
              <w:fldChar w:fldCharType="end"/>
            </w:r>
            <w:r w:rsidRPr="007B0BEF">
              <w:rPr>
                <w:rStyle w:val="Hyperlink"/>
                <w:noProof/>
              </w:rPr>
              <w:fldChar w:fldCharType="end"/>
            </w:r>
          </w:ins>
        </w:p>
        <w:p w14:paraId="6CBD8B9A" w14:textId="1CF16166" w:rsidR="00372E03" w:rsidRDefault="00372E03">
          <w:pPr>
            <w:pStyle w:val="TOC2"/>
            <w:tabs>
              <w:tab w:val="right" w:leader="dot" w:pos="9350"/>
            </w:tabs>
            <w:rPr>
              <w:ins w:id="178" w:author="David Conklin" w:date="2020-11-10T18:23:00Z"/>
              <w:rFonts w:eastAsiaTheme="minorEastAsia"/>
              <w:noProof/>
            </w:rPr>
          </w:pPr>
          <w:ins w:id="179"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"_Toc55925157"</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Loss (or gain) of wetlands</w:t>
            </w:r>
            <w:r>
              <w:rPr>
                <w:noProof/>
                <w:webHidden/>
              </w:rPr>
              <w:tab/>
            </w:r>
            <w:r>
              <w:rPr>
                <w:noProof/>
                <w:webHidden/>
              </w:rPr>
              <w:fldChar w:fldCharType="begin"/>
            </w:r>
            <w:r>
              <w:rPr>
                <w:noProof/>
                <w:webHidden/>
              </w:rPr>
              <w:instrText xml:space="preserve"> PAGEREF _Toc55925157 \h </w:instrText>
            </w:r>
            <w:r>
              <w:rPr>
                <w:noProof/>
                <w:webHidden/>
              </w:rPr>
            </w:r>
          </w:ins>
          <w:r>
            <w:rPr>
              <w:noProof/>
              <w:webHidden/>
            </w:rPr>
            <w:fldChar w:fldCharType="separate"/>
          </w:r>
          <w:ins w:id="180" w:author="David Conklin" w:date="2020-11-10T18:23:00Z">
            <w:r>
              <w:rPr>
                <w:noProof/>
                <w:webHidden/>
              </w:rPr>
              <w:t>36</w:t>
            </w:r>
            <w:r>
              <w:rPr>
                <w:noProof/>
                <w:webHidden/>
              </w:rPr>
              <w:fldChar w:fldCharType="end"/>
            </w:r>
            <w:r w:rsidRPr="007B0BEF">
              <w:rPr>
                <w:rStyle w:val="Hyperlink"/>
                <w:noProof/>
              </w:rPr>
              <w:fldChar w:fldCharType="end"/>
            </w:r>
          </w:ins>
        </w:p>
        <w:p w14:paraId="3EA17ADF" w14:textId="437381BE" w:rsidR="00372E03" w:rsidRDefault="00372E03">
          <w:pPr>
            <w:pStyle w:val="TOC2"/>
            <w:tabs>
              <w:tab w:val="right" w:leader="dot" w:pos="9350"/>
            </w:tabs>
            <w:rPr>
              <w:ins w:id="181" w:author="David Conklin" w:date="2020-11-10T18:23:00Z"/>
              <w:rFonts w:eastAsiaTheme="minorEastAsia"/>
              <w:noProof/>
            </w:rPr>
          </w:pPr>
          <w:ins w:id="182"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"_Toc55925158"</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Reality check</w:t>
            </w:r>
            <w:r>
              <w:rPr>
                <w:noProof/>
                <w:webHidden/>
              </w:rPr>
              <w:tab/>
            </w:r>
            <w:r>
              <w:rPr>
                <w:noProof/>
                <w:webHidden/>
              </w:rPr>
              <w:fldChar w:fldCharType="begin"/>
            </w:r>
            <w:r>
              <w:rPr>
                <w:noProof/>
                <w:webHidden/>
              </w:rPr>
              <w:instrText xml:space="preserve"> PAGEREF _Toc55925158 \h </w:instrText>
            </w:r>
            <w:r>
              <w:rPr>
                <w:noProof/>
                <w:webHidden/>
              </w:rPr>
            </w:r>
          </w:ins>
          <w:r>
            <w:rPr>
              <w:noProof/>
              <w:webHidden/>
            </w:rPr>
            <w:fldChar w:fldCharType="separate"/>
          </w:r>
          <w:ins w:id="183" w:author="David Conklin" w:date="2020-11-10T18:23:00Z">
            <w:r>
              <w:rPr>
                <w:noProof/>
                <w:webHidden/>
              </w:rPr>
              <w:t>36</w:t>
            </w:r>
            <w:r>
              <w:rPr>
                <w:noProof/>
                <w:webHidden/>
              </w:rPr>
              <w:fldChar w:fldCharType="end"/>
            </w:r>
            <w:r w:rsidRPr="007B0BEF">
              <w:rPr>
                <w:rStyle w:val="Hyperlink"/>
                <w:noProof/>
              </w:rPr>
              <w:fldChar w:fldCharType="end"/>
            </w:r>
          </w:ins>
        </w:p>
        <w:p w14:paraId="53F39474" w14:textId="2AAAC2DB" w:rsidR="00372E03" w:rsidRDefault="00372E03">
          <w:pPr>
            <w:pStyle w:val="TOC2"/>
            <w:tabs>
              <w:tab w:val="right" w:leader="dot" w:pos="9350"/>
            </w:tabs>
            <w:rPr>
              <w:ins w:id="184" w:author="David Conklin" w:date="2020-11-10T18:23:00Z"/>
              <w:rFonts w:eastAsiaTheme="minorEastAsia"/>
              <w:noProof/>
            </w:rPr>
          </w:pPr>
          <w:ins w:id="185"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"_Toc55925159"</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High Cascades Springs</w:t>
            </w:r>
            <w:r>
              <w:rPr>
                <w:noProof/>
                <w:webHidden/>
              </w:rPr>
              <w:tab/>
            </w:r>
            <w:r>
              <w:rPr>
                <w:noProof/>
                <w:webHidden/>
              </w:rPr>
              <w:fldChar w:fldCharType="begin"/>
            </w:r>
            <w:r>
              <w:rPr>
                <w:noProof/>
                <w:webHidden/>
              </w:rPr>
              <w:instrText xml:space="preserve"> PAGEREF _Toc55925159 \h </w:instrText>
            </w:r>
            <w:r>
              <w:rPr>
                <w:noProof/>
                <w:webHidden/>
              </w:rPr>
            </w:r>
          </w:ins>
          <w:r>
            <w:rPr>
              <w:noProof/>
              <w:webHidden/>
            </w:rPr>
            <w:fldChar w:fldCharType="separate"/>
          </w:r>
          <w:ins w:id="186" w:author="David Conklin" w:date="2020-11-10T18:23:00Z">
            <w:r>
              <w:rPr>
                <w:noProof/>
                <w:webHidden/>
              </w:rPr>
              <w:t>38</w:t>
            </w:r>
            <w:r>
              <w:rPr>
                <w:noProof/>
                <w:webHidden/>
              </w:rPr>
              <w:fldChar w:fldCharType="end"/>
            </w:r>
            <w:r w:rsidRPr="007B0BEF">
              <w:rPr>
                <w:rStyle w:val="Hyperlink"/>
                <w:noProof/>
              </w:rPr>
              <w:fldChar w:fldCharType="end"/>
            </w:r>
          </w:ins>
        </w:p>
        <w:p w14:paraId="4292FF01" w14:textId="6BE30E09" w:rsidR="00372E03" w:rsidRDefault="00372E03">
          <w:pPr>
            <w:pStyle w:val="TOC2"/>
            <w:tabs>
              <w:tab w:val="right" w:leader="dot" w:pos="9350"/>
            </w:tabs>
            <w:rPr>
              <w:ins w:id="187" w:author="David Conklin" w:date="2020-11-10T18:23:00Z"/>
              <w:rFonts w:eastAsiaTheme="minorEastAsia"/>
              <w:noProof/>
            </w:rPr>
          </w:pPr>
          <w:ins w:id="188" w:author="David Conklin" w:date="2020-11-10T18:23:00Z">
            <w:r w:rsidRPr="007B0BEF">
              <w:rPr>
                <w:rStyle w:val="Hyperlink"/>
                <w:noProof/>
              </w:rPr>
              <w:lastRenderedPageBreak/>
              <w:fldChar w:fldCharType="begin"/>
            </w:r>
            <w:r w:rsidRPr="007B0BEF">
              <w:rPr>
                <w:rStyle w:val="Hyperlink"/>
                <w:noProof/>
              </w:rPr>
              <w:instrText xml:space="preserve"> </w:instrText>
            </w:r>
            <w:r>
              <w:rPr>
                <w:noProof/>
              </w:rPr>
              <w:instrText>HYPERLINK \l "_Toc55925160"</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Calibration</w:t>
            </w:r>
            <w:r>
              <w:rPr>
                <w:noProof/>
                <w:webHidden/>
              </w:rPr>
              <w:tab/>
            </w:r>
            <w:r>
              <w:rPr>
                <w:noProof/>
                <w:webHidden/>
              </w:rPr>
              <w:fldChar w:fldCharType="begin"/>
            </w:r>
            <w:r>
              <w:rPr>
                <w:noProof/>
                <w:webHidden/>
              </w:rPr>
              <w:instrText xml:space="preserve"> PAGEREF _Toc55925160 \h </w:instrText>
            </w:r>
            <w:r>
              <w:rPr>
                <w:noProof/>
                <w:webHidden/>
              </w:rPr>
            </w:r>
          </w:ins>
          <w:r>
            <w:rPr>
              <w:noProof/>
              <w:webHidden/>
            </w:rPr>
            <w:fldChar w:fldCharType="separate"/>
          </w:r>
          <w:ins w:id="189" w:author="David Conklin" w:date="2020-11-10T18:23:00Z">
            <w:r>
              <w:rPr>
                <w:noProof/>
                <w:webHidden/>
              </w:rPr>
              <w:t>39</w:t>
            </w:r>
            <w:r>
              <w:rPr>
                <w:noProof/>
                <w:webHidden/>
              </w:rPr>
              <w:fldChar w:fldCharType="end"/>
            </w:r>
            <w:r w:rsidRPr="007B0BEF">
              <w:rPr>
                <w:rStyle w:val="Hyperlink"/>
                <w:noProof/>
              </w:rPr>
              <w:fldChar w:fldCharType="end"/>
            </w:r>
          </w:ins>
        </w:p>
        <w:p w14:paraId="1C4DB38A" w14:textId="635DFC4E" w:rsidR="00372E03" w:rsidRDefault="00372E03">
          <w:pPr>
            <w:pStyle w:val="TOC2"/>
            <w:tabs>
              <w:tab w:val="right" w:leader="dot" w:pos="9350"/>
            </w:tabs>
            <w:rPr>
              <w:ins w:id="190" w:author="David Conklin" w:date="2020-11-10T18:23:00Z"/>
              <w:rFonts w:eastAsiaTheme="minorEastAsia"/>
              <w:noProof/>
            </w:rPr>
          </w:pPr>
          <w:ins w:id="191"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"_Toc55925161"</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Simulated McKenzie basin water budget</w:t>
            </w:r>
            <w:r>
              <w:rPr>
                <w:noProof/>
                <w:webHidden/>
              </w:rPr>
              <w:tab/>
            </w:r>
            <w:r>
              <w:rPr>
                <w:noProof/>
                <w:webHidden/>
              </w:rPr>
              <w:fldChar w:fldCharType="begin"/>
            </w:r>
            <w:r>
              <w:rPr>
                <w:noProof/>
                <w:webHidden/>
              </w:rPr>
              <w:instrText xml:space="preserve"> PAGEREF _Toc55925161 \h </w:instrText>
            </w:r>
            <w:r>
              <w:rPr>
                <w:noProof/>
                <w:webHidden/>
              </w:rPr>
            </w:r>
          </w:ins>
          <w:r>
            <w:rPr>
              <w:noProof/>
              <w:webHidden/>
            </w:rPr>
            <w:fldChar w:fldCharType="separate"/>
          </w:r>
          <w:ins w:id="192" w:author="David Conklin" w:date="2020-11-10T18:23:00Z">
            <w:r>
              <w:rPr>
                <w:noProof/>
                <w:webHidden/>
              </w:rPr>
              <w:t>41</w:t>
            </w:r>
            <w:r>
              <w:rPr>
                <w:noProof/>
                <w:webHidden/>
              </w:rPr>
              <w:fldChar w:fldCharType="end"/>
            </w:r>
            <w:r w:rsidRPr="007B0BEF">
              <w:rPr>
                <w:rStyle w:val="Hyperlink"/>
                <w:noProof/>
              </w:rPr>
              <w:fldChar w:fldCharType="end"/>
            </w:r>
          </w:ins>
        </w:p>
        <w:p w14:paraId="6BED775E" w14:textId="7C884BEC" w:rsidR="00372E03" w:rsidRDefault="00372E03">
          <w:pPr>
            <w:pStyle w:val="TOC2"/>
            <w:tabs>
              <w:tab w:val="right" w:leader="dot" w:pos="9350"/>
            </w:tabs>
            <w:rPr>
              <w:ins w:id="193" w:author="David Conklin" w:date="2020-11-10T18:23:00Z"/>
              <w:rFonts w:eastAsiaTheme="minorEastAsia"/>
              <w:noProof/>
            </w:rPr>
          </w:pPr>
          <w:ins w:id="194"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"_Toc55925162"</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Clackamas wetlands v. McKenzie wetlands</w:t>
            </w:r>
            <w:r>
              <w:rPr>
                <w:noProof/>
                <w:webHidden/>
              </w:rPr>
              <w:tab/>
            </w:r>
            <w:r>
              <w:rPr>
                <w:noProof/>
                <w:webHidden/>
              </w:rPr>
              <w:fldChar w:fldCharType="begin"/>
            </w:r>
            <w:r>
              <w:rPr>
                <w:noProof/>
                <w:webHidden/>
              </w:rPr>
              <w:instrText xml:space="preserve"> PAGEREF _Toc55925162 \h </w:instrText>
            </w:r>
            <w:r>
              <w:rPr>
                <w:noProof/>
                <w:webHidden/>
              </w:rPr>
            </w:r>
          </w:ins>
          <w:r>
            <w:rPr>
              <w:noProof/>
              <w:webHidden/>
            </w:rPr>
            <w:fldChar w:fldCharType="separate"/>
          </w:r>
          <w:ins w:id="195" w:author="David Conklin" w:date="2020-11-10T18:23:00Z">
            <w:r>
              <w:rPr>
                <w:noProof/>
                <w:webHidden/>
              </w:rPr>
              <w:t>41</w:t>
            </w:r>
            <w:r>
              <w:rPr>
                <w:noProof/>
                <w:webHidden/>
              </w:rPr>
              <w:fldChar w:fldCharType="end"/>
            </w:r>
            <w:r w:rsidRPr="007B0BEF">
              <w:rPr>
                <w:rStyle w:val="Hyperlink"/>
                <w:noProof/>
              </w:rPr>
              <w:fldChar w:fldCharType="end"/>
            </w:r>
          </w:ins>
        </w:p>
        <w:p w14:paraId="100940DF" w14:textId="4503E2BC" w:rsidR="00372E03" w:rsidRDefault="00372E03">
          <w:pPr>
            <w:pStyle w:val="TOC1"/>
            <w:tabs>
              <w:tab w:val="right" w:leader="dot" w:pos="9350"/>
            </w:tabs>
            <w:rPr>
              <w:ins w:id="196" w:author="David Conklin" w:date="2020-11-10T18:23:00Z"/>
              <w:rFonts w:eastAsiaTheme="minorEastAsia"/>
              <w:noProof/>
            </w:rPr>
          </w:pPr>
          <w:ins w:id="197"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"_Toc55925163"</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The Clackamas Basin</w:t>
            </w:r>
            <w:r>
              <w:rPr>
                <w:noProof/>
                <w:webHidden/>
              </w:rPr>
              <w:tab/>
            </w:r>
            <w:r>
              <w:rPr>
                <w:noProof/>
                <w:webHidden/>
              </w:rPr>
              <w:fldChar w:fldCharType="begin"/>
            </w:r>
            <w:r>
              <w:rPr>
                <w:noProof/>
                <w:webHidden/>
              </w:rPr>
              <w:instrText xml:space="preserve"> PAGEREF _Toc55925163 \h </w:instrText>
            </w:r>
            <w:r>
              <w:rPr>
                <w:noProof/>
                <w:webHidden/>
              </w:rPr>
            </w:r>
          </w:ins>
          <w:r>
            <w:rPr>
              <w:noProof/>
              <w:webHidden/>
            </w:rPr>
            <w:fldChar w:fldCharType="separate"/>
          </w:r>
          <w:ins w:id="198" w:author="David Conklin" w:date="2020-11-10T18:23:00Z">
            <w:r>
              <w:rPr>
                <w:noProof/>
                <w:webHidden/>
              </w:rPr>
              <w:t>42</w:t>
            </w:r>
            <w:r>
              <w:rPr>
                <w:noProof/>
                <w:webHidden/>
              </w:rPr>
              <w:fldChar w:fldCharType="end"/>
            </w:r>
            <w:r w:rsidRPr="007B0BEF">
              <w:rPr>
                <w:rStyle w:val="Hyperlink"/>
                <w:noProof/>
              </w:rPr>
              <w:fldChar w:fldCharType="end"/>
            </w:r>
          </w:ins>
        </w:p>
        <w:p w14:paraId="4E0A57E5" w14:textId="1EA8BDAE" w:rsidR="00372E03" w:rsidRDefault="00372E03">
          <w:pPr>
            <w:pStyle w:val="TOC1"/>
            <w:tabs>
              <w:tab w:val="right" w:leader="dot" w:pos="9350"/>
            </w:tabs>
            <w:rPr>
              <w:ins w:id="199" w:author="David Conklin" w:date="2020-11-10T18:23:00Z"/>
              <w:rFonts w:eastAsiaTheme="minorEastAsia"/>
              <w:noProof/>
            </w:rPr>
          </w:pPr>
          <w:ins w:id="200"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"_Toc55925164"</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Directory structure and file names</w:t>
            </w:r>
            <w:r>
              <w:rPr>
                <w:noProof/>
                <w:webHidden/>
              </w:rPr>
              <w:tab/>
            </w:r>
            <w:r>
              <w:rPr>
                <w:noProof/>
                <w:webHidden/>
              </w:rPr>
              <w:fldChar w:fldCharType="begin"/>
            </w:r>
            <w:r>
              <w:rPr>
                <w:noProof/>
                <w:webHidden/>
              </w:rPr>
              <w:instrText xml:space="preserve"> PAGEREF _Toc55925164 \h </w:instrText>
            </w:r>
            <w:r>
              <w:rPr>
                <w:noProof/>
                <w:webHidden/>
              </w:rPr>
            </w:r>
          </w:ins>
          <w:r>
            <w:rPr>
              <w:noProof/>
              <w:webHidden/>
            </w:rPr>
            <w:fldChar w:fldCharType="separate"/>
          </w:r>
          <w:ins w:id="201" w:author="David Conklin" w:date="2020-11-10T18:23:00Z">
            <w:r>
              <w:rPr>
                <w:noProof/>
                <w:webHidden/>
              </w:rPr>
              <w:t>43</w:t>
            </w:r>
            <w:r>
              <w:rPr>
                <w:noProof/>
                <w:webHidden/>
              </w:rPr>
              <w:fldChar w:fldCharType="end"/>
            </w:r>
            <w:r w:rsidRPr="007B0BEF">
              <w:rPr>
                <w:rStyle w:val="Hyperlink"/>
                <w:noProof/>
              </w:rPr>
              <w:fldChar w:fldCharType="end"/>
            </w:r>
          </w:ins>
        </w:p>
        <w:p w14:paraId="7DDABE76" w14:textId="75047E3D" w:rsidR="00372E03" w:rsidRDefault="00372E03">
          <w:pPr>
            <w:pStyle w:val="TOC1"/>
            <w:tabs>
              <w:tab w:val="right" w:leader="dot" w:pos="9350"/>
            </w:tabs>
            <w:rPr>
              <w:ins w:id="202" w:author="David Conklin" w:date="2020-11-10T18:23:00Z"/>
              <w:rFonts w:eastAsiaTheme="minorEastAsia"/>
              <w:noProof/>
            </w:rPr>
          </w:pPr>
          <w:ins w:id="203"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"_Toc55925165"</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Release Log</w:t>
            </w:r>
            <w:r>
              <w:rPr>
                <w:noProof/>
                <w:webHidden/>
              </w:rPr>
              <w:tab/>
            </w:r>
            <w:r>
              <w:rPr>
                <w:noProof/>
                <w:webHidden/>
              </w:rPr>
              <w:fldChar w:fldCharType="begin"/>
            </w:r>
            <w:r>
              <w:rPr>
                <w:noProof/>
                <w:webHidden/>
              </w:rPr>
              <w:instrText xml:space="preserve"> PAGEREF _Toc55925165 \h </w:instrText>
            </w:r>
            <w:r>
              <w:rPr>
                <w:noProof/>
                <w:webHidden/>
              </w:rPr>
            </w:r>
          </w:ins>
          <w:r>
            <w:rPr>
              <w:noProof/>
              <w:webHidden/>
            </w:rPr>
            <w:fldChar w:fldCharType="separate"/>
          </w:r>
          <w:ins w:id="204" w:author="David Conklin" w:date="2020-11-10T18:23:00Z">
            <w:r>
              <w:rPr>
                <w:noProof/>
                <w:webHidden/>
              </w:rPr>
              <w:t>44</w:t>
            </w:r>
            <w:r>
              <w:rPr>
                <w:noProof/>
                <w:webHidden/>
              </w:rPr>
              <w:fldChar w:fldCharType="end"/>
            </w:r>
            <w:r w:rsidRPr="007B0BEF">
              <w:rPr>
                <w:rStyle w:val="Hyperlink"/>
                <w:noProof/>
              </w:rPr>
              <w:fldChar w:fldCharType="end"/>
            </w:r>
          </w:ins>
        </w:p>
        <w:p w14:paraId="4BC99FA4" w14:textId="0D6BE940" w:rsidR="00372E03" w:rsidRDefault="00372E03">
          <w:pPr>
            <w:pStyle w:val="TOC1"/>
            <w:tabs>
              <w:tab w:val="right" w:leader="dot" w:pos="9350"/>
            </w:tabs>
            <w:rPr>
              <w:ins w:id="205" w:author="David Conklin" w:date="2020-11-10T18:23:00Z"/>
              <w:rFonts w:eastAsiaTheme="minorEastAsia"/>
              <w:noProof/>
            </w:rPr>
          </w:pPr>
          <w:ins w:id="206"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"_Toc55925166"</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References</w:t>
            </w:r>
            <w:r>
              <w:rPr>
                <w:noProof/>
                <w:webHidden/>
              </w:rPr>
              <w:tab/>
            </w:r>
            <w:r>
              <w:rPr>
                <w:noProof/>
                <w:webHidden/>
              </w:rPr>
              <w:fldChar w:fldCharType="begin"/>
            </w:r>
            <w:r>
              <w:rPr>
                <w:noProof/>
                <w:webHidden/>
              </w:rPr>
              <w:instrText xml:space="preserve"> PAGEREF _Toc55925166 \h </w:instrText>
            </w:r>
            <w:r>
              <w:rPr>
                <w:noProof/>
                <w:webHidden/>
              </w:rPr>
            </w:r>
          </w:ins>
          <w:r>
            <w:rPr>
              <w:noProof/>
              <w:webHidden/>
            </w:rPr>
            <w:fldChar w:fldCharType="separate"/>
          </w:r>
          <w:ins w:id="207" w:author="David Conklin" w:date="2020-11-10T18:23:00Z">
            <w:r>
              <w:rPr>
                <w:noProof/>
                <w:webHidden/>
              </w:rPr>
              <w:t>46</w:t>
            </w:r>
            <w:r>
              <w:rPr>
                <w:noProof/>
                <w:webHidden/>
              </w:rPr>
              <w:fldChar w:fldCharType="end"/>
            </w:r>
            <w:r w:rsidRPr="007B0BEF">
              <w:rPr>
                <w:rStyle w:val="Hyperlink"/>
                <w:noProof/>
              </w:rPr>
              <w:fldChar w:fldCharType="end"/>
            </w:r>
          </w:ins>
        </w:p>
        <w:p w14:paraId="10FE2A47" w14:textId="7683EB75" w:rsidR="00372E03" w:rsidRDefault="00372E03">
          <w:pPr>
            <w:pStyle w:val="TOC1"/>
            <w:tabs>
              <w:tab w:val="right" w:leader="dot" w:pos="9350"/>
            </w:tabs>
            <w:rPr>
              <w:ins w:id="208" w:author="David Conklin" w:date="2020-11-10T18:23:00Z"/>
              <w:rFonts w:eastAsiaTheme="minorEastAsia"/>
              <w:noProof/>
            </w:rPr>
          </w:pPr>
          <w:ins w:id="209" w:author="David Conklin" w:date="2020-11-10T18:23:00Z">
            <w:r w:rsidRPr="007B0BEF">
              <w:rPr>
                <w:rStyle w:val="Hyperlink"/>
                <w:noProof/>
              </w:rPr>
              <w:fldChar w:fldCharType="begin"/>
            </w:r>
            <w:r w:rsidRPr="007B0BEF">
              <w:rPr>
                <w:rStyle w:val="Hyperlink"/>
                <w:noProof/>
              </w:rPr>
              <w:instrText xml:space="preserve"> </w:instrText>
            </w:r>
            <w:r>
              <w:rPr>
                <w:noProof/>
              </w:rPr>
              <w:instrText>HYPERLINK \l "_Toc55925167"</w:instrText>
            </w:r>
            <w:r w:rsidRPr="007B0BEF">
              <w:rPr>
                <w:rStyle w:val="Hyperlink"/>
                <w:noProof/>
              </w:rPr>
              <w:instrText xml:space="preserve"> </w:instrText>
            </w:r>
            <w:r w:rsidRPr="007B0BEF">
              <w:rPr>
                <w:rStyle w:val="Hyperlink"/>
                <w:noProof/>
              </w:rPr>
            </w:r>
            <w:r w:rsidRPr="007B0BEF">
              <w:rPr>
                <w:rStyle w:val="Hyperlink"/>
                <w:noProof/>
              </w:rPr>
              <w:fldChar w:fldCharType="separate"/>
            </w:r>
            <w:r w:rsidRPr="007B0BEF">
              <w:rPr>
                <w:rStyle w:val="Hyperlink"/>
                <w:noProof/>
              </w:rPr>
              <w:t>Acronyms and Abbreviations</w:t>
            </w:r>
            <w:r>
              <w:rPr>
                <w:noProof/>
                <w:webHidden/>
              </w:rPr>
              <w:tab/>
            </w:r>
            <w:r>
              <w:rPr>
                <w:noProof/>
                <w:webHidden/>
              </w:rPr>
              <w:fldChar w:fldCharType="begin"/>
            </w:r>
            <w:r>
              <w:rPr>
                <w:noProof/>
                <w:webHidden/>
              </w:rPr>
              <w:instrText xml:space="preserve"> PAGEREF _Toc55925167 \h </w:instrText>
            </w:r>
            <w:r>
              <w:rPr>
                <w:noProof/>
                <w:webHidden/>
              </w:rPr>
            </w:r>
          </w:ins>
          <w:r>
            <w:rPr>
              <w:noProof/>
              <w:webHidden/>
            </w:rPr>
            <w:fldChar w:fldCharType="separate"/>
          </w:r>
          <w:ins w:id="210" w:author="David Conklin" w:date="2020-11-10T18:23:00Z">
            <w:r>
              <w:rPr>
                <w:noProof/>
                <w:webHidden/>
              </w:rPr>
              <w:t>47</w:t>
            </w:r>
            <w:r>
              <w:rPr>
                <w:noProof/>
                <w:webHidden/>
              </w:rPr>
              <w:fldChar w:fldCharType="end"/>
            </w:r>
            <w:r w:rsidRPr="007B0BEF">
              <w:rPr>
                <w:rStyle w:val="Hyperlink"/>
                <w:noProof/>
              </w:rPr>
              <w:fldChar w:fldCharType="end"/>
            </w:r>
          </w:ins>
        </w:p>
        <w:p w14:paraId="76C233B1" w14:textId="42A791EA" w:rsidR="006A13B7" w:rsidDel="004061C2" w:rsidRDefault="00286383">
          <w:pPr>
            <w:pStyle w:val="TOC1"/>
            <w:tabs>
              <w:tab w:val="right" w:leader="dot" w:pos="9350"/>
            </w:tabs>
            <w:rPr>
              <w:del w:id="211" w:author="David Conklin" w:date="2020-11-09T17:34:00Z"/>
              <w:rFonts w:eastAsiaTheme="minorEastAsia"/>
              <w:noProof/>
            </w:rPr>
          </w:pPr>
          <w:del w:id="212" w:author="David Conklin" w:date="2020-11-09T17:34:00Z">
            <w:r w:rsidDel="004061C2">
              <w:rPr>
                <w:noProof/>
              </w:rPr>
              <w:fldChar w:fldCharType="begin"/>
            </w:r>
            <w:r w:rsidDel="004061C2">
              <w:rPr>
                <w:noProof/>
              </w:rPr>
              <w:delInstrText xml:space="preserve"> HYPERLINK \l "_Toc53219774" </w:delInstrText>
            </w:r>
            <w:r w:rsidDel="004061C2">
              <w:rPr>
                <w:noProof/>
              </w:rPr>
              <w:fldChar w:fldCharType="separate"/>
            </w:r>
          </w:del>
          <w:ins w:id="213" w:author="David Conklin" w:date="2020-11-10T18:23:00Z">
            <w:r w:rsidR="00372E03">
              <w:rPr>
                <w:b/>
                <w:bCs/>
                <w:noProof/>
              </w:rPr>
              <w:t>Error! Hyperlink reference not valid.</w:t>
            </w:r>
          </w:ins>
          <w:del w:id="214" w:author="David Conklin" w:date="2020-11-09T17:34:00Z">
            <w:r w:rsidR="006A13B7" w:rsidRPr="00885EEF" w:rsidDel="004061C2">
              <w:rPr>
                <w:rStyle w:val="Hyperlink"/>
                <w:noProof/>
              </w:rPr>
              <w:delText>What is a digital handbook?</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_Toc53219774 \h </w:delInstrText>
            </w:r>
            <w:r w:rsidR="006A13B7" w:rsidDel="004061C2">
              <w:rPr>
                <w:noProof/>
                <w:webHidden/>
              </w:rPr>
            </w:r>
            <w:r w:rsidR="006A13B7" w:rsidDel="004061C2">
              <w:rPr>
                <w:noProof/>
                <w:webHidden/>
              </w:rPr>
              <w:fldChar w:fldCharType="separate"/>
            </w:r>
          </w:del>
          <w:del w:id="215" w:author="David Conklin" w:date="2020-11-09T07:32:00Z">
            <w:r w:rsidR="006A13B7" w:rsidDel="00286383">
              <w:rPr>
                <w:noProof/>
                <w:webHidden/>
              </w:rPr>
              <w:delText>4</w:delText>
            </w:r>
          </w:del>
          <w:del w:id="216" w:author="David Conklin" w:date="2020-11-09T17:34:00Z">
            <w:r w:rsidR="006A13B7" w:rsidDel="004061C2">
              <w:rPr>
                <w:noProof/>
                <w:webHidden/>
              </w:rPr>
              <w:fldChar w:fldCharType="end"/>
            </w:r>
            <w:r w:rsidDel="004061C2">
              <w:rPr>
                <w:noProof/>
              </w:rPr>
              <w:fldChar w:fldCharType="end"/>
            </w:r>
          </w:del>
        </w:p>
        <w:p w14:paraId="1345F202" w14:textId="535F4C76" w:rsidR="006A13B7" w:rsidDel="004061C2" w:rsidRDefault="00286383">
          <w:pPr>
            <w:pStyle w:val="TOC1"/>
            <w:tabs>
              <w:tab w:val="right" w:leader="dot" w:pos="9350"/>
            </w:tabs>
            <w:rPr>
              <w:del w:id="217" w:author="David Conklin" w:date="2020-11-09T17:34:00Z"/>
              <w:rFonts w:eastAsiaTheme="minorEastAsia"/>
              <w:noProof/>
            </w:rPr>
          </w:pPr>
          <w:del w:id="218" w:author="David Conklin" w:date="2020-11-09T17:34:00Z">
            <w:r w:rsidDel="004061C2">
              <w:rPr>
                <w:noProof/>
              </w:rPr>
              <w:fldChar w:fldCharType="begin"/>
            </w:r>
            <w:r w:rsidDel="004061C2">
              <w:rPr>
                <w:noProof/>
              </w:rPr>
              <w:delInstrText xml:space="preserve"> HYPERLINK \l "_Toc53219775" </w:delInstrText>
            </w:r>
            <w:r w:rsidDel="004061C2">
              <w:rPr>
                <w:noProof/>
              </w:rPr>
              <w:fldChar w:fldCharType="separate"/>
            </w:r>
          </w:del>
          <w:ins w:id="219" w:author="David Conklin" w:date="2020-11-10T18:23:00Z">
            <w:r w:rsidR="00372E03">
              <w:rPr>
                <w:b/>
                <w:bCs/>
                <w:noProof/>
              </w:rPr>
              <w:t>Error! Hyperlink reference not valid.</w:t>
            </w:r>
          </w:ins>
          <w:del w:id="220" w:author="David Conklin" w:date="2020-11-09T17:34:00Z">
            <w:r w:rsidR="006A13B7" w:rsidRPr="00885EEF" w:rsidDel="004061C2">
              <w:rPr>
                <w:rStyle w:val="Hyperlink"/>
                <w:noProof/>
              </w:rPr>
              <w:delText>CW3M concept</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_Toc53219775 \h </w:delInstrText>
            </w:r>
            <w:r w:rsidR="006A13B7" w:rsidDel="004061C2">
              <w:rPr>
                <w:noProof/>
                <w:webHidden/>
              </w:rPr>
            </w:r>
            <w:r w:rsidR="006A13B7" w:rsidDel="004061C2">
              <w:rPr>
                <w:noProof/>
                <w:webHidden/>
              </w:rPr>
              <w:fldChar w:fldCharType="separate"/>
            </w:r>
          </w:del>
          <w:del w:id="221" w:author="David Conklin" w:date="2020-11-09T07:32:00Z">
            <w:r w:rsidR="006A13B7" w:rsidDel="00286383">
              <w:rPr>
                <w:noProof/>
                <w:webHidden/>
              </w:rPr>
              <w:delText>4</w:delText>
            </w:r>
          </w:del>
          <w:del w:id="222" w:author="David Conklin" w:date="2020-11-09T17:34:00Z">
            <w:r w:rsidR="006A13B7" w:rsidDel="004061C2">
              <w:rPr>
                <w:noProof/>
                <w:webHidden/>
              </w:rPr>
              <w:fldChar w:fldCharType="end"/>
            </w:r>
            <w:r w:rsidDel="004061C2">
              <w:rPr>
                <w:noProof/>
              </w:rPr>
              <w:fldChar w:fldCharType="end"/>
            </w:r>
          </w:del>
        </w:p>
        <w:p w14:paraId="7D61EEFF" w14:textId="0135F2C0" w:rsidR="006A13B7" w:rsidDel="004061C2" w:rsidRDefault="00286383">
          <w:pPr>
            <w:pStyle w:val="TOC2"/>
            <w:tabs>
              <w:tab w:val="right" w:leader="dot" w:pos="9350"/>
            </w:tabs>
            <w:rPr>
              <w:del w:id="223" w:author="David Conklin" w:date="2020-11-09T17:34:00Z"/>
              <w:rFonts w:eastAsiaTheme="minorEastAsia"/>
              <w:noProof/>
            </w:rPr>
          </w:pPr>
          <w:del w:id="224" w:author="David Conklin" w:date="2020-11-09T17:34:00Z">
            <w:r w:rsidDel="004061C2">
              <w:rPr>
                <w:noProof/>
              </w:rPr>
              <w:fldChar w:fldCharType="begin"/>
            </w:r>
            <w:r w:rsidDel="004061C2">
              <w:rPr>
                <w:noProof/>
              </w:rPr>
              <w:delInstrText xml:space="preserve"> HYPERLINK \l "_Toc53219776" </w:delInstrText>
            </w:r>
            <w:r w:rsidDel="004061C2">
              <w:rPr>
                <w:noProof/>
              </w:rPr>
              <w:fldChar w:fldCharType="separate"/>
            </w:r>
          </w:del>
          <w:ins w:id="225" w:author="David Conklin" w:date="2020-11-10T18:23:00Z">
            <w:r w:rsidR="00372E03">
              <w:rPr>
                <w:b/>
                <w:bCs/>
                <w:noProof/>
              </w:rPr>
              <w:t>Error! Hyperlink reference not valid.</w:t>
            </w:r>
          </w:ins>
          <w:del w:id="226" w:author="David Conklin" w:date="2020-11-09T17:34:00Z">
            <w:r w:rsidR="006A13B7" w:rsidRPr="00885EEF" w:rsidDel="004061C2">
              <w:rPr>
                <w:rStyle w:val="Hyperlink"/>
                <w:noProof/>
              </w:rPr>
              <w:delText>A different kind of community model</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_Toc53219776 \h </w:delInstrText>
            </w:r>
            <w:r w:rsidR="006A13B7" w:rsidDel="004061C2">
              <w:rPr>
                <w:noProof/>
                <w:webHidden/>
              </w:rPr>
            </w:r>
            <w:r w:rsidR="006A13B7" w:rsidDel="004061C2">
              <w:rPr>
                <w:noProof/>
                <w:webHidden/>
              </w:rPr>
              <w:fldChar w:fldCharType="separate"/>
            </w:r>
          </w:del>
          <w:del w:id="227" w:author="David Conklin" w:date="2020-11-09T07:32:00Z">
            <w:r w:rsidR="006A13B7" w:rsidDel="00286383">
              <w:rPr>
                <w:noProof/>
                <w:webHidden/>
              </w:rPr>
              <w:delText>4</w:delText>
            </w:r>
          </w:del>
          <w:del w:id="228" w:author="David Conklin" w:date="2020-11-09T17:34:00Z">
            <w:r w:rsidR="006A13B7" w:rsidDel="004061C2">
              <w:rPr>
                <w:noProof/>
                <w:webHidden/>
              </w:rPr>
              <w:fldChar w:fldCharType="end"/>
            </w:r>
            <w:r w:rsidDel="004061C2">
              <w:rPr>
                <w:noProof/>
              </w:rPr>
              <w:fldChar w:fldCharType="end"/>
            </w:r>
          </w:del>
        </w:p>
        <w:p w14:paraId="311A9649" w14:textId="766F1640" w:rsidR="006A13B7" w:rsidDel="004061C2" w:rsidRDefault="00286383">
          <w:pPr>
            <w:pStyle w:val="TOC2"/>
            <w:tabs>
              <w:tab w:val="right" w:leader="dot" w:pos="9350"/>
            </w:tabs>
            <w:rPr>
              <w:del w:id="229" w:author="David Conklin" w:date="2020-11-09T17:34:00Z"/>
              <w:rFonts w:eastAsiaTheme="minorEastAsia"/>
              <w:noProof/>
            </w:rPr>
          </w:pPr>
          <w:del w:id="230" w:author="David Conklin" w:date="2020-11-09T17:34:00Z">
            <w:r w:rsidDel="004061C2">
              <w:rPr>
                <w:noProof/>
              </w:rPr>
              <w:fldChar w:fldCharType="begin"/>
            </w:r>
            <w:r w:rsidDel="004061C2">
              <w:rPr>
                <w:noProof/>
              </w:rPr>
              <w:delInstrText xml:space="preserve"> HYPERLINK \l "_Toc53219777" </w:delInstrText>
            </w:r>
            <w:r w:rsidDel="004061C2">
              <w:rPr>
                <w:noProof/>
              </w:rPr>
              <w:fldChar w:fldCharType="separate"/>
            </w:r>
          </w:del>
          <w:ins w:id="231" w:author="David Conklin" w:date="2020-11-10T18:23:00Z">
            <w:r w:rsidR="00372E03">
              <w:rPr>
                <w:b/>
                <w:bCs/>
                <w:noProof/>
              </w:rPr>
              <w:t>Error! Hyperlink reference not valid.</w:t>
            </w:r>
          </w:ins>
          <w:del w:id="232" w:author="David Conklin" w:date="2020-11-09T17:34:00Z">
            <w:r w:rsidR="006A13B7" w:rsidRPr="00885EEF" w:rsidDel="004061C2">
              <w:rPr>
                <w:rStyle w:val="Hyperlink"/>
                <w:noProof/>
              </w:rPr>
              <w:delText>What CW3M is for</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_Toc53219777 \h </w:delInstrText>
            </w:r>
            <w:r w:rsidR="006A13B7" w:rsidDel="004061C2">
              <w:rPr>
                <w:noProof/>
                <w:webHidden/>
              </w:rPr>
            </w:r>
            <w:r w:rsidR="006A13B7" w:rsidDel="004061C2">
              <w:rPr>
                <w:noProof/>
                <w:webHidden/>
              </w:rPr>
              <w:fldChar w:fldCharType="separate"/>
            </w:r>
          </w:del>
          <w:del w:id="233" w:author="David Conklin" w:date="2020-11-09T07:32:00Z">
            <w:r w:rsidR="006A13B7" w:rsidDel="00286383">
              <w:rPr>
                <w:noProof/>
                <w:webHidden/>
              </w:rPr>
              <w:delText>4</w:delText>
            </w:r>
          </w:del>
          <w:del w:id="234" w:author="David Conklin" w:date="2020-11-09T17:34:00Z">
            <w:r w:rsidR="006A13B7" w:rsidDel="004061C2">
              <w:rPr>
                <w:noProof/>
                <w:webHidden/>
              </w:rPr>
              <w:fldChar w:fldCharType="end"/>
            </w:r>
            <w:r w:rsidDel="004061C2">
              <w:rPr>
                <w:noProof/>
              </w:rPr>
              <w:fldChar w:fldCharType="end"/>
            </w:r>
          </w:del>
        </w:p>
        <w:p w14:paraId="64044CDA" w14:textId="33AE2D65" w:rsidR="006A13B7" w:rsidDel="004061C2" w:rsidRDefault="00286383">
          <w:pPr>
            <w:pStyle w:val="TOC2"/>
            <w:tabs>
              <w:tab w:val="right" w:leader="dot" w:pos="9350"/>
            </w:tabs>
            <w:rPr>
              <w:del w:id="235" w:author="David Conklin" w:date="2020-11-09T17:34:00Z"/>
              <w:rFonts w:eastAsiaTheme="minorEastAsia"/>
              <w:noProof/>
            </w:rPr>
          </w:pPr>
          <w:del w:id="236" w:author="David Conklin" w:date="2020-11-09T17:34:00Z">
            <w:r w:rsidDel="004061C2">
              <w:rPr>
                <w:noProof/>
              </w:rPr>
              <w:fldChar w:fldCharType="begin"/>
            </w:r>
            <w:r w:rsidDel="004061C2">
              <w:rPr>
                <w:noProof/>
              </w:rPr>
              <w:delInstrText xml:space="preserve"> HYPERLINK \l "_Toc53219778" </w:delInstrText>
            </w:r>
            <w:r w:rsidDel="004061C2">
              <w:rPr>
                <w:noProof/>
              </w:rPr>
              <w:fldChar w:fldCharType="separate"/>
            </w:r>
          </w:del>
          <w:ins w:id="237" w:author="David Conklin" w:date="2020-11-10T18:23:00Z">
            <w:r w:rsidR="00372E03">
              <w:rPr>
                <w:b/>
                <w:bCs/>
                <w:noProof/>
              </w:rPr>
              <w:t>Error! Hyperlink reference not valid.</w:t>
            </w:r>
          </w:ins>
          <w:del w:id="238" w:author="David Conklin" w:date="2020-11-09T17:34:00Z">
            <w:r w:rsidR="006A13B7" w:rsidRPr="00885EEF" w:rsidDel="004061C2">
              <w:rPr>
                <w:rStyle w:val="Hyperlink"/>
                <w:noProof/>
              </w:rPr>
              <w:delText>Management and maintenance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_Toc53219778 \h </w:delInstrText>
            </w:r>
            <w:r w:rsidR="006A13B7" w:rsidDel="004061C2">
              <w:rPr>
                <w:noProof/>
                <w:webHidden/>
              </w:rPr>
            </w:r>
            <w:r w:rsidR="006A13B7" w:rsidDel="004061C2">
              <w:rPr>
                <w:noProof/>
                <w:webHidden/>
              </w:rPr>
              <w:fldChar w:fldCharType="separate"/>
            </w:r>
          </w:del>
          <w:del w:id="239" w:author="David Conklin" w:date="2020-11-09T07:32:00Z">
            <w:r w:rsidR="006A13B7" w:rsidDel="00286383">
              <w:rPr>
                <w:noProof/>
                <w:webHidden/>
              </w:rPr>
              <w:delText>5</w:delText>
            </w:r>
          </w:del>
          <w:del w:id="240" w:author="David Conklin" w:date="2020-11-09T17:34:00Z">
            <w:r w:rsidR="006A13B7" w:rsidDel="004061C2">
              <w:rPr>
                <w:noProof/>
                <w:webHidden/>
              </w:rPr>
              <w:fldChar w:fldCharType="end"/>
            </w:r>
            <w:r w:rsidDel="004061C2">
              <w:rPr>
                <w:noProof/>
              </w:rPr>
              <w:fldChar w:fldCharType="end"/>
            </w:r>
          </w:del>
        </w:p>
        <w:p w14:paraId="14053B56" w14:textId="5846C43E" w:rsidR="006A13B7" w:rsidDel="004061C2" w:rsidRDefault="00286383">
          <w:pPr>
            <w:pStyle w:val="TOC1"/>
            <w:tabs>
              <w:tab w:val="right" w:leader="dot" w:pos="9350"/>
            </w:tabs>
            <w:rPr>
              <w:del w:id="241" w:author="David Conklin" w:date="2020-11-09T17:34:00Z"/>
              <w:rFonts w:eastAsiaTheme="minorEastAsia"/>
              <w:noProof/>
            </w:rPr>
          </w:pPr>
          <w:del w:id="242" w:author="David Conklin" w:date="2020-11-09T17:34:00Z">
            <w:r w:rsidDel="004061C2">
              <w:rPr>
                <w:noProof/>
              </w:rPr>
              <w:fldChar w:fldCharType="begin"/>
            </w:r>
            <w:r w:rsidDel="004061C2">
              <w:rPr>
                <w:noProof/>
              </w:rPr>
              <w:delInstrText xml:space="preserve"> HYPERLINK \l "_Toc53219779" </w:delInstrText>
            </w:r>
            <w:r w:rsidDel="004061C2">
              <w:rPr>
                <w:noProof/>
              </w:rPr>
              <w:fldChar w:fldCharType="separate"/>
            </w:r>
          </w:del>
          <w:ins w:id="243" w:author="David Conklin" w:date="2020-11-10T18:23:00Z">
            <w:r w:rsidR="00372E03">
              <w:rPr>
                <w:b/>
                <w:bCs/>
                <w:noProof/>
              </w:rPr>
              <w:t>Error! Hyperlink reference not valid.</w:t>
            </w:r>
          </w:ins>
          <w:del w:id="244" w:author="David Conklin" w:date="2020-11-09T17:34:00Z">
            <w:r w:rsidR="006A13B7" w:rsidRPr="00885EEF" w:rsidDel="004061C2">
              <w:rPr>
                <w:rStyle w:val="Hyperlink"/>
                <w:noProof/>
              </w:rPr>
              <w:delText>Study areas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_Toc53219779 \h </w:delInstrText>
            </w:r>
            <w:r w:rsidR="006A13B7" w:rsidDel="004061C2">
              <w:rPr>
                <w:noProof/>
                <w:webHidden/>
              </w:rPr>
            </w:r>
            <w:r w:rsidR="006A13B7" w:rsidDel="004061C2">
              <w:rPr>
                <w:noProof/>
                <w:webHidden/>
              </w:rPr>
              <w:fldChar w:fldCharType="separate"/>
            </w:r>
          </w:del>
          <w:del w:id="245" w:author="David Conklin" w:date="2020-11-09T07:32:00Z">
            <w:r w:rsidR="006A13B7" w:rsidDel="00286383">
              <w:rPr>
                <w:noProof/>
                <w:webHidden/>
              </w:rPr>
              <w:delText>5</w:delText>
            </w:r>
          </w:del>
          <w:del w:id="246" w:author="David Conklin" w:date="2020-11-09T17:34:00Z">
            <w:r w:rsidR="006A13B7" w:rsidDel="004061C2">
              <w:rPr>
                <w:noProof/>
                <w:webHidden/>
              </w:rPr>
              <w:fldChar w:fldCharType="end"/>
            </w:r>
            <w:r w:rsidDel="004061C2">
              <w:rPr>
                <w:noProof/>
              </w:rPr>
              <w:fldChar w:fldCharType="end"/>
            </w:r>
          </w:del>
        </w:p>
        <w:p w14:paraId="27C21A8D" w14:textId="0825FDEA" w:rsidR="006A13B7" w:rsidDel="004061C2" w:rsidRDefault="00286383">
          <w:pPr>
            <w:pStyle w:val="TOC2"/>
            <w:tabs>
              <w:tab w:val="right" w:leader="dot" w:pos="9350"/>
            </w:tabs>
            <w:rPr>
              <w:del w:id="247" w:author="David Conklin" w:date="2020-11-09T17:34:00Z"/>
              <w:rFonts w:eastAsiaTheme="minorEastAsia"/>
              <w:noProof/>
            </w:rPr>
          </w:pPr>
          <w:del w:id="248" w:author="David Conklin" w:date="2020-11-09T17:34:00Z">
            <w:r w:rsidDel="004061C2">
              <w:rPr>
                <w:noProof/>
              </w:rPr>
              <w:fldChar w:fldCharType="begin"/>
            </w:r>
            <w:r w:rsidDel="004061C2">
              <w:rPr>
                <w:noProof/>
              </w:rPr>
              <w:delInstrText xml:space="preserve"> HYPERLINK \l "_Toc53219780" </w:delInstrText>
            </w:r>
            <w:r w:rsidDel="004061C2">
              <w:rPr>
                <w:noProof/>
              </w:rPr>
              <w:fldChar w:fldCharType="separate"/>
            </w:r>
          </w:del>
          <w:ins w:id="249" w:author="David Conklin" w:date="2020-11-10T18:23:00Z">
            <w:r w:rsidR="00372E03">
              <w:rPr>
                <w:b/>
                <w:bCs/>
                <w:noProof/>
              </w:rPr>
              <w:t>Error! Hyperlink reference not valid.</w:t>
            </w:r>
          </w:ins>
          <w:del w:id="250" w:author="David Conklin" w:date="2020-11-09T17:34:00Z">
            <w:r w:rsidR="006A13B7" w:rsidRPr="00885EEF" w:rsidDel="004061C2">
              <w:rPr>
                <w:rStyle w:val="Hyperlink"/>
                <w:noProof/>
              </w:rPr>
              <w:delText>DataCW3M directory structure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_Toc53219780 \h </w:delInstrText>
            </w:r>
            <w:r w:rsidR="006A13B7" w:rsidDel="004061C2">
              <w:rPr>
                <w:noProof/>
                <w:webHidden/>
              </w:rPr>
            </w:r>
            <w:r w:rsidR="006A13B7" w:rsidDel="004061C2">
              <w:rPr>
                <w:noProof/>
                <w:webHidden/>
              </w:rPr>
              <w:fldChar w:fldCharType="separate"/>
            </w:r>
          </w:del>
          <w:del w:id="251" w:author="David Conklin" w:date="2020-11-09T07:34:00Z">
            <w:r w:rsidDel="00286383">
              <w:rPr>
                <w:noProof/>
                <w:webHidden/>
              </w:rPr>
              <w:delText>5</w:delText>
            </w:r>
          </w:del>
          <w:del w:id="252" w:author="David Conklin" w:date="2020-11-09T17:34:00Z">
            <w:r w:rsidR="006A13B7" w:rsidDel="004061C2">
              <w:rPr>
                <w:noProof/>
                <w:webHidden/>
              </w:rPr>
              <w:fldChar w:fldCharType="end"/>
            </w:r>
            <w:r w:rsidDel="004061C2">
              <w:rPr>
                <w:noProof/>
              </w:rPr>
              <w:fldChar w:fldCharType="end"/>
            </w:r>
          </w:del>
        </w:p>
        <w:p w14:paraId="5C815190" w14:textId="47CC589B" w:rsidR="006A13B7" w:rsidDel="004061C2" w:rsidRDefault="00286383">
          <w:pPr>
            <w:pStyle w:val="TOC2"/>
            <w:tabs>
              <w:tab w:val="right" w:leader="dot" w:pos="9350"/>
            </w:tabs>
            <w:rPr>
              <w:del w:id="253" w:author="David Conklin" w:date="2020-11-09T17:34:00Z"/>
              <w:rFonts w:eastAsiaTheme="minorEastAsia"/>
              <w:noProof/>
            </w:rPr>
          </w:pPr>
          <w:del w:id="254" w:author="David Conklin" w:date="2020-11-09T17:34:00Z">
            <w:r w:rsidDel="004061C2">
              <w:rPr>
                <w:noProof/>
              </w:rPr>
              <w:fldChar w:fldCharType="begin"/>
            </w:r>
            <w:r w:rsidDel="004061C2">
              <w:rPr>
                <w:noProof/>
              </w:rPr>
              <w:delInstrText xml:space="preserve"> HYPERLINK \l "_Toc53219781" </w:delInstrText>
            </w:r>
            <w:r w:rsidDel="004061C2">
              <w:rPr>
                <w:noProof/>
              </w:rPr>
              <w:fldChar w:fldCharType="separate"/>
            </w:r>
          </w:del>
          <w:ins w:id="255" w:author="David Conklin" w:date="2020-11-10T18:23:00Z">
            <w:r w:rsidR="00372E03">
              <w:rPr>
                <w:b/>
                <w:bCs/>
                <w:noProof/>
              </w:rPr>
              <w:t>Error! Hyperlink reference not valid.</w:t>
            </w:r>
          </w:ins>
          <w:del w:id="256" w:author="David Conklin" w:date="2020-11-09T17:34:00Z">
            <w:r w:rsidR="006A13B7" w:rsidRPr="00885EEF" w:rsidDel="004061C2">
              <w:rPr>
                <w:rStyle w:val="Hyperlink"/>
                <w:noProof/>
              </w:rPr>
              <w:delText>DataCW3M\ScenarioData directory structure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_Toc53219781 \h </w:delInstrText>
            </w:r>
            <w:r w:rsidR="006A13B7" w:rsidDel="004061C2">
              <w:rPr>
                <w:noProof/>
                <w:webHidden/>
              </w:rPr>
            </w:r>
            <w:r w:rsidR="006A13B7" w:rsidDel="004061C2">
              <w:rPr>
                <w:noProof/>
                <w:webHidden/>
              </w:rPr>
              <w:fldChar w:fldCharType="separate"/>
            </w:r>
          </w:del>
          <w:del w:id="257" w:author="David Conklin" w:date="2020-11-09T07:32:00Z">
            <w:r w:rsidR="006A13B7" w:rsidDel="00286383">
              <w:rPr>
                <w:noProof/>
                <w:webHidden/>
              </w:rPr>
              <w:delText>6</w:delText>
            </w:r>
          </w:del>
          <w:del w:id="258" w:author="David Conklin" w:date="2020-11-09T17:34:00Z">
            <w:r w:rsidR="006A13B7" w:rsidDel="004061C2">
              <w:rPr>
                <w:noProof/>
                <w:webHidden/>
              </w:rPr>
              <w:fldChar w:fldCharType="end"/>
            </w:r>
            <w:r w:rsidDel="004061C2">
              <w:rPr>
                <w:noProof/>
              </w:rPr>
              <w:fldChar w:fldCharType="end"/>
            </w:r>
          </w:del>
        </w:p>
        <w:p w14:paraId="6822DFF2" w14:textId="3704BA2D" w:rsidR="006A13B7" w:rsidDel="004061C2" w:rsidRDefault="00286383">
          <w:pPr>
            <w:pStyle w:val="TOC2"/>
            <w:tabs>
              <w:tab w:val="right" w:leader="dot" w:pos="9350"/>
            </w:tabs>
            <w:rPr>
              <w:del w:id="259" w:author="David Conklin" w:date="2020-11-09T17:34:00Z"/>
              <w:rFonts w:eastAsiaTheme="minorEastAsia"/>
              <w:noProof/>
            </w:rPr>
          </w:pPr>
          <w:del w:id="260" w:author="David Conklin" w:date="2020-11-09T17:34:00Z">
            <w:r w:rsidDel="004061C2">
              <w:rPr>
                <w:noProof/>
              </w:rPr>
              <w:fldChar w:fldCharType="begin"/>
            </w:r>
            <w:r w:rsidDel="004061C2">
              <w:rPr>
                <w:noProof/>
              </w:rPr>
              <w:delInstrText xml:space="preserve"> HYPERLINK \l "_Toc53219782" </w:delInstrText>
            </w:r>
            <w:r w:rsidDel="004061C2">
              <w:rPr>
                <w:noProof/>
              </w:rPr>
              <w:fldChar w:fldCharType="separate"/>
            </w:r>
          </w:del>
          <w:ins w:id="261" w:author="David Conklin" w:date="2020-11-10T18:23:00Z">
            <w:r w:rsidR="00372E03">
              <w:rPr>
                <w:b/>
                <w:bCs/>
                <w:noProof/>
              </w:rPr>
              <w:t>Error! Hyperlink reference not valid.</w:t>
            </w:r>
          </w:ins>
          <w:del w:id="262" w:author="David Conklin" w:date="2020-11-09T17:34:00Z">
            <w:r w:rsidR="006A13B7" w:rsidRPr="00885EEF" w:rsidDel="004061C2">
              <w:rPr>
                <w:rStyle w:val="Hyperlink"/>
                <w:noProof/>
              </w:rPr>
              <w:delText>DataCW3M\ScenarioData\&lt;scenario&gt; folder contents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_Toc53219782 \h </w:delInstrText>
            </w:r>
            <w:r w:rsidR="006A13B7" w:rsidDel="004061C2">
              <w:rPr>
                <w:noProof/>
                <w:webHidden/>
              </w:rPr>
            </w:r>
            <w:r w:rsidR="006A13B7" w:rsidDel="004061C2">
              <w:rPr>
                <w:noProof/>
                <w:webHidden/>
              </w:rPr>
              <w:fldChar w:fldCharType="separate"/>
            </w:r>
          </w:del>
          <w:del w:id="263" w:author="David Conklin" w:date="2020-11-09T07:32:00Z">
            <w:r w:rsidR="006A13B7" w:rsidDel="00286383">
              <w:rPr>
                <w:noProof/>
                <w:webHidden/>
              </w:rPr>
              <w:delText>7</w:delText>
            </w:r>
          </w:del>
          <w:del w:id="264" w:author="David Conklin" w:date="2020-11-09T17:34:00Z">
            <w:r w:rsidR="006A13B7" w:rsidDel="004061C2">
              <w:rPr>
                <w:noProof/>
                <w:webHidden/>
              </w:rPr>
              <w:fldChar w:fldCharType="end"/>
            </w:r>
            <w:r w:rsidDel="004061C2">
              <w:rPr>
                <w:noProof/>
              </w:rPr>
              <w:fldChar w:fldCharType="end"/>
            </w:r>
          </w:del>
        </w:p>
        <w:p w14:paraId="1CF63091" w14:textId="4D6600A8" w:rsidR="006A13B7" w:rsidDel="004061C2" w:rsidRDefault="00286383">
          <w:pPr>
            <w:pStyle w:val="TOC2"/>
            <w:tabs>
              <w:tab w:val="right" w:leader="dot" w:pos="9350"/>
            </w:tabs>
            <w:rPr>
              <w:del w:id="265" w:author="David Conklin" w:date="2020-11-09T17:34:00Z"/>
              <w:rFonts w:eastAsiaTheme="minorEastAsia"/>
              <w:noProof/>
            </w:rPr>
          </w:pPr>
          <w:del w:id="266" w:author="David Conklin" w:date="2020-11-09T17:34:00Z">
            <w:r w:rsidDel="004061C2">
              <w:rPr>
                <w:noProof/>
              </w:rPr>
              <w:fldChar w:fldCharType="begin"/>
            </w:r>
            <w:r w:rsidDel="004061C2">
              <w:rPr>
                <w:noProof/>
              </w:rPr>
              <w:delInstrText xml:space="preserve"> HYPERLINK \l "_Toc53219783" </w:delInstrText>
            </w:r>
            <w:r w:rsidDel="004061C2">
              <w:rPr>
                <w:noProof/>
              </w:rPr>
              <w:fldChar w:fldCharType="separate"/>
            </w:r>
          </w:del>
          <w:ins w:id="267" w:author="David Conklin" w:date="2020-11-10T18:23:00Z">
            <w:r w:rsidR="00372E03">
              <w:rPr>
                <w:b/>
                <w:bCs/>
                <w:noProof/>
              </w:rPr>
              <w:t>Error! Hyperlink reference not valid.</w:t>
            </w:r>
          </w:ins>
          <w:del w:id="268" w:author="David Conklin" w:date="2020-11-09T17:34:00Z">
            <w:r w:rsidR="006A13B7" w:rsidRPr="00885EEF" w:rsidDel="004061C2">
              <w:rPr>
                <w:rStyle w:val="Hyperlink"/>
                <w:noProof/>
              </w:rPr>
              <w:delText>DataCW3M\&lt;study area&gt; folder contents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_Toc53219783 \h </w:delInstrText>
            </w:r>
            <w:r w:rsidR="006A13B7" w:rsidDel="004061C2">
              <w:rPr>
                <w:noProof/>
                <w:webHidden/>
              </w:rPr>
            </w:r>
            <w:r w:rsidR="006A13B7" w:rsidDel="004061C2">
              <w:rPr>
                <w:noProof/>
                <w:webHidden/>
              </w:rPr>
              <w:fldChar w:fldCharType="separate"/>
            </w:r>
          </w:del>
          <w:del w:id="269" w:author="David Conklin" w:date="2020-11-09T07:32:00Z">
            <w:r w:rsidR="006A13B7" w:rsidDel="00286383">
              <w:rPr>
                <w:noProof/>
                <w:webHidden/>
              </w:rPr>
              <w:delText>7</w:delText>
            </w:r>
          </w:del>
          <w:del w:id="270" w:author="David Conklin" w:date="2020-11-09T17:34:00Z">
            <w:r w:rsidR="006A13B7" w:rsidDel="004061C2">
              <w:rPr>
                <w:noProof/>
                <w:webHidden/>
              </w:rPr>
              <w:fldChar w:fldCharType="end"/>
            </w:r>
            <w:r w:rsidDel="004061C2">
              <w:rPr>
                <w:noProof/>
              </w:rPr>
              <w:fldChar w:fldCharType="end"/>
            </w:r>
          </w:del>
        </w:p>
        <w:p w14:paraId="2BB1E280" w14:textId="2F37D35A" w:rsidR="006A13B7" w:rsidDel="004061C2" w:rsidRDefault="00286383">
          <w:pPr>
            <w:pStyle w:val="TOC1"/>
            <w:tabs>
              <w:tab w:val="right" w:leader="dot" w:pos="9350"/>
            </w:tabs>
            <w:rPr>
              <w:del w:id="271" w:author="David Conklin" w:date="2020-11-09T17:34:00Z"/>
              <w:rFonts w:eastAsiaTheme="minorEastAsia"/>
              <w:noProof/>
            </w:rPr>
          </w:pPr>
          <w:del w:id="272" w:author="David Conklin" w:date="2020-11-09T17:34:00Z">
            <w:r w:rsidDel="004061C2">
              <w:rPr>
                <w:noProof/>
              </w:rPr>
              <w:fldChar w:fldCharType="begin"/>
            </w:r>
            <w:r w:rsidDel="004061C2">
              <w:rPr>
                <w:noProof/>
              </w:rPr>
              <w:delInstrText xml:space="preserve"> HYPERLINK \l "_Toc53219784" </w:delInstrText>
            </w:r>
            <w:r w:rsidDel="004061C2">
              <w:rPr>
                <w:noProof/>
              </w:rPr>
              <w:fldChar w:fldCharType="separate"/>
            </w:r>
          </w:del>
          <w:ins w:id="273" w:author="David Conklin" w:date="2020-11-10T18:23:00Z">
            <w:r w:rsidR="00372E03">
              <w:rPr>
                <w:b/>
                <w:bCs/>
                <w:noProof/>
              </w:rPr>
              <w:t>Error! Hyperlink reference not valid.</w:t>
            </w:r>
          </w:ins>
          <w:del w:id="274" w:author="David Conklin" w:date="2020-11-09T17:34:00Z">
            <w:r w:rsidR="006A13B7" w:rsidRPr="00885EEF" w:rsidDel="004061C2">
              <w:rPr>
                <w:rStyle w:val="Hyperlink"/>
                <w:noProof/>
              </w:rPr>
              <w:delText>Calendar conventions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_Toc53219784 \h </w:delInstrText>
            </w:r>
            <w:r w:rsidR="006A13B7" w:rsidDel="004061C2">
              <w:rPr>
                <w:noProof/>
                <w:webHidden/>
              </w:rPr>
            </w:r>
            <w:r w:rsidR="006A13B7" w:rsidDel="004061C2">
              <w:rPr>
                <w:noProof/>
                <w:webHidden/>
              </w:rPr>
              <w:fldChar w:fldCharType="separate"/>
            </w:r>
          </w:del>
          <w:del w:id="275" w:author="David Conklin" w:date="2020-11-09T07:32:00Z">
            <w:r w:rsidR="006A13B7" w:rsidDel="00286383">
              <w:rPr>
                <w:noProof/>
                <w:webHidden/>
              </w:rPr>
              <w:delText>13</w:delText>
            </w:r>
          </w:del>
          <w:del w:id="276" w:author="David Conklin" w:date="2020-11-09T17:34:00Z">
            <w:r w:rsidR="006A13B7" w:rsidDel="004061C2">
              <w:rPr>
                <w:noProof/>
                <w:webHidden/>
              </w:rPr>
              <w:fldChar w:fldCharType="end"/>
            </w:r>
            <w:r w:rsidDel="004061C2">
              <w:rPr>
                <w:noProof/>
              </w:rPr>
              <w:fldChar w:fldCharType="end"/>
            </w:r>
          </w:del>
        </w:p>
        <w:p w14:paraId="624B0856" w14:textId="0E639860" w:rsidR="006A13B7" w:rsidDel="004061C2" w:rsidRDefault="00286383">
          <w:pPr>
            <w:pStyle w:val="TOC2"/>
            <w:tabs>
              <w:tab w:val="right" w:leader="dot" w:pos="9350"/>
            </w:tabs>
            <w:rPr>
              <w:del w:id="277" w:author="David Conklin" w:date="2020-11-09T17:34:00Z"/>
              <w:rFonts w:eastAsiaTheme="minorEastAsia"/>
              <w:noProof/>
            </w:rPr>
          </w:pPr>
          <w:del w:id="278" w:author="David Conklin" w:date="2020-11-09T17:34:00Z">
            <w:r w:rsidDel="004061C2">
              <w:rPr>
                <w:noProof/>
              </w:rPr>
              <w:fldChar w:fldCharType="begin"/>
            </w:r>
            <w:r w:rsidDel="004061C2">
              <w:rPr>
                <w:noProof/>
              </w:rPr>
              <w:delInstrText xml:space="preserve"> HYPERLINK \l "_Toc53219785" </w:delInstrText>
            </w:r>
            <w:r w:rsidDel="004061C2">
              <w:rPr>
                <w:noProof/>
              </w:rPr>
              <w:fldChar w:fldCharType="separate"/>
            </w:r>
          </w:del>
          <w:ins w:id="279" w:author="David Conklin" w:date="2020-11-10T18:23:00Z">
            <w:r w:rsidR="00372E03">
              <w:rPr>
                <w:b/>
                <w:bCs/>
                <w:noProof/>
              </w:rPr>
              <w:t>Error! Hyperlink reference not valid.</w:t>
            </w:r>
          </w:ins>
          <w:del w:id="280" w:author="David Conklin" w:date="2020-11-09T17:34:00Z">
            <w:r w:rsidR="006A13B7" w:rsidRPr="00885EEF" w:rsidDel="004061C2">
              <w:rPr>
                <w:rStyle w:val="Hyperlink"/>
                <w:noProof/>
              </w:rPr>
              <w:delText>Water years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_Toc53219785 \h </w:delInstrText>
            </w:r>
            <w:r w:rsidR="006A13B7" w:rsidDel="004061C2">
              <w:rPr>
                <w:noProof/>
                <w:webHidden/>
              </w:rPr>
            </w:r>
            <w:r w:rsidR="006A13B7" w:rsidDel="004061C2">
              <w:rPr>
                <w:noProof/>
                <w:webHidden/>
              </w:rPr>
              <w:fldChar w:fldCharType="separate"/>
            </w:r>
          </w:del>
          <w:del w:id="281" w:author="David Conklin" w:date="2020-11-09T07:32:00Z">
            <w:r w:rsidR="006A13B7" w:rsidDel="00286383">
              <w:rPr>
                <w:noProof/>
                <w:webHidden/>
              </w:rPr>
              <w:delText>13</w:delText>
            </w:r>
          </w:del>
          <w:del w:id="282" w:author="David Conklin" w:date="2020-11-09T17:34:00Z">
            <w:r w:rsidR="006A13B7" w:rsidDel="004061C2">
              <w:rPr>
                <w:noProof/>
                <w:webHidden/>
              </w:rPr>
              <w:fldChar w:fldCharType="end"/>
            </w:r>
            <w:r w:rsidDel="004061C2">
              <w:rPr>
                <w:noProof/>
              </w:rPr>
              <w:fldChar w:fldCharType="end"/>
            </w:r>
          </w:del>
        </w:p>
        <w:p w14:paraId="738BC227" w14:textId="336092B9" w:rsidR="006A13B7" w:rsidDel="004061C2" w:rsidRDefault="00286383">
          <w:pPr>
            <w:pStyle w:val="TOC1"/>
            <w:tabs>
              <w:tab w:val="right" w:leader="dot" w:pos="9350"/>
            </w:tabs>
            <w:rPr>
              <w:del w:id="283" w:author="David Conklin" w:date="2020-11-09T17:34:00Z"/>
              <w:rFonts w:eastAsiaTheme="minorEastAsia"/>
              <w:noProof/>
            </w:rPr>
          </w:pPr>
          <w:del w:id="284" w:author="David Conklin" w:date="2020-11-09T17:34:00Z">
            <w:r w:rsidDel="004061C2">
              <w:rPr>
                <w:noProof/>
              </w:rPr>
              <w:fldChar w:fldCharType="begin"/>
            </w:r>
            <w:r w:rsidDel="004061C2">
              <w:rPr>
                <w:noProof/>
              </w:rPr>
              <w:delInstrText xml:space="preserve"> HYPERLINK \l "_Toc53219786" </w:delInstrText>
            </w:r>
            <w:r w:rsidDel="004061C2">
              <w:rPr>
                <w:noProof/>
              </w:rPr>
              <w:fldChar w:fldCharType="separate"/>
            </w:r>
          </w:del>
          <w:ins w:id="285" w:author="David Conklin" w:date="2020-11-10T18:23:00Z">
            <w:r w:rsidR="00372E03">
              <w:rPr>
                <w:b/>
                <w:bCs/>
                <w:noProof/>
              </w:rPr>
              <w:t>Error! Hyperlink reference not valid.</w:t>
            </w:r>
          </w:ins>
          <w:del w:id="286" w:author="David Conklin" w:date="2020-11-09T17:34:00Z">
            <w:r w:rsidR="006A13B7" w:rsidRPr="00885EEF" w:rsidDel="004061C2">
              <w:rPr>
                <w:rStyle w:val="Hyperlink"/>
                <w:noProof/>
              </w:rPr>
              <w:delText>Climate data</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_Toc53219786 \h </w:delInstrText>
            </w:r>
            <w:r w:rsidR="006A13B7" w:rsidDel="004061C2">
              <w:rPr>
                <w:noProof/>
                <w:webHidden/>
              </w:rPr>
            </w:r>
            <w:r w:rsidR="006A13B7" w:rsidDel="004061C2">
              <w:rPr>
                <w:noProof/>
                <w:webHidden/>
              </w:rPr>
              <w:fldChar w:fldCharType="separate"/>
            </w:r>
          </w:del>
          <w:del w:id="287" w:author="David Conklin" w:date="2020-11-09T07:32:00Z">
            <w:r w:rsidR="006A13B7" w:rsidDel="00286383">
              <w:rPr>
                <w:noProof/>
                <w:webHidden/>
              </w:rPr>
              <w:delText>13</w:delText>
            </w:r>
          </w:del>
          <w:del w:id="288" w:author="David Conklin" w:date="2020-11-09T17:34:00Z">
            <w:r w:rsidR="006A13B7" w:rsidDel="004061C2">
              <w:rPr>
                <w:noProof/>
                <w:webHidden/>
              </w:rPr>
              <w:fldChar w:fldCharType="end"/>
            </w:r>
            <w:r w:rsidDel="004061C2">
              <w:rPr>
                <w:noProof/>
              </w:rPr>
              <w:fldChar w:fldCharType="end"/>
            </w:r>
          </w:del>
        </w:p>
        <w:p w14:paraId="53A4361F" w14:textId="0EB94CDB" w:rsidR="006A13B7" w:rsidDel="004061C2" w:rsidRDefault="00286383">
          <w:pPr>
            <w:pStyle w:val="TOC2"/>
            <w:tabs>
              <w:tab w:val="right" w:leader="dot" w:pos="9350"/>
            </w:tabs>
            <w:rPr>
              <w:del w:id="289" w:author="David Conklin" w:date="2020-11-09T17:34:00Z"/>
              <w:rFonts w:eastAsiaTheme="minorEastAsia"/>
              <w:noProof/>
            </w:rPr>
          </w:pPr>
          <w:del w:id="290" w:author="David Conklin" w:date="2020-11-09T17:34:00Z">
            <w:r w:rsidDel="004061C2">
              <w:rPr>
                <w:noProof/>
              </w:rPr>
              <w:fldChar w:fldCharType="begin"/>
            </w:r>
            <w:r w:rsidDel="004061C2">
              <w:rPr>
                <w:noProof/>
              </w:rPr>
              <w:delInstrText xml:space="preserve"> HYPERLINK \l "_Toc53219787" </w:delInstrText>
            </w:r>
            <w:r w:rsidDel="004061C2">
              <w:rPr>
                <w:noProof/>
              </w:rPr>
              <w:fldChar w:fldCharType="separate"/>
            </w:r>
          </w:del>
          <w:ins w:id="291" w:author="David Conklin" w:date="2020-11-10T18:23:00Z">
            <w:r w:rsidR="00372E03">
              <w:rPr>
                <w:b/>
                <w:bCs/>
                <w:noProof/>
              </w:rPr>
              <w:t>Error! Hyperlink reference not valid.</w:t>
            </w:r>
          </w:ins>
          <w:del w:id="292" w:author="David Conklin" w:date="2020-11-09T17:34:00Z">
            <w:r w:rsidR="006A13B7" w:rsidRPr="00885EEF" w:rsidDel="004061C2">
              <w:rPr>
                <w:rStyle w:val="Hyperlink"/>
                <w:noProof/>
              </w:rPr>
              <w:delText>Numbered climate scenarios in the model</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_Toc53219787 \h </w:delInstrText>
            </w:r>
            <w:r w:rsidR="006A13B7" w:rsidDel="004061C2">
              <w:rPr>
                <w:noProof/>
                <w:webHidden/>
              </w:rPr>
            </w:r>
            <w:r w:rsidR="006A13B7" w:rsidDel="004061C2">
              <w:rPr>
                <w:noProof/>
                <w:webHidden/>
              </w:rPr>
              <w:fldChar w:fldCharType="separate"/>
            </w:r>
          </w:del>
          <w:del w:id="293" w:author="David Conklin" w:date="2020-11-09T07:32:00Z">
            <w:r w:rsidR="006A13B7" w:rsidDel="00286383">
              <w:rPr>
                <w:noProof/>
                <w:webHidden/>
              </w:rPr>
              <w:delText>13</w:delText>
            </w:r>
          </w:del>
          <w:del w:id="294" w:author="David Conklin" w:date="2020-11-09T17:34:00Z">
            <w:r w:rsidR="006A13B7" w:rsidDel="004061C2">
              <w:rPr>
                <w:noProof/>
                <w:webHidden/>
              </w:rPr>
              <w:fldChar w:fldCharType="end"/>
            </w:r>
            <w:r w:rsidDel="004061C2">
              <w:rPr>
                <w:noProof/>
              </w:rPr>
              <w:fldChar w:fldCharType="end"/>
            </w:r>
          </w:del>
        </w:p>
        <w:p w14:paraId="5DBD2916" w14:textId="4BE893B6" w:rsidR="006A13B7" w:rsidDel="004061C2" w:rsidRDefault="00286383">
          <w:pPr>
            <w:pStyle w:val="TOC2"/>
            <w:tabs>
              <w:tab w:val="right" w:leader="dot" w:pos="9350"/>
            </w:tabs>
            <w:rPr>
              <w:del w:id="295" w:author="David Conklin" w:date="2020-11-09T17:34:00Z"/>
              <w:rFonts w:eastAsiaTheme="minorEastAsia"/>
              <w:noProof/>
            </w:rPr>
          </w:pPr>
          <w:del w:id="296" w:author="David Conklin" w:date="2020-11-09T17:34:00Z">
            <w:r w:rsidDel="004061C2">
              <w:rPr>
                <w:noProof/>
              </w:rPr>
              <w:fldChar w:fldCharType="begin"/>
            </w:r>
            <w:r w:rsidDel="004061C2">
              <w:rPr>
                <w:noProof/>
              </w:rPr>
              <w:delInstrText xml:space="preserve"> HYPERLINK \l "_Toc53219788" </w:delInstrText>
            </w:r>
            <w:r w:rsidDel="004061C2">
              <w:rPr>
                <w:noProof/>
              </w:rPr>
              <w:fldChar w:fldCharType="separate"/>
            </w:r>
          </w:del>
          <w:ins w:id="297" w:author="David Conklin" w:date="2020-11-10T18:23:00Z">
            <w:r w:rsidR="00372E03">
              <w:rPr>
                <w:b/>
                <w:bCs/>
                <w:noProof/>
              </w:rPr>
              <w:t>Error! Hyperlink reference not valid.</w:t>
            </w:r>
          </w:ins>
          <w:del w:id="298" w:author="David Conklin" w:date="2020-11-09T17:34:00Z">
            <w:r w:rsidR="006A13B7" w:rsidRPr="00885EEF" w:rsidDel="004061C2">
              <w:rPr>
                <w:rStyle w:val="Hyperlink"/>
                <w:noProof/>
              </w:rPr>
              <w:delText>Monthly and seasonal weather data</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_Toc53219788 \h </w:delInstrText>
            </w:r>
            <w:r w:rsidR="006A13B7" w:rsidDel="004061C2">
              <w:rPr>
                <w:noProof/>
                <w:webHidden/>
              </w:rPr>
            </w:r>
            <w:r w:rsidR="006A13B7" w:rsidDel="004061C2">
              <w:rPr>
                <w:noProof/>
                <w:webHidden/>
              </w:rPr>
              <w:fldChar w:fldCharType="separate"/>
            </w:r>
          </w:del>
          <w:del w:id="299" w:author="David Conklin" w:date="2020-11-09T07:32:00Z">
            <w:r w:rsidR="006A13B7" w:rsidDel="00286383">
              <w:rPr>
                <w:noProof/>
                <w:webHidden/>
              </w:rPr>
              <w:delText>14</w:delText>
            </w:r>
          </w:del>
          <w:del w:id="300" w:author="David Conklin" w:date="2020-11-09T17:34:00Z">
            <w:r w:rsidR="006A13B7" w:rsidDel="004061C2">
              <w:rPr>
                <w:noProof/>
                <w:webHidden/>
              </w:rPr>
              <w:fldChar w:fldCharType="end"/>
            </w:r>
            <w:r w:rsidDel="004061C2">
              <w:rPr>
                <w:noProof/>
              </w:rPr>
              <w:fldChar w:fldCharType="end"/>
            </w:r>
          </w:del>
        </w:p>
        <w:p w14:paraId="3CDE2B6D" w14:textId="67284631" w:rsidR="006A13B7" w:rsidDel="004061C2" w:rsidRDefault="00286383">
          <w:pPr>
            <w:pStyle w:val="TOC2"/>
            <w:tabs>
              <w:tab w:val="right" w:leader="dot" w:pos="9350"/>
            </w:tabs>
            <w:rPr>
              <w:del w:id="301" w:author="David Conklin" w:date="2020-11-09T17:34:00Z"/>
              <w:rFonts w:eastAsiaTheme="minorEastAsia"/>
              <w:noProof/>
            </w:rPr>
          </w:pPr>
          <w:del w:id="302" w:author="David Conklin" w:date="2020-11-09T17:34:00Z">
            <w:r w:rsidDel="004061C2">
              <w:rPr>
                <w:noProof/>
              </w:rPr>
              <w:fldChar w:fldCharType="begin"/>
            </w:r>
            <w:r w:rsidDel="004061C2">
              <w:rPr>
                <w:noProof/>
              </w:rPr>
              <w:delInstrText xml:space="preserve"> HYPERLINK \l "_Toc53219789" </w:delInstrText>
            </w:r>
            <w:r w:rsidDel="004061C2">
              <w:rPr>
                <w:noProof/>
              </w:rPr>
              <w:fldChar w:fldCharType="separate"/>
            </w:r>
          </w:del>
          <w:ins w:id="303" w:author="David Conklin" w:date="2020-11-10T18:23:00Z">
            <w:r w:rsidR="00372E03">
              <w:rPr>
                <w:b/>
                <w:bCs/>
                <w:noProof/>
              </w:rPr>
              <w:t>Error! Hyperlink reference not valid.</w:t>
            </w:r>
          </w:ins>
          <w:del w:id="304" w:author="David Conklin" w:date="2020-11-09T17:34:00Z">
            <w:r w:rsidR="006A13B7" w:rsidRPr="00885EEF" w:rsidDel="004061C2">
              <w:rPr>
                <w:rStyle w:val="Hyperlink"/>
                <w:noProof/>
              </w:rPr>
              <w:delText>Climate data grids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_Toc53219789 \h </w:delInstrText>
            </w:r>
            <w:r w:rsidR="006A13B7" w:rsidDel="004061C2">
              <w:rPr>
                <w:noProof/>
                <w:webHidden/>
              </w:rPr>
            </w:r>
            <w:r w:rsidR="006A13B7" w:rsidDel="004061C2">
              <w:rPr>
                <w:noProof/>
                <w:webHidden/>
              </w:rPr>
              <w:fldChar w:fldCharType="separate"/>
            </w:r>
          </w:del>
          <w:del w:id="305" w:author="David Conklin" w:date="2020-11-09T07:32:00Z">
            <w:r w:rsidR="006A13B7" w:rsidDel="00286383">
              <w:rPr>
                <w:noProof/>
                <w:webHidden/>
              </w:rPr>
              <w:delText>15</w:delText>
            </w:r>
          </w:del>
          <w:del w:id="306" w:author="David Conklin" w:date="2020-11-09T17:34:00Z">
            <w:r w:rsidR="006A13B7" w:rsidDel="004061C2">
              <w:rPr>
                <w:noProof/>
                <w:webHidden/>
              </w:rPr>
              <w:fldChar w:fldCharType="end"/>
            </w:r>
            <w:r w:rsidDel="004061C2">
              <w:rPr>
                <w:noProof/>
              </w:rPr>
              <w:fldChar w:fldCharType="end"/>
            </w:r>
          </w:del>
        </w:p>
        <w:p w14:paraId="3234C6CC" w14:textId="6A1BAE0D" w:rsidR="006A13B7" w:rsidDel="004061C2" w:rsidRDefault="00286383">
          <w:pPr>
            <w:pStyle w:val="TOC3"/>
            <w:tabs>
              <w:tab w:val="right" w:leader="dot" w:pos="9350"/>
            </w:tabs>
            <w:rPr>
              <w:del w:id="307" w:author="David Conklin" w:date="2020-11-09T17:34:00Z"/>
              <w:rFonts w:eastAsiaTheme="minorEastAsia"/>
              <w:noProof/>
            </w:rPr>
          </w:pPr>
          <w:del w:id="308" w:author="David Conklin" w:date="2020-11-09T17:34:00Z">
            <w:r w:rsidDel="004061C2">
              <w:rPr>
                <w:noProof/>
              </w:rPr>
              <w:fldChar w:fldCharType="begin"/>
            </w:r>
            <w:r w:rsidDel="004061C2">
              <w:rPr>
                <w:noProof/>
              </w:rPr>
              <w:delInstrText xml:space="preserve"> HYPERLINK \l "_Toc53219790" </w:delInstrText>
            </w:r>
            <w:r w:rsidDel="004061C2">
              <w:rPr>
                <w:noProof/>
              </w:rPr>
              <w:fldChar w:fldCharType="separate"/>
            </w:r>
          </w:del>
          <w:ins w:id="309" w:author="David Conklin" w:date="2020-11-10T18:23:00Z">
            <w:r w:rsidR="00372E03">
              <w:rPr>
                <w:b/>
                <w:bCs/>
                <w:noProof/>
              </w:rPr>
              <w:t>Error! Hyperlink reference not valid.</w:t>
            </w:r>
          </w:ins>
          <w:del w:id="310" w:author="David Conklin" w:date="2020-11-09T17:34:00Z">
            <w:r w:rsidR="006A13B7" w:rsidRPr="00885EEF" w:rsidDel="004061C2">
              <w:rPr>
                <w:rStyle w:val="Hyperlink"/>
                <w:noProof/>
              </w:rPr>
              <w:delText>The WW2100 climate grid</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_Toc53219790 \h </w:delInstrText>
            </w:r>
            <w:r w:rsidR="006A13B7" w:rsidDel="004061C2">
              <w:rPr>
                <w:noProof/>
                <w:webHidden/>
              </w:rPr>
            </w:r>
            <w:r w:rsidR="006A13B7" w:rsidDel="004061C2">
              <w:rPr>
                <w:noProof/>
                <w:webHidden/>
              </w:rPr>
              <w:fldChar w:fldCharType="separate"/>
            </w:r>
          </w:del>
          <w:del w:id="311" w:author="David Conklin" w:date="2020-11-09T07:32:00Z">
            <w:r w:rsidR="006A13B7" w:rsidDel="00286383">
              <w:rPr>
                <w:noProof/>
                <w:webHidden/>
              </w:rPr>
              <w:delText>15</w:delText>
            </w:r>
          </w:del>
          <w:del w:id="312" w:author="David Conklin" w:date="2020-11-09T17:34:00Z">
            <w:r w:rsidR="006A13B7" w:rsidDel="004061C2">
              <w:rPr>
                <w:noProof/>
                <w:webHidden/>
              </w:rPr>
              <w:fldChar w:fldCharType="end"/>
            </w:r>
            <w:r w:rsidDel="004061C2">
              <w:rPr>
                <w:noProof/>
              </w:rPr>
              <w:fldChar w:fldCharType="end"/>
            </w:r>
          </w:del>
        </w:p>
        <w:p w14:paraId="2DBB3D8D" w14:textId="36B6750D" w:rsidR="006A13B7" w:rsidDel="004061C2" w:rsidRDefault="00286383">
          <w:pPr>
            <w:pStyle w:val="TOC3"/>
            <w:tabs>
              <w:tab w:val="right" w:leader="dot" w:pos="9350"/>
            </w:tabs>
            <w:rPr>
              <w:del w:id="313" w:author="David Conklin" w:date="2020-11-09T17:34:00Z"/>
              <w:rFonts w:eastAsiaTheme="minorEastAsia"/>
              <w:noProof/>
            </w:rPr>
          </w:pPr>
          <w:del w:id="314" w:author="David Conklin" w:date="2020-11-09T17:34:00Z">
            <w:r w:rsidDel="004061C2">
              <w:rPr>
                <w:noProof/>
              </w:rPr>
              <w:fldChar w:fldCharType="begin"/>
            </w:r>
            <w:r w:rsidDel="004061C2">
              <w:rPr>
                <w:noProof/>
              </w:rPr>
              <w:delInstrText xml:space="preserve"> HYPERLINK \l "_Toc53219791" </w:delInstrText>
            </w:r>
            <w:r w:rsidDel="004061C2">
              <w:rPr>
                <w:noProof/>
              </w:rPr>
              <w:fldChar w:fldCharType="separate"/>
            </w:r>
          </w:del>
          <w:ins w:id="315" w:author="David Conklin" w:date="2020-11-10T18:23:00Z">
            <w:r w:rsidR="00372E03">
              <w:rPr>
                <w:b/>
                <w:bCs/>
                <w:noProof/>
              </w:rPr>
              <w:t>Error! Hyperlink reference not valid.</w:t>
            </w:r>
          </w:ins>
          <w:del w:id="316" w:author="David Conklin" w:date="2020-11-09T17:34:00Z">
            <w:r w:rsidR="006A13B7" w:rsidRPr="00885EEF" w:rsidDel="004061C2">
              <w:rPr>
                <w:rStyle w:val="Hyperlink"/>
                <w:noProof/>
              </w:rPr>
              <w:delText>The v2 climate grid</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_Toc53219791 \h </w:delInstrText>
            </w:r>
            <w:r w:rsidR="006A13B7" w:rsidDel="004061C2">
              <w:rPr>
                <w:noProof/>
                <w:webHidden/>
              </w:rPr>
            </w:r>
            <w:r w:rsidR="006A13B7" w:rsidDel="004061C2">
              <w:rPr>
                <w:noProof/>
                <w:webHidden/>
              </w:rPr>
              <w:fldChar w:fldCharType="separate"/>
            </w:r>
          </w:del>
          <w:del w:id="317" w:author="David Conklin" w:date="2020-11-09T07:32:00Z">
            <w:r w:rsidR="006A13B7" w:rsidDel="00286383">
              <w:rPr>
                <w:noProof/>
                <w:webHidden/>
              </w:rPr>
              <w:delText>16</w:delText>
            </w:r>
          </w:del>
          <w:del w:id="318" w:author="David Conklin" w:date="2020-11-09T17:34:00Z">
            <w:r w:rsidR="006A13B7" w:rsidDel="004061C2">
              <w:rPr>
                <w:noProof/>
                <w:webHidden/>
              </w:rPr>
              <w:fldChar w:fldCharType="end"/>
            </w:r>
            <w:r w:rsidDel="004061C2">
              <w:rPr>
                <w:noProof/>
              </w:rPr>
              <w:fldChar w:fldCharType="end"/>
            </w:r>
          </w:del>
        </w:p>
        <w:p w14:paraId="033521F8" w14:textId="128ACBBC" w:rsidR="006A13B7" w:rsidDel="004061C2" w:rsidRDefault="00286383">
          <w:pPr>
            <w:pStyle w:val="TOC2"/>
            <w:tabs>
              <w:tab w:val="right" w:leader="dot" w:pos="9350"/>
            </w:tabs>
            <w:rPr>
              <w:del w:id="319" w:author="David Conklin" w:date="2020-11-09T17:34:00Z"/>
              <w:rFonts w:eastAsiaTheme="minorEastAsia"/>
              <w:noProof/>
            </w:rPr>
          </w:pPr>
          <w:del w:id="320" w:author="David Conklin" w:date="2020-11-09T17:34:00Z">
            <w:r w:rsidDel="004061C2">
              <w:rPr>
                <w:noProof/>
              </w:rPr>
              <w:fldChar w:fldCharType="begin"/>
            </w:r>
            <w:r w:rsidDel="004061C2">
              <w:rPr>
                <w:noProof/>
              </w:rPr>
              <w:delInstrText xml:space="preserve"> HYPERLINK \l "_Toc53219792" </w:delInstrText>
            </w:r>
            <w:r w:rsidDel="004061C2">
              <w:rPr>
                <w:noProof/>
              </w:rPr>
              <w:fldChar w:fldCharType="separate"/>
            </w:r>
          </w:del>
          <w:ins w:id="321" w:author="David Conklin" w:date="2020-11-10T18:23:00Z">
            <w:r w:rsidR="00372E03">
              <w:rPr>
                <w:b/>
                <w:bCs/>
                <w:noProof/>
              </w:rPr>
              <w:t>Error! Hyperlink reference not valid.</w:t>
            </w:r>
          </w:ins>
          <w:del w:id="322" w:author="David Conklin" w:date="2020-11-09T17:34:00Z">
            <w:r w:rsidR="006A13B7" w:rsidRPr="00885EEF" w:rsidDel="004061C2">
              <w:rPr>
                <w:rStyle w:val="Hyperlink"/>
                <w:noProof/>
              </w:rPr>
              <w:delText>How climate data is looked up</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_Toc53219792 \h </w:delInstrText>
            </w:r>
            <w:r w:rsidR="006A13B7" w:rsidDel="004061C2">
              <w:rPr>
                <w:noProof/>
                <w:webHidden/>
              </w:rPr>
            </w:r>
            <w:r w:rsidR="006A13B7" w:rsidDel="004061C2">
              <w:rPr>
                <w:noProof/>
                <w:webHidden/>
              </w:rPr>
              <w:fldChar w:fldCharType="separate"/>
            </w:r>
          </w:del>
          <w:del w:id="323" w:author="David Conklin" w:date="2020-11-09T07:32:00Z">
            <w:r w:rsidR="006A13B7" w:rsidDel="00286383">
              <w:rPr>
                <w:noProof/>
                <w:webHidden/>
              </w:rPr>
              <w:delText>16</w:delText>
            </w:r>
          </w:del>
          <w:del w:id="324" w:author="David Conklin" w:date="2020-11-09T17:34:00Z">
            <w:r w:rsidR="006A13B7" w:rsidDel="004061C2">
              <w:rPr>
                <w:noProof/>
                <w:webHidden/>
              </w:rPr>
              <w:fldChar w:fldCharType="end"/>
            </w:r>
            <w:r w:rsidDel="004061C2">
              <w:rPr>
                <w:noProof/>
              </w:rPr>
              <w:fldChar w:fldCharType="end"/>
            </w:r>
          </w:del>
        </w:p>
        <w:p w14:paraId="2864CF1B" w14:textId="06DBD942" w:rsidR="006A13B7" w:rsidDel="004061C2" w:rsidRDefault="00286383">
          <w:pPr>
            <w:pStyle w:val="TOC2"/>
            <w:tabs>
              <w:tab w:val="right" w:leader="dot" w:pos="9350"/>
            </w:tabs>
            <w:rPr>
              <w:del w:id="325" w:author="David Conklin" w:date="2020-11-09T17:34:00Z"/>
              <w:rFonts w:eastAsiaTheme="minorEastAsia"/>
              <w:noProof/>
            </w:rPr>
          </w:pPr>
          <w:del w:id="326" w:author="David Conklin" w:date="2020-11-09T17:34:00Z">
            <w:r w:rsidDel="004061C2">
              <w:rPr>
                <w:noProof/>
              </w:rPr>
              <w:fldChar w:fldCharType="begin"/>
            </w:r>
            <w:r w:rsidDel="004061C2">
              <w:rPr>
                <w:noProof/>
              </w:rPr>
              <w:delInstrText xml:space="preserve"> HYPERLINK \l "_Toc53219793" </w:delInstrText>
            </w:r>
            <w:r w:rsidDel="004061C2">
              <w:rPr>
                <w:noProof/>
              </w:rPr>
              <w:fldChar w:fldCharType="separate"/>
            </w:r>
          </w:del>
          <w:ins w:id="327" w:author="David Conklin" w:date="2020-11-10T18:23:00Z">
            <w:r w:rsidR="00372E03">
              <w:rPr>
                <w:b/>
                <w:bCs/>
                <w:noProof/>
              </w:rPr>
              <w:t>Error! Hyperlink reference not valid.</w:t>
            </w:r>
          </w:ins>
          <w:del w:id="328" w:author="David Conklin" w:date="2020-11-09T17:34:00Z">
            <w:r w:rsidR="006A13B7" w:rsidRPr="00885EEF" w:rsidDel="004061C2">
              <w:rPr>
                <w:rStyle w:val="Hyperlink"/>
                <w:noProof/>
              </w:rPr>
              <w:delText>What is in a climate dataset</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_Toc53219793 \h </w:delInstrText>
            </w:r>
            <w:r w:rsidR="006A13B7" w:rsidDel="004061C2">
              <w:rPr>
                <w:noProof/>
                <w:webHidden/>
              </w:rPr>
            </w:r>
            <w:r w:rsidR="006A13B7" w:rsidDel="004061C2">
              <w:rPr>
                <w:noProof/>
                <w:webHidden/>
              </w:rPr>
              <w:fldChar w:fldCharType="separate"/>
            </w:r>
          </w:del>
          <w:del w:id="329" w:author="David Conklin" w:date="2020-11-09T07:32:00Z">
            <w:r w:rsidR="006A13B7" w:rsidDel="00286383">
              <w:rPr>
                <w:noProof/>
                <w:webHidden/>
              </w:rPr>
              <w:delText>16</w:delText>
            </w:r>
          </w:del>
          <w:del w:id="330" w:author="David Conklin" w:date="2020-11-09T17:34:00Z">
            <w:r w:rsidR="006A13B7" w:rsidDel="004061C2">
              <w:rPr>
                <w:noProof/>
                <w:webHidden/>
              </w:rPr>
              <w:fldChar w:fldCharType="end"/>
            </w:r>
            <w:r w:rsidDel="004061C2">
              <w:rPr>
                <w:noProof/>
              </w:rPr>
              <w:fldChar w:fldCharType="end"/>
            </w:r>
          </w:del>
        </w:p>
        <w:p w14:paraId="3E6A1880" w14:textId="67D9D56E" w:rsidR="006A13B7" w:rsidDel="004061C2" w:rsidRDefault="00286383">
          <w:pPr>
            <w:pStyle w:val="TOC1"/>
            <w:tabs>
              <w:tab w:val="right" w:leader="dot" w:pos="9350"/>
            </w:tabs>
            <w:rPr>
              <w:del w:id="331" w:author="David Conklin" w:date="2020-11-09T17:34:00Z"/>
              <w:rFonts w:eastAsiaTheme="minorEastAsia"/>
              <w:noProof/>
            </w:rPr>
          </w:pPr>
          <w:del w:id="332" w:author="David Conklin" w:date="2020-11-09T17:34:00Z">
            <w:r w:rsidDel="004061C2">
              <w:rPr>
                <w:noProof/>
              </w:rPr>
              <w:fldChar w:fldCharType="begin"/>
            </w:r>
            <w:r w:rsidDel="004061C2">
              <w:rPr>
                <w:noProof/>
              </w:rPr>
              <w:delInstrText xml:space="preserve"> HYPERLINK \l "_Toc53219794" </w:delInstrText>
            </w:r>
            <w:r w:rsidDel="004061C2">
              <w:rPr>
                <w:noProof/>
              </w:rPr>
              <w:fldChar w:fldCharType="separate"/>
            </w:r>
          </w:del>
          <w:ins w:id="333" w:author="David Conklin" w:date="2020-11-10T18:23:00Z">
            <w:r w:rsidR="00372E03">
              <w:rPr>
                <w:b/>
                <w:bCs/>
                <w:noProof/>
              </w:rPr>
              <w:t>Error! Hyperlink reference not valid.</w:t>
            </w:r>
          </w:ins>
          <w:del w:id="334" w:author="David Conklin" w:date="2020-11-09T17:34:00Z">
            <w:r w:rsidR="006A13B7" w:rsidRPr="00885EEF" w:rsidDel="004061C2">
              <w:rPr>
                <w:rStyle w:val="Hyperlink"/>
                <w:noProof/>
              </w:rPr>
              <w:delText>Water rights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_Toc53219794 \h </w:delInstrText>
            </w:r>
            <w:r w:rsidR="006A13B7" w:rsidDel="004061C2">
              <w:rPr>
                <w:noProof/>
                <w:webHidden/>
              </w:rPr>
            </w:r>
            <w:r w:rsidR="006A13B7" w:rsidDel="004061C2">
              <w:rPr>
                <w:noProof/>
                <w:webHidden/>
              </w:rPr>
              <w:fldChar w:fldCharType="separate"/>
            </w:r>
          </w:del>
          <w:del w:id="335" w:author="David Conklin" w:date="2020-11-09T07:32:00Z">
            <w:r w:rsidR="006A13B7" w:rsidDel="00286383">
              <w:rPr>
                <w:noProof/>
                <w:webHidden/>
              </w:rPr>
              <w:delText>17</w:delText>
            </w:r>
          </w:del>
          <w:del w:id="336" w:author="David Conklin" w:date="2020-11-09T17:34:00Z">
            <w:r w:rsidR="006A13B7" w:rsidDel="004061C2">
              <w:rPr>
                <w:noProof/>
                <w:webHidden/>
              </w:rPr>
              <w:fldChar w:fldCharType="end"/>
            </w:r>
            <w:r w:rsidDel="004061C2">
              <w:rPr>
                <w:noProof/>
              </w:rPr>
              <w:fldChar w:fldCharType="end"/>
            </w:r>
          </w:del>
        </w:p>
        <w:p w14:paraId="073AC13E" w14:textId="1727E33C" w:rsidR="006A13B7" w:rsidDel="004061C2" w:rsidRDefault="00286383">
          <w:pPr>
            <w:pStyle w:val="TOC2"/>
            <w:tabs>
              <w:tab w:val="right" w:leader="dot" w:pos="9350"/>
            </w:tabs>
            <w:rPr>
              <w:del w:id="337" w:author="David Conklin" w:date="2020-11-09T17:34:00Z"/>
              <w:rFonts w:eastAsiaTheme="minorEastAsia"/>
              <w:noProof/>
            </w:rPr>
          </w:pPr>
          <w:del w:id="338" w:author="David Conklin" w:date="2020-11-09T17:34:00Z">
            <w:r w:rsidDel="004061C2">
              <w:rPr>
                <w:noProof/>
              </w:rPr>
              <w:fldChar w:fldCharType="begin"/>
            </w:r>
            <w:r w:rsidDel="004061C2">
              <w:rPr>
                <w:noProof/>
              </w:rPr>
              <w:delInstrText xml:space="preserve"> HYPERLINK \l "_Toc53219795" </w:delInstrText>
            </w:r>
            <w:r w:rsidDel="004061C2">
              <w:rPr>
                <w:noProof/>
              </w:rPr>
              <w:fldChar w:fldCharType="separate"/>
            </w:r>
          </w:del>
          <w:ins w:id="339" w:author="David Conklin" w:date="2020-11-10T18:23:00Z">
            <w:r w:rsidR="00372E03">
              <w:rPr>
                <w:b/>
                <w:bCs/>
                <w:noProof/>
              </w:rPr>
              <w:t>Error! Hyperlink reference not valid.</w:t>
            </w:r>
          </w:ins>
          <w:del w:id="340" w:author="David Conklin" w:date="2020-11-09T17:34:00Z">
            <w:r w:rsidR="006A13B7" w:rsidRPr="00885EEF" w:rsidDel="004061C2">
              <w:rPr>
                <w:rStyle w:val="Hyperlink"/>
                <w:noProof/>
              </w:rPr>
              <w:delText>Water rights data</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_Toc53219795 \h </w:delInstrText>
            </w:r>
            <w:r w:rsidR="006A13B7" w:rsidDel="004061C2">
              <w:rPr>
                <w:noProof/>
                <w:webHidden/>
              </w:rPr>
            </w:r>
            <w:r w:rsidR="006A13B7" w:rsidDel="004061C2">
              <w:rPr>
                <w:noProof/>
                <w:webHidden/>
              </w:rPr>
              <w:fldChar w:fldCharType="separate"/>
            </w:r>
          </w:del>
          <w:del w:id="341" w:author="David Conklin" w:date="2020-11-09T07:32:00Z">
            <w:r w:rsidR="006A13B7" w:rsidDel="00286383">
              <w:rPr>
                <w:noProof/>
                <w:webHidden/>
              </w:rPr>
              <w:delText>17</w:delText>
            </w:r>
          </w:del>
          <w:del w:id="342" w:author="David Conklin" w:date="2020-11-09T17:34:00Z">
            <w:r w:rsidR="006A13B7" w:rsidDel="004061C2">
              <w:rPr>
                <w:noProof/>
                <w:webHidden/>
              </w:rPr>
              <w:fldChar w:fldCharType="end"/>
            </w:r>
            <w:r w:rsidDel="004061C2">
              <w:rPr>
                <w:noProof/>
              </w:rPr>
              <w:fldChar w:fldCharType="end"/>
            </w:r>
          </w:del>
        </w:p>
        <w:p w14:paraId="741419B9" w14:textId="279CDD50" w:rsidR="006A13B7" w:rsidDel="004061C2" w:rsidRDefault="00286383">
          <w:pPr>
            <w:pStyle w:val="TOC2"/>
            <w:tabs>
              <w:tab w:val="right" w:leader="dot" w:pos="9350"/>
            </w:tabs>
            <w:rPr>
              <w:del w:id="343" w:author="David Conklin" w:date="2020-11-09T17:34:00Z"/>
              <w:rFonts w:eastAsiaTheme="minorEastAsia"/>
              <w:noProof/>
            </w:rPr>
          </w:pPr>
          <w:del w:id="344" w:author="David Conklin" w:date="2020-11-09T17:34:00Z">
            <w:r w:rsidDel="004061C2">
              <w:rPr>
                <w:noProof/>
              </w:rPr>
              <w:fldChar w:fldCharType="begin"/>
            </w:r>
            <w:r w:rsidDel="004061C2">
              <w:rPr>
                <w:noProof/>
              </w:rPr>
              <w:delInstrText xml:space="preserve"> HYPERLINK \l "_Toc53219796" </w:delInstrText>
            </w:r>
            <w:r w:rsidDel="004061C2">
              <w:rPr>
                <w:noProof/>
              </w:rPr>
              <w:fldChar w:fldCharType="separate"/>
            </w:r>
          </w:del>
          <w:ins w:id="345" w:author="David Conklin" w:date="2020-11-10T18:23:00Z">
            <w:r w:rsidR="00372E03">
              <w:rPr>
                <w:b/>
                <w:bCs/>
                <w:noProof/>
              </w:rPr>
              <w:t>Error! Hyperlink reference not valid.</w:t>
            </w:r>
          </w:ins>
          <w:del w:id="346" w:author="David Conklin" w:date="2020-11-09T17:34:00Z">
            <w:r w:rsidR="006A13B7" w:rsidRPr="00885EEF" w:rsidDel="004061C2">
              <w:rPr>
                <w:rStyle w:val="Hyperlink"/>
                <w:noProof/>
              </w:rPr>
              <w:delText>The wr_pods.csv file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_Toc53219796 \h </w:delInstrText>
            </w:r>
            <w:r w:rsidR="006A13B7" w:rsidDel="004061C2">
              <w:rPr>
                <w:noProof/>
                <w:webHidden/>
              </w:rPr>
            </w:r>
            <w:r w:rsidR="006A13B7" w:rsidDel="004061C2">
              <w:rPr>
                <w:noProof/>
                <w:webHidden/>
              </w:rPr>
              <w:fldChar w:fldCharType="separate"/>
            </w:r>
          </w:del>
          <w:del w:id="347" w:author="David Conklin" w:date="2020-11-09T07:32:00Z">
            <w:r w:rsidR="006A13B7" w:rsidDel="00286383">
              <w:rPr>
                <w:noProof/>
                <w:webHidden/>
              </w:rPr>
              <w:delText>18</w:delText>
            </w:r>
          </w:del>
          <w:del w:id="348" w:author="David Conklin" w:date="2020-11-09T17:34:00Z">
            <w:r w:rsidR="006A13B7" w:rsidDel="004061C2">
              <w:rPr>
                <w:noProof/>
                <w:webHidden/>
              </w:rPr>
              <w:fldChar w:fldCharType="end"/>
            </w:r>
            <w:r w:rsidDel="004061C2">
              <w:rPr>
                <w:noProof/>
              </w:rPr>
              <w:fldChar w:fldCharType="end"/>
            </w:r>
          </w:del>
        </w:p>
        <w:p w14:paraId="422BC2DF" w14:textId="6A666AF9" w:rsidR="006A13B7" w:rsidDel="004061C2" w:rsidRDefault="00286383">
          <w:pPr>
            <w:pStyle w:val="TOC2"/>
            <w:tabs>
              <w:tab w:val="right" w:leader="dot" w:pos="9350"/>
            </w:tabs>
            <w:rPr>
              <w:del w:id="349" w:author="David Conklin" w:date="2020-11-09T17:34:00Z"/>
              <w:rFonts w:eastAsiaTheme="minorEastAsia"/>
              <w:noProof/>
            </w:rPr>
          </w:pPr>
          <w:del w:id="350" w:author="David Conklin" w:date="2020-11-09T17:34:00Z">
            <w:r w:rsidDel="004061C2">
              <w:rPr>
                <w:noProof/>
              </w:rPr>
              <w:fldChar w:fldCharType="begin"/>
            </w:r>
            <w:r w:rsidDel="004061C2">
              <w:rPr>
                <w:noProof/>
              </w:rPr>
              <w:delInstrText xml:space="preserve"> HYPERLINK \l "_Toc53219797" </w:delInstrText>
            </w:r>
            <w:r w:rsidDel="004061C2">
              <w:rPr>
                <w:noProof/>
              </w:rPr>
              <w:fldChar w:fldCharType="separate"/>
            </w:r>
          </w:del>
          <w:ins w:id="351" w:author="David Conklin" w:date="2020-11-10T18:23:00Z">
            <w:r w:rsidR="00372E03">
              <w:rPr>
                <w:b/>
                <w:bCs/>
                <w:noProof/>
              </w:rPr>
              <w:t>Error! Hyperlink reference not valid.</w:t>
            </w:r>
          </w:ins>
          <w:del w:id="352" w:author="David Conklin" w:date="2020-11-09T17:34:00Z">
            <w:r w:rsidR="006A13B7" w:rsidRPr="00885EEF" w:rsidDel="004061C2">
              <w:rPr>
                <w:rStyle w:val="Hyperlink"/>
                <w:noProof/>
              </w:rPr>
              <w:delText>The wr_pous.csv file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_Toc53219797 \h </w:delInstrText>
            </w:r>
            <w:r w:rsidR="006A13B7" w:rsidDel="004061C2">
              <w:rPr>
                <w:noProof/>
                <w:webHidden/>
              </w:rPr>
            </w:r>
            <w:r w:rsidR="006A13B7" w:rsidDel="004061C2">
              <w:rPr>
                <w:noProof/>
                <w:webHidden/>
              </w:rPr>
              <w:fldChar w:fldCharType="separate"/>
            </w:r>
          </w:del>
          <w:del w:id="353" w:author="David Conklin" w:date="2020-11-09T07:32:00Z">
            <w:r w:rsidR="006A13B7" w:rsidDel="00286383">
              <w:rPr>
                <w:noProof/>
                <w:webHidden/>
              </w:rPr>
              <w:delText>18</w:delText>
            </w:r>
          </w:del>
          <w:del w:id="354" w:author="David Conklin" w:date="2020-11-09T17:34:00Z">
            <w:r w:rsidR="006A13B7" w:rsidDel="004061C2">
              <w:rPr>
                <w:noProof/>
                <w:webHidden/>
              </w:rPr>
              <w:fldChar w:fldCharType="end"/>
            </w:r>
            <w:r w:rsidDel="004061C2">
              <w:rPr>
                <w:noProof/>
              </w:rPr>
              <w:fldChar w:fldCharType="end"/>
            </w:r>
          </w:del>
        </w:p>
        <w:p w14:paraId="23DFB7CF" w14:textId="2FF5BAB5" w:rsidR="006A13B7" w:rsidDel="004061C2" w:rsidRDefault="00286383">
          <w:pPr>
            <w:pStyle w:val="TOC2"/>
            <w:tabs>
              <w:tab w:val="right" w:leader="dot" w:pos="9350"/>
            </w:tabs>
            <w:rPr>
              <w:del w:id="355" w:author="David Conklin" w:date="2020-11-09T17:34:00Z"/>
              <w:rFonts w:eastAsiaTheme="minorEastAsia"/>
              <w:noProof/>
            </w:rPr>
          </w:pPr>
          <w:del w:id="356" w:author="David Conklin" w:date="2020-11-09T17:34:00Z">
            <w:r w:rsidDel="004061C2">
              <w:rPr>
                <w:noProof/>
              </w:rPr>
              <w:fldChar w:fldCharType="begin"/>
            </w:r>
            <w:r w:rsidDel="004061C2">
              <w:rPr>
                <w:noProof/>
              </w:rPr>
              <w:delInstrText xml:space="preserve"> HYPERLINK \l "_Toc53219798" </w:delInstrText>
            </w:r>
            <w:r w:rsidDel="004061C2">
              <w:rPr>
                <w:noProof/>
              </w:rPr>
              <w:fldChar w:fldCharType="separate"/>
            </w:r>
          </w:del>
          <w:ins w:id="357" w:author="David Conklin" w:date="2020-11-10T18:23:00Z">
            <w:r w:rsidR="00372E03">
              <w:rPr>
                <w:b/>
                <w:bCs/>
                <w:noProof/>
              </w:rPr>
              <w:t>Error! Hyperlink reference not valid.</w:t>
            </w:r>
          </w:ins>
          <w:del w:id="358" w:author="David Conklin" w:date="2020-11-09T17:34:00Z">
            <w:r w:rsidR="006A13B7" w:rsidRPr="00885EEF" w:rsidDel="004061C2">
              <w:rPr>
                <w:rStyle w:val="Hyperlink"/>
                <w:noProof/>
              </w:rPr>
              <w:delText>Adding a water right</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_Toc53219798 \h </w:delInstrText>
            </w:r>
            <w:r w:rsidR="006A13B7" w:rsidDel="004061C2">
              <w:rPr>
                <w:noProof/>
                <w:webHidden/>
              </w:rPr>
            </w:r>
            <w:r w:rsidR="006A13B7" w:rsidDel="004061C2">
              <w:rPr>
                <w:noProof/>
                <w:webHidden/>
              </w:rPr>
              <w:fldChar w:fldCharType="separate"/>
            </w:r>
          </w:del>
          <w:del w:id="359" w:author="David Conklin" w:date="2020-11-09T07:32:00Z">
            <w:r w:rsidR="006A13B7" w:rsidDel="00286383">
              <w:rPr>
                <w:noProof/>
                <w:webHidden/>
              </w:rPr>
              <w:delText>19</w:delText>
            </w:r>
          </w:del>
          <w:del w:id="360" w:author="David Conklin" w:date="2020-11-09T17:34:00Z">
            <w:r w:rsidR="006A13B7" w:rsidDel="004061C2">
              <w:rPr>
                <w:noProof/>
                <w:webHidden/>
              </w:rPr>
              <w:fldChar w:fldCharType="end"/>
            </w:r>
            <w:r w:rsidDel="004061C2">
              <w:rPr>
                <w:noProof/>
              </w:rPr>
              <w:fldChar w:fldCharType="end"/>
            </w:r>
          </w:del>
        </w:p>
        <w:p w14:paraId="589B4F06" w14:textId="3DE62EA7" w:rsidR="006A13B7" w:rsidDel="004061C2" w:rsidRDefault="00286383">
          <w:pPr>
            <w:pStyle w:val="TOC1"/>
            <w:tabs>
              <w:tab w:val="right" w:leader="dot" w:pos="9350"/>
            </w:tabs>
            <w:rPr>
              <w:del w:id="361" w:author="David Conklin" w:date="2020-11-09T17:34:00Z"/>
              <w:rFonts w:eastAsiaTheme="minorEastAsia"/>
              <w:noProof/>
            </w:rPr>
          </w:pPr>
          <w:del w:id="362" w:author="David Conklin" w:date="2020-11-09T17:34:00Z">
            <w:r w:rsidDel="004061C2">
              <w:rPr>
                <w:noProof/>
              </w:rPr>
              <w:fldChar w:fldCharType="begin"/>
            </w:r>
            <w:r w:rsidDel="004061C2">
              <w:rPr>
                <w:noProof/>
              </w:rPr>
              <w:delInstrText xml:space="preserve"> HYPERLINK \l "_Toc53219799" </w:delInstrText>
            </w:r>
            <w:r w:rsidDel="004061C2">
              <w:rPr>
                <w:noProof/>
              </w:rPr>
              <w:fldChar w:fldCharType="separate"/>
            </w:r>
          </w:del>
          <w:ins w:id="363" w:author="David Conklin" w:date="2020-11-10T18:23:00Z">
            <w:r w:rsidR="00372E03">
              <w:rPr>
                <w:b/>
                <w:bCs/>
                <w:noProof/>
              </w:rPr>
              <w:t>Error! Hyperlink reference not valid.</w:t>
            </w:r>
          </w:ins>
          <w:del w:id="364" w:author="David Conklin" w:date="2020-11-09T17:34:00Z">
            <w:r w:rsidR="006A13B7" w:rsidRPr="00885EEF" w:rsidDel="004061C2">
              <w:rPr>
                <w:rStyle w:val="Hyperlink"/>
                <w:noProof/>
              </w:rPr>
              <w:delText>Stream flow and stream temperature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_Toc53219799 \h </w:delInstrText>
            </w:r>
            <w:r w:rsidR="006A13B7" w:rsidDel="004061C2">
              <w:rPr>
                <w:noProof/>
                <w:webHidden/>
              </w:rPr>
            </w:r>
            <w:r w:rsidR="006A13B7" w:rsidDel="004061C2">
              <w:rPr>
                <w:noProof/>
                <w:webHidden/>
              </w:rPr>
              <w:fldChar w:fldCharType="separate"/>
            </w:r>
          </w:del>
          <w:del w:id="365" w:author="David Conklin" w:date="2020-11-09T07:32:00Z">
            <w:r w:rsidR="006A13B7" w:rsidDel="00286383">
              <w:rPr>
                <w:noProof/>
                <w:webHidden/>
              </w:rPr>
              <w:delText>20</w:delText>
            </w:r>
          </w:del>
          <w:del w:id="366" w:author="David Conklin" w:date="2020-11-09T17:34:00Z">
            <w:r w:rsidR="006A13B7" w:rsidDel="004061C2">
              <w:rPr>
                <w:noProof/>
                <w:webHidden/>
              </w:rPr>
              <w:fldChar w:fldCharType="end"/>
            </w:r>
            <w:r w:rsidDel="004061C2">
              <w:rPr>
                <w:noProof/>
              </w:rPr>
              <w:fldChar w:fldCharType="end"/>
            </w:r>
          </w:del>
        </w:p>
        <w:p w14:paraId="59337650" w14:textId="72379D58" w:rsidR="006A13B7" w:rsidDel="004061C2" w:rsidRDefault="00286383">
          <w:pPr>
            <w:pStyle w:val="TOC2"/>
            <w:tabs>
              <w:tab w:val="right" w:leader="dot" w:pos="9350"/>
            </w:tabs>
            <w:rPr>
              <w:del w:id="367" w:author="David Conklin" w:date="2020-11-09T17:34:00Z"/>
              <w:rFonts w:eastAsiaTheme="minorEastAsia"/>
              <w:noProof/>
            </w:rPr>
          </w:pPr>
          <w:del w:id="368" w:author="David Conklin" w:date="2020-11-09T17:34:00Z">
            <w:r w:rsidDel="004061C2">
              <w:rPr>
                <w:noProof/>
              </w:rPr>
              <w:fldChar w:fldCharType="begin"/>
            </w:r>
            <w:r w:rsidDel="004061C2">
              <w:rPr>
                <w:noProof/>
              </w:rPr>
              <w:delInstrText xml:space="preserve"> HYPERLINK \l "_Toc53219800" </w:delInstrText>
            </w:r>
            <w:r w:rsidDel="004061C2">
              <w:rPr>
                <w:noProof/>
              </w:rPr>
              <w:fldChar w:fldCharType="separate"/>
            </w:r>
          </w:del>
          <w:ins w:id="369" w:author="David Conklin" w:date="2020-11-10T18:23:00Z">
            <w:r w:rsidR="00372E03">
              <w:rPr>
                <w:b/>
                <w:bCs/>
                <w:noProof/>
              </w:rPr>
              <w:t>Error! Hyperlink reference not valid.</w:t>
            </w:r>
          </w:ins>
          <w:del w:id="370" w:author="David Conklin" w:date="2020-11-09T17:34:00Z">
            <w:r w:rsidR="006A13B7" w:rsidRPr="00885EEF" w:rsidDel="004061C2">
              <w:rPr>
                <w:rStyle w:val="Hyperlink"/>
                <w:noProof/>
              </w:rPr>
              <w:delText>Water parcels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_Toc53219800 \h </w:delInstrText>
            </w:r>
            <w:r w:rsidR="006A13B7" w:rsidDel="004061C2">
              <w:rPr>
                <w:noProof/>
                <w:webHidden/>
              </w:rPr>
            </w:r>
            <w:r w:rsidR="006A13B7" w:rsidDel="004061C2">
              <w:rPr>
                <w:noProof/>
                <w:webHidden/>
              </w:rPr>
              <w:fldChar w:fldCharType="separate"/>
            </w:r>
          </w:del>
          <w:del w:id="371" w:author="David Conklin" w:date="2020-11-09T07:32:00Z">
            <w:r w:rsidR="006A13B7" w:rsidDel="00286383">
              <w:rPr>
                <w:noProof/>
                <w:webHidden/>
              </w:rPr>
              <w:delText>20</w:delText>
            </w:r>
          </w:del>
          <w:del w:id="372" w:author="David Conklin" w:date="2020-11-09T17:34:00Z">
            <w:r w:rsidR="006A13B7" w:rsidDel="004061C2">
              <w:rPr>
                <w:noProof/>
                <w:webHidden/>
              </w:rPr>
              <w:fldChar w:fldCharType="end"/>
            </w:r>
            <w:r w:rsidDel="004061C2">
              <w:rPr>
                <w:noProof/>
              </w:rPr>
              <w:fldChar w:fldCharType="end"/>
            </w:r>
          </w:del>
        </w:p>
        <w:p w14:paraId="264ED2CD" w14:textId="33E01A76" w:rsidR="006A13B7" w:rsidDel="004061C2" w:rsidRDefault="00286383">
          <w:pPr>
            <w:pStyle w:val="TOC2"/>
            <w:tabs>
              <w:tab w:val="right" w:leader="dot" w:pos="9350"/>
            </w:tabs>
            <w:rPr>
              <w:del w:id="373" w:author="David Conklin" w:date="2020-11-09T17:34:00Z"/>
              <w:rFonts w:eastAsiaTheme="minorEastAsia"/>
              <w:noProof/>
            </w:rPr>
          </w:pPr>
          <w:del w:id="374" w:author="David Conklin" w:date="2020-11-09T17:34:00Z">
            <w:r w:rsidDel="004061C2">
              <w:rPr>
                <w:noProof/>
              </w:rPr>
              <w:fldChar w:fldCharType="begin"/>
            </w:r>
            <w:r w:rsidDel="004061C2">
              <w:rPr>
                <w:noProof/>
              </w:rPr>
              <w:delInstrText xml:space="preserve"> HYPERLINK \l "_Toc53219801" </w:delInstrText>
            </w:r>
            <w:r w:rsidDel="004061C2">
              <w:rPr>
                <w:noProof/>
              </w:rPr>
              <w:fldChar w:fldCharType="separate"/>
            </w:r>
          </w:del>
          <w:ins w:id="375" w:author="David Conklin" w:date="2020-11-10T18:23:00Z">
            <w:r w:rsidR="00372E03">
              <w:rPr>
                <w:b/>
                <w:bCs/>
                <w:noProof/>
              </w:rPr>
              <w:t>Error! Hyperlink reference not valid.</w:t>
            </w:r>
          </w:ins>
          <w:del w:id="376" w:author="David Conklin" w:date="2020-11-09T17:34:00Z">
            <w:r w:rsidR="006A13B7" w:rsidRPr="00885EEF" w:rsidDel="004061C2">
              <w:rPr>
                <w:rStyle w:val="Hyperlink"/>
                <w:noProof/>
              </w:rPr>
              <w:delText>Daily water mass and energy balance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_Toc53219801 \h </w:delInstrText>
            </w:r>
            <w:r w:rsidR="006A13B7" w:rsidDel="004061C2">
              <w:rPr>
                <w:noProof/>
                <w:webHidden/>
              </w:rPr>
            </w:r>
            <w:r w:rsidR="006A13B7" w:rsidDel="004061C2">
              <w:rPr>
                <w:noProof/>
                <w:webHidden/>
              </w:rPr>
              <w:fldChar w:fldCharType="separate"/>
            </w:r>
          </w:del>
          <w:del w:id="377" w:author="David Conklin" w:date="2020-11-09T07:32:00Z">
            <w:r w:rsidR="006A13B7" w:rsidDel="00286383">
              <w:rPr>
                <w:noProof/>
                <w:webHidden/>
              </w:rPr>
              <w:delText>20</w:delText>
            </w:r>
          </w:del>
          <w:del w:id="378" w:author="David Conklin" w:date="2020-11-09T17:34:00Z">
            <w:r w:rsidR="006A13B7" w:rsidDel="004061C2">
              <w:rPr>
                <w:noProof/>
                <w:webHidden/>
              </w:rPr>
              <w:fldChar w:fldCharType="end"/>
            </w:r>
            <w:r w:rsidDel="004061C2">
              <w:rPr>
                <w:noProof/>
              </w:rPr>
              <w:fldChar w:fldCharType="end"/>
            </w:r>
          </w:del>
        </w:p>
        <w:p w14:paraId="38F9BFFD" w14:textId="12115DDE" w:rsidR="006A13B7" w:rsidDel="004061C2" w:rsidRDefault="00286383">
          <w:pPr>
            <w:pStyle w:val="TOC2"/>
            <w:tabs>
              <w:tab w:val="right" w:leader="dot" w:pos="9350"/>
            </w:tabs>
            <w:rPr>
              <w:del w:id="379" w:author="David Conklin" w:date="2020-11-09T17:34:00Z"/>
              <w:rFonts w:eastAsiaTheme="minorEastAsia"/>
              <w:noProof/>
            </w:rPr>
          </w:pPr>
          <w:del w:id="380" w:author="David Conklin" w:date="2020-11-09T17:34:00Z">
            <w:r w:rsidDel="004061C2">
              <w:rPr>
                <w:noProof/>
              </w:rPr>
              <w:fldChar w:fldCharType="begin"/>
            </w:r>
            <w:r w:rsidDel="004061C2">
              <w:rPr>
                <w:noProof/>
              </w:rPr>
              <w:delInstrText xml:space="preserve"> HYPERLINK \l "_Toc53219802" </w:delInstrText>
            </w:r>
            <w:r w:rsidDel="004061C2">
              <w:rPr>
                <w:noProof/>
              </w:rPr>
              <w:fldChar w:fldCharType="separate"/>
            </w:r>
          </w:del>
          <w:ins w:id="381" w:author="David Conklin" w:date="2020-11-10T18:23:00Z">
            <w:r w:rsidR="00372E03">
              <w:rPr>
                <w:b/>
                <w:bCs/>
                <w:noProof/>
              </w:rPr>
              <w:t>Error! Hyperlink reference not valid.</w:t>
            </w:r>
          </w:ins>
          <w:del w:id="382" w:author="David Conklin" w:date="2020-11-09T17:34:00Z">
            <w:r w:rsidR="006A13B7" w:rsidRPr="00885EEF" w:rsidDel="004061C2">
              <w:rPr>
                <w:rStyle w:val="Hyperlink"/>
                <w:noProof/>
              </w:rPr>
              <w:delText>Estimating the rate of flow and surface area in a stream reach</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_Toc53219802 \h </w:delInstrText>
            </w:r>
            <w:r w:rsidR="006A13B7" w:rsidDel="004061C2">
              <w:rPr>
                <w:noProof/>
                <w:webHidden/>
              </w:rPr>
            </w:r>
            <w:r w:rsidR="006A13B7" w:rsidDel="004061C2">
              <w:rPr>
                <w:noProof/>
                <w:webHidden/>
              </w:rPr>
              <w:fldChar w:fldCharType="separate"/>
            </w:r>
          </w:del>
          <w:del w:id="383" w:author="David Conklin" w:date="2020-11-09T07:32:00Z">
            <w:r w:rsidR="006A13B7" w:rsidDel="00286383">
              <w:rPr>
                <w:noProof/>
                <w:webHidden/>
              </w:rPr>
              <w:delText>21</w:delText>
            </w:r>
          </w:del>
          <w:del w:id="384" w:author="David Conklin" w:date="2020-11-09T17:34:00Z">
            <w:r w:rsidR="006A13B7" w:rsidDel="004061C2">
              <w:rPr>
                <w:noProof/>
                <w:webHidden/>
              </w:rPr>
              <w:fldChar w:fldCharType="end"/>
            </w:r>
            <w:r w:rsidDel="004061C2">
              <w:rPr>
                <w:noProof/>
              </w:rPr>
              <w:fldChar w:fldCharType="end"/>
            </w:r>
          </w:del>
        </w:p>
        <w:p w14:paraId="60472B9E" w14:textId="33FF01DB" w:rsidR="006A13B7" w:rsidDel="004061C2" w:rsidRDefault="00286383">
          <w:pPr>
            <w:pStyle w:val="TOC2"/>
            <w:tabs>
              <w:tab w:val="right" w:leader="dot" w:pos="9350"/>
            </w:tabs>
            <w:rPr>
              <w:del w:id="385" w:author="David Conklin" w:date="2020-11-09T17:34:00Z"/>
              <w:rFonts w:eastAsiaTheme="minorEastAsia"/>
              <w:noProof/>
            </w:rPr>
          </w:pPr>
          <w:del w:id="386" w:author="David Conklin" w:date="2020-11-09T17:34:00Z">
            <w:r w:rsidDel="004061C2">
              <w:rPr>
                <w:noProof/>
              </w:rPr>
              <w:fldChar w:fldCharType="begin"/>
            </w:r>
            <w:r w:rsidDel="004061C2">
              <w:rPr>
                <w:noProof/>
              </w:rPr>
              <w:delInstrText xml:space="preserve"> HYPERLINK \l "_Toc53219803" </w:delInstrText>
            </w:r>
            <w:r w:rsidDel="004061C2">
              <w:rPr>
                <w:noProof/>
              </w:rPr>
              <w:fldChar w:fldCharType="separate"/>
            </w:r>
          </w:del>
          <w:ins w:id="387" w:author="David Conklin" w:date="2020-11-10T18:23:00Z">
            <w:r w:rsidR="00372E03">
              <w:rPr>
                <w:b/>
                <w:bCs/>
                <w:noProof/>
              </w:rPr>
              <w:t>Error! Hyperlink reference not valid.</w:t>
            </w:r>
          </w:ins>
          <w:del w:id="388" w:author="David Conklin" w:date="2020-11-09T17:34:00Z">
            <w:r w:rsidR="006A13B7" w:rsidRPr="00885EEF" w:rsidDel="004061C2">
              <w:rPr>
                <w:rStyle w:val="Hyperlink"/>
                <w:noProof/>
              </w:rPr>
              <w:delText>Water temperature from thermal energy</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_Toc53219803 \h </w:delInstrText>
            </w:r>
            <w:r w:rsidR="006A13B7" w:rsidDel="004061C2">
              <w:rPr>
                <w:noProof/>
                <w:webHidden/>
              </w:rPr>
            </w:r>
            <w:r w:rsidR="006A13B7" w:rsidDel="004061C2">
              <w:rPr>
                <w:noProof/>
                <w:webHidden/>
              </w:rPr>
              <w:fldChar w:fldCharType="separate"/>
            </w:r>
          </w:del>
          <w:del w:id="389" w:author="David Conklin" w:date="2020-11-09T07:32:00Z">
            <w:r w:rsidR="006A13B7" w:rsidDel="00286383">
              <w:rPr>
                <w:noProof/>
                <w:webHidden/>
              </w:rPr>
              <w:delText>22</w:delText>
            </w:r>
          </w:del>
          <w:del w:id="390" w:author="David Conklin" w:date="2020-11-09T17:34:00Z">
            <w:r w:rsidR="006A13B7" w:rsidDel="004061C2">
              <w:rPr>
                <w:noProof/>
                <w:webHidden/>
              </w:rPr>
              <w:fldChar w:fldCharType="end"/>
            </w:r>
            <w:r w:rsidDel="004061C2">
              <w:rPr>
                <w:noProof/>
              </w:rPr>
              <w:fldChar w:fldCharType="end"/>
            </w:r>
          </w:del>
        </w:p>
        <w:p w14:paraId="25613D05" w14:textId="163B378D" w:rsidR="006A13B7" w:rsidDel="004061C2" w:rsidRDefault="00286383">
          <w:pPr>
            <w:pStyle w:val="TOC2"/>
            <w:tabs>
              <w:tab w:val="right" w:leader="dot" w:pos="9350"/>
            </w:tabs>
            <w:rPr>
              <w:del w:id="391" w:author="David Conklin" w:date="2020-11-09T17:34:00Z"/>
              <w:rFonts w:eastAsiaTheme="minorEastAsia"/>
              <w:noProof/>
            </w:rPr>
          </w:pPr>
          <w:del w:id="392" w:author="David Conklin" w:date="2020-11-09T17:34:00Z">
            <w:r w:rsidDel="004061C2">
              <w:rPr>
                <w:noProof/>
              </w:rPr>
              <w:fldChar w:fldCharType="begin"/>
            </w:r>
            <w:r w:rsidDel="004061C2">
              <w:rPr>
                <w:noProof/>
              </w:rPr>
              <w:delInstrText xml:space="preserve"> HYPERLINK \l "_Toc53219804" </w:delInstrText>
            </w:r>
            <w:r w:rsidDel="004061C2">
              <w:rPr>
                <w:noProof/>
              </w:rPr>
              <w:fldChar w:fldCharType="separate"/>
            </w:r>
          </w:del>
          <w:ins w:id="393" w:author="David Conklin" w:date="2020-11-10T18:23:00Z">
            <w:r w:rsidR="00372E03">
              <w:rPr>
                <w:b/>
                <w:bCs/>
                <w:noProof/>
              </w:rPr>
              <w:t>Error! Hyperlink reference not valid.</w:t>
            </w:r>
          </w:ins>
          <w:del w:id="394" w:author="David Conklin" w:date="2020-11-09T17:34:00Z">
            <w:r w:rsidR="006A13B7" w:rsidRPr="00885EEF" w:rsidDel="004061C2">
              <w:rPr>
                <w:rStyle w:val="Hyperlink"/>
                <w:noProof/>
              </w:rPr>
              <w:delText>Initial conditions for Flow: the IC file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_Toc53219804 \h </w:delInstrText>
            </w:r>
            <w:r w:rsidR="006A13B7" w:rsidDel="004061C2">
              <w:rPr>
                <w:noProof/>
                <w:webHidden/>
              </w:rPr>
            </w:r>
            <w:r w:rsidR="006A13B7" w:rsidDel="004061C2">
              <w:rPr>
                <w:noProof/>
                <w:webHidden/>
              </w:rPr>
              <w:fldChar w:fldCharType="separate"/>
            </w:r>
          </w:del>
          <w:del w:id="395" w:author="David Conklin" w:date="2020-11-09T07:32:00Z">
            <w:r w:rsidR="006A13B7" w:rsidDel="00286383">
              <w:rPr>
                <w:noProof/>
                <w:webHidden/>
              </w:rPr>
              <w:delText>22</w:delText>
            </w:r>
          </w:del>
          <w:del w:id="396" w:author="David Conklin" w:date="2020-11-09T17:34:00Z">
            <w:r w:rsidR="006A13B7" w:rsidDel="004061C2">
              <w:rPr>
                <w:noProof/>
                <w:webHidden/>
              </w:rPr>
              <w:fldChar w:fldCharType="end"/>
            </w:r>
            <w:r w:rsidDel="004061C2">
              <w:rPr>
                <w:noProof/>
              </w:rPr>
              <w:fldChar w:fldCharType="end"/>
            </w:r>
          </w:del>
        </w:p>
        <w:p w14:paraId="1E6E9C85" w14:textId="32A3A4F3" w:rsidR="006A13B7" w:rsidDel="004061C2" w:rsidRDefault="00286383">
          <w:pPr>
            <w:pStyle w:val="TOC2"/>
            <w:tabs>
              <w:tab w:val="right" w:leader="dot" w:pos="9350"/>
            </w:tabs>
            <w:rPr>
              <w:del w:id="397" w:author="David Conklin" w:date="2020-11-09T17:34:00Z"/>
              <w:rFonts w:eastAsiaTheme="minorEastAsia"/>
              <w:noProof/>
            </w:rPr>
          </w:pPr>
          <w:del w:id="398" w:author="David Conklin" w:date="2020-11-09T17:34:00Z">
            <w:r w:rsidDel="004061C2">
              <w:rPr>
                <w:noProof/>
              </w:rPr>
              <w:fldChar w:fldCharType="begin"/>
            </w:r>
            <w:r w:rsidDel="004061C2">
              <w:rPr>
                <w:noProof/>
              </w:rPr>
              <w:delInstrText xml:space="preserve"> HYPERLINK \l "_Toc53219805" </w:delInstrText>
            </w:r>
            <w:r w:rsidDel="004061C2">
              <w:rPr>
                <w:noProof/>
              </w:rPr>
              <w:fldChar w:fldCharType="separate"/>
            </w:r>
          </w:del>
          <w:ins w:id="399" w:author="David Conklin" w:date="2020-11-10T18:23:00Z">
            <w:r w:rsidR="00372E03">
              <w:rPr>
                <w:b/>
                <w:bCs/>
                <w:noProof/>
              </w:rPr>
              <w:t>Error! Hyperlink reference not valid.</w:t>
            </w:r>
          </w:ins>
          <w:del w:id="400" w:author="David Conklin" w:date="2020-11-09T17:34:00Z">
            <w:r w:rsidR="006A13B7" w:rsidRPr="00885EEF" w:rsidDel="004061C2">
              <w:rPr>
                <w:rStyle w:val="Hyperlink"/>
                <w:noProof/>
              </w:rPr>
              <w:delText>Boundary conditions for stream water temperature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_Toc53219805 \h </w:delInstrText>
            </w:r>
            <w:r w:rsidR="006A13B7" w:rsidDel="004061C2">
              <w:rPr>
                <w:noProof/>
                <w:webHidden/>
              </w:rPr>
            </w:r>
            <w:r w:rsidR="006A13B7" w:rsidDel="004061C2">
              <w:rPr>
                <w:noProof/>
                <w:webHidden/>
              </w:rPr>
              <w:fldChar w:fldCharType="separate"/>
            </w:r>
            <w:r w:rsidDel="004061C2">
              <w:rPr>
                <w:noProof/>
                <w:webHidden/>
              </w:rPr>
              <w:delText>22</w:delText>
            </w:r>
            <w:r w:rsidR="006A13B7" w:rsidDel="004061C2">
              <w:rPr>
                <w:noProof/>
                <w:webHidden/>
              </w:rPr>
              <w:fldChar w:fldCharType="end"/>
            </w:r>
            <w:r w:rsidDel="004061C2">
              <w:rPr>
                <w:noProof/>
              </w:rPr>
              <w:fldChar w:fldCharType="end"/>
            </w:r>
          </w:del>
        </w:p>
        <w:p w14:paraId="14775A88" w14:textId="37406F5E" w:rsidR="006A13B7" w:rsidDel="004061C2" w:rsidRDefault="00286383">
          <w:pPr>
            <w:pStyle w:val="TOC2"/>
            <w:tabs>
              <w:tab w:val="right" w:leader="dot" w:pos="9350"/>
            </w:tabs>
            <w:rPr>
              <w:del w:id="401" w:author="David Conklin" w:date="2020-11-09T17:34:00Z"/>
              <w:rFonts w:eastAsiaTheme="minorEastAsia"/>
              <w:noProof/>
            </w:rPr>
          </w:pPr>
          <w:del w:id="402" w:author="David Conklin" w:date="2020-11-09T17:34:00Z">
            <w:r w:rsidDel="004061C2">
              <w:rPr>
                <w:noProof/>
              </w:rPr>
              <w:fldChar w:fldCharType="begin"/>
            </w:r>
            <w:r w:rsidDel="004061C2">
              <w:rPr>
                <w:noProof/>
              </w:rPr>
              <w:delInstrText xml:space="preserve"> HYPERLINK \l "_Toc53219806" </w:delInstrText>
            </w:r>
            <w:r w:rsidDel="004061C2">
              <w:rPr>
                <w:noProof/>
              </w:rPr>
              <w:fldChar w:fldCharType="separate"/>
            </w:r>
          </w:del>
          <w:ins w:id="403" w:author="David Conklin" w:date="2020-11-10T18:23:00Z">
            <w:r w:rsidR="00372E03">
              <w:rPr>
                <w:b/>
                <w:bCs/>
                <w:noProof/>
              </w:rPr>
              <w:t>Error! Hyperlink reference not valid.</w:t>
            </w:r>
          </w:ins>
          <w:del w:id="404" w:author="David Conklin" w:date="2020-11-09T17:34:00Z">
            <w:r w:rsidR="006A13B7" w:rsidRPr="00885EEF" w:rsidDel="004061C2">
              <w:rPr>
                <w:rStyle w:val="Hyperlink"/>
                <w:noProof/>
              </w:rPr>
              <w:delText>Thermal stratification in reservoirs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_Toc53219806 \h </w:delInstrText>
            </w:r>
            <w:r w:rsidR="006A13B7" w:rsidDel="004061C2">
              <w:rPr>
                <w:noProof/>
                <w:webHidden/>
              </w:rPr>
            </w:r>
            <w:r w:rsidR="006A13B7" w:rsidDel="004061C2">
              <w:rPr>
                <w:noProof/>
                <w:webHidden/>
              </w:rPr>
              <w:fldChar w:fldCharType="separate"/>
            </w:r>
          </w:del>
          <w:del w:id="405" w:author="David Conklin" w:date="2020-11-09T07:32:00Z">
            <w:r w:rsidR="006A13B7" w:rsidDel="00286383">
              <w:rPr>
                <w:noProof/>
                <w:webHidden/>
              </w:rPr>
              <w:delText>23</w:delText>
            </w:r>
          </w:del>
          <w:del w:id="406" w:author="David Conklin" w:date="2020-11-09T17:34:00Z">
            <w:r w:rsidR="006A13B7" w:rsidDel="004061C2">
              <w:rPr>
                <w:noProof/>
                <w:webHidden/>
              </w:rPr>
              <w:fldChar w:fldCharType="end"/>
            </w:r>
            <w:r w:rsidDel="004061C2">
              <w:rPr>
                <w:noProof/>
              </w:rPr>
              <w:fldChar w:fldCharType="end"/>
            </w:r>
          </w:del>
        </w:p>
        <w:p w14:paraId="41D8E06F" w14:textId="393BE75B" w:rsidR="006A13B7" w:rsidDel="004061C2" w:rsidRDefault="00286383">
          <w:pPr>
            <w:pStyle w:val="TOC2"/>
            <w:tabs>
              <w:tab w:val="right" w:leader="dot" w:pos="9350"/>
            </w:tabs>
            <w:rPr>
              <w:del w:id="407" w:author="David Conklin" w:date="2020-11-09T17:34:00Z"/>
              <w:rFonts w:eastAsiaTheme="minorEastAsia"/>
              <w:noProof/>
            </w:rPr>
          </w:pPr>
          <w:del w:id="408" w:author="David Conklin" w:date="2020-11-09T17:34:00Z">
            <w:r w:rsidDel="004061C2">
              <w:rPr>
                <w:noProof/>
              </w:rPr>
              <w:fldChar w:fldCharType="begin"/>
            </w:r>
            <w:r w:rsidDel="004061C2">
              <w:rPr>
                <w:noProof/>
              </w:rPr>
              <w:delInstrText xml:space="preserve"> HYPERLINK \l "_Toc53219807" </w:delInstrText>
            </w:r>
            <w:r w:rsidDel="004061C2">
              <w:rPr>
                <w:noProof/>
              </w:rPr>
              <w:fldChar w:fldCharType="separate"/>
            </w:r>
          </w:del>
          <w:ins w:id="409" w:author="David Conklin" w:date="2020-11-10T18:23:00Z">
            <w:r w:rsidR="00372E03">
              <w:rPr>
                <w:b/>
                <w:bCs/>
                <w:noProof/>
              </w:rPr>
              <w:t>Error! Hyperlink reference not valid.</w:t>
            </w:r>
          </w:ins>
          <w:del w:id="410" w:author="David Conklin" w:date="2020-11-09T17:34:00Z">
            <w:r w:rsidR="006A13B7" w:rsidRPr="00885EEF" w:rsidDel="004061C2">
              <w:rPr>
                <w:rStyle w:val="Hyperlink"/>
                <w:noProof/>
              </w:rPr>
              <w:delText>Thermal loading</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_Toc53219807 \h </w:delInstrText>
            </w:r>
            <w:r w:rsidR="006A13B7" w:rsidDel="004061C2">
              <w:rPr>
                <w:noProof/>
                <w:webHidden/>
              </w:rPr>
            </w:r>
            <w:r w:rsidR="006A13B7" w:rsidDel="004061C2">
              <w:rPr>
                <w:noProof/>
                <w:webHidden/>
              </w:rPr>
              <w:fldChar w:fldCharType="separate"/>
            </w:r>
          </w:del>
          <w:del w:id="411" w:author="David Conklin" w:date="2020-11-09T07:32:00Z">
            <w:r w:rsidR="006A13B7" w:rsidDel="00286383">
              <w:rPr>
                <w:noProof/>
                <w:webHidden/>
              </w:rPr>
              <w:delText>23</w:delText>
            </w:r>
          </w:del>
          <w:del w:id="412" w:author="David Conklin" w:date="2020-11-09T17:34:00Z">
            <w:r w:rsidR="006A13B7" w:rsidDel="004061C2">
              <w:rPr>
                <w:noProof/>
                <w:webHidden/>
              </w:rPr>
              <w:fldChar w:fldCharType="end"/>
            </w:r>
            <w:r w:rsidDel="004061C2">
              <w:rPr>
                <w:noProof/>
              </w:rPr>
              <w:fldChar w:fldCharType="end"/>
            </w:r>
          </w:del>
        </w:p>
        <w:p w14:paraId="3826D1AD" w14:textId="65C6A8D8" w:rsidR="006A13B7" w:rsidDel="004061C2" w:rsidRDefault="00286383">
          <w:pPr>
            <w:pStyle w:val="TOC1"/>
            <w:tabs>
              <w:tab w:val="right" w:leader="dot" w:pos="9350"/>
            </w:tabs>
            <w:rPr>
              <w:del w:id="413" w:author="David Conklin" w:date="2020-11-09T17:34:00Z"/>
              <w:rFonts w:eastAsiaTheme="minorEastAsia"/>
              <w:noProof/>
            </w:rPr>
          </w:pPr>
          <w:del w:id="414" w:author="David Conklin" w:date="2020-11-09T17:34:00Z">
            <w:r w:rsidDel="004061C2">
              <w:rPr>
                <w:noProof/>
              </w:rPr>
              <w:fldChar w:fldCharType="begin"/>
            </w:r>
            <w:r w:rsidDel="004061C2">
              <w:rPr>
                <w:noProof/>
              </w:rPr>
              <w:delInstrText xml:space="preserve"> HYPERLINK \l "_Toc53219808" </w:delInstrText>
            </w:r>
            <w:r w:rsidDel="004061C2">
              <w:rPr>
                <w:noProof/>
              </w:rPr>
              <w:fldChar w:fldCharType="separate"/>
            </w:r>
          </w:del>
          <w:ins w:id="415" w:author="David Conklin" w:date="2020-11-10T18:23:00Z">
            <w:r w:rsidR="00372E03">
              <w:rPr>
                <w:b/>
                <w:bCs/>
                <w:noProof/>
              </w:rPr>
              <w:t>Error! Hyperlink reference not valid.</w:t>
            </w:r>
          </w:ins>
          <w:del w:id="416" w:author="David Conklin" w:date="2020-11-09T17:34:00Z">
            <w:r w:rsidR="006A13B7" w:rsidRPr="00885EEF" w:rsidDel="004061C2">
              <w:rPr>
                <w:rStyle w:val="Hyperlink"/>
                <w:noProof/>
              </w:rPr>
              <w:delText>Creating a new study area from a watershed within the WRB</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_Toc53219808 \h </w:delInstrText>
            </w:r>
            <w:r w:rsidR="006A13B7" w:rsidDel="004061C2">
              <w:rPr>
                <w:noProof/>
                <w:webHidden/>
              </w:rPr>
            </w:r>
            <w:r w:rsidR="006A13B7" w:rsidDel="004061C2">
              <w:rPr>
                <w:noProof/>
                <w:webHidden/>
              </w:rPr>
              <w:fldChar w:fldCharType="separate"/>
            </w:r>
            <w:r w:rsidDel="004061C2">
              <w:rPr>
                <w:noProof/>
                <w:webHidden/>
              </w:rPr>
              <w:delText>24</w:delText>
            </w:r>
            <w:r w:rsidR="006A13B7" w:rsidDel="004061C2">
              <w:rPr>
                <w:noProof/>
                <w:webHidden/>
              </w:rPr>
              <w:fldChar w:fldCharType="end"/>
            </w:r>
            <w:r w:rsidDel="004061C2">
              <w:rPr>
                <w:noProof/>
              </w:rPr>
              <w:fldChar w:fldCharType="end"/>
            </w:r>
          </w:del>
        </w:p>
        <w:p w14:paraId="44469B09" w14:textId="1EEB84F0" w:rsidR="006A13B7" w:rsidDel="004061C2" w:rsidRDefault="00286383">
          <w:pPr>
            <w:pStyle w:val="TOC1"/>
            <w:tabs>
              <w:tab w:val="right" w:leader="dot" w:pos="9350"/>
            </w:tabs>
            <w:rPr>
              <w:del w:id="417" w:author="David Conklin" w:date="2020-11-09T17:34:00Z"/>
              <w:rFonts w:eastAsiaTheme="minorEastAsia"/>
              <w:noProof/>
            </w:rPr>
          </w:pPr>
          <w:del w:id="418" w:author="David Conklin" w:date="2020-11-09T17:34:00Z">
            <w:r w:rsidDel="004061C2">
              <w:rPr>
                <w:noProof/>
              </w:rPr>
              <w:fldChar w:fldCharType="begin"/>
            </w:r>
            <w:r w:rsidDel="004061C2">
              <w:rPr>
                <w:noProof/>
              </w:rPr>
              <w:delInstrText xml:space="preserve"> HYPERLINK \l "_Toc53219809" </w:delInstrText>
            </w:r>
            <w:r w:rsidDel="004061C2">
              <w:rPr>
                <w:noProof/>
              </w:rPr>
              <w:fldChar w:fldCharType="separate"/>
            </w:r>
          </w:del>
          <w:ins w:id="419" w:author="David Conklin" w:date="2020-11-10T18:23:00Z">
            <w:r w:rsidR="00372E03">
              <w:rPr>
                <w:b/>
                <w:bCs/>
                <w:noProof/>
              </w:rPr>
              <w:t>Error! Hyperlink reference not valid.</w:t>
            </w:r>
          </w:ins>
          <w:del w:id="420" w:author="David Conklin" w:date="2020-11-09T17:34:00Z">
            <w:r w:rsidR="006A13B7" w:rsidRPr="00885EEF" w:rsidDel="004061C2">
              <w:rPr>
                <w:rStyle w:val="Hyperlink"/>
                <w:noProof/>
              </w:rPr>
              <w:delText>North Santiam study area</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_Toc53219809 \h </w:delInstrText>
            </w:r>
            <w:r w:rsidR="006A13B7" w:rsidDel="004061C2">
              <w:rPr>
                <w:noProof/>
                <w:webHidden/>
              </w:rPr>
            </w:r>
            <w:r w:rsidR="006A13B7" w:rsidDel="004061C2">
              <w:rPr>
                <w:noProof/>
                <w:webHidden/>
              </w:rPr>
              <w:fldChar w:fldCharType="separate"/>
            </w:r>
          </w:del>
          <w:del w:id="421" w:author="David Conklin" w:date="2020-11-09T07:32:00Z">
            <w:r w:rsidR="006A13B7" w:rsidDel="00286383">
              <w:rPr>
                <w:noProof/>
                <w:webHidden/>
              </w:rPr>
              <w:delText>26</w:delText>
            </w:r>
          </w:del>
          <w:del w:id="422" w:author="David Conklin" w:date="2020-11-09T17:34:00Z">
            <w:r w:rsidR="006A13B7" w:rsidDel="004061C2">
              <w:rPr>
                <w:noProof/>
                <w:webHidden/>
              </w:rPr>
              <w:fldChar w:fldCharType="end"/>
            </w:r>
            <w:r w:rsidDel="004061C2">
              <w:rPr>
                <w:noProof/>
              </w:rPr>
              <w:fldChar w:fldCharType="end"/>
            </w:r>
          </w:del>
        </w:p>
        <w:p w14:paraId="63B68328" w14:textId="5B9F0CB3" w:rsidR="006A13B7" w:rsidDel="004061C2" w:rsidRDefault="00286383">
          <w:pPr>
            <w:pStyle w:val="TOC2"/>
            <w:tabs>
              <w:tab w:val="right" w:leader="dot" w:pos="9350"/>
            </w:tabs>
            <w:rPr>
              <w:del w:id="423" w:author="David Conklin" w:date="2020-11-09T17:34:00Z"/>
              <w:rFonts w:eastAsiaTheme="minorEastAsia"/>
              <w:noProof/>
            </w:rPr>
          </w:pPr>
          <w:del w:id="424" w:author="David Conklin" w:date="2020-11-09T17:34:00Z">
            <w:r w:rsidDel="004061C2">
              <w:rPr>
                <w:noProof/>
              </w:rPr>
              <w:fldChar w:fldCharType="begin"/>
            </w:r>
            <w:r w:rsidDel="004061C2">
              <w:rPr>
                <w:noProof/>
              </w:rPr>
              <w:delInstrText xml:space="preserve"> HYPERLINK \l "_Toc53219810" </w:delInstrText>
            </w:r>
            <w:r w:rsidDel="004061C2">
              <w:rPr>
                <w:noProof/>
              </w:rPr>
              <w:fldChar w:fldCharType="separate"/>
            </w:r>
          </w:del>
          <w:ins w:id="425" w:author="David Conklin" w:date="2020-11-10T18:23:00Z">
            <w:r w:rsidR="00372E03">
              <w:rPr>
                <w:b/>
                <w:bCs/>
                <w:noProof/>
              </w:rPr>
              <w:t>Error! Hyperlink reference not valid.</w:t>
            </w:r>
          </w:ins>
          <w:del w:id="426" w:author="David Conklin" w:date="2020-11-09T17:34:00Z">
            <w:r w:rsidR="006A13B7" w:rsidRPr="00885EEF" w:rsidDel="004061C2">
              <w:rPr>
                <w:rStyle w:val="Hyperlink"/>
                <w:rFonts w:eastAsia="Times New Roman"/>
                <w:noProof/>
              </w:rPr>
              <w:delText>Instream water rights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_Toc53219810 \h </w:delInstrText>
            </w:r>
            <w:r w:rsidR="006A13B7" w:rsidDel="004061C2">
              <w:rPr>
                <w:noProof/>
                <w:webHidden/>
              </w:rPr>
            </w:r>
            <w:r w:rsidR="006A13B7" w:rsidDel="004061C2">
              <w:rPr>
                <w:noProof/>
                <w:webHidden/>
              </w:rPr>
              <w:fldChar w:fldCharType="separate"/>
            </w:r>
            <w:r w:rsidDel="004061C2">
              <w:rPr>
                <w:noProof/>
                <w:webHidden/>
              </w:rPr>
              <w:delText>26</w:delText>
            </w:r>
            <w:r w:rsidR="006A13B7" w:rsidDel="004061C2">
              <w:rPr>
                <w:noProof/>
                <w:webHidden/>
              </w:rPr>
              <w:fldChar w:fldCharType="end"/>
            </w:r>
            <w:r w:rsidDel="004061C2">
              <w:rPr>
                <w:noProof/>
              </w:rPr>
              <w:fldChar w:fldCharType="end"/>
            </w:r>
          </w:del>
        </w:p>
        <w:p w14:paraId="6BD27C08" w14:textId="2E9F1E82" w:rsidR="006A13B7" w:rsidDel="004061C2" w:rsidRDefault="00286383">
          <w:pPr>
            <w:pStyle w:val="TOC2"/>
            <w:tabs>
              <w:tab w:val="right" w:leader="dot" w:pos="9350"/>
            </w:tabs>
            <w:rPr>
              <w:del w:id="427" w:author="David Conklin" w:date="2020-11-09T17:34:00Z"/>
              <w:rFonts w:eastAsiaTheme="minorEastAsia"/>
              <w:noProof/>
            </w:rPr>
          </w:pPr>
          <w:del w:id="428" w:author="David Conklin" w:date="2020-11-09T17:34:00Z">
            <w:r w:rsidDel="004061C2">
              <w:rPr>
                <w:noProof/>
              </w:rPr>
              <w:fldChar w:fldCharType="begin"/>
            </w:r>
            <w:r w:rsidDel="004061C2">
              <w:rPr>
                <w:noProof/>
              </w:rPr>
              <w:delInstrText xml:space="preserve"> HYPERLINK \l "_Toc53219811" </w:delInstrText>
            </w:r>
            <w:r w:rsidDel="004061C2">
              <w:rPr>
                <w:noProof/>
              </w:rPr>
              <w:fldChar w:fldCharType="separate"/>
            </w:r>
          </w:del>
          <w:ins w:id="429" w:author="David Conklin" w:date="2020-11-10T18:23:00Z">
            <w:r w:rsidR="00372E03">
              <w:rPr>
                <w:b/>
                <w:bCs/>
                <w:noProof/>
              </w:rPr>
              <w:t>Error! Hyperlink reference not valid.</w:t>
            </w:r>
          </w:ins>
          <w:del w:id="430" w:author="David Conklin" w:date="2020-11-09T17:34:00Z">
            <w:r w:rsidR="006A13B7" w:rsidRPr="00885EEF" w:rsidDel="004061C2">
              <w:rPr>
                <w:rStyle w:val="Hyperlink"/>
                <w:noProof/>
              </w:rPr>
              <w:delText>Municipal water rights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_Toc53219811 \h </w:delInstrText>
            </w:r>
            <w:r w:rsidR="006A13B7" w:rsidDel="004061C2">
              <w:rPr>
                <w:noProof/>
                <w:webHidden/>
              </w:rPr>
            </w:r>
            <w:r w:rsidR="006A13B7" w:rsidDel="004061C2">
              <w:rPr>
                <w:noProof/>
                <w:webHidden/>
              </w:rPr>
              <w:fldChar w:fldCharType="separate"/>
            </w:r>
          </w:del>
          <w:del w:id="431" w:author="David Conklin" w:date="2020-11-09T07:32:00Z">
            <w:r w:rsidR="006A13B7" w:rsidDel="00286383">
              <w:rPr>
                <w:noProof/>
                <w:webHidden/>
              </w:rPr>
              <w:delText>28</w:delText>
            </w:r>
          </w:del>
          <w:del w:id="432" w:author="David Conklin" w:date="2020-11-09T17:34:00Z">
            <w:r w:rsidR="006A13B7" w:rsidDel="004061C2">
              <w:rPr>
                <w:noProof/>
                <w:webHidden/>
              </w:rPr>
              <w:fldChar w:fldCharType="end"/>
            </w:r>
            <w:r w:rsidDel="004061C2">
              <w:rPr>
                <w:noProof/>
              </w:rPr>
              <w:fldChar w:fldCharType="end"/>
            </w:r>
          </w:del>
        </w:p>
        <w:p w14:paraId="04ED2B55" w14:textId="35FCE9D1" w:rsidR="006A13B7" w:rsidDel="004061C2" w:rsidRDefault="00286383">
          <w:pPr>
            <w:pStyle w:val="TOC1"/>
            <w:tabs>
              <w:tab w:val="right" w:leader="dot" w:pos="9350"/>
            </w:tabs>
            <w:rPr>
              <w:del w:id="433" w:author="David Conklin" w:date="2020-11-09T17:34:00Z"/>
              <w:rFonts w:eastAsiaTheme="minorEastAsia"/>
              <w:noProof/>
            </w:rPr>
          </w:pPr>
          <w:del w:id="434" w:author="David Conklin" w:date="2020-11-09T17:34:00Z">
            <w:r w:rsidDel="004061C2">
              <w:rPr>
                <w:noProof/>
              </w:rPr>
              <w:fldChar w:fldCharType="begin"/>
            </w:r>
            <w:r w:rsidDel="004061C2">
              <w:rPr>
                <w:noProof/>
              </w:rPr>
              <w:delInstrText xml:space="preserve"> HYPERLINK \l "_Toc53219812" </w:delInstrText>
            </w:r>
            <w:r w:rsidDel="004061C2">
              <w:rPr>
                <w:noProof/>
              </w:rPr>
              <w:fldChar w:fldCharType="separate"/>
            </w:r>
          </w:del>
          <w:ins w:id="435" w:author="David Conklin" w:date="2020-11-10T18:23:00Z">
            <w:r w:rsidR="00372E03">
              <w:rPr>
                <w:b/>
                <w:bCs/>
                <w:noProof/>
              </w:rPr>
              <w:t>Error! Hyperlink reference not valid.</w:t>
            </w:r>
          </w:ins>
          <w:del w:id="436" w:author="David Conklin" w:date="2020-11-09T17:34:00Z">
            <w:r w:rsidR="006A13B7" w:rsidRPr="00885EEF" w:rsidDel="004061C2">
              <w:rPr>
                <w:rStyle w:val="Hyperlink"/>
                <w:noProof/>
              </w:rPr>
              <w:delText>McKenzie Basin Wetlands Study</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_Toc53219812 \h </w:delInstrText>
            </w:r>
            <w:r w:rsidR="006A13B7" w:rsidDel="004061C2">
              <w:rPr>
                <w:noProof/>
                <w:webHidden/>
              </w:rPr>
            </w:r>
            <w:r w:rsidR="006A13B7" w:rsidDel="004061C2">
              <w:rPr>
                <w:noProof/>
                <w:webHidden/>
              </w:rPr>
              <w:fldChar w:fldCharType="separate"/>
            </w:r>
          </w:del>
          <w:del w:id="437" w:author="David Conklin" w:date="2020-11-09T07:32:00Z">
            <w:r w:rsidR="006A13B7" w:rsidDel="00286383">
              <w:rPr>
                <w:noProof/>
                <w:webHidden/>
              </w:rPr>
              <w:delText>28</w:delText>
            </w:r>
          </w:del>
          <w:del w:id="438" w:author="David Conklin" w:date="2020-11-09T17:34:00Z">
            <w:r w:rsidR="006A13B7" w:rsidDel="004061C2">
              <w:rPr>
                <w:noProof/>
                <w:webHidden/>
              </w:rPr>
              <w:fldChar w:fldCharType="end"/>
            </w:r>
            <w:r w:rsidDel="004061C2">
              <w:rPr>
                <w:noProof/>
              </w:rPr>
              <w:fldChar w:fldCharType="end"/>
            </w:r>
          </w:del>
        </w:p>
        <w:p w14:paraId="19A40910" w14:textId="7B7A7D82" w:rsidR="006A13B7" w:rsidDel="004061C2" w:rsidRDefault="00286383">
          <w:pPr>
            <w:pStyle w:val="TOC2"/>
            <w:tabs>
              <w:tab w:val="right" w:leader="dot" w:pos="9350"/>
            </w:tabs>
            <w:rPr>
              <w:del w:id="439" w:author="David Conklin" w:date="2020-11-09T17:34:00Z"/>
              <w:rFonts w:eastAsiaTheme="minorEastAsia"/>
              <w:noProof/>
            </w:rPr>
          </w:pPr>
          <w:del w:id="440" w:author="David Conklin" w:date="2020-11-09T17:34:00Z">
            <w:r w:rsidDel="004061C2">
              <w:rPr>
                <w:noProof/>
              </w:rPr>
              <w:fldChar w:fldCharType="begin"/>
            </w:r>
            <w:r w:rsidDel="004061C2">
              <w:rPr>
                <w:noProof/>
              </w:rPr>
              <w:delInstrText xml:space="preserve"> HYPERLINK \l "_Toc53219813" </w:delInstrText>
            </w:r>
            <w:r w:rsidDel="004061C2">
              <w:rPr>
                <w:noProof/>
              </w:rPr>
              <w:fldChar w:fldCharType="separate"/>
            </w:r>
          </w:del>
          <w:ins w:id="441" w:author="David Conklin" w:date="2020-11-10T18:23:00Z">
            <w:r w:rsidR="00372E03">
              <w:rPr>
                <w:b/>
                <w:bCs/>
                <w:noProof/>
              </w:rPr>
              <w:t>Error! Hyperlink reference not valid.</w:t>
            </w:r>
          </w:ins>
          <w:del w:id="442" w:author="David Conklin" w:date="2020-11-09T17:34:00Z">
            <w:r w:rsidR="006A13B7" w:rsidRPr="00885EEF" w:rsidDel="004061C2">
              <w:rPr>
                <w:rStyle w:val="Hyperlink"/>
                <w:noProof/>
              </w:rPr>
              <w:delText>Project Overview</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_Toc53219813 \h </w:delInstrText>
            </w:r>
            <w:r w:rsidR="006A13B7" w:rsidDel="004061C2">
              <w:rPr>
                <w:noProof/>
                <w:webHidden/>
              </w:rPr>
            </w:r>
            <w:r w:rsidR="006A13B7" w:rsidDel="004061C2">
              <w:rPr>
                <w:noProof/>
                <w:webHidden/>
              </w:rPr>
              <w:fldChar w:fldCharType="separate"/>
            </w:r>
          </w:del>
          <w:del w:id="443" w:author="David Conklin" w:date="2020-11-09T07:32:00Z">
            <w:r w:rsidR="006A13B7" w:rsidDel="00286383">
              <w:rPr>
                <w:noProof/>
                <w:webHidden/>
              </w:rPr>
              <w:delText>28</w:delText>
            </w:r>
          </w:del>
          <w:del w:id="444" w:author="David Conklin" w:date="2020-11-09T17:34:00Z">
            <w:r w:rsidR="006A13B7" w:rsidDel="004061C2">
              <w:rPr>
                <w:noProof/>
                <w:webHidden/>
              </w:rPr>
              <w:fldChar w:fldCharType="end"/>
            </w:r>
            <w:r w:rsidDel="004061C2">
              <w:rPr>
                <w:noProof/>
              </w:rPr>
              <w:fldChar w:fldCharType="end"/>
            </w:r>
          </w:del>
        </w:p>
        <w:p w14:paraId="44FC7298" w14:textId="6DC094C6" w:rsidR="006A13B7" w:rsidDel="004061C2" w:rsidRDefault="00286383">
          <w:pPr>
            <w:pStyle w:val="TOC2"/>
            <w:tabs>
              <w:tab w:val="right" w:leader="dot" w:pos="9350"/>
            </w:tabs>
            <w:rPr>
              <w:del w:id="445" w:author="David Conklin" w:date="2020-11-09T17:34:00Z"/>
              <w:rFonts w:eastAsiaTheme="minorEastAsia"/>
              <w:noProof/>
            </w:rPr>
          </w:pPr>
          <w:del w:id="446" w:author="David Conklin" w:date="2020-11-09T17:34:00Z">
            <w:r w:rsidDel="004061C2">
              <w:rPr>
                <w:noProof/>
              </w:rPr>
              <w:fldChar w:fldCharType="begin"/>
            </w:r>
            <w:r w:rsidDel="004061C2">
              <w:rPr>
                <w:noProof/>
              </w:rPr>
              <w:delInstrText xml:space="preserve"> HYPERLINK \l "_Toc53219814" </w:delInstrText>
            </w:r>
            <w:r w:rsidDel="004061C2">
              <w:rPr>
                <w:noProof/>
              </w:rPr>
              <w:fldChar w:fldCharType="separate"/>
            </w:r>
          </w:del>
          <w:ins w:id="447" w:author="David Conklin" w:date="2020-11-10T18:23:00Z">
            <w:r w:rsidR="00372E03">
              <w:rPr>
                <w:b/>
                <w:bCs/>
                <w:noProof/>
              </w:rPr>
              <w:t>Error! Hyperlink reference not valid.</w:t>
            </w:r>
          </w:ins>
          <w:del w:id="448" w:author="David Conklin" w:date="2020-11-09T17:34:00Z">
            <w:r w:rsidR="006A13B7" w:rsidRPr="00885EEF" w:rsidDel="004061C2">
              <w:rPr>
                <w:rStyle w:val="Hyperlink"/>
                <w:noProof/>
              </w:rPr>
              <w:delText>Model and Simulation Overview</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_Toc53219814 \h </w:delInstrText>
            </w:r>
            <w:r w:rsidR="006A13B7" w:rsidDel="004061C2">
              <w:rPr>
                <w:noProof/>
                <w:webHidden/>
              </w:rPr>
            </w:r>
            <w:r w:rsidR="006A13B7" w:rsidDel="004061C2">
              <w:rPr>
                <w:noProof/>
                <w:webHidden/>
              </w:rPr>
              <w:fldChar w:fldCharType="separate"/>
            </w:r>
            <w:r w:rsidDel="004061C2">
              <w:rPr>
                <w:noProof/>
                <w:webHidden/>
              </w:rPr>
              <w:delText>30</w:delText>
            </w:r>
            <w:r w:rsidR="006A13B7" w:rsidDel="004061C2">
              <w:rPr>
                <w:noProof/>
                <w:webHidden/>
              </w:rPr>
              <w:fldChar w:fldCharType="end"/>
            </w:r>
            <w:r w:rsidDel="004061C2">
              <w:rPr>
                <w:noProof/>
              </w:rPr>
              <w:fldChar w:fldCharType="end"/>
            </w:r>
          </w:del>
        </w:p>
        <w:p w14:paraId="23C50B82" w14:textId="11486012" w:rsidR="006A13B7" w:rsidDel="004061C2" w:rsidRDefault="00286383">
          <w:pPr>
            <w:pStyle w:val="TOC2"/>
            <w:tabs>
              <w:tab w:val="right" w:leader="dot" w:pos="9350"/>
            </w:tabs>
            <w:rPr>
              <w:del w:id="449" w:author="David Conklin" w:date="2020-11-09T17:34:00Z"/>
              <w:rFonts w:eastAsiaTheme="minorEastAsia"/>
              <w:noProof/>
            </w:rPr>
          </w:pPr>
          <w:del w:id="450" w:author="David Conklin" w:date="2020-11-09T17:34:00Z">
            <w:r w:rsidDel="004061C2">
              <w:rPr>
                <w:noProof/>
              </w:rPr>
              <w:fldChar w:fldCharType="begin"/>
            </w:r>
            <w:r w:rsidDel="004061C2">
              <w:rPr>
                <w:noProof/>
              </w:rPr>
              <w:delInstrText xml:space="preserve"> HYPERLINK \l "_Toc53219815" </w:delInstrText>
            </w:r>
            <w:r w:rsidDel="004061C2">
              <w:rPr>
                <w:noProof/>
              </w:rPr>
              <w:fldChar w:fldCharType="separate"/>
            </w:r>
          </w:del>
          <w:ins w:id="451" w:author="David Conklin" w:date="2020-11-10T18:23:00Z">
            <w:r w:rsidR="00372E03">
              <w:rPr>
                <w:b/>
                <w:bCs/>
                <w:noProof/>
              </w:rPr>
              <w:t>Error! Hyperlink reference not valid.</w:t>
            </w:r>
          </w:ins>
          <w:del w:id="452" w:author="David Conklin" w:date="2020-11-09T17:34:00Z">
            <w:r w:rsidR="006A13B7" w:rsidRPr="00885EEF" w:rsidDel="004061C2">
              <w:rPr>
                <w:rStyle w:val="Hyperlink"/>
                <w:noProof/>
              </w:rPr>
              <w:delText>McKenzie wetlands in the initial versions of the IDU, HRU, and Reach data layers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_Toc53219815 \h </w:delInstrText>
            </w:r>
            <w:r w:rsidR="006A13B7" w:rsidDel="004061C2">
              <w:rPr>
                <w:noProof/>
                <w:webHidden/>
              </w:rPr>
            </w:r>
            <w:r w:rsidR="006A13B7" w:rsidDel="004061C2">
              <w:rPr>
                <w:noProof/>
                <w:webHidden/>
              </w:rPr>
              <w:fldChar w:fldCharType="separate"/>
            </w:r>
            <w:r w:rsidDel="004061C2">
              <w:rPr>
                <w:noProof/>
                <w:webHidden/>
              </w:rPr>
              <w:delText>31</w:delText>
            </w:r>
            <w:r w:rsidR="006A13B7" w:rsidDel="004061C2">
              <w:rPr>
                <w:noProof/>
                <w:webHidden/>
              </w:rPr>
              <w:fldChar w:fldCharType="end"/>
            </w:r>
            <w:r w:rsidDel="004061C2">
              <w:rPr>
                <w:noProof/>
              </w:rPr>
              <w:fldChar w:fldCharType="end"/>
            </w:r>
          </w:del>
        </w:p>
        <w:p w14:paraId="59574F58" w14:textId="587D04A2" w:rsidR="006A13B7" w:rsidDel="004061C2" w:rsidRDefault="00286383">
          <w:pPr>
            <w:pStyle w:val="TOC2"/>
            <w:tabs>
              <w:tab w:val="right" w:leader="dot" w:pos="9350"/>
            </w:tabs>
            <w:rPr>
              <w:del w:id="453" w:author="David Conklin" w:date="2020-11-09T17:34:00Z"/>
              <w:rFonts w:eastAsiaTheme="minorEastAsia"/>
              <w:noProof/>
            </w:rPr>
          </w:pPr>
          <w:del w:id="454" w:author="David Conklin" w:date="2020-11-09T17:34:00Z">
            <w:r w:rsidDel="004061C2">
              <w:rPr>
                <w:noProof/>
              </w:rPr>
              <w:fldChar w:fldCharType="begin"/>
            </w:r>
            <w:r w:rsidDel="004061C2">
              <w:rPr>
                <w:noProof/>
              </w:rPr>
              <w:delInstrText xml:space="preserve"> HYPERLINK \l "_Toc53219816" </w:delInstrText>
            </w:r>
            <w:r w:rsidDel="004061C2">
              <w:rPr>
                <w:noProof/>
              </w:rPr>
              <w:fldChar w:fldCharType="separate"/>
            </w:r>
          </w:del>
          <w:ins w:id="455" w:author="David Conklin" w:date="2020-11-10T18:23:00Z">
            <w:r w:rsidR="00372E03">
              <w:rPr>
                <w:b/>
                <w:bCs/>
                <w:noProof/>
              </w:rPr>
              <w:t>Error! Hyperlink reference not valid.</w:t>
            </w:r>
          </w:ins>
          <w:del w:id="456" w:author="David Conklin" w:date="2020-11-09T17:34:00Z">
            <w:r w:rsidR="006A13B7" w:rsidRPr="00885EEF" w:rsidDel="004061C2">
              <w:rPr>
                <w:rStyle w:val="Hyperlink"/>
                <w:noProof/>
              </w:rPr>
              <w:delText>Data changes for better representation of wetlands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_Toc53219816 \h </w:delInstrText>
            </w:r>
            <w:r w:rsidR="006A13B7" w:rsidDel="004061C2">
              <w:rPr>
                <w:noProof/>
                <w:webHidden/>
              </w:rPr>
            </w:r>
            <w:r w:rsidR="006A13B7" w:rsidDel="004061C2">
              <w:rPr>
                <w:noProof/>
                <w:webHidden/>
              </w:rPr>
              <w:fldChar w:fldCharType="separate"/>
            </w:r>
            <w:r w:rsidDel="004061C2">
              <w:rPr>
                <w:noProof/>
                <w:webHidden/>
              </w:rPr>
              <w:delText>31</w:delText>
            </w:r>
            <w:r w:rsidR="006A13B7" w:rsidDel="004061C2">
              <w:rPr>
                <w:noProof/>
                <w:webHidden/>
              </w:rPr>
              <w:fldChar w:fldCharType="end"/>
            </w:r>
            <w:r w:rsidDel="004061C2">
              <w:rPr>
                <w:noProof/>
              </w:rPr>
              <w:fldChar w:fldCharType="end"/>
            </w:r>
          </w:del>
        </w:p>
        <w:p w14:paraId="058BCA00" w14:textId="3FA7D7A2" w:rsidR="006A13B7" w:rsidDel="004061C2" w:rsidRDefault="00286383">
          <w:pPr>
            <w:pStyle w:val="TOC2"/>
            <w:tabs>
              <w:tab w:val="right" w:leader="dot" w:pos="9350"/>
            </w:tabs>
            <w:rPr>
              <w:del w:id="457" w:author="David Conklin" w:date="2020-11-09T17:34:00Z"/>
              <w:rFonts w:eastAsiaTheme="minorEastAsia"/>
              <w:noProof/>
            </w:rPr>
          </w:pPr>
          <w:del w:id="458" w:author="David Conklin" w:date="2020-11-09T17:34:00Z">
            <w:r w:rsidDel="004061C2">
              <w:rPr>
                <w:noProof/>
              </w:rPr>
              <w:fldChar w:fldCharType="begin"/>
            </w:r>
            <w:r w:rsidDel="004061C2">
              <w:rPr>
                <w:noProof/>
              </w:rPr>
              <w:delInstrText xml:space="preserve"> HYPERLINK \l "_Toc53219817" </w:delInstrText>
            </w:r>
            <w:r w:rsidDel="004061C2">
              <w:rPr>
                <w:noProof/>
              </w:rPr>
              <w:fldChar w:fldCharType="separate"/>
            </w:r>
          </w:del>
          <w:ins w:id="459" w:author="David Conklin" w:date="2020-11-10T18:23:00Z">
            <w:r w:rsidR="00372E03">
              <w:rPr>
                <w:b/>
                <w:bCs/>
                <w:noProof/>
              </w:rPr>
              <w:t>Error! Hyperlink reference not valid.</w:t>
            </w:r>
          </w:ins>
          <w:del w:id="460" w:author="David Conklin" w:date="2020-11-09T17:34:00Z">
            <w:r w:rsidR="006A13B7" w:rsidRPr="00885EEF" w:rsidDel="004061C2">
              <w:rPr>
                <w:rStyle w:val="Hyperlink"/>
                <w:noProof/>
              </w:rPr>
              <w:delText>Projection, Calendar, and Units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_Toc53219817 \h </w:delInstrText>
            </w:r>
            <w:r w:rsidR="006A13B7" w:rsidDel="004061C2">
              <w:rPr>
                <w:noProof/>
                <w:webHidden/>
              </w:rPr>
            </w:r>
            <w:r w:rsidR="006A13B7" w:rsidDel="004061C2">
              <w:rPr>
                <w:noProof/>
                <w:webHidden/>
              </w:rPr>
              <w:fldChar w:fldCharType="separate"/>
            </w:r>
            <w:r w:rsidDel="004061C2">
              <w:rPr>
                <w:noProof/>
                <w:webHidden/>
              </w:rPr>
              <w:delText>32</w:delText>
            </w:r>
            <w:r w:rsidR="006A13B7" w:rsidDel="004061C2">
              <w:rPr>
                <w:noProof/>
                <w:webHidden/>
              </w:rPr>
              <w:fldChar w:fldCharType="end"/>
            </w:r>
            <w:r w:rsidDel="004061C2">
              <w:rPr>
                <w:noProof/>
              </w:rPr>
              <w:fldChar w:fldCharType="end"/>
            </w:r>
          </w:del>
        </w:p>
        <w:p w14:paraId="5ED10C1C" w14:textId="46C47409" w:rsidR="006A13B7" w:rsidDel="004061C2" w:rsidRDefault="00286383">
          <w:pPr>
            <w:pStyle w:val="TOC2"/>
            <w:tabs>
              <w:tab w:val="right" w:leader="dot" w:pos="9350"/>
            </w:tabs>
            <w:rPr>
              <w:del w:id="461" w:author="David Conklin" w:date="2020-11-09T17:34:00Z"/>
              <w:rFonts w:eastAsiaTheme="minorEastAsia"/>
              <w:noProof/>
            </w:rPr>
          </w:pPr>
          <w:del w:id="462" w:author="David Conklin" w:date="2020-11-09T17:34:00Z">
            <w:r w:rsidDel="004061C2">
              <w:rPr>
                <w:noProof/>
              </w:rPr>
              <w:fldChar w:fldCharType="begin"/>
            </w:r>
            <w:r w:rsidDel="004061C2">
              <w:rPr>
                <w:noProof/>
              </w:rPr>
              <w:delInstrText xml:space="preserve"> HYPERLINK \l "_Toc53219818" </w:delInstrText>
            </w:r>
            <w:r w:rsidDel="004061C2">
              <w:rPr>
                <w:noProof/>
              </w:rPr>
              <w:fldChar w:fldCharType="separate"/>
            </w:r>
          </w:del>
          <w:ins w:id="463" w:author="David Conklin" w:date="2020-11-10T18:23:00Z">
            <w:r w:rsidR="00372E03">
              <w:rPr>
                <w:b/>
                <w:bCs/>
                <w:noProof/>
              </w:rPr>
              <w:t>Error! Hyperlink reference not valid.</w:t>
            </w:r>
          </w:ins>
          <w:del w:id="464" w:author="David Conklin" w:date="2020-11-09T17:34:00Z">
            <w:r w:rsidR="006A13B7" w:rsidRPr="00885EEF" w:rsidDel="004061C2">
              <w:rPr>
                <w:rStyle w:val="Hyperlink"/>
                <w:noProof/>
              </w:rPr>
              <w:delText>Simulation of changes in wetlands over time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_Toc53219818 \h </w:delInstrText>
            </w:r>
            <w:r w:rsidR="006A13B7" w:rsidDel="004061C2">
              <w:rPr>
                <w:noProof/>
                <w:webHidden/>
              </w:rPr>
            </w:r>
            <w:r w:rsidR="006A13B7" w:rsidDel="004061C2">
              <w:rPr>
                <w:noProof/>
                <w:webHidden/>
              </w:rPr>
              <w:fldChar w:fldCharType="separate"/>
            </w:r>
            <w:r w:rsidDel="004061C2">
              <w:rPr>
                <w:noProof/>
                <w:webHidden/>
              </w:rPr>
              <w:delText>32</w:delText>
            </w:r>
            <w:r w:rsidR="006A13B7" w:rsidDel="004061C2">
              <w:rPr>
                <w:noProof/>
                <w:webHidden/>
              </w:rPr>
              <w:fldChar w:fldCharType="end"/>
            </w:r>
            <w:r w:rsidDel="004061C2">
              <w:rPr>
                <w:noProof/>
              </w:rPr>
              <w:fldChar w:fldCharType="end"/>
            </w:r>
          </w:del>
        </w:p>
        <w:p w14:paraId="14CA6B29" w14:textId="2FC00994" w:rsidR="006A13B7" w:rsidDel="004061C2" w:rsidRDefault="00286383">
          <w:pPr>
            <w:pStyle w:val="TOC2"/>
            <w:tabs>
              <w:tab w:val="right" w:leader="dot" w:pos="9350"/>
            </w:tabs>
            <w:rPr>
              <w:del w:id="465" w:author="David Conklin" w:date="2020-11-09T17:34:00Z"/>
              <w:rFonts w:eastAsiaTheme="minorEastAsia"/>
              <w:noProof/>
            </w:rPr>
          </w:pPr>
          <w:del w:id="466" w:author="David Conklin" w:date="2020-11-09T17:34:00Z">
            <w:r w:rsidDel="004061C2">
              <w:rPr>
                <w:noProof/>
              </w:rPr>
              <w:fldChar w:fldCharType="begin"/>
            </w:r>
            <w:r w:rsidDel="004061C2">
              <w:rPr>
                <w:noProof/>
              </w:rPr>
              <w:delInstrText xml:space="preserve"> HYPERLINK \l "_Toc53219819" </w:delInstrText>
            </w:r>
            <w:r w:rsidDel="004061C2">
              <w:rPr>
                <w:noProof/>
              </w:rPr>
              <w:fldChar w:fldCharType="separate"/>
            </w:r>
          </w:del>
          <w:ins w:id="467" w:author="David Conklin" w:date="2020-11-10T18:23:00Z">
            <w:r w:rsidR="00372E03">
              <w:rPr>
                <w:b/>
                <w:bCs/>
                <w:noProof/>
              </w:rPr>
              <w:t>Error! Hyperlink reference not valid.</w:t>
            </w:r>
          </w:ins>
          <w:del w:id="468" w:author="David Conklin" w:date="2020-11-09T17:34:00Z">
            <w:r w:rsidR="006A13B7" w:rsidRPr="00885EEF" w:rsidDel="004061C2">
              <w:rPr>
                <w:rStyle w:val="Hyperlink"/>
                <w:noProof/>
              </w:rPr>
              <w:delText>How wetlands are represented in the model</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_Toc53219819 \h </w:delInstrText>
            </w:r>
            <w:r w:rsidR="006A13B7" w:rsidDel="004061C2">
              <w:rPr>
                <w:noProof/>
                <w:webHidden/>
              </w:rPr>
            </w:r>
            <w:r w:rsidR="006A13B7" w:rsidDel="004061C2">
              <w:rPr>
                <w:noProof/>
                <w:webHidden/>
              </w:rPr>
              <w:fldChar w:fldCharType="separate"/>
            </w:r>
            <w:r w:rsidDel="004061C2">
              <w:rPr>
                <w:noProof/>
                <w:webHidden/>
              </w:rPr>
              <w:delText>32</w:delText>
            </w:r>
            <w:r w:rsidR="006A13B7" w:rsidDel="004061C2">
              <w:rPr>
                <w:noProof/>
                <w:webHidden/>
              </w:rPr>
              <w:fldChar w:fldCharType="end"/>
            </w:r>
            <w:r w:rsidDel="004061C2">
              <w:rPr>
                <w:noProof/>
              </w:rPr>
              <w:fldChar w:fldCharType="end"/>
            </w:r>
          </w:del>
        </w:p>
        <w:p w14:paraId="347DC755" w14:textId="24C9AE31" w:rsidR="006A13B7" w:rsidDel="004061C2" w:rsidRDefault="00286383">
          <w:pPr>
            <w:pStyle w:val="TOC2"/>
            <w:tabs>
              <w:tab w:val="right" w:leader="dot" w:pos="9350"/>
            </w:tabs>
            <w:rPr>
              <w:del w:id="469" w:author="David Conklin" w:date="2020-11-09T17:34:00Z"/>
              <w:rFonts w:eastAsiaTheme="minorEastAsia"/>
              <w:noProof/>
            </w:rPr>
          </w:pPr>
          <w:del w:id="470" w:author="David Conklin" w:date="2020-11-09T17:34:00Z">
            <w:r w:rsidDel="004061C2">
              <w:rPr>
                <w:noProof/>
              </w:rPr>
              <w:fldChar w:fldCharType="begin"/>
            </w:r>
            <w:r w:rsidDel="004061C2">
              <w:rPr>
                <w:noProof/>
              </w:rPr>
              <w:delInstrText xml:space="preserve"> HYPERLINK \l "_Toc53219820" </w:delInstrText>
            </w:r>
            <w:r w:rsidDel="004061C2">
              <w:rPr>
                <w:noProof/>
              </w:rPr>
              <w:fldChar w:fldCharType="separate"/>
            </w:r>
          </w:del>
          <w:ins w:id="471" w:author="David Conklin" w:date="2020-11-10T18:23:00Z">
            <w:r w:rsidR="00372E03">
              <w:rPr>
                <w:b/>
                <w:bCs/>
                <w:noProof/>
              </w:rPr>
              <w:t>Error! Hyperlink reference not valid.</w:t>
            </w:r>
          </w:ins>
          <w:del w:id="472" w:author="David Conklin" w:date="2020-11-09T17:34:00Z">
            <w:r w:rsidR="006A13B7" w:rsidRPr="00885EEF" w:rsidDel="004061C2">
              <w:rPr>
                <w:rStyle w:val="Hyperlink"/>
                <w:noProof/>
              </w:rPr>
              <w:delText>Attributes of interest in the wetlands study</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_Toc53219820 \h </w:delInstrText>
            </w:r>
            <w:r w:rsidR="006A13B7" w:rsidDel="004061C2">
              <w:rPr>
                <w:noProof/>
                <w:webHidden/>
              </w:rPr>
            </w:r>
            <w:r w:rsidR="006A13B7" w:rsidDel="004061C2">
              <w:rPr>
                <w:noProof/>
                <w:webHidden/>
              </w:rPr>
              <w:fldChar w:fldCharType="separate"/>
            </w:r>
            <w:r w:rsidDel="004061C2">
              <w:rPr>
                <w:noProof/>
                <w:webHidden/>
              </w:rPr>
              <w:delText>34</w:delText>
            </w:r>
            <w:r w:rsidR="006A13B7" w:rsidDel="004061C2">
              <w:rPr>
                <w:noProof/>
                <w:webHidden/>
              </w:rPr>
              <w:fldChar w:fldCharType="end"/>
            </w:r>
            <w:r w:rsidDel="004061C2">
              <w:rPr>
                <w:noProof/>
              </w:rPr>
              <w:fldChar w:fldCharType="end"/>
            </w:r>
          </w:del>
        </w:p>
        <w:p w14:paraId="5854CDA3" w14:textId="05AB88A4" w:rsidR="006A13B7" w:rsidDel="004061C2" w:rsidRDefault="00286383">
          <w:pPr>
            <w:pStyle w:val="TOC2"/>
            <w:tabs>
              <w:tab w:val="right" w:leader="dot" w:pos="9350"/>
            </w:tabs>
            <w:rPr>
              <w:del w:id="473" w:author="David Conklin" w:date="2020-11-09T17:34:00Z"/>
              <w:rFonts w:eastAsiaTheme="minorEastAsia"/>
              <w:noProof/>
            </w:rPr>
          </w:pPr>
          <w:del w:id="474" w:author="David Conklin" w:date="2020-11-09T17:34:00Z">
            <w:r w:rsidDel="004061C2">
              <w:rPr>
                <w:noProof/>
              </w:rPr>
              <w:fldChar w:fldCharType="begin"/>
            </w:r>
            <w:r w:rsidDel="004061C2">
              <w:rPr>
                <w:noProof/>
              </w:rPr>
              <w:delInstrText xml:space="preserve"> HYPERLINK \l "_Toc53219821" </w:delInstrText>
            </w:r>
            <w:r w:rsidDel="004061C2">
              <w:rPr>
                <w:noProof/>
              </w:rPr>
              <w:fldChar w:fldCharType="separate"/>
            </w:r>
          </w:del>
          <w:ins w:id="475" w:author="David Conklin" w:date="2020-11-10T18:23:00Z">
            <w:r w:rsidR="00372E03">
              <w:rPr>
                <w:b/>
                <w:bCs/>
                <w:noProof/>
              </w:rPr>
              <w:t>Error! Hyperlink reference not valid.</w:t>
            </w:r>
          </w:ins>
          <w:del w:id="476" w:author="David Conklin" w:date="2020-11-09T17:34:00Z">
            <w:r w:rsidR="006A13B7" w:rsidRPr="00885EEF" w:rsidDel="004061C2">
              <w:rPr>
                <w:rStyle w:val="Hyperlink"/>
                <w:noProof/>
              </w:rPr>
              <w:delText>A WETNESS attribute</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_Toc53219821 \h </w:delInstrText>
            </w:r>
            <w:r w:rsidR="006A13B7" w:rsidDel="004061C2">
              <w:rPr>
                <w:noProof/>
                <w:webHidden/>
              </w:rPr>
            </w:r>
            <w:r w:rsidR="006A13B7" w:rsidDel="004061C2">
              <w:rPr>
                <w:noProof/>
                <w:webHidden/>
              </w:rPr>
              <w:fldChar w:fldCharType="separate"/>
            </w:r>
            <w:r w:rsidDel="004061C2">
              <w:rPr>
                <w:noProof/>
                <w:webHidden/>
              </w:rPr>
              <w:delText>34</w:delText>
            </w:r>
            <w:r w:rsidR="006A13B7" w:rsidDel="004061C2">
              <w:rPr>
                <w:noProof/>
                <w:webHidden/>
              </w:rPr>
              <w:fldChar w:fldCharType="end"/>
            </w:r>
            <w:r w:rsidDel="004061C2">
              <w:rPr>
                <w:noProof/>
              </w:rPr>
              <w:fldChar w:fldCharType="end"/>
            </w:r>
          </w:del>
        </w:p>
        <w:p w14:paraId="4861C42D" w14:textId="0E36C967" w:rsidR="006A13B7" w:rsidDel="004061C2" w:rsidRDefault="00286383">
          <w:pPr>
            <w:pStyle w:val="TOC2"/>
            <w:tabs>
              <w:tab w:val="right" w:leader="dot" w:pos="9350"/>
            </w:tabs>
            <w:rPr>
              <w:del w:id="477" w:author="David Conklin" w:date="2020-11-09T17:34:00Z"/>
              <w:rFonts w:eastAsiaTheme="minorEastAsia"/>
              <w:noProof/>
            </w:rPr>
          </w:pPr>
          <w:del w:id="478" w:author="David Conklin" w:date="2020-11-09T17:34:00Z">
            <w:r w:rsidDel="004061C2">
              <w:rPr>
                <w:noProof/>
              </w:rPr>
              <w:fldChar w:fldCharType="begin"/>
            </w:r>
            <w:r w:rsidDel="004061C2">
              <w:rPr>
                <w:noProof/>
              </w:rPr>
              <w:delInstrText xml:space="preserve"> HYPERLINK \l "_Toc53219822" </w:delInstrText>
            </w:r>
            <w:r w:rsidDel="004061C2">
              <w:rPr>
                <w:noProof/>
              </w:rPr>
              <w:fldChar w:fldCharType="separate"/>
            </w:r>
          </w:del>
          <w:ins w:id="479" w:author="David Conklin" w:date="2020-11-10T18:23:00Z">
            <w:r w:rsidR="00372E03">
              <w:rPr>
                <w:b/>
                <w:bCs/>
                <w:noProof/>
              </w:rPr>
              <w:t>Error! Hyperlink reference not valid.</w:t>
            </w:r>
          </w:ins>
          <w:del w:id="480" w:author="David Conklin" w:date="2020-11-09T17:34:00Z">
            <w:r w:rsidR="006A13B7" w:rsidRPr="00885EEF" w:rsidDel="004061C2">
              <w:rPr>
                <w:rStyle w:val="Hyperlink"/>
                <w:noProof/>
              </w:rPr>
              <w:delText>Calculating the exchange of water between the wetland and the reach</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_Toc53219822 \h </w:delInstrText>
            </w:r>
            <w:r w:rsidR="006A13B7" w:rsidDel="004061C2">
              <w:rPr>
                <w:noProof/>
                <w:webHidden/>
              </w:rPr>
            </w:r>
            <w:r w:rsidR="006A13B7" w:rsidDel="004061C2">
              <w:rPr>
                <w:noProof/>
                <w:webHidden/>
              </w:rPr>
              <w:fldChar w:fldCharType="separate"/>
            </w:r>
            <w:r w:rsidDel="004061C2">
              <w:rPr>
                <w:noProof/>
                <w:webHidden/>
              </w:rPr>
              <w:delText>35</w:delText>
            </w:r>
            <w:r w:rsidR="006A13B7" w:rsidDel="004061C2">
              <w:rPr>
                <w:noProof/>
                <w:webHidden/>
              </w:rPr>
              <w:fldChar w:fldCharType="end"/>
            </w:r>
            <w:r w:rsidDel="004061C2">
              <w:rPr>
                <w:noProof/>
              </w:rPr>
              <w:fldChar w:fldCharType="end"/>
            </w:r>
          </w:del>
        </w:p>
        <w:p w14:paraId="69AFC3A5" w14:textId="31E264A0" w:rsidR="006A13B7" w:rsidDel="004061C2" w:rsidRDefault="00286383">
          <w:pPr>
            <w:pStyle w:val="TOC3"/>
            <w:tabs>
              <w:tab w:val="right" w:leader="dot" w:pos="9350"/>
            </w:tabs>
            <w:rPr>
              <w:del w:id="481" w:author="David Conklin" w:date="2020-11-09T17:34:00Z"/>
              <w:rFonts w:eastAsiaTheme="minorEastAsia"/>
              <w:noProof/>
            </w:rPr>
          </w:pPr>
          <w:del w:id="482" w:author="David Conklin" w:date="2020-11-09T17:34:00Z">
            <w:r w:rsidDel="004061C2">
              <w:rPr>
                <w:noProof/>
              </w:rPr>
              <w:fldChar w:fldCharType="begin"/>
            </w:r>
            <w:r w:rsidDel="004061C2">
              <w:rPr>
                <w:noProof/>
              </w:rPr>
              <w:delInstrText xml:space="preserve"> HYPERLINK \l "_Toc53219823" </w:delInstrText>
            </w:r>
            <w:r w:rsidDel="004061C2">
              <w:rPr>
                <w:noProof/>
              </w:rPr>
              <w:fldChar w:fldCharType="separate"/>
            </w:r>
          </w:del>
          <w:ins w:id="483" w:author="David Conklin" w:date="2020-11-10T18:23:00Z">
            <w:r w:rsidR="00372E03">
              <w:rPr>
                <w:b/>
                <w:bCs/>
                <w:noProof/>
              </w:rPr>
              <w:t>Error! Hyperlink reference not valid.</w:t>
            </w:r>
          </w:ins>
          <w:del w:id="484" w:author="David Conklin" w:date="2020-11-09T17:34:00Z">
            <w:r w:rsidR="006A13B7" w:rsidRPr="00885EEF" w:rsidDel="004061C2">
              <w:rPr>
                <w:rStyle w:val="Hyperlink"/>
                <w:noProof/>
              </w:rPr>
              <w:delText>Wetland IDU parameters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_Toc53219823 \h </w:delInstrText>
            </w:r>
            <w:r w:rsidR="006A13B7" w:rsidDel="004061C2">
              <w:rPr>
                <w:noProof/>
                <w:webHidden/>
              </w:rPr>
            </w:r>
            <w:r w:rsidR="006A13B7" w:rsidDel="004061C2">
              <w:rPr>
                <w:noProof/>
                <w:webHidden/>
              </w:rPr>
              <w:fldChar w:fldCharType="separate"/>
            </w:r>
            <w:r w:rsidDel="004061C2">
              <w:rPr>
                <w:noProof/>
                <w:webHidden/>
              </w:rPr>
              <w:delText>35</w:delText>
            </w:r>
            <w:r w:rsidR="006A13B7" w:rsidDel="004061C2">
              <w:rPr>
                <w:noProof/>
                <w:webHidden/>
              </w:rPr>
              <w:fldChar w:fldCharType="end"/>
            </w:r>
            <w:r w:rsidDel="004061C2">
              <w:rPr>
                <w:noProof/>
              </w:rPr>
              <w:fldChar w:fldCharType="end"/>
            </w:r>
          </w:del>
        </w:p>
        <w:p w14:paraId="16F16DDB" w14:textId="58DDC762" w:rsidR="006A13B7" w:rsidDel="004061C2" w:rsidRDefault="00286383">
          <w:pPr>
            <w:pStyle w:val="TOC3"/>
            <w:tabs>
              <w:tab w:val="right" w:leader="dot" w:pos="9350"/>
            </w:tabs>
            <w:rPr>
              <w:del w:id="485" w:author="David Conklin" w:date="2020-11-09T17:34:00Z"/>
              <w:rFonts w:eastAsiaTheme="minorEastAsia"/>
              <w:noProof/>
            </w:rPr>
          </w:pPr>
          <w:del w:id="486" w:author="David Conklin" w:date="2020-11-09T17:34:00Z">
            <w:r w:rsidDel="004061C2">
              <w:rPr>
                <w:noProof/>
              </w:rPr>
              <w:fldChar w:fldCharType="begin"/>
            </w:r>
            <w:r w:rsidDel="004061C2">
              <w:rPr>
                <w:noProof/>
              </w:rPr>
              <w:delInstrText xml:space="preserve"> HYPERLINK \l "_Toc53219824" </w:delInstrText>
            </w:r>
            <w:r w:rsidDel="004061C2">
              <w:rPr>
                <w:noProof/>
              </w:rPr>
              <w:fldChar w:fldCharType="separate"/>
            </w:r>
          </w:del>
          <w:ins w:id="487" w:author="David Conklin" w:date="2020-11-10T18:23:00Z">
            <w:r w:rsidR="00372E03">
              <w:rPr>
                <w:b/>
                <w:bCs/>
                <w:noProof/>
              </w:rPr>
              <w:t>Error! Hyperlink reference not valid.</w:t>
            </w:r>
          </w:ins>
          <w:del w:id="488" w:author="David Conklin" w:date="2020-11-09T17:34:00Z">
            <w:r w:rsidR="006A13B7" w:rsidRPr="00885EEF" w:rsidDel="004061C2">
              <w:rPr>
                <w:rStyle w:val="Hyperlink"/>
                <w:noProof/>
              </w:rPr>
              <w:delText>Reach parameters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_Toc53219824 \h </w:delInstrText>
            </w:r>
            <w:r w:rsidR="006A13B7" w:rsidDel="004061C2">
              <w:rPr>
                <w:noProof/>
                <w:webHidden/>
              </w:rPr>
            </w:r>
            <w:r w:rsidR="006A13B7" w:rsidDel="004061C2">
              <w:rPr>
                <w:noProof/>
                <w:webHidden/>
              </w:rPr>
              <w:fldChar w:fldCharType="separate"/>
            </w:r>
            <w:r w:rsidDel="004061C2">
              <w:rPr>
                <w:noProof/>
                <w:webHidden/>
              </w:rPr>
              <w:delText>35</w:delText>
            </w:r>
            <w:r w:rsidR="006A13B7" w:rsidDel="004061C2">
              <w:rPr>
                <w:noProof/>
                <w:webHidden/>
              </w:rPr>
              <w:fldChar w:fldCharType="end"/>
            </w:r>
            <w:r w:rsidDel="004061C2">
              <w:rPr>
                <w:noProof/>
              </w:rPr>
              <w:fldChar w:fldCharType="end"/>
            </w:r>
          </w:del>
        </w:p>
        <w:p w14:paraId="47102707" w14:textId="0A0A107B" w:rsidR="006A13B7" w:rsidDel="004061C2" w:rsidRDefault="00286383">
          <w:pPr>
            <w:pStyle w:val="TOC2"/>
            <w:tabs>
              <w:tab w:val="right" w:leader="dot" w:pos="9350"/>
            </w:tabs>
            <w:rPr>
              <w:del w:id="489" w:author="David Conklin" w:date="2020-11-09T17:34:00Z"/>
              <w:rFonts w:eastAsiaTheme="minorEastAsia"/>
              <w:noProof/>
            </w:rPr>
          </w:pPr>
          <w:del w:id="490" w:author="David Conklin" w:date="2020-11-09T17:34:00Z">
            <w:r w:rsidDel="004061C2">
              <w:rPr>
                <w:noProof/>
              </w:rPr>
              <w:fldChar w:fldCharType="begin"/>
            </w:r>
            <w:r w:rsidDel="004061C2">
              <w:rPr>
                <w:noProof/>
              </w:rPr>
              <w:delInstrText xml:space="preserve"> HYPERLINK \l "_Toc53219825" </w:delInstrText>
            </w:r>
            <w:r w:rsidDel="004061C2">
              <w:rPr>
                <w:noProof/>
              </w:rPr>
              <w:fldChar w:fldCharType="separate"/>
            </w:r>
          </w:del>
          <w:ins w:id="491" w:author="David Conklin" w:date="2020-11-10T18:23:00Z">
            <w:r w:rsidR="00372E03">
              <w:rPr>
                <w:b/>
                <w:bCs/>
                <w:noProof/>
              </w:rPr>
              <w:t>Error! Hyperlink reference not valid.</w:t>
            </w:r>
          </w:ins>
          <w:del w:id="492" w:author="David Conklin" w:date="2020-11-09T17:34:00Z">
            <w:r w:rsidR="006A13B7" w:rsidRPr="00885EEF" w:rsidDel="004061C2">
              <w:rPr>
                <w:rStyle w:val="Hyperlink"/>
                <w:noProof/>
              </w:rPr>
              <w:delText>Loss (or gain) of wetlands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_Toc53219825 \h </w:delInstrText>
            </w:r>
            <w:r w:rsidR="006A13B7" w:rsidDel="004061C2">
              <w:rPr>
                <w:noProof/>
                <w:webHidden/>
              </w:rPr>
            </w:r>
            <w:r w:rsidR="006A13B7" w:rsidDel="004061C2">
              <w:rPr>
                <w:noProof/>
                <w:webHidden/>
              </w:rPr>
              <w:fldChar w:fldCharType="separate"/>
            </w:r>
            <w:r w:rsidDel="004061C2">
              <w:rPr>
                <w:noProof/>
                <w:webHidden/>
              </w:rPr>
              <w:delText>36</w:delText>
            </w:r>
            <w:r w:rsidR="006A13B7" w:rsidDel="004061C2">
              <w:rPr>
                <w:noProof/>
                <w:webHidden/>
              </w:rPr>
              <w:fldChar w:fldCharType="end"/>
            </w:r>
            <w:r w:rsidDel="004061C2">
              <w:rPr>
                <w:noProof/>
              </w:rPr>
              <w:fldChar w:fldCharType="end"/>
            </w:r>
          </w:del>
        </w:p>
        <w:p w14:paraId="51B6016C" w14:textId="51C93BB9" w:rsidR="006A13B7" w:rsidDel="004061C2" w:rsidRDefault="00286383">
          <w:pPr>
            <w:pStyle w:val="TOC2"/>
            <w:tabs>
              <w:tab w:val="right" w:leader="dot" w:pos="9350"/>
            </w:tabs>
            <w:rPr>
              <w:del w:id="493" w:author="David Conklin" w:date="2020-11-09T17:34:00Z"/>
              <w:rFonts w:eastAsiaTheme="minorEastAsia"/>
              <w:noProof/>
            </w:rPr>
          </w:pPr>
          <w:del w:id="494" w:author="David Conklin" w:date="2020-11-09T17:34:00Z">
            <w:r w:rsidDel="004061C2">
              <w:rPr>
                <w:noProof/>
              </w:rPr>
              <w:fldChar w:fldCharType="begin"/>
            </w:r>
            <w:r w:rsidDel="004061C2">
              <w:rPr>
                <w:noProof/>
              </w:rPr>
              <w:delInstrText xml:space="preserve"> HYPERLINK \l "_Toc53219826" </w:delInstrText>
            </w:r>
            <w:r w:rsidDel="004061C2">
              <w:rPr>
                <w:noProof/>
              </w:rPr>
              <w:fldChar w:fldCharType="separate"/>
            </w:r>
          </w:del>
          <w:ins w:id="495" w:author="David Conklin" w:date="2020-11-10T18:23:00Z">
            <w:r w:rsidR="00372E03">
              <w:rPr>
                <w:b/>
                <w:bCs/>
                <w:noProof/>
              </w:rPr>
              <w:t>Error! Hyperlink reference not valid.</w:t>
            </w:r>
          </w:ins>
          <w:del w:id="496" w:author="David Conklin" w:date="2020-11-09T17:34:00Z">
            <w:r w:rsidR="006A13B7" w:rsidRPr="00885EEF" w:rsidDel="004061C2">
              <w:rPr>
                <w:rStyle w:val="Hyperlink"/>
                <w:noProof/>
              </w:rPr>
              <w:delText>Reality check</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_Toc53219826 \h </w:delInstrText>
            </w:r>
            <w:r w:rsidR="006A13B7" w:rsidDel="004061C2">
              <w:rPr>
                <w:noProof/>
                <w:webHidden/>
              </w:rPr>
            </w:r>
            <w:r w:rsidR="006A13B7" w:rsidDel="004061C2">
              <w:rPr>
                <w:noProof/>
                <w:webHidden/>
              </w:rPr>
              <w:fldChar w:fldCharType="separate"/>
            </w:r>
            <w:r w:rsidDel="004061C2">
              <w:rPr>
                <w:noProof/>
                <w:webHidden/>
              </w:rPr>
              <w:delText>36</w:delText>
            </w:r>
            <w:r w:rsidR="006A13B7" w:rsidDel="004061C2">
              <w:rPr>
                <w:noProof/>
                <w:webHidden/>
              </w:rPr>
              <w:fldChar w:fldCharType="end"/>
            </w:r>
            <w:r w:rsidDel="004061C2">
              <w:rPr>
                <w:noProof/>
              </w:rPr>
              <w:fldChar w:fldCharType="end"/>
            </w:r>
          </w:del>
        </w:p>
        <w:p w14:paraId="4E6169D2" w14:textId="4E5133D2" w:rsidR="006A13B7" w:rsidDel="004061C2" w:rsidRDefault="00286383">
          <w:pPr>
            <w:pStyle w:val="TOC2"/>
            <w:tabs>
              <w:tab w:val="right" w:leader="dot" w:pos="9350"/>
            </w:tabs>
            <w:rPr>
              <w:del w:id="497" w:author="David Conklin" w:date="2020-11-09T17:34:00Z"/>
              <w:rFonts w:eastAsiaTheme="minorEastAsia"/>
              <w:noProof/>
            </w:rPr>
          </w:pPr>
          <w:del w:id="498" w:author="David Conklin" w:date="2020-11-09T17:34:00Z">
            <w:r w:rsidDel="004061C2">
              <w:rPr>
                <w:noProof/>
              </w:rPr>
              <w:fldChar w:fldCharType="begin"/>
            </w:r>
            <w:r w:rsidDel="004061C2">
              <w:rPr>
                <w:noProof/>
              </w:rPr>
              <w:delInstrText xml:space="preserve"> HYPERLINK \l "_Toc53219827" </w:delInstrText>
            </w:r>
            <w:r w:rsidDel="004061C2">
              <w:rPr>
                <w:noProof/>
              </w:rPr>
              <w:fldChar w:fldCharType="separate"/>
            </w:r>
          </w:del>
          <w:ins w:id="499" w:author="David Conklin" w:date="2020-11-10T18:23:00Z">
            <w:r w:rsidR="00372E03">
              <w:rPr>
                <w:b/>
                <w:bCs/>
                <w:noProof/>
              </w:rPr>
              <w:t>Error! Hyperlink reference not valid.</w:t>
            </w:r>
          </w:ins>
          <w:del w:id="500" w:author="David Conklin" w:date="2020-11-09T17:34:00Z">
            <w:r w:rsidR="006A13B7" w:rsidRPr="00885EEF" w:rsidDel="004061C2">
              <w:rPr>
                <w:rStyle w:val="Hyperlink"/>
                <w:noProof/>
              </w:rPr>
              <w:delText>Clackamas wetlands v. McKenzie wetlands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_Toc53219827 \h </w:delInstrText>
            </w:r>
            <w:r w:rsidR="006A13B7" w:rsidDel="004061C2">
              <w:rPr>
                <w:noProof/>
                <w:webHidden/>
              </w:rPr>
            </w:r>
            <w:r w:rsidR="006A13B7" w:rsidDel="004061C2">
              <w:rPr>
                <w:noProof/>
                <w:webHidden/>
              </w:rPr>
              <w:fldChar w:fldCharType="separate"/>
            </w:r>
          </w:del>
          <w:del w:id="501" w:author="David Conklin" w:date="2020-11-09T07:32:00Z">
            <w:r w:rsidR="006A13B7" w:rsidDel="00286383">
              <w:rPr>
                <w:noProof/>
                <w:webHidden/>
              </w:rPr>
              <w:delText>36</w:delText>
            </w:r>
          </w:del>
          <w:del w:id="502" w:author="David Conklin" w:date="2020-11-09T17:34:00Z">
            <w:r w:rsidR="006A13B7" w:rsidDel="004061C2">
              <w:rPr>
                <w:noProof/>
                <w:webHidden/>
              </w:rPr>
              <w:fldChar w:fldCharType="end"/>
            </w:r>
            <w:r w:rsidDel="004061C2">
              <w:rPr>
                <w:noProof/>
              </w:rPr>
              <w:fldChar w:fldCharType="end"/>
            </w:r>
          </w:del>
        </w:p>
        <w:p w14:paraId="0A25721D" w14:textId="0B3B5E9D" w:rsidR="006A13B7" w:rsidDel="004061C2" w:rsidRDefault="00286383">
          <w:pPr>
            <w:pStyle w:val="TOC1"/>
            <w:tabs>
              <w:tab w:val="right" w:leader="dot" w:pos="9350"/>
            </w:tabs>
            <w:rPr>
              <w:del w:id="503" w:author="David Conklin" w:date="2020-11-09T17:34:00Z"/>
              <w:rFonts w:eastAsiaTheme="minorEastAsia"/>
              <w:noProof/>
            </w:rPr>
          </w:pPr>
          <w:del w:id="504" w:author="David Conklin" w:date="2020-11-09T17:34:00Z">
            <w:r w:rsidDel="004061C2">
              <w:rPr>
                <w:noProof/>
              </w:rPr>
              <w:fldChar w:fldCharType="begin"/>
            </w:r>
            <w:r w:rsidDel="004061C2">
              <w:rPr>
                <w:noProof/>
              </w:rPr>
              <w:delInstrText xml:space="preserve"> HYPERLINK \l "_Toc53219828" </w:delInstrText>
            </w:r>
            <w:r w:rsidDel="004061C2">
              <w:rPr>
                <w:noProof/>
              </w:rPr>
              <w:fldChar w:fldCharType="separate"/>
            </w:r>
          </w:del>
          <w:ins w:id="505" w:author="David Conklin" w:date="2020-11-10T18:23:00Z">
            <w:r w:rsidR="00372E03">
              <w:rPr>
                <w:b/>
                <w:bCs/>
                <w:noProof/>
              </w:rPr>
              <w:t>Error! Hyperlink reference not valid.</w:t>
            </w:r>
          </w:ins>
          <w:del w:id="506" w:author="David Conklin" w:date="2020-11-09T17:34:00Z">
            <w:r w:rsidR="006A13B7" w:rsidRPr="00885EEF" w:rsidDel="004061C2">
              <w:rPr>
                <w:rStyle w:val="Hyperlink"/>
                <w:noProof/>
              </w:rPr>
              <w:delText>The Clackamas Basin</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_Toc53219828 \h </w:delInstrText>
            </w:r>
            <w:r w:rsidR="006A13B7" w:rsidDel="004061C2">
              <w:rPr>
                <w:noProof/>
                <w:webHidden/>
              </w:rPr>
            </w:r>
            <w:r w:rsidR="006A13B7" w:rsidDel="004061C2">
              <w:rPr>
                <w:noProof/>
                <w:webHidden/>
              </w:rPr>
              <w:fldChar w:fldCharType="separate"/>
            </w:r>
          </w:del>
          <w:del w:id="507" w:author="David Conklin" w:date="2020-11-09T07:32:00Z">
            <w:r w:rsidR="006A13B7" w:rsidDel="00286383">
              <w:rPr>
                <w:noProof/>
                <w:webHidden/>
              </w:rPr>
              <w:delText>37</w:delText>
            </w:r>
          </w:del>
          <w:del w:id="508" w:author="David Conklin" w:date="2020-11-09T17:34:00Z">
            <w:r w:rsidR="006A13B7" w:rsidDel="004061C2">
              <w:rPr>
                <w:noProof/>
                <w:webHidden/>
              </w:rPr>
              <w:fldChar w:fldCharType="end"/>
            </w:r>
            <w:r w:rsidDel="004061C2">
              <w:rPr>
                <w:noProof/>
              </w:rPr>
              <w:fldChar w:fldCharType="end"/>
            </w:r>
          </w:del>
        </w:p>
        <w:p w14:paraId="59976753" w14:textId="1F80D7EB" w:rsidR="006A13B7" w:rsidDel="004061C2" w:rsidRDefault="00286383">
          <w:pPr>
            <w:pStyle w:val="TOC1"/>
            <w:tabs>
              <w:tab w:val="right" w:leader="dot" w:pos="9350"/>
            </w:tabs>
            <w:rPr>
              <w:del w:id="509" w:author="David Conklin" w:date="2020-11-09T17:34:00Z"/>
              <w:rFonts w:eastAsiaTheme="minorEastAsia"/>
              <w:noProof/>
            </w:rPr>
          </w:pPr>
          <w:del w:id="510" w:author="David Conklin" w:date="2020-11-09T17:34:00Z">
            <w:r w:rsidDel="004061C2">
              <w:rPr>
                <w:noProof/>
              </w:rPr>
              <w:fldChar w:fldCharType="begin"/>
            </w:r>
            <w:r w:rsidDel="004061C2">
              <w:rPr>
                <w:noProof/>
              </w:rPr>
              <w:delInstrText xml:space="preserve"> HYPERLINK \l "_Toc53219829" </w:delInstrText>
            </w:r>
            <w:r w:rsidDel="004061C2">
              <w:rPr>
                <w:noProof/>
              </w:rPr>
              <w:fldChar w:fldCharType="separate"/>
            </w:r>
          </w:del>
          <w:ins w:id="511" w:author="David Conklin" w:date="2020-11-10T18:23:00Z">
            <w:r w:rsidR="00372E03">
              <w:rPr>
                <w:b/>
                <w:bCs/>
                <w:noProof/>
              </w:rPr>
              <w:t>Error! Hyperlink reference not valid.</w:t>
            </w:r>
          </w:ins>
          <w:del w:id="512" w:author="David Conklin" w:date="2020-11-09T17:34:00Z">
            <w:r w:rsidR="006A13B7" w:rsidRPr="00885EEF" w:rsidDel="004061C2">
              <w:rPr>
                <w:rStyle w:val="Hyperlink"/>
                <w:noProof/>
              </w:rPr>
              <w:delText>Directory structure and file names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_Toc53219829 \h </w:delInstrText>
            </w:r>
            <w:r w:rsidR="006A13B7" w:rsidDel="004061C2">
              <w:rPr>
                <w:noProof/>
                <w:webHidden/>
              </w:rPr>
            </w:r>
            <w:r w:rsidR="006A13B7" w:rsidDel="004061C2">
              <w:rPr>
                <w:noProof/>
                <w:webHidden/>
              </w:rPr>
              <w:fldChar w:fldCharType="separate"/>
            </w:r>
          </w:del>
          <w:del w:id="513" w:author="David Conklin" w:date="2020-11-09T07:32:00Z">
            <w:r w:rsidR="006A13B7" w:rsidDel="00286383">
              <w:rPr>
                <w:noProof/>
                <w:webHidden/>
              </w:rPr>
              <w:delText>38</w:delText>
            </w:r>
          </w:del>
          <w:del w:id="514" w:author="David Conklin" w:date="2020-11-09T17:34:00Z">
            <w:r w:rsidR="006A13B7" w:rsidDel="004061C2">
              <w:rPr>
                <w:noProof/>
                <w:webHidden/>
              </w:rPr>
              <w:fldChar w:fldCharType="end"/>
            </w:r>
            <w:r w:rsidDel="004061C2">
              <w:rPr>
                <w:noProof/>
              </w:rPr>
              <w:fldChar w:fldCharType="end"/>
            </w:r>
          </w:del>
        </w:p>
        <w:p w14:paraId="2063BC1D" w14:textId="6125EE99" w:rsidR="006A13B7" w:rsidDel="004061C2" w:rsidRDefault="00286383">
          <w:pPr>
            <w:pStyle w:val="TOC1"/>
            <w:tabs>
              <w:tab w:val="right" w:leader="dot" w:pos="9350"/>
            </w:tabs>
            <w:rPr>
              <w:del w:id="515" w:author="David Conklin" w:date="2020-11-09T17:34:00Z"/>
              <w:rFonts w:eastAsiaTheme="minorEastAsia"/>
              <w:noProof/>
            </w:rPr>
          </w:pPr>
          <w:del w:id="516" w:author="David Conklin" w:date="2020-11-09T17:34:00Z">
            <w:r w:rsidDel="004061C2">
              <w:rPr>
                <w:noProof/>
              </w:rPr>
              <w:fldChar w:fldCharType="begin"/>
            </w:r>
            <w:r w:rsidDel="004061C2">
              <w:rPr>
                <w:noProof/>
              </w:rPr>
              <w:delInstrText xml:space="preserve"> HYPERLINK \l "_Toc53219830" </w:delInstrText>
            </w:r>
            <w:r w:rsidDel="004061C2">
              <w:rPr>
                <w:noProof/>
              </w:rPr>
              <w:fldChar w:fldCharType="separate"/>
            </w:r>
          </w:del>
          <w:ins w:id="517" w:author="David Conklin" w:date="2020-11-10T18:23:00Z">
            <w:r w:rsidR="00372E03">
              <w:rPr>
                <w:b/>
                <w:bCs/>
                <w:noProof/>
              </w:rPr>
              <w:t>Error! Hyperlink reference not valid.</w:t>
            </w:r>
          </w:ins>
          <w:del w:id="518" w:author="David Conklin" w:date="2020-11-09T17:34:00Z">
            <w:r w:rsidR="006A13B7" w:rsidRPr="00885EEF" w:rsidDel="004061C2">
              <w:rPr>
                <w:rStyle w:val="Hyperlink"/>
                <w:noProof/>
              </w:rPr>
              <w:delText>Release Log</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_Toc53219830 \h </w:delInstrText>
            </w:r>
            <w:r w:rsidR="006A13B7" w:rsidDel="004061C2">
              <w:rPr>
                <w:noProof/>
                <w:webHidden/>
              </w:rPr>
            </w:r>
            <w:r w:rsidR="006A13B7" w:rsidDel="004061C2">
              <w:rPr>
                <w:noProof/>
                <w:webHidden/>
              </w:rPr>
              <w:fldChar w:fldCharType="separate"/>
            </w:r>
          </w:del>
          <w:del w:id="519" w:author="David Conklin" w:date="2020-11-09T07:32:00Z">
            <w:r w:rsidR="006A13B7" w:rsidDel="00286383">
              <w:rPr>
                <w:noProof/>
                <w:webHidden/>
              </w:rPr>
              <w:delText>39</w:delText>
            </w:r>
          </w:del>
          <w:del w:id="520" w:author="David Conklin" w:date="2020-11-09T17:34:00Z">
            <w:r w:rsidR="006A13B7" w:rsidDel="004061C2">
              <w:rPr>
                <w:noProof/>
                <w:webHidden/>
              </w:rPr>
              <w:fldChar w:fldCharType="end"/>
            </w:r>
            <w:r w:rsidDel="004061C2">
              <w:rPr>
                <w:noProof/>
              </w:rPr>
              <w:fldChar w:fldCharType="end"/>
            </w:r>
          </w:del>
        </w:p>
        <w:p w14:paraId="2D3459A9" w14:textId="244BBA0F" w:rsidR="006A13B7" w:rsidDel="004061C2" w:rsidRDefault="00286383">
          <w:pPr>
            <w:pStyle w:val="TOC1"/>
            <w:tabs>
              <w:tab w:val="right" w:leader="dot" w:pos="9350"/>
            </w:tabs>
            <w:rPr>
              <w:del w:id="521" w:author="David Conklin" w:date="2020-11-09T17:34:00Z"/>
              <w:rFonts w:eastAsiaTheme="minorEastAsia"/>
              <w:noProof/>
            </w:rPr>
          </w:pPr>
          <w:del w:id="522" w:author="David Conklin" w:date="2020-11-09T17:34:00Z">
            <w:r w:rsidDel="004061C2">
              <w:rPr>
                <w:noProof/>
              </w:rPr>
              <w:fldChar w:fldCharType="begin"/>
            </w:r>
            <w:r w:rsidDel="004061C2">
              <w:rPr>
                <w:noProof/>
              </w:rPr>
              <w:delInstrText xml:space="preserve"> HYPERLINK \l "_Toc53219831" </w:delInstrText>
            </w:r>
            <w:r w:rsidDel="004061C2">
              <w:rPr>
                <w:noProof/>
              </w:rPr>
              <w:fldChar w:fldCharType="separate"/>
            </w:r>
          </w:del>
          <w:ins w:id="523" w:author="David Conklin" w:date="2020-11-10T18:23:00Z">
            <w:r w:rsidR="00372E03">
              <w:rPr>
                <w:b/>
                <w:bCs/>
                <w:noProof/>
              </w:rPr>
              <w:t>Error! Hyperlink reference not valid.</w:t>
            </w:r>
          </w:ins>
          <w:del w:id="524" w:author="David Conklin" w:date="2020-11-09T17:34:00Z">
            <w:r w:rsidR="006A13B7" w:rsidRPr="00885EEF" w:rsidDel="004061C2">
              <w:rPr>
                <w:rStyle w:val="Hyperlink"/>
                <w:noProof/>
              </w:rPr>
              <w:delText>References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_Toc53219831 \h </w:delInstrText>
            </w:r>
            <w:r w:rsidR="006A13B7" w:rsidDel="004061C2">
              <w:rPr>
                <w:noProof/>
                <w:webHidden/>
              </w:rPr>
            </w:r>
            <w:r w:rsidR="006A13B7" w:rsidDel="004061C2">
              <w:rPr>
                <w:noProof/>
                <w:webHidden/>
              </w:rPr>
              <w:fldChar w:fldCharType="separate"/>
            </w:r>
          </w:del>
          <w:del w:id="525" w:author="David Conklin" w:date="2020-11-09T07:32:00Z">
            <w:r w:rsidR="006A13B7" w:rsidDel="00286383">
              <w:rPr>
                <w:noProof/>
                <w:webHidden/>
              </w:rPr>
              <w:delText>41</w:delText>
            </w:r>
          </w:del>
          <w:del w:id="526" w:author="David Conklin" w:date="2020-11-09T17:34:00Z">
            <w:r w:rsidR="006A13B7" w:rsidDel="004061C2">
              <w:rPr>
                <w:noProof/>
                <w:webHidden/>
              </w:rPr>
              <w:fldChar w:fldCharType="end"/>
            </w:r>
            <w:r w:rsidDel="004061C2">
              <w:rPr>
                <w:noProof/>
              </w:rPr>
              <w:fldChar w:fldCharType="end"/>
            </w:r>
          </w:del>
        </w:p>
        <w:p w14:paraId="4C6079EB" w14:textId="56B5B9BB" w:rsidR="006A13B7" w:rsidDel="004061C2" w:rsidRDefault="00286383">
          <w:pPr>
            <w:pStyle w:val="TOC1"/>
            <w:tabs>
              <w:tab w:val="right" w:leader="dot" w:pos="9350"/>
            </w:tabs>
            <w:rPr>
              <w:del w:id="527" w:author="David Conklin" w:date="2020-11-09T17:34:00Z"/>
              <w:rFonts w:eastAsiaTheme="minorEastAsia"/>
              <w:noProof/>
            </w:rPr>
          </w:pPr>
          <w:del w:id="528" w:author="David Conklin" w:date="2020-11-09T17:34:00Z">
            <w:r w:rsidDel="004061C2">
              <w:rPr>
                <w:noProof/>
              </w:rPr>
              <w:fldChar w:fldCharType="begin"/>
            </w:r>
            <w:r w:rsidDel="004061C2">
              <w:rPr>
                <w:noProof/>
              </w:rPr>
              <w:delInstrText xml:space="preserve"> HYPERLINK \l "_Toc53219832" </w:delInstrText>
            </w:r>
            <w:r w:rsidDel="004061C2">
              <w:rPr>
                <w:noProof/>
              </w:rPr>
              <w:fldChar w:fldCharType="separate"/>
            </w:r>
          </w:del>
          <w:ins w:id="529" w:author="David Conklin" w:date="2020-11-10T18:23:00Z">
            <w:r w:rsidR="00372E03">
              <w:rPr>
                <w:b/>
                <w:bCs/>
                <w:noProof/>
              </w:rPr>
              <w:t>Error! Hyperlink reference not valid.</w:t>
            </w:r>
          </w:ins>
          <w:del w:id="530" w:author="David Conklin" w:date="2020-11-09T17:34:00Z">
            <w:r w:rsidR="006A13B7" w:rsidRPr="00885EEF" w:rsidDel="004061C2">
              <w:rPr>
                <w:rStyle w:val="Hyperlink"/>
                <w:noProof/>
              </w:rPr>
              <w:delText>Acronyms and Abbreviations</w:delText>
            </w:r>
            <w:r w:rsidR="006A13B7" w:rsidDel="004061C2">
              <w:rPr>
                <w:noProof/>
                <w:webHidden/>
              </w:rPr>
              <w:tab/>
            </w:r>
            <w:r w:rsidR="006A13B7" w:rsidDel="004061C2">
              <w:rPr>
                <w:noProof/>
                <w:webHidden/>
              </w:rPr>
              <w:fldChar w:fldCharType="begin"/>
            </w:r>
            <w:r w:rsidR="006A13B7" w:rsidDel="004061C2">
              <w:rPr>
                <w:noProof/>
                <w:webHidden/>
              </w:rPr>
              <w:delInstrText xml:space="preserve"> PAGEREF _Toc53219832 \h </w:delInstrText>
            </w:r>
            <w:r w:rsidR="006A13B7" w:rsidDel="004061C2">
              <w:rPr>
                <w:noProof/>
                <w:webHidden/>
              </w:rPr>
            </w:r>
            <w:r w:rsidR="006A13B7" w:rsidDel="004061C2">
              <w:rPr>
                <w:noProof/>
                <w:webHidden/>
              </w:rPr>
              <w:fldChar w:fldCharType="separate"/>
            </w:r>
          </w:del>
          <w:del w:id="531" w:author="David Conklin" w:date="2020-11-09T07:32:00Z">
            <w:r w:rsidR="006A13B7" w:rsidDel="00286383">
              <w:rPr>
                <w:noProof/>
                <w:webHidden/>
              </w:rPr>
              <w:delText>41</w:delText>
            </w:r>
          </w:del>
          <w:del w:id="532" w:author="David Conklin" w:date="2020-11-09T17:34:00Z">
            <w:r w:rsidR="006A13B7" w:rsidDel="004061C2">
              <w:rPr>
                <w:noProof/>
                <w:webHidden/>
              </w:rPr>
              <w:fldChar w:fldCharType="end"/>
            </w:r>
            <w:r w:rsidDel="004061C2">
              <w:rPr>
                <w:noProof/>
              </w:rPr>
              <w:fldChar w:fldCharType="end"/>
            </w:r>
          </w:del>
        </w:p>
        <w:p w14:paraId="11128E90" w14:textId="77777777" w:rsidR="007B1928" w:rsidRDefault="005B5E46">
          <w:pPr>
            <w:rPr>
              <w:b/>
              <w:bCs/>
              <w:noProof/>
            </w:rPr>
          </w:pPr>
          <w:r>
            <w:rPr>
              <w:b/>
              <w:bCs/>
              <w:noProof/>
            </w:rPr>
            <w:fldChar w:fldCharType="end"/>
          </w:r>
        </w:p>
      </w:sdtContent>
    </w:sdt>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33DCBC4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286383">
          <w:rPr>
            <w:noProof/>
            <w:webHidden/>
          </w:rPr>
          <w:t>7</w:t>
        </w:r>
        <w:r w:rsidR="006A13B7">
          <w:rPr>
            <w:noProof/>
            <w:webHidden/>
          </w:rPr>
          <w:fldChar w:fldCharType="end"/>
        </w:r>
      </w:hyperlink>
    </w:p>
    <w:p w14:paraId="4268C92E" w14:textId="745F8DD3" w:rsidR="006A13B7" w:rsidRDefault="00286383">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Pr>
            <w:noProof/>
            <w:webHidden/>
          </w:rPr>
          <w:t>8</w:t>
        </w:r>
        <w:r w:rsidR="006A13B7">
          <w:rPr>
            <w:noProof/>
            <w:webHidden/>
          </w:rPr>
          <w:fldChar w:fldCharType="end"/>
        </w:r>
      </w:hyperlink>
    </w:p>
    <w:p w14:paraId="48FAB7CA" w14:textId="33E7E17C" w:rsidR="006A13B7" w:rsidRDefault="00286383">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Pr>
            <w:noProof/>
            <w:webHidden/>
          </w:rPr>
          <w:t>9</w:t>
        </w:r>
        <w:r w:rsidR="006A13B7">
          <w:rPr>
            <w:noProof/>
            <w:webHidden/>
          </w:rPr>
          <w:fldChar w:fldCharType="end"/>
        </w:r>
      </w:hyperlink>
    </w:p>
    <w:p w14:paraId="556989A9" w14:textId="6D96BD9D" w:rsidR="006A13B7" w:rsidRDefault="00286383">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Pr>
            <w:noProof/>
            <w:webHidden/>
          </w:rPr>
          <w:t>10</w:t>
        </w:r>
        <w:r w:rsidR="006A13B7">
          <w:rPr>
            <w:noProof/>
            <w:webHidden/>
          </w:rPr>
          <w:fldChar w:fldCharType="end"/>
        </w:r>
      </w:hyperlink>
    </w:p>
    <w:p w14:paraId="4CD30AF6" w14:textId="390C5F92" w:rsidR="006A13B7" w:rsidRDefault="00286383">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Pr>
            <w:noProof/>
            <w:webHidden/>
          </w:rPr>
          <w:t>11</w:t>
        </w:r>
        <w:r w:rsidR="006A13B7">
          <w:rPr>
            <w:noProof/>
            <w:webHidden/>
          </w:rPr>
          <w:fldChar w:fldCharType="end"/>
        </w:r>
      </w:hyperlink>
    </w:p>
    <w:p w14:paraId="57584ECA" w14:textId="689B7C70" w:rsidR="006A13B7" w:rsidRDefault="00286383">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Pr>
            <w:noProof/>
            <w:webHidden/>
          </w:rPr>
          <w:t>27</w:t>
        </w:r>
        <w:r w:rsidR="006A13B7">
          <w:rPr>
            <w:noProof/>
            <w:webHidden/>
          </w:rPr>
          <w:fldChar w:fldCharType="end"/>
        </w:r>
      </w:hyperlink>
    </w:p>
    <w:p w14:paraId="71D389E6" w14:textId="50BE6718" w:rsidR="006A13B7" w:rsidRDefault="00286383">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Pr>
            <w:noProof/>
            <w:webHidden/>
          </w:rPr>
          <w:t>29</w:t>
        </w:r>
        <w:r w:rsidR="006A13B7">
          <w:rPr>
            <w:noProof/>
            <w:webHidden/>
          </w:rPr>
          <w:fldChar w:fldCharType="end"/>
        </w:r>
      </w:hyperlink>
    </w:p>
    <w:p w14:paraId="5B5E39AF" w14:textId="344089B7" w:rsidR="006A13B7" w:rsidRDefault="00286383">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33" w:author="David Conklin" w:date="2020-11-09T07:34:00Z">
        <w:r>
          <w:rPr>
            <w:noProof/>
            <w:webHidden/>
          </w:rPr>
          <w:t>30</w:t>
        </w:r>
      </w:ins>
      <w:del w:id="534" w:author="David Conklin" w:date="2020-11-09T07:32:00Z">
        <w:r w:rsidR="006A13B7" w:rsidDel="00286383">
          <w:rPr>
            <w:noProof/>
            <w:webHidden/>
          </w:rPr>
          <w:delText>29</w:delText>
        </w:r>
      </w:del>
      <w:r w:rsidR="006A13B7">
        <w:rPr>
          <w:noProof/>
          <w:webHidden/>
        </w:rPr>
        <w:fldChar w:fldCharType="end"/>
      </w:r>
      <w:r>
        <w:rPr>
          <w:noProof/>
        </w:rPr>
        <w:fldChar w:fldCharType="end"/>
      </w:r>
    </w:p>
    <w:p w14:paraId="48D7D59A" w14:textId="51FE27DA" w:rsidR="006A13B7" w:rsidRDefault="00286383">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535" w:author="David Conklin" w:date="2020-11-09T07:34:00Z">
        <w:r>
          <w:rPr>
            <w:noProof/>
            <w:webHidden/>
          </w:rPr>
          <w:t>39</w:t>
        </w:r>
      </w:ins>
      <w:del w:id="536" w:author="David Conklin" w:date="2020-11-09T07:32:00Z">
        <w:r w:rsidR="006A13B7" w:rsidDel="00286383">
          <w:rPr>
            <w:noProof/>
            <w:webHidden/>
          </w:rPr>
          <w:delText>36</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37" w:name="_Toc55925105"/>
      <w:r>
        <w:t>What is a digital handbook?</w:t>
      </w:r>
      <w:bookmarkEnd w:id="537"/>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38" w:name="_Toc55925106"/>
      <w:r>
        <w:t>CW3M c</w:t>
      </w:r>
      <w:r w:rsidR="00C70B81">
        <w:t>oncept</w:t>
      </w:r>
      <w:bookmarkEnd w:id="538"/>
      <w:r>
        <w:t xml:space="preserve"> </w:t>
      </w:r>
    </w:p>
    <w:p w14:paraId="7E41CEB8" w14:textId="77777777" w:rsidR="000D6396" w:rsidRDefault="000D6396" w:rsidP="00A43D30"/>
    <w:p w14:paraId="3DA45CFC" w14:textId="77777777" w:rsidR="000D6396" w:rsidRDefault="00C46F0A" w:rsidP="00C46F0A">
      <w:pPr>
        <w:pStyle w:val="Heading2"/>
      </w:pPr>
      <w:bookmarkStart w:id="539" w:name="_Toc55925107"/>
      <w:r>
        <w:t>A different kind of community model</w:t>
      </w:r>
      <w:bookmarkEnd w:id="539"/>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xml:space="preserve">.  CW3M is for that larger community.  It retains, however, some of the key features of </w:t>
      </w:r>
      <w:r w:rsidR="00A35AEA">
        <w:lastRenderedPageBreak/>
        <w:t>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40" w:name="_Toc55925108"/>
      <w:r>
        <w:t>What CW3M is for</w:t>
      </w:r>
      <w:bookmarkEnd w:id="540"/>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41" w:name="_Toc55925109"/>
      <w:r>
        <w:t>Management and maintenance</w:t>
      </w:r>
      <w:bookmarkEnd w:id="541"/>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542" w:name="_Toc55925110"/>
      <w:r>
        <w:t>Study areas</w:t>
      </w:r>
      <w:bookmarkEnd w:id="542"/>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71C093AE"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286383">
        <w:t xml:space="preserve">Figure </w:t>
      </w:r>
      <w:r w:rsidR="00286383">
        <w:rPr>
          <w:noProof/>
        </w:rPr>
        <w:t>1</w:t>
      </w:r>
      <w:r w:rsidR="00064E77">
        <w:fldChar w:fldCharType="end"/>
      </w:r>
      <w:r w:rsidR="00064E77">
        <w:t>)</w:t>
      </w:r>
    </w:p>
    <w:p w14:paraId="03CAE907" w14:textId="522877A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286383">
        <w:t xml:space="preserve">Figure </w:t>
      </w:r>
      <w:r w:rsidR="00286383">
        <w:rPr>
          <w:noProof/>
        </w:rPr>
        <w:t>2</w:t>
      </w:r>
      <w:r w:rsidR="00064E77">
        <w:fldChar w:fldCharType="end"/>
      </w:r>
      <w:r w:rsidR="00064E77">
        <w:t>)</w:t>
      </w:r>
    </w:p>
    <w:p w14:paraId="1A5A767B" w14:textId="5BB17F6C"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286383">
        <w:t xml:space="preserve">Figure </w:t>
      </w:r>
      <w:r w:rsidR="00286383">
        <w:rPr>
          <w:noProof/>
        </w:rPr>
        <w:t>5</w:t>
      </w:r>
      <w:r w:rsidR="00893F4B">
        <w:fldChar w:fldCharType="end"/>
      </w:r>
      <w:r>
        <w:t>)</w:t>
      </w:r>
    </w:p>
    <w:p w14:paraId="1B80045C" w14:textId="329C1152"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286383">
        <w:t xml:space="preserve">Figure </w:t>
      </w:r>
      <w:r w:rsidR="00286383">
        <w:rPr>
          <w:noProof/>
        </w:rPr>
        <w:t>3</w:t>
      </w:r>
      <w:r w:rsidR="00064E77">
        <w:fldChar w:fldCharType="end"/>
      </w:r>
      <w:r w:rsidR="00064E77">
        <w:t>)</w:t>
      </w:r>
    </w:p>
    <w:p w14:paraId="1933EF54" w14:textId="3E7147DB"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286383">
        <w:t xml:space="preserve">Figure </w:t>
      </w:r>
      <w:r w:rsidR="00286383">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lastRenderedPageBreak/>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43" w:name="_Toc55925111"/>
      <w:r>
        <w:t>Data</w:t>
      </w:r>
      <w:r w:rsidR="00A92F06">
        <w:t>CW3M</w:t>
      </w:r>
      <w:r>
        <w:t xml:space="preserve"> directory structure</w:t>
      </w:r>
      <w:bookmarkEnd w:id="543"/>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544" w:name="_Toc55925112"/>
      <w:r>
        <w:t>DataCW3M\ScenarioData directory structure</w:t>
      </w:r>
      <w:bookmarkEnd w:id="544"/>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lastRenderedPageBreak/>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45" w:name="_Toc55925113"/>
      <w:r>
        <w:t>DataCW3M\ScenarioData\&lt;scenario&gt; folder contents</w:t>
      </w:r>
      <w:bookmarkEnd w:id="545"/>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46" w:name="_Toc55925114"/>
      <w:r>
        <w:t>DataCW3M\&lt;study area&gt; folder contents</w:t>
      </w:r>
      <w:bookmarkEnd w:id="546"/>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256CEBC3" w:rsidR="00D37681" w:rsidRDefault="00D37681" w:rsidP="00D37681">
      <w:pPr>
        <w:pStyle w:val="Caption"/>
      </w:pPr>
      <w:bookmarkStart w:id="547" w:name="_Ref529607484"/>
      <w:bookmarkStart w:id="548"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1</w:t>
      </w:r>
      <w:r w:rsidR="006C64CF">
        <w:rPr>
          <w:noProof/>
        </w:rPr>
        <w:fldChar w:fldCharType="end"/>
      </w:r>
      <w:bookmarkEnd w:id="547"/>
      <w:r>
        <w:t xml:space="preserve">. Willamette River basin study area; embedded study areas are </w:t>
      </w:r>
      <w:r w:rsidR="0005603B">
        <w:t>colored</w:t>
      </w:r>
      <w:r w:rsidR="0097392C">
        <w:t xml:space="preserve"> other than gray.  The 2 lighter blues together make up the upper Willamette basin study area.</w:t>
      </w:r>
      <w:bookmarkEnd w:id="548"/>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702E0EAF" w:rsidR="00D37681" w:rsidRDefault="00D37681" w:rsidP="00D37681">
      <w:pPr>
        <w:pStyle w:val="Caption"/>
      </w:pPr>
      <w:bookmarkStart w:id="549" w:name="_Ref529607514"/>
      <w:bookmarkStart w:id="550"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2</w:t>
      </w:r>
      <w:r w:rsidR="006C64CF">
        <w:rPr>
          <w:noProof/>
        </w:rPr>
        <w:fldChar w:fldCharType="end"/>
      </w:r>
      <w:bookmarkEnd w:id="549"/>
      <w:r>
        <w:t>. Tualatin basin study area; Chicken Creek watershed is highlighted.</w:t>
      </w:r>
      <w:bookmarkEnd w:id="550"/>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DFB5C8B" w:rsidR="00D37681" w:rsidRDefault="00064E77" w:rsidP="00064E77">
      <w:pPr>
        <w:pStyle w:val="Caption"/>
      </w:pPr>
      <w:bookmarkStart w:id="551" w:name="_Ref529607587"/>
      <w:bookmarkStart w:id="552"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3</w:t>
      </w:r>
      <w:r w:rsidR="006C64CF">
        <w:rPr>
          <w:noProof/>
        </w:rPr>
        <w:fldChar w:fldCharType="end"/>
      </w:r>
      <w:bookmarkEnd w:id="551"/>
      <w:r>
        <w:t>. North Santiam watershed study area.</w:t>
      </w:r>
      <w:bookmarkEnd w:id="552"/>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5D050A8F" w:rsidR="00C70B81" w:rsidRDefault="00064E77" w:rsidP="00064E77">
      <w:pPr>
        <w:pStyle w:val="Caption"/>
      </w:pPr>
      <w:bookmarkStart w:id="553" w:name="_Ref529607628"/>
      <w:bookmarkStart w:id="554"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4</w:t>
      </w:r>
      <w:r w:rsidR="006C64CF">
        <w:rPr>
          <w:noProof/>
        </w:rPr>
        <w:fldChar w:fldCharType="end"/>
      </w:r>
      <w:bookmarkEnd w:id="553"/>
      <w:r>
        <w:t>. Upper Willamette study area.</w:t>
      </w:r>
      <w:bookmarkEnd w:id="554"/>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2C681A9" w:rsidR="00E66BC2" w:rsidRDefault="006F30D2" w:rsidP="006F30D2">
      <w:pPr>
        <w:pStyle w:val="Caption"/>
      </w:pPr>
      <w:bookmarkStart w:id="555" w:name="_Ref529611388"/>
      <w:bookmarkStart w:id="556"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86383">
        <w:rPr>
          <w:noProof/>
        </w:rPr>
        <w:t>5</w:t>
      </w:r>
      <w:r w:rsidR="006C64CF">
        <w:rPr>
          <w:noProof/>
        </w:rPr>
        <w:fldChar w:fldCharType="end"/>
      </w:r>
      <w:bookmarkEnd w:id="555"/>
      <w:r>
        <w:t>. Chicken Creek watershed study area.</w:t>
      </w:r>
      <w:bookmarkEnd w:id="556"/>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57" w:name="_Toc55925115"/>
      <w:r>
        <w:t>Calendar conventions</w:t>
      </w:r>
      <w:bookmarkEnd w:id="557"/>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58" w:name="_Toc55925116"/>
      <w:r>
        <w:t>Water years</w:t>
      </w:r>
      <w:bookmarkEnd w:id="558"/>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59" w:name="_Toc55925117"/>
      <w:r>
        <w:t>Climate data</w:t>
      </w:r>
      <w:bookmarkEnd w:id="559"/>
    </w:p>
    <w:p w14:paraId="4E201698" w14:textId="77777777" w:rsidR="00CB152A" w:rsidRPr="00A06758" w:rsidRDefault="00CB152A" w:rsidP="00A06758"/>
    <w:p w14:paraId="400F9551" w14:textId="77777777" w:rsidR="00CB152A" w:rsidRDefault="00CB152A" w:rsidP="00CB152A">
      <w:pPr>
        <w:pStyle w:val="Heading2"/>
      </w:pPr>
      <w:bookmarkStart w:id="560" w:name="_Toc2858729"/>
      <w:bookmarkStart w:id="561" w:name="_Toc55925118"/>
      <w:r>
        <w:t>Numbered climate scenarios in the model</w:t>
      </w:r>
      <w:bookmarkEnd w:id="560"/>
      <w:bookmarkEnd w:id="561"/>
    </w:p>
    <w:p w14:paraId="30E024EF" w14:textId="77777777" w:rsidR="00823D41" w:rsidRDefault="00823D41" w:rsidP="00823D41">
      <w:pPr>
        <w:pStyle w:val="Body"/>
      </w:pPr>
    </w:p>
    <w:p w14:paraId="21F5BCDE" w14:textId="078360C8"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286383">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62" w:name="_Ref6032062"/>
      <w:bookmarkStart w:id="563" w:name="_Ref6033311"/>
      <w:bookmarkStart w:id="564" w:name="_Toc6121576"/>
      <w:r>
        <w:t xml:space="preserve">Table </w:t>
      </w:r>
      <w:bookmarkEnd w:id="562"/>
      <w:r>
        <w:t>1. Numbered climate scenarios</w:t>
      </w:r>
      <w:bookmarkEnd w:id="563"/>
      <w:bookmarkEnd w:id="564"/>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65" w:name="_Toc7759621"/>
      <w:bookmarkStart w:id="566" w:name="_Toc55925119"/>
      <w:r>
        <w:t>Monthly and seasonal weather data</w:t>
      </w:r>
      <w:bookmarkEnd w:id="565"/>
      <w:bookmarkEnd w:id="566"/>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67" w:name="_Toc55925120"/>
      <w:r>
        <w:t>Climate data grid</w:t>
      </w:r>
      <w:r w:rsidR="009F132A">
        <w:t>s</w:t>
      </w:r>
      <w:bookmarkEnd w:id="567"/>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68" w:name="_Toc55925121"/>
      <w:r>
        <w:t>The WW2100 climate grid</w:t>
      </w:r>
      <w:bookmarkEnd w:id="568"/>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69" w:name="_Toc55925122"/>
      <w:r>
        <w:t>The v2 climate grid</w:t>
      </w:r>
      <w:bookmarkEnd w:id="569"/>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70" w:name="_Toc55925123"/>
      <w:r>
        <w:t>How climate data is looked up</w:t>
      </w:r>
      <w:bookmarkEnd w:id="570"/>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71" w:name="_Toc55925124"/>
      <w:r>
        <w:t>What is in a climate dataset</w:t>
      </w:r>
      <w:bookmarkEnd w:id="571"/>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lastRenderedPageBreak/>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72" w:name="_Toc55925125"/>
      <w:r>
        <w:t>Water rights</w:t>
      </w:r>
      <w:bookmarkEnd w:id="572"/>
    </w:p>
    <w:p w14:paraId="7ECEE8A5" w14:textId="77777777" w:rsidR="00D35AF7" w:rsidRDefault="00D35AF7" w:rsidP="00D35AF7">
      <w:pPr>
        <w:pStyle w:val="Heading2"/>
      </w:pPr>
      <w:bookmarkStart w:id="573" w:name="_Toc55925126"/>
      <w:r>
        <w:t>Water rights data</w:t>
      </w:r>
      <w:bookmarkEnd w:id="573"/>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74" w:name="_Toc55925127"/>
      <w:r>
        <w:lastRenderedPageBreak/>
        <w:t>The wr_pods.csv file</w:t>
      </w:r>
      <w:bookmarkEnd w:id="574"/>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75" w:name="_Toc55925128"/>
      <w:r>
        <w:t>The wr_pous.csv file</w:t>
      </w:r>
      <w:bookmarkEnd w:id="575"/>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76" w:name="_Toc55925129"/>
      <w:r>
        <w:t>Adding a water right</w:t>
      </w:r>
      <w:bookmarkEnd w:id="576"/>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577" w:name="_Toc55925130"/>
      <w:r>
        <w:lastRenderedPageBreak/>
        <w:t>Stream flow and stream temperature</w:t>
      </w:r>
      <w:bookmarkEnd w:id="577"/>
    </w:p>
    <w:p w14:paraId="224B0981" w14:textId="77777777" w:rsidR="008C7362" w:rsidRDefault="008C7362" w:rsidP="008C7362">
      <w:pPr>
        <w:pStyle w:val="Heading2"/>
      </w:pPr>
      <w:bookmarkStart w:id="578" w:name="_Toc50800503"/>
      <w:bookmarkStart w:id="579" w:name="_Toc54090937"/>
      <w:bookmarkStart w:id="580" w:name="_Toc55925131"/>
      <w:r>
        <w:t>Water parcels</w:t>
      </w:r>
      <w:bookmarkEnd w:id="578"/>
      <w:bookmarkEnd w:id="579"/>
      <w:bookmarkEnd w:id="580"/>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581" w:name="_Toc55925132"/>
      <w:r>
        <w:t>Daily water mass and energy balance</w:t>
      </w:r>
      <w:bookmarkEnd w:id="581"/>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lastRenderedPageBreak/>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582" w:name="_Toc55925133"/>
      <w:r>
        <w:t>Estimating the rate of flow</w:t>
      </w:r>
      <w:r w:rsidR="006A13B7">
        <w:t xml:space="preserve"> </w:t>
      </w:r>
      <w:r>
        <w:t>in a stream reach</w:t>
      </w:r>
      <w:bookmarkEnd w:id="582"/>
    </w:p>
    <w:p w14:paraId="2F86EAC2" w14:textId="743170F8" w:rsidR="00933943" w:rsidRDefault="00933943" w:rsidP="00C739DC">
      <w:pPr>
        <w:ind w:firstLine="720"/>
      </w:pPr>
      <w:r>
        <w:t>CW3M uses a kinematic wave algorithm to estimate the average daily flow rate in each subreach and reach.  Each reach is represented as an ordered set of subreaches.  The kinematic wave algorithm is used to estimate the average daily outflow from each subreach.  The daily flow rate for the reach is taken as the average daily flow rate of the most downstream subreach of the reach.</w:t>
      </w:r>
    </w:p>
    <w:p w14:paraId="1FCB4942" w14:textId="77777777" w:rsidR="008C7362" w:rsidRDefault="007B1928" w:rsidP="00933943">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inflow rate from upstream, and the lateral inflow rate. </w:t>
      </w:r>
      <w:r w:rsidR="009236BE">
        <w:t xml:space="preserve">  The function uses an equation for the depth of the water in the reach as a function of the outflow rate which is derived from the Manning equation for the outflow rate.  By algebraic manipulation, the Manning equation can be rewritten as an equation for depth.  At the beginning of the </w:t>
      </w:r>
      <w:r w:rsidR="009236BE">
        <w:rPr>
          <w:i/>
          <w:iCs/>
        </w:rPr>
        <w:t>KinematicWave()</w:t>
      </w:r>
      <w:r w:rsidR="009236BE">
        <w:t xml:space="preserve"> function, the previous day’s outflow rate is used </w:t>
      </w:r>
      <w:r w:rsidR="00263AF4">
        <w:t xml:space="preserve">in a call to the function </w:t>
      </w:r>
      <w:r w:rsidR="00263AF4">
        <w:rPr>
          <w:i/>
          <w:iCs/>
        </w:rPr>
        <w:t>GetManningDepthFromQ()</w:t>
      </w:r>
      <w:r w:rsidR="00263AF4">
        <w:t xml:space="preserve"> to</w:t>
      </w:r>
      <w:r w:rsidR="009236BE">
        <w:t xml:space="preserve"> calculate the </w:t>
      </w:r>
      <w:r w:rsidR="008C7362">
        <w:t xml:space="preserve">“Manning </w:t>
      </w:r>
      <w:r w:rsidR="009236BE">
        <w:t>depth</w:t>
      </w:r>
      <w:r w:rsidR="008C7362">
        <w:t>”</w:t>
      </w:r>
      <w:r w:rsidR="009236BE">
        <w:t xml:space="preserve"> of the stream. </w:t>
      </w:r>
    </w:p>
    <w:p w14:paraId="543206C7" w14:textId="77777777" w:rsidR="008C7362" w:rsidRDefault="008C7362" w:rsidP="00933943">
      <w:pPr>
        <w:ind w:firstLine="720"/>
      </w:pPr>
    </w:p>
    <w:p w14:paraId="56589349" w14:textId="77777777" w:rsidR="008C7362" w:rsidRDefault="008C7362" w:rsidP="00933943">
      <w:pPr>
        <w:ind w:firstLine="720"/>
      </w:pPr>
    </w:p>
    <w:p w14:paraId="1177B77A" w14:textId="1E3AF1BD" w:rsidR="007B1928" w:rsidRPr="00C739DC" w:rsidRDefault="009236BE" w:rsidP="00933943">
      <w:pPr>
        <w:ind w:firstLine="720"/>
        <w:rPr>
          <w:color w:val="FF0000"/>
        </w:rPr>
      </w:pPr>
      <w:r w:rsidRPr="00C739DC">
        <w:rPr>
          <w:color w:val="FF0000"/>
        </w:rPr>
        <w:t xml:space="preserve"> Then that depth is used </w:t>
      </w:r>
      <w:r w:rsidR="00067529" w:rsidRPr="00C739DC">
        <w:rPr>
          <w:color w:val="FF0000"/>
        </w:rPr>
        <w:t xml:space="preserve">together with the length of the subreach and the current day’s upstream and lateral inflows to calculate </w:t>
      </w:r>
      <w:r w:rsidRPr="00C739DC">
        <w:rPr>
          <w:color w:val="FF0000"/>
        </w:rPr>
        <w:t>the current day’s outflow rate</w:t>
      </w:r>
      <w:r w:rsidR="00067529" w:rsidRPr="00C739DC">
        <w:rPr>
          <w:color w:val="FF0000"/>
        </w:rPr>
        <w:t xml:space="preserve">.  </w:t>
      </w:r>
    </w:p>
    <w:p w14:paraId="623B7768" w14:textId="498CA2C2" w:rsidR="00067529" w:rsidRPr="00C739DC" w:rsidRDefault="00067529" w:rsidP="00933943">
      <w:pPr>
        <w:ind w:firstLine="720"/>
        <w:rPr>
          <w:color w:val="FF0000"/>
        </w:rPr>
      </w:pPr>
      <w:r w:rsidRPr="00C739DC">
        <w:rPr>
          <w:color w:val="FF0000"/>
        </w:rPr>
        <w:t>The daily outflow rate is subsequently used in a</w:t>
      </w:r>
      <w:r w:rsidR="00263AF4" w:rsidRPr="00C739DC">
        <w:rPr>
          <w:color w:val="FF0000"/>
        </w:rPr>
        <w:t xml:space="preserve"> second call to</w:t>
      </w:r>
      <w:r w:rsidRPr="00C739DC">
        <w:rPr>
          <w:color w:val="FF0000"/>
        </w:rPr>
        <w:t xml:space="preserve"> </w:t>
      </w:r>
      <w:r w:rsidRPr="00C739DC">
        <w:rPr>
          <w:i/>
          <w:iCs/>
          <w:color w:val="FF0000"/>
        </w:rPr>
        <w:t>Ge</w:t>
      </w:r>
      <w:r w:rsidR="00263AF4" w:rsidRPr="00C739DC">
        <w:rPr>
          <w:i/>
          <w:iCs/>
          <w:color w:val="FF0000"/>
        </w:rPr>
        <w:t>Manning</w:t>
      </w:r>
      <w:r w:rsidRPr="00C739DC">
        <w:rPr>
          <w:i/>
          <w:iCs/>
          <w:color w:val="FF0000"/>
        </w:rPr>
        <w:t>tDepthFromQ()</w:t>
      </w:r>
      <w:r w:rsidRPr="00C739DC">
        <w:rPr>
          <w:color w:val="FF0000"/>
        </w:rPr>
        <w:t xml:space="preserve"> to calculate a new </w:t>
      </w:r>
      <w:r w:rsidR="00176B6C" w:rsidRPr="00C739DC">
        <w:rPr>
          <w:color w:val="FF0000"/>
        </w:rPr>
        <w:t xml:space="preserve">depth for the water in the reach, making use of the slope of the subreach and parameterized values for Manning’s n and </w:t>
      </w:r>
      <w:r w:rsidR="005729DB" w:rsidRPr="00C739DC">
        <w:rPr>
          <w:color w:val="FF0000"/>
        </w:rPr>
        <w:t xml:space="preserve">the </w:t>
      </w:r>
      <w:r w:rsidR="00176B6C" w:rsidRPr="00C739DC">
        <w:rPr>
          <w:color w:val="FF0000"/>
        </w:rPr>
        <w:t>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The value in the source code for Manning’s n is 0.3; the default value for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is 10.  The value of the width</w:t>
      </w:r>
      <w:r w:rsidR="005729DB" w:rsidRPr="00C739DC">
        <w:rPr>
          <w:color w:val="FF0000"/>
        </w:rPr>
        <w:t>-</w:t>
      </w:r>
      <w:r w:rsidR="00176B6C" w:rsidRPr="00C739DC">
        <w:rPr>
          <w:color w:val="FF0000"/>
        </w:rPr>
        <w:t>to</w:t>
      </w:r>
      <w:r w:rsidR="005729DB" w:rsidRPr="00C739DC">
        <w:rPr>
          <w:color w:val="FF0000"/>
        </w:rPr>
        <w:t>-</w:t>
      </w:r>
      <w:r w:rsidR="00176B6C" w:rsidRPr="00C739DC">
        <w:rPr>
          <w:color w:val="FF0000"/>
        </w:rPr>
        <w:t>depth ratio may be spec</w:t>
      </w:r>
      <w:r w:rsidR="00732D7E" w:rsidRPr="00C739DC">
        <w:rPr>
          <w:color w:val="FF0000"/>
        </w:rPr>
        <w:t>ified explicitly in the &lt;streams&gt; block of the Flow XML input file (e.g. wd_ratio = “</w:t>
      </w:r>
      <w:r w:rsidR="005729DB" w:rsidRPr="00C739DC">
        <w:rPr>
          <w:color w:val="FF0000"/>
        </w:rPr>
        <w:t>10</w:t>
      </w:r>
      <w:r w:rsidR="00732D7E" w:rsidRPr="00C739DC">
        <w:rPr>
          <w:color w:val="FF0000"/>
        </w:rPr>
        <w:t>”).</w:t>
      </w:r>
      <w:r w:rsidR="00771FED" w:rsidRPr="00C739DC">
        <w:rPr>
          <w:color w:val="FF0000"/>
        </w:rPr>
        <w:t xml:space="preserve">  The width-to-depth ratio is used in the </w:t>
      </w:r>
      <w:r w:rsidR="00771FED" w:rsidRPr="00C739DC">
        <w:rPr>
          <w:i/>
          <w:iCs/>
          <w:color w:val="FF0000"/>
        </w:rPr>
        <w:t>Get</w:t>
      </w:r>
      <w:r w:rsidR="00263AF4" w:rsidRPr="00C739DC">
        <w:rPr>
          <w:i/>
          <w:iCs/>
          <w:color w:val="FF0000"/>
        </w:rPr>
        <w:t>Manning</w:t>
      </w:r>
      <w:r w:rsidR="00771FED" w:rsidRPr="00C739DC">
        <w:rPr>
          <w:i/>
          <w:iCs/>
          <w:color w:val="FF0000"/>
        </w:rPr>
        <w:t>DepthFromQ()</w:t>
      </w:r>
      <w:r w:rsidR="00771FED" w:rsidRPr="00C739DC">
        <w:rPr>
          <w:color w:val="FF0000"/>
        </w:rPr>
        <w:t xml:space="preserve"> function to take into account the shape of the of the channel cross-section.</w:t>
      </w:r>
    </w:p>
    <w:p w14:paraId="7F73C199" w14:textId="6AF7D79E" w:rsidR="0010247C" w:rsidRPr="00C739DC" w:rsidRDefault="005729DB">
      <w:pPr>
        <w:ind w:firstLine="720"/>
        <w:rPr>
          <w:color w:val="FF0000"/>
        </w:rPr>
      </w:pPr>
      <w:r w:rsidRPr="00C739DC">
        <w:rPr>
          <w:color w:val="FF0000"/>
        </w:rPr>
        <w:lastRenderedPageBreak/>
        <w:t xml:space="preserve">Note that there are two ways to calculate the width of the subreach.  Both ways use the depth from the </w:t>
      </w:r>
      <w:r w:rsidRPr="00C739DC">
        <w:rPr>
          <w:i/>
          <w:iCs/>
          <w:color w:val="FF0000"/>
        </w:rPr>
        <w:t>GetDepthFromQ()</w:t>
      </w:r>
      <w:r w:rsidRPr="00C739DC">
        <w:rPr>
          <w:color w:val="FF0000"/>
        </w:rPr>
        <w:t xml:space="preserve"> function.  The simple</w:t>
      </w:r>
      <w:r w:rsidR="00771FED" w:rsidRPr="00C739DC">
        <w:rPr>
          <w:color w:val="FF0000"/>
        </w:rPr>
        <w:t>r</w:t>
      </w:r>
      <w:r w:rsidRPr="00C739DC">
        <w:rPr>
          <w:color w:val="FF0000"/>
        </w:rPr>
        <w:t xml:space="preserve"> way is to multiply the depth by the </w:t>
      </w:r>
      <w:r w:rsidR="008505BB" w:rsidRPr="00C739DC">
        <w:rPr>
          <w:color w:val="FF0000"/>
        </w:rPr>
        <w:t xml:space="preserve">parameterized </w:t>
      </w:r>
      <w:r w:rsidRPr="00C739DC">
        <w:rPr>
          <w:color w:val="FF0000"/>
        </w:rPr>
        <w:t>width-to-depth ratio</w:t>
      </w:r>
      <w:r w:rsidR="00771FED" w:rsidRPr="00C739DC">
        <w:rPr>
          <w:color w:val="FF0000"/>
        </w:rPr>
        <w:t xml:space="preserve">.   The other way is to use that depth, together with the length of the subreach and the volume of water in the subreach to calculate the width.   </w:t>
      </w:r>
      <w:r w:rsidR="0010247C" w:rsidRPr="00C739DC">
        <w:rPr>
          <w:color w:val="FF0000"/>
        </w:rPr>
        <w:t xml:space="preserve">The </w:t>
      </w:r>
      <w:r w:rsidR="0010247C" w:rsidRPr="00C739DC">
        <w:rPr>
          <w:i/>
          <w:iCs/>
          <w:color w:val="FF0000"/>
        </w:rPr>
        <w:t xml:space="preserve">SetSubreachGeometry() </w:t>
      </w:r>
      <w:r w:rsidR="0010247C" w:rsidRPr="00C739DC">
        <w:rPr>
          <w:color w:val="FF0000"/>
        </w:rPr>
        <w:t xml:space="preserve">function uses the second way, which results in a width which is consistent with the length, depth, and volume, but is generally </w:t>
      </w:r>
      <w:r w:rsidR="0010247C" w:rsidRPr="00C739DC">
        <w:rPr>
          <w:i/>
          <w:iCs/>
          <w:color w:val="FF0000"/>
        </w:rPr>
        <w:t>not</w:t>
      </w:r>
      <w:r w:rsidR="0010247C" w:rsidRPr="00C739DC">
        <w:rPr>
          <w:color w:val="FF0000"/>
        </w:rPr>
        <w:t xml:space="preserve"> equal to what would be expected from the parameterized width-to-depth value.  Getting a plausible value for the stream width is important because it determines the surface are of the water in the stream, which in turn partially determines the radiative energy fluxes: wide shallow streams are more influenced by insolation and longwave radiation than narrow, deep streams.</w:t>
      </w:r>
    </w:p>
    <w:p w14:paraId="31314BF3" w14:textId="1A7B8868" w:rsidR="00933943" w:rsidRPr="00C739DC" w:rsidRDefault="00933943" w:rsidP="00933943">
      <w:pPr>
        <w:ind w:firstLine="720"/>
        <w:rPr>
          <w:color w:val="FF0000"/>
        </w:rPr>
      </w:pPr>
      <w:r w:rsidRPr="00C739DC">
        <w:rPr>
          <w:color w:val="FF0000"/>
        </w:rPr>
        <w:t>As implemented</w:t>
      </w:r>
      <w:r w:rsidRPr="00C739DC">
        <w:rPr>
          <w:i/>
          <w:iCs/>
          <w:color w:val="FF0000"/>
        </w:rPr>
        <w:t>,</w:t>
      </w:r>
      <w:r w:rsidRPr="00C739DC">
        <w:rPr>
          <w:color w:val="FF0000"/>
        </w:rPr>
        <w:t xml:space="preserve"> </w:t>
      </w:r>
      <w:r w:rsidR="008110C5" w:rsidRPr="00C739DC">
        <w:rPr>
          <w:i/>
          <w:iCs/>
          <w:color w:val="FF0000"/>
        </w:rPr>
        <w:t>KinematicWave()</w:t>
      </w:r>
      <w:r w:rsidRPr="00C739DC">
        <w:rPr>
          <w:color w:val="FF0000"/>
        </w:rPr>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Default="00933943" w:rsidP="00933943">
      <w:pPr>
        <w:pStyle w:val="Body"/>
      </w:pPr>
    </w:p>
    <w:p w14:paraId="7CF0DAC7" w14:textId="4F7F6C1E" w:rsidR="00263AF4" w:rsidRDefault="00263AF4" w:rsidP="00263AF4">
      <w:pPr>
        <w:pStyle w:val="Heading2"/>
      </w:pPr>
      <w:bookmarkStart w:id="583" w:name="_Toc55925134"/>
      <w:r>
        <w:t>Estimating the surface area of the water in a subreach</w:t>
      </w:r>
      <w:bookmarkEnd w:id="583"/>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584" w:name="_Toc55925135"/>
      <w:r>
        <w:t>Water temperature from thermal energy</w:t>
      </w:r>
      <w:bookmarkEnd w:id="584"/>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585" w:name="_Toc55925136"/>
      <w:r>
        <w:t>Initial conditions for Flow: the IC file</w:t>
      </w:r>
      <w:bookmarkEnd w:id="585"/>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lastRenderedPageBreak/>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586" w:name="_Toc55925137"/>
      <w:r>
        <w:t>Boundary conditions for stream water temperature</w:t>
      </w:r>
      <w:bookmarkEnd w:id="586"/>
    </w:p>
    <w:p w14:paraId="766A03D7" w14:textId="575EBD5C" w:rsidR="007E2AF3" w:rsidRDefault="007512E5" w:rsidP="007512E5">
      <w:r>
        <w:tab/>
        <w:t xml:space="preserve">Water enters stream reaches from upstream and from lateral flow.  </w:t>
      </w:r>
      <w:r w:rsidR="007E2AF3">
        <w:t>As of 9/10/20,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77777777"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p>
    <w:p w14:paraId="119932DC" w14:textId="70C62907" w:rsidR="007512E5" w:rsidRDefault="007E2AF3" w:rsidP="007E2AF3">
      <w:pPr>
        <w:autoSpaceDE w:val="0"/>
        <w:autoSpaceDN w:val="0"/>
        <w:adjustRightInd w:val="0"/>
        <w:rPr>
          <w:rFonts w:cstheme="minorHAnsi"/>
          <w:color w:val="000000"/>
        </w:rPr>
      </w:pPr>
      <w:r w:rsidRPr="007B1928">
        <w:rPr>
          <w:rFonts w:cstheme="minorHAnsi"/>
          <w:color w:val="000000"/>
        </w:rPr>
        <w:t>The</w:t>
      </w:r>
      <w:r>
        <w:rPr>
          <w:rFonts w:cstheme="minorHAnsi"/>
          <w:color w:val="000000"/>
        </w:rPr>
        <w:t xml:space="preserve"> soil temperature parameter value is used for water entering through the stream banks in the HBV submodel.  The reach water temperature is used when initializing flow data in the absence of an IC file.</w:t>
      </w:r>
    </w:p>
    <w:p w14:paraId="4D4F2432" w14:textId="65B40D27"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 (e.g. cold streams in spring from snow melt).  A 2019 article by Leach and Moore in Water Resources Research provides some clues and further references for improving the representation of the temperature of water entering via the stream banks.</w:t>
      </w: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587" w:name="_Toc55925138"/>
      <w:r>
        <w:t>Thermal stratification in reservoirs</w:t>
      </w:r>
      <w:bookmarkEnd w:id="587"/>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588" w:name="_Toc55925139"/>
      <w:r>
        <w:t>Thermal loading</w:t>
      </w:r>
      <w:bookmarkEnd w:id="588"/>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lastRenderedPageBreak/>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0A53A232" w:rsidR="00EB51AF" w:rsidRPr="0009281D" w:rsidRDefault="00EB51AF" w:rsidP="007B1928">
      <w:r>
        <w:tab/>
        <w:t xml:space="preserve">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 </w:t>
      </w:r>
    </w:p>
    <w:p w14:paraId="572DA8B3" w14:textId="77777777" w:rsidR="00C70B81" w:rsidRDefault="00C70B81" w:rsidP="00A55502">
      <w:pPr>
        <w:pStyle w:val="Heading1"/>
      </w:pPr>
      <w:bookmarkStart w:id="589" w:name="_Toc55925140"/>
      <w:r>
        <w:lastRenderedPageBreak/>
        <w:t>Creating a new study area</w:t>
      </w:r>
      <w:r w:rsidR="00A55502">
        <w:t xml:space="preserve"> from a watershed within the WRB</w:t>
      </w:r>
      <w:bookmarkEnd w:id="589"/>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26D53FDA"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286383">
        <w:t xml:space="preserve">Figure </w:t>
      </w:r>
      <w:r w:rsidR="00286383">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590" w:name="_Toc55925141"/>
      <w:r>
        <w:t>North Santiam study area</w:t>
      </w:r>
      <w:bookmarkEnd w:id="590"/>
    </w:p>
    <w:p w14:paraId="24DE991F" w14:textId="77777777" w:rsidR="000C5A18" w:rsidRDefault="000C5A18" w:rsidP="000C5A18"/>
    <w:p w14:paraId="0AA4F828" w14:textId="5DAF90A8" w:rsidR="000C5A18" w:rsidRDefault="000C5A18" w:rsidP="000C5A18">
      <w:pPr>
        <w:rPr>
          <w:rFonts w:ascii="Calibri" w:eastAsia="Times New Roman" w:hAnsi="Calibri" w:cs="Calibri"/>
          <w:color w:val="000000"/>
        </w:rPr>
      </w:pPr>
      <w:r>
        <w:lastRenderedPageBreak/>
        <w:t xml:space="preserve">The North Santiam </w:t>
      </w:r>
      <w:r w:rsidR="000266FC">
        <w:t xml:space="preserve">(NSantiam) </w:t>
      </w:r>
      <w:r>
        <w:t>study area (</w:t>
      </w:r>
      <w:r>
        <w:fldChar w:fldCharType="begin"/>
      </w:r>
      <w:r>
        <w:instrText xml:space="preserve"> REF _Ref529607587 \h </w:instrText>
      </w:r>
      <w:r>
        <w:fldChar w:fldCharType="separate"/>
      </w:r>
      <w:r w:rsidR="00286383">
        <w:t xml:space="preserve">Figure </w:t>
      </w:r>
      <w:r w:rsidR="00286383">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591" w:name="_Toc55925142"/>
      <w:r>
        <w:rPr>
          <w:rFonts w:eastAsia="Times New Roman"/>
        </w:rPr>
        <w:t>Instream water rights</w:t>
      </w:r>
      <w:bookmarkEnd w:id="591"/>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lastRenderedPageBreak/>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pic:spPr>
                </pic:pic>
              </a:graphicData>
            </a:graphic>
          </wp:inline>
        </w:drawing>
      </w:r>
    </w:p>
    <w:p w14:paraId="60AAB458" w14:textId="599FDEA8" w:rsidR="00AE364B" w:rsidRDefault="005C1A69" w:rsidP="005C1A69">
      <w:pPr>
        <w:pStyle w:val="Caption"/>
      </w:pPr>
      <w:bookmarkStart w:id="592"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286383">
        <w:rPr>
          <w:noProof/>
        </w:rPr>
        <w:t>6</w:t>
      </w:r>
      <w:r w:rsidR="000B183E">
        <w:rPr>
          <w:noProof/>
        </w:rPr>
        <w:fldChar w:fldCharType="end"/>
      </w:r>
      <w:r>
        <w:t xml:space="preserve">. Instream water rights in </w:t>
      </w:r>
      <w:r w:rsidR="00077987">
        <w:t>the North Santiam watershed</w:t>
      </w:r>
      <w:bookmarkEnd w:id="592"/>
    </w:p>
    <w:p w14:paraId="0FD5899C" w14:textId="77777777" w:rsidR="0092040E" w:rsidRDefault="0092040E" w:rsidP="0092040E"/>
    <w:p w14:paraId="0E0CDFE5" w14:textId="77777777" w:rsidR="00B91F45" w:rsidRDefault="00B47486" w:rsidP="00B91F45">
      <w:pPr>
        <w:pStyle w:val="Heading2"/>
      </w:pPr>
      <w:bookmarkStart w:id="593" w:name="_Toc55925143"/>
      <w:r>
        <w:t xml:space="preserve">Municipal </w:t>
      </w:r>
      <w:r w:rsidR="00057A5D">
        <w:t>w</w:t>
      </w:r>
      <w:r>
        <w:t xml:space="preserve">ater </w:t>
      </w:r>
      <w:r w:rsidR="00D97755">
        <w:t>r</w:t>
      </w:r>
      <w:r>
        <w:t>ights</w:t>
      </w:r>
      <w:bookmarkEnd w:id="593"/>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594" w:name="_Toc55925144"/>
      <w:r>
        <w:t>McKenzie Basin Wetlands Study</w:t>
      </w:r>
      <w:bookmarkEnd w:id="594"/>
    </w:p>
    <w:p w14:paraId="79498AD8" w14:textId="77777777" w:rsidR="00736461" w:rsidRPr="00D97CDA" w:rsidRDefault="00736461" w:rsidP="00A8214A"/>
    <w:p w14:paraId="2403DDA0" w14:textId="063D759E" w:rsidR="00275338" w:rsidRDefault="003613A1" w:rsidP="00A8214A">
      <w:pPr>
        <w:pStyle w:val="Heading2"/>
      </w:pPr>
      <w:bookmarkStart w:id="595" w:name="_Toc55925145"/>
      <w:r>
        <w:t xml:space="preserve">Project </w:t>
      </w:r>
      <w:r w:rsidR="00DC262D">
        <w:t>Overview</w:t>
      </w:r>
      <w:bookmarkEnd w:id="595"/>
    </w:p>
    <w:p w14:paraId="6C66CC56" w14:textId="412C6BF7"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286383">
        <w:t xml:space="preserve">Figure </w:t>
      </w:r>
      <w:r w:rsidR="00286383">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 xml:space="preserve">water returning to the stream network from the downstream end of the wetlands.  As of </w:t>
      </w:r>
      <w:r w:rsidR="00031F81">
        <w:lastRenderedPageBreak/>
        <w:t>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5E73BF1A" w:rsidR="00275338" w:rsidRDefault="009767A5" w:rsidP="00A8214A">
      <w:pPr>
        <w:pStyle w:val="Caption"/>
      </w:pPr>
      <w:bookmarkStart w:id="596" w:name="_Ref48282850"/>
      <w:bookmarkStart w:id="597" w:name="_Toc53219839"/>
      <w:r>
        <w:t xml:space="preserve">Figure </w:t>
      </w:r>
      <w:fldSimple w:instr=" SEQ Figure \* ARABIC ">
        <w:r w:rsidR="00286383">
          <w:rPr>
            <w:noProof/>
          </w:rPr>
          <w:t>7</w:t>
        </w:r>
      </w:fldSimple>
      <w:bookmarkEnd w:id="596"/>
      <w:r>
        <w:t>. McKenzie basin in CW3M screen capture</w:t>
      </w:r>
      <w:bookmarkEnd w:id="597"/>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55A0D9D" w:rsidR="004D33B7" w:rsidRDefault="009767A5" w:rsidP="00A8214A">
      <w:pPr>
        <w:pStyle w:val="Caption"/>
      </w:pPr>
      <w:bookmarkStart w:id="598" w:name="_Ref48282776"/>
      <w:bookmarkStart w:id="599" w:name="_Ref48282732"/>
      <w:bookmarkStart w:id="600" w:name="_Toc53219840"/>
      <w:r>
        <w:t xml:space="preserve">Figure </w:t>
      </w:r>
      <w:fldSimple w:instr=" SEQ Figure \* ARABIC ">
        <w:r w:rsidR="00286383">
          <w:rPr>
            <w:noProof/>
          </w:rPr>
          <w:t>8</w:t>
        </w:r>
      </w:fldSimple>
      <w:bookmarkEnd w:id="598"/>
      <w:r>
        <w:t>. Wetlands in the lower McKenzie basin, with their WETL_ID attribute values</w:t>
      </w:r>
      <w:bookmarkEnd w:id="599"/>
      <w:bookmarkEnd w:id="600"/>
    </w:p>
    <w:p w14:paraId="364BDC9E" w14:textId="77777777" w:rsidR="004D33B7" w:rsidRDefault="004D33B7" w:rsidP="00275338"/>
    <w:p w14:paraId="6EF95807" w14:textId="5E566C26" w:rsidR="003613A1" w:rsidRDefault="003613A1" w:rsidP="00A8214A">
      <w:pPr>
        <w:pStyle w:val="Heading2"/>
      </w:pPr>
      <w:bookmarkStart w:id="601" w:name="_Toc55925146"/>
      <w:r>
        <w:t>Model and Simulation Overview</w:t>
      </w:r>
      <w:bookmarkEnd w:id="601"/>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602" w:name="_Toc55925147"/>
      <w:r>
        <w:t>McKenzie wetlands in the initial versions of the IDU, HRU, and Reach data layers</w:t>
      </w:r>
      <w:bookmarkEnd w:id="602"/>
    </w:p>
    <w:p w14:paraId="79661602" w14:textId="7E7990CB"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286383">
        <w:t xml:space="preserve">Figure </w:t>
      </w:r>
      <w:r w:rsidR="00286383">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603" w:name="_Toc49175988"/>
      <w:bookmarkStart w:id="604" w:name="_Toc55925148"/>
      <w:r>
        <w:t>Data changes for better representation of wetlands</w:t>
      </w:r>
      <w:bookmarkEnd w:id="603"/>
      <w:bookmarkEnd w:id="604"/>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605" w:name="_Toc55925149"/>
      <w:r>
        <w:t xml:space="preserve">Projection, </w:t>
      </w:r>
      <w:r w:rsidR="006F174A">
        <w:t>Calendar</w:t>
      </w:r>
      <w:r>
        <w:t>,</w:t>
      </w:r>
      <w:r w:rsidR="006F174A">
        <w:t xml:space="preserve"> and </w:t>
      </w:r>
      <w:r w:rsidR="009D540F">
        <w:t>Units</w:t>
      </w:r>
      <w:bookmarkEnd w:id="605"/>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606" w:name="_Toc55925150"/>
      <w:r>
        <w:t>Simulation of changes in wetlands over time</w:t>
      </w:r>
      <w:bookmarkEnd w:id="606"/>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607" w:name="_Toc55925151"/>
      <w:r>
        <w:t xml:space="preserve">How wetlands </w:t>
      </w:r>
      <w:r w:rsidR="000806A1">
        <w:t>are</w:t>
      </w:r>
      <w:r>
        <w:t xml:space="preserve"> represented</w:t>
      </w:r>
      <w:r w:rsidR="006D6388">
        <w:t xml:space="preserve"> in the model</w:t>
      </w:r>
      <w:bookmarkEnd w:id="607"/>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608" w:name="_Toc55925152"/>
      <w:r>
        <w:t>Attributes of interest in the wetlands study</w:t>
      </w:r>
      <w:bookmarkEnd w:id="608"/>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609" w:name="_Toc55925153"/>
      <w:r>
        <w:t>A WETNESS attribute</w:t>
      </w:r>
      <w:bookmarkEnd w:id="609"/>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610" w:name="_Toc55925154"/>
      <w:r>
        <w:t>Calculating the exchange of water between the wetland and the reach</w:t>
      </w:r>
      <w:bookmarkEnd w:id="610"/>
    </w:p>
    <w:p w14:paraId="71419F3E" w14:textId="001ADEBC" w:rsidR="00871F69" w:rsidRDefault="00871F69" w:rsidP="00871F69">
      <w:pPr>
        <w:pStyle w:val="Heading3"/>
      </w:pPr>
      <w:bookmarkStart w:id="611" w:name="_Toc55925155"/>
      <w:r>
        <w:t xml:space="preserve">Wetland </w:t>
      </w:r>
      <w:r w:rsidR="007A55EC">
        <w:t xml:space="preserve">IDU </w:t>
      </w:r>
      <w:r>
        <w:t>parameters</w:t>
      </w:r>
      <w:bookmarkEnd w:id="611"/>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612" w:name="_Toc55925156"/>
      <w:r>
        <w:t>Reach parameters</w:t>
      </w:r>
      <w:bookmarkEnd w:id="612"/>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613" w:name="_Toc55925157"/>
      <w:r>
        <w:t>Loss (or gain) of wetlands</w:t>
      </w:r>
      <w:bookmarkEnd w:id="613"/>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614" w:name="_Toc55925158"/>
      <w:r>
        <w:t>Reality check</w:t>
      </w:r>
      <w:bookmarkEnd w:id="614"/>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ins w:id="615" w:author="David Conklin" w:date="2020-11-09T14:59:00Z"/>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7"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ins w:id="616" w:author="David Conklin" w:date="2020-11-09T14:59:00Z"/>
          <w:rFonts w:ascii="Times New Roman" w:hAnsi="Times New Roman" w:cs="Times New Roman"/>
          <w:sz w:val="20"/>
          <w:szCs w:val="20"/>
        </w:rPr>
      </w:pPr>
    </w:p>
    <w:p w14:paraId="73BDB1BA" w14:textId="77777777" w:rsidR="00286383" w:rsidRDefault="00286383" w:rsidP="00286383">
      <w:pPr>
        <w:pPrChange w:id="617" w:author="David Conklin" w:date="2020-11-09T15:00:00Z">
          <w:pPr>
            <w:ind w:left="720"/>
          </w:pPr>
        </w:pPrChange>
      </w:pPr>
    </w:p>
    <w:p w14:paraId="5FF408D3" w14:textId="297BE399" w:rsidR="006D6388" w:rsidRDefault="00286383" w:rsidP="006D6388">
      <w:pPr>
        <w:rPr>
          <w:ins w:id="618" w:author="David Conklin" w:date="2020-11-09T15:05:00Z"/>
        </w:rPr>
      </w:pPr>
      <w:ins w:id="619" w:author="David Conklin" w:date="2020-11-09T15:02:00Z">
        <w:r>
          <w:t xml:space="preserve">Observational data for flows and stream temperatures at a number of gage locations </w:t>
        </w:r>
      </w:ins>
      <w:ins w:id="620" w:author="David Conklin" w:date="2020-11-09T15:03:00Z">
        <w:r>
          <w:t xml:space="preserve">in the McKenzie basin is available on a website maintained by the USGS.  </w:t>
        </w:r>
      </w:ins>
      <w:ins w:id="621" w:author="David Conklin" w:date="2020-11-09T15:05:00Z">
        <w:r>
          <w:t>We have selected these records for use in calibration</w:t>
        </w:r>
      </w:ins>
      <w:ins w:id="622" w:author="David Conklin" w:date="2020-11-09T15:20:00Z">
        <w:r w:rsidR="00916473">
          <w:t xml:space="preserve"> (13 flow gages and </w:t>
        </w:r>
      </w:ins>
      <w:ins w:id="623" w:author="David Conklin" w:date="2020-11-09T15:26:00Z">
        <w:r w:rsidR="00916473">
          <w:t>6</w:t>
        </w:r>
      </w:ins>
      <w:ins w:id="624" w:author="David Conklin" w:date="2020-11-09T15:20:00Z">
        <w:r w:rsidR="00916473">
          <w:t xml:space="preserve"> temperature</w:t>
        </w:r>
      </w:ins>
      <w:ins w:id="625" w:author="David Conklin" w:date="2020-11-09T15:21:00Z">
        <w:r w:rsidR="00916473">
          <w:t xml:space="preserve"> sensors):</w:t>
        </w:r>
      </w:ins>
    </w:p>
    <w:tbl>
      <w:tblPr>
        <w:tblW w:w="8460" w:type="dxa"/>
        <w:tblLook w:val="04A0" w:firstRow="1" w:lastRow="0" w:firstColumn="1" w:lastColumn="0" w:noHBand="0" w:noVBand="1"/>
        <w:tblPrChange w:id="626" w:author="David Conklin" w:date="2020-11-09T15:23:00Z">
          <w:tblPr>
            <w:tblW w:w="7144" w:type="dxa"/>
            <w:tblLook w:val="04A0" w:firstRow="1" w:lastRow="0" w:firstColumn="1" w:lastColumn="0" w:noHBand="0" w:noVBand="1"/>
          </w:tblPr>
        </w:tblPrChange>
      </w:tblPr>
      <w:tblGrid>
        <w:gridCol w:w="1358"/>
        <w:gridCol w:w="1109"/>
        <w:gridCol w:w="5972"/>
        <w:gridCol w:w="21"/>
        <w:tblGridChange w:id="627">
          <w:tblGrid>
            <w:gridCol w:w="1109"/>
            <w:gridCol w:w="249"/>
            <w:gridCol w:w="860"/>
            <w:gridCol w:w="249"/>
            <w:gridCol w:w="4951"/>
            <w:gridCol w:w="249"/>
            <w:gridCol w:w="772"/>
            <w:gridCol w:w="21"/>
          </w:tblGrid>
        </w:tblGridChange>
      </w:tblGrid>
      <w:tr w:rsidR="00286383" w:rsidRPr="00286383" w14:paraId="038B1E9C" w14:textId="77777777" w:rsidTr="00916473">
        <w:trPr>
          <w:trHeight w:val="300"/>
          <w:ins w:id="628" w:author="David Conklin" w:date="2020-11-09T15:05:00Z"/>
          <w:trPrChange w:id="629"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630" w:author="David Conklin" w:date="2020-11-09T15:23:00Z">
              <w:tcPr>
                <w:tcW w:w="984" w:type="dxa"/>
                <w:tcBorders>
                  <w:top w:val="nil"/>
                  <w:left w:val="nil"/>
                  <w:bottom w:val="nil"/>
                  <w:right w:val="nil"/>
                </w:tcBorders>
                <w:shd w:val="clear" w:color="auto" w:fill="auto"/>
                <w:noWrap/>
                <w:vAlign w:val="bottom"/>
                <w:hideMark/>
              </w:tcPr>
            </w:tcPrChange>
          </w:tcPr>
          <w:p w14:paraId="25AD0AD5" w14:textId="19BD5990" w:rsidR="00286383" w:rsidRPr="00286383" w:rsidRDefault="00286383" w:rsidP="00286383">
            <w:pPr>
              <w:jc w:val="center"/>
              <w:rPr>
                <w:ins w:id="631" w:author="David Conklin" w:date="2020-11-09T15:05:00Z"/>
                <w:rFonts w:ascii="Calibri" w:eastAsia="Times New Roman" w:hAnsi="Calibri" w:cs="Calibri"/>
                <w:color w:val="000000"/>
              </w:rPr>
            </w:pPr>
            <w:ins w:id="632" w:author="David Conklin" w:date="2020-11-09T15:05:00Z">
              <w:r w:rsidRPr="00286383">
                <w:rPr>
                  <w:rFonts w:ascii="Calibri" w:eastAsia="Times New Roman" w:hAnsi="Calibri" w:cs="Calibri"/>
                  <w:color w:val="000000"/>
                </w:rPr>
                <w:t xml:space="preserve">USGS </w:t>
              </w:r>
            </w:ins>
            <w:ins w:id="633" w:author="David Conklin" w:date="2020-11-09T15:21:00Z">
              <w:r w:rsidR="00916473">
                <w:rPr>
                  <w:rFonts w:ascii="Calibri" w:eastAsia="Times New Roman" w:hAnsi="Calibri" w:cs="Calibri"/>
                  <w:color w:val="000000"/>
                </w:rPr>
                <w:t xml:space="preserve">flow </w:t>
              </w:r>
            </w:ins>
            <w:ins w:id="634" w:author="David Conklin" w:date="2020-11-09T15:05:00Z">
              <w:r w:rsidRPr="00286383">
                <w:rPr>
                  <w:rFonts w:ascii="Calibri" w:eastAsia="Times New Roman" w:hAnsi="Calibri" w:cs="Calibri"/>
                  <w:color w:val="000000"/>
                </w:rPr>
                <w:t>gage</w:t>
              </w:r>
            </w:ins>
          </w:p>
        </w:tc>
        <w:tc>
          <w:tcPr>
            <w:tcW w:w="1109" w:type="dxa"/>
            <w:tcBorders>
              <w:top w:val="nil"/>
              <w:left w:val="nil"/>
              <w:bottom w:val="nil"/>
              <w:right w:val="nil"/>
            </w:tcBorders>
            <w:shd w:val="clear" w:color="auto" w:fill="auto"/>
            <w:noWrap/>
            <w:vAlign w:val="bottom"/>
            <w:hideMark/>
            <w:tcPrChange w:id="635" w:author="David Conklin" w:date="2020-11-09T15:23:00Z">
              <w:tcPr>
                <w:tcW w:w="960" w:type="dxa"/>
                <w:gridSpan w:val="2"/>
                <w:tcBorders>
                  <w:top w:val="nil"/>
                  <w:left w:val="nil"/>
                  <w:bottom w:val="nil"/>
                  <w:right w:val="nil"/>
                </w:tcBorders>
                <w:shd w:val="clear" w:color="auto" w:fill="auto"/>
                <w:noWrap/>
                <w:vAlign w:val="bottom"/>
                <w:hideMark/>
              </w:tcPr>
            </w:tcPrChange>
          </w:tcPr>
          <w:p w14:paraId="7A85523C" w14:textId="77777777" w:rsidR="00286383" w:rsidRPr="00286383" w:rsidRDefault="00286383" w:rsidP="00286383">
            <w:pPr>
              <w:jc w:val="center"/>
              <w:rPr>
                <w:ins w:id="636" w:author="David Conklin" w:date="2020-11-09T15:05:00Z"/>
                <w:rFonts w:ascii="Calibri" w:eastAsia="Times New Roman" w:hAnsi="Calibri" w:cs="Calibri"/>
                <w:color w:val="000000"/>
              </w:rPr>
            </w:pPr>
            <w:ins w:id="637"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638" w:author="David Conklin" w:date="2020-11-09T15:23:00Z">
              <w:tcPr>
                <w:tcW w:w="5200" w:type="dxa"/>
                <w:gridSpan w:val="2"/>
                <w:tcBorders>
                  <w:top w:val="nil"/>
                  <w:left w:val="nil"/>
                  <w:bottom w:val="nil"/>
                  <w:right w:val="nil"/>
                </w:tcBorders>
                <w:shd w:val="clear" w:color="auto" w:fill="auto"/>
                <w:noWrap/>
                <w:vAlign w:val="bottom"/>
                <w:hideMark/>
              </w:tcPr>
            </w:tcPrChange>
          </w:tcPr>
          <w:p w14:paraId="67B0C53A" w14:textId="77777777" w:rsidR="00286383" w:rsidRPr="00286383" w:rsidRDefault="00286383" w:rsidP="00286383">
            <w:pPr>
              <w:jc w:val="center"/>
              <w:rPr>
                <w:ins w:id="639" w:author="David Conklin" w:date="2020-11-09T15:05:00Z"/>
                <w:rFonts w:ascii="Calibri" w:eastAsia="Times New Roman" w:hAnsi="Calibri" w:cs="Calibri"/>
                <w:color w:val="000000"/>
              </w:rPr>
            </w:pPr>
          </w:p>
        </w:tc>
      </w:tr>
      <w:tr w:rsidR="00286383" w:rsidRPr="00286383" w14:paraId="63718AE2" w14:textId="77777777" w:rsidTr="00916473">
        <w:trPr>
          <w:trHeight w:val="300"/>
          <w:ins w:id="640" w:author="David Conklin" w:date="2020-11-09T15:05:00Z"/>
          <w:trPrChange w:id="641"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642" w:author="David Conklin" w:date="2020-11-09T15:23:00Z">
              <w:tcPr>
                <w:tcW w:w="984" w:type="dxa"/>
                <w:tcBorders>
                  <w:top w:val="nil"/>
                  <w:left w:val="nil"/>
                  <w:bottom w:val="nil"/>
                  <w:right w:val="nil"/>
                </w:tcBorders>
                <w:shd w:val="clear" w:color="auto" w:fill="auto"/>
                <w:noWrap/>
                <w:vAlign w:val="bottom"/>
                <w:hideMark/>
              </w:tcPr>
            </w:tcPrChange>
          </w:tcPr>
          <w:p w14:paraId="1D63506C" w14:textId="77777777" w:rsidR="00286383" w:rsidRPr="00B912FF" w:rsidRDefault="00286383" w:rsidP="00286383">
            <w:pPr>
              <w:rPr>
                <w:ins w:id="643" w:author="David Conklin" w:date="2020-11-09T15:05:00Z"/>
                <w:rFonts w:ascii="Calibri" w:eastAsia="Times New Roman" w:hAnsi="Calibri" w:cs="Calibri"/>
                <w:color w:val="000000"/>
                <w:rPrChange w:id="644" w:author="David Conklin" w:date="2020-11-09T16:13:00Z">
                  <w:rPr>
                    <w:ins w:id="645" w:author="David Conklin" w:date="2020-11-09T15:05:00Z"/>
                    <w:rFonts w:ascii="Calibri" w:eastAsia="Times New Roman" w:hAnsi="Calibri" w:cs="Calibri"/>
                    <w:color w:val="000000"/>
                  </w:rPr>
                </w:rPrChange>
              </w:rPr>
            </w:pPr>
            <w:ins w:id="646" w:author="David Conklin" w:date="2020-11-09T15:05:00Z">
              <w:r w:rsidRPr="00B912FF">
                <w:rPr>
                  <w:rFonts w:ascii="Calibri" w:eastAsia="Times New Roman" w:hAnsi="Calibri" w:cs="Calibri"/>
                  <w:color w:val="000000"/>
                  <w:rPrChange w:id="647" w:author="David Conklin" w:date="2020-11-09T16:13:00Z">
                    <w:rPr>
                      <w:rFonts w:ascii="Calibri" w:eastAsia="Times New Roman" w:hAnsi="Calibri" w:cs="Calibri"/>
                      <w:color w:val="000000"/>
                    </w:rPr>
                  </w:rPrChange>
                </w:rPr>
                <w:t>14158500</w:t>
              </w:r>
            </w:ins>
          </w:p>
        </w:tc>
        <w:tc>
          <w:tcPr>
            <w:tcW w:w="1109" w:type="dxa"/>
            <w:tcBorders>
              <w:top w:val="nil"/>
              <w:left w:val="nil"/>
              <w:bottom w:val="nil"/>
              <w:right w:val="nil"/>
            </w:tcBorders>
            <w:shd w:val="clear" w:color="auto" w:fill="auto"/>
            <w:noWrap/>
            <w:vAlign w:val="bottom"/>
            <w:hideMark/>
            <w:tcPrChange w:id="648" w:author="David Conklin" w:date="2020-11-09T15:23:00Z">
              <w:tcPr>
                <w:tcW w:w="960" w:type="dxa"/>
                <w:gridSpan w:val="2"/>
                <w:tcBorders>
                  <w:top w:val="nil"/>
                  <w:left w:val="nil"/>
                  <w:bottom w:val="nil"/>
                  <w:right w:val="nil"/>
                </w:tcBorders>
                <w:shd w:val="clear" w:color="auto" w:fill="auto"/>
                <w:noWrap/>
                <w:vAlign w:val="bottom"/>
                <w:hideMark/>
              </w:tcPr>
            </w:tcPrChange>
          </w:tcPr>
          <w:p w14:paraId="0610F76F" w14:textId="77777777" w:rsidR="00286383" w:rsidRPr="00B912FF" w:rsidRDefault="00286383" w:rsidP="00286383">
            <w:pPr>
              <w:jc w:val="right"/>
              <w:rPr>
                <w:ins w:id="649" w:author="David Conklin" w:date="2020-11-09T15:05:00Z"/>
                <w:rFonts w:ascii="Calibri" w:eastAsia="Times New Roman" w:hAnsi="Calibri" w:cs="Calibri"/>
                <w:color w:val="000000"/>
                <w:rPrChange w:id="650" w:author="David Conklin" w:date="2020-11-09T16:13:00Z">
                  <w:rPr>
                    <w:ins w:id="651" w:author="David Conklin" w:date="2020-11-09T15:05:00Z"/>
                    <w:rFonts w:ascii="Calibri" w:eastAsia="Times New Roman" w:hAnsi="Calibri" w:cs="Calibri"/>
                    <w:color w:val="000000"/>
                  </w:rPr>
                </w:rPrChange>
              </w:rPr>
            </w:pPr>
            <w:ins w:id="652" w:author="David Conklin" w:date="2020-11-09T15:05:00Z">
              <w:r w:rsidRPr="00B912FF">
                <w:rPr>
                  <w:rFonts w:ascii="Calibri" w:eastAsia="Times New Roman" w:hAnsi="Calibri" w:cs="Calibri"/>
                  <w:color w:val="000000"/>
                  <w:rPrChange w:id="653" w:author="David Conklin" w:date="2020-11-09T16:13:00Z">
                    <w:rPr>
                      <w:rFonts w:ascii="Calibri" w:eastAsia="Times New Roman" w:hAnsi="Calibri" w:cs="Calibri"/>
                      <w:color w:val="000000"/>
                    </w:rPr>
                  </w:rPrChange>
                </w:rPr>
                <w:t>23773373</w:t>
              </w:r>
            </w:ins>
          </w:p>
        </w:tc>
        <w:tc>
          <w:tcPr>
            <w:tcW w:w="5993" w:type="dxa"/>
            <w:gridSpan w:val="2"/>
            <w:tcBorders>
              <w:top w:val="nil"/>
              <w:left w:val="nil"/>
              <w:bottom w:val="nil"/>
              <w:right w:val="nil"/>
            </w:tcBorders>
            <w:shd w:val="clear" w:color="auto" w:fill="auto"/>
            <w:noWrap/>
            <w:vAlign w:val="bottom"/>
            <w:hideMark/>
            <w:tcPrChange w:id="654" w:author="David Conklin" w:date="2020-11-09T15:23:00Z">
              <w:tcPr>
                <w:tcW w:w="5200" w:type="dxa"/>
                <w:gridSpan w:val="2"/>
                <w:tcBorders>
                  <w:top w:val="nil"/>
                  <w:left w:val="nil"/>
                  <w:bottom w:val="nil"/>
                  <w:right w:val="nil"/>
                </w:tcBorders>
                <w:shd w:val="clear" w:color="auto" w:fill="auto"/>
                <w:noWrap/>
                <w:vAlign w:val="bottom"/>
                <w:hideMark/>
              </w:tcPr>
            </w:tcPrChange>
          </w:tcPr>
          <w:p w14:paraId="53F119A4" w14:textId="77777777" w:rsidR="00286383" w:rsidRPr="00B912FF" w:rsidRDefault="00286383" w:rsidP="00286383">
            <w:pPr>
              <w:rPr>
                <w:ins w:id="655" w:author="David Conklin" w:date="2020-11-09T15:05:00Z"/>
                <w:rFonts w:ascii="Calibri" w:eastAsia="Times New Roman" w:hAnsi="Calibri" w:cs="Calibri"/>
                <w:color w:val="000000"/>
                <w:rPrChange w:id="656" w:author="David Conklin" w:date="2020-11-09T16:13:00Z">
                  <w:rPr>
                    <w:ins w:id="657" w:author="David Conklin" w:date="2020-11-09T15:05:00Z"/>
                    <w:rFonts w:ascii="Calibri" w:eastAsia="Times New Roman" w:hAnsi="Calibri" w:cs="Calibri"/>
                    <w:color w:val="000000"/>
                  </w:rPr>
                </w:rPrChange>
              </w:rPr>
            </w:pPr>
            <w:ins w:id="658" w:author="David Conklin" w:date="2020-11-09T15:05:00Z">
              <w:r w:rsidRPr="00B912FF">
                <w:rPr>
                  <w:rFonts w:ascii="Calibri" w:eastAsia="Times New Roman" w:hAnsi="Calibri" w:cs="Calibri"/>
                  <w:color w:val="000000"/>
                  <w:rPrChange w:id="659" w:author="David Conklin" w:date="2020-11-09T16:13:00Z">
                    <w:rPr>
                      <w:rFonts w:ascii="Calibri" w:eastAsia="Times New Roman" w:hAnsi="Calibri" w:cs="Calibri"/>
                      <w:color w:val="000000"/>
                    </w:rPr>
                  </w:rPrChange>
                </w:rPr>
                <w:t>MCKENZIE RIVER AT OUTLET OF CLEAR LAKE, OR</w:t>
              </w:r>
            </w:ins>
          </w:p>
        </w:tc>
      </w:tr>
      <w:tr w:rsidR="00B912FF" w:rsidRPr="00286383" w14:paraId="61322E9F" w14:textId="77777777" w:rsidTr="00916473">
        <w:trPr>
          <w:trHeight w:val="300"/>
          <w:ins w:id="660" w:author="David Conklin" w:date="2020-11-09T16:14:00Z"/>
        </w:trPr>
        <w:tc>
          <w:tcPr>
            <w:tcW w:w="1358" w:type="dxa"/>
            <w:tcBorders>
              <w:top w:val="nil"/>
              <w:left w:val="nil"/>
              <w:bottom w:val="nil"/>
              <w:right w:val="nil"/>
            </w:tcBorders>
            <w:shd w:val="clear" w:color="auto" w:fill="auto"/>
            <w:noWrap/>
            <w:vAlign w:val="bottom"/>
          </w:tcPr>
          <w:p w14:paraId="35937A28" w14:textId="2D80F723" w:rsidR="00B912FF" w:rsidRPr="00B912FF" w:rsidRDefault="00B912FF" w:rsidP="00286383">
            <w:pPr>
              <w:rPr>
                <w:ins w:id="661" w:author="David Conklin" w:date="2020-11-09T16:14:00Z"/>
                <w:rFonts w:ascii="Calibri" w:eastAsia="Times New Roman" w:hAnsi="Calibri" w:cs="Calibri"/>
                <w:color w:val="000000"/>
                <w:rPrChange w:id="662" w:author="David Conklin" w:date="2020-11-09T16:13:00Z">
                  <w:rPr>
                    <w:ins w:id="663" w:author="David Conklin" w:date="2020-11-09T16:14:00Z"/>
                    <w:rFonts w:ascii="Calibri" w:eastAsia="Times New Roman" w:hAnsi="Calibri" w:cs="Calibri"/>
                    <w:color w:val="000000"/>
                  </w:rPr>
                </w:rPrChange>
              </w:rPr>
            </w:pPr>
            <w:ins w:id="664" w:author="David Conklin" w:date="2020-11-09T16:14:00Z">
              <w:r>
                <w:rPr>
                  <w:rFonts w:ascii="Calibri" w:eastAsia="Times New Roman" w:hAnsi="Calibri" w:cs="Calibri"/>
                  <w:color w:val="000000"/>
                </w:rPr>
                <w:t>14158</w:t>
              </w:r>
            </w:ins>
            <w:ins w:id="665" w:author="David Conklin" w:date="2020-11-09T16:15:00Z">
              <w:r>
                <w:rPr>
                  <w:rFonts w:ascii="Calibri" w:eastAsia="Times New Roman" w:hAnsi="Calibri" w:cs="Calibri"/>
                  <w:color w:val="000000"/>
                </w:rPr>
                <w:t>790</w:t>
              </w:r>
            </w:ins>
          </w:p>
        </w:tc>
        <w:tc>
          <w:tcPr>
            <w:tcW w:w="1109" w:type="dxa"/>
            <w:tcBorders>
              <w:top w:val="nil"/>
              <w:left w:val="nil"/>
              <w:bottom w:val="nil"/>
              <w:right w:val="nil"/>
            </w:tcBorders>
            <w:shd w:val="clear" w:color="auto" w:fill="auto"/>
            <w:noWrap/>
            <w:vAlign w:val="bottom"/>
          </w:tcPr>
          <w:p w14:paraId="75C2311C" w14:textId="131A8DA0" w:rsidR="00B912FF" w:rsidRPr="00B912FF" w:rsidRDefault="00B912FF" w:rsidP="00286383">
            <w:pPr>
              <w:jc w:val="right"/>
              <w:rPr>
                <w:ins w:id="666" w:author="David Conklin" w:date="2020-11-09T16:14:00Z"/>
                <w:rFonts w:ascii="Calibri" w:eastAsia="Times New Roman" w:hAnsi="Calibri" w:cs="Calibri"/>
                <w:color w:val="000000"/>
                <w:rPrChange w:id="667" w:author="David Conklin" w:date="2020-11-09T16:13:00Z">
                  <w:rPr>
                    <w:ins w:id="668" w:author="David Conklin" w:date="2020-11-09T16:14:00Z"/>
                    <w:rFonts w:ascii="Calibri" w:eastAsia="Times New Roman" w:hAnsi="Calibri" w:cs="Calibri"/>
                    <w:color w:val="000000"/>
                  </w:rPr>
                </w:rPrChange>
              </w:rPr>
            </w:pPr>
            <w:ins w:id="669" w:author="David Conklin" w:date="2020-11-09T16:15:00Z">
              <w:r>
                <w:rPr>
                  <w:rFonts w:ascii="Calibri" w:eastAsia="Times New Roman" w:hAnsi="Calibri" w:cs="Calibri"/>
                  <w:color w:val="000000"/>
                </w:rPr>
                <w:t>23773393</w:t>
              </w:r>
            </w:ins>
          </w:p>
        </w:tc>
        <w:tc>
          <w:tcPr>
            <w:tcW w:w="5993" w:type="dxa"/>
            <w:gridSpan w:val="2"/>
            <w:tcBorders>
              <w:top w:val="nil"/>
              <w:left w:val="nil"/>
              <w:bottom w:val="nil"/>
              <w:right w:val="nil"/>
            </w:tcBorders>
            <w:shd w:val="clear" w:color="auto" w:fill="auto"/>
            <w:noWrap/>
            <w:vAlign w:val="bottom"/>
          </w:tcPr>
          <w:p w14:paraId="35E3048C" w14:textId="39E09D97" w:rsidR="00B912FF" w:rsidRPr="00B912FF" w:rsidRDefault="00B912FF" w:rsidP="00286383">
            <w:pPr>
              <w:rPr>
                <w:ins w:id="670" w:author="David Conklin" w:date="2020-11-09T16:14:00Z"/>
                <w:rFonts w:ascii="Calibri" w:eastAsia="Times New Roman" w:hAnsi="Calibri" w:cs="Calibri"/>
                <w:color w:val="000000"/>
                <w:rPrChange w:id="671" w:author="David Conklin" w:date="2020-11-09T16:13:00Z">
                  <w:rPr>
                    <w:ins w:id="672" w:author="David Conklin" w:date="2020-11-09T16:14:00Z"/>
                    <w:rFonts w:ascii="Calibri" w:eastAsia="Times New Roman" w:hAnsi="Calibri" w:cs="Calibri"/>
                    <w:color w:val="000000"/>
                  </w:rPr>
                </w:rPrChange>
              </w:rPr>
            </w:pPr>
            <w:ins w:id="673" w:author="David Conklin" w:date="2020-11-09T16:15:00Z">
              <w:r>
                <w:rPr>
                  <w:rFonts w:ascii="Calibri" w:eastAsia="Times New Roman" w:hAnsi="Calibri" w:cs="Calibri"/>
                  <w:color w:val="000000"/>
                </w:rPr>
                <w:t>SMITH RIVER ABV SMITH R RESV NR BELKNAP SPRNGS</w:t>
              </w:r>
            </w:ins>
          </w:p>
        </w:tc>
      </w:tr>
      <w:tr w:rsidR="00B912FF" w:rsidRPr="00286383" w14:paraId="4C2E371A" w14:textId="77777777" w:rsidTr="00916473">
        <w:trPr>
          <w:trHeight w:val="300"/>
          <w:ins w:id="674" w:author="David Conklin" w:date="2020-11-09T16:15:00Z"/>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ins w:id="675" w:author="David Conklin" w:date="2020-11-09T16:15:00Z"/>
                <w:rFonts w:ascii="Calibri" w:eastAsia="Times New Roman" w:hAnsi="Calibri" w:cs="Calibri"/>
                <w:color w:val="000000"/>
              </w:rPr>
            </w:pPr>
            <w:ins w:id="676" w:author="David Conklin" w:date="2020-11-09T16:16:00Z">
              <w:r>
                <w:rPr>
                  <w:rFonts w:ascii="Calibri" w:eastAsia="Times New Roman" w:hAnsi="Calibri" w:cs="Calibri"/>
                  <w:color w:val="000000"/>
                </w:rPr>
                <w:t>14158850</w:t>
              </w:r>
            </w:ins>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ins w:id="677" w:author="David Conklin" w:date="2020-11-09T16:15:00Z"/>
                <w:rFonts w:ascii="Calibri" w:eastAsia="Times New Roman" w:hAnsi="Calibri" w:cs="Calibri"/>
                <w:color w:val="000000"/>
              </w:rPr>
            </w:pPr>
            <w:ins w:id="678" w:author="David Conklin" w:date="2020-11-09T16:16:00Z">
              <w:r>
                <w:rPr>
                  <w:rFonts w:ascii="Calibri" w:eastAsia="Times New Roman" w:hAnsi="Calibri" w:cs="Calibri"/>
                  <w:color w:val="000000"/>
                </w:rPr>
                <w:t>23773359</w:t>
              </w:r>
            </w:ins>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ins w:id="679" w:author="David Conklin" w:date="2020-11-09T16:15:00Z"/>
                <w:rFonts w:ascii="Calibri" w:eastAsia="Times New Roman" w:hAnsi="Calibri" w:cs="Calibri"/>
                <w:color w:val="000000"/>
              </w:rPr>
            </w:pPr>
            <w:ins w:id="680" w:author="David Conklin" w:date="2020-11-09T16:16:00Z">
              <w:r>
                <w:rPr>
                  <w:rFonts w:ascii="Calibri" w:eastAsia="Times New Roman" w:hAnsi="Calibri" w:cs="Calibri"/>
                  <w:color w:val="000000"/>
                </w:rPr>
                <w:t>MCKENZIE R BLW TRAIL BR DAM NR BELKNAP SPRINGS</w:t>
              </w:r>
            </w:ins>
          </w:p>
        </w:tc>
      </w:tr>
      <w:tr w:rsidR="00F32242" w:rsidRPr="00B912FF" w14:paraId="21472C25" w14:textId="77777777" w:rsidTr="00916473">
        <w:trPr>
          <w:gridAfter w:val="1"/>
          <w:wAfter w:w="21" w:type="dxa"/>
          <w:trHeight w:val="300"/>
          <w:ins w:id="681" w:author="David Conklin" w:date="2020-11-09T15:05:00Z"/>
          <w:trPrChange w:id="682" w:author="David Conklin" w:date="2020-11-09T15:23:00Z">
            <w:trPr>
              <w:gridAfter w:val="1"/>
              <w:trHeight w:val="300"/>
            </w:trPr>
          </w:trPrChange>
        </w:trPr>
        <w:tc>
          <w:tcPr>
            <w:tcW w:w="1358" w:type="dxa"/>
            <w:tcBorders>
              <w:top w:val="nil"/>
              <w:left w:val="nil"/>
              <w:bottom w:val="nil"/>
              <w:right w:val="nil"/>
            </w:tcBorders>
            <w:shd w:val="clear" w:color="auto" w:fill="auto"/>
            <w:noWrap/>
            <w:vAlign w:val="bottom"/>
            <w:hideMark/>
            <w:tcPrChange w:id="683" w:author="David Conklin" w:date="2020-11-09T15:23:00Z">
              <w:tcPr>
                <w:tcW w:w="984" w:type="dxa"/>
                <w:tcBorders>
                  <w:top w:val="nil"/>
                  <w:left w:val="nil"/>
                  <w:bottom w:val="nil"/>
                  <w:right w:val="nil"/>
                </w:tcBorders>
                <w:shd w:val="clear" w:color="auto" w:fill="auto"/>
                <w:noWrap/>
                <w:vAlign w:val="bottom"/>
                <w:hideMark/>
              </w:tcPr>
            </w:tcPrChange>
          </w:tcPr>
          <w:p w14:paraId="30F482CA" w14:textId="77777777" w:rsidR="00F32242" w:rsidRPr="00B912FF" w:rsidRDefault="00F32242" w:rsidP="00F32242">
            <w:pPr>
              <w:rPr>
                <w:ins w:id="684" w:author="David Conklin" w:date="2020-11-09T15:05:00Z"/>
                <w:rFonts w:ascii="Calibri" w:eastAsia="Times New Roman" w:hAnsi="Calibri" w:cs="Calibri"/>
                <w:color w:val="000000"/>
                <w:rPrChange w:id="685" w:author="David Conklin" w:date="2020-11-09T16:13:00Z">
                  <w:rPr>
                    <w:ins w:id="686" w:author="David Conklin" w:date="2020-11-09T15:05:00Z"/>
                    <w:rFonts w:ascii="Calibri" w:eastAsia="Times New Roman" w:hAnsi="Calibri" w:cs="Calibri"/>
                    <w:color w:val="000000"/>
                  </w:rPr>
                </w:rPrChange>
              </w:rPr>
            </w:pPr>
            <w:ins w:id="687" w:author="David Conklin" w:date="2020-11-09T15:05:00Z">
              <w:r w:rsidRPr="00B912FF">
                <w:rPr>
                  <w:rFonts w:ascii="Calibri" w:eastAsia="Times New Roman" w:hAnsi="Calibri" w:cs="Calibri"/>
                  <w:color w:val="000000"/>
                  <w:rPrChange w:id="688" w:author="David Conklin" w:date="2020-11-09T16:13:00Z">
                    <w:rPr>
                      <w:rFonts w:ascii="Calibri" w:eastAsia="Times New Roman" w:hAnsi="Calibri" w:cs="Calibri"/>
                      <w:color w:val="000000"/>
                    </w:rPr>
                  </w:rPrChange>
                </w:rPr>
                <w:t>14159200</w:t>
              </w:r>
            </w:ins>
          </w:p>
        </w:tc>
        <w:tc>
          <w:tcPr>
            <w:tcW w:w="1109" w:type="dxa"/>
            <w:tcBorders>
              <w:top w:val="nil"/>
              <w:left w:val="nil"/>
              <w:bottom w:val="nil"/>
              <w:right w:val="nil"/>
            </w:tcBorders>
            <w:shd w:val="clear" w:color="auto" w:fill="auto"/>
            <w:noWrap/>
            <w:vAlign w:val="bottom"/>
            <w:hideMark/>
            <w:tcPrChange w:id="689" w:author="David Conklin" w:date="2020-11-09T15:23:00Z">
              <w:tcPr>
                <w:tcW w:w="960" w:type="dxa"/>
                <w:gridSpan w:val="2"/>
                <w:tcBorders>
                  <w:top w:val="nil"/>
                  <w:left w:val="nil"/>
                  <w:bottom w:val="nil"/>
                  <w:right w:val="nil"/>
                </w:tcBorders>
                <w:shd w:val="clear" w:color="auto" w:fill="auto"/>
                <w:noWrap/>
                <w:vAlign w:val="bottom"/>
                <w:hideMark/>
              </w:tcPr>
            </w:tcPrChange>
          </w:tcPr>
          <w:p w14:paraId="2F4A5780" w14:textId="77777777" w:rsidR="00F32242" w:rsidRPr="00B912FF" w:rsidRDefault="00F32242" w:rsidP="00F32242">
            <w:pPr>
              <w:jc w:val="right"/>
              <w:rPr>
                <w:ins w:id="690" w:author="David Conklin" w:date="2020-11-09T15:05:00Z"/>
                <w:rFonts w:ascii="Calibri" w:eastAsia="Times New Roman" w:hAnsi="Calibri" w:cs="Calibri"/>
                <w:color w:val="000000"/>
                <w:rPrChange w:id="691" w:author="David Conklin" w:date="2020-11-09T16:13:00Z">
                  <w:rPr>
                    <w:ins w:id="692" w:author="David Conklin" w:date="2020-11-09T15:05:00Z"/>
                    <w:rFonts w:ascii="Calibri" w:eastAsia="Times New Roman" w:hAnsi="Calibri" w:cs="Calibri"/>
                    <w:color w:val="000000"/>
                  </w:rPr>
                </w:rPrChange>
              </w:rPr>
            </w:pPr>
            <w:ins w:id="693" w:author="David Conklin" w:date="2020-11-09T15:05:00Z">
              <w:r w:rsidRPr="00B912FF">
                <w:rPr>
                  <w:rFonts w:ascii="Calibri" w:eastAsia="Times New Roman" w:hAnsi="Calibri" w:cs="Calibri"/>
                  <w:color w:val="000000"/>
                  <w:rPrChange w:id="694" w:author="David Conklin" w:date="2020-11-09T16:13:00Z">
                    <w:rPr>
                      <w:rFonts w:ascii="Calibri" w:eastAsia="Times New Roman" w:hAnsi="Calibri" w:cs="Calibri"/>
                      <w:color w:val="000000"/>
                    </w:rPr>
                  </w:rPrChange>
                </w:rPr>
                <w:t>23773037</w:t>
              </w:r>
            </w:ins>
          </w:p>
        </w:tc>
        <w:tc>
          <w:tcPr>
            <w:tcW w:w="5972" w:type="dxa"/>
            <w:tcBorders>
              <w:top w:val="nil"/>
              <w:left w:val="nil"/>
              <w:bottom w:val="nil"/>
              <w:right w:val="nil"/>
            </w:tcBorders>
            <w:shd w:val="clear" w:color="auto" w:fill="auto"/>
            <w:noWrap/>
            <w:vAlign w:val="bottom"/>
            <w:hideMark/>
            <w:tcPrChange w:id="695" w:author="David Conklin" w:date="2020-11-09T15:23:00Z">
              <w:tcPr>
                <w:tcW w:w="5200" w:type="dxa"/>
                <w:gridSpan w:val="2"/>
                <w:tcBorders>
                  <w:top w:val="nil"/>
                  <w:left w:val="nil"/>
                  <w:bottom w:val="nil"/>
                  <w:right w:val="nil"/>
                </w:tcBorders>
                <w:shd w:val="clear" w:color="auto" w:fill="auto"/>
                <w:noWrap/>
                <w:vAlign w:val="bottom"/>
                <w:hideMark/>
              </w:tcPr>
            </w:tcPrChange>
          </w:tcPr>
          <w:p w14:paraId="520B945A" w14:textId="77777777" w:rsidR="00F32242" w:rsidRPr="00B912FF" w:rsidRDefault="00F32242" w:rsidP="00F32242">
            <w:pPr>
              <w:rPr>
                <w:ins w:id="696" w:author="David Conklin" w:date="2020-11-09T15:05:00Z"/>
                <w:rFonts w:ascii="Calibri" w:eastAsia="Times New Roman" w:hAnsi="Calibri" w:cs="Calibri"/>
                <w:color w:val="000000"/>
                <w:rPrChange w:id="697" w:author="David Conklin" w:date="2020-11-09T16:13:00Z">
                  <w:rPr>
                    <w:ins w:id="698" w:author="David Conklin" w:date="2020-11-09T15:05:00Z"/>
                    <w:rFonts w:ascii="Calibri" w:eastAsia="Times New Roman" w:hAnsi="Calibri" w:cs="Calibri"/>
                    <w:color w:val="000000"/>
                  </w:rPr>
                </w:rPrChange>
              </w:rPr>
            </w:pPr>
            <w:ins w:id="699" w:author="David Conklin" w:date="2020-11-09T15:05:00Z">
              <w:r w:rsidRPr="00B912FF">
                <w:rPr>
                  <w:rFonts w:ascii="Calibri" w:eastAsia="Times New Roman" w:hAnsi="Calibri" w:cs="Calibri"/>
                  <w:color w:val="000000"/>
                  <w:rPrChange w:id="700" w:author="David Conklin" w:date="2020-11-09T16:13:00Z">
                    <w:rPr>
                      <w:rFonts w:ascii="Calibri" w:eastAsia="Times New Roman" w:hAnsi="Calibri" w:cs="Calibri"/>
                      <w:color w:val="000000"/>
                    </w:rPr>
                  </w:rPrChange>
                </w:rPr>
                <w:t>SO FK MCKENZIE RIVER ABV COUGAR LAKE NR RAINBOW</w:t>
              </w:r>
            </w:ins>
          </w:p>
        </w:tc>
      </w:tr>
      <w:tr w:rsidR="00B912FF" w:rsidRPr="00B912FF" w14:paraId="78BF1DE8" w14:textId="77777777" w:rsidTr="00916473">
        <w:trPr>
          <w:gridAfter w:val="1"/>
          <w:wAfter w:w="21" w:type="dxa"/>
          <w:trHeight w:val="300"/>
          <w:ins w:id="701" w:author="David Conklin" w:date="2020-11-09T16:17:00Z"/>
        </w:trPr>
        <w:tc>
          <w:tcPr>
            <w:tcW w:w="1358" w:type="dxa"/>
            <w:tcBorders>
              <w:top w:val="nil"/>
              <w:left w:val="nil"/>
              <w:bottom w:val="nil"/>
              <w:right w:val="nil"/>
            </w:tcBorders>
            <w:shd w:val="clear" w:color="auto" w:fill="auto"/>
            <w:noWrap/>
            <w:vAlign w:val="bottom"/>
          </w:tcPr>
          <w:p w14:paraId="34442115" w14:textId="4609D484" w:rsidR="00B912FF" w:rsidRPr="00B912FF" w:rsidRDefault="00B912FF" w:rsidP="00F32242">
            <w:pPr>
              <w:rPr>
                <w:ins w:id="702" w:author="David Conklin" w:date="2020-11-09T16:17:00Z"/>
                <w:rFonts w:ascii="Calibri" w:eastAsia="Times New Roman" w:hAnsi="Calibri" w:cs="Calibri"/>
                <w:color w:val="000000"/>
                <w:rPrChange w:id="703" w:author="David Conklin" w:date="2020-11-09T16:13:00Z">
                  <w:rPr>
                    <w:ins w:id="704" w:author="David Conklin" w:date="2020-11-09T16:17:00Z"/>
                    <w:rFonts w:ascii="Calibri" w:eastAsia="Times New Roman" w:hAnsi="Calibri" w:cs="Calibri"/>
                    <w:color w:val="000000"/>
                  </w:rPr>
                </w:rPrChange>
              </w:rPr>
            </w:pPr>
            <w:ins w:id="705" w:author="David Conklin" w:date="2020-11-09T16:17:00Z">
              <w:r>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tcPr>
          <w:p w14:paraId="34B602C3" w14:textId="523AB1BA" w:rsidR="00B912FF" w:rsidRPr="00B912FF" w:rsidRDefault="00B912FF" w:rsidP="00F32242">
            <w:pPr>
              <w:jc w:val="right"/>
              <w:rPr>
                <w:ins w:id="706" w:author="David Conklin" w:date="2020-11-09T16:17:00Z"/>
                <w:rFonts w:ascii="Calibri" w:eastAsia="Times New Roman" w:hAnsi="Calibri" w:cs="Calibri"/>
                <w:color w:val="000000"/>
                <w:rPrChange w:id="707" w:author="David Conklin" w:date="2020-11-09T16:13:00Z">
                  <w:rPr>
                    <w:ins w:id="708" w:author="David Conklin" w:date="2020-11-09T16:17:00Z"/>
                    <w:rFonts w:ascii="Calibri" w:eastAsia="Times New Roman" w:hAnsi="Calibri" w:cs="Calibri"/>
                    <w:color w:val="000000"/>
                  </w:rPr>
                </w:rPrChange>
              </w:rPr>
            </w:pPr>
            <w:ins w:id="709" w:author="David Conklin" w:date="2020-11-09T16:17:00Z">
              <w:r>
                <w:rPr>
                  <w:rFonts w:ascii="Calibri" w:eastAsia="Times New Roman" w:hAnsi="Calibri" w:cs="Calibri"/>
                  <w:color w:val="000000"/>
                </w:rPr>
                <w:t>23773009</w:t>
              </w:r>
            </w:ins>
          </w:p>
        </w:tc>
        <w:tc>
          <w:tcPr>
            <w:tcW w:w="5972" w:type="dxa"/>
            <w:tcBorders>
              <w:top w:val="nil"/>
              <w:left w:val="nil"/>
              <w:bottom w:val="nil"/>
              <w:right w:val="nil"/>
            </w:tcBorders>
            <w:shd w:val="clear" w:color="auto" w:fill="auto"/>
            <w:noWrap/>
            <w:vAlign w:val="bottom"/>
          </w:tcPr>
          <w:p w14:paraId="4594CE67" w14:textId="00854D70" w:rsidR="00B912FF" w:rsidRPr="00B912FF" w:rsidRDefault="00B912FF" w:rsidP="00F32242">
            <w:pPr>
              <w:rPr>
                <w:ins w:id="710" w:author="David Conklin" w:date="2020-11-09T16:17:00Z"/>
                <w:rFonts w:ascii="Calibri" w:eastAsia="Times New Roman" w:hAnsi="Calibri" w:cs="Calibri"/>
                <w:color w:val="000000"/>
                <w:rPrChange w:id="711" w:author="David Conklin" w:date="2020-11-09T16:13:00Z">
                  <w:rPr>
                    <w:ins w:id="712" w:author="David Conklin" w:date="2020-11-09T16:17:00Z"/>
                    <w:rFonts w:ascii="Calibri" w:eastAsia="Times New Roman" w:hAnsi="Calibri" w:cs="Calibri"/>
                    <w:color w:val="000000"/>
                  </w:rPr>
                </w:rPrChange>
              </w:rPr>
            </w:pPr>
            <w:ins w:id="713" w:author="David Conklin" w:date="2020-11-09T16:17:00Z">
              <w:r>
                <w:rPr>
                  <w:rFonts w:ascii="Calibri" w:eastAsia="Times New Roman" w:hAnsi="Calibri" w:cs="Calibri"/>
                  <w:color w:val="000000"/>
                </w:rPr>
                <w:t>SOUTH FORK MCKENZIE RIVER NEAR RAINBOW</w:t>
              </w:r>
            </w:ins>
          </w:p>
        </w:tc>
      </w:tr>
      <w:tr w:rsidR="00F32242" w:rsidRPr="00B912FF" w14:paraId="080DFF14" w14:textId="77777777" w:rsidTr="00916473">
        <w:trPr>
          <w:trHeight w:val="300"/>
          <w:ins w:id="714" w:author="David Conklin" w:date="2020-11-09T15:05:00Z"/>
          <w:trPrChange w:id="71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716" w:author="David Conklin" w:date="2020-11-09T15:23:00Z">
              <w:tcPr>
                <w:tcW w:w="984" w:type="dxa"/>
                <w:tcBorders>
                  <w:top w:val="nil"/>
                  <w:left w:val="nil"/>
                  <w:bottom w:val="nil"/>
                  <w:right w:val="nil"/>
                </w:tcBorders>
                <w:shd w:val="clear" w:color="auto" w:fill="auto"/>
                <w:noWrap/>
                <w:vAlign w:val="bottom"/>
                <w:hideMark/>
              </w:tcPr>
            </w:tcPrChange>
          </w:tcPr>
          <w:p w14:paraId="2BA98CDA" w14:textId="77777777" w:rsidR="00F32242" w:rsidRPr="00B912FF" w:rsidRDefault="00F32242" w:rsidP="00F32242">
            <w:pPr>
              <w:rPr>
                <w:ins w:id="717" w:author="David Conklin" w:date="2020-11-09T15:05:00Z"/>
                <w:rFonts w:ascii="Calibri" w:eastAsia="Times New Roman" w:hAnsi="Calibri" w:cs="Calibri"/>
                <w:color w:val="000000"/>
                <w:rPrChange w:id="718" w:author="David Conklin" w:date="2020-11-09T16:13:00Z">
                  <w:rPr>
                    <w:ins w:id="719" w:author="David Conklin" w:date="2020-11-09T15:05:00Z"/>
                    <w:rFonts w:ascii="Calibri" w:eastAsia="Times New Roman" w:hAnsi="Calibri" w:cs="Calibri"/>
                    <w:color w:val="000000"/>
                  </w:rPr>
                </w:rPrChange>
              </w:rPr>
            </w:pPr>
            <w:ins w:id="720" w:author="David Conklin" w:date="2020-11-09T15:05:00Z">
              <w:r w:rsidRPr="00B912FF">
                <w:rPr>
                  <w:rFonts w:ascii="Calibri" w:eastAsia="Times New Roman" w:hAnsi="Calibri" w:cs="Calibri"/>
                  <w:color w:val="000000"/>
                  <w:rPrChange w:id="721" w:author="David Conklin" w:date="2020-11-09T16:13:00Z">
                    <w:rPr>
                      <w:rFonts w:ascii="Calibri" w:eastAsia="Times New Roman" w:hAnsi="Calibri" w:cs="Calibri"/>
                      <w:color w:val="000000"/>
                    </w:rPr>
                  </w:rPrChange>
                </w:rPr>
                <w:t>14161500</w:t>
              </w:r>
            </w:ins>
          </w:p>
        </w:tc>
        <w:tc>
          <w:tcPr>
            <w:tcW w:w="1109" w:type="dxa"/>
            <w:tcBorders>
              <w:top w:val="nil"/>
              <w:left w:val="nil"/>
              <w:bottom w:val="nil"/>
              <w:right w:val="nil"/>
            </w:tcBorders>
            <w:shd w:val="clear" w:color="auto" w:fill="auto"/>
            <w:noWrap/>
            <w:vAlign w:val="bottom"/>
            <w:hideMark/>
            <w:tcPrChange w:id="722" w:author="David Conklin" w:date="2020-11-09T15:23:00Z">
              <w:tcPr>
                <w:tcW w:w="960" w:type="dxa"/>
                <w:gridSpan w:val="2"/>
                <w:tcBorders>
                  <w:top w:val="nil"/>
                  <w:left w:val="nil"/>
                  <w:bottom w:val="nil"/>
                  <w:right w:val="nil"/>
                </w:tcBorders>
                <w:shd w:val="clear" w:color="auto" w:fill="auto"/>
                <w:noWrap/>
                <w:vAlign w:val="bottom"/>
                <w:hideMark/>
              </w:tcPr>
            </w:tcPrChange>
          </w:tcPr>
          <w:p w14:paraId="228D53ED" w14:textId="77777777" w:rsidR="00F32242" w:rsidRPr="00B912FF" w:rsidRDefault="00F32242" w:rsidP="00F32242">
            <w:pPr>
              <w:jc w:val="right"/>
              <w:rPr>
                <w:ins w:id="723" w:author="David Conklin" w:date="2020-11-09T15:05:00Z"/>
                <w:rFonts w:ascii="Calibri" w:eastAsia="Times New Roman" w:hAnsi="Calibri" w:cs="Calibri"/>
                <w:color w:val="000000"/>
                <w:rPrChange w:id="724" w:author="David Conklin" w:date="2020-11-09T16:13:00Z">
                  <w:rPr>
                    <w:ins w:id="725" w:author="David Conklin" w:date="2020-11-09T15:05:00Z"/>
                    <w:rFonts w:ascii="Calibri" w:eastAsia="Times New Roman" w:hAnsi="Calibri" w:cs="Calibri"/>
                    <w:color w:val="000000"/>
                  </w:rPr>
                </w:rPrChange>
              </w:rPr>
            </w:pPr>
            <w:ins w:id="726" w:author="David Conklin" w:date="2020-11-09T15:05:00Z">
              <w:r w:rsidRPr="00B912FF">
                <w:rPr>
                  <w:rFonts w:ascii="Calibri" w:eastAsia="Times New Roman" w:hAnsi="Calibri" w:cs="Calibri"/>
                  <w:color w:val="000000"/>
                  <w:rPrChange w:id="727" w:author="David Conklin" w:date="2020-11-09T16:13:00Z">
                    <w:rPr>
                      <w:rFonts w:ascii="Calibri" w:eastAsia="Times New Roman" w:hAnsi="Calibri" w:cs="Calibri"/>
                      <w:color w:val="000000"/>
                    </w:rPr>
                  </w:rPrChange>
                </w:rPr>
                <w:t>23773411</w:t>
              </w:r>
            </w:ins>
          </w:p>
        </w:tc>
        <w:tc>
          <w:tcPr>
            <w:tcW w:w="5993" w:type="dxa"/>
            <w:gridSpan w:val="2"/>
            <w:tcBorders>
              <w:top w:val="nil"/>
              <w:left w:val="nil"/>
              <w:bottom w:val="nil"/>
              <w:right w:val="nil"/>
            </w:tcBorders>
            <w:shd w:val="clear" w:color="auto" w:fill="auto"/>
            <w:noWrap/>
            <w:vAlign w:val="bottom"/>
            <w:hideMark/>
            <w:tcPrChange w:id="728" w:author="David Conklin" w:date="2020-11-09T15:23:00Z">
              <w:tcPr>
                <w:tcW w:w="5200" w:type="dxa"/>
                <w:gridSpan w:val="2"/>
                <w:tcBorders>
                  <w:top w:val="nil"/>
                  <w:left w:val="nil"/>
                  <w:bottom w:val="nil"/>
                  <w:right w:val="nil"/>
                </w:tcBorders>
                <w:shd w:val="clear" w:color="auto" w:fill="auto"/>
                <w:noWrap/>
                <w:vAlign w:val="bottom"/>
                <w:hideMark/>
              </w:tcPr>
            </w:tcPrChange>
          </w:tcPr>
          <w:p w14:paraId="22D95E93" w14:textId="77777777" w:rsidR="00F32242" w:rsidRPr="00B912FF" w:rsidRDefault="00F32242" w:rsidP="00F32242">
            <w:pPr>
              <w:rPr>
                <w:ins w:id="729" w:author="David Conklin" w:date="2020-11-09T15:05:00Z"/>
                <w:rFonts w:ascii="Calibri" w:eastAsia="Times New Roman" w:hAnsi="Calibri" w:cs="Calibri"/>
                <w:color w:val="000000"/>
                <w:rPrChange w:id="730" w:author="David Conklin" w:date="2020-11-09T16:13:00Z">
                  <w:rPr>
                    <w:ins w:id="731" w:author="David Conklin" w:date="2020-11-09T15:05:00Z"/>
                    <w:rFonts w:ascii="Calibri" w:eastAsia="Times New Roman" w:hAnsi="Calibri" w:cs="Calibri"/>
                    <w:color w:val="000000"/>
                  </w:rPr>
                </w:rPrChange>
              </w:rPr>
            </w:pPr>
            <w:ins w:id="732" w:author="David Conklin" w:date="2020-11-09T15:05:00Z">
              <w:r w:rsidRPr="00B912FF">
                <w:rPr>
                  <w:rFonts w:ascii="Calibri" w:eastAsia="Times New Roman" w:hAnsi="Calibri" w:cs="Calibri"/>
                  <w:color w:val="000000"/>
                  <w:rPrChange w:id="733" w:author="David Conklin" w:date="2020-11-09T16:13:00Z">
                    <w:rPr>
                      <w:rFonts w:ascii="Calibri" w:eastAsia="Times New Roman" w:hAnsi="Calibri" w:cs="Calibri"/>
                      <w:color w:val="000000"/>
                    </w:rPr>
                  </w:rPrChange>
                </w:rPr>
                <w:t>LOOKOUT CREEK NEAR BLUE RIVER</w:t>
              </w:r>
            </w:ins>
          </w:p>
        </w:tc>
      </w:tr>
      <w:tr w:rsidR="00F32242" w:rsidRPr="00B912FF" w14:paraId="5CF67718" w14:textId="77777777" w:rsidTr="00916473">
        <w:trPr>
          <w:trHeight w:val="300"/>
          <w:ins w:id="734" w:author="David Conklin" w:date="2020-11-09T15:05:00Z"/>
          <w:trPrChange w:id="73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736" w:author="David Conklin" w:date="2020-11-09T15:23:00Z">
              <w:tcPr>
                <w:tcW w:w="984" w:type="dxa"/>
                <w:tcBorders>
                  <w:top w:val="nil"/>
                  <w:left w:val="nil"/>
                  <w:bottom w:val="nil"/>
                  <w:right w:val="nil"/>
                </w:tcBorders>
                <w:shd w:val="clear" w:color="auto" w:fill="auto"/>
                <w:noWrap/>
                <w:vAlign w:val="bottom"/>
                <w:hideMark/>
              </w:tcPr>
            </w:tcPrChange>
          </w:tcPr>
          <w:p w14:paraId="1BFF554B" w14:textId="77777777" w:rsidR="00F32242" w:rsidRPr="00B912FF" w:rsidRDefault="00F32242" w:rsidP="00F32242">
            <w:pPr>
              <w:rPr>
                <w:ins w:id="737" w:author="David Conklin" w:date="2020-11-09T15:05:00Z"/>
                <w:rFonts w:ascii="Calibri" w:eastAsia="Times New Roman" w:hAnsi="Calibri" w:cs="Calibri"/>
                <w:color w:val="000000"/>
                <w:rPrChange w:id="738" w:author="David Conklin" w:date="2020-11-09T16:13:00Z">
                  <w:rPr>
                    <w:ins w:id="739" w:author="David Conklin" w:date="2020-11-09T15:05:00Z"/>
                    <w:rFonts w:ascii="Calibri" w:eastAsia="Times New Roman" w:hAnsi="Calibri" w:cs="Calibri"/>
                    <w:color w:val="000000"/>
                  </w:rPr>
                </w:rPrChange>
              </w:rPr>
            </w:pPr>
            <w:ins w:id="740" w:author="David Conklin" w:date="2020-11-09T15:05:00Z">
              <w:r w:rsidRPr="00B912FF">
                <w:rPr>
                  <w:rFonts w:ascii="Calibri" w:eastAsia="Times New Roman" w:hAnsi="Calibri" w:cs="Calibri"/>
                  <w:color w:val="000000"/>
                  <w:rPrChange w:id="741" w:author="David Conklin" w:date="2020-11-09T16:13:00Z">
                    <w:rPr>
                      <w:rFonts w:ascii="Calibri" w:eastAsia="Times New Roman" w:hAnsi="Calibri" w:cs="Calibri"/>
                      <w:color w:val="000000"/>
                    </w:rPr>
                  </w:rPrChange>
                </w:rPr>
                <w:t>14162200</w:t>
              </w:r>
            </w:ins>
          </w:p>
        </w:tc>
        <w:tc>
          <w:tcPr>
            <w:tcW w:w="1109" w:type="dxa"/>
            <w:tcBorders>
              <w:top w:val="nil"/>
              <w:left w:val="nil"/>
              <w:bottom w:val="nil"/>
              <w:right w:val="nil"/>
            </w:tcBorders>
            <w:shd w:val="clear" w:color="auto" w:fill="auto"/>
            <w:noWrap/>
            <w:vAlign w:val="bottom"/>
            <w:hideMark/>
            <w:tcPrChange w:id="742" w:author="David Conklin" w:date="2020-11-09T15:23:00Z">
              <w:tcPr>
                <w:tcW w:w="960" w:type="dxa"/>
                <w:gridSpan w:val="2"/>
                <w:tcBorders>
                  <w:top w:val="nil"/>
                  <w:left w:val="nil"/>
                  <w:bottom w:val="nil"/>
                  <w:right w:val="nil"/>
                </w:tcBorders>
                <w:shd w:val="clear" w:color="auto" w:fill="auto"/>
                <w:noWrap/>
                <w:vAlign w:val="bottom"/>
                <w:hideMark/>
              </w:tcPr>
            </w:tcPrChange>
          </w:tcPr>
          <w:p w14:paraId="2D77EC79" w14:textId="77777777" w:rsidR="00F32242" w:rsidRPr="00B912FF" w:rsidRDefault="00F32242" w:rsidP="00F32242">
            <w:pPr>
              <w:jc w:val="right"/>
              <w:rPr>
                <w:ins w:id="743" w:author="David Conklin" w:date="2020-11-09T15:05:00Z"/>
                <w:rFonts w:ascii="Calibri" w:eastAsia="Times New Roman" w:hAnsi="Calibri" w:cs="Calibri"/>
                <w:color w:val="000000"/>
                <w:rPrChange w:id="744" w:author="David Conklin" w:date="2020-11-09T16:13:00Z">
                  <w:rPr>
                    <w:ins w:id="745" w:author="David Conklin" w:date="2020-11-09T15:05:00Z"/>
                    <w:rFonts w:ascii="Calibri" w:eastAsia="Times New Roman" w:hAnsi="Calibri" w:cs="Calibri"/>
                    <w:color w:val="000000"/>
                  </w:rPr>
                </w:rPrChange>
              </w:rPr>
            </w:pPr>
            <w:ins w:id="746" w:author="David Conklin" w:date="2020-11-09T15:05:00Z">
              <w:r w:rsidRPr="00B912FF">
                <w:rPr>
                  <w:rFonts w:ascii="Calibri" w:eastAsia="Times New Roman" w:hAnsi="Calibri" w:cs="Calibri"/>
                  <w:color w:val="000000"/>
                  <w:rPrChange w:id="747" w:author="David Conklin" w:date="2020-11-09T16:13:00Z">
                    <w:rPr>
                      <w:rFonts w:ascii="Calibri" w:eastAsia="Times New Roman" w:hAnsi="Calibri" w:cs="Calibri"/>
                      <w:color w:val="000000"/>
                    </w:rPr>
                  </w:rPrChange>
                </w:rPr>
                <w:t>23773405</w:t>
              </w:r>
            </w:ins>
          </w:p>
        </w:tc>
        <w:tc>
          <w:tcPr>
            <w:tcW w:w="5993" w:type="dxa"/>
            <w:gridSpan w:val="2"/>
            <w:tcBorders>
              <w:top w:val="nil"/>
              <w:left w:val="nil"/>
              <w:bottom w:val="nil"/>
              <w:right w:val="nil"/>
            </w:tcBorders>
            <w:shd w:val="clear" w:color="auto" w:fill="auto"/>
            <w:noWrap/>
            <w:vAlign w:val="bottom"/>
            <w:hideMark/>
            <w:tcPrChange w:id="748" w:author="David Conklin" w:date="2020-11-09T15:23:00Z">
              <w:tcPr>
                <w:tcW w:w="5200" w:type="dxa"/>
                <w:gridSpan w:val="2"/>
                <w:tcBorders>
                  <w:top w:val="nil"/>
                  <w:left w:val="nil"/>
                  <w:bottom w:val="nil"/>
                  <w:right w:val="nil"/>
                </w:tcBorders>
                <w:shd w:val="clear" w:color="auto" w:fill="auto"/>
                <w:noWrap/>
                <w:vAlign w:val="bottom"/>
                <w:hideMark/>
              </w:tcPr>
            </w:tcPrChange>
          </w:tcPr>
          <w:p w14:paraId="6CB7A9B5" w14:textId="77777777" w:rsidR="00F32242" w:rsidRPr="00B912FF" w:rsidRDefault="00F32242" w:rsidP="00F32242">
            <w:pPr>
              <w:rPr>
                <w:ins w:id="749" w:author="David Conklin" w:date="2020-11-09T15:05:00Z"/>
                <w:rFonts w:ascii="Calibri" w:eastAsia="Times New Roman" w:hAnsi="Calibri" w:cs="Calibri"/>
                <w:color w:val="000000"/>
                <w:rPrChange w:id="750" w:author="David Conklin" w:date="2020-11-09T16:13:00Z">
                  <w:rPr>
                    <w:ins w:id="751" w:author="David Conklin" w:date="2020-11-09T15:05:00Z"/>
                    <w:rFonts w:ascii="Calibri" w:eastAsia="Times New Roman" w:hAnsi="Calibri" w:cs="Calibri"/>
                    <w:color w:val="000000"/>
                  </w:rPr>
                </w:rPrChange>
              </w:rPr>
            </w:pPr>
            <w:ins w:id="752" w:author="David Conklin" w:date="2020-11-09T15:05:00Z">
              <w:r w:rsidRPr="00B912FF">
                <w:rPr>
                  <w:rFonts w:ascii="Calibri" w:eastAsia="Times New Roman" w:hAnsi="Calibri" w:cs="Calibri"/>
                  <w:color w:val="000000"/>
                  <w:rPrChange w:id="753" w:author="David Conklin" w:date="2020-11-09T16:13:00Z">
                    <w:rPr>
                      <w:rFonts w:ascii="Calibri" w:eastAsia="Times New Roman" w:hAnsi="Calibri" w:cs="Calibri"/>
                      <w:color w:val="000000"/>
                    </w:rPr>
                  </w:rPrChange>
                </w:rPr>
                <w:t>BLUE RIVER AT BLUE RIVER</w:t>
              </w:r>
            </w:ins>
          </w:p>
        </w:tc>
      </w:tr>
      <w:tr w:rsidR="00F32242" w:rsidRPr="00B912FF" w14:paraId="02982A9B" w14:textId="77777777" w:rsidTr="00916473">
        <w:trPr>
          <w:trHeight w:val="300"/>
          <w:ins w:id="754" w:author="David Conklin" w:date="2020-11-09T15:05:00Z"/>
          <w:trPrChange w:id="75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756" w:author="David Conklin" w:date="2020-11-09T15:23:00Z">
              <w:tcPr>
                <w:tcW w:w="984" w:type="dxa"/>
                <w:tcBorders>
                  <w:top w:val="nil"/>
                  <w:left w:val="nil"/>
                  <w:bottom w:val="nil"/>
                  <w:right w:val="nil"/>
                </w:tcBorders>
                <w:shd w:val="clear" w:color="auto" w:fill="auto"/>
                <w:noWrap/>
                <w:vAlign w:val="bottom"/>
                <w:hideMark/>
              </w:tcPr>
            </w:tcPrChange>
          </w:tcPr>
          <w:p w14:paraId="7643B4BF" w14:textId="77777777" w:rsidR="00F32242" w:rsidRPr="00B912FF" w:rsidRDefault="00F32242" w:rsidP="00F32242">
            <w:pPr>
              <w:rPr>
                <w:ins w:id="757" w:author="David Conklin" w:date="2020-11-09T15:05:00Z"/>
                <w:rFonts w:ascii="Calibri" w:eastAsia="Times New Roman" w:hAnsi="Calibri" w:cs="Calibri"/>
                <w:color w:val="000000"/>
                <w:rPrChange w:id="758" w:author="David Conklin" w:date="2020-11-09T16:13:00Z">
                  <w:rPr>
                    <w:ins w:id="759" w:author="David Conklin" w:date="2020-11-09T15:05:00Z"/>
                    <w:rFonts w:ascii="Calibri" w:eastAsia="Times New Roman" w:hAnsi="Calibri" w:cs="Calibri"/>
                    <w:color w:val="000000"/>
                  </w:rPr>
                </w:rPrChange>
              </w:rPr>
            </w:pPr>
            <w:ins w:id="760" w:author="David Conklin" w:date="2020-11-09T15:05:00Z">
              <w:r w:rsidRPr="00B912FF">
                <w:rPr>
                  <w:rFonts w:ascii="Calibri" w:eastAsia="Times New Roman" w:hAnsi="Calibri" w:cs="Calibri"/>
                  <w:color w:val="000000"/>
                  <w:rPrChange w:id="761" w:author="David Conklin" w:date="2020-11-09T16:13:00Z">
                    <w:rPr>
                      <w:rFonts w:ascii="Calibri" w:eastAsia="Times New Roman" w:hAnsi="Calibri" w:cs="Calibri"/>
                      <w:color w:val="000000"/>
                    </w:rPr>
                  </w:rPrChange>
                </w:rPr>
                <w:t>14162500</w:t>
              </w:r>
            </w:ins>
          </w:p>
        </w:tc>
        <w:tc>
          <w:tcPr>
            <w:tcW w:w="1109" w:type="dxa"/>
            <w:tcBorders>
              <w:top w:val="nil"/>
              <w:left w:val="nil"/>
              <w:bottom w:val="nil"/>
              <w:right w:val="nil"/>
            </w:tcBorders>
            <w:shd w:val="clear" w:color="auto" w:fill="auto"/>
            <w:noWrap/>
            <w:vAlign w:val="bottom"/>
            <w:hideMark/>
            <w:tcPrChange w:id="762" w:author="David Conklin" w:date="2020-11-09T15:23:00Z">
              <w:tcPr>
                <w:tcW w:w="960" w:type="dxa"/>
                <w:gridSpan w:val="2"/>
                <w:tcBorders>
                  <w:top w:val="nil"/>
                  <w:left w:val="nil"/>
                  <w:bottom w:val="nil"/>
                  <w:right w:val="nil"/>
                </w:tcBorders>
                <w:shd w:val="clear" w:color="auto" w:fill="auto"/>
                <w:noWrap/>
                <w:vAlign w:val="bottom"/>
                <w:hideMark/>
              </w:tcPr>
            </w:tcPrChange>
          </w:tcPr>
          <w:p w14:paraId="1E7A0C35" w14:textId="77777777" w:rsidR="00F32242" w:rsidRPr="00B912FF" w:rsidRDefault="00F32242" w:rsidP="00F32242">
            <w:pPr>
              <w:jc w:val="right"/>
              <w:rPr>
                <w:ins w:id="763" w:author="David Conklin" w:date="2020-11-09T15:05:00Z"/>
                <w:rFonts w:ascii="Calibri" w:eastAsia="Times New Roman" w:hAnsi="Calibri" w:cs="Calibri"/>
                <w:color w:val="000000"/>
                <w:rPrChange w:id="764" w:author="David Conklin" w:date="2020-11-09T16:13:00Z">
                  <w:rPr>
                    <w:ins w:id="765" w:author="David Conklin" w:date="2020-11-09T15:05:00Z"/>
                    <w:rFonts w:ascii="Calibri" w:eastAsia="Times New Roman" w:hAnsi="Calibri" w:cs="Calibri"/>
                    <w:color w:val="000000"/>
                  </w:rPr>
                </w:rPrChange>
              </w:rPr>
            </w:pPr>
            <w:ins w:id="766" w:author="David Conklin" w:date="2020-11-09T15:05:00Z">
              <w:r w:rsidRPr="00B912FF">
                <w:rPr>
                  <w:rFonts w:ascii="Calibri" w:eastAsia="Times New Roman" w:hAnsi="Calibri" w:cs="Calibri"/>
                  <w:color w:val="000000"/>
                  <w:rPrChange w:id="767" w:author="David Conklin" w:date="2020-11-09T16:13:00Z">
                    <w:rPr>
                      <w:rFonts w:ascii="Calibri" w:eastAsia="Times New Roman" w:hAnsi="Calibri" w:cs="Calibri"/>
                      <w:color w:val="000000"/>
                    </w:rPr>
                  </w:rPrChange>
                </w:rPr>
                <w:t>23772909</w:t>
              </w:r>
            </w:ins>
          </w:p>
        </w:tc>
        <w:tc>
          <w:tcPr>
            <w:tcW w:w="5993" w:type="dxa"/>
            <w:gridSpan w:val="2"/>
            <w:tcBorders>
              <w:top w:val="nil"/>
              <w:left w:val="nil"/>
              <w:bottom w:val="nil"/>
              <w:right w:val="nil"/>
            </w:tcBorders>
            <w:shd w:val="clear" w:color="auto" w:fill="auto"/>
            <w:noWrap/>
            <w:vAlign w:val="bottom"/>
            <w:hideMark/>
            <w:tcPrChange w:id="768" w:author="David Conklin" w:date="2020-11-09T15:23:00Z">
              <w:tcPr>
                <w:tcW w:w="5200" w:type="dxa"/>
                <w:gridSpan w:val="2"/>
                <w:tcBorders>
                  <w:top w:val="nil"/>
                  <w:left w:val="nil"/>
                  <w:bottom w:val="nil"/>
                  <w:right w:val="nil"/>
                </w:tcBorders>
                <w:shd w:val="clear" w:color="auto" w:fill="auto"/>
                <w:noWrap/>
                <w:vAlign w:val="bottom"/>
                <w:hideMark/>
              </w:tcPr>
            </w:tcPrChange>
          </w:tcPr>
          <w:p w14:paraId="4B331ACE" w14:textId="77777777" w:rsidR="00F32242" w:rsidRPr="00B912FF" w:rsidRDefault="00F32242" w:rsidP="00F32242">
            <w:pPr>
              <w:rPr>
                <w:ins w:id="769" w:author="David Conklin" w:date="2020-11-09T15:05:00Z"/>
                <w:rFonts w:ascii="Calibri" w:eastAsia="Times New Roman" w:hAnsi="Calibri" w:cs="Calibri"/>
                <w:color w:val="000000"/>
                <w:rPrChange w:id="770" w:author="David Conklin" w:date="2020-11-09T16:13:00Z">
                  <w:rPr>
                    <w:ins w:id="771" w:author="David Conklin" w:date="2020-11-09T15:05:00Z"/>
                    <w:rFonts w:ascii="Calibri" w:eastAsia="Times New Roman" w:hAnsi="Calibri" w:cs="Calibri"/>
                    <w:color w:val="000000"/>
                  </w:rPr>
                </w:rPrChange>
              </w:rPr>
            </w:pPr>
            <w:ins w:id="772" w:author="David Conklin" w:date="2020-11-09T15:05:00Z">
              <w:r w:rsidRPr="00B912FF">
                <w:rPr>
                  <w:rFonts w:ascii="Calibri" w:eastAsia="Times New Roman" w:hAnsi="Calibri" w:cs="Calibri"/>
                  <w:color w:val="000000"/>
                  <w:rPrChange w:id="773" w:author="David Conklin" w:date="2020-11-09T16:13:00Z">
                    <w:rPr>
                      <w:rFonts w:ascii="Calibri" w:eastAsia="Times New Roman" w:hAnsi="Calibri" w:cs="Calibri"/>
                      <w:color w:val="000000"/>
                    </w:rPr>
                  </w:rPrChange>
                </w:rPr>
                <w:t>MCKENZIE RIVER NEAR VIDA</w:t>
              </w:r>
            </w:ins>
          </w:p>
        </w:tc>
      </w:tr>
      <w:tr w:rsidR="00B912FF" w:rsidRPr="00B912FF" w14:paraId="47A496CB" w14:textId="77777777" w:rsidTr="00916473">
        <w:trPr>
          <w:trHeight w:val="300"/>
          <w:ins w:id="774" w:author="David Conklin" w:date="2020-11-09T16:18:00Z"/>
        </w:trPr>
        <w:tc>
          <w:tcPr>
            <w:tcW w:w="1358" w:type="dxa"/>
            <w:tcBorders>
              <w:top w:val="nil"/>
              <w:left w:val="nil"/>
              <w:bottom w:val="nil"/>
              <w:right w:val="nil"/>
            </w:tcBorders>
            <w:shd w:val="clear" w:color="auto" w:fill="auto"/>
            <w:noWrap/>
            <w:vAlign w:val="bottom"/>
          </w:tcPr>
          <w:p w14:paraId="158D25E4" w14:textId="4E4C67B5" w:rsidR="00B912FF" w:rsidRPr="00B912FF" w:rsidRDefault="00B912FF" w:rsidP="00F32242">
            <w:pPr>
              <w:rPr>
                <w:ins w:id="775" w:author="David Conklin" w:date="2020-11-09T16:18:00Z"/>
                <w:rFonts w:ascii="Calibri" w:eastAsia="Times New Roman" w:hAnsi="Calibri" w:cs="Calibri"/>
                <w:color w:val="000000"/>
                <w:rPrChange w:id="776" w:author="David Conklin" w:date="2020-11-09T16:13:00Z">
                  <w:rPr>
                    <w:ins w:id="777" w:author="David Conklin" w:date="2020-11-09T16:18:00Z"/>
                    <w:rFonts w:ascii="Calibri" w:eastAsia="Times New Roman" w:hAnsi="Calibri" w:cs="Calibri"/>
                    <w:color w:val="000000"/>
                  </w:rPr>
                </w:rPrChange>
              </w:rPr>
            </w:pPr>
            <w:ins w:id="778" w:author="David Conklin" w:date="2020-11-09T16:18:00Z">
              <w:r>
                <w:rPr>
                  <w:rFonts w:ascii="Calibri" w:eastAsia="Times New Roman" w:hAnsi="Calibri" w:cs="Calibri"/>
                  <w:color w:val="000000"/>
                </w:rPr>
                <w:t>14163150</w:t>
              </w:r>
            </w:ins>
          </w:p>
        </w:tc>
        <w:tc>
          <w:tcPr>
            <w:tcW w:w="1109" w:type="dxa"/>
            <w:tcBorders>
              <w:top w:val="nil"/>
              <w:left w:val="nil"/>
              <w:bottom w:val="nil"/>
              <w:right w:val="nil"/>
            </w:tcBorders>
            <w:shd w:val="clear" w:color="auto" w:fill="auto"/>
            <w:noWrap/>
            <w:vAlign w:val="bottom"/>
          </w:tcPr>
          <w:p w14:paraId="62F3591E" w14:textId="6E90AF1B" w:rsidR="00B912FF" w:rsidRPr="00B912FF" w:rsidRDefault="00B912FF" w:rsidP="00F32242">
            <w:pPr>
              <w:jc w:val="right"/>
              <w:rPr>
                <w:ins w:id="779" w:author="David Conklin" w:date="2020-11-09T16:18:00Z"/>
                <w:rFonts w:ascii="Calibri" w:eastAsia="Times New Roman" w:hAnsi="Calibri" w:cs="Calibri"/>
                <w:color w:val="000000"/>
                <w:rPrChange w:id="780" w:author="David Conklin" w:date="2020-11-09T16:13:00Z">
                  <w:rPr>
                    <w:ins w:id="781" w:author="David Conklin" w:date="2020-11-09T16:18:00Z"/>
                    <w:rFonts w:ascii="Calibri" w:eastAsia="Times New Roman" w:hAnsi="Calibri" w:cs="Calibri"/>
                    <w:color w:val="000000"/>
                  </w:rPr>
                </w:rPrChange>
              </w:rPr>
            </w:pPr>
            <w:ins w:id="782" w:author="David Conklin" w:date="2020-11-09T16:18:00Z">
              <w:r>
                <w:rPr>
                  <w:rFonts w:ascii="Calibri" w:eastAsia="Times New Roman" w:hAnsi="Calibri" w:cs="Calibri"/>
                  <w:color w:val="000000"/>
                </w:rPr>
                <w:t>23772857</w:t>
              </w:r>
            </w:ins>
          </w:p>
        </w:tc>
        <w:tc>
          <w:tcPr>
            <w:tcW w:w="5993" w:type="dxa"/>
            <w:gridSpan w:val="2"/>
            <w:tcBorders>
              <w:top w:val="nil"/>
              <w:left w:val="nil"/>
              <w:bottom w:val="nil"/>
              <w:right w:val="nil"/>
            </w:tcBorders>
            <w:shd w:val="clear" w:color="auto" w:fill="auto"/>
            <w:noWrap/>
            <w:vAlign w:val="bottom"/>
          </w:tcPr>
          <w:p w14:paraId="2CAEC411" w14:textId="020DEEEA" w:rsidR="00B912FF" w:rsidRPr="00B912FF" w:rsidRDefault="00B912FF" w:rsidP="00F32242">
            <w:pPr>
              <w:rPr>
                <w:ins w:id="783" w:author="David Conklin" w:date="2020-11-09T16:18:00Z"/>
                <w:rFonts w:ascii="Calibri" w:eastAsia="Times New Roman" w:hAnsi="Calibri" w:cs="Calibri"/>
                <w:color w:val="000000"/>
                <w:rPrChange w:id="784" w:author="David Conklin" w:date="2020-11-09T16:13:00Z">
                  <w:rPr>
                    <w:ins w:id="785" w:author="David Conklin" w:date="2020-11-09T16:18:00Z"/>
                    <w:rFonts w:ascii="Calibri" w:eastAsia="Times New Roman" w:hAnsi="Calibri" w:cs="Calibri"/>
                    <w:color w:val="000000"/>
                  </w:rPr>
                </w:rPrChange>
              </w:rPr>
            </w:pPr>
            <w:ins w:id="786" w:author="David Conklin" w:date="2020-11-09T16:18:00Z">
              <w:r>
                <w:rPr>
                  <w:rFonts w:ascii="Calibri" w:eastAsia="Times New Roman" w:hAnsi="Calibri" w:cs="Calibri"/>
                  <w:color w:val="000000"/>
                </w:rPr>
                <w:t>MCKENZIE RIVER BLW LEABURG DAM, NR LEABURG OR</w:t>
              </w:r>
            </w:ins>
          </w:p>
        </w:tc>
      </w:tr>
      <w:tr w:rsidR="00B912FF" w:rsidRPr="00B912FF" w14:paraId="3009AA4E" w14:textId="77777777" w:rsidTr="00916473">
        <w:trPr>
          <w:trHeight w:val="300"/>
          <w:ins w:id="787" w:author="David Conklin" w:date="2020-11-09T16:19:00Z"/>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ins w:id="788" w:author="David Conklin" w:date="2020-11-09T16:19:00Z"/>
                <w:rFonts w:ascii="Calibri" w:eastAsia="Times New Roman" w:hAnsi="Calibri" w:cs="Calibri"/>
                <w:color w:val="000000"/>
              </w:rPr>
            </w:pPr>
            <w:ins w:id="789" w:author="David Conklin" w:date="2020-11-09T16:19:00Z">
              <w:r>
                <w:rPr>
                  <w:rFonts w:ascii="Calibri" w:eastAsia="Times New Roman" w:hAnsi="Calibri" w:cs="Calibri"/>
                  <w:color w:val="000000"/>
                </w:rPr>
                <w:t>14163900</w:t>
              </w:r>
            </w:ins>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ins w:id="790" w:author="David Conklin" w:date="2020-11-09T16:19:00Z"/>
                <w:rFonts w:ascii="Calibri" w:eastAsia="Times New Roman" w:hAnsi="Calibri" w:cs="Calibri"/>
                <w:color w:val="000000"/>
              </w:rPr>
            </w:pPr>
            <w:ins w:id="791" w:author="David Conklin" w:date="2020-11-09T16:19:00Z">
              <w:r>
                <w:rPr>
                  <w:rFonts w:ascii="Calibri" w:eastAsia="Times New Roman" w:hAnsi="Calibri" w:cs="Calibri"/>
                  <w:color w:val="000000"/>
                </w:rPr>
                <w:t>23772801</w:t>
              </w:r>
            </w:ins>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ins w:id="792" w:author="David Conklin" w:date="2020-11-09T16:19:00Z"/>
                <w:rFonts w:ascii="Calibri" w:eastAsia="Times New Roman" w:hAnsi="Calibri" w:cs="Calibri"/>
                <w:color w:val="000000"/>
              </w:rPr>
            </w:pPr>
            <w:ins w:id="793" w:author="David Conklin" w:date="2020-11-09T16:19:00Z">
              <w:r>
                <w:rPr>
                  <w:rFonts w:ascii="Calibri" w:eastAsia="Times New Roman" w:hAnsi="Calibri" w:cs="Calibri"/>
                  <w:color w:val="000000"/>
                </w:rPr>
                <w:t>MCKENZIE RIVER NEAR WALTERVILLE</w:t>
              </w:r>
            </w:ins>
          </w:p>
        </w:tc>
      </w:tr>
      <w:tr w:rsidR="00B912FF" w:rsidRPr="00B912FF" w14:paraId="5DF63485" w14:textId="77777777" w:rsidTr="00916473">
        <w:trPr>
          <w:trHeight w:val="300"/>
          <w:ins w:id="794" w:author="David Conklin" w:date="2020-11-09T16:21:00Z"/>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ins w:id="795" w:author="David Conklin" w:date="2020-11-09T16:21:00Z"/>
                <w:rFonts w:ascii="Calibri" w:eastAsia="Times New Roman" w:hAnsi="Calibri" w:cs="Calibri"/>
                <w:color w:val="000000"/>
              </w:rPr>
            </w:pPr>
            <w:ins w:id="796" w:author="David Conklin" w:date="2020-11-09T16:21:00Z">
              <w:r>
                <w:rPr>
                  <w:rFonts w:ascii="Calibri" w:eastAsia="Times New Roman" w:hAnsi="Calibri" w:cs="Calibri"/>
                  <w:color w:val="000000"/>
                </w:rPr>
                <w:lastRenderedPageBreak/>
                <w:t>14164700</w:t>
              </w:r>
            </w:ins>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ins w:id="797" w:author="David Conklin" w:date="2020-11-09T16:21:00Z"/>
                <w:rFonts w:ascii="Calibri" w:eastAsia="Times New Roman" w:hAnsi="Calibri" w:cs="Calibri"/>
                <w:color w:val="000000"/>
              </w:rPr>
            </w:pPr>
            <w:ins w:id="798" w:author="David Conklin" w:date="2020-11-09T16:21:00Z">
              <w:r>
                <w:rPr>
                  <w:rFonts w:ascii="Calibri" w:eastAsia="Times New Roman" w:hAnsi="Calibri" w:cs="Calibri"/>
                  <w:color w:val="000000"/>
                </w:rPr>
                <w:t>23774369</w:t>
              </w:r>
            </w:ins>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ins w:id="799" w:author="David Conklin" w:date="2020-11-09T16:21:00Z"/>
                <w:rFonts w:ascii="Calibri" w:eastAsia="Times New Roman" w:hAnsi="Calibri" w:cs="Calibri"/>
                <w:color w:val="000000"/>
              </w:rPr>
            </w:pPr>
            <w:ins w:id="800" w:author="David Conklin" w:date="2020-11-09T16:21:00Z">
              <w:r>
                <w:rPr>
                  <w:rFonts w:ascii="Calibri" w:eastAsia="Times New Roman" w:hAnsi="Calibri" w:cs="Calibri"/>
                  <w:color w:val="000000"/>
                </w:rPr>
                <w:t>CEDAR CREEK AT SPRINGFIELD</w:t>
              </w:r>
            </w:ins>
          </w:p>
        </w:tc>
      </w:tr>
      <w:tr w:rsidR="00F32242" w:rsidRPr="00286383" w14:paraId="5280EBDF" w14:textId="77777777" w:rsidTr="00916473">
        <w:trPr>
          <w:trHeight w:val="300"/>
          <w:ins w:id="801" w:author="David Conklin" w:date="2020-11-09T15:05:00Z"/>
          <w:trPrChange w:id="802"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03" w:author="David Conklin" w:date="2020-11-09T15:23:00Z">
              <w:tcPr>
                <w:tcW w:w="984" w:type="dxa"/>
                <w:tcBorders>
                  <w:top w:val="nil"/>
                  <w:left w:val="nil"/>
                  <w:bottom w:val="nil"/>
                  <w:right w:val="nil"/>
                </w:tcBorders>
                <w:shd w:val="clear" w:color="auto" w:fill="auto"/>
                <w:noWrap/>
                <w:vAlign w:val="bottom"/>
                <w:hideMark/>
              </w:tcPr>
            </w:tcPrChange>
          </w:tcPr>
          <w:p w14:paraId="59511AD6" w14:textId="77777777" w:rsidR="00F32242" w:rsidRPr="00286383" w:rsidRDefault="00F32242" w:rsidP="00F32242">
            <w:pPr>
              <w:rPr>
                <w:ins w:id="804" w:author="David Conklin" w:date="2020-11-09T15:05:00Z"/>
                <w:rFonts w:ascii="Calibri" w:eastAsia="Times New Roman" w:hAnsi="Calibri" w:cs="Calibri"/>
                <w:color w:val="000000"/>
              </w:rPr>
            </w:pPr>
            <w:ins w:id="805"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806" w:author="David Conklin" w:date="2020-11-09T15:23:00Z">
              <w:tcPr>
                <w:tcW w:w="960" w:type="dxa"/>
                <w:gridSpan w:val="2"/>
                <w:tcBorders>
                  <w:top w:val="nil"/>
                  <w:left w:val="nil"/>
                  <w:bottom w:val="nil"/>
                  <w:right w:val="nil"/>
                </w:tcBorders>
                <w:shd w:val="clear" w:color="auto" w:fill="auto"/>
                <w:noWrap/>
                <w:vAlign w:val="bottom"/>
                <w:hideMark/>
              </w:tcPr>
            </w:tcPrChange>
          </w:tcPr>
          <w:p w14:paraId="177F70C4" w14:textId="77777777" w:rsidR="00F32242" w:rsidRPr="00286383" w:rsidRDefault="00F32242" w:rsidP="00F32242">
            <w:pPr>
              <w:jc w:val="right"/>
              <w:rPr>
                <w:ins w:id="807" w:author="David Conklin" w:date="2020-11-09T15:05:00Z"/>
                <w:rFonts w:ascii="Calibri" w:eastAsia="Times New Roman" w:hAnsi="Calibri" w:cs="Calibri"/>
                <w:color w:val="000000"/>
              </w:rPr>
            </w:pPr>
            <w:ins w:id="808"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809" w:author="David Conklin" w:date="2020-11-09T15:23:00Z">
              <w:tcPr>
                <w:tcW w:w="5200" w:type="dxa"/>
                <w:gridSpan w:val="2"/>
                <w:tcBorders>
                  <w:top w:val="nil"/>
                  <w:left w:val="nil"/>
                  <w:bottom w:val="nil"/>
                  <w:right w:val="nil"/>
                </w:tcBorders>
                <w:shd w:val="clear" w:color="auto" w:fill="auto"/>
                <w:noWrap/>
                <w:vAlign w:val="bottom"/>
                <w:hideMark/>
              </w:tcPr>
            </w:tcPrChange>
          </w:tcPr>
          <w:p w14:paraId="0F15CDB2" w14:textId="77777777" w:rsidR="00F32242" w:rsidRPr="00286383" w:rsidRDefault="00F32242" w:rsidP="00F32242">
            <w:pPr>
              <w:rPr>
                <w:ins w:id="810" w:author="David Conklin" w:date="2020-11-09T15:05:00Z"/>
                <w:rFonts w:ascii="Calibri" w:eastAsia="Times New Roman" w:hAnsi="Calibri" w:cs="Calibri"/>
                <w:color w:val="000000"/>
              </w:rPr>
            </w:pPr>
            <w:ins w:id="811" w:author="David Conklin" w:date="2020-11-09T15:05:00Z">
              <w:r w:rsidRPr="00286383">
                <w:rPr>
                  <w:rFonts w:ascii="Calibri" w:eastAsia="Times New Roman" w:hAnsi="Calibri" w:cs="Calibri"/>
                  <w:color w:val="000000"/>
                </w:rPr>
                <w:t>MCKENZIE RIVER ABV HAYDEN BR, AT SPRINGFIELD, OR</w:t>
              </w:r>
            </w:ins>
          </w:p>
        </w:tc>
      </w:tr>
      <w:tr w:rsidR="00F32242" w:rsidRPr="00286383" w14:paraId="62756356" w14:textId="77777777" w:rsidTr="00916473">
        <w:trPr>
          <w:trHeight w:val="300"/>
          <w:ins w:id="812" w:author="David Conklin" w:date="2020-11-09T15:05:00Z"/>
          <w:trPrChange w:id="813"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14" w:author="David Conklin" w:date="2020-11-09T15:23:00Z">
              <w:tcPr>
                <w:tcW w:w="984" w:type="dxa"/>
                <w:tcBorders>
                  <w:top w:val="nil"/>
                  <w:left w:val="nil"/>
                  <w:bottom w:val="nil"/>
                  <w:right w:val="nil"/>
                </w:tcBorders>
                <w:shd w:val="clear" w:color="auto" w:fill="auto"/>
                <w:noWrap/>
                <w:vAlign w:val="bottom"/>
                <w:hideMark/>
              </w:tcPr>
            </w:tcPrChange>
          </w:tcPr>
          <w:p w14:paraId="36E5AB6B" w14:textId="77777777" w:rsidR="00F32242" w:rsidRPr="00286383" w:rsidRDefault="00F32242" w:rsidP="00F32242">
            <w:pPr>
              <w:rPr>
                <w:ins w:id="815" w:author="David Conklin" w:date="2020-11-09T15:05:00Z"/>
                <w:rFonts w:ascii="Calibri" w:eastAsia="Times New Roman" w:hAnsi="Calibri" w:cs="Calibri"/>
                <w:color w:val="000000"/>
              </w:rPr>
            </w:pPr>
            <w:ins w:id="816" w:author="David Conklin" w:date="2020-11-09T15:05:00Z">
              <w:r w:rsidRPr="00286383">
                <w:rPr>
                  <w:rFonts w:ascii="Calibri" w:eastAsia="Times New Roman" w:hAnsi="Calibri" w:cs="Calibri"/>
                  <w:color w:val="000000"/>
                </w:rPr>
                <w:t>14165000</w:t>
              </w:r>
            </w:ins>
          </w:p>
        </w:tc>
        <w:tc>
          <w:tcPr>
            <w:tcW w:w="1109" w:type="dxa"/>
            <w:tcBorders>
              <w:top w:val="nil"/>
              <w:left w:val="nil"/>
              <w:bottom w:val="nil"/>
              <w:right w:val="nil"/>
            </w:tcBorders>
            <w:shd w:val="clear" w:color="auto" w:fill="auto"/>
            <w:noWrap/>
            <w:vAlign w:val="bottom"/>
            <w:hideMark/>
            <w:tcPrChange w:id="817" w:author="David Conklin" w:date="2020-11-09T15:23:00Z">
              <w:tcPr>
                <w:tcW w:w="960" w:type="dxa"/>
                <w:gridSpan w:val="2"/>
                <w:tcBorders>
                  <w:top w:val="nil"/>
                  <w:left w:val="nil"/>
                  <w:bottom w:val="nil"/>
                  <w:right w:val="nil"/>
                </w:tcBorders>
                <w:shd w:val="clear" w:color="auto" w:fill="auto"/>
                <w:noWrap/>
                <w:vAlign w:val="bottom"/>
                <w:hideMark/>
              </w:tcPr>
            </w:tcPrChange>
          </w:tcPr>
          <w:p w14:paraId="23EE06CF" w14:textId="77777777" w:rsidR="00F32242" w:rsidRPr="00286383" w:rsidRDefault="00F32242" w:rsidP="00F32242">
            <w:pPr>
              <w:jc w:val="right"/>
              <w:rPr>
                <w:ins w:id="818" w:author="David Conklin" w:date="2020-11-09T15:05:00Z"/>
                <w:rFonts w:ascii="Calibri" w:eastAsia="Times New Roman" w:hAnsi="Calibri" w:cs="Calibri"/>
                <w:color w:val="000000"/>
              </w:rPr>
            </w:pPr>
            <w:ins w:id="819" w:author="David Conklin" w:date="2020-11-09T15:05:00Z">
              <w:r w:rsidRPr="00286383">
                <w:rPr>
                  <w:rFonts w:ascii="Calibri" w:eastAsia="Times New Roman" w:hAnsi="Calibri" w:cs="Calibri"/>
                  <w:color w:val="000000"/>
                </w:rPr>
                <w:t>23773513</w:t>
              </w:r>
            </w:ins>
          </w:p>
        </w:tc>
        <w:tc>
          <w:tcPr>
            <w:tcW w:w="5993" w:type="dxa"/>
            <w:gridSpan w:val="2"/>
            <w:tcBorders>
              <w:top w:val="nil"/>
              <w:left w:val="nil"/>
              <w:bottom w:val="nil"/>
              <w:right w:val="nil"/>
            </w:tcBorders>
            <w:shd w:val="clear" w:color="auto" w:fill="auto"/>
            <w:noWrap/>
            <w:vAlign w:val="bottom"/>
            <w:hideMark/>
            <w:tcPrChange w:id="820" w:author="David Conklin" w:date="2020-11-09T15:23:00Z">
              <w:tcPr>
                <w:tcW w:w="5200" w:type="dxa"/>
                <w:gridSpan w:val="2"/>
                <w:tcBorders>
                  <w:top w:val="nil"/>
                  <w:left w:val="nil"/>
                  <w:bottom w:val="nil"/>
                  <w:right w:val="nil"/>
                </w:tcBorders>
                <w:shd w:val="clear" w:color="auto" w:fill="auto"/>
                <w:noWrap/>
                <w:vAlign w:val="bottom"/>
                <w:hideMark/>
              </w:tcPr>
            </w:tcPrChange>
          </w:tcPr>
          <w:p w14:paraId="7D87EBFE" w14:textId="77777777" w:rsidR="00F32242" w:rsidRPr="00286383" w:rsidRDefault="00F32242" w:rsidP="00F32242">
            <w:pPr>
              <w:rPr>
                <w:ins w:id="821" w:author="David Conklin" w:date="2020-11-09T15:05:00Z"/>
                <w:rFonts w:ascii="Calibri" w:eastAsia="Times New Roman" w:hAnsi="Calibri" w:cs="Calibri"/>
                <w:color w:val="000000"/>
              </w:rPr>
            </w:pPr>
            <w:ins w:id="822" w:author="David Conklin" w:date="2020-11-09T15:05:00Z">
              <w:r w:rsidRPr="00286383">
                <w:rPr>
                  <w:rFonts w:ascii="Calibri" w:eastAsia="Times New Roman" w:hAnsi="Calibri" w:cs="Calibri"/>
                  <w:color w:val="000000"/>
                </w:rPr>
                <w:t>MOHAWK RIVER NEAR SPRINGFIELD</w:t>
              </w:r>
            </w:ins>
          </w:p>
        </w:tc>
      </w:tr>
      <w:tr w:rsidR="00916473" w:rsidRPr="00286383" w14:paraId="5E98B10F" w14:textId="77777777" w:rsidTr="00916473">
        <w:tblPrEx>
          <w:tblPrExChange w:id="823" w:author="David Conklin" w:date="2020-11-09T15:23:00Z">
            <w:tblPrEx>
              <w:tblW w:w="8439" w:type="dxa"/>
            </w:tblPrEx>
          </w:tblPrExChange>
        </w:tblPrEx>
        <w:trPr>
          <w:trHeight w:val="300"/>
          <w:ins w:id="824" w:author="David Conklin" w:date="2020-11-09T15:22:00Z"/>
          <w:trPrChange w:id="825" w:author="David Conklin" w:date="2020-11-09T15:23:00Z">
            <w:trPr>
              <w:gridAfter w:val="0"/>
              <w:wAfter w:w="772" w:type="dxa"/>
              <w:trHeight w:val="300"/>
            </w:trPr>
          </w:trPrChange>
        </w:trPr>
        <w:tc>
          <w:tcPr>
            <w:tcW w:w="1358" w:type="dxa"/>
            <w:tcBorders>
              <w:top w:val="nil"/>
              <w:left w:val="nil"/>
              <w:bottom w:val="nil"/>
              <w:right w:val="nil"/>
            </w:tcBorders>
            <w:shd w:val="clear" w:color="auto" w:fill="auto"/>
            <w:noWrap/>
            <w:vAlign w:val="bottom"/>
            <w:tcPrChange w:id="826" w:author="David Conklin" w:date="2020-11-09T15:23:00Z">
              <w:tcPr>
                <w:tcW w:w="1358" w:type="dxa"/>
                <w:gridSpan w:val="2"/>
                <w:tcBorders>
                  <w:top w:val="nil"/>
                  <w:left w:val="nil"/>
                  <w:bottom w:val="nil"/>
                  <w:right w:val="nil"/>
                </w:tcBorders>
                <w:shd w:val="clear" w:color="auto" w:fill="auto"/>
                <w:noWrap/>
                <w:vAlign w:val="bottom"/>
              </w:tcPr>
            </w:tcPrChange>
          </w:tcPr>
          <w:p w14:paraId="39B7E5A7" w14:textId="77777777" w:rsidR="00916473" w:rsidRPr="00286383" w:rsidRDefault="00916473" w:rsidP="00F32242">
            <w:pPr>
              <w:rPr>
                <w:ins w:id="827" w:author="David Conklin" w:date="2020-11-09T15:22:00Z"/>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Change w:id="828" w:author="David Conklin" w:date="2020-11-09T15:23:00Z">
              <w:tcPr>
                <w:tcW w:w="1109" w:type="dxa"/>
                <w:gridSpan w:val="2"/>
                <w:tcBorders>
                  <w:top w:val="nil"/>
                  <w:left w:val="nil"/>
                  <w:bottom w:val="nil"/>
                  <w:right w:val="nil"/>
                </w:tcBorders>
                <w:shd w:val="clear" w:color="auto" w:fill="auto"/>
                <w:noWrap/>
                <w:vAlign w:val="bottom"/>
              </w:tcPr>
            </w:tcPrChange>
          </w:tcPr>
          <w:p w14:paraId="5EF1FEEC" w14:textId="77777777" w:rsidR="00916473" w:rsidRPr="00286383" w:rsidRDefault="00916473" w:rsidP="00F32242">
            <w:pPr>
              <w:jc w:val="right"/>
              <w:rPr>
                <w:ins w:id="829" w:author="David Conklin" w:date="2020-11-09T15:22:00Z"/>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Change w:id="830" w:author="David Conklin" w:date="2020-11-09T15:23:00Z">
              <w:tcPr>
                <w:tcW w:w="5200" w:type="dxa"/>
                <w:gridSpan w:val="2"/>
                <w:tcBorders>
                  <w:top w:val="nil"/>
                  <w:left w:val="nil"/>
                  <w:bottom w:val="nil"/>
                  <w:right w:val="nil"/>
                </w:tcBorders>
                <w:shd w:val="clear" w:color="auto" w:fill="auto"/>
                <w:noWrap/>
                <w:vAlign w:val="bottom"/>
              </w:tcPr>
            </w:tcPrChange>
          </w:tcPr>
          <w:p w14:paraId="04CD99FA" w14:textId="77777777" w:rsidR="00916473" w:rsidRPr="00286383" w:rsidRDefault="00916473" w:rsidP="00F32242">
            <w:pPr>
              <w:rPr>
                <w:ins w:id="831" w:author="David Conklin" w:date="2020-11-09T15:22:00Z"/>
                <w:rFonts w:ascii="Calibri" w:eastAsia="Times New Roman" w:hAnsi="Calibri" w:cs="Calibri"/>
                <w:color w:val="000000"/>
              </w:rPr>
            </w:pPr>
          </w:p>
        </w:tc>
      </w:tr>
      <w:tr w:rsidR="00F32242" w:rsidRPr="00286383" w14:paraId="0438D12C" w14:textId="77777777" w:rsidTr="00916473">
        <w:trPr>
          <w:trHeight w:val="300"/>
          <w:ins w:id="832" w:author="David Conklin" w:date="2020-11-09T15:05:00Z"/>
          <w:trPrChange w:id="833"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34" w:author="David Conklin" w:date="2020-11-09T15:23:00Z">
              <w:tcPr>
                <w:tcW w:w="984" w:type="dxa"/>
                <w:tcBorders>
                  <w:top w:val="nil"/>
                  <w:left w:val="nil"/>
                  <w:bottom w:val="nil"/>
                  <w:right w:val="nil"/>
                </w:tcBorders>
                <w:shd w:val="clear" w:color="auto" w:fill="auto"/>
                <w:noWrap/>
                <w:vAlign w:val="bottom"/>
                <w:hideMark/>
              </w:tcPr>
            </w:tcPrChange>
          </w:tcPr>
          <w:p w14:paraId="49AF1ECE" w14:textId="1C10B9B5" w:rsidR="00F32242" w:rsidRPr="00286383" w:rsidRDefault="00916473" w:rsidP="00F32242">
            <w:pPr>
              <w:jc w:val="center"/>
              <w:rPr>
                <w:ins w:id="835" w:author="David Conklin" w:date="2020-11-09T15:05:00Z"/>
                <w:rFonts w:ascii="Calibri" w:eastAsia="Times New Roman" w:hAnsi="Calibri" w:cs="Calibri"/>
                <w:color w:val="000000"/>
              </w:rPr>
            </w:pPr>
            <w:ins w:id="836" w:author="David Conklin" w:date="2020-11-09T15:21:00Z">
              <w:r>
                <w:rPr>
                  <w:rFonts w:ascii="Calibri" w:eastAsia="Times New Roman" w:hAnsi="Calibri" w:cs="Calibri"/>
                  <w:color w:val="000000"/>
                </w:rPr>
                <w:t>temp</w:t>
              </w:r>
            </w:ins>
            <w:ins w:id="837" w:author="David Conklin" w:date="2020-11-09T15:23:00Z">
              <w:r>
                <w:rPr>
                  <w:rFonts w:ascii="Calibri" w:eastAsia="Times New Roman" w:hAnsi="Calibri" w:cs="Calibri"/>
                  <w:color w:val="000000"/>
                </w:rPr>
                <w:t>erature</w:t>
              </w:r>
            </w:ins>
            <w:ins w:id="838" w:author="David Conklin" w:date="2020-11-09T15:21:00Z">
              <w:r>
                <w:rPr>
                  <w:rFonts w:ascii="Calibri" w:eastAsia="Times New Roman" w:hAnsi="Calibri" w:cs="Calibri"/>
                  <w:color w:val="000000"/>
                </w:rPr>
                <w:t xml:space="preserve"> sensor</w:t>
              </w:r>
            </w:ins>
          </w:p>
        </w:tc>
        <w:tc>
          <w:tcPr>
            <w:tcW w:w="1109" w:type="dxa"/>
            <w:tcBorders>
              <w:top w:val="nil"/>
              <w:left w:val="nil"/>
              <w:bottom w:val="nil"/>
              <w:right w:val="nil"/>
            </w:tcBorders>
            <w:shd w:val="clear" w:color="auto" w:fill="auto"/>
            <w:noWrap/>
            <w:vAlign w:val="bottom"/>
            <w:hideMark/>
            <w:tcPrChange w:id="839" w:author="David Conklin" w:date="2020-11-09T15:23:00Z">
              <w:tcPr>
                <w:tcW w:w="960" w:type="dxa"/>
                <w:gridSpan w:val="2"/>
                <w:tcBorders>
                  <w:top w:val="nil"/>
                  <w:left w:val="nil"/>
                  <w:bottom w:val="nil"/>
                  <w:right w:val="nil"/>
                </w:tcBorders>
                <w:shd w:val="clear" w:color="auto" w:fill="auto"/>
                <w:noWrap/>
                <w:vAlign w:val="bottom"/>
                <w:hideMark/>
              </w:tcPr>
            </w:tcPrChange>
          </w:tcPr>
          <w:p w14:paraId="5E3DB23B" w14:textId="77777777" w:rsidR="00F32242" w:rsidRPr="00286383" w:rsidRDefault="00F32242" w:rsidP="00F32242">
            <w:pPr>
              <w:jc w:val="center"/>
              <w:rPr>
                <w:ins w:id="840" w:author="David Conklin" w:date="2020-11-09T15:05:00Z"/>
                <w:rFonts w:ascii="Calibri" w:eastAsia="Times New Roman" w:hAnsi="Calibri" w:cs="Calibri"/>
                <w:color w:val="000000"/>
              </w:rPr>
            </w:pPr>
            <w:ins w:id="841" w:author="David Conklin" w:date="2020-11-09T15:05:00Z">
              <w:r w:rsidRPr="00286383">
                <w:rPr>
                  <w:rFonts w:ascii="Calibri" w:eastAsia="Times New Roman" w:hAnsi="Calibri" w:cs="Calibri"/>
                  <w:color w:val="000000"/>
                </w:rPr>
                <w:t>COMID</w:t>
              </w:r>
            </w:ins>
          </w:p>
        </w:tc>
        <w:tc>
          <w:tcPr>
            <w:tcW w:w="5993" w:type="dxa"/>
            <w:gridSpan w:val="2"/>
            <w:tcBorders>
              <w:top w:val="nil"/>
              <w:left w:val="nil"/>
              <w:bottom w:val="nil"/>
              <w:right w:val="nil"/>
            </w:tcBorders>
            <w:shd w:val="clear" w:color="auto" w:fill="auto"/>
            <w:noWrap/>
            <w:vAlign w:val="bottom"/>
            <w:hideMark/>
            <w:tcPrChange w:id="842" w:author="David Conklin" w:date="2020-11-09T15:23:00Z">
              <w:tcPr>
                <w:tcW w:w="5200" w:type="dxa"/>
                <w:gridSpan w:val="2"/>
                <w:tcBorders>
                  <w:top w:val="nil"/>
                  <w:left w:val="nil"/>
                  <w:bottom w:val="nil"/>
                  <w:right w:val="nil"/>
                </w:tcBorders>
                <w:shd w:val="clear" w:color="auto" w:fill="auto"/>
                <w:noWrap/>
                <w:vAlign w:val="bottom"/>
                <w:hideMark/>
              </w:tcPr>
            </w:tcPrChange>
          </w:tcPr>
          <w:p w14:paraId="7FEB62C3" w14:textId="77777777" w:rsidR="00F32242" w:rsidRPr="00286383" w:rsidRDefault="00F32242" w:rsidP="00F32242">
            <w:pPr>
              <w:jc w:val="center"/>
              <w:rPr>
                <w:ins w:id="843" w:author="David Conklin" w:date="2020-11-09T15:05:00Z"/>
                <w:rFonts w:ascii="Calibri" w:eastAsia="Times New Roman" w:hAnsi="Calibri" w:cs="Calibri"/>
                <w:color w:val="000000"/>
              </w:rPr>
            </w:pPr>
          </w:p>
        </w:tc>
      </w:tr>
      <w:tr w:rsidR="00F32242" w:rsidRPr="00286383" w14:paraId="69549E44" w14:textId="77777777" w:rsidTr="00916473">
        <w:trPr>
          <w:trHeight w:val="300"/>
          <w:ins w:id="844" w:author="David Conklin" w:date="2020-11-09T15:05:00Z"/>
          <w:trPrChange w:id="845"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46" w:author="David Conklin" w:date="2020-11-09T15:23:00Z">
              <w:tcPr>
                <w:tcW w:w="984" w:type="dxa"/>
                <w:tcBorders>
                  <w:top w:val="nil"/>
                  <w:left w:val="nil"/>
                  <w:bottom w:val="nil"/>
                  <w:right w:val="nil"/>
                </w:tcBorders>
                <w:shd w:val="clear" w:color="auto" w:fill="auto"/>
                <w:noWrap/>
                <w:vAlign w:val="bottom"/>
                <w:hideMark/>
              </w:tcPr>
            </w:tcPrChange>
          </w:tcPr>
          <w:p w14:paraId="38B29BBB" w14:textId="77777777" w:rsidR="00F32242" w:rsidRPr="00286383" w:rsidRDefault="00F32242" w:rsidP="00F32242">
            <w:pPr>
              <w:jc w:val="right"/>
              <w:rPr>
                <w:ins w:id="847" w:author="David Conklin" w:date="2020-11-09T15:05:00Z"/>
                <w:rFonts w:ascii="Calibri" w:eastAsia="Times New Roman" w:hAnsi="Calibri" w:cs="Calibri"/>
                <w:color w:val="000000"/>
              </w:rPr>
            </w:pPr>
            <w:ins w:id="848" w:author="David Conklin" w:date="2020-11-09T15:05:00Z">
              <w:r w:rsidRPr="00286383">
                <w:rPr>
                  <w:rFonts w:ascii="Calibri" w:eastAsia="Times New Roman" w:hAnsi="Calibri" w:cs="Calibri"/>
                  <w:color w:val="000000"/>
                </w:rPr>
                <w:t>14159200</w:t>
              </w:r>
            </w:ins>
          </w:p>
        </w:tc>
        <w:tc>
          <w:tcPr>
            <w:tcW w:w="1109" w:type="dxa"/>
            <w:tcBorders>
              <w:top w:val="nil"/>
              <w:left w:val="nil"/>
              <w:bottom w:val="nil"/>
              <w:right w:val="nil"/>
            </w:tcBorders>
            <w:shd w:val="clear" w:color="auto" w:fill="auto"/>
            <w:noWrap/>
            <w:vAlign w:val="bottom"/>
            <w:hideMark/>
            <w:tcPrChange w:id="849" w:author="David Conklin" w:date="2020-11-09T15:23:00Z">
              <w:tcPr>
                <w:tcW w:w="960" w:type="dxa"/>
                <w:gridSpan w:val="2"/>
                <w:tcBorders>
                  <w:top w:val="nil"/>
                  <w:left w:val="nil"/>
                  <w:bottom w:val="nil"/>
                  <w:right w:val="nil"/>
                </w:tcBorders>
                <w:shd w:val="clear" w:color="auto" w:fill="auto"/>
                <w:noWrap/>
                <w:vAlign w:val="bottom"/>
                <w:hideMark/>
              </w:tcPr>
            </w:tcPrChange>
          </w:tcPr>
          <w:p w14:paraId="370D227C" w14:textId="77777777" w:rsidR="00F32242" w:rsidRPr="00286383" w:rsidRDefault="00F32242" w:rsidP="00F32242">
            <w:pPr>
              <w:jc w:val="right"/>
              <w:rPr>
                <w:ins w:id="850" w:author="David Conklin" w:date="2020-11-09T15:05:00Z"/>
                <w:rFonts w:ascii="Calibri" w:eastAsia="Times New Roman" w:hAnsi="Calibri" w:cs="Calibri"/>
                <w:color w:val="000000"/>
              </w:rPr>
            </w:pPr>
            <w:ins w:id="851" w:author="David Conklin" w:date="2020-11-09T15:05:00Z">
              <w:r w:rsidRPr="00286383">
                <w:rPr>
                  <w:rFonts w:ascii="Calibri" w:eastAsia="Times New Roman" w:hAnsi="Calibri" w:cs="Calibri"/>
                  <w:color w:val="000000"/>
                </w:rPr>
                <w:t>23773037</w:t>
              </w:r>
            </w:ins>
          </w:p>
        </w:tc>
        <w:tc>
          <w:tcPr>
            <w:tcW w:w="5993" w:type="dxa"/>
            <w:gridSpan w:val="2"/>
            <w:tcBorders>
              <w:top w:val="nil"/>
              <w:left w:val="nil"/>
              <w:bottom w:val="nil"/>
              <w:right w:val="nil"/>
            </w:tcBorders>
            <w:shd w:val="clear" w:color="auto" w:fill="auto"/>
            <w:noWrap/>
            <w:vAlign w:val="bottom"/>
            <w:hideMark/>
            <w:tcPrChange w:id="852" w:author="David Conklin" w:date="2020-11-09T15:23:00Z">
              <w:tcPr>
                <w:tcW w:w="5200" w:type="dxa"/>
                <w:gridSpan w:val="2"/>
                <w:tcBorders>
                  <w:top w:val="nil"/>
                  <w:left w:val="nil"/>
                  <w:bottom w:val="nil"/>
                  <w:right w:val="nil"/>
                </w:tcBorders>
                <w:shd w:val="clear" w:color="auto" w:fill="auto"/>
                <w:noWrap/>
                <w:vAlign w:val="bottom"/>
                <w:hideMark/>
              </w:tcPr>
            </w:tcPrChange>
          </w:tcPr>
          <w:p w14:paraId="0DF0C8D0" w14:textId="77777777" w:rsidR="00F32242" w:rsidRPr="00286383" w:rsidRDefault="00F32242" w:rsidP="00F32242">
            <w:pPr>
              <w:rPr>
                <w:ins w:id="853" w:author="David Conklin" w:date="2020-11-09T15:05:00Z"/>
                <w:rFonts w:ascii="Calibri" w:eastAsia="Times New Roman" w:hAnsi="Calibri" w:cs="Calibri"/>
                <w:color w:val="000000"/>
              </w:rPr>
            </w:pPr>
            <w:ins w:id="854" w:author="David Conklin" w:date="2020-11-09T15:05:00Z">
              <w:r w:rsidRPr="00286383">
                <w:rPr>
                  <w:rFonts w:ascii="Calibri" w:eastAsia="Times New Roman" w:hAnsi="Calibri" w:cs="Calibri"/>
                  <w:color w:val="000000"/>
                </w:rPr>
                <w:t>SO FK MCKENZIE RIVER ABOVE COUGAR LAKE NR RAINBO</w:t>
              </w:r>
            </w:ins>
          </w:p>
        </w:tc>
      </w:tr>
      <w:tr w:rsidR="00F32242" w:rsidRPr="00286383" w14:paraId="52B05519" w14:textId="77777777" w:rsidTr="00916473">
        <w:trPr>
          <w:trHeight w:val="300"/>
          <w:ins w:id="855" w:author="David Conklin" w:date="2020-11-09T15:05:00Z"/>
          <w:trPrChange w:id="856"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57" w:author="David Conklin" w:date="2020-11-09T15:23:00Z">
              <w:tcPr>
                <w:tcW w:w="984" w:type="dxa"/>
                <w:tcBorders>
                  <w:top w:val="nil"/>
                  <w:left w:val="nil"/>
                  <w:bottom w:val="nil"/>
                  <w:right w:val="nil"/>
                </w:tcBorders>
                <w:shd w:val="clear" w:color="auto" w:fill="auto"/>
                <w:noWrap/>
                <w:vAlign w:val="bottom"/>
                <w:hideMark/>
              </w:tcPr>
            </w:tcPrChange>
          </w:tcPr>
          <w:p w14:paraId="60B2A005" w14:textId="77777777" w:rsidR="00F32242" w:rsidRPr="00286383" w:rsidRDefault="00F32242" w:rsidP="00F32242">
            <w:pPr>
              <w:jc w:val="right"/>
              <w:rPr>
                <w:ins w:id="858" w:author="David Conklin" w:date="2020-11-09T15:05:00Z"/>
                <w:rFonts w:ascii="Calibri" w:eastAsia="Times New Roman" w:hAnsi="Calibri" w:cs="Calibri"/>
                <w:color w:val="000000"/>
              </w:rPr>
            </w:pPr>
            <w:ins w:id="859" w:author="David Conklin" w:date="2020-11-09T15:05:00Z">
              <w:r w:rsidRPr="00286383">
                <w:rPr>
                  <w:rFonts w:ascii="Calibri" w:eastAsia="Times New Roman" w:hAnsi="Calibri" w:cs="Calibri"/>
                  <w:color w:val="000000"/>
                </w:rPr>
                <w:t>14159500</w:t>
              </w:r>
            </w:ins>
          </w:p>
        </w:tc>
        <w:tc>
          <w:tcPr>
            <w:tcW w:w="1109" w:type="dxa"/>
            <w:tcBorders>
              <w:top w:val="nil"/>
              <w:left w:val="nil"/>
              <w:bottom w:val="nil"/>
              <w:right w:val="nil"/>
            </w:tcBorders>
            <w:shd w:val="clear" w:color="auto" w:fill="auto"/>
            <w:noWrap/>
            <w:vAlign w:val="bottom"/>
            <w:hideMark/>
            <w:tcPrChange w:id="860" w:author="David Conklin" w:date="2020-11-09T15:23:00Z">
              <w:tcPr>
                <w:tcW w:w="960" w:type="dxa"/>
                <w:gridSpan w:val="2"/>
                <w:tcBorders>
                  <w:top w:val="nil"/>
                  <w:left w:val="nil"/>
                  <w:bottom w:val="nil"/>
                  <w:right w:val="nil"/>
                </w:tcBorders>
                <w:shd w:val="clear" w:color="auto" w:fill="auto"/>
                <w:noWrap/>
                <w:vAlign w:val="bottom"/>
                <w:hideMark/>
              </w:tcPr>
            </w:tcPrChange>
          </w:tcPr>
          <w:p w14:paraId="3FB1C259" w14:textId="77777777" w:rsidR="00F32242" w:rsidRPr="00286383" w:rsidRDefault="00F32242" w:rsidP="00F32242">
            <w:pPr>
              <w:jc w:val="right"/>
              <w:rPr>
                <w:ins w:id="861" w:author="David Conklin" w:date="2020-11-09T15:05:00Z"/>
                <w:rFonts w:ascii="Calibri" w:eastAsia="Times New Roman" w:hAnsi="Calibri" w:cs="Calibri"/>
                <w:color w:val="000000"/>
              </w:rPr>
            </w:pPr>
            <w:ins w:id="862" w:author="David Conklin" w:date="2020-11-09T15:05:00Z">
              <w:r w:rsidRPr="00286383">
                <w:rPr>
                  <w:rFonts w:ascii="Calibri" w:eastAsia="Times New Roman" w:hAnsi="Calibri" w:cs="Calibri"/>
                  <w:color w:val="000000"/>
                </w:rPr>
                <w:t>23773009</w:t>
              </w:r>
            </w:ins>
          </w:p>
        </w:tc>
        <w:tc>
          <w:tcPr>
            <w:tcW w:w="5993" w:type="dxa"/>
            <w:gridSpan w:val="2"/>
            <w:tcBorders>
              <w:top w:val="nil"/>
              <w:left w:val="nil"/>
              <w:bottom w:val="nil"/>
              <w:right w:val="nil"/>
            </w:tcBorders>
            <w:shd w:val="clear" w:color="auto" w:fill="auto"/>
            <w:noWrap/>
            <w:vAlign w:val="bottom"/>
            <w:hideMark/>
            <w:tcPrChange w:id="863" w:author="David Conklin" w:date="2020-11-09T15:23:00Z">
              <w:tcPr>
                <w:tcW w:w="5200" w:type="dxa"/>
                <w:gridSpan w:val="2"/>
                <w:tcBorders>
                  <w:top w:val="nil"/>
                  <w:left w:val="nil"/>
                  <w:bottom w:val="nil"/>
                  <w:right w:val="nil"/>
                </w:tcBorders>
                <w:shd w:val="clear" w:color="auto" w:fill="auto"/>
                <w:noWrap/>
                <w:vAlign w:val="bottom"/>
                <w:hideMark/>
              </w:tcPr>
            </w:tcPrChange>
          </w:tcPr>
          <w:p w14:paraId="2179A4B4" w14:textId="77777777" w:rsidR="00F32242" w:rsidRPr="00286383" w:rsidRDefault="00F32242" w:rsidP="00F32242">
            <w:pPr>
              <w:rPr>
                <w:ins w:id="864" w:author="David Conklin" w:date="2020-11-09T15:05:00Z"/>
                <w:rFonts w:ascii="Calibri" w:eastAsia="Times New Roman" w:hAnsi="Calibri" w:cs="Calibri"/>
                <w:color w:val="000000"/>
              </w:rPr>
            </w:pPr>
            <w:ins w:id="865" w:author="David Conklin" w:date="2020-11-09T15:05:00Z">
              <w:r w:rsidRPr="00286383">
                <w:rPr>
                  <w:rFonts w:ascii="Calibri" w:eastAsia="Times New Roman" w:hAnsi="Calibri" w:cs="Calibri"/>
                  <w:color w:val="000000"/>
                </w:rPr>
                <w:t>SOUTH FORK MCKENZIE RIVER NEAR RAINBOW</w:t>
              </w:r>
            </w:ins>
          </w:p>
        </w:tc>
      </w:tr>
      <w:tr w:rsidR="00F32242" w:rsidRPr="00286383" w14:paraId="42E60C1E" w14:textId="77777777" w:rsidTr="00916473">
        <w:trPr>
          <w:trHeight w:val="300"/>
          <w:ins w:id="866" w:author="David Conklin" w:date="2020-11-09T15:05:00Z"/>
          <w:trPrChange w:id="867"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68" w:author="David Conklin" w:date="2020-11-09T15:23:00Z">
              <w:tcPr>
                <w:tcW w:w="984" w:type="dxa"/>
                <w:tcBorders>
                  <w:top w:val="nil"/>
                  <w:left w:val="nil"/>
                  <w:bottom w:val="nil"/>
                  <w:right w:val="nil"/>
                </w:tcBorders>
                <w:shd w:val="clear" w:color="auto" w:fill="auto"/>
                <w:noWrap/>
                <w:vAlign w:val="bottom"/>
                <w:hideMark/>
              </w:tcPr>
            </w:tcPrChange>
          </w:tcPr>
          <w:p w14:paraId="7BFAD69D" w14:textId="77777777" w:rsidR="00F32242" w:rsidRPr="00286383" w:rsidRDefault="00F32242" w:rsidP="00F32242">
            <w:pPr>
              <w:jc w:val="right"/>
              <w:rPr>
                <w:ins w:id="869" w:author="David Conklin" w:date="2020-11-09T15:05:00Z"/>
                <w:rFonts w:ascii="Calibri" w:eastAsia="Times New Roman" w:hAnsi="Calibri" w:cs="Calibri"/>
                <w:color w:val="000000"/>
              </w:rPr>
            </w:pPr>
            <w:ins w:id="870" w:author="David Conklin" w:date="2020-11-09T15:05:00Z">
              <w:r w:rsidRPr="00286383">
                <w:rPr>
                  <w:rFonts w:ascii="Calibri" w:eastAsia="Times New Roman" w:hAnsi="Calibri" w:cs="Calibri"/>
                  <w:color w:val="000000"/>
                </w:rPr>
                <w:t>14161100</w:t>
              </w:r>
            </w:ins>
          </w:p>
        </w:tc>
        <w:tc>
          <w:tcPr>
            <w:tcW w:w="1109" w:type="dxa"/>
            <w:tcBorders>
              <w:top w:val="nil"/>
              <w:left w:val="nil"/>
              <w:bottom w:val="nil"/>
              <w:right w:val="nil"/>
            </w:tcBorders>
            <w:shd w:val="clear" w:color="auto" w:fill="auto"/>
            <w:noWrap/>
            <w:vAlign w:val="bottom"/>
            <w:hideMark/>
            <w:tcPrChange w:id="871" w:author="David Conklin" w:date="2020-11-09T15:23:00Z">
              <w:tcPr>
                <w:tcW w:w="960" w:type="dxa"/>
                <w:gridSpan w:val="2"/>
                <w:tcBorders>
                  <w:top w:val="nil"/>
                  <w:left w:val="nil"/>
                  <w:bottom w:val="nil"/>
                  <w:right w:val="nil"/>
                </w:tcBorders>
                <w:shd w:val="clear" w:color="auto" w:fill="auto"/>
                <w:noWrap/>
                <w:vAlign w:val="bottom"/>
                <w:hideMark/>
              </w:tcPr>
            </w:tcPrChange>
          </w:tcPr>
          <w:p w14:paraId="610842C3" w14:textId="77777777" w:rsidR="00F32242" w:rsidRPr="00286383" w:rsidRDefault="00F32242" w:rsidP="00F32242">
            <w:pPr>
              <w:jc w:val="right"/>
              <w:rPr>
                <w:ins w:id="872" w:author="David Conklin" w:date="2020-11-09T15:05:00Z"/>
                <w:rFonts w:ascii="Calibri" w:eastAsia="Times New Roman" w:hAnsi="Calibri" w:cs="Calibri"/>
                <w:color w:val="000000"/>
              </w:rPr>
            </w:pPr>
            <w:ins w:id="873" w:author="David Conklin" w:date="2020-11-09T15:05:00Z">
              <w:r w:rsidRPr="00286383">
                <w:rPr>
                  <w:rFonts w:ascii="Calibri" w:eastAsia="Times New Roman" w:hAnsi="Calibri" w:cs="Calibri"/>
                  <w:color w:val="000000"/>
                </w:rPr>
                <w:t>23773429</w:t>
              </w:r>
            </w:ins>
          </w:p>
        </w:tc>
        <w:tc>
          <w:tcPr>
            <w:tcW w:w="5993" w:type="dxa"/>
            <w:gridSpan w:val="2"/>
            <w:tcBorders>
              <w:top w:val="nil"/>
              <w:left w:val="nil"/>
              <w:bottom w:val="nil"/>
              <w:right w:val="nil"/>
            </w:tcBorders>
            <w:shd w:val="clear" w:color="auto" w:fill="auto"/>
            <w:noWrap/>
            <w:vAlign w:val="bottom"/>
            <w:hideMark/>
            <w:tcPrChange w:id="874" w:author="David Conklin" w:date="2020-11-09T15:23:00Z">
              <w:tcPr>
                <w:tcW w:w="5200" w:type="dxa"/>
                <w:gridSpan w:val="2"/>
                <w:tcBorders>
                  <w:top w:val="nil"/>
                  <w:left w:val="nil"/>
                  <w:bottom w:val="nil"/>
                  <w:right w:val="nil"/>
                </w:tcBorders>
                <w:shd w:val="clear" w:color="auto" w:fill="auto"/>
                <w:noWrap/>
                <w:vAlign w:val="bottom"/>
                <w:hideMark/>
              </w:tcPr>
            </w:tcPrChange>
          </w:tcPr>
          <w:p w14:paraId="14F62B41" w14:textId="77777777" w:rsidR="00F32242" w:rsidRPr="00286383" w:rsidRDefault="00F32242" w:rsidP="00F32242">
            <w:pPr>
              <w:rPr>
                <w:ins w:id="875" w:author="David Conklin" w:date="2020-11-09T15:05:00Z"/>
                <w:rFonts w:ascii="Calibri" w:eastAsia="Times New Roman" w:hAnsi="Calibri" w:cs="Calibri"/>
                <w:color w:val="000000"/>
              </w:rPr>
            </w:pPr>
            <w:ins w:id="876" w:author="David Conklin" w:date="2020-11-09T15:05:00Z">
              <w:r w:rsidRPr="00286383">
                <w:rPr>
                  <w:rFonts w:ascii="Calibri" w:eastAsia="Times New Roman" w:hAnsi="Calibri" w:cs="Calibri"/>
                  <w:color w:val="000000"/>
                </w:rPr>
                <w:t>BLUE RIVER BELOW TIDBITS CREEK  NR BLUE RIVER  OR</w:t>
              </w:r>
            </w:ins>
          </w:p>
        </w:tc>
      </w:tr>
      <w:tr w:rsidR="00F32242" w:rsidRPr="00286383" w14:paraId="7411B79A" w14:textId="77777777" w:rsidTr="00916473">
        <w:trPr>
          <w:trHeight w:val="300"/>
          <w:ins w:id="877" w:author="David Conklin" w:date="2020-11-09T15:05:00Z"/>
          <w:trPrChange w:id="878"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79" w:author="David Conklin" w:date="2020-11-09T15:23:00Z">
              <w:tcPr>
                <w:tcW w:w="984" w:type="dxa"/>
                <w:tcBorders>
                  <w:top w:val="nil"/>
                  <w:left w:val="nil"/>
                  <w:bottom w:val="nil"/>
                  <w:right w:val="nil"/>
                </w:tcBorders>
                <w:shd w:val="clear" w:color="auto" w:fill="auto"/>
                <w:noWrap/>
                <w:vAlign w:val="bottom"/>
                <w:hideMark/>
              </w:tcPr>
            </w:tcPrChange>
          </w:tcPr>
          <w:p w14:paraId="099FE443" w14:textId="77777777" w:rsidR="00F32242" w:rsidRPr="00286383" w:rsidRDefault="00F32242" w:rsidP="00F32242">
            <w:pPr>
              <w:jc w:val="right"/>
              <w:rPr>
                <w:ins w:id="880" w:author="David Conklin" w:date="2020-11-09T15:05:00Z"/>
                <w:rFonts w:ascii="Calibri" w:eastAsia="Times New Roman" w:hAnsi="Calibri" w:cs="Calibri"/>
                <w:color w:val="000000"/>
              </w:rPr>
            </w:pPr>
            <w:ins w:id="881" w:author="David Conklin" w:date="2020-11-09T15:05:00Z">
              <w:r w:rsidRPr="00286383">
                <w:rPr>
                  <w:rFonts w:ascii="Calibri" w:eastAsia="Times New Roman" w:hAnsi="Calibri" w:cs="Calibri"/>
                  <w:color w:val="000000"/>
                </w:rPr>
                <w:t>14162200</w:t>
              </w:r>
            </w:ins>
          </w:p>
        </w:tc>
        <w:tc>
          <w:tcPr>
            <w:tcW w:w="1109" w:type="dxa"/>
            <w:tcBorders>
              <w:top w:val="nil"/>
              <w:left w:val="nil"/>
              <w:bottom w:val="nil"/>
              <w:right w:val="nil"/>
            </w:tcBorders>
            <w:shd w:val="clear" w:color="auto" w:fill="auto"/>
            <w:noWrap/>
            <w:vAlign w:val="bottom"/>
            <w:hideMark/>
            <w:tcPrChange w:id="882" w:author="David Conklin" w:date="2020-11-09T15:23:00Z">
              <w:tcPr>
                <w:tcW w:w="960" w:type="dxa"/>
                <w:gridSpan w:val="2"/>
                <w:tcBorders>
                  <w:top w:val="nil"/>
                  <w:left w:val="nil"/>
                  <w:bottom w:val="nil"/>
                  <w:right w:val="nil"/>
                </w:tcBorders>
                <w:shd w:val="clear" w:color="auto" w:fill="auto"/>
                <w:noWrap/>
                <w:vAlign w:val="bottom"/>
                <w:hideMark/>
              </w:tcPr>
            </w:tcPrChange>
          </w:tcPr>
          <w:p w14:paraId="5604824E" w14:textId="77777777" w:rsidR="00F32242" w:rsidRPr="00286383" w:rsidRDefault="00F32242" w:rsidP="00F32242">
            <w:pPr>
              <w:jc w:val="right"/>
              <w:rPr>
                <w:ins w:id="883" w:author="David Conklin" w:date="2020-11-09T15:05:00Z"/>
                <w:rFonts w:ascii="Calibri" w:eastAsia="Times New Roman" w:hAnsi="Calibri" w:cs="Calibri"/>
                <w:color w:val="000000"/>
              </w:rPr>
            </w:pPr>
            <w:ins w:id="884" w:author="David Conklin" w:date="2020-11-09T15:05:00Z">
              <w:r w:rsidRPr="00286383">
                <w:rPr>
                  <w:rFonts w:ascii="Calibri" w:eastAsia="Times New Roman" w:hAnsi="Calibri" w:cs="Calibri"/>
                  <w:color w:val="000000"/>
                </w:rPr>
                <w:t>23773405</w:t>
              </w:r>
            </w:ins>
          </w:p>
        </w:tc>
        <w:tc>
          <w:tcPr>
            <w:tcW w:w="5993" w:type="dxa"/>
            <w:gridSpan w:val="2"/>
            <w:tcBorders>
              <w:top w:val="nil"/>
              <w:left w:val="nil"/>
              <w:bottom w:val="nil"/>
              <w:right w:val="nil"/>
            </w:tcBorders>
            <w:shd w:val="clear" w:color="auto" w:fill="auto"/>
            <w:noWrap/>
            <w:vAlign w:val="bottom"/>
            <w:hideMark/>
            <w:tcPrChange w:id="885" w:author="David Conklin" w:date="2020-11-09T15:23:00Z">
              <w:tcPr>
                <w:tcW w:w="5200" w:type="dxa"/>
                <w:gridSpan w:val="2"/>
                <w:tcBorders>
                  <w:top w:val="nil"/>
                  <w:left w:val="nil"/>
                  <w:bottom w:val="nil"/>
                  <w:right w:val="nil"/>
                </w:tcBorders>
                <w:shd w:val="clear" w:color="auto" w:fill="auto"/>
                <w:noWrap/>
                <w:vAlign w:val="bottom"/>
                <w:hideMark/>
              </w:tcPr>
            </w:tcPrChange>
          </w:tcPr>
          <w:p w14:paraId="0607CB5F" w14:textId="77777777" w:rsidR="00F32242" w:rsidRPr="00286383" w:rsidRDefault="00F32242" w:rsidP="00F32242">
            <w:pPr>
              <w:rPr>
                <w:ins w:id="886" w:author="David Conklin" w:date="2020-11-09T15:05:00Z"/>
                <w:rFonts w:ascii="Calibri" w:eastAsia="Times New Roman" w:hAnsi="Calibri" w:cs="Calibri"/>
                <w:color w:val="000000"/>
              </w:rPr>
            </w:pPr>
            <w:ins w:id="887" w:author="David Conklin" w:date="2020-11-09T15:05:00Z">
              <w:r w:rsidRPr="00286383">
                <w:rPr>
                  <w:rFonts w:ascii="Calibri" w:eastAsia="Times New Roman" w:hAnsi="Calibri" w:cs="Calibri"/>
                  <w:color w:val="000000"/>
                </w:rPr>
                <w:t>BLUE RIVER AT BLUE RIVER</w:t>
              </w:r>
            </w:ins>
          </w:p>
        </w:tc>
      </w:tr>
      <w:tr w:rsidR="00F32242" w:rsidRPr="00286383" w14:paraId="3026FE89" w14:textId="77777777" w:rsidTr="00916473">
        <w:trPr>
          <w:trHeight w:val="300"/>
          <w:ins w:id="888" w:author="David Conklin" w:date="2020-11-09T15:05:00Z"/>
          <w:trPrChange w:id="889"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890" w:author="David Conklin" w:date="2020-11-09T15:23:00Z">
              <w:tcPr>
                <w:tcW w:w="984" w:type="dxa"/>
                <w:tcBorders>
                  <w:top w:val="nil"/>
                  <w:left w:val="nil"/>
                  <w:bottom w:val="nil"/>
                  <w:right w:val="nil"/>
                </w:tcBorders>
                <w:shd w:val="clear" w:color="auto" w:fill="auto"/>
                <w:noWrap/>
                <w:vAlign w:val="bottom"/>
                <w:hideMark/>
              </w:tcPr>
            </w:tcPrChange>
          </w:tcPr>
          <w:p w14:paraId="046F1FC0" w14:textId="77777777" w:rsidR="00F32242" w:rsidRPr="00286383" w:rsidRDefault="00F32242" w:rsidP="00F32242">
            <w:pPr>
              <w:jc w:val="right"/>
              <w:rPr>
                <w:ins w:id="891" w:author="David Conklin" w:date="2020-11-09T15:05:00Z"/>
                <w:rFonts w:ascii="Calibri" w:eastAsia="Times New Roman" w:hAnsi="Calibri" w:cs="Calibri"/>
                <w:color w:val="000000"/>
              </w:rPr>
            </w:pPr>
            <w:ins w:id="892" w:author="David Conklin" w:date="2020-11-09T15:05:00Z">
              <w:r w:rsidRPr="00286383">
                <w:rPr>
                  <w:rFonts w:ascii="Calibri" w:eastAsia="Times New Roman" w:hAnsi="Calibri" w:cs="Calibri"/>
                  <w:color w:val="000000"/>
                </w:rPr>
                <w:t>14162500</w:t>
              </w:r>
            </w:ins>
          </w:p>
        </w:tc>
        <w:tc>
          <w:tcPr>
            <w:tcW w:w="1109" w:type="dxa"/>
            <w:tcBorders>
              <w:top w:val="nil"/>
              <w:left w:val="nil"/>
              <w:bottom w:val="nil"/>
              <w:right w:val="nil"/>
            </w:tcBorders>
            <w:shd w:val="clear" w:color="auto" w:fill="auto"/>
            <w:noWrap/>
            <w:vAlign w:val="bottom"/>
            <w:hideMark/>
            <w:tcPrChange w:id="893" w:author="David Conklin" w:date="2020-11-09T15:23:00Z">
              <w:tcPr>
                <w:tcW w:w="960" w:type="dxa"/>
                <w:gridSpan w:val="2"/>
                <w:tcBorders>
                  <w:top w:val="nil"/>
                  <w:left w:val="nil"/>
                  <w:bottom w:val="nil"/>
                  <w:right w:val="nil"/>
                </w:tcBorders>
                <w:shd w:val="clear" w:color="auto" w:fill="auto"/>
                <w:noWrap/>
                <w:vAlign w:val="bottom"/>
                <w:hideMark/>
              </w:tcPr>
            </w:tcPrChange>
          </w:tcPr>
          <w:p w14:paraId="3621B808" w14:textId="77777777" w:rsidR="00F32242" w:rsidRPr="00286383" w:rsidRDefault="00F32242" w:rsidP="00F32242">
            <w:pPr>
              <w:jc w:val="right"/>
              <w:rPr>
                <w:ins w:id="894" w:author="David Conklin" w:date="2020-11-09T15:05:00Z"/>
                <w:rFonts w:ascii="Calibri" w:eastAsia="Times New Roman" w:hAnsi="Calibri" w:cs="Calibri"/>
                <w:color w:val="000000"/>
              </w:rPr>
            </w:pPr>
            <w:ins w:id="895" w:author="David Conklin" w:date="2020-11-09T15:05:00Z">
              <w:r w:rsidRPr="00286383">
                <w:rPr>
                  <w:rFonts w:ascii="Calibri" w:eastAsia="Times New Roman" w:hAnsi="Calibri" w:cs="Calibri"/>
                  <w:color w:val="000000"/>
                </w:rPr>
                <w:t>23772909</w:t>
              </w:r>
            </w:ins>
          </w:p>
        </w:tc>
        <w:tc>
          <w:tcPr>
            <w:tcW w:w="5993" w:type="dxa"/>
            <w:gridSpan w:val="2"/>
            <w:tcBorders>
              <w:top w:val="nil"/>
              <w:left w:val="nil"/>
              <w:bottom w:val="nil"/>
              <w:right w:val="nil"/>
            </w:tcBorders>
            <w:shd w:val="clear" w:color="auto" w:fill="auto"/>
            <w:noWrap/>
            <w:vAlign w:val="bottom"/>
            <w:hideMark/>
            <w:tcPrChange w:id="896" w:author="David Conklin" w:date="2020-11-09T15:23:00Z">
              <w:tcPr>
                <w:tcW w:w="5200" w:type="dxa"/>
                <w:gridSpan w:val="2"/>
                <w:tcBorders>
                  <w:top w:val="nil"/>
                  <w:left w:val="nil"/>
                  <w:bottom w:val="nil"/>
                  <w:right w:val="nil"/>
                </w:tcBorders>
                <w:shd w:val="clear" w:color="auto" w:fill="auto"/>
                <w:noWrap/>
                <w:vAlign w:val="bottom"/>
                <w:hideMark/>
              </w:tcPr>
            </w:tcPrChange>
          </w:tcPr>
          <w:p w14:paraId="469DD5FC" w14:textId="77777777" w:rsidR="00F32242" w:rsidRPr="00286383" w:rsidRDefault="00F32242" w:rsidP="00F32242">
            <w:pPr>
              <w:rPr>
                <w:ins w:id="897" w:author="David Conklin" w:date="2020-11-09T15:05:00Z"/>
                <w:rFonts w:ascii="Calibri" w:eastAsia="Times New Roman" w:hAnsi="Calibri" w:cs="Calibri"/>
                <w:color w:val="000000"/>
              </w:rPr>
            </w:pPr>
            <w:ins w:id="898" w:author="David Conklin" w:date="2020-11-09T15:05:00Z">
              <w:r w:rsidRPr="00286383">
                <w:rPr>
                  <w:rFonts w:ascii="Calibri" w:eastAsia="Times New Roman" w:hAnsi="Calibri" w:cs="Calibri"/>
                  <w:color w:val="000000"/>
                </w:rPr>
                <w:t>MCKENZIE RIVER NEAR VIDA</w:t>
              </w:r>
            </w:ins>
          </w:p>
        </w:tc>
      </w:tr>
      <w:tr w:rsidR="00F32242" w:rsidRPr="00286383" w14:paraId="71CDE687" w14:textId="77777777" w:rsidTr="00916473">
        <w:trPr>
          <w:trHeight w:val="300"/>
          <w:ins w:id="899" w:author="David Conklin" w:date="2020-11-09T15:05:00Z"/>
          <w:trPrChange w:id="900" w:author="David Conklin" w:date="2020-11-09T15:23:00Z">
            <w:trPr>
              <w:gridAfter w:val="0"/>
              <w:trHeight w:val="300"/>
            </w:trPr>
          </w:trPrChange>
        </w:trPr>
        <w:tc>
          <w:tcPr>
            <w:tcW w:w="1358" w:type="dxa"/>
            <w:tcBorders>
              <w:top w:val="nil"/>
              <w:left w:val="nil"/>
              <w:bottom w:val="nil"/>
              <w:right w:val="nil"/>
            </w:tcBorders>
            <w:shd w:val="clear" w:color="auto" w:fill="auto"/>
            <w:noWrap/>
            <w:vAlign w:val="bottom"/>
            <w:hideMark/>
            <w:tcPrChange w:id="901" w:author="David Conklin" w:date="2020-11-09T15:23:00Z">
              <w:tcPr>
                <w:tcW w:w="984" w:type="dxa"/>
                <w:tcBorders>
                  <w:top w:val="nil"/>
                  <w:left w:val="nil"/>
                  <w:bottom w:val="nil"/>
                  <w:right w:val="nil"/>
                </w:tcBorders>
                <w:shd w:val="clear" w:color="auto" w:fill="auto"/>
                <w:noWrap/>
                <w:vAlign w:val="bottom"/>
                <w:hideMark/>
              </w:tcPr>
            </w:tcPrChange>
          </w:tcPr>
          <w:p w14:paraId="636BEC0A" w14:textId="77777777" w:rsidR="00F32242" w:rsidRPr="00286383" w:rsidRDefault="00F32242" w:rsidP="00F32242">
            <w:pPr>
              <w:jc w:val="right"/>
              <w:rPr>
                <w:ins w:id="902" w:author="David Conklin" w:date="2020-11-09T15:05:00Z"/>
                <w:rFonts w:ascii="Calibri" w:eastAsia="Times New Roman" w:hAnsi="Calibri" w:cs="Calibri"/>
                <w:color w:val="000000"/>
              </w:rPr>
            </w:pPr>
            <w:ins w:id="903" w:author="David Conklin" w:date="2020-11-09T15:05:00Z">
              <w:r w:rsidRPr="00286383">
                <w:rPr>
                  <w:rFonts w:ascii="Calibri" w:eastAsia="Times New Roman" w:hAnsi="Calibri" w:cs="Calibri"/>
                  <w:color w:val="000000"/>
                </w:rPr>
                <w:t>14164900</w:t>
              </w:r>
            </w:ins>
          </w:p>
        </w:tc>
        <w:tc>
          <w:tcPr>
            <w:tcW w:w="1109" w:type="dxa"/>
            <w:tcBorders>
              <w:top w:val="nil"/>
              <w:left w:val="nil"/>
              <w:bottom w:val="nil"/>
              <w:right w:val="nil"/>
            </w:tcBorders>
            <w:shd w:val="clear" w:color="auto" w:fill="auto"/>
            <w:noWrap/>
            <w:vAlign w:val="bottom"/>
            <w:hideMark/>
            <w:tcPrChange w:id="904" w:author="David Conklin" w:date="2020-11-09T15:23:00Z">
              <w:tcPr>
                <w:tcW w:w="960" w:type="dxa"/>
                <w:gridSpan w:val="2"/>
                <w:tcBorders>
                  <w:top w:val="nil"/>
                  <w:left w:val="nil"/>
                  <w:bottom w:val="nil"/>
                  <w:right w:val="nil"/>
                </w:tcBorders>
                <w:shd w:val="clear" w:color="auto" w:fill="auto"/>
                <w:noWrap/>
                <w:vAlign w:val="bottom"/>
                <w:hideMark/>
              </w:tcPr>
            </w:tcPrChange>
          </w:tcPr>
          <w:p w14:paraId="3E4B2C53" w14:textId="77777777" w:rsidR="00F32242" w:rsidRPr="00286383" w:rsidRDefault="00F32242" w:rsidP="00F32242">
            <w:pPr>
              <w:jc w:val="right"/>
              <w:rPr>
                <w:ins w:id="905" w:author="David Conklin" w:date="2020-11-09T15:05:00Z"/>
                <w:rFonts w:ascii="Calibri" w:eastAsia="Times New Roman" w:hAnsi="Calibri" w:cs="Calibri"/>
                <w:color w:val="000000"/>
              </w:rPr>
            </w:pPr>
            <w:ins w:id="906" w:author="David Conklin" w:date="2020-11-09T15:05:00Z">
              <w:r w:rsidRPr="00286383">
                <w:rPr>
                  <w:rFonts w:ascii="Calibri" w:eastAsia="Times New Roman" w:hAnsi="Calibri" w:cs="Calibri"/>
                  <w:color w:val="000000"/>
                </w:rPr>
                <w:t>23772751</w:t>
              </w:r>
            </w:ins>
          </w:p>
        </w:tc>
        <w:tc>
          <w:tcPr>
            <w:tcW w:w="5993" w:type="dxa"/>
            <w:gridSpan w:val="2"/>
            <w:tcBorders>
              <w:top w:val="nil"/>
              <w:left w:val="nil"/>
              <w:bottom w:val="nil"/>
              <w:right w:val="nil"/>
            </w:tcBorders>
            <w:shd w:val="clear" w:color="auto" w:fill="auto"/>
            <w:noWrap/>
            <w:vAlign w:val="bottom"/>
            <w:hideMark/>
            <w:tcPrChange w:id="907" w:author="David Conklin" w:date="2020-11-09T15:23:00Z">
              <w:tcPr>
                <w:tcW w:w="5200" w:type="dxa"/>
                <w:gridSpan w:val="2"/>
                <w:tcBorders>
                  <w:top w:val="nil"/>
                  <w:left w:val="nil"/>
                  <w:bottom w:val="nil"/>
                  <w:right w:val="nil"/>
                </w:tcBorders>
                <w:shd w:val="clear" w:color="auto" w:fill="auto"/>
                <w:noWrap/>
                <w:vAlign w:val="bottom"/>
                <w:hideMark/>
              </w:tcPr>
            </w:tcPrChange>
          </w:tcPr>
          <w:p w14:paraId="64F04D2F" w14:textId="77777777" w:rsidR="00F32242" w:rsidRPr="00286383" w:rsidRDefault="00F32242" w:rsidP="00F32242">
            <w:pPr>
              <w:rPr>
                <w:ins w:id="908" w:author="David Conklin" w:date="2020-11-09T15:05:00Z"/>
                <w:rFonts w:ascii="Calibri" w:eastAsia="Times New Roman" w:hAnsi="Calibri" w:cs="Calibri"/>
                <w:color w:val="000000"/>
              </w:rPr>
            </w:pPr>
            <w:ins w:id="909" w:author="David Conklin" w:date="2020-11-09T15:05:00Z">
              <w:r w:rsidRPr="00286383">
                <w:rPr>
                  <w:rFonts w:ascii="Calibri" w:eastAsia="Times New Roman" w:hAnsi="Calibri" w:cs="Calibri"/>
                  <w:color w:val="000000"/>
                </w:rPr>
                <w:t>MCKENZIE RIVER ABV HAYDEN BR  AT SPRINGFIELD  OR</w:t>
              </w:r>
            </w:ins>
          </w:p>
        </w:tc>
      </w:tr>
    </w:tbl>
    <w:p w14:paraId="66E85F1B" w14:textId="77777777" w:rsidR="00286383" w:rsidRDefault="00286383" w:rsidP="006D6388"/>
    <w:p w14:paraId="30035DF2" w14:textId="6C5063AA" w:rsidR="006D6388" w:rsidRDefault="005F3164" w:rsidP="006D6388">
      <w:pPr>
        <w:rPr>
          <w:ins w:id="910" w:author="David Conklin" w:date="2020-11-09T05:42:00Z"/>
        </w:rPr>
      </w:pPr>
      <w:ins w:id="911" w:author="David Conklin" w:date="2020-11-09T05:42:00Z">
        <w:r>
          <w:rPr>
            <w:noProof/>
          </w:rPr>
          <w:drawing>
            <wp:inline distT="0" distB="0" distL="0" distR="0" wp14:anchorId="1314FDED" wp14:editId="06BF19E0">
              <wp:extent cx="5943600" cy="3975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75735"/>
                      </a:xfrm>
                      <a:prstGeom prst="rect">
                        <a:avLst/>
                      </a:prstGeom>
                    </pic:spPr>
                  </pic:pic>
                </a:graphicData>
              </a:graphic>
            </wp:inline>
          </w:drawing>
        </w:r>
      </w:ins>
    </w:p>
    <w:p w14:paraId="630C60EC" w14:textId="373158C1" w:rsidR="005F3164" w:rsidRDefault="005F3164" w:rsidP="006D6388">
      <w:pPr>
        <w:rPr>
          <w:ins w:id="912" w:author="David Conklin" w:date="2020-11-09T05:49:00Z"/>
        </w:rPr>
      </w:pPr>
    </w:p>
    <w:p w14:paraId="7B26BEC6" w14:textId="1B481F3E" w:rsidR="003655CF" w:rsidRDefault="003655CF" w:rsidP="006D6388">
      <w:pPr>
        <w:rPr>
          <w:ins w:id="913" w:author="David Conklin" w:date="2020-11-09T15:28:00Z"/>
        </w:rPr>
      </w:pPr>
      <w:ins w:id="914" w:author="David Conklin" w:date="2020-11-09T05:49:00Z">
        <w:r>
          <w:rPr>
            <w:noProof/>
          </w:rPr>
          <w:lastRenderedPageBreak/>
          <w:drawing>
            <wp:inline distT="0" distB="0" distL="0" distR="0" wp14:anchorId="60BE44F4" wp14:editId="2BAE2A20">
              <wp:extent cx="5943600" cy="39757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75735"/>
                      </a:xfrm>
                      <a:prstGeom prst="rect">
                        <a:avLst/>
                      </a:prstGeom>
                    </pic:spPr>
                  </pic:pic>
                </a:graphicData>
              </a:graphic>
            </wp:inline>
          </w:drawing>
        </w:r>
      </w:ins>
    </w:p>
    <w:p w14:paraId="38E34BDD" w14:textId="7861F535" w:rsidR="007E57E4" w:rsidRDefault="007E57E4" w:rsidP="006D6388">
      <w:pPr>
        <w:rPr>
          <w:ins w:id="915" w:author="David Conklin" w:date="2020-11-09T15:29:00Z"/>
        </w:rPr>
      </w:pPr>
    </w:p>
    <w:p w14:paraId="6108DC47" w14:textId="1FD168E9" w:rsidR="007E57E4" w:rsidRDefault="00B22A8A" w:rsidP="007E57E4">
      <w:pPr>
        <w:pStyle w:val="Heading2"/>
        <w:rPr>
          <w:ins w:id="916" w:author="David Conklin" w:date="2020-11-09T15:30:00Z"/>
        </w:rPr>
      </w:pPr>
      <w:bookmarkStart w:id="917" w:name="_Toc55925159"/>
      <w:ins w:id="918" w:author="David Conklin" w:date="2020-11-09T15:29:00Z">
        <w:r>
          <w:t>High Cascades Sp</w:t>
        </w:r>
      </w:ins>
      <w:ins w:id="919" w:author="David Conklin" w:date="2020-11-09T15:30:00Z">
        <w:r>
          <w:t>rings</w:t>
        </w:r>
        <w:bookmarkEnd w:id="917"/>
      </w:ins>
    </w:p>
    <w:p w14:paraId="3FB284B1" w14:textId="33723251" w:rsidR="00B22A8A" w:rsidRDefault="00B22A8A" w:rsidP="00B22A8A">
      <w:pPr>
        <w:rPr>
          <w:ins w:id="920" w:author="David Conklin" w:date="2020-11-09T16:36:00Z"/>
        </w:rPr>
      </w:pPr>
      <w:ins w:id="921" w:author="David Conklin" w:date="2020-11-09T15:30:00Z">
        <w:r>
          <w:t xml:space="preserve">More water drains out of portions of the upper McKenzie basin than would be expected from </w:t>
        </w:r>
      </w:ins>
      <w:ins w:id="922" w:author="David Conklin" w:date="2020-11-09T15:31:00Z">
        <w:r>
          <w:t>the amount of precipitation which falls (</w:t>
        </w:r>
      </w:ins>
      <w:ins w:id="923" w:author="David Conklin" w:date="2020-11-09T15:32:00Z">
        <w:r>
          <w:t>Jefferson et al. 2006).</w:t>
        </w:r>
      </w:ins>
      <w:ins w:id="924" w:author="David Conklin" w:date="2020-11-09T16:22:00Z">
        <w:r w:rsidR="00CA72BF">
          <w:t xml:space="preserve"> </w:t>
        </w:r>
      </w:ins>
      <w:ins w:id="925" w:author="David Conklin" w:date="2020-11-09T16:23:00Z">
        <w:r w:rsidR="00B17BF2">
          <w:t xml:space="preserve"> The extra water is conceptualized as coming from springs fed by aquifers w</w:t>
        </w:r>
      </w:ins>
      <w:ins w:id="926" w:author="David Conklin" w:date="2020-11-09T16:24:00Z">
        <w:r w:rsidR="00B17BF2">
          <w:t>hich originate from percolation over areas different from the current drainages</w:t>
        </w:r>
      </w:ins>
      <w:ins w:id="927" w:author="David Conklin" w:date="2020-11-09T16:25:00Z">
        <w:r w:rsidR="00B17BF2">
          <w:t xml:space="preserve">.  </w:t>
        </w:r>
      </w:ins>
      <w:ins w:id="928" w:author="David Conklin" w:date="2020-11-09T16:26:00Z">
        <w:r w:rsidR="00B17BF2">
          <w:t>In fact, there are substantial springs in the High Cascade, a</w:t>
        </w:r>
      </w:ins>
      <w:ins w:id="929" w:author="David Conklin" w:date="2020-11-09T16:27:00Z">
        <w:r w:rsidR="00B17BF2">
          <w:t xml:space="preserve">s for example those which feed Clear Lake.  </w:t>
        </w:r>
      </w:ins>
      <w:ins w:id="930" w:author="David Conklin" w:date="2020-11-09T16:28:00Z">
        <w:r w:rsidR="00B17BF2">
          <w:t>However,</w:t>
        </w:r>
      </w:ins>
      <w:ins w:id="931" w:author="David Conklin" w:date="2020-11-09T16:29:00Z">
        <w:r w:rsidR="00B17BF2">
          <w:t xml:space="preserve"> the available</w:t>
        </w:r>
      </w:ins>
      <w:ins w:id="932" w:author="David Conklin" w:date="2020-11-09T16:28:00Z">
        <w:r w:rsidR="00B17BF2">
          <w:t xml:space="preserve"> information about the number, locations, flow rates, and possible seasonality of the springs is </w:t>
        </w:r>
      </w:ins>
      <w:ins w:id="933" w:author="David Conklin" w:date="2020-11-09T16:29:00Z">
        <w:r w:rsidR="00B17BF2">
          <w:t>not detailed enough to attempt direct representation of</w:t>
        </w:r>
      </w:ins>
      <w:ins w:id="934" w:author="David Conklin" w:date="2020-11-09T16:30:00Z">
        <w:r w:rsidR="00B17BF2">
          <w:t xml:space="preserve"> all the actual springs in CW3M.  As a workaround, we prescribe </w:t>
        </w:r>
      </w:ins>
      <w:ins w:id="935" w:author="David Conklin" w:date="2020-11-09T16:31:00Z">
        <w:r w:rsidR="00B17BF2">
          <w:t xml:space="preserve">average </w:t>
        </w:r>
      </w:ins>
      <w:ins w:id="936" w:author="David Conklin" w:date="2020-11-09T16:30:00Z">
        <w:r w:rsidR="00B17BF2">
          <w:t>spr</w:t>
        </w:r>
      </w:ins>
      <w:ins w:id="937" w:author="David Conklin" w:date="2020-11-09T16:31:00Z">
        <w:r w:rsidR="00B17BF2">
          <w:t>ing flows at the some of the same reaches where we have</w:t>
        </w:r>
      </w:ins>
      <w:ins w:id="938" w:author="David Conklin" w:date="2020-11-09T16:29:00Z">
        <w:r w:rsidR="00B17BF2">
          <w:t xml:space="preserve"> </w:t>
        </w:r>
      </w:ins>
      <w:ins w:id="939" w:author="David Conklin" w:date="2020-11-09T16:32:00Z">
        <w:r w:rsidR="00B17BF2">
          <w:t xml:space="preserve">USGS gage data.  Initially, the </w:t>
        </w:r>
        <w:r w:rsidR="00F275A8">
          <w:t>flow rate is taken as the avera</w:t>
        </w:r>
      </w:ins>
      <w:ins w:id="940" w:author="David Conklin" w:date="2020-11-09T16:33:00Z">
        <w:r w:rsidR="00F275A8">
          <w:t xml:space="preserve">ge summer low flow rate for 2010-18.  The spring flow rate may be further adjusted to </w:t>
        </w:r>
      </w:ins>
      <w:ins w:id="941" w:author="David Conklin" w:date="2020-11-09T16:34:00Z">
        <w:r w:rsidR="00F275A8">
          <w:t xml:space="preserve">reduce the </w:t>
        </w:r>
      </w:ins>
      <w:ins w:id="942" w:author="David Conklin" w:date="2020-11-09T16:35:00Z">
        <w:r w:rsidR="00F275A8">
          <w:t>bias in the simulated flows at the gage locations relative to the</w:t>
        </w:r>
      </w:ins>
      <w:ins w:id="943" w:author="David Conklin" w:date="2020-11-09T16:36:00Z">
        <w:r w:rsidR="00F275A8">
          <w:t xml:space="preserve"> USGS gage data.</w:t>
        </w:r>
      </w:ins>
    </w:p>
    <w:p w14:paraId="3F010BC4" w14:textId="262D3CD7" w:rsidR="00F275A8" w:rsidRDefault="00F275A8" w:rsidP="00B22A8A">
      <w:pPr>
        <w:rPr>
          <w:ins w:id="944" w:author="David Conklin" w:date="2020-11-09T16:36:00Z"/>
        </w:rPr>
      </w:pPr>
    </w:p>
    <w:p w14:paraId="23255F66" w14:textId="77777777" w:rsidR="001B411C" w:rsidRDefault="00F275A8" w:rsidP="00B22A8A">
      <w:pPr>
        <w:rPr>
          <w:ins w:id="945" w:author="David Conklin" w:date="2020-11-09T17:48:00Z"/>
        </w:rPr>
      </w:pPr>
      <w:ins w:id="946" w:author="David Conklin" w:date="2020-11-09T16:36:00Z">
        <w:r>
          <w:t>It may be possible i</w:t>
        </w:r>
      </w:ins>
      <w:ins w:id="947" w:author="David Conklin" w:date="2020-11-09T16:37:00Z">
        <w:r>
          <w:t xml:space="preserve">n some drainages to run </w:t>
        </w:r>
      </w:ins>
      <w:ins w:id="948" w:author="David Conklin" w:date="2020-11-09T16:41:00Z">
        <w:r>
          <w:t>“</w:t>
        </w:r>
      </w:ins>
      <w:ins w:id="949" w:author="David Conklin" w:date="2020-11-09T16:37:00Z">
        <w:r>
          <w:t>PEST</w:t>
        </w:r>
      </w:ins>
      <w:ins w:id="950" w:author="David Conklin" w:date="2020-11-09T16:41:00Z">
        <w:r>
          <w:t>”</w:t>
        </w:r>
      </w:ins>
      <w:ins w:id="951" w:author="David Conklin" w:date="2020-11-09T16:37:00Z">
        <w:r>
          <w:t xml:space="preserve"> calibrations for the HBV precipitation-runoff </w:t>
        </w:r>
      </w:ins>
      <w:ins w:id="952" w:author="David Conklin" w:date="2020-11-09T16:38:00Z">
        <w:r>
          <w:t>model, extending the parameter set to include the value for the spring flow.</w:t>
        </w:r>
      </w:ins>
      <w:ins w:id="953" w:author="David Conklin" w:date="2020-11-09T16:41:00Z">
        <w:r>
          <w:t xml:space="preserve">  PEST stands for Parameter Estimation</w:t>
        </w:r>
      </w:ins>
      <w:ins w:id="954" w:author="David Conklin" w:date="2020-11-09T16:42:00Z">
        <w:r>
          <w:t xml:space="preserve">.  Earlier PEST calibrations for portions of the Willamette </w:t>
        </w:r>
        <w:r w:rsidR="003345E8">
          <w:t xml:space="preserve">basin are described in documents from the WW2100 and </w:t>
        </w:r>
      </w:ins>
      <w:ins w:id="955" w:author="David Conklin" w:date="2020-11-09T16:43:00Z">
        <w:r w:rsidR="003345E8">
          <w:t>OUWIN projects</w:t>
        </w:r>
      </w:ins>
      <w:ins w:id="956" w:author="David Conklin" w:date="2020-11-09T16:44:00Z">
        <w:r w:rsidR="003345E8">
          <w:t xml:space="preserve"> (</w:t>
        </w:r>
      </w:ins>
      <w:ins w:id="957" w:author="David Conklin" w:date="2020-11-09T17:11:00Z">
        <w:r w:rsidR="002F67CA">
          <w:t>Conklin 2016</w:t>
        </w:r>
      </w:ins>
      <w:ins w:id="958" w:author="David Conklin" w:date="2020-11-09T17:32:00Z">
        <w:r w:rsidR="007F5C02">
          <w:t>, 2019</w:t>
        </w:r>
      </w:ins>
      <w:ins w:id="959" w:author="David Conklin" w:date="2020-11-09T16:44:00Z">
        <w:r w:rsidR="003345E8">
          <w:t xml:space="preserve">).  The numbers in the HBV.csv data file were produced from </w:t>
        </w:r>
      </w:ins>
      <w:ins w:id="960" w:author="David Conklin" w:date="2020-11-09T16:45:00Z">
        <w:r w:rsidR="003345E8">
          <w:t>the various PEST calibrations for different watersheds in the Willamette basin, stretching back to early in the WW2100 project and from time</w:t>
        </w:r>
      </w:ins>
      <w:ins w:id="961" w:author="David Conklin" w:date="2020-11-09T16:46:00Z">
        <w:r w:rsidR="003345E8">
          <w:t xml:space="preserve"> to time since.</w:t>
        </w:r>
      </w:ins>
      <w:ins w:id="962" w:author="David Conklin" w:date="2020-11-09T17:07:00Z">
        <w:r w:rsidR="001D6736">
          <w:t xml:space="preserve">       </w:t>
        </w:r>
        <w:r w:rsidR="002F67CA">
          <w:tab/>
        </w:r>
        <w:r w:rsidR="002F67CA">
          <w:tab/>
        </w:r>
      </w:ins>
    </w:p>
    <w:p w14:paraId="2CBB2FBE" w14:textId="77777777" w:rsidR="001B411C" w:rsidRDefault="001B411C" w:rsidP="00B22A8A">
      <w:pPr>
        <w:rPr>
          <w:ins w:id="963" w:author="David Conklin" w:date="2020-11-09T17:48:00Z"/>
        </w:rPr>
      </w:pPr>
    </w:p>
    <w:p w14:paraId="22C59EF1" w14:textId="180817BC" w:rsidR="001B411C" w:rsidRDefault="001B411C" w:rsidP="00B22A8A">
      <w:pPr>
        <w:rPr>
          <w:ins w:id="964" w:author="David Conklin" w:date="2020-11-09T18:38:00Z"/>
        </w:rPr>
      </w:pPr>
      <w:ins w:id="965" w:author="David Conklin" w:date="2020-11-09T17:48:00Z">
        <w:r>
          <w:t>As of</w:t>
        </w:r>
      </w:ins>
      <w:ins w:id="966" w:author="David Conklin" w:date="2020-11-09T17:49:00Z">
        <w:r>
          <w:t xml:space="preserve"> CW3M</w:t>
        </w:r>
      </w:ins>
      <w:ins w:id="967" w:author="David Conklin" w:date="2020-11-09T17:48:00Z">
        <w:r>
          <w:t xml:space="preserve"> version</w:t>
        </w:r>
      </w:ins>
      <w:ins w:id="968" w:author="David Conklin" w:date="2020-11-09T17:49:00Z">
        <w:r>
          <w:t xml:space="preserve"> 98 (11/2/20), spring water inputs have</w:t>
        </w:r>
      </w:ins>
      <w:ins w:id="969" w:author="David Conklin" w:date="2020-11-09T17:50:00Z">
        <w:r>
          <w:t xml:space="preserve"> been added to the McKenzie basin simulation at </w:t>
        </w:r>
      </w:ins>
      <w:ins w:id="970" w:author="David Conklin" w:date="2020-11-09T17:51:00Z">
        <w:r>
          <w:t>8 locations:</w:t>
        </w:r>
      </w:ins>
    </w:p>
    <w:p w14:paraId="09834198" w14:textId="0B7823D6" w:rsidR="001B4B07" w:rsidRDefault="001B4B07" w:rsidP="00B22A8A">
      <w:pPr>
        <w:rPr>
          <w:ins w:id="971" w:author="David Conklin" w:date="2020-11-09T18:38:00Z"/>
        </w:rPr>
      </w:pPr>
    </w:p>
    <w:p w14:paraId="1B038463" w14:textId="77777777" w:rsidR="001B4B07" w:rsidRDefault="001B4B07" w:rsidP="00B22A8A">
      <w:pPr>
        <w:rPr>
          <w:ins w:id="972" w:author="David Conklin" w:date="2020-11-09T17:53:00Z"/>
        </w:rPr>
      </w:pPr>
    </w:p>
    <w:tbl>
      <w:tblPr>
        <w:tblStyle w:val="TableGrid"/>
        <w:tblW w:w="0" w:type="auto"/>
        <w:tblLook w:val="04A0" w:firstRow="1" w:lastRow="0" w:firstColumn="1" w:lastColumn="0" w:noHBand="0" w:noVBand="1"/>
      </w:tblPr>
      <w:tblGrid>
        <w:gridCol w:w="1109"/>
        <w:gridCol w:w="1109"/>
        <w:gridCol w:w="3127"/>
        <w:gridCol w:w="1123"/>
        <w:gridCol w:w="1804"/>
      </w:tblGrid>
      <w:tr w:rsidR="001B411C" w14:paraId="50E10614" w14:textId="77777777" w:rsidTr="001B411C">
        <w:trPr>
          <w:ins w:id="973" w:author="David Conklin" w:date="2020-11-09T17:54:00Z"/>
        </w:trPr>
        <w:tc>
          <w:tcPr>
            <w:tcW w:w="0" w:type="auto"/>
          </w:tcPr>
          <w:p w14:paraId="0E02B4AF" w14:textId="5034D80D" w:rsidR="001B411C" w:rsidRDefault="001B411C" w:rsidP="00B22A8A">
            <w:pPr>
              <w:rPr>
                <w:ins w:id="974" w:author="David Conklin" w:date="2020-11-09T17:54:00Z"/>
              </w:rPr>
            </w:pPr>
            <w:ins w:id="975" w:author="David Conklin" w:date="2020-11-09T17:55:00Z">
              <w:r>
                <w:lastRenderedPageBreak/>
                <w:t>gage</w:t>
              </w:r>
            </w:ins>
          </w:p>
        </w:tc>
        <w:tc>
          <w:tcPr>
            <w:tcW w:w="0" w:type="auto"/>
          </w:tcPr>
          <w:p w14:paraId="18DA4776" w14:textId="2205AAC6" w:rsidR="001B411C" w:rsidRDefault="001B411C" w:rsidP="00B22A8A">
            <w:pPr>
              <w:rPr>
                <w:ins w:id="976" w:author="David Conklin" w:date="2020-11-09T17:54:00Z"/>
              </w:rPr>
            </w:pPr>
            <w:ins w:id="977" w:author="David Conklin" w:date="2020-11-09T17:55:00Z">
              <w:r>
                <w:t>COMID</w:t>
              </w:r>
            </w:ins>
          </w:p>
        </w:tc>
        <w:tc>
          <w:tcPr>
            <w:tcW w:w="0" w:type="auto"/>
          </w:tcPr>
          <w:p w14:paraId="08F441F4" w14:textId="6EB422EE" w:rsidR="001B411C" w:rsidRDefault="001B411C" w:rsidP="00B22A8A">
            <w:pPr>
              <w:rPr>
                <w:ins w:id="978" w:author="David Conklin" w:date="2020-11-09T17:54:00Z"/>
              </w:rPr>
            </w:pPr>
            <w:ins w:id="979" w:author="David Conklin" w:date="2020-11-09T17:56:00Z">
              <w:r>
                <w:t>location</w:t>
              </w:r>
            </w:ins>
          </w:p>
        </w:tc>
        <w:tc>
          <w:tcPr>
            <w:tcW w:w="0" w:type="auto"/>
          </w:tcPr>
          <w:p w14:paraId="1D92D714" w14:textId="313E3F0E" w:rsidR="001B411C" w:rsidRDefault="001B411C" w:rsidP="00B22A8A">
            <w:pPr>
              <w:rPr>
                <w:ins w:id="980" w:author="David Conklin" w:date="2020-11-09T17:54:00Z"/>
              </w:rPr>
            </w:pPr>
            <w:ins w:id="981" w:author="David Conklin" w:date="2020-11-09T17:56:00Z">
              <w:r>
                <w:t>sim rate</w:t>
              </w:r>
            </w:ins>
          </w:p>
        </w:tc>
        <w:tc>
          <w:tcPr>
            <w:tcW w:w="0" w:type="auto"/>
          </w:tcPr>
          <w:p w14:paraId="2551DEE7" w14:textId="21842075" w:rsidR="001B411C" w:rsidRDefault="001B411C" w:rsidP="00B22A8A">
            <w:pPr>
              <w:rPr>
                <w:ins w:id="982" w:author="David Conklin" w:date="2020-11-09T17:54:00Z"/>
              </w:rPr>
            </w:pPr>
            <w:ins w:id="983" w:author="David Conklin" w:date="2020-11-09T17:56:00Z">
              <w:r>
                <w:t>gage low flow</w:t>
              </w:r>
            </w:ins>
          </w:p>
        </w:tc>
      </w:tr>
      <w:tr w:rsidR="001B411C" w14:paraId="1A295F63" w14:textId="77777777" w:rsidTr="001B411C">
        <w:trPr>
          <w:ins w:id="984" w:author="David Conklin" w:date="2020-11-09T17:54:00Z"/>
        </w:trPr>
        <w:tc>
          <w:tcPr>
            <w:tcW w:w="0" w:type="auto"/>
          </w:tcPr>
          <w:p w14:paraId="63B31603" w14:textId="1164DC3B" w:rsidR="001B411C" w:rsidRDefault="008B36F2" w:rsidP="00B22A8A">
            <w:pPr>
              <w:rPr>
                <w:ins w:id="985" w:author="David Conklin" w:date="2020-11-09T17:54:00Z"/>
              </w:rPr>
            </w:pPr>
            <w:ins w:id="986" w:author="David Conklin" w:date="2020-11-09T18:01:00Z">
              <w:r>
                <w:t>14158500</w:t>
              </w:r>
            </w:ins>
          </w:p>
        </w:tc>
        <w:tc>
          <w:tcPr>
            <w:tcW w:w="0" w:type="auto"/>
          </w:tcPr>
          <w:p w14:paraId="68606EBE" w14:textId="6A379913" w:rsidR="001B411C" w:rsidRDefault="001B411C" w:rsidP="00B22A8A">
            <w:pPr>
              <w:rPr>
                <w:ins w:id="987" w:author="David Conklin" w:date="2020-11-09T17:54:00Z"/>
              </w:rPr>
            </w:pPr>
            <w:ins w:id="988" w:author="David Conklin" w:date="2020-11-09T17:56:00Z">
              <w:r>
                <w:t>23773373</w:t>
              </w:r>
            </w:ins>
          </w:p>
        </w:tc>
        <w:tc>
          <w:tcPr>
            <w:tcW w:w="0" w:type="auto"/>
          </w:tcPr>
          <w:p w14:paraId="56856050" w14:textId="614C389D" w:rsidR="001B411C" w:rsidRDefault="001B411C" w:rsidP="00B22A8A">
            <w:pPr>
              <w:rPr>
                <w:ins w:id="989" w:author="David Conklin" w:date="2020-11-09T17:54:00Z"/>
              </w:rPr>
            </w:pPr>
            <w:ins w:id="990" w:author="David Conklin" w:date="2020-11-09T17:56:00Z">
              <w:r>
                <w:t>Clear</w:t>
              </w:r>
            </w:ins>
            <w:ins w:id="991" w:author="David Conklin" w:date="2020-11-09T17:57:00Z">
              <w:r>
                <w:t xml:space="preserve"> Lake</w:t>
              </w:r>
            </w:ins>
          </w:p>
        </w:tc>
        <w:tc>
          <w:tcPr>
            <w:tcW w:w="0" w:type="auto"/>
          </w:tcPr>
          <w:p w14:paraId="55CCCF7A" w14:textId="6E7DDF2A" w:rsidR="001B411C" w:rsidRDefault="001B411C" w:rsidP="00B22A8A">
            <w:pPr>
              <w:rPr>
                <w:ins w:id="992" w:author="David Conklin" w:date="2020-11-09T17:54:00Z"/>
              </w:rPr>
            </w:pPr>
            <w:ins w:id="993" w:author="David Conklin" w:date="2020-11-09T17:57:00Z">
              <w:r>
                <w:t>9.71 cms</w:t>
              </w:r>
            </w:ins>
          </w:p>
        </w:tc>
        <w:tc>
          <w:tcPr>
            <w:tcW w:w="0" w:type="auto"/>
          </w:tcPr>
          <w:p w14:paraId="2D40632C" w14:textId="1F90372D" w:rsidR="001B411C" w:rsidRDefault="001B411C" w:rsidP="00B22A8A">
            <w:pPr>
              <w:rPr>
                <w:ins w:id="994" w:author="David Conklin" w:date="2020-11-09T17:54:00Z"/>
              </w:rPr>
            </w:pPr>
            <w:ins w:id="995" w:author="David Conklin" w:date="2020-11-09T17:57:00Z">
              <w:r>
                <w:t>~6.60 cms</w:t>
              </w:r>
            </w:ins>
          </w:p>
        </w:tc>
      </w:tr>
      <w:tr w:rsidR="001B411C" w14:paraId="6629ED9A" w14:textId="77777777" w:rsidTr="001B411C">
        <w:trPr>
          <w:ins w:id="996" w:author="David Conklin" w:date="2020-11-09T17:54:00Z"/>
        </w:trPr>
        <w:tc>
          <w:tcPr>
            <w:tcW w:w="0" w:type="auto"/>
          </w:tcPr>
          <w:p w14:paraId="403D089F" w14:textId="4346D344" w:rsidR="001B411C" w:rsidRDefault="008B36F2" w:rsidP="00B22A8A">
            <w:pPr>
              <w:rPr>
                <w:ins w:id="997" w:author="David Conklin" w:date="2020-11-09T17:54:00Z"/>
              </w:rPr>
            </w:pPr>
            <w:ins w:id="998" w:author="David Conklin" w:date="2020-11-09T18:02:00Z">
              <w:r>
                <w:t>14161500</w:t>
              </w:r>
            </w:ins>
          </w:p>
        </w:tc>
        <w:tc>
          <w:tcPr>
            <w:tcW w:w="0" w:type="auto"/>
          </w:tcPr>
          <w:p w14:paraId="00808353" w14:textId="1E35B3AD" w:rsidR="001B411C" w:rsidRDefault="008B36F2" w:rsidP="00B22A8A">
            <w:pPr>
              <w:rPr>
                <w:ins w:id="999" w:author="David Conklin" w:date="2020-11-09T17:54:00Z"/>
              </w:rPr>
            </w:pPr>
            <w:ins w:id="1000" w:author="David Conklin" w:date="2020-11-09T18:01:00Z">
              <w:r>
                <w:t>237734</w:t>
              </w:r>
            </w:ins>
            <w:ins w:id="1001" w:author="David Conklin" w:date="2020-11-09T18:02:00Z">
              <w:r>
                <w:t>11</w:t>
              </w:r>
            </w:ins>
          </w:p>
        </w:tc>
        <w:tc>
          <w:tcPr>
            <w:tcW w:w="0" w:type="auto"/>
          </w:tcPr>
          <w:p w14:paraId="5D3AA62C" w14:textId="195AE5BC" w:rsidR="001B411C" w:rsidRDefault="008B36F2" w:rsidP="00B22A8A">
            <w:pPr>
              <w:rPr>
                <w:ins w:id="1002" w:author="David Conklin" w:date="2020-11-09T17:54:00Z"/>
              </w:rPr>
            </w:pPr>
            <w:ins w:id="1003" w:author="David Conklin" w:date="2020-11-09T18:02:00Z">
              <w:r>
                <w:t>Lookout Cr near Blue R</w:t>
              </w:r>
            </w:ins>
          </w:p>
        </w:tc>
        <w:tc>
          <w:tcPr>
            <w:tcW w:w="0" w:type="auto"/>
          </w:tcPr>
          <w:p w14:paraId="2E05C778" w14:textId="52033A1A" w:rsidR="001B411C" w:rsidRDefault="008B36F2" w:rsidP="00B22A8A">
            <w:pPr>
              <w:rPr>
                <w:ins w:id="1004" w:author="David Conklin" w:date="2020-11-09T17:54:00Z"/>
              </w:rPr>
            </w:pPr>
            <w:ins w:id="1005" w:author="David Conklin" w:date="2020-11-09T18:02:00Z">
              <w:r>
                <w:t>0.36</w:t>
              </w:r>
            </w:ins>
            <w:ins w:id="1006" w:author="David Conklin" w:date="2020-11-09T18:03:00Z">
              <w:r>
                <w:t xml:space="preserve"> cms</w:t>
              </w:r>
            </w:ins>
          </w:p>
        </w:tc>
        <w:tc>
          <w:tcPr>
            <w:tcW w:w="0" w:type="auto"/>
          </w:tcPr>
          <w:p w14:paraId="2EC21199" w14:textId="4E809D76" w:rsidR="001B411C" w:rsidRDefault="006A1260" w:rsidP="00B22A8A">
            <w:pPr>
              <w:rPr>
                <w:ins w:id="1007" w:author="David Conklin" w:date="2020-11-09T17:54:00Z"/>
              </w:rPr>
            </w:pPr>
            <w:ins w:id="1008" w:author="David Conklin" w:date="2020-11-09T18:21:00Z">
              <w:r>
                <w:t>~0.35</w:t>
              </w:r>
            </w:ins>
            <w:ins w:id="1009" w:author="David Conklin" w:date="2020-11-09T18:22:00Z">
              <w:r w:rsidR="00E979CF">
                <w:t xml:space="preserve"> cms</w:t>
              </w:r>
            </w:ins>
          </w:p>
        </w:tc>
      </w:tr>
      <w:tr w:rsidR="002A54A5" w14:paraId="6473BE78" w14:textId="77777777" w:rsidTr="001B411C">
        <w:trPr>
          <w:ins w:id="1010" w:author="David Conklin" w:date="2020-11-09T18:34:00Z"/>
        </w:trPr>
        <w:tc>
          <w:tcPr>
            <w:tcW w:w="0" w:type="auto"/>
          </w:tcPr>
          <w:p w14:paraId="40404C08" w14:textId="42D1BCC9" w:rsidR="002A54A5" w:rsidRDefault="002A54A5" w:rsidP="00B22A8A">
            <w:pPr>
              <w:rPr>
                <w:ins w:id="1011" w:author="David Conklin" w:date="2020-11-09T18:34:00Z"/>
              </w:rPr>
            </w:pPr>
            <w:ins w:id="1012" w:author="David Conklin" w:date="2020-11-09T18:35:00Z">
              <w:r>
                <w:t>14158850</w:t>
              </w:r>
            </w:ins>
          </w:p>
        </w:tc>
        <w:tc>
          <w:tcPr>
            <w:tcW w:w="0" w:type="auto"/>
          </w:tcPr>
          <w:p w14:paraId="7DB19B54" w14:textId="27069BD7" w:rsidR="002A54A5" w:rsidRDefault="002A54A5" w:rsidP="00B22A8A">
            <w:pPr>
              <w:rPr>
                <w:ins w:id="1013" w:author="David Conklin" w:date="2020-11-09T18:34:00Z"/>
              </w:rPr>
            </w:pPr>
            <w:ins w:id="1014" w:author="David Conklin" w:date="2020-11-09T18:35:00Z">
              <w:r>
                <w:t>23773359</w:t>
              </w:r>
            </w:ins>
          </w:p>
        </w:tc>
        <w:tc>
          <w:tcPr>
            <w:tcW w:w="0" w:type="auto"/>
          </w:tcPr>
          <w:p w14:paraId="21A0F036" w14:textId="545AB7BA" w:rsidR="002A54A5" w:rsidRDefault="002A54A5" w:rsidP="00B22A8A">
            <w:pPr>
              <w:rPr>
                <w:ins w:id="1015" w:author="David Conklin" w:date="2020-11-09T18:34:00Z"/>
              </w:rPr>
            </w:pPr>
            <w:ins w:id="1016" w:author="David Conklin" w:date="2020-11-09T18:34:00Z">
              <w:r>
                <w:t>Below</w:t>
              </w:r>
            </w:ins>
            <w:ins w:id="1017" w:author="David Conklin" w:date="2020-11-09T18:35:00Z">
              <w:r>
                <w:t xml:space="preserve"> Trail Bridge Dam</w:t>
              </w:r>
            </w:ins>
          </w:p>
        </w:tc>
        <w:tc>
          <w:tcPr>
            <w:tcW w:w="0" w:type="auto"/>
          </w:tcPr>
          <w:p w14:paraId="362C037C" w14:textId="3E8C3F1C" w:rsidR="002A54A5" w:rsidRDefault="002A54A5" w:rsidP="00B22A8A">
            <w:pPr>
              <w:rPr>
                <w:ins w:id="1018" w:author="David Conklin" w:date="2020-11-09T18:34:00Z"/>
              </w:rPr>
            </w:pPr>
            <w:ins w:id="1019" w:author="David Conklin" w:date="2020-11-09T18:36:00Z">
              <w:r>
                <w:t>7.36 cms</w:t>
              </w:r>
            </w:ins>
          </w:p>
        </w:tc>
        <w:tc>
          <w:tcPr>
            <w:tcW w:w="0" w:type="auto"/>
          </w:tcPr>
          <w:p w14:paraId="518E8AE8" w14:textId="0A108D64" w:rsidR="002A54A5" w:rsidRDefault="002A54A5" w:rsidP="00B22A8A">
            <w:pPr>
              <w:rPr>
                <w:ins w:id="1020" w:author="David Conklin" w:date="2020-11-09T18:34:00Z"/>
              </w:rPr>
            </w:pPr>
            <w:ins w:id="1021" w:author="David Conklin" w:date="2020-11-09T18:37:00Z">
              <w:r>
                <w:t>~19.39 cms</w:t>
              </w:r>
            </w:ins>
          </w:p>
        </w:tc>
      </w:tr>
      <w:tr w:rsidR="001B411C" w14:paraId="0EDDB8F6" w14:textId="77777777" w:rsidTr="001B411C">
        <w:trPr>
          <w:ins w:id="1022" w:author="David Conklin" w:date="2020-11-09T17:54:00Z"/>
        </w:trPr>
        <w:tc>
          <w:tcPr>
            <w:tcW w:w="0" w:type="auto"/>
          </w:tcPr>
          <w:p w14:paraId="718D10AC" w14:textId="77777777" w:rsidR="001B411C" w:rsidRDefault="001B411C" w:rsidP="00B22A8A">
            <w:pPr>
              <w:rPr>
                <w:ins w:id="1023" w:author="David Conklin" w:date="2020-11-09T17:54:00Z"/>
              </w:rPr>
            </w:pPr>
          </w:p>
        </w:tc>
        <w:tc>
          <w:tcPr>
            <w:tcW w:w="0" w:type="auto"/>
          </w:tcPr>
          <w:p w14:paraId="4BC58D9F" w14:textId="0EE2893A" w:rsidR="001B411C" w:rsidRDefault="008B36F2" w:rsidP="00B22A8A">
            <w:pPr>
              <w:rPr>
                <w:ins w:id="1024" w:author="David Conklin" w:date="2020-11-09T17:54:00Z"/>
              </w:rPr>
            </w:pPr>
            <w:ins w:id="1025" w:author="David Conklin" w:date="2020-11-09T18:03:00Z">
              <w:r>
                <w:t>23773239</w:t>
              </w:r>
            </w:ins>
          </w:p>
        </w:tc>
        <w:tc>
          <w:tcPr>
            <w:tcW w:w="0" w:type="auto"/>
          </w:tcPr>
          <w:p w14:paraId="74D6DF68" w14:textId="2B115D8D" w:rsidR="001B411C" w:rsidRDefault="008B36F2" w:rsidP="00B22A8A">
            <w:pPr>
              <w:rPr>
                <w:ins w:id="1026" w:author="David Conklin" w:date="2020-11-09T17:54:00Z"/>
              </w:rPr>
            </w:pPr>
            <w:ins w:id="1027" w:author="David Conklin" w:date="2020-11-09T18:03:00Z">
              <w:r>
                <w:t>Foley Springs on W. Fork</w:t>
              </w:r>
            </w:ins>
          </w:p>
        </w:tc>
        <w:tc>
          <w:tcPr>
            <w:tcW w:w="0" w:type="auto"/>
          </w:tcPr>
          <w:p w14:paraId="72458008" w14:textId="19FFA2CC" w:rsidR="001B411C" w:rsidRDefault="008B36F2" w:rsidP="00B22A8A">
            <w:pPr>
              <w:rPr>
                <w:ins w:id="1028" w:author="David Conklin" w:date="2020-11-09T17:54:00Z"/>
              </w:rPr>
            </w:pPr>
            <w:ins w:id="1029" w:author="David Conklin" w:date="2020-11-09T18:03:00Z">
              <w:r>
                <w:t>3.31 cms</w:t>
              </w:r>
            </w:ins>
          </w:p>
        </w:tc>
        <w:tc>
          <w:tcPr>
            <w:tcW w:w="0" w:type="auto"/>
          </w:tcPr>
          <w:p w14:paraId="6F4D986E" w14:textId="40EB73BD" w:rsidR="001B411C" w:rsidRDefault="002A54A5" w:rsidP="00B22A8A">
            <w:pPr>
              <w:rPr>
                <w:ins w:id="1030" w:author="David Conklin" w:date="2020-11-09T17:54:00Z"/>
              </w:rPr>
            </w:pPr>
            <w:ins w:id="1031" w:author="David Conklin" w:date="2020-11-09T18:33:00Z">
              <w:r>
                <w:t>ungauged</w:t>
              </w:r>
            </w:ins>
          </w:p>
        </w:tc>
      </w:tr>
      <w:tr w:rsidR="001B411C" w14:paraId="5623176F" w14:textId="77777777" w:rsidTr="001B411C">
        <w:trPr>
          <w:ins w:id="1032" w:author="David Conklin" w:date="2020-11-09T17:54:00Z"/>
        </w:trPr>
        <w:tc>
          <w:tcPr>
            <w:tcW w:w="0" w:type="auto"/>
          </w:tcPr>
          <w:p w14:paraId="6B0D78BA" w14:textId="670E16E3" w:rsidR="001B411C" w:rsidRDefault="008B36F2" w:rsidP="00B22A8A">
            <w:pPr>
              <w:rPr>
                <w:ins w:id="1033" w:author="David Conklin" w:date="2020-11-09T17:54:00Z"/>
              </w:rPr>
            </w:pPr>
            <w:ins w:id="1034" w:author="David Conklin" w:date="2020-11-09T18:05:00Z">
              <w:r>
                <w:t>14161100</w:t>
              </w:r>
            </w:ins>
          </w:p>
        </w:tc>
        <w:tc>
          <w:tcPr>
            <w:tcW w:w="0" w:type="auto"/>
          </w:tcPr>
          <w:p w14:paraId="7EDD5CB8" w14:textId="4BB6DDDB" w:rsidR="001B411C" w:rsidRDefault="008B36F2" w:rsidP="00B22A8A">
            <w:pPr>
              <w:rPr>
                <w:ins w:id="1035" w:author="David Conklin" w:date="2020-11-09T17:54:00Z"/>
              </w:rPr>
            </w:pPr>
            <w:ins w:id="1036" w:author="David Conklin" w:date="2020-11-09T18:04:00Z">
              <w:r>
                <w:t>23773429</w:t>
              </w:r>
            </w:ins>
          </w:p>
        </w:tc>
        <w:tc>
          <w:tcPr>
            <w:tcW w:w="0" w:type="auto"/>
          </w:tcPr>
          <w:p w14:paraId="0D3B0771" w14:textId="1874ED47" w:rsidR="001B411C" w:rsidRDefault="008B36F2" w:rsidP="00B22A8A">
            <w:pPr>
              <w:rPr>
                <w:ins w:id="1037" w:author="David Conklin" w:date="2020-11-09T17:54:00Z"/>
              </w:rPr>
            </w:pPr>
            <w:ins w:id="1038" w:author="David Conklin" w:date="2020-11-09T18:05:00Z">
              <w:r>
                <w:t>Blue R below Tidbits Cr</w:t>
              </w:r>
            </w:ins>
          </w:p>
        </w:tc>
        <w:tc>
          <w:tcPr>
            <w:tcW w:w="0" w:type="auto"/>
          </w:tcPr>
          <w:p w14:paraId="2C9932A0" w14:textId="259A8E11" w:rsidR="001B411C" w:rsidRDefault="008B36F2" w:rsidP="00B22A8A">
            <w:pPr>
              <w:rPr>
                <w:ins w:id="1039" w:author="David Conklin" w:date="2020-11-09T17:54:00Z"/>
              </w:rPr>
            </w:pPr>
            <w:ins w:id="1040" w:author="David Conklin" w:date="2020-11-09T18:05:00Z">
              <w:r>
                <w:t>1.60 cms</w:t>
              </w:r>
            </w:ins>
          </w:p>
        </w:tc>
        <w:tc>
          <w:tcPr>
            <w:tcW w:w="0" w:type="auto"/>
          </w:tcPr>
          <w:p w14:paraId="0C37DCED" w14:textId="5ACF87EA" w:rsidR="001B411C" w:rsidRDefault="002A54A5" w:rsidP="00B22A8A">
            <w:pPr>
              <w:rPr>
                <w:ins w:id="1041" w:author="David Conklin" w:date="2020-11-09T17:54:00Z"/>
              </w:rPr>
            </w:pPr>
            <w:ins w:id="1042" w:author="David Conklin" w:date="2020-11-09T18:33:00Z">
              <w:r>
                <w:t>flow not available</w:t>
              </w:r>
            </w:ins>
          </w:p>
        </w:tc>
      </w:tr>
      <w:tr w:rsidR="001B411C" w14:paraId="5E665894" w14:textId="77777777" w:rsidTr="001B411C">
        <w:trPr>
          <w:ins w:id="1043" w:author="David Conklin" w:date="2020-11-09T17:54:00Z"/>
        </w:trPr>
        <w:tc>
          <w:tcPr>
            <w:tcW w:w="0" w:type="auto"/>
          </w:tcPr>
          <w:p w14:paraId="1B46E507" w14:textId="5151EC03" w:rsidR="001B411C" w:rsidRDefault="008B36F2" w:rsidP="00B22A8A">
            <w:pPr>
              <w:rPr>
                <w:ins w:id="1044" w:author="David Conklin" w:date="2020-11-09T17:54:00Z"/>
              </w:rPr>
            </w:pPr>
            <w:ins w:id="1045" w:author="David Conklin" w:date="2020-11-09T18:06:00Z">
              <w:r>
                <w:t>14158790</w:t>
              </w:r>
            </w:ins>
          </w:p>
        </w:tc>
        <w:tc>
          <w:tcPr>
            <w:tcW w:w="0" w:type="auto"/>
          </w:tcPr>
          <w:p w14:paraId="09CD0002" w14:textId="4E37E7B5" w:rsidR="001B411C" w:rsidRDefault="008B36F2" w:rsidP="00B22A8A">
            <w:pPr>
              <w:rPr>
                <w:ins w:id="1046" w:author="David Conklin" w:date="2020-11-09T17:54:00Z"/>
              </w:rPr>
            </w:pPr>
            <w:ins w:id="1047" w:author="David Conklin" w:date="2020-11-09T18:05:00Z">
              <w:r>
                <w:t>23773393</w:t>
              </w:r>
            </w:ins>
          </w:p>
        </w:tc>
        <w:tc>
          <w:tcPr>
            <w:tcW w:w="0" w:type="auto"/>
          </w:tcPr>
          <w:p w14:paraId="188604A0" w14:textId="4AD70948" w:rsidR="001B411C" w:rsidRDefault="008B36F2" w:rsidP="00B22A8A">
            <w:pPr>
              <w:rPr>
                <w:ins w:id="1048" w:author="David Conklin" w:date="2020-11-09T17:54:00Z"/>
              </w:rPr>
            </w:pPr>
            <w:ins w:id="1049" w:author="David Conklin" w:date="2020-11-09T18:06:00Z">
              <w:r>
                <w:t>Smith R above Smith R Reservoir</w:t>
              </w:r>
            </w:ins>
          </w:p>
        </w:tc>
        <w:tc>
          <w:tcPr>
            <w:tcW w:w="0" w:type="auto"/>
          </w:tcPr>
          <w:p w14:paraId="686C34EE" w14:textId="6A9C90DC" w:rsidR="001B411C" w:rsidRDefault="008B36F2" w:rsidP="00B22A8A">
            <w:pPr>
              <w:rPr>
                <w:ins w:id="1050" w:author="David Conklin" w:date="2020-11-09T17:54:00Z"/>
              </w:rPr>
            </w:pPr>
            <w:ins w:id="1051" w:author="David Conklin" w:date="2020-11-09T18:06:00Z">
              <w:r>
                <w:t>0.76 cms</w:t>
              </w:r>
            </w:ins>
          </w:p>
        </w:tc>
        <w:tc>
          <w:tcPr>
            <w:tcW w:w="0" w:type="auto"/>
          </w:tcPr>
          <w:p w14:paraId="1A378141" w14:textId="4B1E4B76" w:rsidR="001B411C" w:rsidRDefault="00E979CF" w:rsidP="00B22A8A">
            <w:pPr>
              <w:rPr>
                <w:ins w:id="1052" w:author="David Conklin" w:date="2020-11-09T17:54:00Z"/>
              </w:rPr>
            </w:pPr>
            <w:ins w:id="1053" w:author="David Conklin" w:date="2020-11-09T18:25:00Z">
              <w:r>
                <w:t>~0.15 cms</w:t>
              </w:r>
            </w:ins>
          </w:p>
        </w:tc>
      </w:tr>
      <w:tr w:rsidR="001B411C" w14:paraId="3A473A68" w14:textId="77777777" w:rsidTr="001B411C">
        <w:trPr>
          <w:ins w:id="1054" w:author="David Conklin" w:date="2020-11-09T17:54:00Z"/>
        </w:trPr>
        <w:tc>
          <w:tcPr>
            <w:tcW w:w="0" w:type="auto"/>
          </w:tcPr>
          <w:p w14:paraId="176107ED" w14:textId="5FD4E459" w:rsidR="001B411C" w:rsidRDefault="008B36F2" w:rsidP="00B22A8A">
            <w:pPr>
              <w:rPr>
                <w:ins w:id="1055" w:author="David Conklin" w:date="2020-11-09T17:54:00Z"/>
              </w:rPr>
            </w:pPr>
            <w:ins w:id="1056" w:author="David Conklin" w:date="2020-11-09T18:07:00Z">
              <w:r>
                <w:t>14159200</w:t>
              </w:r>
            </w:ins>
          </w:p>
        </w:tc>
        <w:tc>
          <w:tcPr>
            <w:tcW w:w="0" w:type="auto"/>
          </w:tcPr>
          <w:p w14:paraId="0079C0A1" w14:textId="52AFCD7B" w:rsidR="001B411C" w:rsidRDefault="008B36F2" w:rsidP="00B22A8A">
            <w:pPr>
              <w:rPr>
                <w:ins w:id="1057" w:author="David Conklin" w:date="2020-11-09T17:54:00Z"/>
              </w:rPr>
            </w:pPr>
            <w:ins w:id="1058" w:author="David Conklin" w:date="2020-11-09T18:07:00Z">
              <w:r>
                <w:t>23773037</w:t>
              </w:r>
            </w:ins>
          </w:p>
        </w:tc>
        <w:tc>
          <w:tcPr>
            <w:tcW w:w="0" w:type="auto"/>
          </w:tcPr>
          <w:p w14:paraId="59DF966F" w14:textId="674A0A48" w:rsidR="001B411C" w:rsidRDefault="008B36F2" w:rsidP="00B22A8A">
            <w:pPr>
              <w:rPr>
                <w:ins w:id="1059" w:author="David Conklin" w:date="2020-11-09T17:54:00Z"/>
              </w:rPr>
            </w:pPr>
            <w:ins w:id="1060" w:author="David Conklin" w:date="2020-11-09T18:07:00Z">
              <w:r>
                <w:t>Above Cougar Reservoir</w:t>
              </w:r>
            </w:ins>
          </w:p>
        </w:tc>
        <w:tc>
          <w:tcPr>
            <w:tcW w:w="0" w:type="auto"/>
          </w:tcPr>
          <w:p w14:paraId="719B1822" w14:textId="6BDE6861" w:rsidR="001B411C" w:rsidRDefault="008B36F2" w:rsidP="00B22A8A">
            <w:pPr>
              <w:rPr>
                <w:ins w:id="1061" w:author="David Conklin" w:date="2020-11-09T17:54:00Z"/>
              </w:rPr>
            </w:pPr>
            <w:ins w:id="1062" w:author="David Conklin" w:date="2020-11-09T18:08:00Z">
              <w:r>
                <w:t>6.37 cms</w:t>
              </w:r>
            </w:ins>
          </w:p>
        </w:tc>
        <w:tc>
          <w:tcPr>
            <w:tcW w:w="0" w:type="auto"/>
          </w:tcPr>
          <w:p w14:paraId="65F9C6A9" w14:textId="1F2E5878" w:rsidR="001B411C" w:rsidRDefault="00E979CF" w:rsidP="00B22A8A">
            <w:pPr>
              <w:rPr>
                <w:ins w:id="1063" w:author="David Conklin" w:date="2020-11-09T17:54:00Z"/>
              </w:rPr>
            </w:pPr>
            <w:ins w:id="1064" w:author="David Conklin" w:date="2020-11-09T18:26:00Z">
              <w:r>
                <w:t>~6.40 cms</w:t>
              </w:r>
            </w:ins>
          </w:p>
        </w:tc>
      </w:tr>
      <w:tr w:rsidR="008B36F2" w14:paraId="1ECC758B" w14:textId="77777777" w:rsidTr="001B411C">
        <w:trPr>
          <w:ins w:id="1065" w:author="David Conklin" w:date="2020-11-09T18:08:00Z"/>
        </w:trPr>
        <w:tc>
          <w:tcPr>
            <w:tcW w:w="0" w:type="auto"/>
          </w:tcPr>
          <w:p w14:paraId="25C4EEA1" w14:textId="511BF573" w:rsidR="008B36F2" w:rsidRDefault="008B36F2" w:rsidP="00B22A8A">
            <w:pPr>
              <w:rPr>
                <w:ins w:id="1066" w:author="David Conklin" w:date="2020-11-09T18:08:00Z"/>
              </w:rPr>
            </w:pPr>
            <w:ins w:id="1067" w:author="David Conklin" w:date="2020-11-09T18:09:00Z">
              <w:r>
                <w:t>14159500</w:t>
              </w:r>
            </w:ins>
          </w:p>
        </w:tc>
        <w:tc>
          <w:tcPr>
            <w:tcW w:w="0" w:type="auto"/>
          </w:tcPr>
          <w:p w14:paraId="0F0369E3" w14:textId="7579D526" w:rsidR="008B36F2" w:rsidRDefault="008B36F2" w:rsidP="00B22A8A">
            <w:pPr>
              <w:rPr>
                <w:ins w:id="1068" w:author="David Conklin" w:date="2020-11-09T18:08:00Z"/>
              </w:rPr>
            </w:pPr>
            <w:ins w:id="1069" w:author="David Conklin" w:date="2020-11-09T18:08:00Z">
              <w:r>
                <w:t>23773009</w:t>
              </w:r>
            </w:ins>
          </w:p>
        </w:tc>
        <w:tc>
          <w:tcPr>
            <w:tcW w:w="0" w:type="auto"/>
          </w:tcPr>
          <w:p w14:paraId="1101E350" w14:textId="6F3C27F3" w:rsidR="008B36F2" w:rsidRDefault="008B36F2" w:rsidP="00B22A8A">
            <w:pPr>
              <w:rPr>
                <w:ins w:id="1070" w:author="David Conklin" w:date="2020-11-09T18:08:00Z"/>
              </w:rPr>
            </w:pPr>
            <w:ins w:id="1071" w:author="David Conklin" w:date="2020-11-09T18:09:00Z">
              <w:r>
                <w:t>S. Fork near Rainbow</w:t>
              </w:r>
            </w:ins>
          </w:p>
        </w:tc>
        <w:tc>
          <w:tcPr>
            <w:tcW w:w="0" w:type="auto"/>
          </w:tcPr>
          <w:p w14:paraId="107A303C" w14:textId="5686BF2A" w:rsidR="008B36F2" w:rsidRDefault="008B36F2" w:rsidP="00B22A8A">
            <w:pPr>
              <w:rPr>
                <w:ins w:id="1072" w:author="David Conklin" w:date="2020-11-09T18:08:00Z"/>
              </w:rPr>
            </w:pPr>
            <w:ins w:id="1073" w:author="David Conklin" w:date="2020-11-09T18:10:00Z">
              <w:r>
                <w:t>1.10 cms</w:t>
              </w:r>
            </w:ins>
          </w:p>
        </w:tc>
        <w:tc>
          <w:tcPr>
            <w:tcW w:w="0" w:type="auto"/>
          </w:tcPr>
          <w:p w14:paraId="3A991BCE" w14:textId="4DE2056E" w:rsidR="00C3243C" w:rsidRDefault="00E979CF" w:rsidP="00B22A8A">
            <w:pPr>
              <w:rPr>
                <w:ins w:id="1074" w:author="David Conklin" w:date="2020-11-09T18:08:00Z"/>
              </w:rPr>
            </w:pPr>
            <w:ins w:id="1075" w:author="David Conklin" w:date="2020-11-09T18:28:00Z">
              <w:r>
                <w:t>~12.</w:t>
              </w:r>
            </w:ins>
            <w:ins w:id="1076" w:author="David Conklin" w:date="2020-11-09T18:29:00Z">
              <w:r>
                <w:t>41 cms</w:t>
              </w:r>
            </w:ins>
          </w:p>
        </w:tc>
      </w:tr>
      <w:tr w:rsidR="00C3243C" w14:paraId="7D7098F9" w14:textId="77777777" w:rsidTr="001B411C">
        <w:trPr>
          <w:ins w:id="1077" w:author="David Conklin" w:date="2020-11-09T18:39:00Z"/>
        </w:trPr>
        <w:tc>
          <w:tcPr>
            <w:tcW w:w="0" w:type="auto"/>
          </w:tcPr>
          <w:p w14:paraId="59DC95D4" w14:textId="77777777" w:rsidR="00C3243C" w:rsidRDefault="00C3243C" w:rsidP="00B22A8A">
            <w:pPr>
              <w:rPr>
                <w:ins w:id="1078" w:author="David Conklin" w:date="2020-11-09T18:39:00Z"/>
              </w:rPr>
            </w:pPr>
          </w:p>
        </w:tc>
        <w:tc>
          <w:tcPr>
            <w:tcW w:w="0" w:type="auto"/>
          </w:tcPr>
          <w:p w14:paraId="7E6CD009" w14:textId="77777777" w:rsidR="00C3243C" w:rsidRDefault="00C3243C" w:rsidP="00B22A8A">
            <w:pPr>
              <w:rPr>
                <w:ins w:id="1079" w:author="David Conklin" w:date="2020-11-09T18:39:00Z"/>
              </w:rPr>
            </w:pPr>
          </w:p>
        </w:tc>
        <w:tc>
          <w:tcPr>
            <w:tcW w:w="0" w:type="auto"/>
          </w:tcPr>
          <w:p w14:paraId="2F75EA4C" w14:textId="424C12B7" w:rsidR="00C3243C" w:rsidRDefault="00C3243C" w:rsidP="00B22A8A">
            <w:pPr>
              <w:rPr>
                <w:ins w:id="1080" w:author="David Conklin" w:date="2020-11-09T18:39:00Z"/>
              </w:rPr>
            </w:pPr>
            <w:ins w:id="1081" w:author="David Conklin" w:date="2020-11-09T18:40:00Z">
              <w:r>
                <w:t>total</w:t>
              </w:r>
            </w:ins>
          </w:p>
        </w:tc>
        <w:tc>
          <w:tcPr>
            <w:tcW w:w="0" w:type="auto"/>
          </w:tcPr>
          <w:p w14:paraId="59AA375B" w14:textId="55ED34DC" w:rsidR="00C3243C" w:rsidRDefault="00C3243C" w:rsidP="00B22A8A">
            <w:pPr>
              <w:rPr>
                <w:ins w:id="1082" w:author="David Conklin" w:date="2020-11-09T18:39:00Z"/>
              </w:rPr>
            </w:pPr>
            <w:ins w:id="1083" w:author="David Conklin" w:date="2020-11-09T18:41:00Z">
              <w:r>
                <w:t>30.57 cms</w:t>
              </w:r>
            </w:ins>
          </w:p>
        </w:tc>
        <w:tc>
          <w:tcPr>
            <w:tcW w:w="0" w:type="auto"/>
          </w:tcPr>
          <w:p w14:paraId="721A7E6A" w14:textId="0BF14FD1" w:rsidR="00C3243C" w:rsidRDefault="00223D2E" w:rsidP="00B22A8A">
            <w:pPr>
              <w:rPr>
                <w:ins w:id="1084" w:author="David Conklin" w:date="2020-11-09T18:39:00Z"/>
              </w:rPr>
            </w:pPr>
            <w:ins w:id="1085" w:author="David Conklin" w:date="2020-11-09T18:42:00Z">
              <w:r>
                <w:t>~45-50 cms</w:t>
              </w:r>
            </w:ins>
          </w:p>
        </w:tc>
      </w:tr>
    </w:tbl>
    <w:p w14:paraId="11EB5E87" w14:textId="0570BA40" w:rsidR="004061C2" w:rsidRDefault="004061C2" w:rsidP="00B22A8A">
      <w:pPr>
        <w:rPr>
          <w:ins w:id="1086" w:author="David Conklin" w:date="2020-11-09T17:33:00Z"/>
        </w:rPr>
      </w:pPr>
    </w:p>
    <w:p w14:paraId="3083C764" w14:textId="5254952A" w:rsidR="00F275A8" w:rsidRDefault="002F67CA" w:rsidP="00B22A8A">
      <w:pPr>
        <w:rPr>
          <w:ins w:id="1087" w:author="David Conklin" w:date="2020-11-09T15:30:00Z"/>
        </w:rPr>
      </w:pPr>
      <w:ins w:id="1088" w:author="David Conklin" w:date="2020-11-09T17:07:00Z">
        <w:r>
          <w:tab/>
        </w:r>
        <w:r>
          <w:tab/>
        </w:r>
        <w:r>
          <w:tab/>
        </w:r>
        <w:r>
          <w:tab/>
        </w:r>
        <w:r>
          <w:tab/>
        </w:r>
        <w:r>
          <w:tab/>
        </w:r>
        <w:r>
          <w:tab/>
        </w:r>
        <w:r>
          <w:tab/>
        </w:r>
        <w:r>
          <w:tab/>
        </w:r>
        <w:r>
          <w:tab/>
        </w:r>
      </w:ins>
    </w:p>
    <w:p w14:paraId="1AA5619B" w14:textId="77777777" w:rsidR="00B22A8A" w:rsidRPr="00B22A8A" w:rsidRDefault="00B22A8A" w:rsidP="00B22A8A">
      <w:pPr>
        <w:rPr>
          <w:ins w:id="1089" w:author="David Conklin" w:date="2020-11-09T15:28:00Z"/>
          <w:rPrChange w:id="1090" w:author="David Conklin" w:date="2020-11-09T15:30:00Z">
            <w:rPr>
              <w:ins w:id="1091" w:author="David Conklin" w:date="2020-11-09T15:28:00Z"/>
            </w:rPr>
          </w:rPrChange>
        </w:rPr>
        <w:pPrChange w:id="1092" w:author="David Conklin" w:date="2020-11-09T15:30:00Z">
          <w:pPr/>
        </w:pPrChange>
      </w:pPr>
    </w:p>
    <w:p w14:paraId="3C219005" w14:textId="0084FB14" w:rsidR="007E57E4" w:rsidRDefault="007E57E4" w:rsidP="007E57E4">
      <w:pPr>
        <w:pStyle w:val="Heading2"/>
        <w:rPr>
          <w:ins w:id="1093" w:author="David Conklin" w:date="2020-11-10T15:28:00Z"/>
        </w:rPr>
      </w:pPr>
      <w:bookmarkStart w:id="1094" w:name="_Toc55925160"/>
      <w:ins w:id="1095" w:author="David Conklin" w:date="2020-11-09T15:29:00Z">
        <w:r>
          <w:t>Calibration</w:t>
        </w:r>
      </w:ins>
      <w:bookmarkEnd w:id="1094"/>
    </w:p>
    <w:p w14:paraId="08A0E44B" w14:textId="67D329ED" w:rsidR="00A81ED1" w:rsidRDefault="00A81ED1" w:rsidP="00A81ED1">
      <w:pPr>
        <w:rPr>
          <w:ins w:id="1096" w:author="David Conklin" w:date="2020-11-10T15:31:00Z"/>
        </w:rPr>
      </w:pPr>
      <w:ins w:id="1097" w:author="David Conklin" w:date="2020-11-10T15:29:00Z">
        <w:r>
          <w:t>Initial calibration of CW3M for the McKenzie basin</w:t>
        </w:r>
      </w:ins>
      <w:ins w:id="1098" w:author="David Conklin" w:date="2020-11-10T15:30:00Z">
        <w:r>
          <w:t xml:space="preserve">, done through 11/10/20 for the EPA-funded study, yield </w:t>
        </w:r>
      </w:ins>
      <w:ins w:id="1099" w:author="David Conklin" w:date="2020-11-10T15:31:00Z">
        <w:r>
          <w:t>mixed good and bad skill statistics.</w:t>
        </w:r>
      </w:ins>
      <w:ins w:id="1100" w:author="David Conklin" w:date="2020-11-10T16:13:00Z">
        <w:r w:rsidR="00B64193">
          <w:t xml:space="preserve">  </w:t>
        </w:r>
      </w:ins>
      <w:ins w:id="1101" w:author="David Conklin" w:date="2020-11-10T16:14:00Z">
        <w:r w:rsidR="00B64193">
          <w:t>Simulated monthly f</w:t>
        </w:r>
      </w:ins>
      <w:ins w:id="1102" w:author="David Conklin" w:date="2020-11-10T16:13:00Z">
        <w:r w:rsidR="00B64193">
          <w:t>lows</w:t>
        </w:r>
      </w:ins>
      <w:ins w:id="1103" w:author="David Conklin" w:date="2020-11-10T16:19:00Z">
        <w:r w:rsidR="00B64193">
          <w:t xml:space="preserve"> for 2010-18</w:t>
        </w:r>
      </w:ins>
      <w:ins w:id="1104" w:author="David Conklin" w:date="2020-11-10T16:13:00Z">
        <w:r w:rsidR="00B64193">
          <w:t xml:space="preserve"> at 7 of the 13</w:t>
        </w:r>
      </w:ins>
      <w:ins w:id="1105" w:author="David Conklin" w:date="2020-11-10T16:14:00Z">
        <w:r w:rsidR="00B64193">
          <w:t xml:space="preserve"> gages listed above </w:t>
        </w:r>
      </w:ins>
      <w:ins w:id="1106" w:author="David Conklin" w:date="2020-11-10T16:15:00Z">
        <w:r w:rsidR="00B64193">
          <w:t xml:space="preserve">match the gage records well enough to rate </w:t>
        </w:r>
      </w:ins>
      <w:ins w:id="1107" w:author="David Conklin" w:date="2020-11-10T16:37:00Z">
        <w:r w:rsidR="003D64A1">
          <w:t xml:space="preserve">generally </w:t>
        </w:r>
      </w:ins>
      <w:ins w:id="1108" w:author="David Conklin" w:date="2020-11-10T16:15:00Z">
        <w:r w:rsidR="00B64193">
          <w:t xml:space="preserve">satisfactory or better, using the </w:t>
        </w:r>
      </w:ins>
      <w:ins w:id="1109" w:author="David Conklin" w:date="2020-11-10T16:18:00Z">
        <w:r w:rsidR="00B64193">
          <w:t>Moriasi skill criteria (Moriasi et al. 2007, 2015)</w:t>
        </w:r>
      </w:ins>
      <w:ins w:id="1110" w:author="David Conklin" w:date="2020-11-10T16:19:00Z">
        <w:r w:rsidR="00B64193">
          <w:t>.  Simulated flows at the other 6</w:t>
        </w:r>
      </w:ins>
      <w:ins w:id="1111" w:author="David Conklin" w:date="2020-11-10T16:20:00Z">
        <w:r w:rsidR="00B64193">
          <w:t xml:space="preserve"> gages are not satisfactory.  Simulated </w:t>
        </w:r>
      </w:ins>
      <w:ins w:id="1112" w:author="David Conklin" w:date="2020-11-10T16:22:00Z">
        <w:r w:rsidR="00B64193">
          <w:t xml:space="preserve">monthly stream </w:t>
        </w:r>
      </w:ins>
      <w:ins w:id="1113" w:author="David Conklin" w:date="2020-11-10T16:20:00Z">
        <w:r w:rsidR="00B64193">
          <w:t xml:space="preserve">temperatures are satisfactory </w:t>
        </w:r>
      </w:ins>
      <w:ins w:id="1114" w:author="David Conklin" w:date="2020-11-10T16:21:00Z">
        <w:r w:rsidR="00B64193">
          <w:t>or better at</w:t>
        </w:r>
      </w:ins>
      <w:ins w:id="1115" w:author="David Conklin" w:date="2020-11-10T16:20:00Z">
        <w:r w:rsidR="00B64193">
          <w:t xml:space="preserve"> only 2</w:t>
        </w:r>
      </w:ins>
      <w:ins w:id="1116" w:author="David Conklin" w:date="2020-11-10T16:21:00Z">
        <w:r w:rsidR="00B64193">
          <w:t xml:space="preserve"> of the 6 temperature sensor locations.</w:t>
        </w:r>
      </w:ins>
      <w:ins w:id="1117" w:author="David Conklin" w:date="2020-11-10T17:23:00Z">
        <w:r w:rsidR="00257E8F">
          <w:t xml:space="preserve">  Note that Moriasi’s skill criteria we</w:t>
        </w:r>
      </w:ins>
      <w:ins w:id="1118" w:author="David Conklin" w:date="2020-11-10T17:24:00Z">
        <w:r w:rsidR="00257E8F">
          <w:t>re actually developed for flows, not for temperatures; they are applied here to temperatures for lack of any better well-defined temperature simulati</w:t>
        </w:r>
      </w:ins>
      <w:ins w:id="1119" w:author="David Conklin" w:date="2020-11-10T17:25:00Z">
        <w:r w:rsidR="00257E8F">
          <w:t>on skill criteria.</w:t>
        </w:r>
      </w:ins>
    </w:p>
    <w:p w14:paraId="08D0CE8C" w14:textId="4D9081AD" w:rsidR="00A81ED1" w:rsidRDefault="00A81ED1" w:rsidP="00A81ED1">
      <w:pPr>
        <w:rPr>
          <w:ins w:id="1120" w:author="David Conklin" w:date="2020-11-10T15:31:00Z"/>
        </w:rPr>
      </w:pPr>
    </w:p>
    <w:p w14:paraId="3BCB9D81" w14:textId="57DD15A0" w:rsidR="00A81ED1" w:rsidRPr="00A81ED1" w:rsidRDefault="00F81EFD" w:rsidP="00A81ED1">
      <w:pPr>
        <w:rPr>
          <w:ins w:id="1121" w:author="David Conklin" w:date="2020-11-09T15:29:00Z"/>
          <w:rPrChange w:id="1122" w:author="David Conklin" w:date="2020-11-10T15:28:00Z">
            <w:rPr>
              <w:ins w:id="1123" w:author="David Conklin" w:date="2020-11-09T15:29:00Z"/>
            </w:rPr>
          </w:rPrChange>
        </w:rPr>
        <w:pPrChange w:id="1124" w:author="David Conklin" w:date="2020-11-10T15:28:00Z">
          <w:pPr>
            <w:pStyle w:val="Heading2"/>
          </w:pPr>
        </w:pPrChange>
      </w:pPr>
      <w:ins w:id="1125" w:author="David Conklin" w:date="2020-11-10T16:45:00Z">
        <w:r>
          <w:t xml:space="preserve">Flow locations with satisfactory or better </w:t>
        </w:r>
      </w:ins>
      <w:ins w:id="1126" w:author="David Conklin" w:date="2020-11-10T16:46:00Z">
        <w:r>
          <w:t xml:space="preserve">simulation </w:t>
        </w:r>
      </w:ins>
      <w:ins w:id="1127" w:author="David Conklin" w:date="2020-11-10T16:45:00Z">
        <w:r>
          <w:t>skill grades, as of CW3M version 98</w:t>
        </w:r>
      </w:ins>
    </w:p>
    <w:tbl>
      <w:tblPr>
        <w:tblStyle w:val="TableGrid"/>
        <w:tblW w:w="0" w:type="auto"/>
        <w:tblLook w:val="04A0" w:firstRow="1" w:lastRow="0" w:firstColumn="1" w:lastColumn="0" w:noHBand="0" w:noVBand="1"/>
      </w:tblPr>
      <w:tblGrid>
        <w:gridCol w:w="1109"/>
        <w:gridCol w:w="1109"/>
        <w:gridCol w:w="3459"/>
        <w:gridCol w:w="909"/>
        <w:gridCol w:w="720"/>
        <w:gridCol w:w="727"/>
      </w:tblGrid>
      <w:tr w:rsidR="00060258" w14:paraId="2108FCAE" w14:textId="05B45C52" w:rsidTr="008C4B9D">
        <w:trPr>
          <w:ins w:id="1128" w:author="David Conklin" w:date="2020-11-10T16:24:00Z"/>
        </w:trPr>
        <w:tc>
          <w:tcPr>
            <w:tcW w:w="0" w:type="auto"/>
          </w:tcPr>
          <w:p w14:paraId="0CB8E0C6" w14:textId="51EFD184" w:rsidR="00060258" w:rsidRDefault="00060258" w:rsidP="007E57E4">
            <w:pPr>
              <w:rPr>
                <w:ins w:id="1129" w:author="David Conklin" w:date="2020-11-10T16:24:00Z"/>
              </w:rPr>
            </w:pPr>
            <w:ins w:id="1130" w:author="David Conklin" w:date="2020-11-10T16:24:00Z">
              <w:r>
                <w:t>gage</w:t>
              </w:r>
            </w:ins>
          </w:p>
        </w:tc>
        <w:tc>
          <w:tcPr>
            <w:tcW w:w="0" w:type="auto"/>
          </w:tcPr>
          <w:p w14:paraId="2B93BB5C" w14:textId="54CDEA26" w:rsidR="00060258" w:rsidRDefault="00060258" w:rsidP="007E57E4">
            <w:pPr>
              <w:rPr>
                <w:ins w:id="1131" w:author="David Conklin" w:date="2020-11-10T16:24:00Z"/>
              </w:rPr>
            </w:pPr>
            <w:ins w:id="1132" w:author="David Conklin" w:date="2020-11-10T16:24:00Z">
              <w:r>
                <w:t>COMID</w:t>
              </w:r>
            </w:ins>
          </w:p>
        </w:tc>
        <w:tc>
          <w:tcPr>
            <w:tcW w:w="0" w:type="auto"/>
          </w:tcPr>
          <w:p w14:paraId="5D87916F" w14:textId="1E641315" w:rsidR="00060258" w:rsidRDefault="00060258" w:rsidP="007E57E4">
            <w:pPr>
              <w:rPr>
                <w:ins w:id="1133" w:author="David Conklin" w:date="2020-11-10T16:24:00Z"/>
              </w:rPr>
            </w:pPr>
            <w:ins w:id="1134" w:author="David Conklin" w:date="2020-11-10T16:24:00Z">
              <w:r>
                <w:t>location</w:t>
              </w:r>
            </w:ins>
          </w:p>
        </w:tc>
        <w:tc>
          <w:tcPr>
            <w:tcW w:w="0" w:type="auto"/>
          </w:tcPr>
          <w:p w14:paraId="34E3476F" w14:textId="3FB661B3" w:rsidR="00060258" w:rsidRDefault="00060258" w:rsidP="007E57E4">
            <w:pPr>
              <w:rPr>
                <w:ins w:id="1135" w:author="David Conklin" w:date="2020-11-10T16:24:00Z"/>
              </w:rPr>
            </w:pPr>
            <w:ins w:id="1136" w:author="David Conklin" w:date="2020-11-10T16:25:00Z">
              <w:r>
                <w:t>statistic</w:t>
              </w:r>
            </w:ins>
          </w:p>
        </w:tc>
        <w:tc>
          <w:tcPr>
            <w:tcW w:w="0" w:type="auto"/>
          </w:tcPr>
          <w:p w14:paraId="0E384DAF" w14:textId="6C165160" w:rsidR="00060258" w:rsidRDefault="00060258" w:rsidP="007E57E4">
            <w:pPr>
              <w:rPr>
                <w:ins w:id="1137" w:author="David Conklin" w:date="2020-11-10T16:24:00Z"/>
              </w:rPr>
            </w:pPr>
            <w:ins w:id="1138" w:author="David Conklin" w:date="2020-11-10T16:25:00Z">
              <w:r>
                <w:t>value</w:t>
              </w:r>
            </w:ins>
          </w:p>
        </w:tc>
        <w:tc>
          <w:tcPr>
            <w:tcW w:w="0" w:type="auto"/>
          </w:tcPr>
          <w:p w14:paraId="734662AB" w14:textId="593CB7EE" w:rsidR="00060258" w:rsidRDefault="00060258" w:rsidP="007E57E4">
            <w:pPr>
              <w:rPr>
                <w:ins w:id="1139" w:author="David Conklin" w:date="2020-11-10T16:25:00Z"/>
              </w:rPr>
            </w:pPr>
            <w:ins w:id="1140" w:author="David Conklin" w:date="2020-11-10T16:25:00Z">
              <w:r>
                <w:t>grade</w:t>
              </w:r>
            </w:ins>
          </w:p>
        </w:tc>
      </w:tr>
      <w:tr w:rsidR="00060258" w14:paraId="37240E71" w14:textId="6E4432C1" w:rsidTr="008C4B9D">
        <w:trPr>
          <w:ins w:id="1141" w:author="David Conklin" w:date="2020-11-10T16:24:00Z"/>
        </w:trPr>
        <w:tc>
          <w:tcPr>
            <w:tcW w:w="0" w:type="auto"/>
          </w:tcPr>
          <w:p w14:paraId="70D26B56" w14:textId="7F446609" w:rsidR="00060258" w:rsidRDefault="00060258" w:rsidP="007E57E4">
            <w:pPr>
              <w:rPr>
                <w:ins w:id="1142" w:author="David Conklin" w:date="2020-11-10T16:24:00Z"/>
              </w:rPr>
            </w:pPr>
            <w:ins w:id="1143" w:author="David Conklin" w:date="2020-11-10T16:26:00Z">
              <w:r>
                <w:t>14158790</w:t>
              </w:r>
            </w:ins>
          </w:p>
        </w:tc>
        <w:tc>
          <w:tcPr>
            <w:tcW w:w="0" w:type="auto"/>
          </w:tcPr>
          <w:p w14:paraId="536CB10F" w14:textId="3A12617A" w:rsidR="00060258" w:rsidRDefault="00060258" w:rsidP="007E57E4">
            <w:pPr>
              <w:rPr>
                <w:ins w:id="1144" w:author="David Conklin" w:date="2020-11-10T16:24:00Z"/>
              </w:rPr>
            </w:pPr>
            <w:ins w:id="1145" w:author="David Conklin" w:date="2020-11-10T16:26:00Z">
              <w:r>
                <w:t>23773393</w:t>
              </w:r>
            </w:ins>
          </w:p>
        </w:tc>
        <w:tc>
          <w:tcPr>
            <w:tcW w:w="0" w:type="auto"/>
          </w:tcPr>
          <w:p w14:paraId="0BD17F2B" w14:textId="03F6E0E2" w:rsidR="00060258" w:rsidRDefault="00060258" w:rsidP="007E57E4">
            <w:pPr>
              <w:rPr>
                <w:ins w:id="1146" w:author="David Conklin" w:date="2020-11-10T16:24:00Z"/>
              </w:rPr>
            </w:pPr>
            <w:ins w:id="1147" w:author="David Conklin" w:date="2020-11-10T16:26:00Z">
              <w:r>
                <w:t>SMITH R ABV SMITH R RESV</w:t>
              </w:r>
            </w:ins>
          </w:p>
        </w:tc>
        <w:tc>
          <w:tcPr>
            <w:tcW w:w="0" w:type="auto"/>
          </w:tcPr>
          <w:p w14:paraId="7F084B9D" w14:textId="478D07E6" w:rsidR="00060258" w:rsidRDefault="00060258" w:rsidP="007E57E4">
            <w:pPr>
              <w:rPr>
                <w:ins w:id="1148" w:author="David Conklin" w:date="2020-11-10T16:24:00Z"/>
              </w:rPr>
            </w:pPr>
            <w:ins w:id="1149" w:author="David Conklin" w:date="2020-11-10T16:26:00Z">
              <w:r>
                <w:t>%bias</w:t>
              </w:r>
            </w:ins>
          </w:p>
        </w:tc>
        <w:tc>
          <w:tcPr>
            <w:tcW w:w="0" w:type="auto"/>
          </w:tcPr>
          <w:p w14:paraId="7C49D2AC" w14:textId="0824767B" w:rsidR="00060258" w:rsidRDefault="00060258" w:rsidP="007E57E4">
            <w:pPr>
              <w:rPr>
                <w:ins w:id="1150" w:author="David Conklin" w:date="2020-11-10T16:24:00Z"/>
              </w:rPr>
            </w:pPr>
            <w:ins w:id="1151" w:author="David Conklin" w:date="2020-11-10T16:27:00Z">
              <w:r>
                <w:t>0.3%</w:t>
              </w:r>
            </w:ins>
          </w:p>
        </w:tc>
        <w:tc>
          <w:tcPr>
            <w:tcW w:w="0" w:type="auto"/>
          </w:tcPr>
          <w:p w14:paraId="495C0109" w14:textId="6DBFBB7A" w:rsidR="00060258" w:rsidRDefault="00060258" w:rsidP="007E57E4">
            <w:pPr>
              <w:rPr>
                <w:ins w:id="1152" w:author="David Conklin" w:date="2020-11-10T16:25:00Z"/>
              </w:rPr>
            </w:pPr>
            <w:ins w:id="1153" w:author="David Conklin" w:date="2020-11-10T16:27:00Z">
              <w:r>
                <w:t>VG</w:t>
              </w:r>
            </w:ins>
          </w:p>
        </w:tc>
      </w:tr>
      <w:tr w:rsidR="00060258" w14:paraId="0BEEAF8B" w14:textId="77777777" w:rsidTr="008C4B9D">
        <w:trPr>
          <w:ins w:id="1154" w:author="David Conklin" w:date="2020-11-10T16:29:00Z"/>
        </w:trPr>
        <w:tc>
          <w:tcPr>
            <w:tcW w:w="0" w:type="auto"/>
          </w:tcPr>
          <w:p w14:paraId="63F2225F" w14:textId="77777777" w:rsidR="00060258" w:rsidRDefault="00060258" w:rsidP="007E57E4">
            <w:pPr>
              <w:rPr>
                <w:ins w:id="1155" w:author="David Conklin" w:date="2020-11-10T16:29:00Z"/>
              </w:rPr>
            </w:pPr>
          </w:p>
        </w:tc>
        <w:tc>
          <w:tcPr>
            <w:tcW w:w="0" w:type="auto"/>
          </w:tcPr>
          <w:p w14:paraId="5B1D869A" w14:textId="77777777" w:rsidR="00060258" w:rsidRDefault="00060258" w:rsidP="007E57E4">
            <w:pPr>
              <w:rPr>
                <w:ins w:id="1156" w:author="David Conklin" w:date="2020-11-10T16:29:00Z"/>
              </w:rPr>
            </w:pPr>
          </w:p>
        </w:tc>
        <w:tc>
          <w:tcPr>
            <w:tcW w:w="0" w:type="auto"/>
          </w:tcPr>
          <w:p w14:paraId="16C1B7F6" w14:textId="77777777" w:rsidR="00060258" w:rsidRDefault="00060258" w:rsidP="007E57E4">
            <w:pPr>
              <w:rPr>
                <w:ins w:id="1157" w:author="David Conklin" w:date="2020-11-10T16:29:00Z"/>
              </w:rPr>
            </w:pPr>
          </w:p>
        </w:tc>
        <w:tc>
          <w:tcPr>
            <w:tcW w:w="0" w:type="auto"/>
          </w:tcPr>
          <w:p w14:paraId="20BB0F11" w14:textId="4B6AF6FB" w:rsidR="00060258" w:rsidRDefault="00060258" w:rsidP="007E57E4">
            <w:pPr>
              <w:rPr>
                <w:ins w:id="1158" w:author="David Conklin" w:date="2020-11-10T16:29:00Z"/>
              </w:rPr>
            </w:pPr>
            <w:ins w:id="1159" w:author="David Conklin" w:date="2020-11-10T16:29:00Z">
              <w:r>
                <w:t>NSE</w:t>
              </w:r>
            </w:ins>
          </w:p>
        </w:tc>
        <w:tc>
          <w:tcPr>
            <w:tcW w:w="0" w:type="auto"/>
          </w:tcPr>
          <w:p w14:paraId="433DC994" w14:textId="5B7921B1" w:rsidR="00060258" w:rsidRDefault="00060258" w:rsidP="007E57E4">
            <w:pPr>
              <w:rPr>
                <w:ins w:id="1160" w:author="David Conklin" w:date="2020-11-10T16:29:00Z"/>
              </w:rPr>
            </w:pPr>
            <w:ins w:id="1161" w:author="David Conklin" w:date="2020-11-10T16:29:00Z">
              <w:r>
                <w:t>0.69</w:t>
              </w:r>
            </w:ins>
          </w:p>
        </w:tc>
        <w:tc>
          <w:tcPr>
            <w:tcW w:w="0" w:type="auto"/>
          </w:tcPr>
          <w:p w14:paraId="346B1AC4" w14:textId="510E7A36" w:rsidR="00060258" w:rsidRDefault="00060258" w:rsidP="007E57E4">
            <w:pPr>
              <w:rPr>
                <w:ins w:id="1162" w:author="David Conklin" w:date="2020-11-10T16:29:00Z"/>
              </w:rPr>
            </w:pPr>
            <w:ins w:id="1163" w:author="David Conklin" w:date="2020-11-10T16:29:00Z">
              <w:r>
                <w:t>S</w:t>
              </w:r>
            </w:ins>
          </w:p>
        </w:tc>
      </w:tr>
      <w:tr w:rsidR="00060258" w14:paraId="62F4789A" w14:textId="77777777" w:rsidTr="008C4B9D">
        <w:trPr>
          <w:ins w:id="1164" w:author="David Conklin" w:date="2020-11-10T16:29:00Z"/>
        </w:trPr>
        <w:tc>
          <w:tcPr>
            <w:tcW w:w="0" w:type="auto"/>
          </w:tcPr>
          <w:p w14:paraId="527ECE4E" w14:textId="77777777" w:rsidR="00060258" w:rsidRDefault="00060258" w:rsidP="007E57E4">
            <w:pPr>
              <w:rPr>
                <w:ins w:id="1165" w:author="David Conklin" w:date="2020-11-10T16:29:00Z"/>
              </w:rPr>
            </w:pPr>
          </w:p>
        </w:tc>
        <w:tc>
          <w:tcPr>
            <w:tcW w:w="0" w:type="auto"/>
          </w:tcPr>
          <w:p w14:paraId="65BD7381" w14:textId="77777777" w:rsidR="00060258" w:rsidRDefault="00060258" w:rsidP="007E57E4">
            <w:pPr>
              <w:rPr>
                <w:ins w:id="1166" w:author="David Conklin" w:date="2020-11-10T16:29:00Z"/>
              </w:rPr>
            </w:pPr>
          </w:p>
        </w:tc>
        <w:tc>
          <w:tcPr>
            <w:tcW w:w="0" w:type="auto"/>
          </w:tcPr>
          <w:p w14:paraId="30050EA8" w14:textId="77777777" w:rsidR="00060258" w:rsidRDefault="00060258" w:rsidP="007E57E4">
            <w:pPr>
              <w:rPr>
                <w:ins w:id="1167" w:author="David Conklin" w:date="2020-11-10T16:29:00Z"/>
              </w:rPr>
            </w:pPr>
          </w:p>
        </w:tc>
        <w:tc>
          <w:tcPr>
            <w:tcW w:w="0" w:type="auto"/>
          </w:tcPr>
          <w:p w14:paraId="4D1000FF" w14:textId="188EBBFB" w:rsidR="00060258" w:rsidRDefault="00060258" w:rsidP="007E57E4">
            <w:pPr>
              <w:rPr>
                <w:ins w:id="1168" w:author="David Conklin" w:date="2020-11-10T16:29:00Z"/>
              </w:rPr>
            </w:pPr>
            <w:ins w:id="1169" w:author="David Conklin" w:date="2020-11-10T16:29:00Z">
              <w:r>
                <w:t>RSR</w:t>
              </w:r>
            </w:ins>
          </w:p>
        </w:tc>
        <w:tc>
          <w:tcPr>
            <w:tcW w:w="0" w:type="auto"/>
          </w:tcPr>
          <w:p w14:paraId="7A0318CA" w14:textId="24F39E4C" w:rsidR="00060258" w:rsidRDefault="00060258" w:rsidP="007E57E4">
            <w:pPr>
              <w:rPr>
                <w:ins w:id="1170" w:author="David Conklin" w:date="2020-11-10T16:29:00Z"/>
              </w:rPr>
            </w:pPr>
            <w:ins w:id="1171" w:author="David Conklin" w:date="2020-11-10T16:29:00Z">
              <w:r>
                <w:t>0</w:t>
              </w:r>
            </w:ins>
            <w:ins w:id="1172" w:author="David Conklin" w:date="2020-11-10T16:30:00Z">
              <w:r>
                <w:t>.55</w:t>
              </w:r>
            </w:ins>
          </w:p>
        </w:tc>
        <w:tc>
          <w:tcPr>
            <w:tcW w:w="0" w:type="auto"/>
          </w:tcPr>
          <w:p w14:paraId="63DAFBA3" w14:textId="310C96A3" w:rsidR="00060258" w:rsidRDefault="00060258" w:rsidP="007E57E4">
            <w:pPr>
              <w:rPr>
                <w:ins w:id="1173" w:author="David Conklin" w:date="2020-11-10T16:29:00Z"/>
              </w:rPr>
            </w:pPr>
            <w:ins w:id="1174" w:author="David Conklin" w:date="2020-11-10T16:30:00Z">
              <w:r>
                <w:t>G</w:t>
              </w:r>
            </w:ins>
          </w:p>
        </w:tc>
      </w:tr>
      <w:tr w:rsidR="00060258" w14:paraId="1992545C" w14:textId="77777777" w:rsidTr="008C4B9D">
        <w:trPr>
          <w:ins w:id="1175" w:author="David Conklin" w:date="2020-11-10T16:29:00Z"/>
        </w:trPr>
        <w:tc>
          <w:tcPr>
            <w:tcW w:w="0" w:type="auto"/>
          </w:tcPr>
          <w:p w14:paraId="5D3E4791" w14:textId="77777777" w:rsidR="00060258" w:rsidRDefault="00060258" w:rsidP="007E57E4">
            <w:pPr>
              <w:rPr>
                <w:ins w:id="1176" w:author="David Conklin" w:date="2020-11-10T16:29:00Z"/>
              </w:rPr>
            </w:pPr>
          </w:p>
        </w:tc>
        <w:tc>
          <w:tcPr>
            <w:tcW w:w="0" w:type="auto"/>
          </w:tcPr>
          <w:p w14:paraId="394C7505" w14:textId="77777777" w:rsidR="00060258" w:rsidRDefault="00060258" w:rsidP="007E57E4">
            <w:pPr>
              <w:rPr>
                <w:ins w:id="1177" w:author="David Conklin" w:date="2020-11-10T16:29:00Z"/>
              </w:rPr>
            </w:pPr>
          </w:p>
        </w:tc>
        <w:tc>
          <w:tcPr>
            <w:tcW w:w="0" w:type="auto"/>
          </w:tcPr>
          <w:p w14:paraId="45321782" w14:textId="77777777" w:rsidR="00060258" w:rsidRDefault="00060258" w:rsidP="007E57E4">
            <w:pPr>
              <w:rPr>
                <w:ins w:id="1178" w:author="David Conklin" w:date="2020-11-10T16:29:00Z"/>
              </w:rPr>
            </w:pPr>
          </w:p>
        </w:tc>
        <w:tc>
          <w:tcPr>
            <w:tcW w:w="0" w:type="auto"/>
          </w:tcPr>
          <w:p w14:paraId="2DBCB623" w14:textId="36310DDD" w:rsidR="00060258" w:rsidRDefault="00060258" w:rsidP="007E57E4">
            <w:pPr>
              <w:rPr>
                <w:ins w:id="1179" w:author="David Conklin" w:date="2020-11-10T16:29:00Z"/>
              </w:rPr>
            </w:pPr>
            <w:ins w:id="1180" w:author="David Conklin" w:date="2020-11-10T16:30:00Z">
              <w:r>
                <w:t>R2</w:t>
              </w:r>
            </w:ins>
          </w:p>
        </w:tc>
        <w:tc>
          <w:tcPr>
            <w:tcW w:w="0" w:type="auto"/>
          </w:tcPr>
          <w:p w14:paraId="3BA4235F" w14:textId="12BF1411" w:rsidR="00060258" w:rsidRDefault="00060258" w:rsidP="007E57E4">
            <w:pPr>
              <w:rPr>
                <w:ins w:id="1181" w:author="David Conklin" w:date="2020-11-10T16:29:00Z"/>
              </w:rPr>
            </w:pPr>
            <w:ins w:id="1182" w:author="David Conklin" w:date="2020-11-10T16:30:00Z">
              <w:r>
                <w:t>0.72</w:t>
              </w:r>
            </w:ins>
          </w:p>
        </w:tc>
        <w:tc>
          <w:tcPr>
            <w:tcW w:w="0" w:type="auto"/>
          </w:tcPr>
          <w:p w14:paraId="22EDD85E" w14:textId="4242AA51" w:rsidR="00060258" w:rsidRDefault="00060258" w:rsidP="007E57E4">
            <w:pPr>
              <w:rPr>
                <w:ins w:id="1183" w:author="David Conklin" w:date="2020-11-10T16:29:00Z"/>
              </w:rPr>
            </w:pPr>
            <w:ins w:id="1184" w:author="David Conklin" w:date="2020-11-10T16:30:00Z">
              <w:r>
                <w:t>S</w:t>
              </w:r>
            </w:ins>
          </w:p>
        </w:tc>
      </w:tr>
      <w:tr w:rsidR="00060258" w14:paraId="69A75C30" w14:textId="77777777" w:rsidTr="008C4B9D">
        <w:trPr>
          <w:ins w:id="1185" w:author="David Conklin" w:date="2020-11-10T16:27:00Z"/>
        </w:trPr>
        <w:tc>
          <w:tcPr>
            <w:tcW w:w="0" w:type="auto"/>
          </w:tcPr>
          <w:p w14:paraId="7BCD742A" w14:textId="67B318AB" w:rsidR="00060258" w:rsidRDefault="00060258" w:rsidP="007E57E4">
            <w:pPr>
              <w:rPr>
                <w:ins w:id="1186" w:author="David Conklin" w:date="2020-11-10T16:27:00Z"/>
              </w:rPr>
            </w:pPr>
            <w:ins w:id="1187" w:author="David Conklin" w:date="2020-11-10T16:27:00Z">
              <w:r>
                <w:t>14159200</w:t>
              </w:r>
            </w:ins>
          </w:p>
        </w:tc>
        <w:tc>
          <w:tcPr>
            <w:tcW w:w="0" w:type="auto"/>
          </w:tcPr>
          <w:p w14:paraId="13EE69B2" w14:textId="674EE933" w:rsidR="00060258" w:rsidRDefault="00060258" w:rsidP="007E57E4">
            <w:pPr>
              <w:rPr>
                <w:ins w:id="1188" w:author="David Conklin" w:date="2020-11-10T16:27:00Z"/>
              </w:rPr>
            </w:pPr>
            <w:ins w:id="1189" w:author="David Conklin" w:date="2020-11-10T16:27:00Z">
              <w:r>
                <w:t>23773037</w:t>
              </w:r>
            </w:ins>
          </w:p>
        </w:tc>
        <w:tc>
          <w:tcPr>
            <w:tcW w:w="0" w:type="auto"/>
          </w:tcPr>
          <w:p w14:paraId="3C597DA6" w14:textId="2CFE59C8" w:rsidR="00060258" w:rsidRDefault="00060258" w:rsidP="007E57E4">
            <w:pPr>
              <w:rPr>
                <w:ins w:id="1190" w:author="David Conklin" w:date="2020-11-10T16:27:00Z"/>
              </w:rPr>
            </w:pPr>
            <w:ins w:id="1191" w:author="David Conklin" w:date="2020-11-10T16:28:00Z">
              <w:r>
                <w:t>SO FORK MCKENZIE ABV COUGAR</w:t>
              </w:r>
            </w:ins>
          </w:p>
        </w:tc>
        <w:tc>
          <w:tcPr>
            <w:tcW w:w="0" w:type="auto"/>
          </w:tcPr>
          <w:p w14:paraId="503614AF" w14:textId="3A28EB6E" w:rsidR="00060258" w:rsidRDefault="00060258" w:rsidP="007E57E4">
            <w:pPr>
              <w:rPr>
                <w:ins w:id="1192" w:author="David Conklin" w:date="2020-11-10T16:27:00Z"/>
              </w:rPr>
            </w:pPr>
            <w:ins w:id="1193" w:author="David Conklin" w:date="2020-11-10T16:28:00Z">
              <w:r>
                <w:t>%bias</w:t>
              </w:r>
            </w:ins>
          </w:p>
        </w:tc>
        <w:tc>
          <w:tcPr>
            <w:tcW w:w="0" w:type="auto"/>
          </w:tcPr>
          <w:p w14:paraId="45C44D13" w14:textId="01DD94EB" w:rsidR="00060258" w:rsidRDefault="00060258" w:rsidP="007E57E4">
            <w:pPr>
              <w:rPr>
                <w:ins w:id="1194" w:author="David Conklin" w:date="2020-11-10T16:27:00Z"/>
              </w:rPr>
            </w:pPr>
            <w:ins w:id="1195" w:author="David Conklin" w:date="2020-11-10T16:28:00Z">
              <w:r>
                <w:t>0.1%</w:t>
              </w:r>
            </w:ins>
          </w:p>
        </w:tc>
        <w:tc>
          <w:tcPr>
            <w:tcW w:w="0" w:type="auto"/>
          </w:tcPr>
          <w:p w14:paraId="16CDA108" w14:textId="0F9D42E2" w:rsidR="00060258" w:rsidRDefault="00060258" w:rsidP="007E57E4">
            <w:pPr>
              <w:rPr>
                <w:ins w:id="1196" w:author="David Conklin" w:date="2020-11-10T16:27:00Z"/>
              </w:rPr>
            </w:pPr>
            <w:ins w:id="1197" w:author="David Conklin" w:date="2020-11-10T16:28:00Z">
              <w:r>
                <w:t>VG</w:t>
              </w:r>
            </w:ins>
          </w:p>
        </w:tc>
      </w:tr>
      <w:tr w:rsidR="00060258" w14:paraId="68225F87" w14:textId="77777777" w:rsidTr="008C4B9D">
        <w:trPr>
          <w:ins w:id="1198" w:author="David Conklin" w:date="2020-11-10T16:30:00Z"/>
        </w:trPr>
        <w:tc>
          <w:tcPr>
            <w:tcW w:w="0" w:type="auto"/>
          </w:tcPr>
          <w:p w14:paraId="6F51DD6D" w14:textId="77777777" w:rsidR="00060258" w:rsidRDefault="00060258" w:rsidP="00060258">
            <w:pPr>
              <w:rPr>
                <w:ins w:id="1199" w:author="David Conklin" w:date="2020-11-10T16:30:00Z"/>
              </w:rPr>
            </w:pPr>
          </w:p>
        </w:tc>
        <w:tc>
          <w:tcPr>
            <w:tcW w:w="0" w:type="auto"/>
          </w:tcPr>
          <w:p w14:paraId="32A88EFE" w14:textId="77777777" w:rsidR="00060258" w:rsidRDefault="00060258" w:rsidP="00060258">
            <w:pPr>
              <w:rPr>
                <w:ins w:id="1200" w:author="David Conklin" w:date="2020-11-10T16:30:00Z"/>
              </w:rPr>
            </w:pPr>
          </w:p>
        </w:tc>
        <w:tc>
          <w:tcPr>
            <w:tcW w:w="0" w:type="auto"/>
          </w:tcPr>
          <w:p w14:paraId="07826B70" w14:textId="77777777" w:rsidR="00060258" w:rsidRDefault="00060258" w:rsidP="00060258">
            <w:pPr>
              <w:rPr>
                <w:ins w:id="1201" w:author="David Conklin" w:date="2020-11-10T16:30:00Z"/>
              </w:rPr>
            </w:pPr>
          </w:p>
        </w:tc>
        <w:tc>
          <w:tcPr>
            <w:tcW w:w="0" w:type="auto"/>
          </w:tcPr>
          <w:p w14:paraId="31604DE7" w14:textId="11879B2C" w:rsidR="00060258" w:rsidRDefault="00060258" w:rsidP="00060258">
            <w:pPr>
              <w:rPr>
                <w:ins w:id="1202" w:author="David Conklin" w:date="2020-11-10T16:30:00Z"/>
              </w:rPr>
            </w:pPr>
            <w:ins w:id="1203" w:author="David Conklin" w:date="2020-11-10T16:31:00Z">
              <w:r>
                <w:t>NSE</w:t>
              </w:r>
            </w:ins>
          </w:p>
        </w:tc>
        <w:tc>
          <w:tcPr>
            <w:tcW w:w="0" w:type="auto"/>
          </w:tcPr>
          <w:p w14:paraId="569962D2" w14:textId="5FDEDA3E" w:rsidR="00060258" w:rsidRDefault="00060258" w:rsidP="00060258">
            <w:pPr>
              <w:rPr>
                <w:ins w:id="1204" w:author="David Conklin" w:date="2020-11-10T16:30:00Z"/>
              </w:rPr>
            </w:pPr>
            <w:ins w:id="1205" w:author="David Conklin" w:date="2020-11-10T16:31:00Z">
              <w:r>
                <w:t>0.</w:t>
              </w:r>
              <w:r>
                <w:t>81</w:t>
              </w:r>
            </w:ins>
          </w:p>
        </w:tc>
        <w:tc>
          <w:tcPr>
            <w:tcW w:w="0" w:type="auto"/>
          </w:tcPr>
          <w:p w14:paraId="5570EC34" w14:textId="0CA09078" w:rsidR="00060258" w:rsidRDefault="00060258" w:rsidP="00060258">
            <w:pPr>
              <w:rPr>
                <w:ins w:id="1206" w:author="David Conklin" w:date="2020-11-10T16:30:00Z"/>
              </w:rPr>
            </w:pPr>
            <w:ins w:id="1207" w:author="David Conklin" w:date="2020-11-10T16:31:00Z">
              <w:r>
                <w:t>VG</w:t>
              </w:r>
            </w:ins>
          </w:p>
        </w:tc>
      </w:tr>
      <w:tr w:rsidR="00060258" w14:paraId="40017D2F" w14:textId="77777777" w:rsidTr="008C4B9D">
        <w:trPr>
          <w:ins w:id="1208" w:author="David Conklin" w:date="2020-11-10T16:30:00Z"/>
        </w:trPr>
        <w:tc>
          <w:tcPr>
            <w:tcW w:w="0" w:type="auto"/>
          </w:tcPr>
          <w:p w14:paraId="6BAC1F1B" w14:textId="77777777" w:rsidR="00060258" w:rsidRDefault="00060258" w:rsidP="00060258">
            <w:pPr>
              <w:rPr>
                <w:ins w:id="1209" w:author="David Conklin" w:date="2020-11-10T16:30:00Z"/>
              </w:rPr>
            </w:pPr>
          </w:p>
        </w:tc>
        <w:tc>
          <w:tcPr>
            <w:tcW w:w="0" w:type="auto"/>
          </w:tcPr>
          <w:p w14:paraId="45324F63" w14:textId="77777777" w:rsidR="00060258" w:rsidRDefault="00060258" w:rsidP="00060258">
            <w:pPr>
              <w:rPr>
                <w:ins w:id="1210" w:author="David Conklin" w:date="2020-11-10T16:30:00Z"/>
              </w:rPr>
            </w:pPr>
          </w:p>
        </w:tc>
        <w:tc>
          <w:tcPr>
            <w:tcW w:w="0" w:type="auto"/>
          </w:tcPr>
          <w:p w14:paraId="361C571E" w14:textId="77777777" w:rsidR="00060258" w:rsidRDefault="00060258" w:rsidP="00060258">
            <w:pPr>
              <w:rPr>
                <w:ins w:id="1211" w:author="David Conklin" w:date="2020-11-10T16:30:00Z"/>
              </w:rPr>
            </w:pPr>
          </w:p>
        </w:tc>
        <w:tc>
          <w:tcPr>
            <w:tcW w:w="0" w:type="auto"/>
          </w:tcPr>
          <w:p w14:paraId="7846DEAE" w14:textId="6DCB5DC1" w:rsidR="00060258" w:rsidRDefault="00060258" w:rsidP="00060258">
            <w:pPr>
              <w:rPr>
                <w:ins w:id="1212" w:author="David Conklin" w:date="2020-11-10T16:30:00Z"/>
              </w:rPr>
            </w:pPr>
            <w:ins w:id="1213" w:author="David Conklin" w:date="2020-11-10T16:31:00Z">
              <w:r>
                <w:t>RSR</w:t>
              </w:r>
            </w:ins>
          </w:p>
        </w:tc>
        <w:tc>
          <w:tcPr>
            <w:tcW w:w="0" w:type="auto"/>
          </w:tcPr>
          <w:p w14:paraId="51D9AFAC" w14:textId="727A2F7C" w:rsidR="00060258" w:rsidRDefault="00060258" w:rsidP="00060258">
            <w:pPr>
              <w:rPr>
                <w:ins w:id="1214" w:author="David Conklin" w:date="2020-11-10T16:30:00Z"/>
              </w:rPr>
            </w:pPr>
            <w:ins w:id="1215" w:author="David Conklin" w:date="2020-11-10T16:31:00Z">
              <w:r>
                <w:t>0.</w:t>
              </w:r>
              <w:r>
                <w:t>44</w:t>
              </w:r>
            </w:ins>
          </w:p>
        </w:tc>
        <w:tc>
          <w:tcPr>
            <w:tcW w:w="0" w:type="auto"/>
          </w:tcPr>
          <w:p w14:paraId="27353A12" w14:textId="494110F6" w:rsidR="00060258" w:rsidRDefault="00060258" w:rsidP="00060258">
            <w:pPr>
              <w:rPr>
                <w:ins w:id="1216" w:author="David Conklin" w:date="2020-11-10T16:30:00Z"/>
              </w:rPr>
            </w:pPr>
            <w:ins w:id="1217" w:author="David Conklin" w:date="2020-11-10T16:32:00Z">
              <w:r>
                <w:t>VG</w:t>
              </w:r>
            </w:ins>
          </w:p>
        </w:tc>
      </w:tr>
      <w:tr w:rsidR="00060258" w14:paraId="2906E1B2" w14:textId="77777777" w:rsidTr="008C4B9D">
        <w:trPr>
          <w:ins w:id="1218" w:author="David Conklin" w:date="2020-11-10T16:30:00Z"/>
        </w:trPr>
        <w:tc>
          <w:tcPr>
            <w:tcW w:w="0" w:type="auto"/>
          </w:tcPr>
          <w:p w14:paraId="3CC44AF3" w14:textId="77777777" w:rsidR="00060258" w:rsidRDefault="00060258" w:rsidP="00060258">
            <w:pPr>
              <w:rPr>
                <w:ins w:id="1219" w:author="David Conklin" w:date="2020-11-10T16:30:00Z"/>
              </w:rPr>
            </w:pPr>
          </w:p>
        </w:tc>
        <w:tc>
          <w:tcPr>
            <w:tcW w:w="0" w:type="auto"/>
          </w:tcPr>
          <w:p w14:paraId="517C115C" w14:textId="77777777" w:rsidR="00060258" w:rsidRDefault="00060258" w:rsidP="00060258">
            <w:pPr>
              <w:rPr>
                <w:ins w:id="1220" w:author="David Conklin" w:date="2020-11-10T16:30:00Z"/>
              </w:rPr>
            </w:pPr>
          </w:p>
        </w:tc>
        <w:tc>
          <w:tcPr>
            <w:tcW w:w="0" w:type="auto"/>
          </w:tcPr>
          <w:p w14:paraId="1FB2E265" w14:textId="77777777" w:rsidR="00060258" w:rsidRDefault="00060258" w:rsidP="00060258">
            <w:pPr>
              <w:rPr>
                <w:ins w:id="1221" w:author="David Conklin" w:date="2020-11-10T16:30:00Z"/>
              </w:rPr>
            </w:pPr>
          </w:p>
        </w:tc>
        <w:tc>
          <w:tcPr>
            <w:tcW w:w="0" w:type="auto"/>
          </w:tcPr>
          <w:p w14:paraId="2CA40CB7" w14:textId="26439674" w:rsidR="00060258" w:rsidRDefault="00060258" w:rsidP="00060258">
            <w:pPr>
              <w:rPr>
                <w:ins w:id="1222" w:author="David Conklin" w:date="2020-11-10T16:30:00Z"/>
              </w:rPr>
            </w:pPr>
            <w:ins w:id="1223" w:author="David Conklin" w:date="2020-11-10T16:31:00Z">
              <w:r>
                <w:t>R2</w:t>
              </w:r>
            </w:ins>
          </w:p>
        </w:tc>
        <w:tc>
          <w:tcPr>
            <w:tcW w:w="0" w:type="auto"/>
          </w:tcPr>
          <w:p w14:paraId="2C88A205" w14:textId="062C8D08" w:rsidR="00060258" w:rsidRDefault="00060258" w:rsidP="00060258">
            <w:pPr>
              <w:rPr>
                <w:ins w:id="1224" w:author="David Conklin" w:date="2020-11-10T16:30:00Z"/>
              </w:rPr>
            </w:pPr>
            <w:ins w:id="1225" w:author="David Conklin" w:date="2020-11-10T16:31:00Z">
              <w:r>
                <w:t>0.</w:t>
              </w:r>
            </w:ins>
            <w:ins w:id="1226" w:author="David Conklin" w:date="2020-11-10T16:32:00Z">
              <w:r>
                <w:t>81</w:t>
              </w:r>
            </w:ins>
          </w:p>
        </w:tc>
        <w:tc>
          <w:tcPr>
            <w:tcW w:w="0" w:type="auto"/>
          </w:tcPr>
          <w:p w14:paraId="10BC75FB" w14:textId="6FE11E73" w:rsidR="00060258" w:rsidRDefault="00060258" w:rsidP="00060258">
            <w:pPr>
              <w:rPr>
                <w:ins w:id="1227" w:author="David Conklin" w:date="2020-11-10T16:30:00Z"/>
              </w:rPr>
            </w:pPr>
            <w:ins w:id="1228" w:author="David Conklin" w:date="2020-11-10T16:32:00Z">
              <w:r>
                <w:t>G</w:t>
              </w:r>
            </w:ins>
          </w:p>
        </w:tc>
      </w:tr>
      <w:tr w:rsidR="00060258" w14:paraId="5B17203C" w14:textId="77777777" w:rsidTr="008C4B9D">
        <w:trPr>
          <w:ins w:id="1229" w:author="David Conklin" w:date="2020-11-10T16:32:00Z"/>
        </w:trPr>
        <w:tc>
          <w:tcPr>
            <w:tcW w:w="0" w:type="auto"/>
          </w:tcPr>
          <w:p w14:paraId="52CDCE84" w14:textId="6A222AC6" w:rsidR="00060258" w:rsidRDefault="00060258" w:rsidP="00060258">
            <w:pPr>
              <w:rPr>
                <w:ins w:id="1230" w:author="David Conklin" w:date="2020-11-10T16:32:00Z"/>
              </w:rPr>
            </w:pPr>
            <w:ins w:id="1231" w:author="David Conklin" w:date="2020-11-10T16:32:00Z">
              <w:r>
                <w:t>14161500</w:t>
              </w:r>
            </w:ins>
          </w:p>
        </w:tc>
        <w:tc>
          <w:tcPr>
            <w:tcW w:w="0" w:type="auto"/>
          </w:tcPr>
          <w:p w14:paraId="3C78868E" w14:textId="3D07CA58" w:rsidR="00060258" w:rsidRDefault="00060258" w:rsidP="00060258">
            <w:pPr>
              <w:rPr>
                <w:ins w:id="1232" w:author="David Conklin" w:date="2020-11-10T16:32:00Z"/>
              </w:rPr>
            </w:pPr>
            <w:ins w:id="1233" w:author="David Conklin" w:date="2020-11-10T16:32:00Z">
              <w:r>
                <w:t>237734</w:t>
              </w:r>
            </w:ins>
            <w:ins w:id="1234" w:author="David Conklin" w:date="2020-11-10T16:33:00Z">
              <w:r>
                <w:t>11</w:t>
              </w:r>
            </w:ins>
          </w:p>
        </w:tc>
        <w:tc>
          <w:tcPr>
            <w:tcW w:w="0" w:type="auto"/>
          </w:tcPr>
          <w:p w14:paraId="76CEBEF0" w14:textId="4F8A4444" w:rsidR="00060258" w:rsidRDefault="00060258" w:rsidP="00060258">
            <w:pPr>
              <w:rPr>
                <w:ins w:id="1235" w:author="David Conklin" w:date="2020-11-10T16:32:00Z"/>
              </w:rPr>
            </w:pPr>
            <w:ins w:id="1236" w:author="David Conklin" w:date="2020-11-10T16:33:00Z">
              <w:r>
                <w:t>LOOKOUT CREEK NEAR BLUE RIVER</w:t>
              </w:r>
            </w:ins>
          </w:p>
        </w:tc>
        <w:tc>
          <w:tcPr>
            <w:tcW w:w="0" w:type="auto"/>
          </w:tcPr>
          <w:p w14:paraId="747FF6B8" w14:textId="58CFA040" w:rsidR="00060258" w:rsidRDefault="00060258" w:rsidP="00060258">
            <w:pPr>
              <w:rPr>
                <w:ins w:id="1237" w:author="David Conklin" w:date="2020-11-10T16:32:00Z"/>
              </w:rPr>
            </w:pPr>
            <w:ins w:id="1238" w:author="David Conklin" w:date="2020-11-10T16:33:00Z">
              <w:r>
                <w:t>%bias</w:t>
              </w:r>
            </w:ins>
          </w:p>
        </w:tc>
        <w:tc>
          <w:tcPr>
            <w:tcW w:w="0" w:type="auto"/>
          </w:tcPr>
          <w:p w14:paraId="6C28E2A8" w14:textId="305FE3E5" w:rsidR="00060258" w:rsidRDefault="00060258" w:rsidP="00060258">
            <w:pPr>
              <w:rPr>
                <w:ins w:id="1239" w:author="David Conklin" w:date="2020-11-10T16:32:00Z"/>
              </w:rPr>
            </w:pPr>
            <w:ins w:id="1240" w:author="David Conklin" w:date="2020-11-10T16:33:00Z">
              <w:r>
                <w:t>0.</w:t>
              </w:r>
              <w:r w:rsidR="002822A5">
                <w:t>2</w:t>
              </w:r>
              <w:r>
                <w:t>%</w:t>
              </w:r>
            </w:ins>
          </w:p>
        </w:tc>
        <w:tc>
          <w:tcPr>
            <w:tcW w:w="0" w:type="auto"/>
          </w:tcPr>
          <w:p w14:paraId="778C43EF" w14:textId="2ABD558E" w:rsidR="00060258" w:rsidRDefault="00060258" w:rsidP="00060258">
            <w:pPr>
              <w:rPr>
                <w:ins w:id="1241" w:author="David Conklin" w:date="2020-11-10T16:32:00Z"/>
              </w:rPr>
            </w:pPr>
            <w:ins w:id="1242" w:author="David Conklin" w:date="2020-11-10T16:33:00Z">
              <w:r>
                <w:t>VG</w:t>
              </w:r>
            </w:ins>
          </w:p>
        </w:tc>
      </w:tr>
      <w:tr w:rsidR="00060258" w14:paraId="61A2A3FD" w14:textId="77777777" w:rsidTr="008C4B9D">
        <w:trPr>
          <w:ins w:id="1243" w:author="David Conklin" w:date="2020-11-10T16:32:00Z"/>
        </w:trPr>
        <w:tc>
          <w:tcPr>
            <w:tcW w:w="0" w:type="auto"/>
          </w:tcPr>
          <w:p w14:paraId="2206AA40" w14:textId="77777777" w:rsidR="00060258" w:rsidRDefault="00060258" w:rsidP="00060258">
            <w:pPr>
              <w:rPr>
                <w:ins w:id="1244" w:author="David Conklin" w:date="2020-11-10T16:32:00Z"/>
              </w:rPr>
            </w:pPr>
          </w:p>
        </w:tc>
        <w:tc>
          <w:tcPr>
            <w:tcW w:w="0" w:type="auto"/>
          </w:tcPr>
          <w:p w14:paraId="74BE1138" w14:textId="77777777" w:rsidR="00060258" w:rsidRDefault="00060258" w:rsidP="00060258">
            <w:pPr>
              <w:rPr>
                <w:ins w:id="1245" w:author="David Conklin" w:date="2020-11-10T16:32:00Z"/>
              </w:rPr>
            </w:pPr>
          </w:p>
        </w:tc>
        <w:tc>
          <w:tcPr>
            <w:tcW w:w="0" w:type="auto"/>
          </w:tcPr>
          <w:p w14:paraId="3AA7857C" w14:textId="77777777" w:rsidR="00060258" w:rsidRDefault="00060258" w:rsidP="00060258">
            <w:pPr>
              <w:rPr>
                <w:ins w:id="1246" w:author="David Conklin" w:date="2020-11-10T16:32:00Z"/>
              </w:rPr>
            </w:pPr>
          </w:p>
        </w:tc>
        <w:tc>
          <w:tcPr>
            <w:tcW w:w="0" w:type="auto"/>
          </w:tcPr>
          <w:p w14:paraId="47B8AE81" w14:textId="3C87F8C2" w:rsidR="00060258" w:rsidRDefault="00060258" w:rsidP="00060258">
            <w:pPr>
              <w:rPr>
                <w:ins w:id="1247" w:author="David Conklin" w:date="2020-11-10T16:32:00Z"/>
              </w:rPr>
            </w:pPr>
            <w:ins w:id="1248" w:author="David Conklin" w:date="2020-11-10T16:33:00Z">
              <w:r>
                <w:t>NSE</w:t>
              </w:r>
            </w:ins>
          </w:p>
        </w:tc>
        <w:tc>
          <w:tcPr>
            <w:tcW w:w="0" w:type="auto"/>
          </w:tcPr>
          <w:p w14:paraId="130B5725" w14:textId="65347D2A" w:rsidR="00060258" w:rsidRDefault="00060258" w:rsidP="00060258">
            <w:pPr>
              <w:rPr>
                <w:ins w:id="1249" w:author="David Conklin" w:date="2020-11-10T16:32:00Z"/>
              </w:rPr>
            </w:pPr>
            <w:ins w:id="1250" w:author="David Conklin" w:date="2020-11-10T16:33:00Z">
              <w:r>
                <w:t>0.</w:t>
              </w:r>
              <w:r w:rsidR="002822A5">
                <w:t>84</w:t>
              </w:r>
            </w:ins>
          </w:p>
        </w:tc>
        <w:tc>
          <w:tcPr>
            <w:tcW w:w="0" w:type="auto"/>
          </w:tcPr>
          <w:p w14:paraId="351AD679" w14:textId="25409190" w:rsidR="00060258" w:rsidRDefault="00060258" w:rsidP="00060258">
            <w:pPr>
              <w:rPr>
                <w:ins w:id="1251" w:author="David Conklin" w:date="2020-11-10T16:32:00Z"/>
              </w:rPr>
            </w:pPr>
            <w:ins w:id="1252" w:author="David Conklin" w:date="2020-11-10T16:33:00Z">
              <w:r>
                <w:t>VG</w:t>
              </w:r>
            </w:ins>
          </w:p>
        </w:tc>
      </w:tr>
      <w:tr w:rsidR="00060258" w14:paraId="31EEDF98" w14:textId="77777777" w:rsidTr="008C4B9D">
        <w:trPr>
          <w:ins w:id="1253" w:author="David Conklin" w:date="2020-11-10T16:32:00Z"/>
        </w:trPr>
        <w:tc>
          <w:tcPr>
            <w:tcW w:w="0" w:type="auto"/>
          </w:tcPr>
          <w:p w14:paraId="123FB524" w14:textId="77777777" w:rsidR="00060258" w:rsidRDefault="00060258" w:rsidP="00060258">
            <w:pPr>
              <w:rPr>
                <w:ins w:id="1254" w:author="David Conklin" w:date="2020-11-10T16:32:00Z"/>
              </w:rPr>
            </w:pPr>
          </w:p>
        </w:tc>
        <w:tc>
          <w:tcPr>
            <w:tcW w:w="0" w:type="auto"/>
          </w:tcPr>
          <w:p w14:paraId="3114DB0E" w14:textId="77777777" w:rsidR="00060258" w:rsidRDefault="00060258" w:rsidP="00060258">
            <w:pPr>
              <w:rPr>
                <w:ins w:id="1255" w:author="David Conklin" w:date="2020-11-10T16:32:00Z"/>
              </w:rPr>
            </w:pPr>
          </w:p>
        </w:tc>
        <w:tc>
          <w:tcPr>
            <w:tcW w:w="0" w:type="auto"/>
          </w:tcPr>
          <w:p w14:paraId="08246BAD" w14:textId="77777777" w:rsidR="00060258" w:rsidRDefault="00060258" w:rsidP="00060258">
            <w:pPr>
              <w:rPr>
                <w:ins w:id="1256" w:author="David Conklin" w:date="2020-11-10T16:32:00Z"/>
              </w:rPr>
            </w:pPr>
          </w:p>
        </w:tc>
        <w:tc>
          <w:tcPr>
            <w:tcW w:w="0" w:type="auto"/>
          </w:tcPr>
          <w:p w14:paraId="7843792D" w14:textId="391D0593" w:rsidR="00060258" w:rsidRDefault="00060258" w:rsidP="00060258">
            <w:pPr>
              <w:rPr>
                <w:ins w:id="1257" w:author="David Conklin" w:date="2020-11-10T16:32:00Z"/>
              </w:rPr>
            </w:pPr>
            <w:ins w:id="1258" w:author="David Conklin" w:date="2020-11-10T16:33:00Z">
              <w:r>
                <w:t>RSR</w:t>
              </w:r>
            </w:ins>
          </w:p>
        </w:tc>
        <w:tc>
          <w:tcPr>
            <w:tcW w:w="0" w:type="auto"/>
          </w:tcPr>
          <w:p w14:paraId="4F8CAF6E" w14:textId="44DC515F" w:rsidR="00060258" w:rsidRDefault="00060258" w:rsidP="00060258">
            <w:pPr>
              <w:rPr>
                <w:ins w:id="1259" w:author="David Conklin" w:date="2020-11-10T16:32:00Z"/>
              </w:rPr>
            </w:pPr>
            <w:ins w:id="1260" w:author="David Conklin" w:date="2020-11-10T16:33:00Z">
              <w:r>
                <w:t>0.4</w:t>
              </w:r>
            </w:ins>
            <w:ins w:id="1261" w:author="David Conklin" w:date="2020-11-10T16:34:00Z">
              <w:r w:rsidR="002822A5">
                <w:t>0</w:t>
              </w:r>
            </w:ins>
          </w:p>
        </w:tc>
        <w:tc>
          <w:tcPr>
            <w:tcW w:w="0" w:type="auto"/>
          </w:tcPr>
          <w:p w14:paraId="6332E101" w14:textId="209C88FC" w:rsidR="00060258" w:rsidRDefault="00060258" w:rsidP="00060258">
            <w:pPr>
              <w:rPr>
                <w:ins w:id="1262" w:author="David Conklin" w:date="2020-11-10T16:32:00Z"/>
              </w:rPr>
            </w:pPr>
            <w:ins w:id="1263" w:author="David Conklin" w:date="2020-11-10T16:33:00Z">
              <w:r>
                <w:t>VG</w:t>
              </w:r>
            </w:ins>
          </w:p>
        </w:tc>
      </w:tr>
      <w:tr w:rsidR="00060258" w14:paraId="261D11BE" w14:textId="77777777" w:rsidTr="008C4B9D">
        <w:trPr>
          <w:ins w:id="1264" w:author="David Conklin" w:date="2020-11-10T16:32:00Z"/>
        </w:trPr>
        <w:tc>
          <w:tcPr>
            <w:tcW w:w="0" w:type="auto"/>
          </w:tcPr>
          <w:p w14:paraId="74859904" w14:textId="77777777" w:rsidR="00060258" w:rsidRDefault="00060258" w:rsidP="00060258">
            <w:pPr>
              <w:rPr>
                <w:ins w:id="1265" w:author="David Conklin" w:date="2020-11-10T16:32:00Z"/>
              </w:rPr>
            </w:pPr>
          </w:p>
        </w:tc>
        <w:tc>
          <w:tcPr>
            <w:tcW w:w="0" w:type="auto"/>
          </w:tcPr>
          <w:p w14:paraId="444C3600" w14:textId="77777777" w:rsidR="00060258" w:rsidRDefault="00060258" w:rsidP="00060258">
            <w:pPr>
              <w:rPr>
                <w:ins w:id="1266" w:author="David Conklin" w:date="2020-11-10T16:32:00Z"/>
              </w:rPr>
            </w:pPr>
          </w:p>
        </w:tc>
        <w:tc>
          <w:tcPr>
            <w:tcW w:w="0" w:type="auto"/>
          </w:tcPr>
          <w:p w14:paraId="3AC0681B" w14:textId="77777777" w:rsidR="00060258" w:rsidRDefault="00060258" w:rsidP="00060258">
            <w:pPr>
              <w:rPr>
                <w:ins w:id="1267" w:author="David Conklin" w:date="2020-11-10T16:32:00Z"/>
              </w:rPr>
            </w:pPr>
          </w:p>
        </w:tc>
        <w:tc>
          <w:tcPr>
            <w:tcW w:w="0" w:type="auto"/>
          </w:tcPr>
          <w:p w14:paraId="02669FF1" w14:textId="304000F7" w:rsidR="00060258" w:rsidRDefault="00060258" w:rsidP="00060258">
            <w:pPr>
              <w:rPr>
                <w:ins w:id="1268" w:author="David Conklin" w:date="2020-11-10T16:32:00Z"/>
              </w:rPr>
            </w:pPr>
            <w:ins w:id="1269" w:author="David Conklin" w:date="2020-11-10T16:33:00Z">
              <w:r>
                <w:t>R2</w:t>
              </w:r>
            </w:ins>
          </w:p>
        </w:tc>
        <w:tc>
          <w:tcPr>
            <w:tcW w:w="0" w:type="auto"/>
          </w:tcPr>
          <w:p w14:paraId="361282A5" w14:textId="1E1566DD" w:rsidR="00060258" w:rsidRDefault="00060258" w:rsidP="00060258">
            <w:pPr>
              <w:rPr>
                <w:ins w:id="1270" w:author="David Conklin" w:date="2020-11-10T16:32:00Z"/>
              </w:rPr>
            </w:pPr>
            <w:ins w:id="1271" w:author="David Conklin" w:date="2020-11-10T16:33:00Z">
              <w:r>
                <w:t>0.8</w:t>
              </w:r>
            </w:ins>
            <w:ins w:id="1272" w:author="David Conklin" w:date="2020-11-10T16:34:00Z">
              <w:r w:rsidR="002822A5">
                <w:t>4</w:t>
              </w:r>
            </w:ins>
          </w:p>
        </w:tc>
        <w:tc>
          <w:tcPr>
            <w:tcW w:w="0" w:type="auto"/>
          </w:tcPr>
          <w:p w14:paraId="7F2AC038" w14:textId="05B5770F" w:rsidR="00060258" w:rsidRDefault="00060258" w:rsidP="00060258">
            <w:pPr>
              <w:rPr>
                <w:ins w:id="1273" w:author="David Conklin" w:date="2020-11-10T16:32:00Z"/>
              </w:rPr>
            </w:pPr>
            <w:ins w:id="1274" w:author="David Conklin" w:date="2020-11-10T16:33:00Z">
              <w:r>
                <w:t>G</w:t>
              </w:r>
            </w:ins>
          </w:p>
        </w:tc>
      </w:tr>
      <w:tr w:rsidR="003D64A1" w14:paraId="4905F4FB" w14:textId="77777777" w:rsidTr="008C4B9D">
        <w:trPr>
          <w:ins w:id="1275" w:author="David Conklin" w:date="2020-11-10T16:34:00Z"/>
        </w:trPr>
        <w:tc>
          <w:tcPr>
            <w:tcW w:w="0" w:type="auto"/>
          </w:tcPr>
          <w:p w14:paraId="5DA79D4C" w14:textId="1DFF51F9" w:rsidR="003D64A1" w:rsidRDefault="003D64A1" w:rsidP="003D64A1">
            <w:pPr>
              <w:rPr>
                <w:ins w:id="1276" w:author="David Conklin" w:date="2020-11-10T16:34:00Z"/>
              </w:rPr>
            </w:pPr>
            <w:ins w:id="1277" w:author="David Conklin" w:date="2020-11-10T16:34:00Z">
              <w:r>
                <w:t>14162200</w:t>
              </w:r>
            </w:ins>
          </w:p>
        </w:tc>
        <w:tc>
          <w:tcPr>
            <w:tcW w:w="0" w:type="auto"/>
          </w:tcPr>
          <w:p w14:paraId="024A4BFF" w14:textId="2296F66C" w:rsidR="003D64A1" w:rsidRDefault="003D64A1" w:rsidP="003D64A1">
            <w:pPr>
              <w:rPr>
                <w:ins w:id="1278" w:author="David Conklin" w:date="2020-11-10T16:34:00Z"/>
              </w:rPr>
            </w:pPr>
            <w:ins w:id="1279" w:author="David Conklin" w:date="2020-11-10T16:34:00Z">
              <w:r>
                <w:t>23</w:t>
              </w:r>
            </w:ins>
            <w:ins w:id="1280" w:author="David Conklin" w:date="2020-11-10T16:35:00Z">
              <w:r>
                <w:t>773405</w:t>
              </w:r>
            </w:ins>
          </w:p>
        </w:tc>
        <w:tc>
          <w:tcPr>
            <w:tcW w:w="0" w:type="auto"/>
          </w:tcPr>
          <w:p w14:paraId="775231E0" w14:textId="56471A2D" w:rsidR="003D64A1" w:rsidRDefault="003D64A1" w:rsidP="003D64A1">
            <w:pPr>
              <w:rPr>
                <w:ins w:id="1281" w:author="David Conklin" w:date="2020-11-10T16:34:00Z"/>
              </w:rPr>
            </w:pPr>
            <w:ins w:id="1282" w:author="David Conklin" w:date="2020-11-10T16:35:00Z">
              <w:r>
                <w:t>BLUE RIVER AT BLUE RIVER</w:t>
              </w:r>
            </w:ins>
          </w:p>
        </w:tc>
        <w:tc>
          <w:tcPr>
            <w:tcW w:w="0" w:type="auto"/>
          </w:tcPr>
          <w:p w14:paraId="27506014" w14:textId="7618C4AF" w:rsidR="003D64A1" w:rsidRDefault="003D64A1" w:rsidP="003D64A1">
            <w:pPr>
              <w:rPr>
                <w:ins w:id="1283" w:author="David Conklin" w:date="2020-11-10T16:34:00Z"/>
              </w:rPr>
            </w:pPr>
            <w:ins w:id="1284" w:author="David Conklin" w:date="2020-11-10T16:35:00Z">
              <w:r>
                <w:t>%bias</w:t>
              </w:r>
            </w:ins>
          </w:p>
        </w:tc>
        <w:tc>
          <w:tcPr>
            <w:tcW w:w="0" w:type="auto"/>
          </w:tcPr>
          <w:p w14:paraId="5182B9DA" w14:textId="030947C6" w:rsidR="003D64A1" w:rsidRDefault="003D64A1" w:rsidP="003D64A1">
            <w:pPr>
              <w:rPr>
                <w:ins w:id="1285" w:author="David Conklin" w:date="2020-11-10T16:34:00Z"/>
              </w:rPr>
            </w:pPr>
            <w:ins w:id="1286" w:author="David Conklin" w:date="2020-11-10T16:35:00Z">
              <w:r>
                <w:t>0.</w:t>
              </w:r>
              <w:r>
                <w:t>0</w:t>
              </w:r>
              <w:r>
                <w:t>%</w:t>
              </w:r>
            </w:ins>
          </w:p>
        </w:tc>
        <w:tc>
          <w:tcPr>
            <w:tcW w:w="0" w:type="auto"/>
          </w:tcPr>
          <w:p w14:paraId="1F20D131" w14:textId="05600726" w:rsidR="003D64A1" w:rsidRDefault="003D64A1" w:rsidP="003D64A1">
            <w:pPr>
              <w:rPr>
                <w:ins w:id="1287" w:author="David Conklin" w:date="2020-11-10T16:34:00Z"/>
              </w:rPr>
            </w:pPr>
            <w:ins w:id="1288" w:author="David Conklin" w:date="2020-11-10T16:35:00Z">
              <w:r>
                <w:t>VG</w:t>
              </w:r>
            </w:ins>
          </w:p>
        </w:tc>
      </w:tr>
      <w:tr w:rsidR="003D64A1" w14:paraId="16E48D0A" w14:textId="77777777" w:rsidTr="008C4B9D">
        <w:trPr>
          <w:ins w:id="1289" w:author="David Conklin" w:date="2020-11-10T16:34:00Z"/>
        </w:trPr>
        <w:tc>
          <w:tcPr>
            <w:tcW w:w="0" w:type="auto"/>
          </w:tcPr>
          <w:p w14:paraId="5CD76CCF" w14:textId="77777777" w:rsidR="003D64A1" w:rsidRDefault="003D64A1" w:rsidP="003D64A1">
            <w:pPr>
              <w:rPr>
                <w:ins w:id="1290" w:author="David Conklin" w:date="2020-11-10T16:34:00Z"/>
              </w:rPr>
            </w:pPr>
          </w:p>
        </w:tc>
        <w:tc>
          <w:tcPr>
            <w:tcW w:w="0" w:type="auto"/>
          </w:tcPr>
          <w:p w14:paraId="4F7629E0" w14:textId="77777777" w:rsidR="003D64A1" w:rsidRDefault="003D64A1" w:rsidP="003D64A1">
            <w:pPr>
              <w:rPr>
                <w:ins w:id="1291" w:author="David Conklin" w:date="2020-11-10T16:34:00Z"/>
              </w:rPr>
            </w:pPr>
          </w:p>
        </w:tc>
        <w:tc>
          <w:tcPr>
            <w:tcW w:w="0" w:type="auto"/>
          </w:tcPr>
          <w:p w14:paraId="033146B4" w14:textId="77777777" w:rsidR="003D64A1" w:rsidRDefault="003D64A1" w:rsidP="003D64A1">
            <w:pPr>
              <w:rPr>
                <w:ins w:id="1292" w:author="David Conklin" w:date="2020-11-10T16:34:00Z"/>
              </w:rPr>
            </w:pPr>
          </w:p>
        </w:tc>
        <w:tc>
          <w:tcPr>
            <w:tcW w:w="0" w:type="auto"/>
          </w:tcPr>
          <w:p w14:paraId="14721014" w14:textId="4FFEFA65" w:rsidR="003D64A1" w:rsidRDefault="003D64A1" w:rsidP="003D64A1">
            <w:pPr>
              <w:rPr>
                <w:ins w:id="1293" w:author="David Conklin" w:date="2020-11-10T16:34:00Z"/>
              </w:rPr>
            </w:pPr>
            <w:ins w:id="1294" w:author="David Conklin" w:date="2020-11-10T16:35:00Z">
              <w:r>
                <w:t>NSE</w:t>
              </w:r>
            </w:ins>
          </w:p>
        </w:tc>
        <w:tc>
          <w:tcPr>
            <w:tcW w:w="0" w:type="auto"/>
          </w:tcPr>
          <w:p w14:paraId="76DF9AF1" w14:textId="1CDD10F7" w:rsidR="003D64A1" w:rsidRDefault="003D64A1" w:rsidP="003D64A1">
            <w:pPr>
              <w:rPr>
                <w:ins w:id="1295" w:author="David Conklin" w:date="2020-11-10T16:34:00Z"/>
              </w:rPr>
            </w:pPr>
            <w:ins w:id="1296" w:author="David Conklin" w:date="2020-11-10T16:35:00Z">
              <w:r>
                <w:t>0.</w:t>
              </w:r>
            </w:ins>
            <w:ins w:id="1297" w:author="David Conklin" w:date="2020-11-10T16:36:00Z">
              <w:r>
                <w:t>52</w:t>
              </w:r>
            </w:ins>
          </w:p>
        </w:tc>
        <w:tc>
          <w:tcPr>
            <w:tcW w:w="0" w:type="auto"/>
          </w:tcPr>
          <w:p w14:paraId="7B4811EC" w14:textId="6281A9B8" w:rsidR="003D64A1" w:rsidRDefault="003D64A1" w:rsidP="003D64A1">
            <w:pPr>
              <w:rPr>
                <w:ins w:id="1298" w:author="David Conklin" w:date="2020-11-10T16:34:00Z"/>
              </w:rPr>
            </w:pPr>
            <w:ins w:id="1299" w:author="David Conklin" w:date="2020-11-10T16:36:00Z">
              <w:r>
                <w:t>S</w:t>
              </w:r>
            </w:ins>
          </w:p>
        </w:tc>
      </w:tr>
      <w:tr w:rsidR="003D64A1" w14:paraId="445AAAA1" w14:textId="77777777" w:rsidTr="008C4B9D">
        <w:trPr>
          <w:ins w:id="1300" w:author="David Conklin" w:date="2020-11-10T16:34:00Z"/>
        </w:trPr>
        <w:tc>
          <w:tcPr>
            <w:tcW w:w="0" w:type="auto"/>
          </w:tcPr>
          <w:p w14:paraId="1546FB4A" w14:textId="77777777" w:rsidR="003D64A1" w:rsidRDefault="003D64A1" w:rsidP="003D64A1">
            <w:pPr>
              <w:rPr>
                <w:ins w:id="1301" w:author="David Conklin" w:date="2020-11-10T16:34:00Z"/>
              </w:rPr>
            </w:pPr>
          </w:p>
        </w:tc>
        <w:tc>
          <w:tcPr>
            <w:tcW w:w="0" w:type="auto"/>
          </w:tcPr>
          <w:p w14:paraId="5F22FE9A" w14:textId="77777777" w:rsidR="003D64A1" w:rsidRDefault="003D64A1" w:rsidP="003D64A1">
            <w:pPr>
              <w:rPr>
                <w:ins w:id="1302" w:author="David Conklin" w:date="2020-11-10T16:34:00Z"/>
              </w:rPr>
            </w:pPr>
          </w:p>
        </w:tc>
        <w:tc>
          <w:tcPr>
            <w:tcW w:w="0" w:type="auto"/>
          </w:tcPr>
          <w:p w14:paraId="5C8E470A" w14:textId="77777777" w:rsidR="003D64A1" w:rsidRDefault="003D64A1" w:rsidP="003D64A1">
            <w:pPr>
              <w:rPr>
                <w:ins w:id="1303" w:author="David Conklin" w:date="2020-11-10T16:34:00Z"/>
              </w:rPr>
            </w:pPr>
          </w:p>
        </w:tc>
        <w:tc>
          <w:tcPr>
            <w:tcW w:w="0" w:type="auto"/>
          </w:tcPr>
          <w:p w14:paraId="59483674" w14:textId="3A767861" w:rsidR="003D64A1" w:rsidRDefault="003D64A1" w:rsidP="003D64A1">
            <w:pPr>
              <w:rPr>
                <w:ins w:id="1304" w:author="David Conklin" w:date="2020-11-10T16:34:00Z"/>
              </w:rPr>
            </w:pPr>
            <w:ins w:id="1305" w:author="David Conklin" w:date="2020-11-10T16:35:00Z">
              <w:r>
                <w:t>RSR</w:t>
              </w:r>
            </w:ins>
          </w:p>
        </w:tc>
        <w:tc>
          <w:tcPr>
            <w:tcW w:w="0" w:type="auto"/>
          </w:tcPr>
          <w:p w14:paraId="425DE897" w14:textId="3000C7F7" w:rsidR="003D64A1" w:rsidRDefault="003D64A1" w:rsidP="003D64A1">
            <w:pPr>
              <w:rPr>
                <w:ins w:id="1306" w:author="David Conklin" w:date="2020-11-10T16:34:00Z"/>
              </w:rPr>
            </w:pPr>
            <w:ins w:id="1307" w:author="David Conklin" w:date="2020-11-10T16:35:00Z">
              <w:r>
                <w:t>0.</w:t>
              </w:r>
            </w:ins>
            <w:ins w:id="1308" w:author="David Conklin" w:date="2020-11-10T16:36:00Z">
              <w:r>
                <w:t>70</w:t>
              </w:r>
            </w:ins>
          </w:p>
        </w:tc>
        <w:tc>
          <w:tcPr>
            <w:tcW w:w="0" w:type="auto"/>
          </w:tcPr>
          <w:p w14:paraId="27B0CAA4" w14:textId="1C875DE4" w:rsidR="003D64A1" w:rsidRDefault="003D64A1" w:rsidP="003D64A1">
            <w:pPr>
              <w:rPr>
                <w:ins w:id="1309" w:author="David Conklin" w:date="2020-11-10T16:34:00Z"/>
              </w:rPr>
            </w:pPr>
            <w:ins w:id="1310" w:author="David Conklin" w:date="2020-11-10T16:36:00Z">
              <w:r>
                <w:t>S</w:t>
              </w:r>
            </w:ins>
          </w:p>
        </w:tc>
      </w:tr>
      <w:tr w:rsidR="003D64A1" w14:paraId="1093E1EB" w14:textId="77777777" w:rsidTr="008C4B9D">
        <w:trPr>
          <w:ins w:id="1311" w:author="David Conklin" w:date="2020-11-10T16:34:00Z"/>
        </w:trPr>
        <w:tc>
          <w:tcPr>
            <w:tcW w:w="0" w:type="auto"/>
          </w:tcPr>
          <w:p w14:paraId="4B87CC30" w14:textId="77777777" w:rsidR="003D64A1" w:rsidRDefault="003D64A1" w:rsidP="003D64A1">
            <w:pPr>
              <w:rPr>
                <w:ins w:id="1312" w:author="David Conklin" w:date="2020-11-10T16:34:00Z"/>
              </w:rPr>
            </w:pPr>
          </w:p>
        </w:tc>
        <w:tc>
          <w:tcPr>
            <w:tcW w:w="0" w:type="auto"/>
          </w:tcPr>
          <w:p w14:paraId="33B117EB" w14:textId="77777777" w:rsidR="003D64A1" w:rsidRDefault="003D64A1" w:rsidP="003D64A1">
            <w:pPr>
              <w:rPr>
                <w:ins w:id="1313" w:author="David Conklin" w:date="2020-11-10T16:34:00Z"/>
              </w:rPr>
            </w:pPr>
          </w:p>
        </w:tc>
        <w:tc>
          <w:tcPr>
            <w:tcW w:w="0" w:type="auto"/>
          </w:tcPr>
          <w:p w14:paraId="2BEF5AFA" w14:textId="77777777" w:rsidR="003D64A1" w:rsidRDefault="003D64A1" w:rsidP="003D64A1">
            <w:pPr>
              <w:rPr>
                <w:ins w:id="1314" w:author="David Conklin" w:date="2020-11-10T16:34:00Z"/>
              </w:rPr>
            </w:pPr>
          </w:p>
        </w:tc>
        <w:tc>
          <w:tcPr>
            <w:tcW w:w="0" w:type="auto"/>
          </w:tcPr>
          <w:p w14:paraId="18820309" w14:textId="3C4C5434" w:rsidR="003D64A1" w:rsidRDefault="003D64A1" w:rsidP="003D64A1">
            <w:pPr>
              <w:rPr>
                <w:ins w:id="1315" w:author="David Conklin" w:date="2020-11-10T16:34:00Z"/>
              </w:rPr>
            </w:pPr>
            <w:ins w:id="1316" w:author="David Conklin" w:date="2020-11-10T16:35:00Z">
              <w:r>
                <w:t>R2</w:t>
              </w:r>
            </w:ins>
          </w:p>
        </w:tc>
        <w:tc>
          <w:tcPr>
            <w:tcW w:w="0" w:type="auto"/>
          </w:tcPr>
          <w:p w14:paraId="4EBB3E6B" w14:textId="1C95A59F" w:rsidR="003D64A1" w:rsidRDefault="003D64A1" w:rsidP="003D64A1">
            <w:pPr>
              <w:rPr>
                <w:ins w:id="1317" w:author="David Conklin" w:date="2020-11-10T16:34:00Z"/>
              </w:rPr>
            </w:pPr>
            <w:ins w:id="1318" w:author="David Conklin" w:date="2020-11-10T16:35:00Z">
              <w:r>
                <w:t>0.</w:t>
              </w:r>
            </w:ins>
            <w:ins w:id="1319" w:author="David Conklin" w:date="2020-11-10T16:36:00Z">
              <w:r>
                <w:t>58</w:t>
              </w:r>
            </w:ins>
          </w:p>
        </w:tc>
        <w:tc>
          <w:tcPr>
            <w:tcW w:w="0" w:type="auto"/>
          </w:tcPr>
          <w:p w14:paraId="00567A06" w14:textId="21F14F3D" w:rsidR="003D64A1" w:rsidRDefault="003D64A1" w:rsidP="003D64A1">
            <w:pPr>
              <w:rPr>
                <w:ins w:id="1320" w:author="David Conklin" w:date="2020-11-10T16:34:00Z"/>
              </w:rPr>
            </w:pPr>
            <w:ins w:id="1321" w:author="David Conklin" w:date="2020-11-10T16:36:00Z">
              <w:r>
                <w:t>NS</w:t>
              </w:r>
            </w:ins>
          </w:p>
        </w:tc>
      </w:tr>
      <w:tr w:rsidR="00FC642F" w14:paraId="2334AD03" w14:textId="77777777" w:rsidTr="008C4B9D">
        <w:trPr>
          <w:ins w:id="1322" w:author="David Conklin" w:date="2020-11-10T16:36:00Z"/>
        </w:trPr>
        <w:tc>
          <w:tcPr>
            <w:tcW w:w="0" w:type="auto"/>
          </w:tcPr>
          <w:p w14:paraId="029C24D6" w14:textId="6C3634D8" w:rsidR="00FC642F" w:rsidRDefault="00FC642F" w:rsidP="00FC642F">
            <w:pPr>
              <w:rPr>
                <w:ins w:id="1323" w:author="David Conklin" w:date="2020-11-10T16:36:00Z"/>
              </w:rPr>
            </w:pPr>
            <w:ins w:id="1324" w:author="David Conklin" w:date="2020-11-10T16:37:00Z">
              <w:r>
                <w:t>14162500</w:t>
              </w:r>
            </w:ins>
          </w:p>
        </w:tc>
        <w:tc>
          <w:tcPr>
            <w:tcW w:w="0" w:type="auto"/>
          </w:tcPr>
          <w:p w14:paraId="3B3DE881" w14:textId="4695EFE4" w:rsidR="00FC642F" w:rsidRDefault="00FC642F" w:rsidP="00FC642F">
            <w:pPr>
              <w:rPr>
                <w:ins w:id="1325" w:author="David Conklin" w:date="2020-11-10T16:36:00Z"/>
              </w:rPr>
            </w:pPr>
            <w:ins w:id="1326" w:author="David Conklin" w:date="2020-11-10T16:37:00Z">
              <w:r>
                <w:t>2377</w:t>
              </w:r>
            </w:ins>
            <w:ins w:id="1327" w:author="David Conklin" w:date="2020-11-10T16:38:00Z">
              <w:r>
                <w:t>2909</w:t>
              </w:r>
            </w:ins>
          </w:p>
        </w:tc>
        <w:tc>
          <w:tcPr>
            <w:tcW w:w="0" w:type="auto"/>
          </w:tcPr>
          <w:p w14:paraId="510D70A2" w14:textId="7ABBB608" w:rsidR="00FC642F" w:rsidRDefault="00FC642F" w:rsidP="00FC642F">
            <w:pPr>
              <w:rPr>
                <w:ins w:id="1328" w:author="David Conklin" w:date="2020-11-10T16:36:00Z"/>
              </w:rPr>
            </w:pPr>
            <w:ins w:id="1329" w:author="David Conklin" w:date="2020-11-10T16:38:00Z">
              <w:r>
                <w:t>MCKENZIE RIVER NEAR VIDA</w:t>
              </w:r>
            </w:ins>
          </w:p>
        </w:tc>
        <w:tc>
          <w:tcPr>
            <w:tcW w:w="0" w:type="auto"/>
          </w:tcPr>
          <w:p w14:paraId="0BA6EA8B" w14:textId="7045D4AB" w:rsidR="00FC642F" w:rsidRDefault="00FC642F" w:rsidP="00FC642F">
            <w:pPr>
              <w:rPr>
                <w:ins w:id="1330" w:author="David Conklin" w:date="2020-11-10T16:36:00Z"/>
              </w:rPr>
            </w:pPr>
            <w:ins w:id="1331" w:author="David Conklin" w:date="2020-11-10T16:38:00Z">
              <w:r>
                <w:t>%bias</w:t>
              </w:r>
            </w:ins>
          </w:p>
        </w:tc>
        <w:tc>
          <w:tcPr>
            <w:tcW w:w="0" w:type="auto"/>
          </w:tcPr>
          <w:p w14:paraId="1D809B5C" w14:textId="038CA4F2" w:rsidR="00FC642F" w:rsidRDefault="00FC642F" w:rsidP="00FC642F">
            <w:pPr>
              <w:rPr>
                <w:ins w:id="1332" w:author="David Conklin" w:date="2020-11-10T16:36:00Z"/>
              </w:rPr>
            </w:pPr>
            <w:ins w:id="1333" w:author="David Conklin" w:date="2020-11-10T16:38:00Z">
              <w:r>
                <w:t>3.3</w:t>
              </w:r>
              <w:r>
                <w:t>%</w:t>
              </w:r>
            </w:ins>
          </w:p>
        </w:tc>
        <w:tc>
          <w:tcPr>
            <w:tcW w:w="0" w:type="auto"/>
          </w:tcPr>
          <w:p w14:paraId="69D4C91F" w14:textId="10A6BF07" w:rsidR="00FC642F" w:rsidRDefault="00FC642F" w:rsidP="00FC642F">
            <w:pPr>
              <w:rPr>
                <w:ins w:id="1334" w:author="David Conklin" w:date="2020-11-10T16:36:00Z"/>
              </w:rPr>
            </w:pPr>
            <w:ins w:id="1335" w:author="David Conklin" w:date="2020-11-10T16:38:00Z">
              <w:r>
                <w:t>VG</w:t>
              </w:r>
            </w:ins>
          </w:p>
        </w:tc>
      </w:tr>
      <w:tr w:rsidR="00FC642F" w14:paraId="466319F7" w14:textId="77777777" w:rsidTr="008C4B9D">
        <w:trPr>
          <w:ins w:id="1336" w:author="David Conklin" w:date="2020-11-10T16:36:00Z"/>
        </w:trPr>
        <w:tc>
          <w:tcPr>
            <w:tcW w:w="0" w:type="auto"/>
          </w:tcPr>
          <w:p w14:paraId="0732BC47" w14:textId="77777777" w:rsidR="00FC642F" w:rsidRDefault="00FC642F" w:rsidP="00FC642F">
            <w:pPr>
              <w:rPr>
                <w:ins w:id="1337" w:author="David Conklin" w:date="2020-11-10T16:36:00Z"/>
              </w:rPr>
            </w:pPr>
          </w:p>
        </w:tc>
        <w:tc>
          <w:tcPr>
            <w:tcW w:w="0" w:type="auto"/>
          </w:tcPr>
          <w:p w14:paraId="406D9196" w14:textId="77777777" w:rsidR="00FC642F" w:rsidRDefault="00FC642F" w:rsidP="00FC642F">
            <w:pPr>
              <w:rPr>
                <w:ins w:id="1338" w:author="David Conklin" w:date="2020-11-10T16:36:00Z"/>
              </w:rPr>
            </w:pPr>
          </w:p>
        </w:tc>
        <w:tc>
          <w:tcPr>
            <w:tcW w:w="0" w:type="auto"/>
          </w:tcPr>
          <w:p w14:paraId="4676FE42" w14:textId="77777777" w:rsidR="00FC642F" w:rsidRDefault="00FC642F" w:rsidP="00FC642F">
            <w:pPr>
              <w:rPr>
                <w:ins w:id="1339" w:author="David Conklin" w:date="2020-11-10T16:36:00Z"/>
              </w:rPr>
            </w:pPr>
          </w:p>
        </w:tc>
        <w:tc>
          <w:tcPr>
            <w:tcW w:w="0" w:type="auto"/>
          </w:tcPr>
          <w:p w14:paraId="5E0510DA" w14:textId="67FB2FAE" w:rsidR="00FC642F" w:rsidRDefault="00FC642F" w:rsidP="00FC642F">
            <w:pPr>
              <w:rPr>
                <w:ins w:id="1340" w:author="David Conklin" w:date="2020-11-10T16:36:00Z"/>
              </w:rPr>
            </w:pPr>
            <w:ins w:id="1341" w:author="David Conklin" w:date="2020-11-10T16:38:00Z">
              <w:r>
                <w:t>NSE</w:t>
              </w:r>
            </w:ins>
          </w:p>
        </w:tc>
        <w:tc>
          <w:tcPr>
            <w:tcW w:w="0" w:type="auto"/>
          </w:tcPr>
          <w:p w14:paraId="03646419" w14:textId="1B8BE323" w:rsidR="00FC642F" w:rsidRDefault="00FC642F" w:rsidP="00FC642F">
            <w:pPr>
              <w:rPr>
                <w:ins w:id="1342" w:author="David Conklin" w:date="2020-11-10T16:36:00Z"/>
              </w:rPr>
            </w:pPr>
            <w:ins w:id="1343" w:author="David Conklin" w:date="2020-11-10T16:38:00Z">
              <w:r>
                <w:t>0.</w:t>
              </w:r>
              <w:r>
                <w:t>69</w:t>
              </w:r>
            </w:ins>
          </w:p>
        </w:tc>
        <w:tc>
          <w:tcPr>
            <w:tcW w:w="0" w:type="auto"/>
          </w:tcPr>
          <w:p w14:paraId="3D60D1F3" w14:textId="6914A452" w:rsidR="00FC642F" w:rsidRDefault="00FC642F" w:rsidP="00FC642F">
            <w:pPr>
              <w:rPr>
                <w:ins w:id="1344" w:author="David Conklin" w:date="2020-11-10T16:36:00Z"/>
              </w:rPr>
            </w:pPr>
            <w:ins w:id="1345" w:author="David Conklin" w:date="2020-11-10T16:38:00Z">
              <w:r>
                <w:t>S</w:t>
              </w:r>
            </w:ins>
          </w:p>
        </w:tc>
      </w:tr>
      <w:tr w:rsidR="00FC642F" w14:paraId="4B389700" w14:textId="77777777" w:rsidTr="008C4B9D">
        <w:trPr>
          <w:ins w:id="1346" w:author="David Conklin" w:date="2020-11-10T16:36:00Z"/>
        </w:trPr>
        <w:tc>
          <w:tcPr>
            <w:tcW w:w="0" w:type="auto"/>
          </w:tcPr>
          <w:p w14:paraId="300EB841" w14:textId="77777777" w:rsidR="00FC642F" w:rsidRDefault="00FC642F" w:rsidP="00FC642F">
            <w:pPr>
              <w:rPr>
                <w:ins w:id="1347" w:author="David Conklin" w:date="2020-11-10T16:36:00Z"/>
              </w:rPr>
            </w:pPr>
          </w:p>
        </w:tc>
        <w:tc>
          <w:tcPr>
            <w:tcW w:w="0" w:type="auto"/>
          </w:tcPr>
          <w:p w14:paraId="3FBF5BBF" w14:textId="77777777" w:rsidR="00FC642F" w:rsidRDefault="00FC642F" w:rsidP="00FC642F">
            <w:pPr>
              <w:rPr>
                <w:ins w:id="1348" w:author="David Conklin" w:date="2020-11-10T16:36:00Z"/>
              </w:rPr>
            </w:pPr>
          </w:p>
        </w:tc>
        <w:tc>
          <w:tcPr>
            <w:tcW w:w="0" w:type="auto"/>
          </w:tcPr>
          <w:p w14:paraId="2B2F88D4" w14:textId="77777777" w:rsidR="00FC642F" w:rsidRDefault="00FC642F" w:rsidP="00FC642F">
            <w:pPr>
              <w:rPr>
                <w:ins w:id="1349" w:author="David Conklin" w:date="2020-11-10T16:36:00Z"/>
              </w:rPr>
            </w:pPr>
          </w:p>
        </w:tc>
        <w:tc>
          <w:tcPr>
            <w:tcW w:w="0" w:type="auto"/>
          </w:tcPr>
          <w:p w14:paraId="59A0E9B5" w14:textId="57F0C4F7" w:rsidR="00FC642F" w:rsidRDefault="00FC642F" w:rsidP="00FC642F">
            <w:pPr>
              <w:rPr>
                <w:ins w:id="1350" w:author="David Conklin" w:date="2020-11-10T16:36:00Z"/>
              </w:rPr>
            </w:pPr>
            <w:ins w:id="1351" w:author="David Conklin" w:date="2020-11-10T16:38:00Z">
              <w:r>
                <w:t>RSR</w:t>
              </w:r>
            </w:ins>
          </w:p>
        </w:tc>
        <w:tc>
          <w:tcPr>
            <w:tcW w:w="0" w:type="auto"/>
          </w:tcPr>
          <w:p w14:paraId="0D32A38B" w14:textId="46FE0E5A" w:rsidR="00FC642F" w:rsidRDefault="00FC642F" w:rsidP="00FC642F">
            <w:pPr>
              <w:rPr>
                <w:ins w:id="1352" w:author="David Conklin" w:date="2020-11-10T16:36:00Z"/>
              </w:rPr>
            </w:pPr>
            <w:ins w:id="1353" w:author="David Conklin" w:date="2020-11-10T16:38:00Z">
              <w:r>
                <w:t>0.</w:t>
              </w:r>
            </w:ins>
            <w:ins w:id="1354" w:author="David Conklin" w:date="2020-11-10T16:39:00Z">
              <w:r>
                <w:t>55</w:t>
              </w:r>
            </w:ins>
          </w:p>
        </w:tc>
        <w:tc>
          <w:tcPr>
            <w:tcW w:w="0" w:type="auto"/>
          </w:tcPr>
          <w:p w14:paraId="6AB8B65A" w14:textId="19F57016" w:rsidR="00FC642F" w:rsidRDefault="00FC642F" w:rsidP="00FC642F">
            <w:pPr>
              <w:rPr>
                <w:ins w:id="1355" w:author="David Conklin" w:date="2020-11-10T16:36:00Z"/>
              </w:rPr>
            </w:pPr>
            <w:ins w:id="1356" w:author="David Conklin" w:date="2020-11-10T16:39:00Z">
              <w:r>
                <w:t>G</w:t>
              </w:r>
            </w:ins>
          </w:p>
        </w:tc>
      </w:tr>
      <w:tr w:rsidR="00FC642F" w14:paraId="57B1F44F" w14:textId="77777777" w:rsidTr="008C4B9D">
        <w:trPr>
          <w:ins w:id="1357" w:author="David Conklin" w:date="2020-11-10T16:36:00Z"/>
        </w:trPr>
        <w:tc>
          <w:tcPr>
            <w:tcW w:w="0" w:type="auto"/>
          </w:tcPr>
          <w:p w14:paraId="2DB152B1" w14:textId="77777777" w:rsidR="00FC642F" w:rsidRDefault="00FC642F" w:rsidP="00FC642F">
            <w:pPr>
              <w:rPr>
                <w:ins w:id="1358" w:author="David Conklin" w:date="2020-11-10T16:36:00Z"/>
              </w:rPr>
            </w:pPr>
          </w:p>
        </w:tc>
        <w:tc>
          <w:tcPr>
            <w:tcW w:w="0" w:type="auto"/>
          </w:tcPr>
          <w:p w14:paraId="06BE208E" w14:textId="77777777" w:rsidR="00FC642F" w:rsidRDefault="00FC642F" w:rsidP="00FC642F">
            <w:pPr>
              <w:rPr>
                <w:ins w:id="1359" w:author="David Conklin" w:date="2020-11-10T16:36:00Z"/>
              </w:rPr>
            </w:pPr>
          </w:p>
        </w:tc>
        <w:tc>
          <w:tcPr>
            <w:tcW w:w="0" w:type="auto"/>
          </w:tcPr>
          <w:p w14:paraId="46F3894E" w14:textId="77777777" w:rsidR="00FC642F" w:rsidRDefault="00FC642F" w:rsidP="00FC642F">
            <w:pPr>
              <w:rPr>
                <w:ins w:id="1360" w:author="David Conklin" w:date="2020-11-10T16:36:00Z"/>
              </w:rPr>
            </w:pPr>
          </w:p>
        </w:tc>
        <w:tc>
          <w:tcPr>
            <w:tcW w:w="0" w:type="auto"/>
          </w:tcPr>
          <w:p w14:paraId="07E74523" w14:textId="4E195DD6" w:rsidR="00FC642F" w:rsidRDefault="00FC642F" w:rsidP="00FC642F">
            <w:pPr>
              <w:rPr>
                <w:ins w:id="1361" w:author="David Conklin" w:date="2020-11-10T16:36:00Z"/>
              </w:rPr>
            </w:pPr>
            <w:ins w:id="1362" w:author="David Conklin" w:date="2020-11-10T16:38:00Z">
              <w:r>
                <w:t>R2</w:t>
              </w:r>
            </w:ins>
          </w:p>
        </w:tc>
        <w:tc>
          <w:tcPr>
            <w:tcW w:w="0" w:type="auto"/>
          </w:tcPr>
          <w:p w14:paraId="4E541459" w14:textId="4453F4ED" w:rsidR="00FC642F" w:rsidRDefault="00FC642F" w:rsidP="00FC642F">
            <w:pPr>
              <w:rPr>
                <w:ins w:id="1363" w:author="David Conklin" w:date="2020-11-10T16:36:00Z"/>
              </w:rPr>
            </w:pPr>
            <w:ins w:id="1364" w:author="David Conklin" w:date="2020-11-10T16:38:00Z">
              <w:r>
                <w:t>0.</w:t>
              </w:r>
            </w:ins>
            <w:ins w:id="1365" w:author="David Conklin" w:date="2020-11-10T16:39:00Z">
              <w:r>
                <w:t>77</w:t>
              </w:r>
            </w:ins>
          </w:p>
        </w:tc>
        <w:tc>
          <w:tcPr>
            <w:tcW w:w="0" w:type="auto"/>
          </w:tcPr>
          <w:p w14:paraId="0A9D82DC" w14:textId="57263FC8" w:rsidR="00FC642F" w:rsidRDefault="00FC642F" w:rsidP="00FC642F">
            <w:pPr>
              <w:rPr>
                <w:ins w:id="1366" w:author="David Conklin" w:date="2020-11-10T16:36:00Z"/>
              </w:rPr>
            </w:pPr>
            <w:ins w:id="1367" w:author="David Conklin" w:date="2020-11-10T16:39:00Z">
              <w:r>
                <w:t>G</w:t>
              </w:r>
            </w:ins>
          </w:p>
        </w:tc>
      </w:tr>
      <w:tr w:rsidR="007639FF" w14:paraId="52DCC4F6" w14:textId="77777777" w:rsidTr="008C4B9D">
        <w:trPr>
          <w:ins w:id="1368" w:author="David Conklin" w:date="2020-11-10T16:39:00Z"/>
        </w:trPr>
        <w:tc>
          <w:tcPr>
            <w:tcW w:w="0" w:type="auto"/>
          </w:tcPr>
          <w:p w14:paraId="7987D4E2" w14:textId="3F507230" w:rsidR="007639FF" w:rsidRDefault="007639FF" w:rsidP="007639FF">
            <w:pPr>
              <w:rPr>
                <w:ins w:id="1369" w:author="David Conklin" w:date="2020-11-10T16:39:00Z"/>
              </w:rPr>
            </w:pPr>
            <w:ins w:id="1370" w:author="David Conklin" w:date="2020-11-10T16:39:00Z">
              <w:r>
                <w:t>14</w:t>
              </w:r>
            </w:ins>
            <w:ins w:id="1371" w:author="David Conklin" w:date="2020-11-10T16:40:00Z">
              <w:r>
                <w:t>164900</w:t>
              </w:r>
            </w:ins>
          </w:p>
        </w:tc>
        <w:tc>
          <w:tcPr>
            <w:tcW w:w="0" w:type="auto"/>
          </w:tcPr>
          <w:p w14:paraId="6AFECE13" w14:textId="6A8BD3FF" w:rsidR="007639FF" w:rsidRDefault="007639FF" w:rsidP="007639FF">
            <w:pPr>
              <w:rPr>
                <w:ins w:id="1372" w:author="David Conklin" w:date="2020-11-10T16:39:00Z"/>
              </w:rPr>
            </w:pPr>
            <w:ins w:id="1373" w:author="David Conklin" w:date="2020-11-10T16:40:00Z">
              <w:r>
                <w:t>23772751</w:t>
              </w:r>
            </w:ins>
          </w:p>
        </w:tc>
        <w:tc>
          <w:tcPr>
            <w:tcW w:w="0" w:type="auto"/>
          </w:tcPr>
          <w:p w14:paraId="4C3495EE" w14:textId="5CE2BDC9" w:rsidR="007639FF" w:rsidRDefault="007639FF" w:rsidP="007639FF">
            <w:pPr>
              <w:rPr>
                <w:ins w:id="1374" w:author="David Conklin" w:date="2020-11-10T16:39:00Z"/>
              </w:rPr>
            </w:pPr>
            <w:ins w:id="1375" w:author="David Conklin" w:date="2020-11-10T16:40:00Z">
              <w:r>
                <w:t>MCKENZIE RIVER ABV HAYDEN BR</w:t>
              </w:r>
            </w:ins>
          </w:p>
        </w:tc>
        <w:tc>
          <w:tcPr>
            <w:tcW w:w="0" w:type="auto"/>
          </w:tcPr>
          <w:p w14:paraId="18689C03" w14:textId="16E261AF" w:rsidR="007639FF" w:rsidRDefault="007639FF" w:rsidP="007639FF">
            <w:pPr>
              <w:rPr>
                <w:ins w:id="1376" w:author="David Conklin" w:date="2020-11-10T16:39:00Z"/>
              </w:rPr>
            </w:pPr>
            <w:ins w:id="1377" w:author="David Conklin" w:date="2020-11-10T16:41:00Z">
              <w:r>
                <w:t>%bias</w:t>
              </w:r>
            </w:ins>
          </w:p>
        </w:tc>
        <w:tc>
          <w:tcPr>
            <w:tcW w:w="0" w:type="auto"/>
          </w:tcPr>
          <w:p w14:paraId="0035DCAF" w14:textId="4F581BA0" w:rsidR="007639FF" w:rsidRDefault="007639FF" w:rsidP="007639FF">
            <w:pPr>
              <w:rPr>
                <w:ins w:id="1378" w:author="David Conklin" w:date="2020-11-10T16:39:00Z"/>
              </w:rPr>
            </w:pPr>
            <w:ins w:id="1379" w:author="David Conklin" w:date="2020-11-10T16:41:00Z">
              <w:r>
                <w:t>0.3</w:t>
              </w:r>
              <w:r>
                <w:t>%</w:t>
              </w:r>
            </w:ins>
          </w:p>
        </w:tc>
        <w:tc>
          <w:tcPr>
            <w:tcW w:w="0" w:type="auto"/>
          </w:tcPr>
          <w:p w14:paraId="2D5FE4E4" w14:textId="3BEF1607" w:rsidR="007639FF" w:rsidRDefault="007639FF" w:rsidP="007639FF">
            <w:pPr>
              <w:rPr>
                <w:ins w:id="1380" w:author="David Conklin" w:date="2020-11-10T16:39:00Z"/>
              </w:rPr>
            </w:pPr>
            <w:ins w:id="1381" w:author="David Conklin" w:date="2020-11-10T16:41:00Z">
              <w:r>
                <w:t>VG</w:t>
              </w:r>
            </w:ins>
          </w:p>
        </w:tc>
      </w:tr>
      <w:tr w:rsidR="007639FF" w14:paraId="71718F7F" w14:textId="77777777" w:rsidTr="008C4B9D">
        <w:trPr>
          <w:ins w:id="1382" w:author="David Conklin" w:date="2020-11-10T16:39:00Z"/>
        </w:trPr>
        <w:tc>
          <w:tcPr>
            <w:tcW w:w="0" w:type="auto"/>
          </w:tcPr>
          <w:p w14:paraId="30DCDA7F" w14:textId="77777777" w:rsidR="007639FF" w:rsidRDefault="007639FF" w:rsidP="007639FF">
            <w:pPr>
              <w:rPr>
                <w:ins w:id="1383" w:author="David Conklin" w:date="2020-11-10T16:39:00Z"/>
              </w:rPr>
            </w:pPr>
          </w:p>
        </w:tc>
        <w:tc>
          <w:tcPr>
            <w:tcW w:w="0" w:type="auto"/>
          </w:tcPr>
          <w:p w14:paraId="23B6F808" w14:textId="77777777" w:rsidR="007639FF" w:rsidRDefault="007639FF" w:rsidP="007639FF">
            <w:pPr>
              <w:rPr>
                <w:ins w:id="1384" w:author="David Conklin" w:date="2020-11-10T16:39:00Z"/>
              </w:rPr>
            </w:pPr>
          </w:p>
        </w:tc>
        <w:tc>
          <w:tcPr>
            <w:tcW w:w="0" w:type="auto"/>
          </w:tcPr>
          <w:p w14:paraId="3D55FFBB" w14:textId="77777777" w:rsidR="007639FF" w:rsidRDefault="007639FF" w:rsidP="007639FF">
            <w:pPr>
              <w:rPr>
                <w:ins w:id="1385" w:author="David Conklin" w:date="2020-11-10T16:39:00Z"/>
              </w:rPr>
            </w:pPr>
          </w:p>
        </w:tc>
        <w:tc>
          <w:tcPr>
            <w:tcW w:w="0" w:type="auto"/>
          </w:tcPr>
          <w:p w14:paraId="274084F3" w14:textId="5E2CDD30" w:rsidR="007639FF" w:rsidRDefault="007639FF" w:rsidP="007639FF">
            <w:pPr>
              <w:rPr>
                <w:ins w:id="1386" w:author="David Conklin" w:date="2020-11-10T16:39:00Z"/>
              </w:rPr>
            </w:pPr>
            <w:ins w:id="1387" w:author="David Conklin" w:date="2020-11-10T16:41:00Z">
              <w:r>
                <w:t>NSE</w:t>
              </w:r>
            </w:ins>
          </w:p>
        </w:tc>
        <w:tc>
          <w:tcPr>
            <w:tcW w:w="0" w:type="auto"/>
          </w:tcPr>
          <w:p w14:paraId="713913D9" w14:textId="5F9CAFAC" w:rsidR="007639FF" w:rsidRDefault="007639FF" w:rsidP="007639FF">
            <w:pPr>
              <w:rPr>
                <w:ins w:id="1388" w:author="David Conklin" w:date="2020-11-10T16:39:00Z"/>
              </w:rPr>
            </w:pPr>
            <w:ins w:id="1389" w:author="David Conklin" w:date="2020-11-10T16:41:00Z">
              <w:r>
                <w:t>0.</w:t>
              </w:r>
              <w:r>
                <w:t>77</w:t>
              </w:r>
            </w:ins>
          </w:p>
        </w:tc>
        <w:tc>
          <w:tcPr>
            <w:tcW w:w="0" w:type="auto"/>
          </w:tcPr>
          <w:p w14:paraId="35BB672A" w14:textId="09787F8F" w:rsidR="007639FF" w:rsidRDefault="007639FF" w:rsidP="007639FF">
            <w:pPr>
              <w:rPr>
                <w:ins w:id="1390" w:author="David Conklin" w:date="2020-11-10T16:39:00Z"/>
              </w:rPr>
            </w:pPr>
            <w:ins w:id="1391" w:author="David Conklin" w:date="2020-11-10T16:41:00Z">
              <w:r>
                <w:t>G</w:t>
              </w:r>
            </w:ins>
          </w:p>
        </w:tc>
      </w:tr>
      <w:tr w:rsidR="007639FF" w14:paraId="7E5A4378" w14:textId="77777777" w:rsidTr="008C4B9D">
        <w:trPr>
          <w:ins w:id="1392" w:author="David Conklin" w:date="2020-11-10T16:39:00Z"/>
        </w:trPr>
        <w:tc>
          <w:tcPr>
            <w:tcW w:w="0" w:type="auto"/>
          </w:tcPr>
          <w:p w14:paraId="7FCE4608" w14:textId="77777777" w:rsidR="007639FF" w:rsidRDefault="007639FF" w:rsidP="007639FF">
            <w:pPr>
              <w:rPr>
                <w:ins w:id="1393" w:author="David Conklin" w:date="2020-11-10T16:39:00Z"/>
              </w:rPr>
            </w:pPr>
          </w:p>
        </w:tc>
        <w:tc>
          <w:tcPr>
            <w:tcW w:w="0" w:type="auto"/>
          </w:tcPr>
          <w:p w14:paraId="27619C2A" w14:textId="77777777" w:rsidR="007639FF" w:rsidRDefault="007639FF" w:rsidP="007639FF">
            <w:pPr>
              <w:rPr>
                <w:ins w:id="1394" w:author="David Conklin" w:date="2020-11-10T16:39:00Z"/>
              </w:rPr>
            </w:pPr>
          </w:p>
        </w:tc>
        <w:tc>
          <w:tcPr>
            <w:tcW w:w="0" w:type="auto"/>
          </w:tcPr>
          <w:p w14:paraId="66B0C974" w14:textId="77777777" w:rsidR="007639FF" w:rsidRDefault="007639FF" w:rsidP="007639FF">
            <w:pPr>
              <w:rPr>
                <w:ins w:id="1395" w:author="David Conklin" w:date="2020-11-10T16:39:00Z"/>
              </w:rPr>
            </w:pPr>
          </w:p>
        </w:tc>
        <w:tc>
          <w:tcPr>
            <w:tcW w:w="0" w:type="auto"/>
          </w:tcPr>
          <w:p w14:paraId="272D4AF2" w14:textId="57A22E1F" w:rsidR="007639FF" w:rsidRDefault="007639FF" w:rsidP="007639FF">
            <w:pPr>
              <w:rPr>
                <w:ins w:id="1396" w:author="David Conklin" w:date="2020-11-10T16:39:00Z"/>
              </w:rPr>
            </w:pPr>
            <w:ins w:id="1397" w:author="David Conklin" w:date="2020-11-10T16:41:00Z">
              <w:r>
                <w:t>RSR</w:t>
              </w:r>
            </w:ins>
          </w:p>
        </w:tc>
        <w:tc>
          <w:tcPr>
            <w:tcW w:w="0" w:type="auto"/>
          </w:tcPr>
          <w:p w14:paraId="0FA0FDA9" w14:textId="6D72936C" w:rsidR="007639FF" w:rsidRDefault="007639FF" w:rsidP="007639FF">
            <w:pPr>
              <w:rPr>
                <w:ins w:id="1398" w:author="David Conklin" w:date="2020-11-10T16:39:00Z"/>
              </w:rPr>
            </w:pPr>
            <w:ins w:id="1399" w:author="David Conklin" w:date="2020-11-10T16:41:00Z">
              <w:r>
                <w:t>0.</w:t>
              </w:r>
              <w:r>
                <w:t>48</w:t>
              </w:r>
            </w:ins>
          </w:p>
        </w:tc>
        <w:tc>
          <w:tcPr>
            <w:tcW w:w="0" w:type="auto"/>
          </w:tcPr>
          <w:p w14:paraId="2E2FE468" w14:textId="54A9E945" w:rsidR="007639FF" w:rsidRDefault="007639FF" w:rsidP="007639FF">
            <w:pPr>
              <w:rPr>
                <w:ins w:id="1400" w:author="David Conklin" w:date="2020-11-10T16:39:00Z"/>
              </w:rPr>
            </w:pPr>
            <w:ins w:id="1401" w:author="David Conklin" w:date="2020-11-10T16:41:00Z">
              <w:r>
                <w:t>VG</w:t>
              </w:r>
            </w:ins>
          </w:p>
        </w:tc>
      </w:tr>
      <w:tr w:rsidR="007639FF" w14:paraId="3F18F6C7" w14:textId="77777777" w:rsidTr="008C4B9D">
        <w:trPr>
          <w:ins w:id="1402" w:author="David Conklin" w:date="2020-11-10T16:39:00Z"/>
        </w:trPr>
        <w:tc>
          <w:tcPr>
            <w:tcW w:w="0" w:type="auto"/>
          </w:tcPr>
          <w:p w14:paraId="14986005" w14:textId="77777777" w:rsidR="007639FF" w:rsidRDefault="007639FF" w:rsidP="007639FF">
            <w:pPr>
              <w:rPr>
                <w:ins w:id="1403" w:author="David Conklin" w:date="2020-11-10T16:39:00Z"/>
              </w:rPr>
            </w:pPr>
          </w:p>
        </w:tc>
        <w:tc>
          <w:tcPr>
            <w:tcW w:w="0" w:type="auto"/>
          </w:tcPr>
          <w:p w14:paraId="34A858B0" w14:textId="77777777" w:rsidR="007639FF" w:rsidRDefault="007639FF" w:rsidP="007639FF">
            <w:pPr>
              <w:rPr>
                <w:ins w:id="1404" w:author="David Conklin" w:date="2020-11-10T16:39:00Z"/>
              </w:rPr>
            </w:pPr>
          </w:p>
        </w:tc>
        <w:tc>
          <w:tcPr>
            <w:tcW w:w="0" w:type="auto"/>
          </w:tcPr>
          <w:p w14:paraId="395F2C9B" w14:textId="77777777" w:rsidR="007639FF" w:rsidRDefault="007639FF" w:rsidP="007639FF">
            <w:pPr>
              <w:rPr>
                <w:ins w:id="1405" w:author="David Conklin" w:date="2020-11-10T16:39:00Z"/>
              </w:rPr>
            </w:pPr>
          </w:p>
        </w:tc>
        <w:tc>
          <w:tcPr>
            <w:tcW w:w="0" w:type="auto"/>
          </w:tcPr>
          <w:p w14:paraId="133F19E4" w14:textId="72333730" w:rsidR="007639FF" w:rsidRDefault="007639FF" w:rsidP="007639FF">
            <w:pPr>
              <w:rPr>
                <w:ins w:id="1406" w:author="David Conklin" w:date="2020-11-10T16:39:00Z"/>
              </w:rPr>
            </w:pPr>
            <w:ins w:id="1407" w:author="David Conklin" w:date="2020-11-10T16:41:00Z">
              <w:r>
                <w:t>R2</w:t>
              </w:r>
            </w:ins>
          </w:p>
        </w:tc>
        <w:tc>
          <w:tcPr>
            <w:tcW w:w="0" w:type="auto"/>
          </w:tcPr>
          <w:p w14:paraId="76D102A9" w14:textId="24C17B9C" w:rsidR="007639FF" w:rsidRDefault="007639FF" w:rsidP="007639FF">
            <w:pPr>
              <w:rPr>
                <w:ins w:id="1408" w:author="David Conklin" w:date="2020-11-10T16:39:00Z"/>
              </w:rPr>
            </w:pPr>
            <w:ins w:id="1409" w:author="David Conklin" w:date="2020-11-10T16:41:00Z">
              <w:r>
                <w:t>0.7</w:t>
              </w:r>
              <w:r>
                <w:t>8</w:t>
              </w:r>
            </w:ins>
          </w:p>
        </w:tc>
        <w:tc>
          <w:tcPr>
            <w:tcW w:w="0" w:type="auto"/>
          </w:tcPr>
          <w:p w14:paraId="4B600E7F" w14:textId="729B2C72" w:rsidR="007639FF" w:rsidRDefault="007639FF" w:rsidP="007639FF">
            <w:pPr>
              <w:rPr>
                <w:ins w:id="1410" w:author="David Conklin" w:date="2020-11-10T16:39:00Z"/>
              </w:rPr>
            </w:pPr>
            <w:ins w:id="1411" w:author="David Conklin" w:date="2020-11-10T16:41:00Z">
              <w:r>
                <w:t>G</w:t>
              </w:r>
            </w:ins>
          </w:p>
        </w:tc>
      </w:tr>
      <w:tr w:rsidR="00A41DB9" w14:paraId="6B874066" w14:textId="77777777" w:rsidTr="008C4B9D">
        <w:trPr>
          <w:ins w:id="1412" w:author="David Conklin" w:date="2020-11-10T16:42:00Z"/>
        </w:trPr>
        <w:tc>
          <w:tcPr>
            <w:tcW w:w="0" w:type="auto"/>
          </w:tcPr>
          <w:p w14:paraId="03523D9F" w14:textId="2AAB7253" w:rsidR="00A41DB9" w:rsidRDefault="00A41DB9" w:rsidP="00A41DB9">
            <w:pPr>
              <w:rPr>
                <w:ins w:id="1413" w:author="David Conklin" w:date="2020-11-10T16:42:00Z"/>
              </w:rPr>
            </w:pPr>
            <w:ins w:id="1414" w:author="David Conklin" w:date="2020-11-10T16:42:00Z">
              <w:r>
                <w:t>14165000</w:t>
              </w:r>
            </w:ins>
          </w:p>
        </w:tc>
        <w:tc>
          <w:tcPr>
            <w:tcW w:w="0" w:type="auto"/>
          </w:tcPr>
          <w:p w14:paraId="0512ABF8" w14:textId="0CCB33C7" w:rsidR="00A41DB9" w:rsidRDefault="00A41DB9" w:rsidP="00A41DB9">
            <w:pPr>
              <w:rPr>
                <w:ins w:id="1415" w:author="David Conklin" w:date="2020-11-10T16:42:00Z"/>
              </w:rPr>
            </w:pPr>
            <w:ins w:id="1416" w:author="David Conklin" w:date="2020-11-10T16:42:00Z">
              <w:r>
                <w:t>2377</w:t>
              </w:r>
            </w:ins>
            <w:ins w:id="1417" w:author="David Conklin" w:date="2020-11-10T16:43:00Z">
              <w:r>
                <w:t>3513</w:t>
              </w:r>
            </w:ins>
          </w:p>
        </w:tc>
        <w:tc>
          <w:tcPr>
            <w:tcW w:w="0" w:type="auto"/>
          </w:tcPr>
          <w:p w14:paraId="385C0D35" w14:textId="2A310665" w:rsidR="00A41DB9" w:rsidRDefault="00A41DB9" w:rsidP="00A41DB9">
            <w:pPr>
              <w:rPr>
                <w:ins w:id="1418" w:author="David Conklin" w:date="2020-11-10T16:42:00Z"/>
              </w:rPr>
            </w:pPr>
            <w:ins w:id="1419" w:author="David Conklin" w:date="2020-11-10T16:43:00Z">
              <w:r>
                <w:t>MOHAWK RIVER NEAR SPRINGFIELD</w:t>
              </w:r>
            </w:ins>
          </w:p>
        </w:tc>
        <w:tc>
          <w:tcPr>
            <w:tcW w:w="0" w:type="auto"/>
          </w:tcPr>
          <w:p w14:paraId="3E7378FF" w14:textId="1660A2C9" w:rsidR="00A41DB9" w:rsidRDefault="00A41DB9" w:rsidP="00A41DB9">
            <w:pPr>
              <w:rPr>
                <w:ins w:id="1420" w:author="David Conklin" w:date="2020-11-10T16:42:00Z"/>
              </w:rPr>
            </w:pPr>
            <w:ins w:id="1421" w:author="David Conklin" w:date="2020-11-10T16:43:00Z">
              <w:r>
                <w:t>%bias</w:t>
              </w:r>
            </w:ins>
          </w:p>
        </w:tc>
        <w:tc>
          <w:tcPr>
            <w:tcW w:w="0" w:type="auto"/>
          </w:tcPr>
          <w:p w14:paraId="6EF59584" w14:textId="6C051EE6" w:rsidR="00A41DB9" w:rsidRDefault="00EB3145" w:rsidP="00A41DB9">
            <w:pPr>
              <w:rPr>
                <w:ins w:id="1422" w:author="David Conklin" w:date="2020-11-10T16:42:00Z"/>
              </w:rPr>
            </w:pPr>
            <w:ins w:id="1423" w:author="David Conklin" w:date="2020-11-10T16:43:00Z">
              <w:r>
                <w:t>-0.4</w:t>
              </w:r>
              <w:r w:rsidR="00A41DB9">
                <w:t>%</w:t>
              </w:r>
            </w:ins>
          </w:p>
        </w:tc>
        <w:tc>
          <w:tcPr>
            <w:tcW w:w="0" w:type="auto"/>
          </w:tcPr>
          <w:p w14:paraId="5E75E2B6" w14:textId="1E41BF91" w:rsidR="00A41DB9" w:rsidRDefault="00A41DB9" w:rsidP="00A41DB9">
            <w:pPr>
              <w:rPr>
                <w:ins w:id="1424" w:author="David Conklin" w:date="2020-11-10T16:42:00Z"/>
              </w:rPr>
            </w:pPr>
            <w:ins w:id="1425" w:author="David Conklin" w:date="2020-11-10T16:43:00Z">
              <w:r>
                <w:t>VG</w:t>
              </w:r>
            </w:ins>
          </w:p>
        </w:tc>
      </w:tr>
      <w:tr w:rsidR="00A41DB9" w14:paraId="0A5CEB9B" w14:textId="77777777" w:rsidTr="008C4B9D">
        <w:trPr>
          <w:ins w:id="1426" w:author="David Conklin" w:date="2020-11-10T16:42:00Z"/>
        </w:trPr>
        <w:tc>
          <w:tcPr>
            <w:tcW w:w="0" w:type="auto"/>
          </w:tcPr>
          <w:p w14:paraId="31453C79" w14:textId="77777777" w:rsidR="00A41DB9" w:rsidRDefault="00A41DB9" w:rsidP="00A41DB9">
            <w:pPr>
              <w:rPr>
                <w:ins w:id="1427" w:author="David Conklin" w:date="2020-11-10T16:42:00Z"/>
              </w:rPr>
            </w:pPr>
          </w:p>
        </w:tc>
        <w:tc>
          <w:tcPr>
            <w:tcW w:w="0" w:type="auto"/>
          </w:tcPr>
          <w:p w14:paraId="482DC267" w14:textId="77777777" w:rsidR="00A41DB9" w:rsidRDefault="00A41DB9" w:rsidP="00A41DB9">
            <w:pPr>
              <w:rPr>
                <w:ins w:id="1428" w:author="David Conklin" w:date="2020-11-10T16:42:00Z"/>
              </w:rPr>
            </w:pPr>
          </w:p>
        </w:tc>
        <w:tc>
          <w:tcPr>
            <w:tcW w:w="0" w:type="auto"/>
          </w:tcPr>
          <w:p w14:paraId="1E87B818" w14:textId="77777777" w:rsidR="00A41DB9" w:rsidRDefault="00A41DB9" w:rsidP="00A41DB9">
            <w:pPr>
              <w:rPr>
                <w:ins w:id="1429" w:author="David Conklin" w:date="2020-11-10T16:42:00Z"/>
              </w:rPr>
            </w:pPr>
          </w:p>
        </w:tc>
        <w:tc>
          <w:tcPr>
            <w:tcW w:w="0" w:type="auto"/>
          </w:tcPr>
          <w:p w14:paraId="57AE3FEB" w14:textId="5B5EE4C8" w:rsidR="00A41DB9" w:rsidRDefault="00A41DB9" w:rsidP="00A41DB9">
            <w:pPr>
              <w:rPr>
                <w:ins w:id="1430" w:author="David Conklin" w:date="2020-11-10T16:42:00Z"/>
              </w:rPr>
            </w:pPr>
            <w:ins w:id="1431" w:author="David Conklin" w:date="2020-11-10T16:43:00Z">
              <w:r>
                <w:t>NSE</w:t>
              </w:r>
            </w:ins>
          </w:p>
        </w:tc>
        <w:tc>
          <w:tcPr>
            <w:tcW w:w="0" w:type="auto"/>
          </w:tcPr>
          <w:p w14:paraId="52D6F3FC" w14:textId="190C5079" w:rsidR="00A41DB9" w:rsidRDefault="00A41DB9" w:rsidP="00A41DB9">
            <w:pPr>
              <w:rPr>
                <w:ins w:id="1432" w:author="David Conklin" w:date="2020-11-10T16:42:00Z"/>
              </w:rPr>
            </w:pPr>
            <w:ins w:id="1433" w:author="David Conklin" w:date="2020-11-10T16:43:00Z">
              <w:r>
                <w:t>0.7</w:t>
              </w:r>
            </w:ins>
            <w:ins w:id="1434" w:author="David Conklin" w:date="2020-11-10T16:44:00Z">
              <w:r w:rsidR="00EB3145">
                <w:t>2</w:t>
              </w:r>
            </w:ins>
          </w:p>
        </w:tc>
        <w:tc>
          <w:tcPr>
            <w:tcW w:w="0" w:type="auto"/>
          </w:tcPr>
          <w:p w14:paraId="1B5AEDAE" w14:textId="3ED9EED9" w:rsidR="00A41DB9" w:rsidRDefault="00A41DB9" w:rsidP="00A41DB9">
            <w:pPr>
              <w:rPr>
                <w:ins w:id="1435" w:author="David Conklin" w:date="2020-11-10T16:42:00Z"/>
              </w:rPr>
            </w:pPr>
            <w:ins w:id="1436" w:author="David Conklin" w:date="2020-11-10T16:43:00Z">
              <w:r>
                <w:t>G</w:t>
              </w:r>
            </w:ins>
          </w:p>
        </w:tc>
      </w:tr>
      <w:tr w:rsidR="00A41DB9" w14:paraId="3D18757F" w14:textId="77777777" w:rsidTr="008C4B9D">
        <w:trPr>
          <w:ins w:id="1437" w:author="David Conklin" w:date="2020-11-10T16:42:00Z"/>
        </w:trPr>
        <w:tc>
          <w:tcPr>
            <w:tcW w:w="0" w:type="auto"/>
          </w:tcPr>
          <w:p w14:paraId="0EB4C3BC" w14:textId="77777777" w:rsidR="00A41DB9" w:rsidRDefault="00A41DB9" w:rsidP="00A41DB9">
            <w:pPr>
              <w:rPr>
                <w:ins w:id="1438" w:author="David Conklin" w:date="2020-11-10T16:42:00Z"/>
              </w:rPr>
            </w:pPr>
          </w:p>
        </w:tc>
        <w:tc>
          <w:tcPr>
            <w:tcW w:w="0" w:type="auto"/>
          </w:tcPr>
          <w:p w14:paraId="47C5AB4F" w14:textId="77777777" w:rsidR="00A41DB9" w:rsidRDefault="00A41DB9" w:rsidP="00A41DB9">
            <w:pPr>
              <w:rPr>
                <w:ins w:id="1439" w:author="David Conklin" w:date="2020-11-10T16:42:00Z"/>
              </w:rPr>
            </w:pPr>
          </w:p>
        </w:tc>
        <w:tc>
          <w:tcPr>
            <w:tcW w:w="0" w:type="auto"/>
          </w:tcPr>
          <w:p w14:paraId="0549CF64" w14:textId="77777777" w:rsidR="00A41DB9" w:rsidRDefault="00A41DB9" w:rsidP="00A41DB9">
            <w:pPr>
              <w:rPr>
                <w:ins w:id="1440" w:author="David Conklin" w:date="2020-11-10T16:42:00Z"/>
              </w:rPr>
            </w:pPr>
          </w:p>
        </w:tc>
        <w:tc>
          <w:tcPr>
            <w:tcW w:w="0" w:type="auto"/>
          </w:tcPr>
          <w:p w14:paraId="7BA5F30F" w14:textId="49ACDE7D" w:rsidR="00A41DB9" w:rsidRDefault="00A41DB9" w:rsidP="00A41DB9">
            <w:pPr>
              <w:rPr>
                <w:ins w:id="1441" w:author="David Conklin" w:date="2020-11-10T16:42:00Z"/>
              </w:rPr>
            </w:pPr>
            <w:ins w:id="1442" w:author="David Conklin" w:date="2020-11-10T16:43:00Z">
              <w:r>
                <w:t>RSR</w:t>
              </w:r>
            </w:ins>
          </w:p>
        </w:tc>
        <w:tc>
          <w:tcPr>
            <w:tcW w:w="0" w:type="auto"/>
          </w:tcPr>
          <w:p w14:paraId="286A8E72" w14:textId="33F4F410" w:rsidR="00A41DB9" w:rsidRDefault="00A41DB9" w:rsidP="00A41DB9">
            <w:pPr>
              <w:rPr>
                <w:ins w:id="1443" w:author="David Conklin" w:date="2020-11-10T16:42:00Z"/>
              </w:rPr>
            </w:pPr>
            <w:ins w:id="1444" w:author="David Conklin" w:date="2020-11-10T16:43:00Z">
              <w:r>
                <w:t>0.</w:t>
              </w:r>
            </w:ins>
            <w:ins w:id="1445" w:author="David Conklin" w:date="2020-11-10T16:44:00Z">
              <w:r w:rsidR="00EB3145">
                <w:t>53</w:t>
              </w:r>
            </w:ins>
          </w:p>
        </w:tc>
        <w:tc>
          <w:tcPr>
            <w:tcW w:w="0" w:type="auto"/>
          </w:tcPr>
          <w:p w14:paraId="1AE778F8" w14:textId="5743E9A5" w:rsidR="00A41DB9" w:rsidRDefault="00A41DB9" w:rsidP="00A41DB9">
            <w:pPr>
              <w:rPr>
                <w:ins w:id="1446" w:author="David Conklin" w:date="2020-11-10T16:42:00Z"/>
              </w:rPr>
            </w:pPr>
            <w:ins w:id="1447" w:author="David Conklin" w:date="2020-11-10T16:43:00Z">
              <w:r>
                <w:t>G</w:t>
              </w:r>
            </w:ins>
          </w:p>
        </w:tc>
      </w:tr>
      <w:tr w:rsidR="00A41DB9" w14:paraId="5EF3CEF7" w14:textId="77777777" w:rsidTr="008C4B9D">
        <w:trPr>
          <w:ins w:id="1448" w:author="David Conklin" w:date="2020-11-10T16:42:00Z"/>
        </w:trPr>
        <w:tc>
          <w:tcPr>
            <w:tcW w:w="0" w:type="auto"/>
          </w:tcPr>
          <w:p w14:paraId="42C31135" w14:textId="77777777" w:rsidR="00A41DB9" w:rsidRDefault="00A41DB9" w:rsidP="00A41DB9">
            <w:pPr>
              <w:rPr>
                <w:ins w:id="1449" w:author="David Conklin" w:date="2020-11-10T16:42:00Z"/>
              </w:rPr>
            </w:pPr>
          </w:p>
        </w:tc>
        <w:tc>
          <w:tcPr>
            <w:tcW w:w="0" w:type="auto"/>
          </w:tcPr>
          <w:p w14:paraId="5077F518" w14:textId="77777777" w:rsidR="00A41DB9" w:rsidRDefault="00A41DB9" w:rsidP="00A41DB9">
            <w:pPr>
              <w:rPr>
                <w:ins w:id="1450" w:author="David Conklin" w:date="2020-11-10T16:42:00Z"/>
              </w:rPr>
            </w:pPr>
          </w:p>
        </w:tc>
        <w:tc>
          <w:tcPr>
            <w:tcW w:w="0" w:type="auto"/>
          </w:tcPr>
          <w:p w14:paraId="25028791" w14:textId="77777777" w:rsidR="00A41DB9" w:rsidRDefault="00A41DB9" w:rsidP="00A41DB9">
            <w:pPr>
              <w:rPr>
                <w:ins w:id="1451" w:author="David Conklin" w:date="2020-11-10T16:42:00Z"/>
              </w:rPr>
            </w:pPr>
          </w:p>
        </w:tc>
        <w:tc>
          <w:tcPr>
            <w:tcW w:w="0" w:type="auto"/>
          </w:tcPr>
          <w:p w14:paraId="6D178417" w14:textId="5684CD85" w:rsidR="00A41DB9" w:rsidRDefault="00A41DB9" w:rsidP="00A41DB9">
            <w:pPr>
              <w:rPr>
                <w:ins w:id="1452" w:author="David Conklin" w:date="2020-11-10T16:42:00Z"/>
              </w:rPr>
            </w:pPr>
            <w:ins w:id="1453" w:author="David Conklin" w:date="2020-11-10T16:43:00Z">
              <w:r>
                <w:t>R2</w:t>
              </w:r>
            </w:ins>
          </w:p>
        </w:tc>
        <w:tc>
          <w:tcPr>
            <w:tcW w:w="0" w:type="auto"/>
          </w:tcPr>
          <w:p w14:paraId="3A334BF5" w14:textId="31FCA88F" w:rsidR="00A41DB9" w:rsidRDefault="00A41DB9" w:rsidP="00A41DB9">
            <w:pPr>
              <w:rPr>
                <w:ins w:id="1454" w:author="David Conklin" w:date="2020-11-10T16:42:00Z"/>
              </w:rPr>
            </w:pPr>
            <w:ins w:id="1455" w:author="David Conklin" w:date="2020-11-10T16:43:00Z">
              <w:r>
                <w:t>0.</w:t>
              </w:r>
            </w:ins>
            <w:ins w:id="1456" w:author="David Conklin" w:date="2020-11-10T16:44:00Z">
              <w:r w:rsidR="00EB3145">
                <w:t>81</w:t>
              </w:r>
            </w:ins>
          </w:p>
        </w:tc>
        <w:tc>
          <w:tcPr>
            <w:tcW w:w="0" w:type="auto"/>
          </w:tcPr>
          <w:p w14:paraId="5CF5DB88" w14:textId="43C764FC" w:rsidR="00A41DB9" w:rsidRDefault="00A41DB9" w:rsidP="00A41DB9">
            <w:pPr>
              <w:rPr>
                <w:ins w:id="1457" w:author="David Conklin" w:date="2020-11-10T16:42:00Z"/>
              </w:rPr>
            </w:pPr>
            <w:ins w:id="1458" w:author="David Conklin" w:date="2020-11-10T16:43:00Z">
              <w:r>
                <w:t>G</w:t>
              </w:r>
            </w:ins>
          </w:p>
        </w:tc>
      </w:tr>
    </w:tbl>
    <w:p w14:paraId="7F7A6FB9" w14:textId="171D19F9" w:rsidR="007E57E4" w:rsidRDefault="007E57E4" w:rsidP="007E57E4">
      <w:pPr>
        <w:rPr>
          <w:ins w:id="1459" w:author="David Conklin" w:date="2020-11-09T15:29:00Z"/>
        </w:rPr>
      </w:pPr>
    </w:p>
    <w:p w14:paraId="527A3268" w14:textId="18166E34" w:rsidR="007E57E4" w:rsidRDefault="00F81EFD" w:rsidP="007E57E4">
      <w:pPr>
        <w:rPr>
          <w:ins w:id="1460" w:author="David Conklin" w:date="2020-11-10T16:47:00Z"/>
        </w:rPr>
      </w:pPr>
      <w:ins w:id="1461" w:author="David Conklin" w:date="2020-11-10T16:46:00Z">
        <w:r>
          <w:t>Flow locations with unsatisfactory simulation skill grades</w:t>
        </w:r>
      </w:ins>
    </w:p>
    <w:tbl>
      <w:tblPr>
        <w:tblStyle w:val="TableGrid"/>
        <w:tblW w:w="0" w:type="auto"/>
        <w:tblLook w:val="04A0" w:firstRow="1" w:lastRow="0" w:firstColumn="1" w:lastColumn="0" w:noHBand="0" w:noVBand="1"/>
        <w:tblPrChange w:id="1462" w:author="David Conklin" w:date="2020-11-10T16:48:00Z">
          <w:tblPr>
            <w:tblStyle w:val="TableGrid"/>
            <w:tblW w:w="0" w:type="auto"/>
            <w:tblLook w:val="04A0" w:firstRow="1" w:lastRow="0" w:firstColumn="1" w:lastColumn="0" w:noHBand="0" w:noVBand="1"/>
          </w:tblPr>
        </w:tblPrChange>
      </w:tblPr>
      <w:tblGrid>
        <w:gridCol w:w="1870"/>
        <w:gridCol w:w="1870"/>
        <w:gridCol w:w="4355"/>
        <w:tblGridChange w:id="1463">
          <w:tblGrid>
            <w:gridCol w:w="1870"/>
            <w:gridCol w:w="1870"/>
            <w:gridCol w:w="1870"/>
            <w:gridCol w:w="2485"/>
          </w:tblGrid>
        </w:tblGridChange>
      </w:tblGrid>
      <w:tr w:rsidR="00F81EFD" w14:paraId="2C2A2062" w14:textId="77777777" w:rsidTr="00F81EFD">
        <w:trPr>
          <w:ins w:id="1464" w:author="David Conklin" w:date="2020-11-10T16:47:00Z"/>
          <w:trPrChange w:id="1465" w:author="David Conklin" w:date="2020-11-10T16:48:00Z">
            <w:trPr>
              <w:gridAfter w:val="0"/>
            </w:trPr>
          </w:trPrChange>
        </w:trPr>
        <w:tc>
          <w:tcPr>
            <w:tcW w:w="1870" w:type="dxa"/>
            <w:tcPrChange w:id="1466" w:author="David Conklin" w:date="2020-11-10T16:48:00Z">
              <w:tcPr>
                <w:tcW w:w="1870" w:type="dxa"/>
              </w:tcPr>
            </w:tcPrChange>
          </w:tcPr>
          <w:p w14:paraId="2E7B75D8" w14:textId="247FA604" w:rsidR="00F81EFD" w:rsidRDefault="00F81EFD" w:rsidP="007E57E4">
            <w:pPr>
              <w:rPr>
                <w:ins w:id="1467" w:author="David Conklin" w:date="2020-11-10T16:47:00Z"/>
              </w:rPr>
            </w:pPr>
            <w:ins w:id="1468" w:author="David Conklin" w:date="2020-11-10T16:47:00Z">
              <w:r>
                <w:t>gage</w:t>
              </w:r>
            </w:ins>
          </w:p>
        </w:tc>
        <w:tc>
          <w:tcPr>
            <w:tcW w:w="1870" w:type="dxa"/>
            <w:tcPrChange w:id="1469" w:author="David Conklin" w:date="2020-11-10T16:48:00Z">
              <w:tcPr>
                <w:tcW w:w="1870" w:type="dxa"/>
              </w:tcPr>
            </w:tcPrChange>
          </w:tcPr>
          <w:p w14:paraId="5164BD34" w14:textId="4A61346D" w:rsidR="00F81EFD" w:rsidRDefault="00F81EFD" w:rsidP="007E57E4">
            <w:pPr>
              <w:rPr>
                <w:ins w:id="1470" w:author="David Conklin" w:date="2020-11-10T16:47:00Z"/>
              </w:rPr>
            </w:pPr>
            <w:ins w:id="1471" w:author="David Conklin" w:date="2020-11-10T16:47:00Z">
              <w:r>
                <w:t>COMID</w:t>
              </w:r>
            </w:ins>
          </w:p>
        </w:tc>
        <w:tc>
          <w:tcPr>
            <w:tcW w:w="4355" w:type="dxa"/>
            <w:tcPrChange w:id="1472" w:author="David Conklin" w:date="2020-11-10T16:48:00Z">
              <w:tcPr>
                <w:tcW w:w="1870" w:type="dxa"/>
              </w:tcPr>
            </w:tcPrChange>
          </w:tcPr>
          <w:p w14:paraId="20BB56A6" w14:textId="322E41E6" w:rsidR="00F81EFD" w:rsidRDefault="00F81EFD" w:rsidP="007E57E4">
            <w:pPr>
              <w:rPr>
                <w:ins w:id="1473" w:author="David Conklin" w:date="2020-11-10T16:47:00Z"/>
              </w:rPr>
            </w:pPr>
            <w:ins w:id="1474" w:author="David Conklin" w:date="2020-11-10T16:47:00Z">
              <w:r>
                <w:t>location</w:t>
              </w:r>
            </w:ins>
          </w:p>
        </w:tc>
      </w:tr>
      <w:tr w:rsidR="00F81EFD" w14:paraId="512F5D8F" w14:textId="77777777" w:rsidTr="00F81EFD">
        <w:trPr>
          <w:ins w:id="1475" w:author="David Conklin" w:date="2020-11-10T16:47:00Z"/>
          <w:trPrChange w:id="1476" w:author="David Conklin" w:date="2020-11-10T16:48:00Z">
            <w:trPr>
              <w:gridAfter w:val="0"/>
            </w:trPr>
          </w:trPrChange>
        </w:trPr>
        <w:tc>
          <w:tcPr>
            <w:tcW w:w="1870" w:type="dxa"/>
            <w:tcPrChange w:id="1477" w:author="David Conklin" w:date="2020-11-10T16:48:00Z">
              <w:tcPr>
                <w:tcW w:w="1870" w:type="dxa"/>
              </w:tcPr>
            </w:tcPrChange>
          </w:tcPr>
          <w:p w14:paraId="67291E46" w14:textId="041F9A2A" w:rsidR="00F81EFD" w:rsidRDefault="00F81EFD" w:rsidP="007E57E4">
            <w:pPr>
              <w:rPr>
                <w:ins w:id="1478" w:author="David Conklin" w:date="2020-11-10T16:47:00Z"/>
              </w:rPr>
            </w:pPr>
            <w:ins w:id="1479" w:author="David Conklin" w:date="2020-11-10T16:48:00Z">
              <w:r>
                <w:t>14158500</w:t>
              </w:r>
            </w:ins>
          </w:p>
        </w:tc>
        <w:tc>
          <w:tcPr>
            <w:tcW w:w="1870" w:type="dxa"/>
            <w:tcPrChange w:id="1480" w:author="David Conklin" w:date="2020-11-10T16:48:00Z">
              <w:tcPr>
                <w:tcW w:w="1870" w:type="dxa"/>
              </w:tcPr>
            </w:tcPrChange>
          </w:tcPr>
          <w:p w14:paraId="2F7B58FE" w14:textId="335DC35D" w:rsidR="00F81EFD" w:rsidRDefault="00F81EFD" w:rsidP="007E57E4">
            <w:pPr>
              <w:rPr>
                <w:ins w:id="1481" w:author="David Conklin" w:date="2020-11-10T16:47:00Z"/>
              </w:rPr>
            </w:pPr>
            <w:ins w:id="1482" w:author="David Conklin" w:date="2020-11-10T16:48:00Z">
              <w:r>
                <w:t>23773373</w:t>
              </w:r>
            </w:ins>
          </w:p>
        </w:tc>
        <w:tc>
          <w:tcPr>
            <w:tcW w:w="4355" w:type="dxa"/>
            <w:tcPrChange w:id="1483" w:author="David Conklin" w:date="2020-11-10T16:48:00Z">
              <w:tcPr>
                <w:tcW w:w="1870" w:type="dxa"/>
              </w:tcPr>
            </w:tcPrChange>
          </w:tcPr>
          <w:p w14:paraId="2A11E1E4" w14:textId="48CEFE3D" w:rsidR="00F81EFD" w:rsidRDefault="00F81EFD" w:rsidP="007E57E4">
            <w:pPr>
              <w:rPr>
                <w:ins w:id="1484" w:author="David Conklin" w:date="2020-11-10T16:47:00Z"/>
              </w:rPr>
            </w:pPr>
            <w:ins w:id="1485" w:author="David Conklin" w:date="2020-11-10T16:48:00Z">
              <w:r>
                <w:t>MCKENZIE RIVER AT OUTLET OF CLEAR LAKE</w:t>
              </w:r>
            </w:ins>
          </w:p>
        </w:tc>
      </w:tr>
      <w:tr w:rsidR="00F81EFD" w14:paraId="182B2ABD" w14:textId="77777777" w:rsidTr="00F81EFD">
        <w:trPr>
          <w:ins w:id="1486" w:author="David Conklin" w:date="2020-11-10T16:49:00Z"/>
        </w:trPr>
        <w:tc>
          <w:tcPr>
            <w:tcW w:w="1870" w:type="dxa"/>
          </w:tcPr>
          <w:p w14:paraId="62037F8C" w14:textId="1FF420F8" w:rsidR="00F81EFD" w:rsidRDefault="00F81EFD" w:rsidP="007E57E4">
            <w:pPr>
              <w:rPr>
                <w:ins w:id="1487" w:author="David Conklin" w:date="2020-11-10T16:49:00Z"/>
              </w:rPr>
            </w:pPr>
            <w:ins w:id="1488" w:author="David Conklin" w:date="2020-11-10T16:49:00Z">
              <w:r>
                <w:t>14158850</w:t>
              </w:r>
            </w:ins>
          </w:p>
        </w:tc>
        <w:tc>
          <w:tcPr>
            <w:tcW w:w="1870" w:type="dxa"/>
          </w:tcPr>
          <w:p w14:paraId="3B410064" w14:textId="31A5D3B4" w:rsidR="00F81EFD" w:rsidRDefault="00F81EFD" w:rsidP="007E57E4">
            <w:pPr>
              <w:rPr>
                <w:ins w:id="1489" w:author="David Conklin" w:date="2020-11-10T16:49:00Z"/>
              </w:rPr>
            </w:pPr>
            <w:ins w:id="1490" w:author="David Conklin" w:date="2020-11-10T16:49:00Z">
              <w:r>
                <w:t>23773359</w:t>
              </w:r>
            </w:ins>
          </w:p>
        </w:tc>
        <w:tc>
          <w:tcPr>
            <w:tcW w:w="4355" w:type="dxa"/>
          </w:tcPr>
          <w:p w14:paraId="47B8D0B2" w14:textId="7B002F98" w:rsidR="00F81EFD" w:rsidRDefault="00F81EFD" w:rsidP="007E57E4">
            <w:pPr>
              <w:rPr>
                <w:ins w:id="1491" w:author="David Conklin" w:date="2020-11-10T16:49:00Z"/>
              </w:rPr>
            </w:pPr>
            <w:ins w:id="1492" w:author="David Conklin" w:date="2020-11-10T16:49:00Z">
              <w:r>
                <w:t>BLW TRAIL BR</w:t>
              </w:r>
            </w:ins>
            <w:ins w:id="1493" w:author="David Conklin" w:date="2020-11-10T16:50:00Z">
              <w:r>
                <w:t xml:space="preserve"> DAM NR BELKNAP SPRINGS</w:t>
              </w:r>
            </w:ins>
          </w:p>
        </w:tc>
      </w:tr>
      <w:tr w:rsidR="00F81EFD" w14:paraId="1531D33A" w14:textId="77777777" w:rsidTr="00F81EFD">
        <w:trPr>
          <w:ins w:id="1494" w:author="David Conklin" w:date="2020-11-10T16:49:00Z"/>
        </w:trPr>
        <w:tc>
          <w:tcPr>
            <w:tcW w:w="1870" w:type="dxa"/>
          </w:tcPr>
          <w:p w14:paraId="339697EC" w14:textId="76BC4F87" w:rsidR="00F81EFD" w:rsidRDefault="00F81EFD" w:rsidP="007E57E4">
            <w:pPr>
              <w:rPr>
                <w:ins w:id="1495" w:author="David Conklin" w:date="2020-11-10T16:49:00Z"/>
              </w:rPr>
            </w:pPr>
            <w:ins w:id="1496" w:author="David Conklin" w:date="2020-11-10T16:50:00Z">
              <w:r>
                <w:t>14159500</w:t>
              </w:r>
            </w:ins>
          </w:p>
        </w:tc>
        <w:tc>
          <w:tcPr>
            <w:tcW w:w="1870" w:type="dxa"/>
          </w:tcPr>
          <w:p w14:paraId="334F0649" w14:textId="55471FC1" w:rsidR="00F81EFD" w:rsidRDefault="00F81EFD" w:rsidP="007E57E4">
            <w:pPr>
              <w:rPr>
                <w:ins w:id="1497" w:author="David Conklin" w:date="2020-11-10T16:49:00Z"/>
              </w:rPr>
            </w:pPr>
            <w:ins w:id="1498" w:author="David Conklin" w:date="2020-11-10T16:50:00Z">
              <w:r>
                <w:t>23773009</w:t>
              </w:r>
            </w:ins>
          </w:p>
        </w:tc>
        <w:tc>
          <w:tcPr>
            <w:tcW w:w="4355" w:type="dxa"/>
          </w:tcPr>
          <w:p w14:paraId="79B0F848" w14:textId="02595434" w:rsidR="00F81EFD" w:rsidRDefault="00F81EFD" w:rsidP="007E57E4">
            <w:pPr>
              <w:rPr>
                <w:ins w:id="1499" w:author="David Conklin" w:date="2020-11-10T16:49:00Z"/>
              </w:rPr>
            </w:pPr>
            <w:ins w:id="1500" w:author="David Conklin" w:date="2020-11-10T16:50:00Z">
              <w:r>
                <w:t xml:space="preserve">SOUTH FORK </w:t>
              </w:r>
            </w:ins>
            <w:ins w:id="1501" w:author="David Conklin" w:date="2020-11-10T16:51:00Z">
              <w:r>
                <w:t>MCKENZIE NEAR RAINBOX</w:t>
              </w:r>
            </w:ins>
          </w:p>
        </w:tc>
      </w:tr>
      <w:tr w:rsidR="00F81EFD" w14:paraId="4B0FAC6C" w14:textId="77777777" w:rsidTr="00F81EFD">
        <w:trPr>
          <w:ins w:id="1502" w:author="David Conklin" w:date="2020-11-10T16:49:00Z"/>
        </w:trPr>
        <w:tc>
          <w:tcPr>
            <w:tcW w:w="1870" w:type="dxa"/>
          </w:tcPr>
          <w:p w14:paraId="7CF8453F" w14:textId="347B2425" w:rsidR="00F81EFD" w:rsidRDefault="00F81EFD" w:rsidP="007E57E4">
            <w:pPr>
              <w:rPr>
                <w:ins w:id="1503" w:author="David Conklin" w:date="2020-11-10T16:49:00Z"/>
              </w:rPr>
            </w:pPr>
            <w:ins w:id="1504" w:author="David Conklin" w:date="2020-11-10T16:51:00Z">
              <w:r>
                <w:t>14163150</w:t>
              </w:r>
            </w:ins>
          </w:p>
        </w:tc>
        <w:tc>
          <w:tcPr>
            <w:tcW w:w="1870" w:type="dxa"/>
          </w:tcPr>
          <w:p w14:paraId="5B8576B3" w14:textId="26CE5F42" w:rsidR="00F81EFD" w:rsidRDefault="00F81EFD" w:rsidP="007E57E4">
            <w:pPr>
              <w:rPr>
                <w:ins w:id="1505" w:author="David Conklin" w:date="2020-11-10T16:49:00Z"/>
              </w:rPr>
            </w:pPr>
            <w:ins w:id="1506" w:author="David Conklin" w:date="2020-11-10T16:51:00Z">
              <w:r>
                <w:t>23772857</w:t>
              </w:r>
            </w:ins>
          </w:p>
        </w:tc>
        <w:tc>
          <w:tcPr>
            <w:tcW w:w="4355" w:type="dxa"/>
          </w:tcPr>
          <w:p w14:paraId="2A2791C3" w14:textId="13A58E6B" w:rsidR="00F81EFD" w:rsidRDefault="00F81EFD" w:rsidP="007E57E4">
            <w:pPr>
              <w:rPr>
                <w:ins w:id="1507" w:author="David Conklin" w:date="2020-11-10T16:49:00Z"/>
              </w:rPr>
            </w:pPr>
            <w:ins w:id="1508" w:author="David Conklin" w:date="2020-11-10T16:51:00Z">
              <w:r>
                <w:t>BLW LEABURG DAM</w:t>
              </w:r>
            </w:ins>
          </w:p>
        </w:tc>
      </w:tr>
      <w:tr w:rsidR="00F81EFD" w14:paraId="099C84B9" w14:textId="77777777" w:rsidTr="00F81EFD">
        <w:trPr>
          <w:ins w:id="1509" w:author="David Conklin" w:date="2020-11-10T16:49:00Z"/>
        </w:trPr>
        <w:tc>
          <w:tcPr>
            <w:tcW w:w="1870" w:type="dxa"/>
          </w:tcPr>
          <w:p w14:paraId="63CFB327" w14:textId="7DA4E215" w:rsidR="00F81EFD" w:rsidRDefault="00F81EFD" w:rsidP="007E57E4">
            <w:pPr>
              <w:rPr>
                <w:ins w:id="1510" w:author="David Conklin" w:date="2020-11-10T16:49:00Z"/>
              </w:rPr>
            </w:pPr>
            <w:ins w:id="1511" w:author="David Conklin" w:date="2020-11-10T16:51:00Z">
              <w:r>
                <w:t>14163900</w:t>
              </w:r>
            </w:ins>
          </w:p>
        </w:tc>
        <w:tc>
          <w:tcPr>
            <w:tcW w:w="1870" w:type="dxa"/>
          </w:tcPr>
          <w:p w14:paraId="3218CE10" w14:textId="13F65AE1" w:rsidR="00F81EFD" w:rsidRDefault="00F81EFD" w:rsidP="007E57E4">
            <w:pPr>
              <w:rPr>
                <w:ins w:id="1512" w:author="David Conklin" w:date="2020-11-10T16:49:00Z"/>
              </w:rPr>
            </w:pPr>
            <w:ins w:id="1513" w:author="David Conklin" w:date="2020-11-10T16:52:00Z">
              <w:r>
                <w:t>23772801</w:t>
              </w:r>
            </w:ins>
          </w:p>
        </w:tc>
        <w:tc>
          <w:tcPr>
            <w:tcW w:w="4355" w:type="dxa"/>
          </w:tcPr>
          <w:p w14:paraId="7CA60F0E" w14:textId="10132536" w:rsidR="00F81EFD" w:rsidRDefault="00F81EFD" w:rsidP="007E57E4">
            <w:pPr>
              <w:rPr>
                <w:ins w:id="1514" w:author="David Conklin" w:date="2020-11-10T16:49:00Z"/>
              </w:rPr>
            </w:pPr>
            <w:ins w:id="1515" w:author="David Conklin" w:date="2020-11-10T16:52:00Z">
              <w:r>
                <w:t>NEAR WALTERVILLE</w:t>
              </w:r>
            </w:ins>
          </w:p>
        </w:tc>
      </w:tr>
      <w:tr w:rsidR="00F81EFD" w14:paraId="18AEF31A" w14:textId="77777777" w:rsidTr="00F81EFD">
        <w:trPr>
          <w:ins w:id="1516" w:author="David Conklin" w:date="2020-11-10T16:49:00Z"/>
        </w:trPr>
        <w:tc>
          <w:tcPr>
            <w:tcW w:w="1870" w:type="dxa"/>
          </w:tcPr>
          <w:p w14:paraId="30BBA12F" w14:textId="4BDC9987" w:rsidR="00F81EFD" w:rsidRDefault="00F81EFD" w:rsidP="007E57E4">
            <w:pPr>
              <w:rPr>
                <w:ins w:id="1517" w:author="David Conklin" w:date="2020-11-10T16:49:00Z"/>
              </w:rPr>
            </w:pPr>
            <w:ins w:id="1518" w:author="David Conklin" w:date="2020-11-10T16:52:00Z">
              <w:r>
                <w:t>14164700</w:t>
              </w:r>
            </w:ins>
          </w:p>
        </w:tc>
        <w:tc>
          <w:tcPr>
            <w:tcW w:w="1870" w:type="dxa"/>
          </w:tcPr>
          <w:p w14:paraId="29235F84" w14:textId="648BBB22" w:rsidR="00F81EFD" w:rsidRDefault="00F81EFD" w:rsidP="007E57E4">
            <w:pPr>
              <w:rPr>
                <w:ins w:id="1519" w:author="David Conklin" w:date="2020-11-10T16:49:00Z"/>
              </w:rPr>
            </w:pPr>
            <w:ins w:id="1520" w:author="David Conklin" w:date="2020-11-10T16:52:00Z">
              <w:r>
                <w:t>23774369</w:t>
              </w:r>
            </w:ins>
          </w:p>
        </w:tc>
        <w:tc>
          <w:tcPr>
            <w:tcW w:w="4355" w:type="dxa"/>
          </w:tcPr>
          <w:p w14:paraId="4D1423D1" w14:textId="2DF0375D" w:rsidR="00F81EFD" w:rsidRDefault="00F81EFD" w:rsidP="007E57E4">
            <w:pPr>
              <w:rPr>
                <w:ins w:id="1521" w:author="David Conklin" w:date="2020-11-10T16:49:00Z"/>
              </w:rPr>
            </w:pPr>
            <w:ins w:id="1522" w:author="David Conklin" w:date="2020-11-10T16:52:00Z">
              <w:r>
                <w:t>CEDAR CREEK AT SPRINGFIELD</w:t>
              </w:r>
            </w:ins>
          </w:p>
        </w:tc>
      </w:tr>
    </w:tbl>
    <w:p w14:paraId="2F8E7FAF" w14:textId="0CD92B0F" w:rsidR="00F81EFD" w:rsidRDefault="00F81EFD" w:rsidP="007E57E4">
      <w:pPr>
        <w:rPr>
          <w:ins w:id="1523" w:author="David Conklin" w:date="2020-11-10T16:59:00Z"/>
        </w:rPr>
      </w:pPr>
    </w:p>
    <w:p w14:paraId="025588A3" w14:textId="012B26CE" w:rsidR="00E70EE0" w:rsidRDefault="00E70EE0" w:rsidP="007E57E4">
      <w:pPr>
        <w:rPr>
          <w:ins w:id="1524" w:author="David Conklin" w:date="2020-11-10T16:46:00Z"/>
        </w:rPr>
      </w:pPr>
      <w:ins w:id="1525" w:author="David Conklin" w:date="2020-11-10T16:59:00Z">
        <w:r>
          <w:t>Temperature sensor locations with satisfactory or better simulation skill grades</w:t>
        </w:r>
      </w:ins>
      <w:ins w:id="1526" w:author="David Conklin" w:date="2020-11-10T17:00:00Z">
        <w:r>
          <w:t>, as of ver. 98</w:t>
        </w:r>
      </w:ins>
    </w:p>
    <w:tbl>
      <w:tblPr>
        <w:tblStyle w:val="TableGrid"/>
        <w:tblW w:w="0" w:type="auto"/>
        <w:tblLook w:val="04A0" w:firstRow="1" w:lastRow="0" w:firstColumn="1" w:lastColumn="0" w:noHBand="0" w:noVBand="1"/>
      </w:tblPr>
      <w:tblGrid>
        <w:gridCol w:w="1109"/>
        <w:gridCol w:w="1109"/>
        <w:gridCol w:w="3244"/>
        <w:gridCol w:w="909"/>
        <w:gridCol w:w="764"/>
        <w:gridCol w:w="727"/>
      </w:tblGrid>
      <w:tr w:rsidR="00E70EE0" w14:paraId="553C1842" w14:textId="375FD7FF" w:rsidTr="00592F53">
        <w:trPr>
          <w:ins w:id="1527" w:author="David Conklin" w:date="2020-11-10T16:53:00Z"/>
        </w:trPr>
        <w:tc>
          <w:tcPr>
            <w:tcW w:w="0" w:type="auto"/>
          </w:tcPr>
          <w:p w14:paraId="5739CB03" w14:textId="7D90C063" w:rsidR="00E70EE0" w:rsidRDefault="00E70EE0" w:rsidP="007E57E4">
            <w:pPr>
              <w:rPr>
                <w:ins w:id="1528" w:author="David Conklin" w:date="2020-11-10T16:53:00Z"/>
              </w:rPr>
            </w:pPr>
            <w:ins w:id="1529" w:author="David Conklin" w:date="2020-11-10T16:53:00Z">
              <w:r>
                <w:t>gage</w:t>
              </w:r>
            </w:ins>
          </w:p>
        </w:tc>
        <w:tc>
          <w:tcPr>
            <w:tcW w:w="0" w:type="auto"/>
          </w:tcPr>
          <w:p w14:paraId="5F2E048C" w14:textId="4F0CF0E4" w:rsidR="00E70EE0" w:rsidRDefault="00E70EE0" w:rsidP="007E57E4">
            <w:pPr>
              <w:rPr>
                <w:ins w:id="1530" w:author="David Conklin" w:date="2020-11-10T16:53:00Z"/>
              </w:rPr>
            </w:pPr>
            <w:ins w:id="1531" w:author="David Conklin" w:date="2020-11-10T16:53:00Z">
              <w:r>
                <w:t>COMID</w:t>
              </w:r>
            </w:ins>
          </w:p>
        </w:tc>
        <w:tc>
          <w:tcPr>
            <w:tcW w:w="0" w:type="auto"/>
          </w:tcPr>
          <w:p w14:paraId="037157EA" w14:textId="663E3C19" w:rsidR="00E70EE0" w:rsidRDefault="00E70EE0" w:rsidP="007E57E4">
            <w:pPr>
              <w:rPr>
                <w:ins w:id="1532" w:author="David Conklin" w:date="2020-11-10T16:53:00Z"/>
              </w:rPr>
            </w:pPr>
            <w:ins w:id="1533" w:author="David Conklin" w:date="2020-11-10T16:53:00Z">
              <w:r>
                <w:t>location</w:t>
              </w:r>
            </w:ins>
          </w:p>
        </w:tc>
        <w:tc>
          <w:tcPr>
            <w:tcW w:w="0" w:type="auto"/>
          </w:tcPr>
          <w:p w14:paraId="2E465273" w14:textId="4A78AA69" w:rsidR="00E70EE0" w:rsidRDefault="00E70EE0" w:rsidP="007E57E4">
            <w:pPr>
              <w:rPr>
                <w:ins w:id="1534" w:author="David Conklin" w:date="2020-11-10T16:53:00Z"/>
              </w:rPr>
            </w:pPr>
            <w:ins w:id="1535" w:author="David Conklin" w:date="2020-11-10T16:53:00Z">
              <w:r>
                <w:t>statisti</w:t>
              </w:r>
            </w:ins>
            <w:ins w:id="1536" w:author="David Conklin" w:date="2020-11-10T16:54:00Z">
              <w:r>
                <w:t>c</w:t>
              </w:r>
            </w:ins>
          </w:p>
        </w:tc>
        <w:tc>
          <w:tcPr>
            <w:tcW w:w="0" w:type="auto"/>
          </w:tcPr>
          <w:p w14:paraId="5AD5C038" w14:textId="26E12AF2" w:rsidR="00E70EE0" w:rsidRDefault="00E70EE0" w:rsidP="007E57E4">
            <w:pPr>
              <w:rPr>
                <w:ins w:id="1537" w:author="David Conklin" w:date="2020-11-10T16:53:00Z"/>
              </w:rPr>
            </w:pPr>
            <w:ins w:id="1538" w:author="David Conklin" w:date="2020-11-10T16:54:00Z">
              <w:r>
                <w:t>value</w:t>
              </w:r>
            </w:ins>
          </w:p>
        </w:tc>
        <w:tc>
          <w:tcPr>
            <w:tcW w:w="0" w:type="auto"/>
          </w:tcPr>
          <w:p w14:paraId="72EE119F" w14:textId="2E2A9CDA" w:rsidR="00E70EE0" w:rsidRDefault="00E70EE0" w:rsidP="007E57E4">
            <w:pPr>
              <w:rPr>
                <w:ins w:id="1539" w:author="David Conklin" w:date="2020-11-10T16:54:00Z"/>
              </w:rPr>
            </w:pPr>
            <w:ins w:id="1540" w:author="David Conklin" w:date="2020-11-10T16:54:00Z">
              <w:r>
                <w:t>grade</w:t>
              </w:r>
            </w:ins>
          </w:p>
        </w:tc>
      </w:tr>
      <w:tr w:rsidR="00E70EE0" w14:paraId="132190CB" w14:textId="3227059C" w:rsidTr="00592F53">
        <w:trPr>
          <w:ins w:id="1541" w:author="David Conklin" w:date="2020-11-10T16:53:00Z"/>
        </w:trPr>
        <w:tc>
          <w:tcPr>
            <w:tcW w:w="0" w:type="auto"/>
          </w:tcPr>
          <w:p w14:paraId="7D7B75BD" w14:textId="3586976B" w:rsidR="00E70EE0" w:rsidRDefault="00E70EE0" w:rsidP="00E70EE0">
            <w:pPr>
              <w:rPr>
                <w:ins w:id="1542" w:author="David Conklin" w:date="2020-11-10T16:53:00Z"/>
              </w:rPr>
            </w:pPr>
            <w:ins w:id="1543" w:author="David Conklin" w:date="2020-11-10T16:54:00Z">
              <w:r>
                <w:t>14159200</w:t>
              </w:r>
            </w:ins>
          </w:p>
        </w:tc>
        <w:tc>
          <w:tcPr>
            <w:tcW w:w="0" w:type="auto"/>
          </w:tcPr>
          <w:p w14:paraId="0460C4BB" w14:textId="0748305B" w:rsidR="00E70EE0" w:rsidRDefault="00E70EE0" w:rsidP="00E70EE0">
            <w:pPr>
              <w:rPr>
                <w:ins w:id="1544" w:author="David Conklin" w:date="2020-11-10T16:53:00Z"/>
              </w:rPr>
            </w:pPr>
            <w:ins w:id="1545" w:author="David Conklin" w:date="2020-11-10T16:54:00Z">
              <w:r>
                <w:t>2377303</w:t>
              </w:r>
            </w:ins>
            <w:ins w:id="1546" w:author="David Conklin" w:date="2020-11-10T16:55:00Z">
              <w:r>
                <w:t>7</w:t>
              </w:r>
            </w:ins>
          </w:p>
        </w:tc>
        <w:tc>
          <w:tcPr>
            <w:tcW w:w="0" w:type="auto"/>
          </w:tcPr>
          <w:p w14:paraId="0F67F129" w14:textId="581EED37" w:rsidR="00E70EE0" w:rsidRDefault="00E70EE0" w:rsidP="00E70EE0">
            <w:pPr>
              <w:rPr>
                <w:ins w:id="1547" w:author="David Conklin" w:date="2020-11-10T16:53:00Z"/>
              </w:rPr>
            </w:pPr>
            <w:ins w:id="1548" w:author="David Conklin" w:date="2020-11-10T16:55:00Z">
              <w:r>
                <w:t>SO FK MCKENZIE ABO</w:t>
              </w:r>
            </w:ins>
            <w:ins w:id="1549" w:author="David Conklin" w:date="2020-11-10T16:57:00Z">
              <w:r>
                <w:t>V</w:t>
              </w:r>
            </w:ins>
            <w:ins w:id="1550" w:author="David Conklin" w:date="2020-11-10T16:55:00Z">
              <w:r>
                <w:t>E COUGAR</w:t>
              </w:r>
            </w:ins>
          </w:p>
        </w:tc>
        <w:tc>
          <w:tcPr>
            <w:tcW w:w="0" w:type="auto"/>
          </w:tcPr>
          <w:p w14:paraId="219B605A" w14:textId="43B0B515" w:rsidR="00E70EE0" w:rsidRDefault="00E70EE0" w:rsidP="00E70EE0">
            <w:pPr>
              <w:rPr>
                <w:ins w:id="1551" w:author="David Conklin" w:date="2020-11-10T16:53:00Z"/>
              </w:rPr>
            </w:pPr>
            <w:ins w:id="1552" w:author="David Conklin" w:date="2020-11-10T16:57:00Z">
              <w:r>
                <w:t>%bias</w:t>
              </w:r>
            </w:ins>
          </w:p>
        </w:tc>
        <w:tc>
          <w:tcPr>
            <w:tcW w:w="0" w:type="auto"/>
          </w:tcPr>
          <w:p w14:paraId="60CC27D9" w14:textId="671F75CF" w:rsidR="00E70EE0" w:rsidRDefault="00E70EE0" w:rsidP="00E70EE0">
            <w:pPr>
              <w:rPr>
                <w:ins w:id="1553" w:author="David Conklin" w:date="2020-11-10T16:53:00Z"/>
              </w:rPr>
            </w:pPr>
            <w:ins w:id="1554" w:author="David Conklin" w:date="2020-11-10T16:58:00Z">
              <w:r>
                <w:t>13.6%</w:t>
              </w:r>
            </w:ins>
          </w:p>
        </w:tc>
        <w:tc>
          <w:tcPr>
            <w:tcW w:w="0" w:type="auto"/>
          </w:tcPr>
          <w:p w14:paraId="1E0F0D76" w14:textId="7D81BF62" w:rsidR="00E70EE0" w:rsidRDefault="00E70EE0" w:rsidP="00E70EE0">
            <w:pPr>
              <w:rPr>
                <w:ins w:id="1555" w:author="David Conklin" w:date="2020-11-10T16:54:00Z"/>
              </w:rPr>
            </w:pPr>
            <w:ins w:id="1556" w:author="David Conklin" w:date="2020-11-10T16:58:00Z">
              <w:r>
                <w:t>S</w:t>
              </w:r>
            </w:ins>
          </w:p>
        </w:tc>
      </w:tr>
      <w:tr w:rsidR="00E70EE0" w14:paraId="04236B81" w14:textId="77777777" w:rsidTr="00592F53">
        <w:trPr>
          <w:ins w:id="1557" w:author="David Conklin" w:date="2020-11-10T16:55:00Z"/>
        </w:trPr>
        <w:tc>
          <w:tcPr>
            <w:tcW w:w="0" w:type="auto"/>
          </w:tcPr>
          <w:p w14:paraId="7693C2C2" w14:textId="77777777" w:rsidR="00E70EE0" w:rsidRDefault="00E70EE0" w:rsidP="00E70EE0">
            <w:pPr>
              <w:rPr>
                <w:ins w:id="1558" w:author="David Conklin" w:date="2020-11-10T16:55:00Z"/>
              </w:rPr>
            </w:pPr>
          </w:p>
        </w:tc>
        <w:tc>
          <w:tcPr>
            <w:tcW w:w="0" w:type="auto"/>
          </w:tcPr>
          <w:p w14:paraId="1DA38DF4" w14:textId="77777777" w:rsidR="00E70EE0" w:rsidRDefault="00E70EE0" w:rsidP="00E70EE0">
            <w:pPr>
              <w:rPr>
                <w:ins w:id="1559" w:author="David Conklin" w:date="2020-11-10T16:55:00Z"/>
              </w:rPr>
            </w:pPr>
          </w:p>
        </w:tc>
        <w:tc>
          <w:tcPr>
            <w:tcW w:w="0" w:type="auto"/>
          </w:tcPr>
          <w:p w14:paraId="26899EB0" w14:textId="77777777" w:rsidR="00E70EE0" w:rsidRDefault="00E70EE0" w:rsidP="00E70EE0">
            <w:pPr>
              <w:rPr>
                <w:ins w:id="1560" w:author="David Conklin" w:date="2020-11-10T16:55:00Z"/>
              </w:rPr>
            </w:pPr>
          </w:p>
        </w:tc>
        <w:tc>
          <w:tcPr>
            <w:tcW w:w="0" w:type="auto"/>
          </w:tcPr>
          <w:p w14:paraId="08997FA3" w14:textId="2775D24F" w:rsidR="00E70EE0" w:rsidRDefault="00E70EE0" w:rsidP="00E70EE0">
            <w:pPr>
              <w:rPr>
                <w:ins w:id="1561" w:author="David Conklin" w:date="2020-11-10T16:55:00Z"/>
              </w:rPr>
            </w:pPr>
            <w:ins w:id="1562" w:author="David Conklin" w:date="2020-11-10T16:57:00Z">
              <w:r>
                <w:t>NSE</w:t>
              </w:r>
            </w:ins>
          </w:p>
        </w:tc>
        <w:tc>
          <w:tcPr>
            <w:tcW w:w="0" w:type="auto"/>
          </w:tcPr>
          <w:p w14:paraId="03C23E73" w14:textId="0211FEF1" w:rsidR="00E70EE0" w:rsidRDefault="00E70EE0" w:rsidP="00E70EE0">
            <w:pPr>
              <w:rPr>
                <w:ins w:id="1563" w:author="David Conklin" w:date="2020-11-10T16:55:00Z"/>
              </w:rPr>
            </w:pPr>
            <w:ins w:id="1564" w:author="David Conklin" w:date="2020-11-10T16:57:00Z">
              <w:r>
                <w:t>0.</w:t>
              </w:r>
            </w:ins>
            <w:ins w:id="1565" w:author="David Conklin" w:date="2020-11-10T16:58:00Z">
              <w:r>
                <w:t>60</w:t>
              </w:r>
            </w:ins>
          </w:p>
        </w:tc>
        <w:tc>
          <w:tcPr>
            <w:tcW w:w="0" w:type="auto"/>
          </w:tcPr>
          <w:p w14:paraId="4DE27806" w14:textId="233A32F5" w:rsidR="00E70EE0" w:rsidRDefault="00E70EE0" w:rsidP="00E70EE0">
            <w:pPr>
              <w:rPr>
                <w:ins w:id="1566" w:author="David Conklin" w:date="2020-11-10T16:55:00Z"/>
              </w:rPr>
            </w:pPr>
            <w:ins w:id="1567" w:author="David Conklin" w:date="2020-11-10T16:58:00Z">
              <w:r>
                <w:t>S</w:t>
              </w:r>
            </w:ins>
          </w:p>
        </w:tc>
      </w:tr>
      <w:tr w:rsidR="00E70EE0" w14:paraId="7643AE9E" w14:textId="77777777" w:rsidTr="00592F53">
        <w:trPr>
          <w:ins w:id="1568" w:author="David Conklin" w:date="2020-11-10T16:55:00Z"/>
        </w:trPr>
        <w:tc>
          <w:tcPr>
            <w:tcW w:w="0" w:type="auto"/>
          </w:tcPr>
          <w:p w14:paraId="24715091" w14:textId="77777777" w:rsidR="00E70EE0" w:rsidRDefault="00E70EE0" w:rsidP="00E70EE0">
            <w:pPr>
              <w:rPr>
                <w:ins w:id="1569" w:author="David Conklin" w:date="2020-11-10T16:55:00Z"/>
              </w:rPr>
            </w:pPr>
          </w:p>
        </w:tc>
        <w:tc>
          <w:tcPr>
            <w:tcW w:w="0" w:type="auto"/>
          </w:tcPr>
          <w:p w14:paraId="2A2C8ECA" w14:textId="77777777" w:rsidR="00E70EE0" w:rsidRDefault="00E70EE0" w:rsidP="00E70EE0">
            <w:pPr>
              <w:rPr>
                <w:ins w:id="1570" w:author="David Conklin" w:date="2020-11-10T16:55:00Z"/>
              </w:rPr>
            </w:pPr>
          </w:p>
        </w:tc>
        <w:tc>
          <w:tcPr>
            <w:tcW w:w="0" w:type="auto"/>
          </w:tcPr>
          <w:p w14:paraId="0A6EAA23" w14:textId="77777777" w:rsidR="00E70EE0" w:rsidRDefault="00E70EE0" w:rsidP="00E70EE0">
            <w:pPr>
              <w:rPr>
                <w:ins w:id="1571" w:author="David Conklin" w:date="2020-11-10T16:55:00Z"/>
              </w:rPr>
            </w:pPr>
          </w:p>
        </w:tc>
        <w:tc>
          <w:tcPr>
            <w:tcW w:w="0" w:type="auto"/>
          </w:tcPr>
          <w:p w14:paraId="5281B085" w14:textId="2575B5BE" w:rsidR="00E70EE0" w:rsidRDefault="00E70EE0" w:rsidP="00E70EE0">
            <w:pPr>
              <w:rPr>
                <w:ins w:id="1572" w:author="David Conklin" w:date="2020-11-10T16:55:00Z"/>
              </w:rPr>
            </w:pPr>
            <w:ins w:id="1573" w:author="David Conklin" w:date="2020-11-10T16:57:00Z">
              <w:r>
                <w:t>RSR</w:t>
              </w:r>
            </w:ins>
          </w:p>
        </w:tc>
        <w:tc>
          <w:tcPr>
            <w:tcW w:w="0" w:type="auto"/>
          </w:tcPr>
          <w:p w14:paraId="545DB3CF" w14:textId="6F57D986" w:rsidR="00E70EE0" w:rsidRDefault="00E70EE0" w:rsidP="00E70EE0">
            <w:pPr>
              <w:rPr>
                <w:ins w:id="1574" w:author="David Conklin" w:date="2020-11-10T16:55:00Z"/>
              </w:rPr>
            </w:pPr>
            <w:ins w:id="1575" w:author="David Conklin" w:date="2020-11-10T16:57:00Z">
              <w:r>
                <w:t>0.</w:t>
              </w:r>
            </w:ins>
            <w:ins w:id="1576" w:author="David Conklin" w:date="2020-11-10T16:58:00Z">
              <w:r>
                <w:t>59</w:t>
              </w:r>
            </w:ins>
          </w:p>
        </w:tc>
        <w:tc>
          <w:tcPr>
            <w:tcW w:w="0" w:type="auto"/>
          </w:tcPr>
          <w:p w14:paraId="29C7EFB5" w14:textId="1840DEA5" w:rsidR="00E70EE0" w:rsidRDefault="00E70EE0" w:rsidP="00E70EE0">
            <w:pPr>
              <w:rPr>
                <w:ins w:id="1577" w:author="David Conklin" w:date="2020-11-10T16:55:00Z"/>
              </w:rPr>
            </w:pPr>
            <w:ins w:id="1578" w:author="David Conklin" w:date="2020-11-10T16:57:00Z">
              <w:r>
                <w:t>G</w:t>
              </w:r>
            </w:ins>
          </w:p>
        </w:tc>
      </w:tr>
      <w:tr w:rsidR="00E70EE0" w14:paraId="7219706D" w14:textId="77777777" w:rsidTr="00592F53">
        <w:trPr>
          <w:ins w:id="1579" w:author="David Conklin" w:date="2020-11-10T16:57:00Z"/>
        </w:trPr>
        <w:tc>
          <w:tcPr>
            <w:tcW w:w="0" w:type="auto"/>
          </w:tcPr>
          <w:p w14:paraId="5701AB61" w14:textId="77777777" w:rsidR="00E70EE0" w:rsidRDefault="00E70EE0" w:rsidP="00E70EE0">
            <w:pPr>
              <w:rPr>
                <w:ins w:id="1580" w:author="David Conklin" w:date="2020-11-10T16:57:00Z"/>
              </w:rPr>
            </w:pPr>
          </w:p>
        </w:tc>
        <w:tc>
          <w:tcPr>
            <w:tcW w:w="0" w:type="auto"/>
          </w:tcPr>
          <w:p w14:paraId="76187D81" w14:textId="77777777" w:rsidR="00E70EE0" w:rsidRDefault="00E70EE0" w:rsidP="00E70EE0">
            <w:pPr>
              <w:rPr>
                <w:ins w:id="1581" w:author="David Conklin" w:date="2020-11-10T16:57:00Z"/>
              </w:rPr>
            </w:pPr>
          </w:p>
        </w:tc>
        <w:tc>
          <w:tcPr>
            <w:tcW w:w="0" w:type="auto"/>
          </w:tcPr>
          <w:p w14:paraId="2493B2D4" w14:textId="77777777" w:rsidR="00E70EE0" w:rsidRDefault="00E70EE0" w:rsidP="00E70EE0">
            <w:pPr>
              <w:rPr>
                <w:ins w:id="1582" w:author="David Conklin" w:date="2020-11-10T16:57:00Z"/>
              </w:rPr>
            </w:pPr>
          </w:p>
        </w:tc>
        <w:tc>
          <w:tcPr>
            <w:tcW w:w="0" w:type="auto"/>
          </w:tcPr>
          <w:p w14:paraId="51403752" w14:textId="1C2582DD" w:rsidR="00E70EE0" w:rsidRDefault="00E70EE0" w:rsidP="00E70EE0">
            <w:pPr>
              <w:rPr>
                <w:ins w:id="1583" w:author="David Conklin" w:date="2020-11-10T16:57:00Z"/>
              </w:rPr>
            </w:pPr>
            <w:ins w:id="1584" w:author="David Conklin" w:date="2020-11-10T16:57:00Z">
              <w:r>
                <w:t>R2</w:t>
              </w:r>
            </w:ins>
          </w:p>
        </w:tc>
        <w:tc>
          <w:tcPr>
            <w:tcW w:w="0" w:type="auto"/>
          </w:tcPr>
          <w:p w14:paraId="2797297F" w14:textId="19D6DD98" w:rsidR="00E70EE0" w:rsidRDefault="00E70EE0" w:rsidP="00E70EE0">
            <w:pPr>
              <w:rPr>
                <w:ins w:id="1585" w:author="David Conklin" w:date="2020-11-10T16:57:00Z"/>
              </w:rPr>
            </w:pPr>
            <w:ins w:id="1586" w:author="David Conklin" w:date="2020-11-10T16:57:00Z">
              <w:r>
                <w:t>0.8</w:t>
              </w:r>
            </w:ins>
            <w:ins w:id="1587" w:author="David Conklin" w:date="2020-11-10T16:58:00Z">
              <w:r>
                <w:t>7</w:t>
              </w:r>
            </w:ins>
          </w:p>
        </w:tc>
        <w:tc>
          <w:tcPr>
            <w:tcW w:w="0" w:type="auto"/>
          </w:tcPr>
          <w:p w14:paraId="6D1FA568" w14:textId="718816A2" w:rsidR="00E70EE0" w:rsidRDefault="00E70EE0" w:rsidP="00E70EE0">
            <w:pPr>
              <w:rPr>
                <w:ins w:id="1588" w:author="David Conklin" w:date="2020-11-10T16:57:00Z"/>
              </w:rPr>
            </w:pPr>
            <w:ins w:id="1589" w:author="David Conklin" w:date="2020-11-10T16:59:00Z">
              <w:r>
                <w:t>VG</w:t>
              </w:r>
            </w:ins>
          </w:p>
        </w:tc>
      </w:tr>
      <w:tr w:rsidR="00E70EE0" w14:paraId="0BDEEC7C" w14:textId="77777777" w:rsidTr="00592F53">
        <w:trPr>
          <w:ins w:id="1590" w:author="David Conklin" w:date="2020-11-10T16:55:00Z"/>
        </w:trPr>
        <w:tc>
          <w:tcPr>
            <w:tcW w:w="0" w:type="auto"/>
          </w:tcPr>
          <w:p w14:paraId="65F13272" w14:textId="0DAC9DDD" w:rsidR="00E70EE0" w:rsidRDefault="00E70EE0" w:rsidP="00E70EE0">
            <w:pPr>
              <w:rPr>
                <w:ins w:id="1591" w:author="David Conklin" w:date="2020-11-10T16:55:00Z"/>
              </w:rPr>
            </w:pPr>
            <w:ins w:id="1592" w:author="David Conklin" w:date="2020-11-10T16:55:00Z">
              <w:r>
                <w:t>14164900</w:t>
              </w:r>
            </w:ins>
          </w:p>
        </w:tc>
        <w:tc>
          <w:tcPr>
            <w:tcW w:w="0" w:type="auto"/>
          </w:tcPr>
          <w:p w14:paraId="71292158" w14:textId="0940B5D7" w:rsidR="00E70EE0" w:rsidRDefault="00E70EE0" w:rsidP="00E70EE0">
            <w:pPr>
              <w:rPr>
                <w:ins w:id="1593" w:author="David Conklin" w:date="2020-11-10T16:55:00Z"/>
              </w:rPr>
            </w:pPr>
            <w:ins w:id="1594" w:author="David Conklin" w:date="2020-11-10T16:55:00Z">
              <w:r>
                <w:t>23772751</w:t>
              </w:r>
            </w:ins>
          </w:p>
        </w:tc>
        <w:tc>
          <w:tcPr>
            <w:tcW w:w="0" w:type="auto"/>
          </w:tcPr>
          <w:p w14:paraId="51F11651" w14:textId="21B51263" w:rsidR="00E70EE0" w:rsidRDefault="00E70EE0" w:rsidP="00E70EE0">
            <w:pPr>
              <w:rPr>
                <w:ins w:id="1595" w:author="David Conklin" w:date="2020-11-10T16:55:00Z"/>
              </w:rPr>
            </w:pPr>
            <w:ins w:id="1596" w:author="David Conklin" w:date="2020-11-10T16:56:00Z">
              <w:r>
                <w:t>MCKENZIE RIVER ABV HAYDEN BR</w:t>
              </w:r>
            </w:ins>
          </w:p>
        </w:tc>
        <w:tc>
          <w:tcPr>
            <w:tcW w:w="0" w:type="auto"/>
          </w:tcPr>
          <w:p w14:paraId="28F20A41" w14:textId="3A8F165D" w:rsidR="00E70EE0" w:rsidRDefault="00E70EE0" w:rsidP="00E70EE0">
            <w:pPr>
              <w:rPr>
                <w:ins w:id="1597" w:author="David Conklin" w:date="2020-11-10T16:55:00Z"/>
              </w:rPr>
            </w:pPr>
            <w:ins w:id="1598" w:author="David Conklin" w:date="2020-11-10T16:56:00Z">
              <w:r>
                <w:t>%bias</w:t>
              </w:r>
            </w:ins>
          </w:p>
        </w:tc>
        <w:tc>
          <w:tcPr>
            <w:tcW w:w="0" w:type="auto"/>
          </w:tcPr>
          <w:p w14:paraId="68801782" w14:textId="7FF5789A" w:rsidR="00E70EE0" w:rsidRDefault="00E70EE0" w:rsidP="00E70EE0">
            <w:pPr>
              <w:rPr>
                <w:ins w:id="1599" w:author="David Conklin" w:date="2020-11-10T16:55:00Z"/>
              </w:rPr>
            </w:pPr>
            <w:ins w:id="1600" w:author="David Conklin" w:date="2020-11-10T16:56:00Z">
              <w:r>
                <w:t>-5.3</w:t>
              </w:r>
              <w:r>
                <w:t>%</w:t>
              </w:r>
            </w:ins>
          </w:p>
        </w:tc>
        <w:tc>
          <w:tcPr>
            <w:tcW w:w="0" w:type="auto"/>
          </w:tcPr>
          <w:p w14:paraId="1512C366" w14:textId="0720B9F0" w:rsidR="00E70EE0" w:rsidRDefault="00E70EE0" w:rsidP="00E70EE0">
            <w:pPr>
              <w:rPr>
                <w:ins w:id="1601" w:author="David Conklin" w:date="2020-11-10T16:55:00Z"/>
              </w:rPr>
            </w:pPr>
            <w:ins w:id="1602" w:author="David Conklin" w:date="2020-11-10T16:56:00Z">
              <w:r>
                <w:t>G</w:t>
              </w:r>
            </w:ins>
          </w:p>
        </w:tc>
      </w:tr>
      <w:tr w:rsidR="00E70EE0" w14:paraId="1B5FE809" w14:textId="77777777" w:rsidTr="00592F53">
        <w:trPr>
          <w:ins w:id="1603" w:author="David Conklin" w:date="2020-11-10T16:56:00Z"/>
        </w:trPr>
        <w:tc>
          <w:tcPr>
            <w:tcW w:w="0" w:type="auto"/>
          </w:tcPr>
          <w:p w14:paraId="23C9832C" w14:textId="77777777" w:rsidR="00E70EE0" w:rsidRDefault="00E70EE0" w:rsidP="00E70EE0">
            <w:pPr>
              <w:rPr>
                <w:ins w:id="1604" w:author="David Conklin" w:date="2020-11-10T16:56:00Z"/>
              </w:rPr>
            </w:pPr>
          </w:p>
        </w:tc>
        <w:tc>
          <w:tcPr>
            <w:tcW w:w="0" w:type="auto"/>
          </w:tcPr>
          <w:p w14:paraId="04B9EA8E" w14:textId="77777777" w:rsidR="00E70EE0" w:rsidRDefault="00E70EE0" w:rsidP="00E70EE0">
            <w:pPr>
              <w:rPr>
                <w:ins w:id="1605" w:author="David Conklin" w:date="2020-11-10T16:56:00Z"/>
              </w:rPr>
            </w:pPr>
          </w:p>
        </w:tc>
        <w:tc>
          <w:tcPr>
            <w:tcW w:w="0" w:type="auto"/>
          </w:tcPr>
          <w:p w14:paraId="6B680C92" w14:textId="77777777" w:rsidR="00E70EE0" w:rsidRDefault="00E70EE0" w:rsidP="00E70EE0">
            <w:pPr>
              <w:rPr>
                <w:ins w:id="1606" w:author="David Conklin" w:date="2020-11-10T16:56:00Z"/>
              </w:rPr>
            </w:pPr>
          </w:p>
        </w:tc>
        <w:tc>
          <w:tcPr>
            <w:tcW w:w="0" w:type="auto"/>
          </w:tcPr>
          <w:p w14:paraId="11B725B8" w14:textId="14EC1CB8" w:rsidR="00E70EE0" w:rsidRDefault="00E70EE0" w:rsidP="00E70EE0">
            <w:pPr>
              <w:rPr>
                <w:ins w:id="1607" w:author="David Conklin" w:date="2020-11-10T16:56:00Z"/>
              </w:rPr>
            </w:pPr>
            <w:ins w:id="1608" w:author="David Conklin" w:date="2020-11-10T16:56:00Z">
              <w:r>
                <w:t>NSE</w:t>
              </w:r>
            </w:ins>
          </w:p>
        </w:tc>
        <w:tc>
          <w:tcPr>
            <w:tcW w:w="0" w:type="auto"/>
          </w:tcPr>
          <w:p w14:paraId="3A2EADE1" w14:textId="7E8CC075" w:rsidR="00E70EE0" w:rsidRDefault="00E70EE0" w:rsidP="00E70EE0">
            <w:pPr>
              <w:rPr>
                <w:ins w:id="1609" w:author="David Conklin" w:date="2020-11-10T16:56:00Z"/>
              </w:rPr>
            </w:pPr>
            <w:ins w:id="1610" w:author="David Conklin" w:date="2020-11-10T16:56:00Z">
              <w:r>
                <w:t>0..7</w:t>
              </w:r>
              <w:r>
                <w:t>8</w:t>
              </w:r>
            </w:ins>
          </w:p>
        </w:tc>
        <w:tc>
          <w:tcPr>
            <w:tcW w:w="0" w:type="auto"/>
          </w:tcPr>
          <w:p w14:paraId="2BD166C2" w14:textId="157D01D8" w:rsidR="00E70EE0" w:rsidRDefault="00E70EE0" w:rsidP="00E70EE0">
            <w:pPr>
              <w:rPr>
                <w:ins w:id="1611" w:author="David Conklin" w:date="2020-11-10T16:56:00Z"/>
              </w:rPr>
            </w:pPr>
            <w:ins w:id="1612" w:author="David Conklin" w:date="2020-11-10T16:56:00Z">
              <w:r>
                <w:t>G</w:t>
              </w:r>
            </w:ins>
          </w:p>
        </w:tc>
      </w:tr>
      <w:tr w:rsidR="00E70EE0" w14:paraId="397FB880" w14:textId="77777777" w:rsidTr="00592F53">
        <w:trPr>
          <w:ins w:id="1613" w:author="David Conklin" w:date="2020-11-10T16:56:00Z"/>
        </w:trPr>
        <w:tc>
          <w:tcPr>
            <w:tcW w:w="0" w:type="auto"/>
          </w:tcPr>
          <w:p w14:paraId="4D9DE3D0" w14:textId="77777777" w:rsidR="00E70EE0" w:rsidRDefault="00E70EE0" w:rsidP="00E70EE0">
            <w:pPr>
              <w:rPr>
                <w:ins w:id="1614" w:author="David Conklin" w:date="2020-11-10T16:56:00Z"/>
              </w:rPr>
            </w:pPr>
          </w:p>
        </w:tc>
        <w:tc>
          <w:tcPr>
            <w:tcW w:w="0" w:type="auto"/>
          </w:tcPr>
          <w:p w14:paraId="3D3982B2" w14:textId="77777777" w:rsidR="00E70EE0" w:rsidRDefault="00E70EE0" w:rsidP="00E70EE0">
            <w:pPr>
              <w:rPr>
                <w:ins w:id="1615" w:author="David Conklin" w:date="2020-11-10T16:56:00Z"/>
              </w:rPr>
            </w:pPr>
          </w:p>
        </w:tc>
        <w:tc>
          <w:tcPr>
            <w:tcW w:w="0" w:type="auto"/>
          </w:tcPr>
          <w:p w14:paraId="6257C23A" w14:textId="77777777" w:rsidR="00E70EE0" w:rsidRDefault="00E70EE0" w:rsidP="00E70EE0">
            <w:pPr>
              <w:rPr>
                <w:ins w:id="1616" w:author="David Conklin" w:date="2020-11-10T16:56:00Z"/>
              </w:rPr>
            </w:pPr>
          </w:p>
        </w:tc>
        <w:tc>
          <w:tcPr>
            <w:tcW w:w="0" w:type="auto"/>
          </w:tcPr>
          <w:p w14:paraId="5BC3038F" w14:textId="77BC6E31" w:rsidR="00E70EE0" w:rsidRDefault="00E70EE0" w:rsidP="00E70EE0">
            <w:pPr>
              <w:rPr>
                <w:ins w:id="1617" w:author="David Conklin" w:date="2020-11-10T16:56:00Z"/>
              </w:rPr>
            </w:pPr>
            <w:ins w:id="1618" w:author="David Conklin" w:date="2020-11-10T16:56:00Z">
              <w:r>
                <w:t>RSR</w:t>
              </w:r>
            </w:ins>
          </w:p>
        </w:tc>
        <w:tc>
          <w:tcPr>
            <w:tcW w:w="0" w:type="auto"/>
          </w:tcPr>
          <w:p w14:paraId="636C72A4" w14:textId="05EB3FE6" w:rsidR="00E70EE0" w:rsidRDefault="00E70EE0" w:rsidP="00E70EE0">
            <w:pPr>
              <w:rPr>
                <w:ins w:id="1619" w:author="David Conklin" w:date="2020-11-10T16:56:00Z"/>
              </w:rPr>
            </w:pPr>
            <w:ins w:id="1620" w:author="David Conklin" w:date="2020-11-10T16:56:00Z">
              <w:r>
                <w:t>0.4</w:t>
              </w:r>
            </w:ins>
            <w:ins w:id="1621" w:author="David Conklin" w:date="2020-11-10T16:57:00Z">
              <w:r>
                <w:t>7</w:t>
              </w:r>
            </w:ins>
          </w:p>
        </w:tc>
        <w:tc>
          <w:tcPr>
            <w:tcW w:w="0" w:type="auto"/>
          </w:tcPr>
          <w:p w14:paraId="5276FAC8" w14:textId="287E2FFA" w:rsidR="00E70EE0" w:rsidRDefault="00E70EE0" w:rsidP="00E70EE0">
            <w:pPr>
              <w:rPr>
                <w:ins w:id="1622" w:author="David Conklin" w:date="2020-11-10T16:56:00Z"/>
              </w:rPr>
            </w:pPr>
            <w:ins w:id="1623" w:author="David Conklin" w:date="2020-11-10T16:56:00Z">
              <w:r>
                <w:t>VG</w:t>
              </w:r>
            </w:ins>
          </w:p>
        </w:tc>
      </w:tr>
      <w:tr w:rsidR="00E70EE0" w14:paraId="5326D1E3" w14:textId="77777777" w:rsidTr="00592F53">
        <w:trPr>
          <w:ins w:id="1624" w:author="David Conklin" w:date="2020-11-10T16:56:00Z"/>
        </w:trPr>
        <w:tc>
          <w:tcPr>
            <w:tcW w:w="0" w:type="auto"/>
          </w:tcPr>
          <w:p w14:paraId="5851877E" w14:textId="77777777" w:rsidR="00E70EE0" w:rsidRDefault="00E70EE0" w:rsidP="00E70EE0">
            <w:pPr>
              <w:rPr>
                <w:ins w:id="1625" w:author="David Conklin" w:date="2020-11-10T16:56:00Z"/>
              </w:rPr>
            </w:pPr>
          </w:p>
        </w:tc>
        <w:tc>
          <w:tcPr>
            <w:tcW w:w="0" w:type="auto"/>
          </w:tcPr>
          <w:p w14:paraId="4AC7E3AF" w14:textId="77777777" w:rsidR="00E70EE0" w:rsidRDefault="00E70EE0" w:rsidP="00E70EE0">
            <w:pPr>
              <w:rPr>
                <w:ins w:id="1626" w:author="David Conklin" w:date="2020-11-10T16:56:00Z"/>
              </w:rPr>
            </w:pPr>
          </w:p>
        </w:tc>
        <w:tc>
          <w:tcPr>
            <w:tcW w:w="0" w:type="auto"/>
          </w:tcPr>
          <w:p w14:paraId="71769487" w14:textId="77777777" w:rsidR="00E70EE0" w:rsidRDefault="00E70EE0" w:rsidP="00E70EE0">
            <w:pPr>
              <w:rPr>
                <w:ins w:id="1627" w:author="David Conklin" w:date="2020-11-10T16:56:00Z"/>
              </w:rPr>
            </w:pPr>
          </w:p>
        </w:tc>
        <w:tc>
          <w:tcPr>
            <w:tcW w:w="0" w:type="auto"/>
          </w:tcPr>
          <w:p w14:paraId="6D2CE4B8" w14:textId="0C03544D" w:rsidR="00E70EE0" w:rsidRDefault="00E70EE0" w:rsidP="00E70EE0">
            <w:pPr>
              <w:rPr>
                <w:ins w:id="1628" w:author="David Conklin" w:date="2020-11-10T16:56:00Z"/>
              </w:rPr>
            </w:pPr>
            <w:ins w:id="1629" w:author="David Conklin" w:date="2020-11-10T16:56:00Z">
              <w:r>
                <w:t>R2</w:t>
              </w:r>
            </w:ins>
          </w:p>
        </w:tc>
        <w:tc>
          <w:tcPr>
            <w:tcW w:w="0" w:type="auto"/>
          </w:tcPr>
          <w:p w14:paraId="6E4F536A" w14:textId="45CF179E" w:rsidR="00E70EE0" w:rsidRDefault="00E70EE0" w:rsidP="00E70EE0">
            <w:pPr>
              <w:rPr>
                <w:ins w:id="1630" w:author="David Conklin" w:date="2020-11-10T16:56:00Z"/>
              </w:rPr>
            </w:pPr>
            <w:ins w:id="1631" w:author="David Conklin" w:date="2020-11-10T16:56:00Z">
              <w:r>
                <w:t>0.</w:t>
              </w:r>
            </w:ins>
            <w:ins w:id="1632" w:author="David Conklin" w:date="2020-11-10T16:57:00Z">
              <w:r>
                <w:t>83</w:t>
              </w:r>
            </w:ins>
          </w:p>
        </w:tc>
        <w:tc>
          <w:tcPr>
            <w:tcW w:w="0" w:type="auto"/>
          </w:tcPr>
          <w:p w14:paraId="743FEAFD" w14:textId="1EC5C5FB" w:rsidR="00E70EE0" w:rsidRDefault="00E70EE0" w:rsidP="00E70EE0">
            <w:pPr>
              <w:rPr>
                <w:ins w:id="1633" w:author="David Conklin" w:date="2020-11-10T16:56:00Z"/>
              </w:rPr>
            </w:pPr>
            <w:ins w:id="1634" w:author="David Conklin" w:date="2020-11-10T16:56:00Z">
              <w:r>
                <w:t>G</w:t>
              </w:r>
            </w:ins>
          </w:p>
        </w:tc>
      </w:tr>
    </w:tbl>
    <w:p w14:paraId="3D49907E" w14:textId="49ADA59D" w:rsidR="00F81EFD" w:rsidRDefault="00F81EFD" w:rsidP="007E57E4">
      <w:pPr>
        <w:rPr>
          <w:ins w:id="1635" w:author="David Conklin" w:date="2020-11-10T17:00:00Z"/>
        </w:rPr>
      </w:pPr>
    </w:p>
    <w:p w14:paraId="25B7589F" w14:textId="65343948" w:rsidR="00E70EE0" w:rsidRDefault="00E70EE0" w:rsidP="007E57E4">
      <w:pPr>
        <w:rPr>
          <w:ins w:id="1636" w:author="David Conklin" w:date="2020-11-10T17:01:00Z"/>
        </w:rPr>
      </w:pPr>
      <w:ins w:id="1637" w:author="David Conklin" w:date="2020-11-10T17:00:00Z">
        <w:r>
          <w:t>Temperature sensor loca</w:t>
        </w:r>
      </w:ins>
      <w:ins w:id="1638" w:author="David Conklin" w:date="2020-11-10T17:01:00Z">
        <w:r>
          <w:t>tions with unsatisfactory simulation skill grades</w:t>
        </w:r>
      </w:ins>
    </w:p>
    <w:tbl>
      <w:tblPr>
        <w:tblStyle w:val="TableGrid"/>
        <w:tblW w:w="0" w:type="auto"/>
        <w:tblLook w:val="04A0" w:firstRow="1" w:lastRow="0" w:firstColumn="1" w:lastColumn="0" w:noHBand="0" w:noVBand="1"/>
      </w:tblPr>
      <w:tblGrid>
        <w:gridCol w:w="1109"/>
        <w:gridCol w:w="1109"/>
        <w:gridCol w:w="4441"/>
      </w:tblGrid>
      <w:tr w:rsidR="00257E8F" w14:paraId="02B22380" w14:textId="77777777" w:rsidTr="00257E8F">
        <w:trPr>
          <w:ins w:id="1639" w:author="David Conklin" w:date="2020-11-10T17:18:00Z"/>
        </w:trPr>
        <w:tc>
          <w:tcPr>
            <w:tcW w:w="0" w:type="auto"/>
          </w:tcPr>
          <w:p w14:paraId="307F270A" w14:textId="24FDD930" w:rsidR="00257E8F" w:rsidRDefault="00257E8F" w:rsidP="007E57E4">
            <w:pPr>
              <w:rPr>
                <w:ins w:id="1640" w:author="David Conklin" w:date="2020-11-10T17:18:00Z"/>
              </w:rPr>
            </w:pPr>
            <w:ins w:id="1641" w:author="David Conklin" w:date="2020-11-10T17:18:00Z">
              <w:r>
                <w:t>gage</w:t>
              </w:r>
            </w:ins>
          </w:p>
        </w:tc>
        <w:tc>
          <w:tcPr>
            <w:tcW w:w="0" w:type="auto"/>
          </w:tcPr>
          <w:p w14:paraId="19097198" w14:textId="36D4552A" w:rsidR="00257E8F" w:rsidRDefault="00257E8F" w:rsidP="007E57E4">
            <w:pPr>
              <w:rPr>
                <w:ins w:id="1642" w:author="David Conklin" w:date="2020-11-10T17:18:00Z"/>
              </w:rPr>
            </w:pPr>
            <w:ins w:id="1643" w:author="David Conklin" w:date="2020-11-10T17:18:00Z">
              <w:r>
                <w:t>COMID</w:t>
              </w:r>
            </w:ins>
          </w:p>
        </w:tc>
        <w:tc>
          <w:tcPr>
            <w:tcW w:w="0" w:type="auto"/>
          </w:tcPr>
          <w:p w14:paraId="1A578839" w14:textId="3FC923B7" w:rsidR="00257E8F" w:rsidRDefault="00257E8F" w:rsidP="007E57E4">
            <w:pPr>
              <w:rPr>
                <w:ins w:id="1644" w:author="David Conklin" w:date="2020-11-10T17:18:00Z"/>
              </w:rPr>
            </w:pPr>
            <w:ins w:id="1645" w:author="David Conklin" w:date="2020-11-10T17:19:00Z">
              <w:r>
                <w:t>location</w:t>
              </w:r>
            </w:ins>
          </w:p>
        </w:tc>
      </w:tr>
      <w:tr w:rsidR="00257E8F" w14:paraId="239C847A" w14:textId="77777777" w:rsidTr="00257E8F">
        <w:trPr>
          <w:ins w:id="1646" w:author="David Conklin" w:date="2020-11-10T17:18:00Z"/>
        </w:trPr>
        <w:tc>
          <w:tcPr>
            <w:tcW w:w="0" w:type="auto"/>
          </w:tcPr>
          <w:p w14:paraId="0708989B" w14:textId="11122C66" w:rsidR="00257E8F" w:rsidRDefault="00257E8F" w:rsidP="007E57E4">
            <w:pPr>
              <w:rPr>
                <w:ins w:id="1647" w:author="David Conklin" w:date="2020-11-10T17:18:00Z"/>
              </w:rPr>
            </w:pPr>
            <w:ins w:id="1648" w:author="David Conklin" w:date="2020-11-10T17:19:00Z">
              <w:r>
                <w:t>14159500</w:t>
              </w:r>
            </w:ins>
          </w:p>
        </w:tc>
        <w:tc>
          <w:tcPr>
            <w:tcW w:w="0" w:type="auto"/>
          </w:tcPr>
          <w:p w14:paraId="6FD32123" w14:textId="1E0A6327" w:rsidR="00257E8F" w:rsidRDefault="00257E8F" w:rsidP="007E57E4">
            <w:pPr>
              <w:rPr>
                <w:ins w:id="1649" w:author="David Conklin" w:date="2020-11-10T17:18:00Z"/>
              </w:rPr>
            </w:pPr>
            <w:ins w:id="1650" w:author="David Conklin" w:date="2020-11-10T17:19:00Z">
              <w:r>
                <w:t>23773009</w:t>
              </w:r>
            </w:ins>
          </w:p>
        </w:tc>
        <w:tc>
          <w:tcPr>
            <w:tcW w:w="0" w:type="auto"/>
          </w:tcPr>
          <w:p w14:paraId="11AB40B5" w14:textId="71796B4F" w:rsidR="00257E8F" w:rsidRDefault="00257E8F" w:rsidP="007E57E4">
            <w:pPr>
              <w:rPr>
                <w:ins w:id="1651" w:author="David Conklin" w:date="2020-11-10T17:18:00Z"/>
              </w:rPr>
            </w:pPr>
            <w:ins w:id="1652" w:author="David Conklin" w:date="2020-11-10T17:20:00Z">
              <w:r>
                <w:t>SOUTH FORK MCKENZIE RIVER NEAR RAINBOW</w:t>
              </w:r>
            </w:ins>
          </w:p>
        </w:tc>
      </w:tr>
      <w:tr w:rsidR="00257E8F" w14:paraId="3377929B" w14:textId="77777777" w:rsidTr="00257E8F">
        <w:trPr>
          <w:ins w:id="1653" w:author="David Conklin" w:date="2020-11-10T17:20:00Z"/>
        </w:trPr>
        <w:tc>
          <w:tcPr>
            <w:tcW w:w="0" w:type="auto"/>
          </w:tcPr>
          <w:p w14:paraId="32874625" w14:textId="5948C6DD" w:rsidR="00257E8F" w:rsidRDefault="00257E8F" w:rsidP="007E57E4">
            <w:pPr>
              <w:rPr>
                <w:ins w:id="1654" w:author="David Conklin" w:date="2020-11-10T17:20:00Z"/>
              </w:rPr>
            </w:pPr>
            <w:ins w:id="1655" w:author="David Conklin" w:date="2020-11-10T17:20:00Z">
              <w:r>
                <w:t>14161100</w:t>
              </w:r>
            </w:ins>
          </w:p>
        </w:tc>
        <w:tc>
          <w:tcPr>
            <w:tcW w:w="0" w:type="auto"/>
          </w:tcPr>
          <w:p w14:paraId="0A9ACDAA" w14:textId="5831A369" w:rsidR="00257E8F" w:rsidRDefault="00257E8F" w:rsidP="007E57E4">
            <w:pPr>
              <w:rPr>
                <w:ins w:id="1656" w:author="David Conklin" w:date="2020-11-10T17:20:00Z"/>
              </w:rPr>
            </w:pPr>
            <w:ins w:id="1657" w:author="David Conklin" w:date="2020-11-10T17:20:00Z">
              <w:r>
                <w:t>237734</w:t>
              </w:r>
            </w:ins>
            <w:ins w:id="1658" w:author="David Conklin" w:date="2020-11-10T17:21:00Z">
              <w:r>
                <w:t>29</w:t>
              </w:r>
            </w:ins>
          </w:p>
        </w:tc>
        <w:tc>
          <w:tcPr>
            <w:tcW w:w="0" w:type="auto"/>
          </w:tcPr>
          <w:p w14:paraId="6FD0AC86" w14:textId="7AA715B3" w:rsidR="00257E8F" w:rsidRDefault="00257E8F" w:rsidP="007E57E4">
            <w:pPr>
              <w:rPr>
                <w:ins w:id="1659" w:author="David Conklin" w:date="2020-11-10T17:20:00Z"/>
              </w:rPr>
            </w:pPr>
            <w:ins w:id="1660" w:author="David Conklin" w:date="2020-11-10T17:20:00Z">
              <w:r>
                <w:t>BLUE RIVER BELOW TIDBITS CR</w:t>
              </w:r>
            </w:ins>
            <w:ins w:id="1661" w:author="David Conklin" w:date="2020-11-10T17:21:00Z">
              <w:r>
                <w:t>EEK</w:t>
              </w:r>
            </w:ins>
          </w:p>
        </w:tc>
      </w:tr>
      <w:tr w:rsidR="00257E8F" w14:paraId="5F28D6FF" w14:textId="77777777" w:rsidTr="00257E8F">
        <w:trPr>
          <w:ins w:id="1662" w:author="David Conklin" w:date="2020-11-10T17:21:00Z"/>
        </w:trPr>
        <w:tc>
          <w:tcPr>
            <w:tcW w:w="0" w:type="auto"/>
          </w:tcPr>
          <w:p w14:paraId="4C00307E" w14:textId="50AE2CA5" w:rsidR="00257E8F" w:rsidRDefault="00257E8F" w:rsidP="007E57E4">
            <w:pPr>
              <w:rPr>
                <w:ins w:id="1663" w:author="David Conklin" w:date="2020-11-10T17:21:00Z"/>
              </w:rPr>
            </w:pPr>
            <w:ins w:id="1664" w:author="David Conklin" w:date="2020-11-10T17:21:00Z">
              <w:r>
                <w:t>14162200</w:t>
              </w:r>
            </w:ins>
          </w:p>
        </w:tc>
        <w:tc>
          <w:tcPr>
            <w:tcW w:w="0" w:type="auto"/>
          </w:tcPr>
          <w:p w14:paraId="3E513CD9" w14:textId="492288C1" w:rsidR="00257E8F" w:rsidRDefault="00257E8F" w:rsidP="007E57E4">
            <w:pPr>
              <w:rPr>
                <w:ins w:id="1665" w:author="David Conklin" w:date="2020-11-10T17:21:00Z"/>
              </w:rPr>
            </w:pPr>
            <w:ins w:id="1666" w:author="David Conklin" w:date="2020-11-10T17:21:00Z">
              <w:r>
                <w:t>23773405</w:t>
              </w:r>
            </w:ins>
          </w:p>
        </w:tc>
        <w:tc>
          <w:tcPr>
            <w:tcW w:w="0" w:type="auto"/>
          </w:tcPr>
          <w:p w14:paraId="4D9819F6" w14:textId="39901D7A" w:rsidR="00257E8F" w:rsidRDefault="00257E8F" w:rsidP="007E57E4">
            <w:pPr>
              <w:rPr>
                <w:ins w:id="1667" w:author="David Conklin" w:date="2020-11-10T17:21:00Z"/>
              </w:rPr>
            </w:pPr>
            <w:ins w:id="1668" w:author="David Conklin" w:date="2020-11-10T17:21:00Z">
              <w:r>
                <w:t>BLUE RIVER AT BLUE RIVER</w:t>
              </w:r>
            </w:ins>
          </w:p>
        </w:tc>
      </w:tr>
      <w:tr w:rsidR="00257E8F" w14:paraId="7549FD54" w14:textId="77777777" w:rsidTr="00257E8F">
        <w:trPr>
          <w:ins w:id="1669" w:author="David Conklin" w:date="2020-11-10T17:21:00Z"/>
        </w:trPr>
        <w:tc>
          <w:tcPr>
            <w:tcW w:w="0" w:type="auto"/>
          </w:tcPr>
          <w:p w14:paraId="600243E1" w14:textId="34826399" w:rsidR="00257E8F" w:rsidRDefault="00257E8F" w:rsidP="007E57E4">
            <w:pPr>
              <w:rPr>
                <w:ins w:id="1670" w:author="David Conklin" w:date="2020-11-10T17:21:00Z"/>
              </w:rPr>
            </w:pPr>
            <w:ins w:id="1671" w:author="David Conklin" w:date="2020-11-10T17:21:00Z">
              <w:r>
                <w:t>14162500</w:t>
              </w:r>
            </w:ins>
          </w:p>
        </w:tc>
        <w:tc>
          <w:tcPr>
            <w:tcW w:w="0" w:type="auto"/>
          </w:tcPr>
          <w:p w14:paraId="51F2F35E" w14:textId="02F16FA5" w:rsidR="00257E8F" w:rsidRDefault="00257E8F" w:rsidP="007E57E4">
            <w:pPr>
              <w:rPr>
                <w:ins w:id="1672" w:author="David Conklin" w:date="2020-11-10T17:21:00Z"/>
              </w:rPr>
            </w:pPr>
            <w:ins w:id="1673" w:author="David Conklin" w:date="2020-11-10T17:22:00Z">
              <w:r>
                <w:t>23772909</w:t>
              </w:r>
            </w:ins>
          </w:p>
        </w:tc>
        <w:tc>
          <w:tcPr>
            <w:tcW w:w="0" w:type="auto"/>
          </w:tcPr>
          <w:p w14:paraId="706F34D0" w14:textId="6AC08E84" w:rsidR="00257E8F" w:rsidRDefault="00257E8F" w:rsidP="007E57E4">
            <w:pPr>
              <w:rPr>
                <w:ins w:id="1674" w:author="David Conklin" w:date="2020-11-10T17:21:00Z"/>
              </w:rPr>
            </w:pPr>
            <w:ins w:id="1675" w:author="David Conklin" w:date="2020-11-10T17:22:00Z">
              <w:r>
                <w:t>MCKENZIE RIVER NEAR VIDA</w:t>
              </w:r>
            </w:ins>
          </w:p>
        </w:tc>
      </w:tr>
    </w:tbl>
    <w:p w14:paraId="1F8675B2" w14:textId="77777777" w:rsidR="00E70EE0" w:rsidRDefault="00E70EE0" w:rsidP="007E57E4">
      <w:pPr>
        <w:rPr>
          <w:ins w:id="1676" w:author="David Conklin" w:date="2020-11-10T16:46:00Z"/>
        </w:rPr>
      </w:pPr>
    </w:p>
    <w:p w14:paraId="656B8011" w14:textId="221F2AF3" w:rsidR="00F81EFD" w:rsidRDefault="00257E8F" w:rsidP="007E57E4">
      <w:pPr>
        <w:rPr>
          <w:ins w:id="1677" w:author="David Conklin" w:date="2020-11-10T17:44:00Z"/>
        </w:rPr>
      </w:pPr>
      <w:ins w:id="1678" w:author="David Conklin" w:date="2020-11-10T17:28:00Z">
        <w:r>
          <w:t xml:space="preserve">As of 11/10/20, two </w:t>
        </w:r>
      </w:ins>
      <w:ins w:id="1679" w:author="David Conklin" w:date="2020-11-10T17:30:00Z">
        <w:r w:rsidR="00AB31D0">
          <w:t xml:space="preserve">types of </w:t>
        </w:r>
      </w:ins>
      <w:ins w:id="1680" w:author="David Conklin" w:date="2020-11-10T17:28:00Z">
        <w:r>
          <w:t xml:space="preserve">“tuning knobs” have been used to </w:t>
        </w:r>
        <w:r w:rsidR="00AB31D0">
          <w:t>improve CW3</w:t>
        </w:r>
      </w:ins>
      <w:ins w:id="1681" w:author="David Conklin" w:date="2020-11-10T17:29:00Z">
        <w:r w:rsidR="00AB31D0">
          <w:t xml:space="preserve">M’s simulation skill for flows in the McKenzie basin: the placement and flow rates of the </w:t>
        </w:r>
      </w:ins>
      <w:ins w:id="1682" w:author="David Conklin" w:date="2020-11-10T17:31:00Z">
        <w:r w:rsidR="00AB31D0">
          <w:t>springs, and the ET_MULT parameter in the HBV.csv parameter set used by the HBV precipitation-</w:t>
        </w:r>
      </w:ins>
      <w:ins w:id="1683" w:author="David Conklin" w:date="2020-11-10T17:32:00Z">
        <w:r w:rsidR="00AB31D0">
          <w:t>runoff submodel.</w:t>
        </w:r>
      </w:ins>
      <w:ins w:id="1684" w:author="David Conklin" w:date="2020-11-10T17:33:00Z">
        <w:r w:rsidR="00AB31D0">
          <w:t xml:space="preserve">  Spring flows are represented as</w:t>
        </w:r>
      </w:ins>
      <w:ins w:id="1685" w:author="David Conklin" w:date="2020-11-10T17:34:00Z">
        <w:r w:rsidR="00AB31D0">
          <w:t xml:space="preserve"> constant – the same amount of water is added at the same temperature every day of the year, there </w:t>
        </w:r>
      </w:ins>
      <w:ins w:id="1686" w:author="David Conklin" w:date="2020-11-10T17:35:00Z">
        <w:r w:rsidR="00AB31D0">
          <w:t>is no seasonal variation.  The ET_</w:t>
        </w:r>
      </w:ins>
      <w:ins w:id="1687" w:author="David Conklin" w:date="2020-11-10T17:36:00Z">
        <w:r w:rsidR="00AB31D0">
          <w:t>MULT parameter was originally added to HBV.csv</w:t>
        </w:r>
      </w:ins>
      <w:ins w:id="1688" w:author="David Conklin" w:date="2020-11-10T17:37:00Z">
        <w:r w:rsidR="00AB31D0">
          <w:t xml:space="preserve"> as a multiplier on evapotranspiration </w:t>
        </w:r>
      </w:ins>
      <w:ins w:id="1689" w:author="David Conklin" w:date="2020-11-10T17:36:00Z">
        <w:r w:rsidR="00AB31D0">
          <w:t xml:space="preserve"> to ac</w:t>
        </w:r>
      </w:ins>
      <w:ins w:id="1690" w:author="David Conklin" w:date="2020-11-10T17:37:00Z">
        <w:r w:rsidR="00AB31D0">
          <w:t xml:space="preserve">count for the fact that the average leaf area is </w:t>
        </w:r>
      </w:ins>
      <w:ins w:id="1691" w:author="David Conklin" w:date="2020-11-10T17:38:00Z">
        <w:r w:rsidR="00AB31D0">
          <w:t>poorly known in the</w:t>
        </w:r>
        <w:r w:rsidR="002E7078">
          <w:t xml:space="preserve"> forested uplands</w:t>
        </w:r>
      </w:ins>
      <w:ins w:id="1692" w:author="David Conklin" w:date="2020-11-10T17:40:00Z">
        <w:r w:rsidR="002E7078">
          <w:t xml:space="preserve">. </w:t>
        </w:r>
      </w:ins>
      <w:ins w:id="1693" w:author="David Conklin" w:date="2020-11-10T17:41:00Z">
        <w:r w:rsidR="002E7078">
          <w:t>Real and simulated e</w:t>
        </w:r>
      </w:ins>
      <w:ins w:id="1694" w:author="David Conklin" w:date="2020-11-10T17:40:00Z">
        <w:r w:rsidR="002E7078">
          <w:t>vapotransp</w:t>
        </w:r>
      </w:ins>
      <w:ins w:id="1695" w:author="David Conklin" w:date="2020-11-10T17:41:00Z">
        <w:r w:rsidR="002E7078">
          <w:t>iration varies seasonally, so adjustments to ET</w:t>
        </w:r>
      </w:ins>
      <w:ins w:id="1696" w:author="David Conklin" w:date="2020-11-10T17:42:00Z">
        <w:r w:rsidR="002E7078">
          <w:t>_MULT affect the seasonal pattern of flows as well as their annual averages.</w:t>
        </w:r>
      </w:ins>
    </w:p>
    <w:p w14:paraId="20BF6C1E" w14:textId="14AB6BBD" w:rsidR="002E7078" w:rsidRDefault="002E7078" w:rsidP="007E57E4">
      <w:pPr>
        <w:rPr>
          <w:ins w:id="1697" w:author="David Conklin" w:date="2020-11-10T17:48:00Z"/>
        </w:rPr>
      </w:pPr>
    </w:p>
    <w:p w14:paraId="0F50FA6B" w14:textId="30A39CA9" w:rsidR="002E7078" w:rsidRDefault="002E7078" w:rsidP="007E57E4">
      <w:pPr>
        <w:rPr>
          <w:ins w:id="1698" w:author="David Conklin" w:date="2020-11-10T17:48:00Z"/>
        </w:rPr>
      </w:pPr>
    </w:p>
    <w:p w14:paraId="0FBDC54E" w14:textId="7E4706DE" w:rsidR="002E7078" w:rsidRDefault="002E7078" w:rsidP="007E57E4">
      <w:pPr>
        <w:rPr>
          <w:ins w:id="1699" w:author="David Conklin" w:date="2020-11-10T17:48:00Z"/>
        </w:rPr>
      </w:pPr>
    </w:p>
    <w:p w14:paraId="05DF6212" w14:textId="65C203E9" w:rsidR="002E7078" w:rsidRDefault="002E7078" w:rsidP="007E57E4">
      <w:pPr>
        <w:rPr>
          <w:ins w:id="1700" w:author="David Conklin" w:date="2020-11-10T17:48:00Z"/>
        </w:rPr>
      </w:pPr>
    </w:p>
    <w:p w14:paraId="5F1CE466" w14:textId="77777777" w:rsidR="002E7078" w:rsidRDefault="002E7078" w:rsidP="007E57E4">
      <w:pPr>
        <w:rPr>
          <w:ins w:id="1701" w:author="David Conklin" w:date="2020-11-10T17:44:00Z"/>
        </w:rPr>
      </w:pPr>
    </w:p>
    <w:p w14:paraId="3AA7703B" w14:textId="051F3331" w:rsidR="00372E03" w:rsidRDefault="00372E03" w:rsidP="00372E03">
      <w:pPr>
        <w:pStyle w:val="Heading2"/>
        <w:rPr>
          <w:ins w:id="1702" w:author="David Conklin" w:date="2020-11-10T18:22:00Z"/>
        </w:rPr>
        <w:pPrChange w:id="1703" w:author="David Conklin" w:date="2020-11-10T18:22:00Z">
          <w:pPr/>
        </w:pPrChange>
      </w:pPr>
      <w:bookmarkStart w:id="1704" w:name="_Toc55925161"/>
      <w:ins w:id="1705" w:author="David Conklin" w:date="2020-11-10T18:22:00Z">
        <w:r>
          <w:lastRenderedPageBreak/>
          <w:t>Simulated McKenzie basin water budget</w:t>
        </w:r>
        <w:bookmarkEnd w:id="1704"/>
      </w:ins>
    </w:p>
    <w:p w14:paraId="1F29785F" w14:textId="5ADBBB25" w:rsidR="002E7078" w:rsidRDefault="002E7078" w:rsidP="007E57E4">
      <w:pPr>
        <w:rPr>
          <w:ins w:id="1706" w:author="David Conklin" w:date="2020-11-10T17:46:00Z"/>
        </w:rPr>
      </w:pPr>
      <w:ins w:id="1707" w:author="David Conklin" w:date="2020-11-10T17:44:00Z">
        <w:r>
          <w:t>As of 11/10/20, for the period</w:t>
        </w:r>
      </w:ins>
      <w:ins w:id="1708" w:author="David Conklin" w:date="2020-11-10T17:45:00Z">
        <w:r>
          <w:t xml:space="preserve"> 2010-18, CW3M simulates this water budget for the McKenzie basin.</w:t>
        </w:r>
      </w:ins>
    </w:p>
    <w:tbl>
      <w:tblPr>
        <w:tblStyle w:val="TableGrid"/>
        <w:tblW w:w="0" w:type="auto"/>
        <w:tblLook w:val="04A0" w:firstRow="1" w:lastRow="0" w:firstColumn="1" w:lastColumn="0" w:noHBand="0" w:noVBand="1"/>
      </w:tblPr>
      <w:tblGrid>
        <w:gridCol w:w="2009"/>
        <w:gridCol w:w="1620"/>
        <w:gridCol w:w="1803"/>
        <w:gridCol w:w="830"/>
        <w:gridCol w:w="2035"/>
      </w:tblGrid>
      <w:tr w:rsidR="00DF2C1A" w14:paraId="7A5CBCD9" w14:textId="3A7CD120" w:rsidTr="00E4506D">
        <w:trPr>
          <w:ins w:id="1709" w:author="David Conklin" w:date="2020-11-10T17:50:00Z"/>
        </w:trPr>
        <w:tc>
          <w:tcPr>
            <w:tcW w:w="0" w:type="auto"/>
          </w:tcPr>
          <w:p w14:paraId="0E4DA288" w14:textId="5B18D920" w:rsidR="00DF2C1A" w:rsidRPr="00DF2C1A" w:rsidRDefault="00DF2C1A" w:rsidP="00DF2C1A">
            <w:pPr>
              <w:jc w:val="center"/>
              <w:rPr>
                <w:ins w:id="1710" w:author="David Conklin" w:date="2020-11-10T17:50:00Z"/>
                <w:b/>
                <w:bCs/>
                <w:rPrChange w:id="1711" w:author="David Conklin" w:date="2020-11-10T18:15:00Z">
                  <w:rPr>
                    <w:ins w:id="1712" w:author="David Conklin" w:date="2020-11-10T17:50:00Z"/>
                  </w:rPr>
                </w:rPrChange>
              </w:rPr>
              <w:pPrChange w:id="1713" w:author="David Conklin" w:date="2020-11-10T18:15:00Z">
                <w:pPr/>
              </w:pPrChange>
            </w:pPr>
            <w:ins w:id="1714" w:author="David Conklin" w:date="2020-11-10T17:50:00Z">
              <w:r w:rsidRPr="00DF2C1A">
                <w:rPr>
                  <w:b/>
                  <w:bCs/>
                  <w:rPrChange w:id="1715" w:author="David Conklin" w:date="2020-11-10T18:15:00Z">
                    <w:rPr/>
                  </w:rPrChange>
                </w:rPr>
                <w:t>Inputs</w:t>
              </w:r>
            </w:ins>
          </w:p>
        </w:tc>
        <w:tc>
          <w:tcPr>
            <w:tcW w:w="0" w:type="auto"/>
          </w:tcPr>
          <w:p w14:paraId="5360E9F0" w14:textId="5436CA98" w:rsidR="00DF2C1A" w:rsidRDefault="00DF2C1A" w:rsidP="007E57E4">
            <w:pPr>
              <w:rPr>
                <w:ins w:id="1716" w:author="David Conklin" w:date="2020-11-10T17:50:00Z"/>
              </w:rPr>
            </w:pPr>
            <w:ins w:id="1717" w:author="David Conklin" w:date="2020-11-10T18:16:00Z">
              <w:r>
                <w:t>annual mmH2O</w:t>
              </w:r>
            </w:ins>
          </w:p>
        </w:tc>
        <w:tc>
          <w:tcPr>
            <w:tcW w:w="0" w:type="auto"/>
          </w:tcPr>
          <w:p w14:paraId="47FB6E4F" w14:textId="1852D45F" w:rsidR="00DF2C1A" w:rsidRDefault="00DF2C1A" w:rsidP="007E57E4">
            <w:pPr>
              <w:rPr>
                <w:ins w:id="1718" w:author="David Conklin" w:date="2020-11-10T17:50:00Z"/>
              </w:rPr>
            </w:pPr>
            <w:ins w:id="1719" w:author="David Conklin" w:date="2020-11-10T18:12:00Z">
              <w:r>
                <w:t>% of total inputs</w:t>
              </w:r>
            </w:ins>
          </w:p>
        </w:tc>
        <w:tc>
          <w:tcPr>
            <w:tcW w:w="0" w:type="auto"/>
          </w:tcPr>
          <w:p w14:paraId="13C3A98A" w14:textId="378503DD" w:rsidR="00DF2C1A" w:rsidRDefault="00DF2C1A" w:rsidP="007E57E4">
            <w:pPr>
              <w:rPr>
                <w:ins w:id="1720" w:author="David Conklin" w:date="2020-11-10T17:50:00Z"/>
              </w:rPr>
            </w:pPr>
            <w:ins w:id="1721" w:author="David Conklin" w:date="2020-11-10T18:17:00Z">
              <w:r>
                <w:t>cms</w:t>
              </w:r>
            </w:ins>
          </w:p>
        </w:tc>
        <w:tc>
          <w:tcPr>
            <w:tcW w:w="0" w:type="auto"/>
          </w:tcPr>
          <w:p w14:paraId="616F7DC8" w14:textId="3CE50447" w:rsidR="00DF2C1A" w:rsidRDefault="00DF2C1A" w:rsidP="007E57E4">
            <w:pPr>
              <w:rPr>
                <w:ins w:id="1722" w:author="David Conklin" w:date="2020-11-10T18:18:00Z"/>
              </w:rPr>
            </w:pPr>
            <w:ins w:id="1723" w:author="David Conklin" w:date="2020-11-10T18:18:00Z">
              <w:r>
                <w:t>% of basin discharg</w:t>
              </w:r>
            </w:ins>
            <w:ins w:id="1724" w:author="David Conklin" w:date="2020-11-10T18:19:00Z">
              <w:r>
                <w:t>e</w:t>
              </w:r>
            </w:ins>
          </w:p>
        </w:tc>
      </w:tr>
      <w:tr w:rsidR="00DF2C1A" w14:paraId="7155C0AC" w14:textId="0D39549A" w:rsidTr="00E4506D">
        <w:trPr>
          <w:ins w:id="1725" w:author="David Conklin" w:date="2020-11-10T17:46:00Z"/>
        </w:trPr>
        <w:tc>
          <w:tcPr>
            <w:tcW w:w="0" w:type="auto"/>
          </w:tcPr>
          <w:p w14:paraId="78FA0D8D" w14:textId="63A78F19" w:rsidR="00DF2C1A" w:rsidRDefault="00DF2C1A" w:rsidP="007E57E4">
            <w:pPr>
              <w:rPr>
                <w:ins w:id="1726" w:author="David Conklin" w:date="2020-11-10T17:46:00Z"/>
              </w:rPr>
            </w:pPr>
            <w:ins w:id="1727" w:author="David Conklin" w:date="2020-11-10T17:47:00Z">
              <w:r>
                <w:t>precipitation</w:t>
              </w:r>
            </w:ins>
          </w:p>
        </w:tc>
        <w:tc>
          <w:tcPr>
            <w:tcW w:w="0" w:type="auto"/>
          </w:tcPr>
          <w:p w14:paraId="2BE6D9FA" w14:textId="216BB6E1" w:rsidR="00DF2C1A" w:rsidRDefault="00DF2C1A" w:rsidP="00DF2C1A">
            <w:pPr>
              <w:jc w:val="right"/>
              <w:rPr>
                <w:ins w:id="1728" w:author="David Conklin" w:date="2020-11-10T17:46:00Z"/>
              </w:rPr>
              <w:pPrChange w:id="1729" w:author="David Conklin" w:date="2020-11-10T18:16:00Z">
                <w:pPr/>
              </w:pPrChange>
            </w:pPr>
            <w:ins w:id="1730" w:author="David Conklin" w:date="2020-11-10T17:48:00Z">
              <w:r>
                <w:t>1901</w:t>
              </w:r>
            </w:ins>
          </w:p>
        </w:tc>
        <w:tc>
          <w:tcPr>
            <w:tcW w:w="0" w:type="auto"/>
          </w:tcPr>
          <w:p w14:paraId="52451A1F" w14:textId="71B21D73" w:rsidR="00DF2C1A" w:rsidRDefault="00DF2C1A" w:rsidP="007E57E4">
            <w:pPr>
              <w:rPr>
                <w:ins w:id="1731" w:author="David Conklin" w:date="2020-11-10T17:46:00Z"/>
              </w:rPr>
            </w:pPr>
            <w:ins w:id="1732" w:author="David Conklin" w:date="2020-11-10T18:02:00Z">
              <w:r>
                <w:t>85.7%</w:t>
              </w:r>
            </w:ins>
          </w:p>
        </w:tc>
        <w:tc>
          <w:tcPr>
            <w:tcW w:w="0" w:type="auto"/>
          </w:tcPr>
          <w:p w14:paraId="4007E9FC" w14:textId="5F0D14E1" w:rsidR="00DF2C1A" w:rsidRDefault="00DF2C1A" w:rsidP="007E57E4">
            <w:pPr>
              <w:rPr>
                <w:ins w:id="1733" w:author="David Conklin" w:date="2020-11-10T17:46:00Z"/>
              </w:rPr>
            </w:pPr>
          </w:p>
        </w:tc>
        <w:tc>
          <w:tcPr>
            <w:tcW w:w="0" w:type="auto"/>
          </w:tcPr>
          <w:p w14:paraId="6B6F3D7B" w14:textId="77777777" w:rsidR="00DF2C1A" w:rsidRDefault="00DF2C1A" w:rsidP="007E57E4">
            <w:pPr>
              <w:rPr>
                <w:ins w:id="1734" w:author="David Conklin" w:date="2020-11-10T18:18:00Z"/>
              </w:rPr>
            </w:pPr>
          </w:p>
        </w:tc>
      </w:tr>
      <w:tr w:rsidR="00DF2C1A" w14:paraId="6DC4468F" w14:textId="259697F6" w:rsidTr="00E4506D">
        <w:trPr>
          <w:ins w:id="1735" w:author="David Conklin" w:date="2020-11-10T17:48:00Z"/>
        </w:trPr>
        <w:tc>
          <w:tcPr>
            <w:tcW w:w="0" w:type="auto"/>
          </w:tcPr>
          <w:p w14:paraId="0789E22B" w14:textId="300C36BD" w:rsidR="00DF2C1A" w:rsidRDefault="00DF2C1A" w:rsidP="007E57E4">
            <w:pPr>
              <w:rPr>
                <w:ins w:id="1736" w:author="David Conklin" w:date="2020-11-10T17:48:00Z"/>
              </w:rPr>
            </w:pPr>
            <w:ins w:id="1737" w:author="David Conklin" w:date="2020-11-10T17:49:00Z">
              <w:r>
                <w:t>springs</w:t>
              </w:r>
            </w:ins>
          </w:p>
        </w:tc>
        <w:tc>
          <w:tcPr>
            <w:tcW w:w="0" w:type="auto"/>
          </w:tcPr>
          <w:p w14:paraId="4FB63C8C" w14:textId="4C1245E9" w:rsidR="00DF2C1A" w:rsidRDefault="00DF2C1A" w:rsidP="00DF2C1A">
            <w:pPr>
              <w:jc w:val="right"/>
              <w:rPr>
                <w:ins w:id="1738" w:author="David Conklin" w:date="2020-11-10T17:48:00Z"/>
              </w:rPr>
              <w:pPrChange w:id="1739" w:author="David Conklin" w:date="2020-11-10T18:16:00Z">
                <w:pPr/>
              </w:pPrChange>
            </w:pPr>
            <w:ins w:id="1740" w:author="David Conklin" w:date="2020-11-10T17:51:00Z">
              <w:r>
                <w:t>292</w:t>
              </w:r>
            </w:ins>
          </w:p>
        </w:tc>
        <w:tc>
          <w:tcPr>
            <w:tcW w:w="0" w:type="auto"/>
          </w:tcPr>
          <w:p w14:paraId="1D3DB827" w14:textId="7760BF87" w:rsidR="00DF2C1A" w:rsidRDefault="00DF2C1A" w:rsidP="007E57E4">
            <w:pPr>
              <w:rPr>
                <w:ins w:id="1741" w:author="David Conklin" w:date="2020-11-10T17:48:00Z"/>
              </w:rPr>
            </w:pPr>
            <w:ins w:id="1742" w:author="David Conklin" w:date="2020-11-10T18:03:00Z">
              <w:r>
                <w:t>13.2%</w:t>
              </w:r>
            </w:ins>
          </w:p>
        </w:tc>
        <w:tc>
          <w:tcPr>
            <w:tcW w:w="0" w:type="auto"/>
          </w:tcPr>
          <w:p w14:paraId="63CE7C38" w14:textId="77C5DE6F" w:rsidR="00DF2C1A" w:rsidRDefault="00DF2C1A" w:rsidP="007E57E4">
            <w:pPr>
              <w:rPr>
                <w:ins w:id="1743" w:author="David Conklin" w:date="2020-11-10T17:48:00Z"/>
              </w:rPr>
            </w:pPr>
            <w:ins w:id="1744" w:author="David Conklin" w:date="2020-11-10T17:50:00Z">
              <w:r>
                <w:t>30.57</w:t>
              </w:r>
            </w:ins>
          </w:p>
        </w:tc>
        <w:tc>
          <w:tcPr>
            <w:tcW w:w="0" w:type="auto"/>
          </w:tcPr>
          <w:p w14:paraId="1D509103" w14:textId="6C643C94" w:rsidR="00DF2C1A" w:rsidRDefault="00DF2C1A" w:rsidP="00DF2C1A">
            <w:pPr>
              <w:jc w:val="right"/>
              <w:rPr>
                <w:ins w:id="1745" w:author="David Conklin" w:date="2020-11-10T18:18:00Z"/>
              </w:rPr>
              <w:pPrChange w:id="1746" w:author="David Conklin" w:date="2020-11-10T18:19:00Z">
                <w:pPr/>
              </w:pPrChange>
            </w:pPr>
            <w:ins w:id="1747" w:author="David Conklin" w:date="2020-11-10T18:19:00Z">
              <w:r>
                <w:t>20.4 %</w:t>
              </w:r>
            </w:ins>
          </w:p>
        </w:tc>
      </w:tr>
      <w:tr w:rsidR="00DF2C1A" w14:paraId="03B2EFD4" w14:textId="36D7CEFF" w:rsidTr="00E4506D">
        <w:trPr>
          <w:ins w:id="1748" w:author="David Conklin" w:date="2020-11-10T17:51:00Z"/>
        </w:trPr>
        <w:tc>
          <w:tcPr>
            <w:tcW w:w="0" w:type="auto"/>
          </w:tcPr>
          <w:p w14:paraId="28834A1C" w14:textId="72353F41" w:rsidR="00DF2C1A" w:rsidRDefault="00DF2C1A" w:rsidP="007E57E4">
            <w:pPr>
              <w:rPr>
                <w:ins w:id="1749" w:author="David Conklin" w:date="2020-11-10T17:51:00Z"/>
              </w:rPr>
            </w:pPr>
            <w:ins w:id="1750" w:author="David Conklin" w:date="2020-11-10T17:51:00Z">
              <w:r>
                <w:t>wells</w:t>
              </w:r>
            </w:ins>
          </w:p>
        </w:tc>
        <w:tc>
          <w:tcPr>
            <w:tcW w:w="0" w:type="auto"/>
          </w:tcPr>
          <w:p w14:paraId="4FBEDF53" w14:textId="7410E91D" w:rsidR="00DF2C1A" w:rsidRDefault="00DF2C1A" w:rsidP="00DF2C1A">
            <w:pPr>
              <w:jc w:val="right"/>
              <w:rPr>
                <w:ins w:id="1751" w:author="David Conklin" w:date="2020-11-10T17:51:00Z"/>
              </w:rPr>
              <w:pPrChange w:id="1752" w:author="David Conklin" w:date="2020-11-10T18:16:00Z">
                <w:pPr/>
              </w:pPrChange>
            </w:pPr>
            <w:ins w:id="1753" w:author="David Conklin" w:date="2020-11-10T17:51:00Z">
              <w:r>
                <w:t>1</w:t>
              </w:r>
            </w:ins>
            <w:ins w:id="1754" w:author="David Conklin" w:date="2020-11-10T17:52:00Z">
              <w:r>
                <w:t>1</w:t>
              </w:r>
            </w:ins>
          </w:p>
        </w:tc>
        <w:tc>
          <w:tcPr>
            <w:tcW w:w="0" w:type="auto"/>
          </w:tcPr>
          <w:p w14:paraId="688A541B" w14:textId="1A7ECB94" w:rsidR="00DF2C1A" w:rsidRDefault="00DF2C1A" w:rsidP="007E57E4">
            <w:pPr>
              <w:rPr>
                <w:ins w:id="1755" w:author="David Conklin" w:date="2020-11-10T17:51:00Z"/>
              </w:rPr>
            </w:pPr>
            <w:ins w:id="1756" w:author="David Conklin" w:date="2020-11-10T18:03:00Z">
              <w:r>
                <w:t>0.5%</w:t>
              </w:r>
            </w:ins>
          </w:p>
        </w:tc>
        <w:tc>
          <w:tcPr>
            <w:tcW w:w="0" w:type="auto"/>
          </w:tcPr>
          <w:p w14:paraId="1DC991A9" w14:textId="77777777" w:rsidR="00DF2C1A" w:rsidRDefault="00DF2C1A" w:rsidP="007E57E4">
            <w:pPr>
              <w:rPr>
                <w:ins w:id="1757" w:author="David Conklin" w:date="2020-11-10T17:51:00Z"/>
              </w:rPr>
            </w:pPr>
          </w:p>
        </w:tc>
        <w:tc>
          <w:tcPr>
            <w:tcW w:w="0" w:type="auto"/>
          </w:tcPr>
          <w:p w14:paraId="102CDB3D" w14:textId="77777777" w:rsidR="00DF2C1A" w:rsidRDefault="00DF2C1A" w:rsidP="007E57E4">
            <w:pPr>
              <w:rPr>
                <w:ins w:id="1758" w:author="David Conklin" w:date="2020-11-10T18:18:00Z"/>
              </w:rPr>
            </w:pPr>
          </w:p>
        </w:tc>
      </w:tr>
      <w:tr w:rsidR="00DF2C1A" w14:paraId="57895C2C" w14:textId="23E37B65" w:rsidTr="00E4506D">
        <w:trPr>
          <w:ins w:id="1759" w:author="David Conklin" w:date="2020-11-10T17:51:00Z"/>
        </w:trPr>
        <w:tc>
          <w:tcPr>
            <w:tcW w:w="0" w:type="auto"/>
          </w:tcPr>
          <w:p w14:paraId="0E08A11D" w14:textId="1A9E7DAB" w:rsidR="00DF2C1A" w:rsidRDefault="00DF2C1A" w:rsidP="007E57E4">
            <w:pPr>
              <w:rPr>
                <w:ins w:id="1760" w:author="David Conklin" w:date="2020-11-10T17:51:00Z"/>
              </w:rPr>
            </w:pPr>
            <w:ins w:id="1761" w:author="David Conklin" w:date="2020-11-10T17:53:00Z">
              <w:r>
                <w:t>added by model</w:t>
              </w:r>
            </w:ins>
          </w:p>
        </w:tc>
        <w:tc>
          <w:tcPr>
            <w:tcW w:w="0" w:type="auto"/>
          </w:tcPr>
          <w:p w14:paraId="7C1996A5" w14:textId="55BBD880" w:rsidR="00DF2C1A" w:rsidRDefault="00DF2C1A" w:rsidP="00DF2C1A">
            <w:pPr>
              <w:jc w:val="right"/>
              <w:rPr>
                <w:ins w:id="1762" w:author="David Conklin" w:date="2020-11-10T17:51:00Z"/>
              </w:rPr>
              <w:pPrChange w:id="1763" w:author="David Conklin" w:date="2020-11-10T18:16:00Z">
                <w:pPr/>
              </w:pPrChange>
            </w:pPr>
            <w:ins w:id="1764" w:author="David Conklin" w:date="2020-11-10T17:53:00Z">
              <w:r>
                <w:t>14</w:t>
              </w:r>
            </w:ins>
          </w:p>
        </w:tc>
        <w:tc>
          <w:tcPr>
            <w:tcW w:w="0" w:type="auto"/>
          </w:tcPr>
          <w:p w14:paraId="7CB53239" w14:textId="69D0582B" w:rsidR="00DF2C1A" w:rsidRDefault="00DF2C1A" w:rsidP="007E57E4">
            <w:pPr>
              <w:rPr>
                <w:ins w:id="1765" w:author="David Conklin" w:date="2020-11-10T17:51:00Z"/>
              </w:rPr>
            </w:pPr>
            <w:ins w:id="1766" w:author="David Conklin" w:date="2020-11-10T18:03:00Z">
              <w:r>
                <w:t>0.6%</w:t>
              </w:r>
            </w:ins>
          </w:p>
        </w:tc>
        <w:tc>
          <w:tcPr>
            <w:tcW w:w="0" w:type="auto"/>
          </w:tcPr>
          <w:p w14:paraId="4E549F54" w14:textId="77777777" w:rsidR="00DF2C1A" w:rsidRDefault="00DF2C1A" w:rsidP="007E57E4">
            <w:pPr>
              <w:rPr>
                <w:ins w:id="1767" w:author="David Conklin" w:date="2020-11-10T17:51:00Z"/>
              </w:rPr>
            </w:pPr>
          </w:p>
        </w:tc>
        <w:tc>
          <w:tcPr>
            <w:tcW w:w="0" w:type="auto"/>
          </w:tcPr>
          <w:p w14:paraId="69018910" w14:textId="77777777" w:rsidR="00DF2C1A" w:rsidRDefault="00DF2C1A" w:rsidP="007E57E4">
            <w:pPr>
              <w:rPr>
                <w:ins w:id="1768" w:author="David Conklin" w:date="2020-11-10T18:18:00Z"/>
              </w:rPr>
            </w:pPr>
          </w:p>
        </w:tc>
      </w:tr>
      <w:tr w:rsidR="00DF2C1A" w14:paraId="7E208176" w14:textId="7AF40D91" w:rsidTr="00E4506D">
        <w:trPr>
          <w:ins w:id="1769" w:author="David Conklin" w:date="2020-11-10T17:57:00Z"/>
        </w:trPr>
        <w:tc>
          <w:tcPr>
            <w:tcW w:w="0" w:type="auto"/>
          </w:tcPr>
          <w:p w14:paraId="3ABD1D31" w14:textId="1CDDF7CE" w:rsidR="00DF2C1A" w:rsidRDefault="00DF2C1A" w:rsidP="00DF2C1A">
            <w:pPr>
              <w:jc w:val="right"/>
              <w:rPr>
                <w:ins w:id="1770" w:author="David Conklin" w:date="2020-11-10T17:57:00Z"/>
              </w:rPr>
              <w:pPrChange w:id="1771" w:author="David Conklin" w:date="2020-11-10T18:16:00Z">
                <w:pPr/>
              </w:pPrChange>
            </w:pPr>
            <w:ins w:id="1772" w:author="David Conklin" w:date="2020-11-10T17:58:00Z">
              <w:r>
                <w:t>total in</w:t>
              </w:r>
            </w:ins>
          </w:p>
        </w:tc>
        <w:tc>
          <w:tcPr>
            <w:tcW w:w="0" w:type="auto"/>
          </w:tcPr>
          <w:p w14:paraId="0415B147" w14:textId="59FEEACA" w:rsidR="00DF2C1A" w:rsidRDefault="00DF2C1A" w:rsidP="00DF2C1A">
            <w:pPr>
              <w:jc w:val="right"/>
              <w:rPr>
                <w:ins w:id="1773" w:author="David Conklin" w:date="2020-11-10T17:57:00Z"/>
              </w:rPr>
              <w:pPrChange w:id="1774" w:author="David Conklin" w:date="2020-11-10T18:16:00Z">
                <w:pPr/>
              </w:pPrChange>
            </w:pPr>
            <w:ins w:id="1775" w:author="David Conklin" w:date="2020-11-10T17:58:00Z">
              <w:r>
                <w:t>2218</w:t>
              </w:r>
            </w:ins>
          </w:p>
        </w:tc>
        <w:tc>
          <w:tcPr>
            <w:tcW w:w="0" w:type="auto"/>
          </w:tcPr>
          <w:p w14:paraId="4F3EA76A" w14:textId="7CC2AA20" w:rsidR="00DF2C1A" w:rsidRDefault="00DF2C1A" w:rsidP="007E57E4">
            <w:pPr>
              <w:rPr>
                <w:ins w:id="1776" w:author="David Conklin" w:date="2020-11-10T17:57:00Z"/>
              </w:rPr>
            </w:pPr>
            <w:ins w:id="1777" w:author="David Conklin" w:date="2020-11-10T18:04:00Z">
              <w:r>
                <w:t>100.0%</w:t>
              </w:r>
            </w:ins>
          </w:p>
        </w:tc>
        <w:tc>
          <w:tcPr>
            <w:tcW w:w="0" w:type="auto"/>
          </w:tcPr>
          <w:p w14:paraId="31A9774F" w14:textId="77777777" w:rsidR="00DF2C1A" w:rsidRDefault="00DF2C1A" w:rsidP="007E57E4">
            <w:pPr>
              <w:rPr>
                <w:ins w:id="1778" w:author="David Conklin" w:date="2020-11-10T17:57:00Z"/>
              </w:rPr>
            </w:pPr>
          </w:p>
        </w:tc>
        <w:tc>
          <w:tcPr>
            <w:tcW w:w="0" w:type="auto"/>
          </w:tcPr>
          <w:p w14:paraId="7FB95CF2" w14:textId="77777777" w:rsidR="00DF2C1A" w:rsidRDefault="00DF2C1A" w:rsidP="007E57E4">
            <w:pPr>
              <w:rPr>
                <w:ins w:id="1779" w:author="David Conklin" w:date="2020-11-10T18:18:00Z"/>
              </w:rPr>
            </w:pPr>
          </w:p>
        </w:tc>
      </w:tr>
      <w:tr w:rsidR="00DF2C1A" w14:paraId="717B9D36" w14:textId="052FB810" w:rsidTr="00E4506D">
        <w:trPr>
          <w:ins w:id="1780" w:author="David Conklin" w:date="2020-11-10T18:17:00Z"/>
        </w:trPr>
        <w:tc>
          <w:tcPr>
            <w:tcW w:w="0" w:type="auto"/>
          </w:tcPr>
          <w:p w14:paraId="580D1BBE" w14:textId="77777777" w:rsidR="00DF2C1A" w:rsidRDefault="00DF2C1A" w:rsidP="00DF2C1A">
            <w:pPr>
              <w:jc w:val="right"/>
              <w:rPr>
                <w:ins w:id="1781" w:author="David Conklin" w:date="2020-11-10T18:17:00Z"/>
              </w:rPr>
            </w:pPr>
          </w:p>
        </w:tc>
        <w:tc>
          <w:tcPr>
            <w:tcW w:w="0" w:type="auto"/>
          </w:tcPr>
          <w:p w14:paraId="09EE3F8A" w14:textId="77777777" w:rsidR="00DF2C1A" w:rsidRDefault="00DF2C1A" w:rsidP="00DF2C1A">
            <w:pPr>
              <w:jc w:val="right"/>
              <w:rPr>
                <w:ins w:id="1782" w:author="David Conklin" w:date="2020-11-10T18:17:00Z"/>
              </w:rPr>
            </w:pPr>
          </w:p>
        </w:tc>
        <w:tc>
          <w:tcPr>
            <w:tcW w:w="0" w:type="auto"/>
          </w:tcPr>
          <w:p w14:paraId="140839BF" w14:textId="77777777" w:rsidR="00DF2C1A" w:rsidRDefault="00DF2C1A" w:rsidP="007E57E4">
            <w:pPr>
              <w:rPr>
                <w:ins w:id="1783" w:author="David Conklin" w:date="2020-11-10T18:17:00Z"/>
              </w:rPr>
            </w:pPr>
          </w:p>
        </w:tc>
        <w:tc>
          <w:tcPr>
            <w:tcW w:w="0" w:type="auto"/>
          </w:tcPr>
          <w:p w14:paraId="1A9C1919" w14:textId="77777777" w:rsidR="00DF2C1A" w:rsidRDefault="00DF2C1A" w:rsidP="007E57E4">
            <w:pPr>
              <w:rPr>
                <w:ins w:id="1784" w:author="David Conklin" w:date="2020-11-10T18:17:00Z"/>
              </w:rPr>
            </w:pPr>
          </w:p>
        </w:tc>
        <w:tc>
          <w:tcPr>
            <w:tcW w:w="0" w:type="auto"/>
          </w:tcPr>
          <w:p w14:paraId="12B4F2F1" w14:textId="77777777" w:rsidR="00DF2C1A" w:rsidRDefault="00DF2C1A" w:rsidP="007E57E4">
            <w:pPr>
              <w:rPr>
                <w:ins w:id="1785" w:author="David Conklin" w:date="2020-11-10T18:18:00Z"/>
              </w:rPr>
            </w:pPr>
          </w:p>
        </w:tc>
      </w:tr>
      <w:tr w:rsidR="00DF2C1A" w14:paraId="24648356" w14:textId="42D8B2B6" w:rsidTr="00E4506D">
        <w:trPr>
          <w:ins w:id="1786" w:author="David Conklin" w:date="2020-11-10T17:51:00Z"/>
        </w:trPr>
        <w:tc>
          <w:tcPr>
            <w:tcW w:w="0" w:type="auto"/>
          </w:tcPr>
          <w:p w14:paraId="3DAA433D" w14:textId="2CD9FDF2" w:rsidR="00DF2C1A" w:rsidRPr="00DF2C1A" w:rsidRDefault="00DF2C1A" w:rsidP="00DF2C1A">
            <w:pPr>
              <w:jc w:val="center"/>
              <w:rPr>
                <w:ins w:id="1787" w:author="David Conklin" w:date="2020-11-10T17:51:00Z"/>
                <w:b/>
                <w:bCs/>
                <w:rPrChange w:id="1788" w:author="David Conklin" w:date="2020-11-10T18:15:00Z">
                  <w:rPr>
                    <w:ins w:id="1789" w:author="David Conklin" w:date="2020-11-10T17:51:00Z"/>
                  </w:rPr>
                </w:rPrChange>
              </w:rPr>
              <w:pPrChange w:id="1790" w:author="David Conklin" w:date="2020-11-10T18:15:00Z">
                <w:pPr/>
              </w:pPrChange>
            </w:pPr>
            <w:ins w:id="1791" w:author="David Conklin" w:date="2020-11-10T17:53:00Z">
              <w:r w:rsidRPr="00DF2C1A">
                <w:rPr>
                  <w:b/>
                  <w:bCs/>
                  <w:rPrChange w:id="1792" w:author="David Conklin" w:date="2020-11-10T18:15:00Z">
                    <w:rPr/>
                  </w:rPrChange>
                </w:rPr>
                <w:t>Outputs</w:t>
              </w:r>
            </w:ins>
          </w:p>
        </w:tc>
        <w:tc>
          <w:tcPr>
            <w:tcW w:w="0" w:type="auto"/>
          </w:tcPr>
          <w:p w14:paraId="47E25CA4" w14:textId="42ACCBBD" w:rsidR="00DF2C1A" w:rsidRDefault="00DF2C1A" w:rsidP="00DF2C1A">
            <w:pPr>
              <w:jc w:val="right"/>
              <w:rPr>
                <w:ins w:id="1793" w:author="David Conklin" w:date="2020-11-10T17:51:00Z"/>
              </w:rPr>
              <w:pPrChange w:id="1794" w:author="David Conklin" w:date="2020-11-10T18:16:00Z">
                <w:pPr/>
              </w:pPrChange>
            </w:pPr>
            <w:ins w:id="1795" w:author="David Conklin" w:date="2020-11-10T18:17:00Z">
              <w:r>
                <w:t>annual mmH2O</w:t>
              </w:r>
            </w:ins>
          </w:p>
        </w:tc>
        <w:tc>
          <w:tcPr>
            <w:tcW w:w="0" w:type="auto"/>
          </w:tcPr>
          <w:p w14:paraId="5208E57B" w14:textId="20DC85E8" w:rsidR="00DF2C1A" w:rsidRDefault="00DF2C1A" w:rsidP="007E57E4">
            <w:pPr>
              <w:rPr>
                <w:ins w:id="1796" w:author="David Conklin" w:date="2020-11-10T17:51:00Z"/>
              </w:rPr>
            </w:pPr>
            <w:ins w:id="1797" w:author="David Conklin" w:date="2020-11-10T18:12:00Z">
              <w:r>
                <w:t>% of precipitation</w:t>
              </w:r>
            </w:ins>
          </w:p>
        </w:tc>
        <w:tc>
          <w:tcPr>
            <w:tcW w:w="0" w:type="auto"/>
          </w:tcPr>
          <w:p w14:paraId="3A587AB9" w14:textId="15C6B5CB" w:rsidR="00DF2C1A" w:rsidRDefault="00DF2C1A" w:rsidP="007E57E4">
            <w:pPr>
              <w:rPr>
                <w:ins w:id="1798" w:author="David Conklin" w:date="2020-11-10T17:51:00Z"/>
              </w:rPr>
            </w:pPr>
            <w:ins w:id="1799" w:author="David Conklin" w:date="2020-11-10T18:17:00Z">
              <w:r>
                <w:t>cms</w:t>
              </w:r>
            </w:ins>
          </w:p>
        </w:tc>
        <w:tc>
          <w:tcPr>
            <w:tcW w:w="0" w:type="auto"/>
          </w:tcPr>
          <w:p w14:paraId="0E4CBB93" w14:textId="77777777" w:rsidR="00DF2C1A" w:rsidRDefault="00DF2C1A" w:rsidP="007E57E4">
            <w:pPr>
              <w:rPr>
                <w:ins w:id="1800" w:author="David Conklin" w:date="2020-11-10T18:18:00Z"/>
              </w:rPr>
            </w:pPr>
          </w:p>
        </w:tc>
      </w:tr>
      <w:tr w:rsidR="00DF2C1A" w14:paraId="0A8A4343" w14:textId="30C4A682" w:rsidTr="00E4506D">
        <w:trPr>
          <w:ins w:id="1801" w:author="David Conklin" w:date="2020-11-10T17:51:00Z"/>
        </w:trPr>
        <w:tc>
          <w:tcPr>
            <w:tcW w:w="0" w:type="auto"/>
          </w:tcPr>
          <w:p w14:paraId="6A197DAB" w14:textId="6D182491" w:rsidR="00DF2C1A" w:rsidRDefault="00DF2C1A" w:rsidP="007E57E4">
            <w:pPr>
              <w:rPr>
                <w:ins w:id="1802" w:author="David Conklin" w:date="2020-11-10T17:51:00Z"/>
              </w:rPr>
            </w:pPr>
            <w:ins w:id="1803" w:author="David Conklin" w:date="2020-11-10T17:54:00Z">
              <w:r>
                <w:t>basin discharge</w:t>
              </w:r>
            </w:ins>
          </w:p>
        </w:tc>
        <w:tc>
          <w:tcPr>
            <w:tcW w:w="0" w:type="auto"/>
          </w:tcPr>
          <w:p w14:paraId="6EF6F5FD" w14:textId="3B9E84F7" w:rsidR="00DF2C1A" w:rsidRDefault="00DF2C1A" w:rsidP="00DF2C1A">
            <w:pPr>
              <w:jc w:val="right"/>
              <w:rPr>
                <w:ins w:id="1804" w:author="David Conklin" w:date="2020-11-10T17:51:00Z"/>
              </w:rPr>
              <w:pPrChange w:id="1805" w:author="David Conklin" w:date="2020-11-10T18:16:00Z">
                <w:pPr/>
              </w:pPrChange>
            </w:pPr>
            <w:ins w:id="1806" w:author="David Conklin" w:date="2020-11-10T17:54:00Z">
              <w:r>
                <w:t>1431</w:t>
              </w:r>
            </w:ins>
          </w:p>
        </w:tc>
        <w:tc>
          <w:tcPr>
            <w:tcW w:w="0" w:type="auto"/>
          </w:tcPr>
          <w:p w14:paraId="1347E831" w14:textId="1A1AAB0B" w:rsidR="00DF2C1A" w:rsidRDefault="00DF2C1A" w:rsidP="007E57E4">
            <w:pPr>
              <w:rPr>
                <w:ins w:id="1807" w:author="David Conklin" w:date="2020-11-10T17:51:00Z"/>
              </w:rPr>
            </w:pPr>
            <w:ins w:id="1808" w:author="David Conklin" w:date="2020-11-10T18:13:00Z">
              <w:r>
                <w:t>75.3%</w:t>
              </w:r>
            </w:ins>
          </w:p>
        </w:tc>
        <w:tc>
          <w:tcPr>
            <w:tcW w:w="0" w:type="auto"/>
          </w:tcPr>
          <w:p w14:paraId="48A36E40" w14:textId="0EA2EFF8" w:rsidR="00DF2C1A" w:rsidRDefault="00DF2C1A" w:rsidP="007E57E4">
            <w:pPr>
              <w:rPr>
                <w:ins w:id="1809" w:author="David Conklin" w:date="2020-11-10T17:51:00Z"/>
              </w:rPr>
            </w:pPr>
            <w:ins w:id="1810" w:author="David Conklin" w:date="2020-11-10T18:01:00Z">
              <w:r>
                <w:t>150.06</w:t>
              </w:r>
            </w:ins>
          </w:p>
        </w:tc>
        <w:tc>
          <w:tcPr>
            <w:tcW w:w="0" w:type="auto"/>
          </w:tcPr>
          <w:p w14:paraId="0334943C" w14:textId="77777777" w:rsidR="00DF2C1A" w:rsidRDefault="00DF2C1A" w:rsidP="007E57E4">
            <w:pPr>
              <w:rPr>
                <w:ins w:id="1811" w:author="David Conklin" w:date="2020-11-10T18:18:00Z"/>
              </w:rPr>
            </w:pPr>
          </w:p>
        </w:tc>
      </w:tr>
      <w:tr w:rsidR="00DF2C1A" w14:paraId="38FD3144" w14:textId="13276E75" w:rsidTr="00E4506D">
        <w:trPr>
          <w:ins w:id="1812" w:author="David Conklin" w:date="2020-11-10T17:51:00Z"/>
        </w:trPr>
        <w:tc>
          <w:tcPr>
            <w:tcW w:w="0" w:type="auto"/>
          </w:tcPr>
          <w:p w14:paraId="66643219" w14:textId="71A7F511" w:rsidR="00DF2C1A" w:rsidRDefault="00DF2C1A" w:rsidP="007E57E4">
            <w:pPr>
              <w:rPr>
                <w:ins w:id="1813" w:author="David Conklin" w:date="2020-11-10T17:51:00Z"/>
              </w:rPr>
            </w:pPr>
            <w:ins w:id="1814" w:author="David Conklin" w:date="2020-11-10T17:55:00Z">
              <w:r>
                <w:t>evapotranspiration</w:t>
              </w:r>
            </w:ins>
          </w:p>
        </w:tc>
        <w:tc>
          <w:tcPr>
            <w:tcW w:w="0" w:type="auto"/>
          </w:tcPr>
          <w:p w14:paraId="2CE2D0B6" w14:textId="5A3C8998" w:rsidR="00DF2C1A" w:rsidRDefault="00DF2C1A" w:rsidP="00DF2C1A">
            <w:pPr>
              <w:jc w:val="right"/>
              <w:rPr>
                <w:ins w:id="1815" w:author="David Conklin" w:date="2020-11-10T17:51:00Z"/>
              </w:rPr>
              <w:pPrChange w:id="1816" w:author="David Conklin" w:date="2020-11-10T18:16:00Z">
                <w:pPr/>
              </w:pPrChange>
            </w:pPr>
            <w:ins w:id="1817" w:author="David Conklin" w:date="2020-11-10T17:55:00Z">
              <w:r>
                <w:t>691</w:t>
              </w:r>
            </w:ins>
          </w:p>
        </w:tc>
        <w:tc>
          <w:tcPr>
            <w:tcW w:w="0" w:type="auto"/>
          </w:tcPr>
          <w:p w14:paraId="146D919D" w14:textId="7C897AF7" w:rsidR="00DF2C1A" w:rsidRDefault="00DF2C1A" w:rsidP="007E57E4">
            <w:pPr>
              <w:rPr>
                <w:ins w:id="1818" w:author="David Conklin" w:date="2020-11-10T17:51:00Z"/>
              </w:rPr>
            </w:pPr>
            <w:ins w:id="1819" w:author="David Conklin" w:date="2020-11-10T18:05:00Z">
              <w:r>
                <w:t>3</w:t>
              </w:r>
            </w:ins>
            <w:ins w:id="1820" w:author="David Conklin" w:date="2020-11-10T18:14:00Z">
              <w:r>
                <w:t>6.3</w:t>
              </w:r>
            </w:ins>
            <w:ins w:id="1821" w:author="David Conklin" w:date="2020-11-10T18:05:00Z">
              <w:r>
                <w:t>%</w:t>
              </w:r>
            </w:ins>
          </w:p>
        </w:tc>
        <w:tc>
          <w:tcPr>
            <w:tcW w:w="0" w:type="auto"/>
          </w:tcPr>
          <w:p w14:paraId="4A77F00D" w14:textId="77777777" w:rsidR="00DF2C1A" w:rsidRDefault="00DF2C1A" w:rsidP="007E57E4">
            <w:pPr>
              <w:rPr>
                <w:ins w:id="1822" w:author="David Conklin" w:date="2020-11-10T17:51:00Z"/>
              </w:rPr>
            </w:pPr>
          </w:p>
        </w:tc>
        <w:tc>
          <w:tcPr>
            <w:tcW w:w="0" w:type="auto"/>
          </w:tcPr>
          <w:p w14:paraId="6AC53BDF" w14:textId="77777777" w:rsidR="00DF2C1A" w:rsidRDefault="00DF2C1A" w:rsidP="007E57E4">
            <w:pPr>
              <w:rPr>
                <w:ins w:id="1823" w:author="David Conklin" w:date="2020-11-10T18:18:00Z"/>
              </w:rPr>
            </w:pPr>
          </w:p>
        </w:tc>
      </w:tr>
      <w:tr w:rsidR="00DF2C1A" w14:paraId="3B627F26" w14:textId="2B96C1CA" w:rsidTr="00E4506D">
        <w:trPr>
          <w:ins w:id="1824" w:author="David Conklin" w:date="2020-11-10T17:56:00Z"/>
        </w:trPr>
        <w:tc>
          <w:tcPr>
            <w:tcW w:w="0" w:type="auto"/>
          </w:tcPr>
          <w:p w14:paraId="2DB274F4" w14:textId="52DA3D5D" w:rsidR="00DF2C1A" w:rsidRDefault="00DF2C1A" w:rsidP="007E57E4">
            <w:pPr>
              <w:rPr>
                <w:ins w:id="1825" w:author="David Conklin" w:date="2020-11-10T17:56:00Z"/>
              </w:rPr>
            </w:pPr>
            <w:ins w:id="1826" w:author="David Conklin" w:date="2020-11-10T17:57:00Z">
              <w:r>
                <w:t>snow “evaporation”</w:t>
              </w:r>
            </w:ins>
          </w:p>
        </w:tc>
        <w:tc>
          <w:tcPr>
            <w:tcW w:w="0" w:type="auto"/>
          </w:tcPr>
          <w:p w14:paraId="323D7694" w14:textId="1CFBF718" w:rsidR="00DF2C1A" w:rsidRDefault="00DF2C1A" w:rsidP="00DF2C1A">
            <w:pPr>
              <w:jc w:val="right"/>
              <w:rPr>
                <w:ins w:id="1827" w:author="David Conklin" w:date="2020-11-10T17:56:00Z"/>
              </w:rPr>
              <w:pPrChange w:id="1828" w:author="David Conklin" w:date="2020-11-10T18:16:00Z">
                <w:pPr/>
              </w:pPrChange>
            </w:pPr>
            <w:ins w:id="1829" w:author="David Conklin" w:date="2020-11-10T17:57:00Z">
              <w:r>
                <w:t>83</w:t>
              </w:r>
            </w:ins>
          </w:p>
        </w:tc>
        <w:tc>
          <w:tcPr>
            <w:tcW w:w="0" w:type="auto"/>
          </w:tcPr>
          <w:p w14:paraId="7AFADF9B" w14:textId="2D631EB2" w:rsidR="00DF2C1A" w:rsidRDefault="00DF2C1A" w:rsidP="007E57E4">
            <w:pPr>
              <w:rPr>
                <w:ins w:id="1830" w:author="David Conklin" w:date="2020-11-10T17:56:00Z"/>
              </w:rPr>
            </w:pPr>
            <w:ins w:id="1831" w:author="David Conklin" w:date="2020-11-10T18:14:00Z">
              <w:r>
                <w:t>4.4</w:t>
              </w:r>
            </w:ins>
            <w:ins w:id="1832" w:author="David Conklin" w:date="2020-11-10T18:06:00Z">
              <w:r>
                <w:t>%</w:t>
              </w:r>
            </w:ins>
          </w:p>
        </w:tc>
        <w:tc>
          <w:tcPr>
            <w:tcW w:w="0" w:type="auto"/>
          </w:tcPr>
          <w:p w14:paraId="05614755" w14:textId="77777777" w:rsidR="00DF2C1A" w:rsidRDefault="00DF2C1A" w:rsidP="007E57E4">
            <w:pPr>
              <w:rPr>
                <w:ins w:id="1833" w:author="David Conklin" w:date="2020-11-10T17:56:00Z"/>
              </w:rPr>
            </w:pPr>
          </w:p>
        </w:tc>
        <w:tc>
          <w:tcPr>
            <w:tcW w:w="0" w:type="auto"/>
          </w:tcPr>
          <w:p w14:paraId="51952BE3" w14:textId="77777777" w:rsidR="00DF2C1A" w:rsidRDefault="00DF2C1A" w:rsidP="007E57E4">
            <w:pPr>
              <w:rPr>
                <w:ins w:id="1834" w:author="David Conklin" w:date="2020-11-10T18:18:00Z"/>
              </w:rPr>
            </w:pPr>
          </w:p>
        </w:tc>
      </w:tr>
      <w:tr w:rsidR="00DF2C1A" w14:paraId="610D7FB8" w14:textId="62C18492" w:rsidTr="00E4506D">
        <w:trPr>
          <w:ins w:id="1835" w:author="David Conklin" w:date="2020-11-10T17:51:00Z"/>
        </w:trPr>
        <w:tc>
          <w:tcPr>
            <w:tcW w:w="0" w:type="auto"/>
          </w:tcPr>
          <w:p w14:paraId="511FF2D6" w14:textId="64FFBC0F" w:rsidR="00DF2C1A" w:rsidRDefault="00DF2C1A" w:rsidP="007E57E4">
            <w:pPr>
              <w:rPr>
                <w:ins w:id="1836" w:author="David Conklin" w:date="2020-11-10T17:51:00Z"/>
              </w:rPr>
            </w:pPr>
            <w:ins w:id="1837" w:author="David Conklin" w:date="2020-11-10T17:55:00Z">
              <w:r>
                <w:t>piped out</w:t>
              </w:r>
            </w:ins>
          </w:p>
        </w:tc>
        <w:tc>
          <w:tcPr>
            <w:tcW w:w="0" w:type="auto"/>
          </w:tcPr>
          <w:p w14:paraId="51B3CC24" w14:textId="41DE6F54" w:rsidR="00DF2C1A" w:rsidRDefault="00DF2C1A" w:rsidP="00DF2C1A">
            <w:pPr>
              <w:jc w:val="right"/>
              <w:rPr>
                <w:ins w:id="1838" w:author="David Conklin" w:date="2020-11-10T17:51:00Z"/>
              </w:rPr>
              <w:pPrChange w:id="1839" w:author="David Conklin" w:date="2020-11-10T18:16:00Z">
                <w:pPr/>
              </w:pPrChange>
            </w:pPr>
            <w:ins w:id="1840" w:author="David Conklin" w:date="2020-11-10T17:55:00Z">
              <w:r>
                <w:t>8</w:t>
              </w:r>
            </w:ins>
          </w:p>
        </w:tc>
        <w:tc>
          <w:tcPr>
            <w:tcW w:w="0" w:type="auto"/>
          </w:tcPr>
          <w:p w14:paraId="79AB5718" w14:textId="475D6E04" w:rsidR="00DF2C1A" w:rsidRDefault="00DF2C1A" w:rsidP="007E57E4">
            <w:pPr>
              <w:rPr>
                <w:ins w:id="1841" w:author="David Conklin" w:date="2020-11-10T17:51:00Z"/>
              </w:rPr>
            </w:pPr>
            <w:ins w:id="1842" w:author="David Conklin" w:date="2020-11-10T18:06:00Z">
              <w:r>
                <w:t>0.4%</w:t>
              </w:r>
            </w:ins>
          </w:p>
        </w:tc>
        <w:tc>
          <w:tcPr>
            <w:tcW w:w="0" w:type="auto"/>
          </w:tcPr>
          <w:p w14:paraId="3D3921A4" w14:textId="77777777" w:rsidR="00DF2C1A" w:rsidRDefault="00DF2C1A" w:rsidP="007E57E4">
            <w:pPr>
              <w:rPr>
                <w:ins w:id="1843" w:author="David Conklin" w:date="2020-11-10T17:51:00Z"/>
              </w:rPr>
            </w:pPr>
          </w:p>
        </w:tc>
        <w:tc>
          <w:tcPr>
            <w:tcW w:w="0" w:type="auto"/>
          </w:tcPr>
          <w:p w14:paraId="3507BE77" w14:textId="77777777" w:rsidR="00DF2C1A" w:rsidRDefault="00DF2C1A" w:rsidP="007E57E4">
            <w:pPr>
              <w:rPr>
                <w:ins w:id="1844" w:author="David Conklin" w:date="2020-11-10T18:18:00Z"/>
              </w:rPr>
            </w:pPr>
          </w:p>
        </w:tc>
      </w:tr>
      <w:tr w:rsidR="00DF2C1A" w14:paraId="3B090A1A" w14:textId="0522A484" w:rsidTr="00E4506D">
        <w:trPr>
          <w:ins w:id="1845" w:author="David Conklin" w:date="2020-11-10T17:59:00Z"/>
        </w:trPr>
        <w:tc>
          <w:tcPr>
            <w:tcW w:w="0" w:type="auto"/>
          </w:tcPr>
          <w:p w14:paraId="7B8310AD" w14:textId="76E64A9C" w:rsidR="00DF2C1A" w:rsidRDefault="00DF2C1A" w:rsidP="00DF2C1A">
            <w:pPr>
              <w:jc w:val="right"/>
              <w:rPr>
                <w:ins w:id="1846" w:author="David Conklin" w:date="2020-11-10T17:59:00Z"/>
              </w:rPr>
              <w:pPrChange w:id="1847" w:author="David Conklin" w:date="2020-11-10T18:16:00Z">
                <w:pPr/>
              </w:pPrChange>
            </w:pPr>
            <w:ins w:id="1848" w:author="David Conklin" w:date="2020-11-10T17:59:00Z">
              <w:r>
                <w:t>total out</w:t>
              </w:r>
            </w:ins>
          </w:p>
        </w:tc>
        <w:tc>
          <w:tcPr>
            <w:tcW w:w="0" w:type="auto"/>
          </w:tcPr>
          <w:p w14:paraId="6E23C896" w14:textId="4DD0F902" w:rsidR="00DF2C1A" w:rsidRDefault="00DF2C1A" w:rsidP="00DF2C1A">
            <w:pPr>
              <w:jc w:val="right"/>
              <w:rPr>
                <w:ins w:id="1849" w:author="David Conklin" w:date="2020-11-10T17:59:00Z"/>
              </w:rPr>
              <w:pPrChange w:id="1850" w:author="David Conklin" w:date="2020-11-10T18:16:00Z">
                <w:pPr/>
              </w:pPrChange>
            </w:pPr>
            <w:ins w:id="1851" w:author="David Conklin" w:date="2020-11-10T17:59:00Z">
              <w:r>
                <w:t>2213</w:t>
              </w:r>
            </w:ins>
          </w:p>
        </w:tc>
        <w:tc>
          <w:tcPr>
            <w:tcW w:w="0" w:type="auto"/>
          </w:tcPr>
          <w:p w14:paraId="6DD3198D" w14:textId="5F7CA1C0" w:rsidR="00DF2C1A" w:rsidRDefault="00DF2C1A" w:rsidP="007E57E4">
            <w:pPr>
              <w:rPr>
                <w:ins w:id="1852" w:author="David Conklin" w:date="2020-11-10T17:59:00Z"/>
              </w:rPr>
            </w:pPr>
            <w:ins w:id="1853" w:author="David Conklin" w:date="2020-11-10T18:05:00Z">
              <w:r>
                <w:t>1</w:t>
              </w:r>
            </w:ins>
            <w:ins w:id="1854" w:author="David Conklin" w:date="2020-11-10T18:14:00Z">
              <w:r>
                <w:t>16.4</w:t>
              </w:r>
            </w:ins>
            <w:ins w:id="1855" w:author="David Conklin" w:date="2020-11-10T18:05:00Z">
              <w:r>
                <w:t>%</w:t>
              </w:r>
            </w:ins>
          </w:p>
        </w:tc>
        <w:tc>
          <w:tcPr>
            <w:tcW w:w="0" w:type="auto"/>
          </w:tcPr>
          <w:p w14:paraId="56882830" w14:textId="77777777" w:rsidR="00DF2C1A" w:rsidRDefault="00DF2C1A" w:rsidP="007E57E4">
            <w:pPr>
              <w:rPr>
                <w:ins w:id="1856" w:author="David Conklin" w:date="2020-11-10T17:59:00Z"/>
              </w:rPr>
            </w:pPr>
          </w:p>
        </w:tc>
        <w:tc>
          <w:tcPr>
            <w:tcW w:w="0" w:type="auto"/>
          </w:tcPr>
          <w:p w14:paraId="1D0E01CB" w14:textId="77777777" w:rsidR="00DF2C1A" w:rsidRDefault="00DF2C1A" w:rsidP="007E57E4">
            <w:pPr>
              <w:rPr>
                <w:ins w:id="1857" w:author="David Conklin" w:date="2020-11-10T18:18:00Z"/>
              </w:rPr>
            </w:pPr>
          </w:p>
        </w:tc>
      </w:tr>
    </w:tbl>
    <w:p w14:paraId="3709E313" w14:textId="77777777" w:rsidR="002E7078" w:rsidRDefault="002E7078" w:rsidP="007E57E4">
      <w:pPr>
        <w:rPr>
          <w:ins w:id="1858" w:author="David Conklin" w:date="2020-11-10T17:28:00Z"/>
        </w:rPr>
      </w:pPr>
    </w:p>
    <w:p w14:paraId="2C4A2FB8" w14:textId="77777777" w:rsidR="00257E8F" w:rsidRPr="007E57E4" w:rsidRDefault="00257E8F" w:rsidP="007E57E4">
      <w:pPr>
        <w:rPr>
          <w:rPrChange w:id="1859" w:author="David Conklin" w:date="2020-11-09T15:29:00Z">
            <w:rPr/>
          </w:rPrChange>
        </w:rPr>
        <w:pPrChange w:id="1860" w:author="David Conklin" w:date="2020-11-09T15:29:00Z">
          <w:pPr/>
        </w:pPrChange>
      </w:pPr>
    </w:p>
    <w:p w14:paraId="2C48710D" w14:textId="1B938C52" w:rsidR="00E90646" w:rsidRDefault="00E90646" w:rsidP="00E90646">
      <w:pPr>
        <w:pStyle w:val="Heading2"/>
      </w:pPr>
      <w:bookmarkStart w:id="1861" w:name="_Toc55925162"/>
      <w:r>
        <w:t>Clackamas wetlands v. McKenzie wetlands</w:t>
      </w:r>
      <w:bookmarkEnd w:id="1861"/>
    </w:p>
    <w:p w14:paraId="067AD90B" w14:textId="5A343449"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286383">
        <w:t xml:space="preserve">Figure </w:t>
      </w:r>
      <w:r w:rsidR="00286383">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21CB1F82" w:rsidR="005C537E" w:rsidRDefault="005C537E" w:rsidP="005C537E">
      <w:pPr>
        <w:pStyle w:val="Caption"/>
      </w:pPr>
      <w:bookmarkStart w:id="1862" w:name="_Ref48286765"/>
      <w:bookmarkStart w:id="1863" w:name="_Toc53219841"/>
      <w:r>
        <w:t xml:space="preserve">Figure </w:t>
      </w:r>
      <w:fldSimple w:instr=" SEQ Figure \* ARABIC ">
        <w:r w:rsidR="00286383">
          <w:rPr>
            <w:noProof/>
          </w:rPr>
          <w:t>9</w:t>
        </w:r>
      </w:fldSimple>
      <w:bookmarkEnd w:id="1862"/>
      <w:r>
        <w:t>. Clackamas basin in CW3M screen capture</w:t>
      </w:r>
      <w:bookmarkEnd w:id="1863"/>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864" w:name="_Toc55925163"/>
      <w:r>
        <w:t>The Clackamas Basin</w:t>
      </w:r>
      <w:bookmarkEnd w:id="1864"/>
    </w:p>
    <w:p w14:paraId="4A96B042" w14:textId="77777777" w:rsidR="005C537E" w:rsidRPr="000E6A65" w:rsidRDefault="005C537E" w:rsidP="005C537E"/>
    <w:p w14:paraId="11F4A966" w14:textId="115C2815"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286383">
        <w:t xml:space="preserve">Figure </w:t>
      </w:r>
      <w:r w:rsidR="00286383">
        <w:rPr>
          <w:noProof/>
        </w:rPr>
        <w:t>9</w:t>
      </w:r>
      <w:r w:rsidR="003A61FF">
        <w:fldChar w:fldCharType="end"/>
      </w:r>
      <w:r w:rsidR="003A61FF">
        <w:t>)</w:t>
      </w:r>
      <w:r>
        <w:t xml:space="preserve">.  Simulations of the Clackamas basin are being run as part of the McKenzie Basin Wetlands Study, for </w:t>
      </w:r>
      <w:r>
        <w:lastRenderedPageBreak/>
        <w:t xml:space="preserve">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1865" w:name="_Toc55925164"/>
      <w:r>
        <w:t>Directory structure and file names</w:t>
      </w:r>
      <w:bookmarkEnd w:id="1865"/>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1866" w:name="_Toc55925165"/>
      <w:r>
        <w:lastRenderedPageBreak/>
        <w:t xml:space="preserve">Release </w:t>
      </w:r>
      <w:r w:rsidR="00E735F4">
        <w:t>Log</w:t>
      </w:r>
      <w:bookmarkEnd w:id="1866"/>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287D0AA" w14:textId="14179028" w:rsidR="00864A13" w:rsidRDefault="00864A13" w:rsidP="00864A13">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w:t>
      </w:r>
      <w:r w:rsidR="00FB6831">
        <w:rPr>
          <w:rFonts w:cs="Times New Roman"/>
          <w:szCs w:val="24"/>
        </w:rPr>
        <w:t>First draft of stream temperature code based on HeatSource 7.0.</w:t>
      </w:r>
    </w:p>
    <w:p w14:paraId="6F5CEF82" w14:textId="77777777" w:rsidR="00864A13" w:rsidRDefault="00864A13" w:rsidP="00864A13">
      <w:pPr>
        <w:pStyle w:val="Body"/>
      </w:pPr>
    </w:p>
    <w:p w14:paraId="7840B9A7" w14:textId="77777777" w:rsidR="005F3D22" w:rsidRDefault="005F3D22" w:rsidP="005F3D22">
      <w:pPr>
        <w:pStyle w:val="Heading1"/>
      </w:pPr>
      <w:bookmarkStart w:id="1867" w:name="_Toc55925166"/>
      <w:r>
        <w:t>References</w:t>
      </w:r>
      <w:bookmarkEnd w:id="1867"/>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pPr>
        <w:rPr>
          <w:ins w:id="1868" w:author="David Conklin" w:date="2020-11-09T17:11:00Z"/>
        </w:rPr>
      </w:pPr>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1" w:history="1">
        <w:r w:rsidRPr="007A4A6E">
          <w:rPr>
            <w:rStyle w:val="Hyperlink"/>
          </w:rPr>
          <w:t>https://www.oregon.gov/deq/FilterDocs/heatsourcemanual.pdf</w:t>
        </w:r>
      </w:hyperlink>
      <w:r>
        <w:t xml:space="preserve"> </w:t>
      </w:r>
    </w:p>
    <w:p w14:paraId="5820126A" w14:textId="616F3F27" w:rsidR="002F67CA" w:rsidRDefault="002F67CA">
      <w:pPr>
        <w:rPr>
          <w:ins w:id="1869" w:author="David Conklin" w:date="2020-11-09T17:11:00Z"/>
        </w:rPr>
      </w:pPr>
    </w:p>
    <w:p w14:paraId="03D6A26C" w14:textId="2A9ED653" w:rsidR="002F67CA" w:rsidRDefault="002F67CA">
      <w:pPr>
        <w:rPr>
          <w:ins w:id="1870" w:author="David Conklin" w:date="2020-11-09T17:29:00Z"/>
        </w:rPr>
      </w:pPr>
      <w:ins w:id="1871" w:author="David Conklin" w:date="2020-11-09T17:11:00Z">
        <w:r>
          <w:t>Conklin DR (2016).</w:t>
        </w:r>
      </w:ins>
      <w:ins w:id="1872" w:author="David Conklin" w:date="2020-11-09T17:12:00Z">
        <w:r>
          <w:t xml:space="preserve"> WW2100 HBV Parameter Calibration</w:t>
        </w:r>
      </w:ins>
      <w:ins w:id="1873" w:author="David Conklin" w:date="2020-11-09T17:23:00Z">
        <w:r w:rsidR="007F5C02">
          <w:t>, 9/15/2016</w:t>
        </w:r>
      </w:ins>
      <w:ins w:id="1874" w:author="David Conklin" w:date="2020-11-09T17:12:00Z">
        <w:r>
          <w:t>. Oregon Freshw</w:t>
        </w:r>
      </w:ins>
      <w:ins w:id="1875" w:author="David Conklin" w:date="2020-11-09T17:13:00Z">
        <w:r>
          <w:t>ater Simulations, u</w:t>
        </w:r>
      </w:ins>
      <w:ins w:id="1876" w:author="David Conklin" w:date="2020-11-09T17:12:00Z">
        <w:r>
          <w:t>npublished</w:t>
        </w:r>
      </w:ins>
      <w:ins w:id="1877" w:author="David Conklin" w:date="2020-11-09T17:13:00Z">
        <w:r>
          <w:t>.  In the CW3M repository at t</w:t>
        </w:r>
      </w:ins>
      <w:ins w:id="1878" w:author="David Conklin" w:date="2020-11-09T17:14:00Z">
        <w:r>
          <w:t>runk/DataCW3M/CW3MdigitalHandbook/WW2100 HBV Parameter Calibration.doc</w:t>
        </w:r>
      </w:ins>
      <w:ins w:id="1879" w:author="David Conklin" w:date="2020-11-09T17:15:00Z">
        <w:r>
          <w:t>x.</w:t>
        </w:r>
      </w:ins>
    </w:p>
    <w:p w14:paraId="2A90E706" w14:textId="13FBA5DA" w:rsidR="007F5C02" w:rsidRDefault="007F5C02">
      <w:pPr>
        <w:rPr>
          <w:ins w:id="1880" w:author="David Conklin" w:date="2020-11-09T17:29:00Z"/>
        </w:rPr>
      </w:pPr>
    </w:p>
    <w:p w14:paraId="3816596A" w14:textId="3F1C2DBF" w:rsidR="007F5C02" w:rsidRDefault="007F5C02">
      <w:ins w:id="1881" w:author="David Conklin" w:date="2020-11-09T17:29:00Z">
        <w:r>
          <w:t>Conklin DR (2019).</w:t>
        </w:r>
      </w:ins>
      <w:ins w:id="1882" w:author="David Conklin" w:date="2020-11-09T17:30:00Z">
        <w:r>
          <w:t xml:space="preserve"> OUWIN Chicken Creek Calibration, 8/29/2019. Oregon Freshwater Simulations, unpublished. </w:t>
        </w:r>
      </w:ins>
      <w:ins w:id="1883" w:author="David Conklin" w:date="2020-11-09T17:31:00Z">
        <w:r>
          <w:t>In the CW3M repository at trunk/DataCW3M/CW3MdigitalHandbook/OUWIN Chicken Creek Calibration.docx.</w:t>
        </w:r>
      </w:ins>
    </w:p>
    <w:p w14:paraId="7EA27044" w14:textId="38B9DA8A" w:rsidR="006F5915" w:rsidRDefault="006F5915"/>
    <w:p w14:paraId="240485A0" w14:textId="58221A6F" w:rsidR="006B6EE1" w:rsidRDefault="006B6EE1" w:rsidP="006B6EE1">
      <w:pPr>
        <w:autoSpaceDE w:val="0"/>
        <w:autoSpaceDN w:val="0"/>
        <w:adjustRightInd w:val="0"/>
        <w:rPr>
          <w:ins w:id="1884" w:author="David Conklin" w:date="2020-11-09T15:32: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2" w:history="1">
        <w:r w:rsidRPr="007E053D">
          <w:rPr>
            <w:rStyle w:val="Hyperlink"/>
            <w:rFonts w:cstheme="minorHAnsi"/>
          </w:rPr>
          <w:t>https://doi.org/10.1007/BF00045196</w:t>
        </w:r>
      </w:hyperlink>
    </w:p>
    <w:p w14:paraId="2F5D03F8" w14:textId="1E6E0D4C" w:rsidR="00B22A8A" w:rsidRDefault="00B22A8A" w:rsidP="006B6EE1">
      <w:pPr>
        <w:autoSpaceDE w:val="0"/>
        <w:autoSpaceDN w:val="0"/>
        <w:adjustRightInd w:val="0"/>
        <w:rPr>
          <w:ins w:id="1885" w:author="David Conklin" w:date="2020-11-09T15:32:00Z"/>
          <w:rStyle w:val="Hyperlink"/>
          <w:rFonts w:cstheme="minorHAnsi"/>
        </w:rPr>
      </w:pPr>
    </w:p>
    <w:p w14:paraId="7F00EC08" w14:textId="4CA9BBBA" w:rsidR="00B22A8A" w:rsidRPr="00B22A8A" w:rsidRDefault="00B22A8A" w:rsidP="006B6EE1">
      <w:pPr>
        <w:autoSpaceDE w:val="0"/>
        <w:autoSpaceDN w:val="0"/>
        <w:adjustRightInd w:val="0"/>
        <w:rPr>
          <w:rStyle w:val="Hyperlink"/>
          <w:rFonts w:cstheme="minorHAnsi"/>
          <w:color w:val="auto"/>
          <w:u w:val="none"/>
          <w:rPrChange w:id="1886" w:author="David Conklin" w:date="2020-11-09T15:34:00Z">
            <w:rPr>
              <w:rStyle w:val="Hyperlink"/>
              <w:rFonts w:cstheme="minorHAnsi"/>
            </w:rPr>
          </w:rPrChange>
        </w:rPr>
      </w:pPr>
      <w:ins w:id="1887" w:author="David Conklin" w:date="2020-11-09T15:32:00Z">
        <w:r w:rsidRPr="00B22A8A">
          <w:rPr>
            <w:rStyle w:val="Hyperlink"/>
            <w:rFonts w:cstheme="minorHAnsi"/>
            <w:color w:val="auto"/>
            <w:u w:val="none"/>
            <w:rPrChange w:id="1888" w:author="David Conklin" w:date="2020-11-09T15:34:00Z">
              <w:rPr>
                <w:rStyle w:val="Hyperlink"/>
                <w:rFonts w:cstheme="minorHAnsi"/>
              </w:rPr>
            </w:rPrChange>
          </w:rPr>
          <w:t xml:space="preserve">Jefferson A, Grant G, Rose T </w:t>
        </w:r>
      </w:ins>
      <w:ins w:id="1889" w:author="David Conklin" w:date="2020-11-09T15:33:00Z">
        <w:r w:rsidRPr="00B22A8A">
          <w:rPr>
            <w:rStyle w:val="Hyperlink"/>
            <w:rFonts w:cstheme="minorHAnsi"/>
            <w:color w:val="auto"/>
            <w:u w:val="none"/>
            <w:rPrChange w:id="1890" w:author="David Conklin" w:date="2020-11-09T15:34:00Z">
              <w:rPr>
                <w:rStyle w:val="Hyperlink"/>
                <w:rFonts w:cstheme="minorHAnsi"/>
              </w:rPr>
            </w:rPrChange>
          </w:rPr>
          <w:t xml:space="preserve">(2006). </w:t>
        </w:r>
      </w:ins>
      <w:ins w:id="1891" w:author="David Conklin" w:date="2020-11-09T15:35:00Z">
        <w:r>
          <w:rPr>
            <w:rStyle w:val="Hyperlink"/>
            <w:rFonts w:cstheme="minorHAnsi"/>
            <w:color w:val="auto"/>
            <w:u w:val="none"/>
          </w:rPr>
          <w:t xml:space="preserve">Influence of volcanic history on groundwater patterns on the west slope of the Oregon High Cascades. </w:t>
        </w:r>
      </w:ins>
      <w:ins w:id="1892" w:author="David Conklin" w:date="2020-11-09T15:33:00Z">
        <w:r w:rsidRPr="00B22A8A">
          <w:rPr>
            <w:rStyle w:val="Hyperlink"/>
            <w:rFonts w:cstheme="minorHAnsi"/>
            <w:color w:val="auto"/>
            <w:u w:val="none"/>
            <w:rPrChange w:id="1893" w:author="David Conklin" w:date="2020-11-09T15:34:00Z">
              <w:rPr>
                <w:rStyle w:val="Hyperlink"/>
                <w:rFonts w:cstheme="minorHAnsi"/>
              </w:rPr>
            </w:rPrChange>
          </w:rPr>
          <w:t xml:space="preserve">Water Resources Research 42:W12411. </w:t>
        </w:r>
      </w:ins>
      <w:ins w:id="1894" w:author="David Conklin" w:date="2020-11-09T15:36:00Z">
        <w:r>
          <w:rPr>
            <w:rStyle w:val="Hyperlink"/>
            <w:rFonts w:cstheme="minorHAnsi"/>
            <w:color w:val="auto"/>
            <w:u w:val="none"/>
          </w:rPr>
          <w:t xml:space="preserve"> </w:t>
        </w:r>
      </w:ins>
      <w:ins w:id="1895" w:author="David Conklin" w:date="2020-11-09T15:38:00Z">
        <w:r>
          <w:rPr>
            <w:rStyle w:val="Hyperlink"/>
            <w:rFonts w:cstheme="minorHAnsi"/>
            <w:color w:val="auto"/>
            <w:u w:val="none"/>
          </w:rPr>
          <w:fldChar w:fldCharType="begin"/>
        </w:r>
        <w:r>
          <w:rPr>
            <w:rStyle w:val="Hyperlink"/>
            <w:rFonts w:cstheme="minorHAnsi"/>
            <w:color w:val="auto"/>
            <w:u w:val="none"/>
          </w:rPr>
          <w:instrText xml:space="preserve"> HYPERLINK "https://doi.org/10.1029/2005WR004812" </w:instrText>
        </w:r>
        <w:r>
          <w:rPr>
            <w:rStyle w:val="Hyperlink"/>
            <w:rFonts w:cstheme="minorHAnsi"/>
            <w:color w:val="auto"/>
            <w:u w:val="none"/>
          </w:rPr>
        </w:r>
        <w:r>
          <w:rPr>
            <w:rStyle w:val="Hyperlink"/>
            <w:rFonts w:cstheme="minorHAnsi"/>
            <w:color w:val="auto"/>
            <w:u w:val="none"/>
          </w:rPr>
          <w:fldChar w:fldCharType="separate"/>
        </w:r>
        <w:r w:rsidRPr="00B22A8A">
          <w:rPr>
            <w:rStyle w:val="Hyperlink"/>
            <w:rFonts w:cstheme="minorHAnsi"/>
          </w:rPr>
          <w:t>https://doi.org/10.1029/2005WR004812</w:t>
        </w:r>
        <w:r>
          <w:rPr>
            <w:rStyle w:val="Hyperlink"/>
            <w:rFonts w:cstheme="minorHAnsi"/>
            <w:color w:val="auto"/>
            <w:u w:val="none"/>
          </w:rPr>
          <w:fldChar w:fldCharType="end"/>
        </w:r>
      </w:ins>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23"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ins w:id="1896" w:author="David Conklin" w:date="2020-11-10T16:17:00Z"/>
          <w:rStyle w:val="Hyperlink"/>
          <w:rFonts w:cstheme="minorHAnsi"/>
        </w:rPr>
      </w:pPr>
    </w:p>
    <w:p w14:paraId="1D1355C3" w14:textId="77777777" w:rsidR="00B64193" w:rsidRPr="00320149" w:rsidRDefault="00B64193" w:rsidP="00B64193">
      <w:pPr>
        <w:pStyle w:val="NoSpacing"/>
        <w:rPr>
          <w:ins w:id="1897" w:author="David Conklin" w:date="2020-11-10T16:17:00Z"/>
          <w:rFonts w:asciiTheme="minorHAnsi" w:hAnsiTheme="minorHAnsi" w:cstheme="minorHAnsi"/>
          <w:sz w:val="22"/>
          <w:szCs w:val="22"/>
        </w:rPr>
      </w:pPr>
      <w:ins w:id="1898" w:author="David Conklin" w:date="2020-11-10T16:17:00Z">
        <w:r w:rsidRPr="00320149">
          <w:rPr>
            <w:rFonts w:asciiTheme="minorHAnsi" w:hAnsiTheme="minorHAnsi" w:cstheme="minorHAnsi"/>
            <w:sz w:val="22"/>
            <w:szCs w:val="22"/>
          </w:rPr>
          <w:lastRenderedPageBreak/>
          <w:t>Moriasi DN, Arnold JG, Van Liew MW, Bingner RL, Harmel RD, and Veith TL (2007). Model Evaluation Guidelines for Systematic Quantification of Accuracy in Watershed Simulations. Transactions of the ASABE, 50(3): 885-900.</w:t>
        </w:r>
      </w:ins>
    </w:p>
    <w:p w14:paraId="09CDD064" w14:textId="77777777" w:rsidR="00B64193" w:rsidRPr="00320149" w:rsidRDefault="00B64193" w:rsidP="00B64193">
      <w:pPr>
        <w:rPr>
          <w:ins w:id="1899" w:author="David Conklin" w:date="2020-11-10T16:17:00Z"/>
          <w:rFonts w:cstheme="minorHAnsi"/>
        </w:rPr>
      </w:pPr>
    </w:p>
    <w:p w14:paraId="37C048CC" w14:textId="77777777" w:rsidR="00B64193" w:rsidRPr="00320149" w:rsidRDefault="00B64193" w:rsidP="00B64193">
      <w:pPr>
        <w:rPr>
          <w:ins w:id="1900" w:author="David Conklin" w:date="2020-11-10T16:17:00Z"/>
          <w:rFonts w:cstheme="minorHAnsi"/>
        </w:rPr>
      </w:pPr>
      <w:ins w:id="1901" w:author="David Conklin" w:date="2020-11-10T16:17:00Z">
        <w:r w:rsidRPr="00320149">
          <w:rPr>
            <w:rFonts w:cstheme="minorHAnsi"/>
          </w:rPr>
          <w:t>Moriasi DN, Gitau MW, Pai N, Daggupati P (2015).  Hydrologic and Water Quality Models: Performance Measures and Evaluation Criteria.  Transactions of the ASABE, 58(6): 1763-1785.</w:t>
        </w:r>
      </w:ins>
    </w:p>
    <w:p w14:paraId="66B583FD" w14:textId="77777777" w:rsidR="00B64193" w:rsidRPr="00320149" w:rsidRDefault="00B64193" w:rsidP="00B64193">
      <w:pPr>
        <w:rPr>
          <w:ins w:id="1902" w:author="David Conklin" w:date="2020-11-10T16:17:00Z"/>
          <w:rFonts w:cstheme="minorHAnsi"/>
        </w:rPr>
      </w:pPr>
    </w:p>
    <w:p w14:paraId="3E4CA2EE" w14:textId="77777777" w:rsidR="00B64193" w:rsidRDefault="00B64193" w:rsidP="006B6EE1">
      <w:pPr>
        <w:autoSpaceDE w:val="0"/>
        <w:autoSpaceDN w:val="0"/>
        <w:adjustRightInd w:val="0"/>
        <w:rPr>
          <w:rStyle w:val="Hyperlink"/>
          <w:rFonts w:cstheme="minorHAnsi"/>
        </w:rPr>
      </w:pPr>
    </w:p>
    <w:p w14:paraId="73E13EC5" w14:textId="44E3E475" w:rsidR="005F629F" w:rsidRPr="00A8214A" w:rsidRDefault="005F629F" w:rsidP="006B6EE1">
      <w:pPr>
        <w:autoSpaceDE w:val="0"/>
        <w:autoSpaceDN w:val="0"/>
        <w:adjustRightInd w:val="0"/>
        <w:rPr>
          <w:rFonts w:cstheme="minorHAnsi"/>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24" w:history="1">
        <w:r w:rsidRPr="00F746EE">
          <w:rPr>
            <w:rStyle w:val="Hyperlink"/>
            <w:rFonts w:cstheme="minorHAnsi"/>
          </w:rPr>
          <w:t>http://www.jstor.com/stable/1941831</w:t>
        </w:r>
      </w:hyperlink>
      <w:r>
        <w:rPr>
          <w:rStyle w:val="Hyperlink"/>
          <w:rFonts w:cstheme="minorHAnsi"/>
          <w:color w:val="auto"/>
          <w:u w:val="none"/>
        </w:rP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1903" w:name="_Toc55925167"/>
      <w:r>
        <w:rPr>
          <w:rFonts w:eastAsiaTheme="minorHAnsi"/>
        </w:rPr>
        <w:t>Acronyms</w:t>
      </w:r>
      <w:r w:rsidR="009D540F">
        <w:rPr>
          <w:rFonts w:eastAsiaTheme="minorHAnsi"/>
        </w:rPr>
        <w:t xml:space="preserve"> and Abbreviations</w:t>
      </w:r>
      <w:bookmarkEnd w:id="1903"/>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25"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ADA959F" w:rsidR="00933943" w:rsidRPr="00D97CDA" w:rsidRDefault="00933943" w:rsidP="00A06758">
      <w:pPr>
        <w:rPr>
          <w:rFonts w:cstheme="minorHAnsi"/>
        </w:rPr>
      </w:pPr>
      <w:r>
        <w:rPr>
          <w:rFonts w:cstheme="minorHAnsi"/>
          <w:color w:val="222222"/>
          <w:shd w:val="clear" w:color="auto" w:fill="FFFFFF"/>
        </w:rPr>
        <w:t>USACE – United States Army Corps of Engineers</w:t>
      </w:r>
    </w:p>
    <w:sectPr w:rsidR="00933943" w:rsidRPr="00D97CDA">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5952E4" w14:textId="77777777" w:rsidR="005975B6" w:rsidRDefault="005975B6" w:rsidP="00064E77">
      <w:r>
        <w:separator/>
      </w:r>
    </w:p>
  </w:endnote>
  <w:endnote w:type="continuationSeparator" w:id="0">
    <w:p w14:paraId="031EE99C" w14:textId="77777777" w:rsidR="005975B6" w:rsidRDefault="005975B6"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1B411C" w:rsidRDefault="001B41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1B411C" w:rsidRDefault="001B41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696A67" w14:textId="77777777" w:rsidR="005975B6" w:rsidRDefault="005975B6" w:rsidP="00064E77">
      <w:r>
        <w:separator/>
      </w:r>
    </w:p>
  </w:footnote>
  <w:footnote w:type="continuationSeparator" w:id="0">
    <w:p w14:paraId="5BFB3C8D" w14:textId="77777777" w:rsidR="005975B6" w:rsidRDefault="005975B6"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7C9"/>
    <w:rsid w:val="00002AB9"/>
    <w:rsid w:val="00006331"/>
    <w:rsid w:val="000079BB"/>
    <w:rsid w:val="00014226"/>
    <w:rsid w:val="000167D7"/>
    <w:rsid w:val="000219DD"/>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60258"/>
    <w:rsid w:val="0006062B"/>
    <w:rsid w:val="00061D96"/>
    <w:rsid w:val="00064E77"/>
    <w:rsid w:val="00067529"/>
    <w:rsid w:val="000756EF"/>
    <w:rsid w:val="00077987"/>
    <w:rsid w:val="000806A1"/>
    <w:rsid w:val="00084A31"/>
    <w:rsid w:val="0009281D"/>
    <w:rsid w:val="00097361"/>
    <w:rsid w:val="00097976"/>
    <w:rsid w:val="000A28C2"/>
    <w:rsid w:val="000A466E"/>
    <w:rsid w:val="000B183E"/>
    <w:rsid w:val="000B2249"/>
    <w:rsid w:val="000C3E29"/>
    <w:rsid w:val="000C5A18"/>
    <w:rsid w:val="000C5B61"/>
    <w:rsid w:val="000D6396"/>
    <w:rsid w:val="000E342D"/>
    <w:rsid w:val="000E53D1"/>
    <w:rsid w:val="000E6A65"/>
    <w:rsid w:val="000F3107"/>
    <w:rsid w:val="0010247C"/>
    <w:rsid w:val="001051D3"/>
    <w:rsid w:val="00130043"/>
    <w:rsid w:val="00136B9C"/>
    <w:rsid w:val="00140959"/>
    <w:rsid w:val="00141BA9"/>
    <w:rsid w:val="001426A7"/>
    <w:rsid w:val="001511F4"/>
    <w:rsid w:val="00154AFB"/>
    <w:rsid w:val="00156AFB"/>
    <w:rsid w:val="001602E1"/>
    <w:rsid w:val="00165835"/>
    <w:rsid w:val="00173147"/>
    <w:rsid w:val="00174337"/>
    <w:rsid w:val="00176B6C"/>
    <w:rsid w:val="00176FFA"/>
    <w:rsid w:val="00192A0B"/>
    <w:rsid w:val="00195906"/>
    <w:rsid w:val="001B411C"/>
    <w:rsid w:val="001B4B07"/>
    <w:rsid w:val="001B6B33"/>
    <w:rsid w:val="001C0FE8"/>
    <w:rsid w:val="001C227C"/>
    <w:rsid w:val="001C68ED"/>
    <w:rsid w:val="001D6736"/>
    <w:rsid w:val="001F6EDB"/>
    <w:rsid w:val="00201EB4"/>
    <w:rsid w:val="002036EA"/>
    <w:rsid w:val="00213464"/>
    <w:rsid w:val="00221F0F"/>
    <w:rsid w:val="00223D2E"/>
    <w:rsid w:val="00223E80"/>
    <w:rsid w:val="00224E69"/>
    <w:rsid w:val="00230BDE"/>
    <w:rsid w:val="00232699"/>
    <w:rsid w:val="00232CB2"/>
    <w:rsid w:val="00234CF9"/>
    <w:rsid w:val="002432E4"/>
    <w:rsid w:val="00255861"/>
    <w:rsid w:val="00257E8F"/>
    <w:rsid w:val="00263AF4"/>
    <w:rsid w:val="00264293"/>
    <w:rsid w:val="00267FD4"/>
    <w:rsid w:val="00272344"/>
    <w:rsid w:val="00273B32"/>
    <w:rsid w:val="00275338"/>
    <w:rsid w:val="002770CE"/>
    <w:rsid w:val="002822A5"/>
    <w:rsid w:val="00286383"/>
    <w:rsid w:val="00287358"/>
    <w:rsid w:val="002971E8"/>
    <w:rsid w:val="002A34F3"/>
    <w:rsid w:val="002A54A5"/>
    <w:rsid w:val="002B1A1D"/>
    <w:rsid w:val="002B7117"/>
    <w:rsid w:val="002C16CA"/>
    <w:rsid w:val="002C303A"/>
    <w:rsid w:val="002C3E17"/>
    <w:rsid w:val="002C4C7A"/>
    <w:rsid w:val="002D2159"/>
    <w:rsid w:val="002D4074"/>
    <w:rsid w:val="002D6657"/>
    <w:rsid w:val="002E0FEC"/>
    <w:rsid w:val="002E1CD4"/>
    <w:rsid w:val="002E6A03"/>
    <w:rsid w:val="002E7078"/>
    <w:rsid w:val="002E747C"/>
    <w:rsid w:val="002F13AD"/>
    <w:rsid w:val="002F5005"/>
    <w:rsid w:val="002F67CA"/>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601E"/>
    <w:rsid w:val="003410F4"/>
    <w:rsid w:val="003426E9"/>
    <w:rsid w:val="0034623E"/>
    <w:rsid w:val="003500F7"/>
    <w:rsid w:val="003613A1"/>
    <w:rsid w:val="0036489E"/>
    <w:rsid w:val="00364BDC"/>
    <w:rsid w:val="003655CF"/>
    <w:rsid w:val="00372E03"/>
    <w:rsid w:val="00382B0B"/>
    <w:rsid w:val="00390417"/>
    <w:rsid w:val="00393586"/>
    <w:rsid w:val="003A61FF"/>
    <w:rsid w:val="003A7CFD"/>
    <w:rsid w:val="003B3B98"/>
    <w:rsid w:val="003B5FA8"/>
    <w:rsid w:val="003D56B3"/>
    <w:rsid w:val="003D64A1"/>
    <w:rsid w:val="003F21D3"/>
    <w:rsid w:val="003F360E"/>
    <w:rsid w:val="003F72F2"/>
    <w:rsid w:val="00403174"/>
    <w:rsid w:val="00406032"/>
    <w:rsid w:val="004061C2"/>
    <w:rsid w:val="00407672"/>
    <w:rsid w:val="004107FB"/>
    <w:rsid w:val="004111AF"/>
    <w:rsid w:val="00411AA2"/>
    <w:rsid w:val="00415923"/>
    <w:rsid w:val="004168B8"/>
    <w:rsid w:val="00427566"/>
    <w:rsid w:val="00443306"/>
    <w:rsid w:val="0044336B"/>
    <w:rsid w:val="00446DD1"/>
    <w:rsid w:val="00451A73"/>
    <w:rsid w:val="004551D7"/>
    <w:rsid w:val="004604E0"/>
    <w:rsid w:val="004613B3"/>
    <w:rsid w:val="00462D80"/>
    <w:rsid w:val="004650FC"/>
    <w:rsid w:val="0047053B"/>
    <w:rsid w:val="00474F6A"/>
    <w:rsid w:val="00485E18"/>
    <w:rsid w:val="004966FD"/>
    <w:rsid w:val="004A0118"/>
    <w:rsid w:val="004A5E49"/>
    <w:rsid w:val="004B3A38"/>
    <w:rsid w:val="004B556A"/>
    <w:rsid w:val="004C14AB"/>
    <w:rsid w:val="004C20CD"/>
    <w:rsid w:val="004C2384"/>
    <w:rsid w:val="004C3A29"/>
    <w:rsid w:val="004D33B7"/>
    <w:rsid w:val="004D53D7"/>
    <w:rsid w:val="004E5E65"/>
    <w:rsid w:val="004F2098"/>
    <w:rsid w:val="004F54A5"/>
    <w:rsid w:val="004F7B84"/>
    <w:rsid w:val="0050511E"/>
    <w:rsid w:val="005107A7"/>
    <w:rsid w:val="00525BEB"/>
    <w:rsid w:val="00527425"/>
    <w:rsid w:val="00531AC5"/>
    <w:rsid w:val="005343D4"/>
    <w:rsid w:val="005369C0"/>
    <w:rsid w:val="0054028D"/>
    <w:rsid w:val="0055476E"/>
    <w:rsid w:val="0056152A"/>
    <w:rsid w:val="005729DB"/>
    <w:rsid w:val="00581BEB"/>
    <w:rsid w:val="00585C7E"/>
    <w:rsid w:val="00593C5F"/>
    <w:rsid w:val="00595105"/>
    <w:rsid w:val="005975B6"/>
    <w:rsid w:val="005A2A0B"/>
    <w:rsid w:val="005A6F58"/>
    <w:rsid w:val="005B4DD9"/>
    <w:rsid w:val="005B5E46"/>
    <w:rsid w:val="005C01BD"/>
    <w:rsid w:val="005C1A69"/>
    <w:rsid w:val="005C2F4A"/>
    <w:rsid w:val="005C537E"/>
    <w:rsid w:val="005F3164"/>
    <w:rsid w:val="005F3D22"/>
    <w:rsid w:val="005F46C8"/>
    <w:rsid w:val="005F629F"/>
    <w:rsid w:val="005F7F6C"/>
    <w:rsid w:val="006076FE"/>
    <w:rsid w:val="006313A1"/>
    <w:rsid w:val="00632DCA"/>
    <w:rsid w:val="00645753"/>
    <w:rsid w:val="00647F96"/>
    <w:rsid w:val="00655BC7"/>
    <w:rsid w:val="006569CE"/>
    <w:rsid w:val="00672FFF"/>
    <w:rsid w:val="006764F3"/>
    <w:rsid w:val="00683502"/>
    <w:rsid w:val="00684B5F"/>
    <w:rsid w:val="0068783A"/>
    <w:rsid w:val="00691D6A"/>
    <w:rsid w:val="006A06E4"/>
    <w:rsid w:val="006A1260"/>
    <w:rsid w:val="006A13B7"/>
    <w:rsid w:val="006A1CF2"/>
    <w:rsid w:val="006B20AF"/>
    <w:rsid w:val="006B5B79"/>
    <w:rsid w:val="006B6EE1"/>
    <w:rsid w:val="006C2435"/>
    <w:rsid w:val="006C64CF"/>
    <w:rsid w:val="006D28E9"/>
    <w:rsid w:val="006D40C9"/>
    <w:rsid w:val="006D4FDF"/>
    <w:rsid w:val="006D6388"/>
    <w:rsid w:val="006F174A"/>
    <w:rsid w:val="006F30D2"/>
    <w:rsid w:val="006F5915"/>
    <w:rsid w:val="007063C8"/>
    <w:rsid w:val="00717D5B"/>
    <w:rsid w:val="00722BBC"/>
    <w:rsid w:val="007257C6"/>
    <w:rsid w:val="00732C63"/>
    <w:rsid w:val="00732D7E"/>
    <w:rsid w:val="00734986"/>
    <w:rsid w:val="00736461"/>
    <w:rsid w:val="00742BBC"/>
    <w:rsid w:val="007441D2"/>
    <w:rsid w:val="00751211"/>
    <w:rsid w:val="007512E5"/>
    <w:rsid w:val="007534AF"/>
    <w:rsid w:val="007639FF"/>
    <w:rsid w:val="00767641"/>
    <w:rsid w:val="00771FED"/>
    <w:rsid w:val="00785F2A"/>
    <w:rsid w:val="007861B3"/>
    <w:rsid w:val="00791547"/>
    <w:rsid w:val="007A07CC"/>
    <w:rsid w:val="007A1AB6"/>
    <w:rsid w:val="007A55EC"/>
    <w:rsid w:val="007A5CBA"/>
    <w:rsid w:val="007B1928"/>
    <w:rsid w:val="007B2879"/>
    <w:rsid w:val="007D47B3"/>
    <w:rsid w:val="007D61AE"/>
    <w:rsid w:val="007D6672"/>
    <w:rsid w:val="007D6B56"/>
    <w:rsid w:val="007D6ECA"/>
    <w:rsid w:val="007E053D"/>
    <w:rsid w:val="007E2AF3"/>
    <w:rsid w:val="007E3B3F"/>
    <w:rsid w:val="007E3C93"/>
    <w:rsid w:val="007E51F7"/>
    <w:rsid w:val="007E57E4"/>
    <w:rsid w:val="007F4C1F"/>
    <w:rsid w:val="007F5C02"/>
    <w:rsid w:val="008009EB"/>
    <w:rsid w:val="008026E7"/>
    <w:rsid w:val="00810296"/>
    <w:rsid w:val="008110C5"/>
    <w:rsid w:val="00815A18"/>
    <w:rsid w:val="00822953"/>
    <w:rsid w:val="00823D41"/>
    <w:rsid w:val="0082582D"/>
    <w:rsid w:val="00826A6C"/>
    <w:rsid w:val="00827338"/>
    <w:rsid w:val="00834EE4"/>
    <w:rsid w:val="00842485"/>
    <w:rsid w:val="0084628D"/>
    <w:rsid w:val="008505BB"/>
    <w:rsid w:val="008567FC"/>
    <w:rsid w:val="008575BA"/>
    <w:rsid w:val="00861163"/>
    <w:rsid w:val="00864A13"/>
    <w:rsid w:val="00867943"/>
    <w:rsid w:val="00867B2E"/>
    <w:rsid w:val="00871F69"/>
    <w:rsid w:val="008770E3"/>
    <w:rsid w:val="00881DF0"/>
    <w:rsid w:val="00882C17"/>
    <w:rsid w:val="0088329B"/>
    <w:rsid w:val="00885D48"/>
    <w:rsid w:val="00885DEF"/>
    <w:rsid w:val="00887D92"/>
    <w:rsid w:val="008920B1"/>
    <w:rsid w:val="00893F4B"/>
    <w:rsid w:val="00894992"/>
    <w:rsid w:val="008A2C49"/>
    <w:rsid w:val="008A493C"/>
    <w:rsid w:val="008B095E"/>
    <w:rsid w:val="008B36F2"/>
    <w:rsid w:val="008B7F8E"/>
    <w:rsid w:val="008C0B03"/>
    <w:rsid w:val="008C41BA"/>
    <w:rsid w:val="008C7362"/>
    <w:rsid w:val="008E4511"/>
    <w:rsid w:val="008E6C13"/>
    <w:rsid w:val="008E7929"/>
    <w:rsid w:val="008F3962"/>
    <w:rsid w:val="008F7342"/>
    <w:rsid w:val="0090110A"/>
    <w:rsid w:val="00906BBF"/>
    <w:rsid w:val="00906CF9"/>
    <w:rsid w:val="00906F5B"/>
    <w:rsid w:val="009123A7"/>
    <w:rsid w:val="00916473"/>
    <w:rsid w:val="00916DC9"/>
    <w:rsid w:val="0092040E"/>
    <w:rsid w:val="009236BE"/>
    <w:rsid w:val="009265EA"/>
    <w:rsid w:val="00933943"/>
    <w:rsid w:val="00940A74"/>
    <w:rsid w:val="009425BC"/>
    <w:rsid w:val="00943389"/>
    <w:rsid w:val="00950F74"/>
    <w:rsid w:val="00953D2B"/>
    <w:rsid w:val="00954D4B"/>
    <w:rsid w:val="0095647E"/>
    <w:rsid w:val="00967B0D"/>
    <w:rsid w:val="00971FD7"/>
    <w:rsid w:val="0097392C"/>
    <w:rsid w:val="0097591A"/>
    <w:rsid w:val="009767A5"/>
    <w:rsid w:val="00980016"/>
    <w:rsid w:val="0098253A"/>
    <w:rsid w:val="00990AF3"/>
    <w:rsid w:val="00993602"/>
    <w:rsid w:val="00993916"/>
    <w:rsid w:val="009A1DC8"/>
    <w:rsid w:val="009A327B"/>
    <w:rsid w:val="009B218C"/>
    <w:rsid w:val="009C1707"/>
    <w:rsid w:val="009C4FBC"/>
    <w:rsid w:val="009D0358"/>
    <w:rsid w:val="009D249C"/>
    <w:rsid w:val="009D540F"/>
    <w:rsid w:val="009F0E39"/>
    <w:rsid w:val="009F132A"/>
    <w:rsid w:val="009F139C"/>
    <w:rsid w:val="009F16B9"/>
    <w:rsid w:val="009F6E43"/>
    <w:rsid w:val="00A06758"/>
    <w:rsid w:val="00A0759A"/>
    <w:rsid w:val="00A112B7"/>
    <w:rsid w:val="00A20B4A"/>
    <w:rsid w:val="00A20FF9"/>
    <w:rsid w:val="00A21124"/>
    <w:rsid w:val="00A24D01"/>
    <w:rsid w:val="00A35AEA"/>
    <w:rsid w:val="00A37865"/>
    <w:rsid w:val="00A41DB9"/>
    <w:rsid w:val="00A43D30"/>
    <w:rsid w:val="00A45D66"/>
    <w:rsid w:val="00A51BEA"/>
    <w:rsid w:val="00A5284D"/>
    <w:rsid w:val="00A55502"/>
    <w:rsid w:val="00A57AB6"/>
    <w:rsid w:val="00A63C5B"/>
    <w:rsid w:val="00A63DAE"/>
    <w:rsid w:val="00A72932"/>
    <w:rsid w:val="00A81ED1"/>
    <w:rsid w:val="00A8214A"/>
    <w:rsid w:val="00A827C4"/>
    <w:rsid w:val="00A928D9"/>
    <w:rsid w:val="00A92F06"/>
    <w:rsid w:val="00AA220A"/>
    <w:rsid w:val="00AB1E51"/>
    <w:rsid w:val="00AB31D0"/>
    <w:rsid w:val="00AB4A43"/>
    <w:rsid w:val="00AC6CF6"/>
    <w:rsid w:val="00AD0B00"/>
    <w:rsid w:val="00AD22DC"/>
    <w:rsid w:val="00AD412A"/>
    <w:rsid w:val="00AE355A"/>
    <w:rsid w:val="00AE364B"/>
    <w:rsid w:val="00AF7701"/>
    <w:rsid w:val="00B0089C"/>
    <w:rsid w:val="00B01693"/>
    <w:rsid w:val="00B10B8F"/>
    <w:rsid w:val="00B17BF2"/>
    <w:rsid w:val="00B20483"/>
    <w:rsid w:val="00B216A9"/>
    <w:rsid w:val="00B22A8A"/>
    <w:rsid w:val="00B2572B"/>
    <w:rsid w:val="00B273FF"/>
    <w:rsid w:val="00B34F16"/>
    <w:rsid w:val="00B37892"/>
    <w:rsid w:val="00B447EE"/>
    <w:rsid w:val="00B47486"/>
    <w:rsid w:val="00B5577C"/>
    <w:rsid w:val="00B62984"/>
    <w:rsid w:val="00B64193"/>
    <w:rsid w:val="00B65B7C"/>
    <w:rsid w:val="00B707C3"/>
    <w:rsid w:val="00B70EF0"/>
    <w:rsid w:val="00B764D6"/>
    <w:rsid w:val="00B76B73"/>
    <w:rsid w:val="00B879F8"/>
    <w:rsid w:val="00B912FF"/>
    <w:rsid w:val="00B91F45"/>
    <w:rsid w:val="00B939DE"/>
    <w:rsid w:val="00BA7163"/>
    <w:rsid w:val="00BB1179"/>
    <w:rsid w:val="00BD0A05"/>
    <w:rsid w:val="00BD0F8C"/>
    <w:rsid w:val="00BD5610"/>
    <w:rsid w:val="00BD69AE"/>
    <w:rsid w:val="00BE0D88"/>
    <w:rsid w:val="00C13229"/>
    <w:rsid w:val="00C163DA"/>
    <w:rsid w:val="00C26282"/>
    <w:rsid w:val="00C3243C"/>
    <w:rsid w:val="00C34EBD"/>
    <w:rsid w:val="00C364E7"/>
    <w:rsid w:val="00C4199C"/>
    <w:rsid w:val="00C46F0A"/>
    <w:rsid w:val="00C551F9"/>
    <w:rsid w:val="00C66A50"/>
    <w:rsid w:val="00C67CA6"/>
    <w:rsid w:val="00C70B81"/>
    <w:rsid w:val="00C739DC"/>
    <w:rsid w:val="00C74675"/>
    <w:rsid w:val="00C76427"/>
    <w:rsid w:val="00C77A33"/>
    <w:rsid w:val="00C91B08"/>
    <w:rsid w:val="00C93662"/>
    <w:rsid w:val="00C97C9B"/>
    <w:rsid w:val="00CA1F9F"/>
    <w:rsid w:val="00CA564C"/>
    <w:rsid w:val="00CA57D5"/>
    <w:rsid w:val="00CA72BF"/>
    <w:rsid w:val="00CB152A"/>
    <w:rsid w:val="00CB4C46"/>
    <w:rsid w:val="00CB7A37"/>
    <w:rsid w:val="00CF4732"/>
    <w:rsid w:val="00D07292"/>
    <w:rsid w:val="00D139AA"/>
    <w:rsid w:val="00D165C3"/>
    <w:rsid w:val="00D23CD9"/>
    <w:rsid w:val="00D33A9A"/>
    <w:rsid w:val="00D35AF7"/>
    <w:rsid w:val="00D35D53"/>
    <w:rsid w:val="00D37188"/>
    <w:rsid w:val="00D37681"/>
    <w:rsid w:val="00D4091B"/>
    <w:rsid w:val="00D42CAC"/>
    <w:rsid w:val="00D51F6E"/>
    <w:rsid w:val="00D5623E"/>
    <w:rsid w:val="00D62A8A"/>
    <w:rsid w:val="00D717A3"/>
    <w:rsid w:val="00D74473"/>
    <w:rsid w:val="00D76EDD"/>
    <w:rsid w:val="00D81915"/>
    <w:rsid w:val="00D81BAE"/>
    <w:rsid w:val="00D824EC"/>
    <w:rsid w:val="00D95F90"/>
    <w:rsid w:val="00D97755"/>
    <w:rsid w:val="00D97CDA"/>
    <w:rsid w:val="00DA2F14"/>
    <w:rsid w:val="00DA6D1B"/>
    <w:rsid w:val="00DB423F"/>
    <w:rsid w:val="00DB51E5"/>
    <w:rsid w:val="00DB520F"/>
    <w:rsid w:val="00DB7E71"/>
    <w:rsid w:val="00DC262D"/>
    <w:rsid w:val="00DC2EF1"/>
    <w:rsid w:val="00DD2AF6"/>
    <w:rsid w:val="00DD61F9"/>
    <w:rsid w:val="00DD71D6"/>
    <w:rsid w:val="00DE1B0B"/>
    <w:rsid w:val="00DE5480"/>
    <w:rsid w:val="00DE569D"/>
    <w:rsid w:val="00DF1805"/>
    <w:rsid w:val="00DF2362"/>
    <w:rsid w:val="00DF2C1A"/>
    <w:rsid w:val="00DF349B"/>
    <w:rsid w:val="00DF5ECA"/>
    <w:rsid w:val="00E0306D"/>
    <w:rsid w:val="00E04B96"/>
    <w:rsid w:val="00E11E6C"/>
    <w:rsid w:val="00E148C3"/>
    <w:rsid w:val="00E148E2"/>
    <w:rsid w:val="00E27506"/>
    <w:rsid w:val="00E3424C"/>
    <w:rsid w:val="00E40F75"/>
    <w:rsid w:val="00E4269C"/>
    <w:rsid w:val="00E42C86"/>
    <w:rsid w:val="00E44C5F"/>
    <w:rsid w:val="00E45D19"/>
    <w:rsid w:val="00E5024C"/>
    <w:rsid w:val="00E624C2"/>
    <w:rsid w:val="00E66595"/>
    <w:rsid w:val="00E66BC2"/>
    <w:rsid w:val="00E675D5"/>
    <w:rsid w:val="00E705B6"/>
    <w:rsid w:val="00E70EE0"/>
    <w:rsid w:val="00E72638"/>
    <w:rsid w:val="00E735F4"/>
    <w:rsid w:val="00E7709F"/>
    <w:rsid w:val="00E80ACF"/>
    <w:rsid w:val="00E82496"/>
    <w:rsid w:val="00E85A4D"/>
    <w:rsid w:val="00E90646"/>
    <w:rsid w:val="00E91BC9"/>
    <w:rsid w:val="00E965AC"/>
    <w:rsid w:val="00E979CF"/>
    <w:rsid w:val="00EA30D9"/>
    <w:rsid w:val="00EA5C3A"/>
    <w:rsid w:val="00EB3145"/>
    <w:rsid w:val="00EB51AF"/>
    <w:rsid w:val="00EB66B0"/>
    <w:rsid w:val="00EC2225"/>
    <w:rsid w:val="00EC7B8F"/>
    <w:rsid w:val="00ED2ABA"/>
    <w:rsid w:val="00ED5EB4"/>
    <w:rsid w:val="00ED6238"/>
    <w:rsid w:val="00EE1735"/>
    <w:rsid w:val="00EE44D6"/>
    <w:rsid w:val="00F01A67"/>
    <w:rsid w:val="00F11A3C"/>
    <w:rsid w:val="00F11AF0"/>
    <w:rsid w:val="00F20635"/>
    <w:rsid w:val="00F275A8"/>
    <w:rsid w:val="00F30940"/>
    <w:rsid w:val="00F31665"/>
    <w:rsid w:val="00F32242"/>
    <w:rsid w:val="00F40120"/>
    <w:rsid w:val="00F45CDF"/>
    <w:rsid w:val="00F47B71"/>
    <w:rsid w:val="00F54E41"/>
    <w:rsid w:val="00F666D4"/>
    <w:rsid w:val="00F66D28"/>
    <w:rsid w:val="00F66D95"/>
    <w:rsid w:val="00F77810"/>
    <w:rsid w:val="00F80218"/>
    <w:rsid w:val="00F81EFD"/>
    <w:rsid w:val="00F8477A"/>
    <w:rsid w:val="00F9474B"/>
    <w:rsid w:val="00F94E7F"/>
    <w:rsid w:val="00F95AB4"/>
    <w:rsid w:val="00FB2FA9"/>
    <w:rsid w:val="00FB5588"/>
    <w:rsid w:val="00FB6831"/>
    <w:rsid w:val="00FC0533"/>
    <w:rsid w:val="00FC290B"/>
    <w:rsid w:val="00FC642F"/>
    <w:rsid w:val="00FD7EFE"/>
    <w:rsid w:val="00FE728D"/>
    <w:rsid w:val="00FF071C"/>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w3m@freshwatersim.com" TargetMode="External"/><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oregon.gov/deq/FilterDocs/heatsourcemanual.pdf"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epa.gov/national-aquatic-resource-surveys/what-national-wetland-condition-assessment" TargetMode="External"/><Relationship Id="rId25" Type="http://schemas.openxmlformats.org/officeDocument/2006/relationships/hyperlink" Target="http://www.climatologylab.org/gridmet.html"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www.jstor.com/stable/1941831"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doi.org/10.1029/2018WR024236" TargetMode="External"/><Relationship Id="rId28" Type="http://schemas.microsoft.com/office/2011/relationships/people" Target="people.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doi.org/10.1007/BF00045196"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52797</TotalTime>
  <Pages>47</Pages>
  <Words>16575</Words>
  <Characters>94482</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256</cp:revision>
  <cp:lastPrinted>2020-11-09T15:34:00Z</cp:lastPrinted>
  <dcterms:created xsi:type="dcterms:W3CDTF">2018-11-09T13:56:00Z</dcterms:created>
  <dcterms:modified xsi:type="dcterms:W3CDTF">2020-11-11T02:24:00Z</dcterms:modified>
</cp:coreProperties>
</file>