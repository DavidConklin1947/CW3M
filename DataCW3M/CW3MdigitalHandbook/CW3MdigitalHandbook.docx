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01F26785" w:rsidR="00064E77" w:rsidRPr="00064E77" w:rsidRDefault="002E6A03" w:rsidP="00064E77">
      <w:pPr>
        <w:pStyle w:val="Subtitle"/>
      </w:pPr>
      <w:r>
        <w:t>8/</w:t>
      </w:r>
      <w:r w:rsidR="00156AFB">
        <w:t>1</w:t>
      </w:r>
      <w:ins w:id="0" w:author="David Conklin" w:date="2020-08-19T15:53:00Z">
        <w:r w:rsidR="00037790">
          <w:t>9</w:t>
        </w:r>
      </w:ins>
      <w:del w:id="1" w:author="David Conklin" w:date="2020-08-19T15:53:00Z">
        <w:r w:rsidR="004D33B7" w:rsidDel="00037790">
          <w:delText>4</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4B7A0081"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del w:id="2" w:author="David Conklin" w:date="2020-08-19T15:54:00Z">
        <w:r w:rsidR="00717D5B" w:rsidDel="00037790">
          <w:rPr>
            <w:rStyle w:val="Hyperlink"/>
            <w:color w:val="auto"/>
          </w:rPr>
          <w:delText>CW3M 0.3.4 (</w:delText>
        </w:r>
      </w:del>
      <w:r w:rsidR="00717D5B">
        <w:rPr>
          <w:rStyle w:val="Hyperlink"/>
          <w:color w:val="auto"/>
        </w:rPr>
        <w:t>8/1</w:t>
      </w:r>
      <w:ins w:id="3" w:author="David Conklin" w:date="2020-08-19T15:54:00Z">
        <w:r w:rsidR="00037790">
          <w:rPr>
            <w:rStyle w:val="Hyperlink"/>
            <w:color w:val="auto"/>
          </w:rPr>
          <w:t>4</w:t>
        </w:r>
      </w:ins>
      <w:r w:rsidR="00176FFA">
        <w:rPr>
          <w:rStyle w:val="Hyperlink"/>
          <w:color w:val="auto"/>
        </w:rPr>
        <w:t>/20</w:t>
      </w:r>
      <w:del w:id="4" w:author="David Conklin" w:date="2020-08-19T15:54:00Z">
        <w:r w:rsidR="00717D5B" w:rsidDel="00037790">
          <w:rPr>
            <w:rStyle w:val="Hyperlink"/>
            <w:color w:val="auto"/>
          </w:rPr>
          <w:delText>)</w:delText>
        </w:r>
      </w:del>
      <w:r w:rsidRPr="00DE1B0B">
        <w:rPr>
          <w:rStyle w:val="Hyperlink"/>
          <w:color w:val="auto"/>
        </w:rPr>
        <w:t xml:space="preserve"> version</w:t>
      </w:r>
    </w:p>
    <w:p w14:paraId="6D3E9522" w14:textId="7EEEC84D" w:rsidR="00717D5B" w:rsidRPr="00A8214A" w:rsidRDefault="00A928D9" w:rsidP="00581BEB">
      <w:pPr>
        <w:rPr>
          <w:rStyle w:val="Hyperlink"/>
          <w:color w:val="auto"/>
          <w:u w:val="none"/>
        </w:rPr>
      </w:pPr>
      <w:r w:rsidRPr="00A8214A">
        <w:rPr>
          <w:rStyle w:val="Hyperlink"/>
          <w:color w:val="auto"/>
          <w:u w:val="none"/>
        </w:rPr>
        <w:t xml:space="preserve">- </w:t>
      </w:r>
      <w:del w:id="5" w:author="David Conklin" w:date="2020-08-19T15:54:00Z">
        <w:r w:rsidRPr="00A8214A" w:rsidDel="00037790">
          <w:rPr>
            <w:rStyle w:val="Hyperlink"/>
            <w:color w:val="auto"/>
            <w:u w:val="none"/>
          </w:rPr>
          <w:delText>Extensive</w:delText>
        </w:r>
        <w:r w:rsidDel="00037790">
          <w:rPr>
            <w:rStyle w:val="Hyperlink"/>
            <w:color w:val="auto"/>
            <w:u w:val="none"/>
          </w:rPr>
          <w:delText xml:space="preserve"> revisions to the section on the McKenzie wetlands study</w:delText>
        </w:r>
      </w:del>
      <w:ins w:id="6" w:author="David Conklin" w:date="2020-08-19T15:54:00Z">
        <w:r w:rsidR="00037790">
          <w:rPr>
            <w:rStyle w:val="Hyperlink"/>
            <w:color w:val="auto"/>
            <w:u w:val="none"/>
          </w:rPr>
          <w:t xml:space="preserve">Start on </w:t>
        </w:r>
      </w:ins>
      <w:ins w:id="7" w:author="David Conklin" w:date="2020-08-19T15:55:00Z">
        <w:r w:rsidR="00037790">
          <w:rPr>
            <w:rStyle w:val="Hyperlink"/>
            <w:color w:val="auto"/>
            <w:u w:val="none"/>
          </w:rPr>
          <w:t>a sub</w:t>
        </w:r>
      </w:ins>
      <w:ins w:id="8" w:author="David Conklin" w:date="2020-08-19T15:54:00Z">
        <w:r w:rsidR="00037790">
          <w:rPr>
            <w:rStyle w:val="Hyperlink"/>
            <w:color w:val="auto"/>
            <w:u w:val="none"/>
          </w:rPr>
          <w:t>section about</w:t>
        </w:r>
      </w:ins>
      <w:ins w:id="9" w:author="David Conklin" w:date="2020-08-19T15:55:00Z">
        <w:r w:rsidR="00037790">
          <w:rPr>
            <w:rStyle w:val="Hyperlink"/>
            <w:color w:val="auto"/>
            <w:u w:val="none"/>
          </w:rPr>
          <w:t xml:space="preserve"> simulating water temperature, in the section on the McKenzie study</w:t>
        </w:r>
      </w:ins>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5CE8C919" w14:textId="7E35E95B" w:rsidR="005B5E46" w:rsidRDefault="005B5E46">
          <w:pPr>
            <w:pStyle w:val="TOC1"/>
            <w:tabs>
              <w:tab w:val="right" w:leader="dot" w:pos="9350"/>
            </w:tabs>
            <w:rPr>
              <w:rFonts w:eastAsiaTheme="minorEastAsia"/>
              <w:noProof/>
            </w:rPr>
          </w:pPr>
          <w:r>
            <w:fldChar w:fldCharType="begin"/>
          </w:r>
          <w:r>
            <w:instrText xml:space="preserve"> TOC \o "1-3" \h \z \u </w:instrText>
          </w:r>
          <w:r>
            <w:fldChar w:fldCharType="separate"/>
          </w:r>
          <w:r w:rsidR="00037790">
            <w:fldChar w:fldCharType="begin"/>
          </w:r>
          <w:r w:rsidR="00037790">
            <w:instrText xml:space="preserve"> HYPERLINK \l "_Toc48289462" </w:instrText>
          </w:r>
          <w:r w:rsidR="00037790">
            <w:fldChar w:fldCharType="separate"/>
          </w:r>
          <w:r w:rsidRPr="00C624E8">
            <w:rPr>
              <w:rStyle w:val="Hyperlink"/>
              <w:noProof/>
            </w:rPr>
            <w:t>What is a digital handbook?</w:t>
          </w:r>
          <w:r>
            <w:rPr>
              <w:noProof/>
              <w:webHidden/>
            </w:rPr>
            <w:tab/>
          </w:r>
          <w:r>
            <w:rPr>
              <w:noProof/>
              <w:webHidden/>
            </w:rPr>
            <w:fldChar w:fldCharType="begin"/>
          </w:r>
          <w:r>
            <w:rPr>
              <w:noProof/>
              <w:webHidden/>
            </w:rPr>
            <w:instrText xml:space="preserve"> PAGEREF _Toc48289462 \h </w:instrText>
          </w:r>
          <w:r>
            <w:rPr>
              <w:noProof/>
              <w:webHidden/>
            </w:rPr>
          </w:r>
          <w:r>
            <w:rPr>
              <w:noProof/>
              <w:webHidden/>
            </w:rPr>
            <w:fldChar w:fldCharType="separate"/>
          </w:r>
          <w:ins w:id="10" w:author="David Conklin" w:date="2020-08-19T16:00:00Z">
            <w:r w:rsidR="00037790">
              <w:rPr>
                <w:noProof/>
                <w:webHidden/>
              </w:rPr>
              <w:t>3</w:t>
            </w:r>
          </w:ins>
          <w:del w:id="11" w:author="David Conklin" w:date="2020-08-19T16:00:00Z">
            <w:r w:rsidDel="00037790">
              <w:rPr>
                <w:noProof/>
                <w:webHidden/>
              </w:rPr>
              <w:delText>2</w:delText>
            </w:r>
          </w:del>
          <w:r>
            <w:rPr>
              <w:noProof/>
              <w:webHidden/>
            </w:rPr>
            <w:fldChar w:fldCharType="end"/>
          </w:r>
          <w:r w:rsidR="00037790">
            <w:rPr>
              <w:noProof/>
            </w:rPr>
            <w:fldChar w:fldCharType="end"/>
          </w:r>
        </w:p>
        <w:p w14:paraId="6977B393" w14:textId="3CE316DF" w:rsidR="005B5E46" w:rsidRDefault="00037790">
          <w:pPr>
            <w:pStyle w:val="TOC1"/>
            <w:tabs>
              <w:tab w:val="right" w:leader="dot" w:pos="9350"/>
            </w:tabs>
            <w:rPr>
              <w:rFonts w:eastAsiaTheme="minorEastAsia"/>
              <w:noProof/>
            </w:rPr>
          </w:pPr>
          <w:r>
            <w:fldChar w:fldCharType="begin"/>
          </w:r>
          <w:r>
            <w:instrText xml:space="preserve"> HYPERLINK \l "_Toc48289463" </w:instrText>
          </w:r>
          <w:r>
            <w:fldChar w:fldCharType="separate"/>
          </w:r>
          <w:r w:rsidR="005B5E46" w:rsidRPr="00C624E8">
            <w:rPr>
              <w:rStyle w:val="Hyperlink"/>
              <w:noProof/>
            </w:rPr>
            <w:t>CW3M concept</w:t>
          </w:r>
          <w:r w:rsidR="005B5E46">
            <w:rPr>
              <w:noProof/>
              <w:webHidden/>
            </w:rPr>
            <w:tab/>
          </w:r>
          <w:r w:rsidR="005B5E46">
            <w:rPr>
              <w:noProof/>
              <w:webHidden/>
            </w:rPr>
            <w:fldChar w:fldCharType="begin"/>
          </w:r>
          <w:r w:rsidR="005B5E46">
            <w:rPr>
              <w:noProof/>
              <w:webHidden/>
            </w:rPr>
            <w:instrText xml:space="preserve"> PAGEREF _Toc48289463 \h </w:instrText>
          </w:r>
          <w:r w:rsidR="005B5E46">
            <w:rPr>
              <w:noProof/>
              <w:webHidden/>
            </w:rPr>
          </w:r>
          <w:r w:rsidR="005B5E46">
            <w:rPr>
              <w:noProof/>
              <w:webHidden/>
            </w:rPr>
            <w:fldChar w:fldCharType="separate"/>
          </w:r>
          <w:ins w:id="12" w:author="David Conklin" w:date="2020-08-19T16:00:00Z">
            <w:r>
              <w:rPr>
                <w:noProof/>
                <w:webHidden/>
              </w:rPr>
              <w:t>3</w:t>
            </w:r>
          </w:ins>
          <w:del w:id="13" w:author="David Conklin" w:date="2020-08-19T16:00:00Z">
            <w:r w:rsidR="005B5E46" w:rsidDel="00037790">
              <w:rPr>
                <w:noProof/>
                <w:webHidden/>
              </w:rPr>
              <w:delText>2</w:delText>
            </w:r>
          </w:del>
          <w:r w:rsidR="005B5E46">
            <w:rPr>
              <w:noProof/>
              <w:webHidden/>
            </w:rPr>
            <w:fldChar w:fldCharType="end"/>
          </w:r>
          <w:r>
            <w:rPr>
              <w:noProof/>
            </w:rPr>
            <w:fldChar w:fldCharType="end"/>
          </w:r>
        </w:p>
        <w:p w14:paraId="3030F308" w14:textId="36B2ECFC" w:rsidR="005B5E46" w:rsidRDefault="00037790">
          <w:pPr>
            <w:pStyle w:val="TOC2"/>
            <w:tabs>
              <w:tab w:val="right" w:leader="dot" w:pos="9350"/>
            </w:tabs>
            <w:rPr>
              <w:rFonts w:eastAsiaTheme="minorEastAsia"/>
              <w:noProof/>
            </w:rPr>
          </w:pPr>
          <w:r>
            <w:fldChar w:fldCharType="begin"/>
          </w:r>
          <w:r>
            <w:instrText xml:space="preserve"> HYPERLINK \l "_Toc48289464" </w:instrText>
          </w:r>
          <w:r>
            <w:fldChar w:fldCharType="separate"/>
          </w:r>
          <w:r w:rsidR="005B5E46" w:rsidRPr="00C624E8">
            <w:rPr>
              <w:rStyle w:val="Hyperlink"/>
              <w:noProof/>
            </w:rPr>
            <w:t>A different kind of community model</w:t>
          </w:r>
          <w:r w:rsidR="005B5E46">
            <w:rPr>
              <w:noProof/>
              <w:webHidden/>
            </w:rPr>
            <w:tab/>
          </w:r>
          <w:r w:rsidR="005B5E46">
            <w:rPr>
              <w:noProof/>
              <w:webHidden/>
            </w:rPr>
            <w:fldChar w:fldCharType="begin"/>
          </w:r>
          <w:r w:rsidR="005B5E46">
            <w:rPr>
              <w:noProof/>
              <w:webHidden/>
            </w:rPr>
            <w:instrText xml:space="preserve"> PAGEREF _Toc48289464 \h </w:instrText>
          </w:r>
          <w:r w:rsidR="005B5E46">
            <w:rPr>
              <w:noProof/>
              <w:webHidden/>
            </w:rPr>
          </w:r>
          <w:r w:rsidR="005B5E46">
            <w:rPr>
              <w:noProof/>
              <w:webHidden/>
            </w:rPr>
            <w:fldChar w:fldCharType="separate"/>
          </w:r>
          <w:ins w:id="14" w:author="David Conklin" w:date="2020-08-19T16:00:00Z">
            <w:r>
              <w:rPr>
                <w:noProof/>
                <w:webHidden/>
              </w:rPr>
              <w:t>3</w:t>
            </w:r>
          </w:ins>
          <w:del w:id="15" w:author="David Conklin" w:date="2020-08-19T16:00:00Z">
            <w:r w:rsidR="005B5E46" w:rsidDel="00037790">
              <w:rPr>
                <w:noProof/>
                <w:webHidden/>
              </w:rPr>
              <w:delText>2</w:delText>
            </w:r>
          </w:del>
          <w:r w:rsidR="005B5E46">
            <w:rPr>
              <w:noProof/>
              <w:webHidden/>
            </w:rPr>
            <w:fldChar w:fldCharType="end"/>
          </w:r>
          <w:r>
            <w:rPr>
              <w:noProof/>
            </w:rPr>
            <w:fldChar w:fldCharType="end"/>
          </w:r>
        </w:p>
        <w:p w14:paraId="60E85192" w14:textId="1AD5270F" w:rsidR="005B5E46" w:rsidRDefault="00037790">
          <w:pPr>
            <w:pStyle w:val="TOC2"/>
            <w:tabs>
              <w:tab w:val="right" w:leader="dot" w:pos="9350"/>
            </w:tabs>
            <w:rPr>
              <w:rFonts w:eastAsiaTheme="minorEastAsia"/>
              <w:noProof/>
            </w:rPr>
          </w:pPr>
          <w:r>
            <w:fldChar w:fldCharType="begin"/>
          </w:r>
          <w:r>
            <w:instrText xml:space="preserve"> HYPERLINK \l "_Toc48289465" </w:instrText>
          </w:r>
          <w:r>
            <w:fldChar w:fldCharType="separate"/>
          </w:r>
          <w:r w:rsidR="005B5E46" w:rsidRPr="00C624E8">
            <w:rPr>
              <w:rStyle w:val="Hyperlink"/>
              <w:noProof/>
            </w:rPr>
            <w:t>What CW3M is for</w:t>
          </w:r>
          <w:r w:rsidR="005B5E46">
            <w:rPr>
              <w:noProof/>
              <w:webHidden/>
            </w:rPr>
            <w:tab/>
          </w:r>
          <w:r w:rsidR="005B5E46">
            <w:rPr>
              <w:noProof/>
              <w:webHidden/>
            </w:rPr>
            <w:fldChar w:fldCharType="begin"/>
          </w:r>
          <w:r w:rsidR="005B5E46">
            <w:rPr>
              <w:noProof/>
              <w:webHidden/>
            </w:rPr>
            <w:instrText xml:space="preserve"> PAGEREF _Toc48289465 \h </w:instrText>
          </w:r>
          <w:r w:rsidR="005B5E46">
            <w:rPr>
              <w:noProof/>
              <w:webHidden/>
            </w:rPr>
          </w:r>
          <w:r w:rsidR="005B5E46">
            <w:rPr>
              <w:noProof/>
              <w:webHidden/>
            </w:rPr>
            <w:fldChar w:fldCharType="separate"/>
          </w:r>
          <w:ins w:id="16" w:author="David Conklin" w:date="2020-08-19T16:00:00Z">
            <w:r>
              <w:rPr>
                <w:noProof/>
                <w:webHidden/>
              </w:rPr>
              <w:t>3</w:t>
            </w:r>
          </w:ins>
          <w:del w:id="17" w:author="David Conklin" w:date="2020-08-19T16:00:00Z">
            <w:r w:rsidR="005B5E46" w:rsidDel="00037790">
              <w:rPr>
                <w:noProof/>
                <w:webHidden/>
              </w:rPr>
              <w:delText>2</w:delText>
            </w:r>
          </w:del>
          <w:r w:rsidR="005B5E46">
            <w:rPr>
              <w:noProof/>
              <w:webHidden/>
            </w:rPr>
            <w:fldChar w:fldCharType="end"/>
          </w:r>
          <w:r>
            <w:rPr>
              <w:noProof/>
            </w:rPr>
            <w:fldChar w:fldCharType="end"/>
          </w:r>
        </w:p>
        <w:p w14:paraId="4B8E3BCF" w14:textId="30F89007" w:rsidR="005B5E46" w:rsidRDefault="00037790">
          <w:pPr>
            <w:pStyle w:val="TOC2"/>
            <w:tabs>
              <w:tab w:val="right" w:leader="dot" w:pos="9350"/>
            </w:tabs>
            <w:rPr>
              <w:rFonts w:eastAsiaTheme="minorEastAsia"/>
              <w:noProof/>
            </w:rPr>
          </w:pPr>
          <w:r>
            <w:fldChar w:fldCharType="begin"/>
          </w:r>
          <w:r>
            <w:instrText xml:space="preserve"> HYPERLINK \l "_Toc48289466" </w:instrText>
          </w:r>
          <w:r>
            <w:fldChar w:fldCharType="separate"/>
          </w:r>
          <w:r w:rsidR="005B5E46" w:rsidRPr="00C624E8">
            <w:rPr>
              <w:rStyle w:val="Hyperlink"/>
              <w:noProof/>
            </w:rPr>
            <w:t>Management and maintenance</w:t>
          </w:r>
          <w:r w:rsidR="005B5E46">
            <w:rPr>
              <w:noProof/>
              <w:webHidden/>
            </w:rPr>
            <w:tab/>
          </w:r>
          <w:r w:rsidR="005B5E46">
            <w:rPr>
              <w:noProof/>
              <w:webHidden/>
            </w:rPr>
            <w:fldChar w:fldCharType="begin"/>
          </w:r>
          <w:r w:rsidR="005B5E46">
            <w:rPr>
              <w:noProof/>
              <w:webHidden/>
            </w:rPr>
            <w:instrText xml:space="preserve"> PAGEREF _Toc48289466 \h </w:instrText>
          </w:r>
          <w:r w:rsidR="005B5E46">
            <w:rPr>
              <w:noProof/>
              <w:webHidden/>
            </w:rPr>
          </w:r>
          <w:r w:rsidR="005B5E46">
            <w:rPr>
              <w:noProof/>
              <w:webHidden/>
            </w:rPr>
            <w:fldChar w:fldCharType="separate"/>
          </w:r>
          <w:ins w:id="18" w:author="David Conklin" w:date="2020-08-19T16:00:00Z">
            <w:r>
              <w:rPr>
                <w:noProof/>
                <w:webHidden/>
              </w:rPr>
              <w:t>4</w:t>
            </w:r>
          </w:ins>
          <w:del w:id="19" w:author="David Conklin" w:date="2020-08-19T16:00:00Z">
            <w:r w:rsidR="005B5E46" w:rsidDel="00037790">
              <w:rPr>
                <w:noProof/>
                <w:webHidden/>
              </w:rPr>
              <w:delText>3</w:delText>
            </w:r>
          </w:del>
          <w:r w:rsidR="005B5E46">
            <w:rPr>
              <w:noProof/>
              <w:webHidden/>
            </w:rPr>
            <w:fldChar w:fldCharType="end"/>
          </w:r>
          <w:r>
            <w:rPr>
              <w:noProof/>
            </w:rPr>
            <w:fldChar w:fldCharType="end"/>
          </w:r>
        </w:p>
        <w:p w14:paraId="2A995203" w14:textId="6349B058" w:rsidR="005B5E46" w:rsidRDefault="00037790">
          <w:pPr>
            <w:pStyle w:val="TOC1"/>
            <w:tabs>
              <w:tab w:val="right" w:leader="dot" w:pos="9350"/>
            </w:tabs>
            <w:rPr>
              <w:rFonts w:eastAsiaTheme="minorEastAsia"/>
              <w:noProof/>
            </w:rPr>
          </w:pPr>
          <w:r>
            <w:fldChar w:fldCharType="begin"/>
          </w:r>
          <w:r>
            <w:instrText xml:space="preserve"> HYPERLINK \l "_Toc48289467" </w:instrText>
          </w:r>
          <w:r>
            <w:fldChar w:fldCharType="separate"/>
          </w:r>
          <w:r w:rsidR="005B5E46" w:rsidRPr="00C624E8">
            <w:rPr>
              <w:rStyle w:val="Hyperlink"/>
              <w:noProof/>
            </w:rPr>
            <w:t>Study areas</w:t>
          </w:r>
          <w:r w:rsidR="005B5E46">
            <w:rPr>
              <w:noProof/>
              <w:webHidden/>
            </w:rPr>
            <w:tab/>
          </w:r>
          <w:r w:rsidR="005B5E46">
            <w:rPr>
              <w:noProof/>
              <w:webHidden/>
            </w:rPr>
            <w:fldChar w:fldCharType="begin"/>
          </w:r>
          <w:r w:rsidR="005B5E46">
            <w:rPr>
              <w:noProof/>
              <w:webHidden/>
            </w:rPr>
            <w:instrText xml:space="preserve"> PAGEREF _Toc48289467 \h </w:instrText>
          </w:r>
          <w:r w:rsidR="005B5E46">
            <w:rPr>
              <w:noProof/>
              <w:webHidden/>
            </w:rPr>
          </w:r>
          <w:r w:rsidR="005B5E46">
            <w:rPr>
              <w:noProof/>
              <w:webHidden/>
            </w:rPr>
            <w:fldChar w:fldCharType="separate"/>
          </w:r>
          <w:ins w:id="20" w:author="David Conklin" w:date="2020-08-19T16:00:00Z">
            <w:r>
              <w:rPr>
                <w:noProof/>
                <w:webHidden/>
              </w:rPr>
              <w:t>4</w:t>
            </w:r>
          </w:ins>
          <w:del w:id="21" w:author="David Conklin" w:date="2020-08-19T16:00:00Z">
            <w:r w:rsidR="005B5E46" w:rsidDel="00037790">
              <w:rPr>
                <w:noProof/>
                <w:webHidden/>
              </w:rPr>
              <w:delText>3</w:delText>
            </w:r>
          </w:del>
          <w:r w:rsidR="005B5E46">
            <w:rPr>
              <w:noProof/>
              <w:webHidden/>
            </w:rPr>
            <w:fldChar w:fldCharType="end"/>
          </w:r>
          <w:r>
            <w:rPr>
              <w:noProof/>
            </w:rPr>
            <w:fldChar w:fldCharType="end"/>
          </w:r>
        </w:p>
        <w:p w14:paraId="56EC0073" w14:textId="7DB980BF" w:rsidR="005B5E46" w:rsidRDefault="00037790">
          <w:pPr>
            <w:pStyle w:val="TOC2"/>
            <w:tabs>
              <w:tab w:val="right" w:leader="dot" w:pos="9350"/>
            </w:tabs>
            <w:rPr>
              <w:rFonts w:eastAsiaTheme="minorEastAsia"/>
              <w:noProof/>
            </w:rPr>
          </w:pPr>
          <w:r>
            <w:fldChar w:fldCharType="begin"/>
          </w:r>
          <w:r>
            <w:instrText xml:space="preserve"> HYPERLINK \l "_Toc48289468" </w:instrText>
          </w:r>
          <w:r>
            <w:fldChar w:fldCharType="separate"/>
          </w:r>
          <w:r w:rsidR="005B5E46" w:rsidRPr="00C624E8">
            <w:rPr>
              <w:rStyle w:val="Hyperlink"/>
              <w:noProof/>
            </w:rPr>
            <w:t>DataCW3M directory structure</w:t>
          </w:r>
          <w:r w:rsidR="005B5E46">
            <w:rPr>
              <w:noProof/>
              <w:webHidden/>
            </w:rPr>
            <w:tab/>
          </w:r>
          <w:r w:rsidR="005B5E46">
            <w:rPr>
              <w:noProof/>
              <w:webHidden/>
            </w:rPr>
            <w:fldChar w:fldCharType="begin"/>
          </w:r>
          <w:r w:rsidR="005B5E46">
            <w:rPr>
              <w:noProof/>
              <w:webHidden/>
            </w:rPr>
            <w:instrText xml:space="preserve"> PAGEREF _Toc48289468 \h </w:instrText>
          </w:r>
          <w:r w:rsidR="005B5E46">
            <w:rPr>
              <w:noProof/>
              <w:webHidden/>
            </w:rPr>
          </w:r>
          <w:r w:rsidR="005B5E46">
            <w:rPr>
              <w:noProof/>
              <w:webHidden/>
            </w:rPr>
            <w:fldChar w:fldCharType="separate"/>
          </w:r>
          <w:ins w:id="22" w:author="David Conklin" w:date="2020-08-19T16:00:00Z">
            <w:r>
              <w:rPr>
                <w:noProof/>
                <w:webHidden/>
              </w:rPr>
              <w:t>4</w:t>
            </w:r>
          </w:ins>
          <w:del w:id="23" w:author="David Conklin" w:date="2020-08-19T16:00:00Z">
            <w:r w:rsidR="005B5E46" w:rsidDel="00037790">
              <w:rPr>
                <w:noProof/>
                <w:webHidden/>
              </w:rPr>
              <w:delText>3</w:delText>
            </w:r>
          </w:del>
          <w:r w:rsidR="005B5E46">
            <w:rPr>
              <w:noProof/>
              <w:webHidden/>
            </w:rPr>
            <w:fldChar w:fldCharType="end"/>
          </w:r>
          <w:r>
            <w:rPr>
              <w:noProof/>
            </w:rPr>
            <w:fldChar w:fldCharType="end"/>
          </w:r>
        </w:p>
        <w:p w14:paraId="36DA20EE" w14:textId="4F91C628" w:rsidR="005B5E46" w:rsidRDefault="00037790">
          <w:pPr>
            <w:pStyle w:val="TOC2"/>
            <w:tabs>
              <w:tab w:val="right" w:leader="dot" w:pos="9350"/>
            </w:tabs>
            <w:rPr>
              <w:rFonts w:eastAsiaTheme="minorEastAsia"/>
              <w:noProof/>
            </w:rPr>
          </w:pPr>
          <w:r>
            <w:fldChar w:fldCharType="begin"/>
          </w:r>
          <w:r>
            <w:instrText xml:space="preserve"> HYPERLINK \l "_Toc48289469" </w:instrText>
          </w:r>
          <w:r>
            <w:fldChar w:fldCharType="separate"/>
          </w:r>
          <w:r w:rsidR="005B5E46" w:rsidRPr="00C624E8">
            <w:rPr>
              <w:rStyle w:val="Hyperlink"/>
              <w:noProof/>
            </w:rPr>
            <w:t>DataCW3M\ScenarioData directory structure</w:t>
          </w:r>
          <w:r w:rsidR="005B5E46">
            <w:rPr>
              <w:noProof/>
              <w:webHidden/>
            </w:rPr>
            <w:tab/>
          </w:r>
          <w:r w:rsidR="005B5E46">
            <w:rPr>
              <w:noProof/>
              <w:webHidden/>
            </w:rPr>
            <w:fldChar w:fldCharType="begin"/>
          </w:r>
          <w:r w:rsidR="005B5E46">
            <w:rPr>
              <w:noProof/>
              <w:webHidden/>
            </w:rPr>
            <w:instrText xml:space="preserve"> PAGEREF _Toc48289469 \h </w:instrText>
          </w:r>
          <w:r w:rsidR="005B5E46">
            <w:rPr>
              <w:noProof/>
              <w:webHidden/>
            </w:rPr>
          </w:r>
          <w:r w:rsidR="005B5E46">
            <w:rPr>
              <w:noProof/>
              <w:webHidden/>
            </w:rPr>
            <w:fldChar w:fldCharType="separate"/>
          </w:r>
          <w:ins w:id="24" w:author="David Conklin" w:date="2020-08-19T16:00:00Z">
            <w:r>
              <w:rPr>
                <w:noProof/>
                <w:webHidden/>
              </w:rPr>
              <w:t>5</w:t>
            </w:r>
          </w:ins>
          <w:del w:id="25" w:author="David Conklin" w:date="2020-08-19T16:00:00Z">
            <w:r w:rsidR="005B5E46" w:rsidDel="00037790">
              <w:rPr>
                <w:noProof/>
                <w:webHidden/>
              </w:rPr>
              <w:delText>4</w:delText>
            </w:r>
          </w:del>
          <w:r w:rsidR="005B5E46">
            <w:rPr>
              <w:noProof/>
              <w:webHidden/>
            </w:rPr>
            <w:fldChar w:fldCharType="end"/>
          </w:r>
          <w:r>
            <w:rPr>
              <w:noProof/>
            </w:rPr>
            <w:fldChar w:fldCharType="end"/>
          </w:r>
        </w:p>
        <w:p w14:paraId="692E2C8A" w14:textId="0F30217D" w:rsidR="005B5E46" w:rsidRDefault="00037790">
          <w:pPr>
            <w:pStyle w:val="TOC2"/>
            <w:tabs>
              <w:tab w:val="right" w:leader="dot" w:pos="9350"/>
            </w:tabs>
            <w:rPr>
              <w:rFonts w:eastAsiaTheme="minorEastAsia"/>
              <w:noProof/>
            </w:rPr>
          </w:pPr>
          <w:r>
            <w:fldChar w:fldCharType="begin"/>
          </w:r>
          <w:r>
            <w:instrText xml:space="preserve"> HYPERLINK \l "_Toc48289470" </w:instrText>
          </w:r>
          <w:r>
            <w:fldChar w:fldCharType="separate"/>
          </w:r>
          <w:r w:rsidR="005B5E46" w:rsidRPr="00C624E8">
            <w:rPr>
              <w:rStyle w:val="Hyperlink"/>
              <w:noProof/>
            </w:rPr>
            <w:t>DataCW3M\ScenarioData\&lt;scenario&gt; folder contents</w:t>
          </w:r>
          <w:r w:rsidR="005B5E46">
            <w:rPr>
              <w:noProof/>
              <w:webHidden/>
            </w:rPr>
            <w:tab/>
          </w:r>
          <w:r w:rsidR="005B5E46">
            <w:rPr>
              <w:noProof/>
              <w:webHidden/>
            </w:rPr>
            <w:fldChar w:fldCharType="begin"/>
          </w:r>
          <w:r w:rsidR="005B5E46">
            <w:rPr>
              <w:noProof/>
              <w:webHidden/>
            </w:rPr>
            <w:instrText xml:space="preserve"> PAGEREF _Toc48289470 \h </w:instrText>
          </w:r>
          <w:r w:rsidR="005B5E46">
            <w:rPr>
              <w:noProof/>
              <w:webHidden/>
            </w:rPr>
          </w:r>
          <w:r w:rsidR="005B5E46">
            <w:rPr>
              <w:noProof/>
              <w:webHidden/>
            </w:rPr>
            <w:fldChar w:fldCharType="separate"/>
          </w:r>
          <w:ins w:id="26" w:author="David Conklin" w:date="2020-08-19T16:00:00Z">
            <w:r>
              <w:rPr>
                <w:noProof/>
                <w:webHidden/>
              </w:rPr>
              <w:t>6</w:t>
            </w:r>
          </w:ins>
          <w:del w:id="27" w:author="David Conklin" w:date="2020-08-19T16:00:00Z">
            <w:r w:rsidR="005B5E46" w:rsidDel="00037790">
              <w:rPr>
                <w:noProof/>
                <w:webHidden/>
              </w:rPr>
              <w:delText>5</w:delText>
            </w:r>
          </w:del>
          <w:r w:rsidR="005B5E46">
            <w:rPr>
              <w:noProof/>
              <w:webHidden/>
            </w:rPr>
            <w:fldChar w:fldCharType="end"/>
          </w:r>
          <w:r>
            <w:rPr>
              <w:noProof/>
            </w:rPr>
            <w:fldChar w:fldCharType="end"/>
          </w:r>
        </w:p>
        <w:p w14:paraId="2B6FA16C" w14:textId="36567B25" w:rsidR="005B5E46" w:rsidRDefault="00037790">
          <w:pPr>
            <w:pStyle w:val="TOC2"/>
            <w:tabs>
              <w:tab w:val="right" w:leader="dot" w:pos="9350"/>
            </w:tabs>
            <w:rPr>
              <w:rFonts w:eastAsiaTheme="minorEastAsia"/>
              <w:noProof/>
            </w:rPr>
          </w:pPr>
          <w:r>
            <w:fldChar w:fldCharType="begin"/>
          </w:r>
          <w:r>
            <w:instrText xml:space="preserve"> HYPERLINK \l "_Toc48289471" </w:instrText>
          </w:r>
          <w:r>
            <w:fldChar w:fldCharType="separate"/>
          </w:r>
          <w:r w:rsidR="005B5E46" w:rsidRPr="00C624E8">
            <w:rPr>
              <w:rStyle w:val="Hyperlink"/>
              <w:noProof/>
            </w:rPr>
            <w:t>DataCW3M\&lt;study area&gt; folder contents</w:t>
          </w:r>
          <w:r w:rsidR="005B5E46">
            <w:rPr>
              <w:noProof/>
              <w:webHidden/>
            </w:rPr>
            <w:tab/>
          </w:r>
          <w:r w:rsidR="005B5E46">
            <w:rPr>
              <w:noProof/>
              <w:webHidden/>
            </w:rPr>
            <w:fldChar w:fldCharType="begin"/>
          </w:r>
          <w:r w:rsidR="005B5E46">
            <w:rPr>
              <w:noProof/>
              <w:webHidden/>
            </w:rPr>
            <w:instrText xml:space="preserve"> PAGEREF _Toc48289471 \h </w:instrText>
          </w:r>
          <w:r w:rsidR="005B5E46">
            <w:rPr>
              <w:noProof/>
              <w:webHidden/>
            </w:rPr>
          </w:r>
          <w:r w:rsidR="005B5E46">
            <w:rPr>
              <w:noProof/>
              <w:webHidden/>
            </w:rPr>
            <w:fldChar w:fldCharType="separate"/>
          </w:r>
          <w:ins w:id="28" w:author="David Conklin" w:date="2020-08-19T16:00:00Z">
            <w:r>
              <w:rPr>
                <w:noProof/>
                <w:webHidden/>
              </w:rPr>
              <w:t>6</w:t>
            </w:r>
          </w:ins>
          <w:del w:id="29" w:author="David Conklin" w:date="2020-08-19T16:00:00Z">
            <w:r w:rsidR="005B5E46" w:rsidDel="00037790">
              <w:rPr>
                <w:noProof/>
                <w:webHidden/>
              </w:rPr>
              <w:delText>5</w:delText>
            </w:r>
          </w:del>
          <w:r w:rsidR="005B5E46">
            <w:rPr>
              <w:noProof/>
              <w:webHidden/>
            </w:rPr>
            <w:fldChar w:fldCharType="end"/>
          </w:r>
          <w:r>
            <w:rPr>
              <w:noProof/>
            </w:rPr>
            <w:fldChar w:fldCharType="end"/>
          </w:r>
        </w:p>
        <w:p w14:paraId="7490664D" w14:textId="7001A7CA" w:rsidR="005B5E46" w:rsidRDefault="00037790">
          <w:pPr>
            <w:pStyle w:val="TOC1"/>
            <w:tabs>
              <w:tab w:val="right" w:leader="dot" w:pos="9350"/>
            </w:tabs>
            <w:rPr>
              <w:rFonts w:eastAsiaTheme="minorEastAsia"/>
              <w:noProof/>
            </w:rPr>
          </w:pPr>
          <w:r>
            <w:fldChar w:fldCharType="begin"/>
          </w:r>
          <w:r>
            <w:instrText xml:space="preserve"> HYPERLINK \l "_Toc48289472" </w:instrText>
          </w:r>
          <w:r>
            <w:fldChar w:fldCharType="separate"/>
          </w:r>
          <w:r w:rsidR="005B5E46" w:rsidRPr="00C624E8">
            <w:rPr>
              <w:rStyle w:val="Hyperlink"/>
              <w:noProof/>
            </w:rPr>
            <w:t>Calendar conventions</w:t>
          </w:r>
          <w:r w:rsidR="005B5E46">
            <w:rPr>
              <w:noProof/>
              <w:webHidden/>
            </w:rPr>
            <w:tab/>
          </w:r>
          <w:r w:rsidR="005B5E46">
            <w:rPr>
              <w:noProof/>
              <w:webHidden/>
            </w:rPr>
            <w:fldChar w:fldCharType="begin"/>
          </w:r>
          <w:r w:rsidR="005B5E46">
            <w:rPr>
              <w:noProof/>
              <w:webHidden/>
            </w:rPr>
            <w:instrText xml:space="preserve"> PAGEREF _Toc48289472 \h </w:instrText>
          </w:r>
          <w:r w:rsidR="005B5E46">
            <w:rPr>
              <w:noProof/>
              <w:webHidden/>
            </w:rPr>
          </w:r>
          <w:r w:rsidR="005B5E46">
            <w:rPr>
              <w:noProof/>
              <w:webHidden/>
            </w:rPr>
            <w:fldChar w:fldCharType="separate"/>
          </w:r>
          <w:ins w:id="30" w:author="David Conklin" w:date="2020-08-19T16:00:00Z">
            <w:r>
              <w:rPr>
                <w:noProof/>
                <w:webHidden/>
              </w:rPr>
              <w:t>12</w:t>
            </w:r>
          </w:ins>
          <w:del w:id="31" w:author="David Conklin" w:date="2020-08-19T16:00:00Z">
            <w:r w:rsidR="005B5E46" w:rsidDel="00037790">
              <w:rPr>
                <w:noProof/>
                <w:webHidden/>
              </w:rPr>
              <w:delText>11</w:delText>
            </w:r>
          </w:del>
          <w:r w:rsidR="005B5E46">
            <w:rPr>
              <w:noProof/>
              <w:webHidden/>
            </w:rPr>
            <w:fldChar w:fldCharType="end"/>
          </w:r>
          <w:r>
            <w:rPr>
              <w:noProof/>
            </w:rPr>
            <w:fldChar w:fldCharType="end"/>
          </w:r>
        </w:p>
        <w:p w14:paraId="62B18F68" w14:textId="23FC125B" w:rsidR="005B5E46" w:rsidRDefault="00037790">
          <w:pPr>
            <w:pStyle w:val="TOC2"/>
            <w:tabs>
              <w:tab w:val="right" w:leader="dot" w:pos="9350"/>
            </w:tabs>
            <w:rPr>
              <w:rFonts w:eastAsiaTheme="minorEastAsia"/>
              <w:noProof/>
            </w:rPr>
          </w:pPr>
          <w:r>
            <w:fldChar w:fldCharType="begin"/>
          </w:r>
          <w:r>
            <w:instrText xml:space="preserve"> HYPERLINK \l "_Toc48289473" </w:instrText>
          </w:r>
          <w:r>
            <w:fldChar w:fldCharType="separate"/>
          </w:r>
          <w:r w:rsidR="005B5E46" w:rsidRPr="00C624E8">
            <w:rPr>
              <w:rStyle w:val="Hyperlink"/>
              <w:noProof/>
            </w:rPr>
            <w:t>Water years</w:t>
          </w:r>
          <w:r w:rsidR="005B5E46">
            <w:rPr>
              <w:noProof/>
              <w:webHidden/>
            </w:rPr>
            <w:tab/>
          </w:r>
          <w:r w:rsidR="005B5E46">
            <w:rPr>
              <w:noProof/>
              <w:webHidden/>
            </w:rPr>
            <w:fldChar w:fldCharType="begin"/>
          </w:r>
          <w:r w:rsidR="005B5E46">
            <w:rPr>
              <w:noProof/>
              <w:webHidden/>
            </w:rPr>
            <w:instrText xml:space="preserve"> PAGEREF _Toc48289473 \h </w:instrText>
          </w:r>
          <w:r w:rsidR="005B5E46">
            <w:rPr>
              <w:noProof/>
              <w:webHidden/>
            </w:rPr>
          </w:r>
          <w:r w:rsidR="005B5E46">
            <w:rPr>
              <w:noProof/>
              <w:webHidden/>
            </w:rPr>
            <w:fldChar w:fldCharType="separate"/>
          </w:r>
          <w:ins w:id="32" w:author="David Conklin" w:date="2020-08-19T16:00:00Z">
            <w:r>
              <w:rPr>
                <w:noProof/>
                <w:webHidden/>
              </w:rPr>
              <w:t>12</w:t>
            </w:r>
          </w:ins>
          <w:del w:id="33" w:author="David Conklin" w:date="2020-08-19T16:00:00Z">
            <w:r w:rsidR="005B5E46" w:rsidDel="00037790">
              <w:rPr>
                <w:noProof/>
                <w:webHidden/>
              </w:rPr>
              <w:delText>11</w:delText>
            </w:r>
          </w:del>
          <w:r w:rsidR="005B5E46">
            <w:rPr>
              <w:noProof/>
              <w:webHidden/>
            </w:rPr>
            <w:fldChar w:fldCharType="end"/>
          </w:r>
          <w:r>
            <w:rPr>
              <w:noProof/>
            </w:rPr>
            <w:fldChar w:fldCharType="end"/>
          </w:r>
        </w:p>
        <w:p w14:paraId="50D7774D" w14:textId="24A7D993" w:rsidR="005B5E46" w:rsidRDefault="00037790">
          <w:pPr>
            <w:pStyle w:val="TOC1"/>
            <w:tabs>
              <w:tab w:val="right" w:leader="dot" w:pos="9350"/>
            </w:tabs>
            <w:rPr>
              <w:rFonts w:eastAsiaTheme="minorEastAsia"/>
              <w:noProof/>
            </w:rPr>
          </w:pPr>
          <w:r>
            <w:fldChar w:fldCharType="begin"/>
          </w:r>
          <w:r>
            <w:instrText xml:space="preserve"> HYPERLINK \l "_Toc48289474" </w:instrText>
          </w:r>
          <w:r>
            <w:fldChar w:fldCharType="separate"/>
          </w:r>
          <w:r w:rsidR="005B5E46" w:rsidRPr="00C624E8">
            <w:rPr>
              <w:rStyle w:val="Hyperlink"/>
              <w:noProof/>
            </w:rPr>
            <w:t>Climate data</w:t>
          </w:r>
          <w:r w:rsidR="005B5E46">
            <w:rPr>
              <w:noProof/>
              <w:webHidden/>
            </w:rPr>
            <w:tab/>
          </w:r>
          <w:r w:rsidR="005B5E46">
            <w:rPr>
              <w:noProof/>
              <w:webHidden/>
            </w:rPr>
            <w:fldChar w:fldCharType="begin"/>
          </w:r>
          <w:r w:rsidR="005B5E46">
            <w:rPr>
              <w:noProof/>
              <w:webHidden/>
            </w:rPr>
            <w:instrText xml:space="preserve"> PAGEREF _Toc48289474 \h </w:instrText>
          </w:r>
          <w:r w:rsidR="005B5E46">
            <w:rPr>
              <w:noProof/>
              <w:webHidden/>
            </w:rPr>
          </w:r>
          <w:r w:rsidR="005B5E46">
            <w:rPr>
              <w:noProof/>
              <w:webHidden/>
            </w:rPr>
            <w:fldChar w:fldCharType="separate"/>
          </w:r>
          <w:ins w:id="34" w:author="David Conklin" w:date="2020-08-19T16:00:00Z">
            <w:r>
              <w:rPr>
                <w:noProof/>
                <w:webHidden/>
              </w:rPr>
              <w:t>12</w:t>
            </w:r>
          </w:ins>
          <w:del w:id="35" w:author="David Conklin" w:date="2020-08-19T16:00:00Z">
            <w:r w:rsidR="005B5E46" w:rsidDel="00037790">
              <w:rPr>
                <w:noProof/>
                <w:webHidden/>
              </w:rPr>
              <w:delText>11</w:delText>
            </w:r>
          </w:del>
          <w:r w:rsidR="005B5E46">
            <w:rPr>
              <w:noProof/>
              <w:webHidden/>
            </w:rPr>
            <w:fldChar w:fldCharType="end"/>
          </w:r>
          <w:r>
            <w:rPr>
              <w:noProof/>
            </w:rPr>
            <w:fldChar w:fldCharType="end"/>
          </w:r>
        </w:p>
        <w:p w14:paraId="75089BBD" w14:textId="38F35613" w:rsidR="005B5E46" w:rsidRDefault="00037790">
          <w:pPr>
            <w:pStyle w:val="TOC2"/>
            <w:tabs>
              <w:tab w:val="right" w:leader="dot" w:pos="9350"/>
            </w:tabs>
            <w:rPr>
              <w:rFonts w:eastAsiaTheme="minorEastAsia"/>
              <w:noProof/>
            </w:rPr>
          </w:pPr>
          <w:r>
            <w:fldChar w:fldCharType="begin"/>
          </w:r>
          <w:r>
            <w:instrText xml:space="preserve"> HYPERLINK \l "_Toc48289475" </w:instrText>
          </w:r>
          <w:r>
            <w:fldChar w:fldCharType="separate"/>
          </w:r>
          <w:r w:rsidR="005B5E46" w:rsidRPr="00C624E8">
            <w:rPr>
              <w:rStyle w:val="Hyperlink"/>
              <w:noProof/>
            </w:rPr>
            <w:t>Numbered climate scenarios in the model</w:t>
          </w:r>
          <w:r w:rsidR="005B5E46">
            <w:rPr>
              <w:noProof/>
              <w:webHidden/>
            </w:rPr>
            <w:tab/>
          </w:r>
          <w:r w:rsidR="005B5E46">
            <w:rPr>
              <w:noProof/>
              <w:webHidden/>
            </w:rPr>
            <w:fldChar w:fldCharType="begin"/>
          </w:r>
          <w:r w:rsidR="005B5E46">
            <w:rPr>
              <w:noProof/>
              <w:webHidden/>
            </w:rPr>
            <w:instrText xml:space="preserve"> PAGEREF _Toc48289475 \h </w:instrText>
          </w:r>
          <w:r w:rsidR="005B5E46">
            <w:rPr>
              <w:noProof/>
              <w:webHidden/>
            </w:rPr>
          </w:r>
          <w:r w:rsidR="005B5E46">
            <w:rPr>
              <w:noProof/>
              <w:webHidden/>
            </w:rPr>
            <w:fldChar w:fldCharType="separate"/>
          </w:r>
          <w:ins w:id="36" w:author="David Conklin" w:date="2020-08-19T16:00:00Z">
            <w:r>
              <w:rPr>
                <w:noProof/>
                <w:webHidden/>
              </w:rPr>
              <w:t>12</w:t>
            </w:r>
          </w:ins>
          <w:del w:id="37" w:author="David Conklin" w:date="2020-08-19T16:00:00Z">
            <w:r w:rsidR="005B5E46" w:rsidDel="00037790">
              <w:rPr>
                <w:noProof/>
                <w:webHidden/>
              </w:rPr>
              <w:delText>11</w:delText>
            </w:r>
          </w:del>
          <w:r w:rsidR="005B5E46">
            <w:rPr>
              <w:noProof/>
              <w:webHidden/>
            </w:rPr>
            <w:fldChar w:fldCharType="end"/>
          </w:r>
          <w:r>
            <w:rPr>
              <w:noProof/>
            </w:rPr>
            <w:fldChar w:fldCharType="end"/>
          </w:r>
        </w:p>
        <w:p w14:paraId="664B8889" w14:textId="4A402CEE" w:rsidR="005B5E46" w:rsidRDefault="00037790">
          <w:pPr>
            <w:pStyle w:val="TOC2"/>
            <w:tabs>
              <w:tab w:val="right" w:leader="dot" w:pos="9350"/>
            </w:tabs>
            <w:rPr>
              <w:rFonts w:eastAsiaTheme="minorEastAsia"/>
              <w:noProof/>
            </w:rPr>
          </w:pPr>
          <w:r>
            <w:fldChar w:fldCharType="begin"/>
          </w:r>
          <w:r>
            <w:instrText xml:space="preserve"> HYPERLINK \l "_Toc48289476" </w:instrText>
          </w:r>
          <w:r>
            <w:fldChar w:fldCharType="separate"/>
          </w:r>
          <w:r w:rsidR="005B5E46" w:rsidRPr="00C624E8">
            <w:rPr>
              <w:rStyle w:val="Hyperlink"/>
              <w:noProof/>
            </w:rPr>
            <w:t>Monthly and seasonal weather data</w:t>
          </w:r>
          <w:r w:rsidR="005B5E46">
            <w:rPr>
              <w:noProof/>
              <w:webHidden/>
            </w:rPr>
            <w:tab/>
          </w:r>
          <w:r w:rsidR="005B5E46">
            <w:rPr>
              <w:noProof/>
              <w:webHidden/>
            </w:rPr>
            <w:fldChar w:fldCharType="begin"/>
          </w:r>
          <w:r w:rsidR="005B5E46">
            <w:rPr>
              <w:noProof/>
              <w:webHidden/>
            </w:rPr>
            <w:instrText xml:space="preserve"> PAGEREF _Toc48289476 \h </w:instrText>
          </w:r>
          <w:r w:rsidR="005B5E46">
            <w:rPr>
              <w:noProof/>
              <w:webHidden/>
            </w:rPr>
          </w:r>
          <w:r w:rsidR="005B5E46">
            <w:rPr>
              <w:noProof/>
              <w:webHidden/>
            </w:rPr>
            <w:fldChar w:fldCharType="separate"/>
          </w:r>
          <w:ins w:id="38" w:author="David Conklin" w:date="2020-08-19T16:00:00Z">
            <w:r>
              <w:rPr>
                <w:noProof/>
                <w:webHidden/>
              </w:rPr>
              <w:t>13</w:t>
            </w:r>
          </w:ins>
          <w:del w:id="39" w:author="David Conklin" w:date="2020-08-19T16:00:00Z">
            <w:r w:rsidR="005B5E46" w:rsidDel="00037790">
              <w:rPr>
                <w:noProof/>
                <w:webHidden/>
              </w:rPr>
              <w:delText>12</w:delText>
            </w:r>
          </w:del>
          <w:r w:rsidR="005B5E46">
            <w:rPr>
              <w:noProof/>
              <w:webHidden/>
            </w:rPr>
            <w:fldChar w:fldCharType="end"/>
          </w:r>
          <w:r>
            <w:rPr>
              <w:noProof/>
            </w:rPr>
            <w:fldChar w:fldCharType="end"/>
          </w:r>
        </w:p>
        <w:p w14:paraId="7AC1D8BE" w14:textId="30F532B9" w:rsidR="005B5E46" w:rsidRDefault="00037790">
          <w:pPr>
            <w:pStyle w:val="TOC2"/>
            <w:tabs>
              <w:tab w:val="right" w:leader="dot" w:pos="9350"/>
            </w:tabs>
            <w:rPr>
              <w:rFonts w:eastAsiaTheme="minorEastAsia"/>
              <w:noProof/>
            </w:rPr>
          </w:pPr>
          <w:r>
            <w:fldChar w:fldCharType="begin"/>
          </w:r>
          <w:r>
            <w:instrText xml:space="preserve"> HYPERLINK \l "_Toc48289477" </w:instrText>
          </w:r>
          <w:r>
            <w:fldChar w:fldCharType="separate"/>
          </w:r>
          <w:r w:rsidR="005B5E46" w:rsidRPr="00C624E8">
            <w:rPr>
              <w:rStyle w:val="Hyperlink"/>
              <w:noProof/>
            </w:rPr>
            <w:t>Climate data grids</w:t>
          </w:r>
          <w:r w:rsidR="005B5E46">
            <w:rPr>
              <w:noProof/>
              <w:webHidden/>
            </w:rPr>
            <w:tab/>
          </w:r>
          <w:r w:rsidR="005B5E46">
            <w:rPr>
              <w:noProof/>
              <w:webHidden/>
            </w:rPr>
            <w:fldChar w:fldCharType="begin"/>
          </w:r>
          <w:r w:rsidR="005B5E46">
            <w:rPr>
              <w:noProof/>
              <w:webHidden/>
            </w:rPr>
            <w:instrText xml:space="preserve"> PAGEREF _Toc48289477 \h </w:instrText>
          </w:r>
          <w:r w:rsidR="005B5E46">
            <w:rPr>
              <w:noProof/>
              <w:webHidden/>
            </w:rPr>
          </w:r>
          <w:r w:rsidR="005B5E46">
            <w:rPr>
              <w:noProof/>
              <w:webHidden/>
            </w:rPr>
            <w:fldChar w:fldCharType="separate"/>
          </w:r>
          <w:ins w:id="40" w:author="David Conklin" w:date="2020-08-19T16:00:00Z">
            <w:r>
              <w:rPr>
                <w:noProof/>
                <w:webHidden/>
              </w:rPr>
              <w:t>14</w:t>
            </w:r>
          </w:ins>
          <w:del w:id="41" w:author="David Conklin" w:date="2020-08-19T16:00:00Z">
            <w:r w:rsidR="005B5E46" w:rsidDel="00037790">
              <w:rPr>
                <w:noProof/>
                <w:webHidden/>
              </w:rPr>
              <w:delText>13</w:delText>
            </w:r>
          </w:del>
          <w:r w:rsidR="005B5E46">
            <w:rPr>
              <w:noProof/>
              <w:webHidden/>
            </w:rPr>
            <w:fldChar w:fldCharType="end"/>
          </w:r>
          <w:r>
            <w:rPr>
              <w:noProof/>
            </w:rPr>
            <w:fldChar w:fldCharType="end"/>
          </w:r>
        </w:p>
        <w:p w14:paraId="79A4DD37" w14:textId="409C8318" w:rsidR="005B5E46" w:rsidRDefault="00037790">
          <w:pPr>
            <w:pStyle w:val="TOC3"/>
            <w:tabs>
              <w:tab w:val="right" w:leader="dot" w:pos="9350"/>
            </w:tabs>
            <w:rPr>
              <w:rFonts w:eastAsiaTheme="minorEastAsia"/>
              <w:noProof/>
            </w:rPr>
          </w:pPr>
          <w:r>
            <w:fldChar w:fldCharType="begin"/>
          </w:r>
          <w:r>
            <w:instrText xml:space="preserve"> HYPERLINK \l "_Toc48289478" </w:instrText>
          </w:r>
          <w:r>
            <w:fldChar w:fldCharType="separate"/>
          </w:r>
          <w:r w:rsidR="005B5E46" w:rsidRPr="00C624E8">
            <w:rPr>
              <w:rStyle w:val="Hyperlink"/>
              <w:noProof/>
            </w:rPr>
            <w:t>The WW2100 climate grid</w:t>
          </w:r>
          <w:r w:rsidR="005B5E46">
            <w:rPr>
              <w:noProof/>
              <w:webHidden/>
            </w:rPr>
            <w:tab/>
          </w:r>
          <w:r w:rsidR="005B5E46">
            <w:rPr>
              <w:noProof/>
              <w:webHidden/>
            </w:rPr>
            <w:fldChar w:fldCharType="begin"/>
          </w:r>
          <w:r w:rsidR="005B5E46">
            <w:rPr>
              <w:noProof/>
              <w:webHidden/>
            </w:rPr>
            <w:instrText xml:space="preserve"> PAGEREF _Toc48289478 \h </w:instrText>
          </w:r>
          <w:r w:rsidR="005B5E46">
            <w:rPr>
              <w:noProof/>
              <w:webHidden/>
            </w:rPr>
          </w:r>
          <w:r w:rsidR="005B5E46">
            <w:rPr>
              <w:noProof/>
              <w:webHidden/>
            </w:rPr>
            <w:fldChar w:fldCharType="separate"/>
          </w:r>
          <w:ins w:id="42" w:author="David Conklin" w:date="2020-08-19T16:00:00Z">
            <w:r>
              <w:rPr>
                <w:noProof/>
                <w:webHidden/>
              </w:rPr>
              <w:t>14</w:t>
            </w:r>
          </w:ins>
          <w:del w:id="43" w:author="David Conklin" w:date="2020-08-19T16:00:00Z">
            <w:r w:rsidR="005B5E46" w:rsidDel="00037790">
              <w:rPr>
                <w:noProof/>
                <w:webHidden/>
              </w:rPr>
              <w:delText>13</w:delText>
            </w:r>
          </w:del>
          <w:r w:rsidR="005B5E46">
            <w:rPr>
              <w:noProof/>
              <w:webHidden/>
            </w:rPr>
            <w:fldChar w:fldCharType="end"/>
          </w:r>
          <w:r>
            <w:rPr>
              <w:noProof/>
            </w:rPr>
            <w:fldChar w:fldCharType="end"/>
          </w:r>
        </w:p>
        <w:p w14:paraId="44C79246" w14:textId="675950D5" w:rsidR="005B5E46" w:rsidRDefault="00037790">
          <w:pPr>
            <w:pStyle w:val="TOC3"/>
            <w:tabs>
              <w:tab w:val="right" w:leader="dot" w:pos="9350"/>
            </w:tabs>
            <w:rPr>
              <w:rFonts w:eastAsiaTheme="minorEastAsia"/>
              <w:noProof/>
            </w:rPr>
          </w:pPr>
          <w:r>
            <w:fldChar w:fldCharType="begin"/>
          </w:r>
          <w:r>
            <w:instrText xml:space="preserve"> HYPERLINK \l "_Toc48289479" </w:instrText>
          </w:r>
          <w:r>
            <w:fldChar w:fldCharType="separate"/>
          </w:r>
          <w:r w:rsidR="005B5E46" w:rsidRPr="00C624E8">
            <w:rPr>
              <w:rStyle w:val="Hyperlink"/>
              <w:noProof/>
            </w:rPr>
            <w:t>The v2 climate grid</w:t>
          </w:r>
          <w:r w:rsidR="005B5E46">
            <w:rPr>
              <w:noProof/>
              <w:webHidden/>
            </w:rPr>
            <w:tab/>
          </w:r>
          <w:r w:rsidR="005B5E46">
            <w:rPr>
              <w:noProof/>
              <w:webHidden/>
            </w:rPr>
            <w:fldChar w:fldCharType="begin"/>
          </w:r>
          <w:r w:rsidR="005B5E46">
            <w:rPr>
              <w:noProof/>
              <w:webHidden/>
            </w:rPr>
            <w:instrText xml:space="preserve"> PAGEREF _Toc48289479 \h </w:instrText>
          </w:r>
          <w:r w:rsidR="005B5E46">
            <w:rPr>
              <w:noProof/>
              <w:webHidden/>
            </w:rPr>
          </w:r>
          <w:r w:rsidR="005B5E46">
            <w:rPr>
              <w:noProof/>
              <w:webHidden/>
            </w:rPr>
            <w:fldChar w:fldCharType="separate"/>
          </w:r>
          <w:ins w:id="44" w:author="David Conklin" w:date="2020-08-19T16:00:00Z">
            <w:r>
              <w:rPr>
                <w:noProof/>
                <w:webHidden/>
              </w:rPr>
              <w:t>15</w:t>
            </w:r>
          </w:ins>
          <w:del w:id="45" w:author="David Conklin" w:date="2020-08-19T16:00:00Z">
            <w:r w:rsidR="005B5E46" w:rsidDel="00037790">
              <w:rPr>
                <w:noProof/>
                <w:webHidden/>
              </w:rPr>
              <w:delText>14</w:delText>
            </w:r>
          </w:del>
          <w:r w:rsidR="005B5E46">
            <w:rPr>
              <w:noProof/>
              <w:webHidden/>
            </w:rPr>
            <w:fldChar w:fldCharType="end"/>
          </w:r>
          <w:r>
            <w:rPr>
              <w:noProof/>
            </w:rPr>
            <w:fldChar w:fldCharType="end"/>
          </w:r>
        </w:p>
        <w:p w14:paraId="374354AE" w14:textId="67F4126A" w:rsidR="005B5E46" w:rsidRDefault="00037790">
          <w:pPr>
            <w:pStyle w:val="TOC2"/>
            <w:tabs>
              <w:tab w:val="right" w:leader="dot" w:pos="9350"/>
            </w:tabs>
            <w:rPr>
              <w:rFonts w:eastAsiaTheme="minorEastAsia"/>
              <w:noProof/>
            </w:rPr>
          </w:pPr>
          <w:r>
            <w:fldChar w:fldCharType="begin"/>
          </w:r>
          <w:r>
            <w:instrText xml:space="preserve"> HYPERLINK \l "_Toc48289480" </w:instrText>
          </w:r>
          <w:r>
            <w:fldChar w:fldCharType="separate"/>
          </w:r>
          <w:r w:rsidR="005B5E46" w:rsidRPr="00C624E8">
            <w:rPr>
              <w:rStyle w:val="Hyperlink"/>
              <w:noProof/>
            </w:rPr>
            <w:t>How climate data is looked up</w:t>
          </w:r>
          <w:r w:rsidR="005B5E46">
            <w:rPr>
              <w:noProof/>
              <w:webHidden/>
            </w:rPr>
            <w:tab/>
          </w:r>
          <w:r w:rsidR="005B5E46">
            <w:rPr>
              <w:noProof/>
              <w:webHidden/>
            </w:rPr>
            <w:fldChar w:fldCharType="begin"/>
          </w:r>
          <w:r w:rsidR="005B5E46">
            <w:rPr>
              <w:noProof/>
              <w:webHidden/>
            </w:rPr>
            <w:instrText xml:space="preserve"> PAGEREF _Toc48289480 \h </w:instrText>
          </w:r>
          <w:r w:rsidR="005B5E46">
            <w:rPr>
              <w:noProof/>
              <w:webHidden/>
            </w:rPr>
          </w:r>
          <w:r w:rsidR="005B5E46">
            <w:rPr>
              <w:noProof/>
              <w:webHidden/>
            </w:rPr>
            <w:fldChar w:fldCharType="separate"/>
          </w:r>
          <w:ins w:id="46" w:author="David Conklin" w:date="2020-08-19T16:00:00Z">
            <w:r>
              <w:rPr>
                <w:noProof/>
                <w:webHidden/>
              </w:rPr>
              <w:t>15</w:t>
            </w:r>
          </w:ins>
          <w:del w:id="47" w:author="David Conklin" w:date="2020-08-19T16:00:00Z">
            <w:r w:rsidR="005B5E46" w:rsidDel="00037790">
              <w:rPr>
                <w:noProof/>
                <w:webHidden/>
              </w:rPr>
              <w:delText>14</w:delText>
            </w:r>
          </w:del>
          <w:r w:rsidR="005B5E46">
            <w:rPr>
              <w:noProof/>
              <w:webHidden/>
            </w:rPr>
            <w:fldChar w:fldCharType="end"/>
          </w:r>
          <w:r>
            <w:rPr>
              <w:noProof/>
            </w:rPr>
            <w:fldChar w:fldCharType="end"/>
          </w:r>
        </w:p>
        <w:p w14:paraId="2D147B77" w14:textId="79BFCF13" w:rsidR="005B5E46" w:rsidRDefault="00037790">
          <w:pPr>
            <w:pStyle w:val="TOC2"/>
            <w:tabs>
              <w:tab w:val="right" w:leader="dot" w:pos="9350"/>
            </w:tabs>
            <w:rPr>
              <w:rFonts w:eastAsiaTheme="minorEastAsia"/>
              <w:noProof/>
            </w:rPr>
          </w:pPr>
          <w:r>
            <w:fldChar w:fldCharType="begin"/>
          </w:r>
          <w:r>
            <w:instrText xml:space="preserve"> HYPERLINK \l "_Toc48289481" </w:instrText>
          </w:r>
          <w:r>
            <w:fldChar w:fldCharType="separate"/>
          </w:r>
          <w:r w:rsidR="005B5E46" w:rsidRPr="00C624E8">
            <w:rPr>
              <w:rStyle w:val="Hyperlink"/>
              <w:noProof/>
            </w:rPr>
            <w:t>What is in a climate dataset</w:t>
          </w:r>
          <w:r w:rsidR="005B5E46">
            <w:rPr>
              <w:noProof/>
              <w:webHidden/>
            </w:rPr>
            <w:tab/>
          </w:r>
          <w:r w:rsidR="005B5E46">
            <w:rPr>
              <w:noProof/>
              <w:webHidden/>
            </w:rPr>
            <w:fldChar w:fldCharType="begin"/>
          </w:r>
          <w:r w:rsidR="005B5E46">
            <w:rPr>
              <w:noProof/>
              <w:webHidden/>
            </w:rPr>
            <w:instrText xml:space="preserve"> PAGEREF _Toc48289481 \h </w:instrText>
          </w:r>
          <w:r w:rsidR="005B5E46">
            <w:rPr>
              <w:noProof/>
              <w:webHidden/>
            </w:rPr>
          </w:r>
          <w:r w:rsidR="005B5E46">
            <w:rPr>
              <w:noProof/>
              <w:webHidden/>
            </w:rPr>
            <w:fldChar w:fldCharType="separate"/>
          </w:r>
          <w:ins w:id="48" w:author="David Conklin" w:date="2020-08-19T16:00:00Z">
            <w:r>
              <w:rPr>
                <w:noProof/>
                <w:webHidden/>
              </w:rPr>
              <w:t>15</w:t>
            </w:r>
          </w:ins>
          <w:del w:id="49" w:author="David Conklin" w:date="2020-08-19T16:00:00Z">
            <w:r w:rsidR="005B5E46" w:rsidDel="00037790">
              <w:rPr>
                <w:noProof/>
                <w:webHidden/>
              </w:rPr>
              <w:delText>14</w:delText>
            </w:r>
          </w:del>
          <w:r w:rsidR="005B5E46">
            <w:rPr>
              <w:noProof/>
              <w:webHidden/>
            </w:rPr>
            <w:fldChar w:fldCharType="end"/>
          </w:r>
          <w:r>
            <w:rPr>
              <w:noProof/>
            </w:rPr>
            <w:fldChar w:fldCharType="end"/>
          </w:r>
        </w:p>
        <w:p w14:paraId="05D15F6C" w14:textId="6C787085" w:rsidR="005B5E46" w:rsidRDefault="00037790">
          <w:pPr>
            <w:pStyle w:val="TOC1"/>
            <w:tabs>
              <w:tab w:val="right" w:leader="dot" w:pos="9350"/>
            </w:tabs>
            <w:rPr>
              <w:rFonts w:eastAsiaTheme="minorEastAsia"/>
              <w:noProof/>
            </w:rPr>
          </w:pPr>
          <w:r>
            <w:fldChar w:fldCharType="begin"/>
          </w:r>
          <w:r>
            <w:instrText xml:space="preserve"> HYPERLINK \l "_Toc48289482" </w:instrText>
          </w:r>
          <w:r>
            <w:fldChar w:fldCharType="separate"/>
          </w:r>
          <w:r w:rsidR="005B5E46" w:rsidRPr="00C624E8">
            <w:rPr>
              <w:rStyle w:val="Hyperlink"/>
              <w:noProof/>
            </w:rPr>
            <w:t>Water rights</w:t>
          </w:r>
          <w:r w:rsidR="005B5E46">
            <w:rPr>
              <w:noProof/>
              <w:webHidden/>
            </w:rPr>
            <w:tab/>
          </w:r>
          <w:r w:rsidR="005B5E46">
            <w:rPr>
              <w:noProof/>
              <w:webHidden/>
            </w:rPr>
            <w:fldChar w:fldCharType="begin"/>
          </w:r>
          <w:r w:rsidR="005B5E46">
            <w:rPr>
              <w:noProof/>
              <w:webHidden/>
            </w:rPr>
            <w:instrText xml:space="preserve"> PAGEREF _Toc48289482 \h </w:instrText>
          </w:r>
          <w:r w:rsidR="005B5E46">
            <w:rPr>
              <w:noProof/>
              <w:webHidden/>
            </w:rPr>
          </w:r>
          <w:r w:rsidR="005B5E46">
            <w:rPr>
              <w:noProof/>
              <w:webHidden/>
            </w:rPr>
            <w:fldChar w:fldCharType="separate"/>
          </w:r>
          <w:ins w:id="50" w:author="David Conklin" w:date="2020-08-19T16:00:00Z">
            <w:r>
              <w:rPr>
                <w:noProof/>
                <w:webHidden/>
              </w:rPr>
              <w:t>16</w:t>
            </w:r>
          </w:ins>
          <w:del w:id="51" w:author="David Conklin" w:date="2020-08-19T16:00:00Z">
            <w:r w:rsidR="005B5E46" w:rsidDel="00037790">
              <w:rPr>
                <w:noProof/>
                <w:webHidden/>
              </w:rPr>
              <w:delText>15</w:delText>
            </w:r>
          </w:del>
          <w:r w:rsidR="005B5E46">
            <w:rPr>
              <w:noProof/>
              <w:webHidden/>
            </w:rPr>
            <w:fldChar w:fldCharType="end"/>
          </w:r>
          <w:r>
            <w:rPr>
              <w:noProof/>
            </w:rPr>
            <w:fldChar w:fldCharType="end"/>
          </w:r>
        </w:p>
        <w:p w14:paraId="4C4667E2" w14:textId="7B04F02A" w:rsidR="005B5E46" w:rsidRDefault="00037790">
          <w:pPr>
            <w:pStyle w:val="TOC2"/>
            <w:tabs>
              <w:tab w:val="right" w:leader="dot" w:pos="9350"/>
            </w:tabs>
            <w:rPr>
              <w:rFonts w:eastAsiaTheme="minorEastAsia"/>
              <w:noProof/>
            </w:rPr>
          </w:pPr>
          <w:r>
            <w:fldChar w:fldCharType="begin"/>
          </w:r>
          <w:r>
            <w:instrText xml:space="preserve"> HYPERLINK \l "_Toc48289483" </w:instrText>
          </w:r>
          <w:r>
            <w:fldChar w:fldCharType="separate"/>
          </w:r>
          <w:r w:rsidR="005B5E46" w:rsidRPr="00C624E8">
            <w:rPr>
              <w:rStyle w:val="Hyperlink"/>
              <w:noProof/>
            </w:rPr>
            <w:t>Water rights data</w:t>
          </w:r>
          <w:r w:rsidR="005B5E46">
            <w:rPr>
              <w:noProof/>
              <w:webHidden/>
            </w:rPr>
            <w:tab/>
          </w:r>
          <w:r w:rsidR="005B5E46">
            <w:rPr>
              <w:noProof/>
              <w:webHidden/>
            </w:rPr>
            <w:fldChar w:fldCharType="begin"/>
          </w:r>
          <w:r w:rsidR="005B5E46">
            <w:rPr>
              <w:noProof/>
              <w:webHidden/>
            </w:rPr>
            <w:instrText xml:space="preserve"> PAGEREF _Toc48289483 \h </w:instrText>
          </w:r>
          <w:r w:rsidR="005B5E46">
            <w:rPr>
              <w:noProof/>
              <w:webHidden/>
            </w:rPr>
          </w:r>
          <w:r w:rsidR="005B5E46">
            <w:rPr>
              <w:noProof/>
              <w:webHidden/>
            </w:rPr>
            <w:fldChar w:fldCharType="separate"/>
          </w:r>
          <w:ins w:id="52" w:author="David Conklin" w:date="2020-08-19T16:00:00Z">
            <w:r>
              <w:rPr>
                <w:noProof/>
                <w:webHidden/>
              </w:rPr>
              <w:t>16</w:t>
            </w:r>
          </w:ins>
          <w:del w:id="53" w:author="David Conklin" w:date="2020-08-19T16:00:00Z">
            <w:r w:rsidR="005B5E46" w:rsidDel="00037790">
              <w:rPr>
                <w:noProof/>
                <w:webHidden/>
              </w:rPr>
              <w:delText>15</w:delText>
            </w:r>
          </w:del>
          <w:r w:rsidR="005B5E46">
            <w:rPr>
              <w:noProof/>
              <w:webHidden/>
            </w:rPr>
            <w:fldChar w:fldCharType="end"/>
          </w:r>
          <w:r>
            <w:rPr>
              <w:noProof/>
            </w:rPr>
            <w:fldChar w:fldCharType="end"/>
          </w:r>
        </w:p>
        <w:p w14:paraId="440C250A" w14:textId="1BD73E3C" w:rsidR="005B5E46" w:rsidRDefault="00037790">
          <w:pPr>
            <w:pStyle w:val="TOC2"/>
            <w:tabs>
              <w:tab w:val="right" w:leader="dot" w:pos="9350"/>
            </w:tabs>
            <w:rPr>
              <w:rFonts w:eastAsiaTheme="minorEastAsia"/>
              <w:noProof/>
            </w:rPr>
          </w:pPr>
          <w:r>
            <w:fldChar w:fldCharType="begin"/>
          </w:r>
          <w:r>
            <w:instrText xml:space="preserve"> HYPERLINK \l "_Toc48289484" </w:instrText>
          </w:r>
          <w:r>
            <w:fldChar w:fldCharType="separate"/>
          </w:r>
          <w:r w:rsidR="005B5E46" w:rsidRPr="00C624E8">
            <w:rPr>
              <w:rStyle w:val="Hyperlink"/>
              <w:noProof/>
            </w:rPr>
            <w:t>The wr_pods.csv file</w:t>
          </w:r>
          <w:r w:rsidR="005B5E46">
            <w:rPr>
              <w:noProof/>
              <w:webHidden/>
            </w:rPr>
            <w:tab/>
          </w:r>
          <w:r w:rsidR="005B5E46">
            <w:rPr>
              <w:noProof/>
              <w:webHidden/>
            </w:rPr>
            <w:fldChar w:fldCharType="begin"/>
          </w:r>
          <w:r w:rsidR="005B5E46">
            <w:rPr>
              <w:noProof/>
              <w:webHidden/>
            </w:rPr>
            <w:instrText xml:space="preserve"> PAGEREF _Toc48289484 \h </w:instrText>
          </w:r>
          <w:r w:rsidR="005B5E46">
            <w:rPr>
              <w:noProof/>
              <w:webHidden/>
            </w:rPr>
          </w:r>
          <w:r w:rsidR="005B5E46">
            <w:rPr>
              <w:noProof/>
              <w:webHidden/>
            </w:rPr>
            <w:fldChar w:fldCharType="separate"/>
          </w:r>
          <w:ins w:id="54" w:author="David Conklin" w:date="2020-08-19T16:00:00Z">
            <w:r>
              <w:rPr>
                <w:noProof/>
                <w:webHidden/>
              </w:rPr>
              <w:t>17</w:t>
            </w:r>
          </w:ins>
          <w:del w:id="55" w:author="David Conklin" w:date="2020-08-19T16:00:00Z">
            <w:r w:rsidR="005B5E46" w:rsidDel="00037790">
              <w:rPr>
                <w:noProof/>
                <w:webHidden/>
              </w:rPr>
              <w:delText>16</w:delText>
            </w:r>
          </w:del>
          <w:r w:rsidR="005B5E46">
            <w:rPr>
              <w:noProof/>
              <w:webHidden/>
            </w:rPr>
            <w:fldChar w:fldCharType="end"/>
          </w:r>
          <w:r>
            <w:rPr>
              <w:noProof/>
            </w:rPr>
            <w:fldChar w:fldCharType="end"/>
          </w:r>
        </w:p>
        <w:p w14:paraId="20F5C59B" w14:textId="3026F410" w:rsidR="005B5E46" w:rsidRDefault="00037790">
          <w:pPr>
            <w:pStyle w:val="TOC2"/>
            <w:tabs>
              <w:tab w:val="right" w:leader="dot" w:pos="9350"/>
            </w:tabs>
            <w:rPr>
              <w:rFonts w:eastAsiaTheme="minorEastAsia"/>
              <w:noProof/>
            </w:rPr>
          </w:pPr>
          <w:r>
            <w:fldChar w:fldCharType="begin"/>
          </w:r>
          <w:r>
            <w:instrText xml:space="preserve"> HYPERLINK \l "_Toc48289485" </w:instrText>
          </w:r>
          <w:r>
            <w:fldChar w:fldCharType="separate"/>
          </w:r>
          <w:r w:rsidR="005B5E46" w:rsidRPr="00C624E8">
            <w:rPr>
              <w:rStyle w:val="Hyperlink"/>
              <w:noProof/>
            </w:rPr>
            <w:t>The wr_pous.csv file</w:t>
          </w:r>
          <w:r w:rsidR="005B5E46">
            <w:rPr>
              <w:noProof/>
              <w:webHidden/>
            </w:rPr>
            <w:tab/>
          </w:r>
          <w:r w:rsidR="005B5E46">
            <w:rPr>
              <w:noProof/>
              <w:webHidden/>
            </w:rPr>
            <w:fldChar w:fldCharType="begin"/>
          </w:r>
          <w:r w:rsidR="005B5E46">
            <w:rPr>
              <w:noProof/>
              <w:webHidden/>
            </w:rPr>
            <w:instrText xml:space="preserve"> PAGEREF _Toc48289485 \h </w:instrText>
          </w:r>
          <w:r w:rsidR="005B5E46">
            <w:rPr>
              <w:noProof/>
              <w:webHidden/>
            </w:rPr>
          </w:r>
          <w:r w:rsidR="005B5E46">
            <w:rPr>
              <w:noProof/>
              <w:webHidden/>
            </w:rPr>
            <w:fldChar w:fldCharType="separate"/>
          </w:r>
          <w:ins w:id="56" w:author="David Conklin" w:date="2020-08-19T16:00:00Z">
            <w:r>
              <w:rPr>
                <w:noProof/>
                <w:webHidden/>
              </w:rPr>
              <w:t>17</w:t>
            </w:r>
          </w:ins>
          <w:del w:id="57" w:author="David Conklin" w:date="2020-08-19T16:00:00Z">
            <w:r w:rsidR="005B5E46" w:rsidDel="00037790">
              <w:rPr>
                <w:noProof/>
                <w:webHidden/>
              </w:rPr>
              <w:delText>16</w:delText>
            </w:r>
          </w:del>
          <w:r w:rsidR="005B5E46">
            <w:rPr>
              <w:noProof/>
              <w:webHidden/>
            </w:rPr>
            <w:fldChar w:fldCharType="end"/>
          </w:r>
          <w:r>
            <w:rPr>
              <w:noProof/>
            </w:rPr>
            <w:fldChar w:fldCharType="end"/>
          </w:r>
        </w:p>
        <w:p w14:paraId="0FAA7E0A" w14:textId="4B81E05B" w:rsidR="005B5E46" w:rsidRDefault="00037790">
          <w:pPr>
            <w:pStyle w:val="TOC2"/>
            <w:tabs>
              <w:tab w:val="right" w:leader="dot" w:pos="9350"/>
            </w:tabs>
            <w:rPr>
              <w:rFonts w:eastAsiaTheme="minorEastAsia"/>
              <w:noProof/>
            </w:rPr>
          </w:pPr>
          <w:r>
            <w:fldChar w:fldCharType="begin"/>
          </w:r>
          <w:r>
            <w:instrText xml:space="preserve"> HYPERLINK \l "_Toc48289486" </w:instrText>
          </w:r>
          <w:r>
            <w:fldChar w:fldCharType="separate"/>
          </w:r>
          <w:r w:rsidR="005B5E46" w:rsidRPr="00C624E8">
            <w:rPr>
              <w:rStyle w:val="Hyperlink"/>
              <w:noProof/>
            </w:rPr>
            <w:t>Adding a water right</w:t>
          </w:r>
          <w:r w:rsidR="005B5E46">
            <w:rPr>
              <w:noProof/>
              <w:webHidden/>
            </w:rPr>
            <w:tab/>
          </w:r>
          <w:r w:rsidR="005B5E46">
            <w:rPr>
              <w:noProof/>
              <w:webHidden/>
            </w:rPr>
            <w:fldChar w:fldCharType="begin"/>
          </w:r>
          <w:r w:rsidR="005B5E46">
            <w:rPr>
              <w:noProof/>
              <w:webHidden/>
            </w:rPr>
            <w:instrText xml:space="preserve"> PAGEREF _Toc48289486 \h </w:instrText>
          </w:r>
          <w:r w:rsidR="005B5E46">
            <w:rPr>
              <w:noProof/>
              <w:webHidden/>
            </w:rPr>
          </w:r>
          <w:r w:rsidR="005B5E46">
            <w:rPr>
              <w:noProof/>
              <w:webHidden/>
            </w:rPr>
            <w:fldChar w:fldCharType="separate"/>
          </w:r>
          <w:ins w:id="58" w:author="David Conklin" w:date="2020-08-19T16:00:00Z">
            <w:r>
              <w:rPr>
                <w:noProof/>
                <w:webHidden/>
              </w:rPr>
              <w:t>18</w:t>
            </w:r>
          </w:ins>
          <w:del w:id="59" w:author="David Conklin" w:date="2020-08-19T16:00:00Z">
            <w:r w:rsidR="005B5E46" w:rsidDel="00037790">
              <w:rPr>
                <w:noProof/>
                <w:webHidden/>
              </w:rPr>
              <w:delText>17</w:delText>
            </w:r>
          </w:del>
          <w:r w:rsidR="005B5E46">
            <w:rPr>
              <w:noProof/>
              <w:webHidden/>
            </w:rPr>
            <w:fldChar w:fldCharType="end"/>
          </w:r>
          <w:r>
            <w:rPr>
              <w:noProof/>
            </w:rPr>
            <w:fldChar w:fldCharType="end"/>
          </w:r>
        </w:p>
        <w:p w14:paraId="1AB1F7FD" w14:textId="2BD76904" w:rsidR="005B5E46" w:rsidRDefault="00037790">
          <w:pPr>
            <w:pStyle w:val="TOC1"/>
            <w:tabs>
              <w:tab w:val="right" w:leader="dot" w:pos="9350"/>
            </w:tabs>
            <w:rPr>
              <w:rFonts w:eastAsiaTheme="minorEastAsia"/>
              <w:noProof/>
            </w:rPr>
          </w:pPr>
          <w:r>
            <w:lastRenderedPageBreak/>
            <w:fldChar w:fldCharType="begin"/>
          </w:r>
          <w:r>
            <w:instrText xml:space="preserve"> HYPERLINK \l "_Toc48289487" </w:instrText>
          </w:r>
          <w:r>
            <w:fldChar w:fldCharType="separate"/>
          </w:r>
          <w:r w:rsidR="005B5E46" w:rsidRPr="00C624E8">
            <w:rPr>
              <w:rStyle w:val="Hyperlink"/>
              <w:noProof/>
            </w:rPr>
            <w:t>Water parcels</w:t>
          </w:r>
          <w:r w:rsidR="005B5E46">
            <w:rPr>
              <w:noProof/>
              <w:webHidden/>
            </w:rPr>
            <w:tab/>
          </w:r>
          <w:r w:rsidR="005B5E46">
            <w:rPr>
              <w:noProof/>
              <w:webHidden/>
            </w:rPr>
            <w:fldChar w:fldCharType="begin"/>
          </w:r>
          <w:r w:rsidR="005B5E46">
            <w:rPr>
              <w:noProof/>
              <w:webHidden/>
            </w:rPr>
            <w:instrText xml:space="preserve"> PAGEREF _Toc48289487 \h </w:instrText>
          </w:r>
          <w:r w:rsidR="005B5E46">
            <w:rPr>
              <w:noProof/>
              <w:webHidden/>
            </w:rPr>
          </w:r>
          <w:r w:rsidR="005B5E46">
            <w:rPr>
              <w:noProof/>
              <w:webHidden/>
            </w:rPr>
            <w:fldChar w:fldCharType="separate"/>
          </w:r>
          <w:ins w:id="60" w:author="David Conklin" w:date="2020-08-19T16:00:00Z">
            <w:r>
              <w:rPr>
                <w:noProof/>
                <w:webHidden/>
              </w:rPr>
              <w:t>19</w:t>
            </w:r>
          </w:ins>
          <w:del w:id="61" w:author="David Conklin" w:date="2020-08-19T16:00:00Z">
            <w:r w:rsidR="005B5E46" w:rsidDel="00037790">
              <w:rPr>
                <w:noProof/>
                <w:webHidden/>
              </w:rPr>
              <w:delText>18</w:delText>
            </w:r>
          </w:del>
          <w:r w:rsidR="005B5E46">
            <w:rPr>
              <w:noProof/>
              <w:webHidden/>
            </w:rPr>
            <w:fldChar w:fldCharType="end"/>
          </w:r>
          <w:r>
            <w:rPr>
              <w:noProof/>
            </w:rPr>
            <w:fldChar w:fldCharType="end"/>
          </w:r>
        </w:p>
        <w:p w14:paraId="38835AC9" w14:textId="36634D12" w:rsidR="005B5E46" w:rsidRDefault="00037790">
          <w:pPr>
            <w:pStyle w:val="TOC1"/>
            <w:tabs>
              <w:tab w:val="right" w:leader="dot" w:pos="9350"/>
            </w:tabs>
            <w:rPr>
              <w:rFonts w:eastAsiaTheme="minorEastAsia"/>
              <w:noProof/>
            </w:rPr>
          </w:pPr>
          <w:r>
            <w:fldChar w:fldCharType="begin"/>
          </w:r>
          <w:r>
            <w:instrText xml:space="preserve"> HYPERLINK \l "_Toc48289488" </w:instrText>
          </w:r>
          <w:r>
            <w:fldChar w:fldCharType="separate"/>
          </w:r>
          <w:r w:rsidR="005B5E46" w:rsidRPr="00C624E8">
            <w:rPr>
              <w:rStyle w:val="Hyperlink"/>
              <w:noProof/>
            </w:rPr>
            <w:t>Daily water mass and energy balance</w:t>
          </w:r>
          <w:r w:rsidR="005B5E46">
            <w:rPr>
              <w:noProof/>
              <w:webHidden/>
            </w:rPr>
            <w:tab/>
          </w:r>
          <w:r w:rsidR="005B5E46">
            <w:rPr>
              <w:noProof/>
              <w:webHidden/>
            </w:rPr>
            <w:fldChar w:fldCharType="begin"/>
          </w:r>
          <w:r w:rsidR="005B5E46">
            <w:rPr>
              <w:noProof/>
              <w:webHidden/>
            </w:rPr>
            <w:instrText xml:space="preserve"> PAGEREF _Toc48289488 \h </w:instrText>
          </w:r>
          <w:r w:rsidR="005B5E46">
            <w:rPr>
              <w:noProof/>
              <w:webHidden/>
            </w:rPr>
          </w:r>
          <w:r w:rsidR="005B5E46">
            <w:rPr>
              <w:noProof/>
              <w:webHidden/>
            </w:rPr>
            <w:fldChar w:fldCharType="separate"/>
          </w:r>
          <w:ins w:id="62" w:author="David Conklin" w:date="2020-08-19T16:00:00Z">
            <w:r>
              <w:rPr>
                <w:noProof/>
                <w:webHidden/>
              </w:rPr>
              <w:t>19</w:t>
            </w:r>
          </w:ins>
          <w:del w:id="63" w:author="David Conklin" w:date="2020-08-19T16:00:00Z">
            <w:r w:rsidR="005B5E46" w:rsidDel="00037790">
              <w:rPr>
                <w:noProof/>
                <w:webHidden/>
              </w:rPr>
              <w:delText>18</w:delText>
            </w:r>
          </w:del>
          <w:r w:rsidR="005B5E46">
            <w:rPr>
              <w:noProof/>
              <w:webHidden/>
            </w:rPr>
            <w:fldChar w:fldCharType="end"/>
          </w:r>
          <w:r>
            <w:rPr>
              <w:noProof/>
            </w:rPr>
            <w:fldChar w:fldCharType="end"/>
          </w:r>
        </w:p>
        <w:p w14:paraId="223E9B80" w14:textId="337F7841" w:rsidR="005B5E46" w:rsidRDefault="00037790">
          <w:pPr>
            <w:pStyle w:val="TOC1"/>
            <w:tabs>
              <w:tab w:val="right" w:leader="dot" w:pos="9350"/>
            </w:tabs>
            <w:rPr>
              <w:rFonts w:eastAsiaTheme="minorEastAsia"/>
              <w:noProof/>
            </w:rPr>
          </w:pPr>
          <w:r>
            <w:fldChar w:fldCharType="begin"/>
          </w:r>
          <w:r>
            <w:instrText xml:space="preserve"> HYPERLINK \l "_Toc48289489" </w:instrText>
          </w:r>
          <w:r>
            <w:fldChar w:fldCharType="separate"/>
          </w:r>
          <w:r w:rsidR="005B5E46" w:rsidRPr="00C624E8">
            <w:rPr>
              <w:rStyle w:val="Hyperlink"/>
              <w:noProof/>
            </w:rPr>
            <w:t>Water temperature from thermal energy</w:t>
          </w:r>
          <w:r w:rsidR="005B5E46">
            <w:rPr>
              <w:noProof/>
              <w:webHidden/>
            </w:rPr>
            <w:tab/>
          </w:r>
          <w:r w:rsidR="005B5E46">
            <w:rPr>
              <w:noProof/>
              <w:webHidden/>
            </w:rPr>
            <w:fldChar w:fldCharType="begin"/>
          </w:r>
          <w:r w:rsidR="005B5E46">
            <w:rPr>
              <w:noProof/>
              <w:webHidden/>
            </w:rPr>
            <w:instrText xml:space="preserve"> PAGEREF _Toc48289489 \h </w:instrText>
          </w:r>
          <w:r w:rsidR="005B5E46">
            <w:rPr>
              <w:noProof/>
              <w:webHidden/>
            </w:rPr>
          </w:r>
          <w:r w:rsidR="005B5E46">
            <w:rPr>
              <w:noProof/>
              <w:webHidden/>
            </w:rPr>
            <w:fldChar w:fldCharType="separate"/>
          </w:r>
          <w:ins w:id="64" w:author="David Conklin" w:date="2020-08-19T16:00:00Z">
            <w:r>
              <w:rPr>
                <w:noProof/>
                <w:webHidden/>
              </w:rPr>
              <w:t>20</w:t>
            </w:r>
          </w:ins>
          <w:del w:id="65" w:author="David Conklin" w:date="2020-08-19T16:00:00Z">
            <w:r w:rsidR="005B5E46" w:rsidDel="00037790">
              <w:rPr>
                <w:noProof/>
                <w:webHidden/>
              </w:rPr>
              <w:delText>19</w:delText>
            </w:r>
          </w:del>
          <w:r w:rsidR="005B5E46">
            <w:rPr>
              <w:noProof/>
              <w:webHidden/>
            </w:rPr>
            <w:fldChar w:fldCharType="end"/>
          </w:r>
          <w:r>
            <w:rPr>
              <w:noProof/>
            </w:rPr>
            <w:fldChar w:fldCharType="end"/>
          </w:r>
        </w:p>
        <w:p w14:paraId="56E0461B" w14:textId="5C67E978" w:rsidR="005B5E46" w:rsidRDefault="00037790">
          <w:pPr>
            <w:pStyle w:val="TOC1"/>
            <w:tabs>
              <w:tab w:val="right" w:leader="dot" w:pos="9350"/>
            </w:tabs>
            <w:rPr>
              <w:rFonts w:eastAsiaTheme="minorEastAsia"/>
              <w:noProof/>
            </w:rPr>
          </w:pPr>
          <w:r>
            <w:fldChar w:fldCharType="begin"/>
          </w:r>
          <w:r>
            <w:instrText xml:space="preserve"> HYPERLINK \l "_Toc48289490" </w:instrText>
          </w:r>
          <w:r>
            <w:fldChar w:fldCharType="separate"/>
          </w:r>
          <w:r w:rsidR="005B5E46" w:rsidRPr="00C624E8">
            <w:rPr>
              <w:rStyle w:val="Hyperlink"/>
              <w:noProof/>
            </w:rPr>
            <w:t>Estimating the rate of flow in a stream reach</w:t>
          </w:r>
          <w:r w:rsidR="005B5E46">
            <w:rPr>
              <w:noProof/>
              <w:webHidden/>
            </w:rPr>
            <w:tab/>
          </w:r>
          <w:r w:rsidR="005B5E46">
            <w:rPr>
              <w:noProof/>
              <w:webHidden/>
            </w:rPr>
            <w:fldChar w:fldCharType="begin"/>
          </w:r>
          <w:r w:rsidR="005B5E46">
            <w:rPr>
              <w:noProof/>
              <w:webHidden/>
            </w:rPr>
            <w:instrText xml:space="preserve"> PAGEREF _Toc48289490 \h </w:instrText>
          </w:r>
          <w:r w:rsidR="005B5E46">
            <w:rPr>
              <w:noProof/>
              <w:webHidden/>
            </w:rPr>
          </w:r>
          <w:r w:rsidR="005B5E46">
            <w:rPr>
              <w:noProof/>
              <w:webHidden/>
            </w:rPr>
            <w:fldChar w:fldCharType="separate"/>
          </w:r>
          <w:ins w:id="66" w:author="David Conklin" w:date="2020-08-19T16:00:00Z">
            <w:r>
              <w:rPr>
                <w:noProof/>
                <w:webHidden/>
              </w:rPr>
              <w:t>20</w:t>
            </w:r>
          </w:ins>
          <w:del w:id="67" w:author="David Conklin" w:date="2020-08-19T16:00:00Z">
            <w:r w:rsidR="005B5E46" w:rsidDel="00037790">
              <w:rPr>
                <w:noProof/>
                <w:webHidden/>
              </w:rPr>
              <w:delText>19</w:delText>
            </w:r>
          </w:del>
          <w:r w:rsidR="005B5E46">
            <w:rPr>
              <w:noProof/>
              <w:webHidden/>
            </w:rPr>
            <w:fldChar w:fldCharType="end"/>
          </w:r>
          <w:r>
            <w:rPr>
              <w:noProof/>
            </w:rPr>
            <w:fldChar w:fldCharType="end"/>
          </w:r>
        </w:p>
        <w:p w14:paraId="74EE5405" w14:textId="2901D287" w:rsidR="005B5E46" w:rsidRDefault="00037790">
          <w:pPr>
            <w:pStyle w:val="TOC1"/>
            <w:tabs>
              <w:tab w:val="right" w:leader="dot" w:pos="9350"/>
            </w:tabs>
            <w:rPr>
              <w:rFonts w:eastAsiaTheme="minorEastAsia"/>
              <w:noProof/>
            </w:rPr>
          </w:pPr>
          <w:r>
            <w:fldChar w:fldCharType="begin"/>
          </w:r>
          <w:r>
            <w:instrText xml:space="preserve"> HYPERLINK \l "_Toc48289491" </w:instrText>
          </w:r>
          <w:r>
            <w:fldChar w:fldCharType="separate"/>
          </w:r>
          <w:r w:rsidR="005B5E46" w:rsidRPr="00C624E8">
            <w:rPr>
              <w:rStyle w:val="Hyperlink"/>
              <w:noProof/>
            </w:rPr>
            <w:t>Initial conditions for Flow</w:t>
          </w:r>
          <w:r w:rsidR="005B5E46">
            <w:rPr>
              <w:noProof/>
              <w:webHidden/>
            </w:rPr>
            <w:tab/>
          </w:r>
          <w:r w:rsidR="005B5E46">
            <w:rPr>
              <w:noProof/>
              <w:webHidden/>
            </w:rPr>
            <w:fldChar w:fldCharType="begin"/>
          </w:r>
          <w:r w:rsidR="005B5E46">
            <w:rPr>
              <w:noProof/>
              <w:webHidden/>
            </w:rPr>
            <w:instrText xml:space="preserve"> PAGEREF _Toc48289491 \h </w:instrText>
          </w:r>
          <w:r w:rsidR="005B5E46">
            <w:rPr>
              <w:noProof/>
              <w:webHidden/>
            </w:rPr>
          </w:r>
          <w:r w:rsidR="005B5E46">
            <w:rPr>
              <w:noProof/>
              <w:webHidden/>
            </w:rPr>
            <w:fldChar w:fldCharType="separate"/>
          </w:r>
          <w:ins w:id="68" w:author="David Conklin" w:date="2020-08-19T16:00:00Z">
            <w:r>
              <w:rPr>
                <w:noProof/>
                <w:webHidden/>
              </w:rPr>
              <w:t>21</w:t>
            </w:r>
          </w:ins>
          <w:del w:id="69" w:author="David Conklin" w:date="2020-08-19T16:00:00Z">
            <w:r w:rsidR="005B5E46" w:rsidDel="00037790">
              <w:rPr>
                <w:noProof/>
                <w:webHidden/>
              </w:rPr>
              <w:delText>20</w:delText>
            </w:r>
          </w:del>
          <w:r w:rsidR="005B5E46">
            <w:rPr>
              <w:noProof/>
              <w:webHidden/>
            </w:rPr>
            <w:fldChar w:fldCharType="end"/>
          </w:r>
          <w:r>
            <w:rPr>
              <w:noProof/>
            </w:rPr>
            <w:fldChar w:fldCharType="end"/>
          </w:r>
        </w:p>
        <w:p w14:paraId="761A3854" w14:textId="133C0879" w:rsidR="005B5E46" w:rsidRDefault="00037790">
          <w:pPr>
            <w:pStyle w:val="TOC1"/>
            <w:tabs>
              <w:tab w:val="right" w:leader="dot" w:pos="9350"/>
            </w:tabs>
            <w:rPr>
              <w:rFonts w:eastAsiaTheme="minorEastAsia"/>
              <w:noProof/>
            </w:rPr>
          </w:pPr>
          <w:r>
            <w:fldChar w:fldCharType="begin"/>
          </w:r>
          <w:r>
            <w:instrText xml:space="preserve"> HYPERLINK \l "_Toc48289492" </w:instrText>
          </w:r>
          <w:r>
            <w:fldChar w:fldCharType="separate"/>
          </w:r>
          <w:r w:rsidR="005B5E46" w:rsidRPr="00C624E8">
            <w:rPr>
              <w:rStyle w:val="Hyperlink"/>
              <w:noProof/>
            </w:rPr>
            <w:t>Creating a new study area from a watershed within the WRB</w:t>
          </w:r>
          <w:r w:rsidR="005B5E46">
            <w:rPr>
              <w:noProof/>
              <w:webHidden/>
            </w:rPr>
            <w:tab/>
          </w:r>
          <w:r w:rsidR="005B5E46">
            <w:rPr>
              <w:noProof/>
              <w:webHidden/>
            </w:rPr>
            <w:fldChar w:fldCharType="begin"/>
          </w:r>
          <w:r w:rsidR="005B5E46">
            <w:rPr>
              <w:noProof/>
              <w:webHidden/>
            </w:rPr>
            <w:instrText xml:space="preserve"> PAGEREF _Toc48289492 \h </w:instrText>
          </w:r>
          <w:r w:rsidR="005B5E46">
            <w:rPr>
              <w:noProof/>
              <w:webHidden/>
            </w:rPr>
          </w:r>
          <w:r w:rsidR="005B5E46">
            <w:rPr>
              <w:noProof/>
              <w:webHidden/>
            </w:rPr>
            <w:fldChar w:fldCharType="separate"/>
          </w:r>
          <w:ins w:id="70" w:author="David Conklin" w:date="2020-08-19T16:00:00Z">
            <w:r>
              <w:rPr>
                <w:noProof/>
                <w:webHidden/>
              </w:rPr>
              <w:t>21</w:t>
            </w:r>
          </w:ins>
          <w:del w:id="71" w:author="David Conklin" w:date="2020-08-19T16:00:00Z">
            <w:r w:rsidR="005B5E46" w:rsidDel="00037790">
              <w:rPr>
                <w:noProof/>
                <w:webHidden/>
              </w:rPr>
              <w:delText>20</w:delText>
            </w:r>
          </w:del>
          <w:r w:rsidR="005B5E46">
            <w:rPr>
              <w:noProof/>
              <w:webHidden/>
            </w:rPr>
            <w:fldChar w:fldCharType="end"/>
          </w:r>
          <w:r>
            <w:rPr>
              <w:noProof/>
            </w:rPr>
            <w:fldChar w:fldCharType="end"/>
          </w:r>
        </w:p>
        <w:p w14:paraId="66EFD9BC" w14:textId="6D88D687" w:rsidR="005B5E46" w:rsidRDefault="00037790">
          <w:pPr>
            <w:pStyle w:val="TOC1"/>
            <w:tabs>
              <w:tab w:val="right" w:leader="dot" w:pos="9350"/>
            </w:tabs>
            <w:rPr>
              <w:rFonts w:eastAsiaTheme="minorEastAsia"/>
              <w:noProof/>
            </w:rPr>
          </w:pPr>
          <w:r>
            <w:fldChar w:fldCharType="begin"/>
          </w:r>
          <w:r>
            <w:instrText xml:space="preserve"> HYPERLINK \l "_Toc48289493" </w:instrText>
          </w:r>
          <w:r>
            <w:fldChar w:fldCharType="separate"/>
          </w:r>
          <w:r w:rsidR="005B5E46" w:rsidRPr="00C624E8">
            <w:rPr>
              <w:rStyle w:val="Hyperlink"/>
              <w:noProof/>
            </w:rPr>
            <w:t>North Santiam study area</w:t>
          </w:r>
          <w:r w:rsidR="005B5E46">
            <w:rPr>
              <w:noProof/>
              <w:webHidden/>
            </w:rPr>
            <w:tab/>
          </w:r>
          <w:r w:rsidR="005B5E46">
            <w:rPr>
              <w:noProof/>
              <w:webHidden/>
            </w:rPr>
            <w:fldChar w:fldCharType="begin"/>
          </w:r>
          <w:r w:rsidR="005B5E46">
            <w:rPr>
              <w:noProof/>
              <w:webHidden/>
            </w:rPr>
            <w:instrText xml:space="preserve"> PAGEREF _Toc48289493 \h </w:instrText>
          </w:r>
          <w:r w:rsidR="005B5E46">
            <w:rPr>
              <w:noProof/>
              <w:webHidden/>
            </w:rPr>
          </w:r>
          <w:r w:rsidR="005B5E46">
            <w:rPr>
              <w:noProof/>
              <w:webHidden/>
            </w:rPr>
            <w:fldChar w:fldCharType="separate"/>
          </w:r>
          <w:ins w:id="72" w:author="David Conklin" w:date="2020-08-19T16:00:00Z">
            <w:r>
              <w:rPr>
                <w:noProof/>
                <w:webHidden/>
              </w:rPr>
              <w:t>23</w:t>
            </w:r>
          </w:ins>
          <w:del w:id="73" w:author="David Conklin" w:date="2020-08-19T16:00:00Z">
            <w:r w:rsidR="005B5E46" w:rsidDel="00037790">
              <w:rPr>
                <w:noProof/>
                <w:webHidden/>
              </w:rPr>
              <w:delText>22</w:delText>
            </w:r>
          </w:del>
          <w:r w:rsidR="005B5E46">
            <w:rPr>
              <w:noProof/>
              <w:webHidden/>
            </w:rPr>
            <w:fldChar w:fldCharType="end"/>
          </w:r>
          <w:r>
            <w:rPr>
              <w:noProof/>
            </w:rPr>
            <w:fldChar w:fldCharType="end"/>
          </w:r>
        </w:p>
        <w:p w14:paraId="1A80FECE" w14:textId="13255C86" w:rsidR="005B5E46" w:rsidRDefault="00037790">
          <w:pPr>
            <w:pStyle w:val="TOC2"/>
            <w:tabs>
              <w:tab w:val="right" w:leader="dot" w:pos="9350"/>
            </w:tabs>
            <w:rPr>
              <w:rFonts w:eastAsiaTheme="minorEastAsia"/>
              <w:noProof/>
            </w:rPr>
          </w:pPr>
          <w:r>
            <w:fldChar w:fldCharType="begin"/>
          </w:r>
          <w:r>
            <w:instrText xml:space="preserve"> HYPERLINK \l "_Toc48289494" </w:instrText>
          </w:r>
          <w:r>
            <w:fldChar w:fldCharType="separate"/>
          </w:r>
          <w:r w:rsidR="005B5E46" w:rsidRPr="00C624E8">
            <w:rPr>
              <w:rStyle w:val="Hyperlink"/>
              <w:rFonts w:eastAsia="Times New Roman"/>
              <w:noProof/>
            </w:rPr>
            <w:t>Instream water rights</w:t>
          </w:r>
          <w:r w:rsidR="005B5E46">
            <w:rPr>
              <w:noProof/>
              <w:webHidden/>
            </w:rPr>
            <w:tab/>
          </w:r>
          <w:r w:rsidR="005B5E46">
            <w:rPr>
              <w:noProof/>
              <w:webHidden/>
            </w:rPr>
            <w:fldChar w:fldCharType="begin"/>
          </w:r>
          <w:r w:rsidR="005B5E46">
            <w:rPr>
              <w:noProof/>
              <w:webHidden/>
            </w:rPr>
            <w:instrText xml:space="preserve"> PAGEREF _Toc48289494 \h </w:instrText>
          </w:r>
          <w:r w:rsidR="005B5E46">
            <w:rPr>
              <w:noProof/>
              <w:webHidden/>
            </w:rPr>
          </w:r>
          <w:r w:rsidR="005B5E46">
            <w:rPr>
              <w:noProof/>
              <w:webHidden/>
            </w:rPr>
            <w:fldChar w:fldCharType="separate"/>
          </w:r>
          <w:ins w:id="74" w:author="David Conklin" w:date="2020-08-19T16:00:00Z">
            <w:r>
              <w:rPr>
                <w:noProof/>
                <w:webHidden/>
              </w:rPr>
              <w:t>23</w:t>
            </w:r>
          </w:ins>
          <w:del w:id="75" w:author="David Conklin" w:date="2020-08-19T16:00:00Z">
            <w:r w:rsidR="005B5E46" w:rsidDel="00037790">
              <w:rPr>
                <w:noProof/>
                <w:webHidden/>
              </w:rPr>
              <w:delText>22</w:delText>
            </w:r>
          </w:del>
          <w:r w:rsidR="005B5E46">
            <w:rPr>
              <w:noProof/>
              <w:webHidden/>
            </w:rPr>
            <w:fldChar w:fldCharType="end"/>
          </w:r>
          <w:r>
            <w:rPr>
              <w:noProof/>
            </w:rPr>
            <w:fldChar w:fldCharType="end"/>
          </w:r>
        </w:p>
        <w:p w14:paraId="61BBE1D3" w14:textId="160F0725" w:rsidR="005B5E46" w:rsidRDefault="00037790">
          <w:pPr>
            <w:pStyle w:val="TOC2"/>
            <w:tabs>
              <w:tab w:val="right" w:leader="dot" w:pos="9350"/>
            </w:tabs>
            <w:rPr>
              <w:rFonts w:eastAsiaTheme="minorEastAsia"/>
              <w:noProof/>
            </w:rPr>
          </w:pPr>
          <w:r>
            <w:fldChar w:fldCharType="begin"/>
          </w:r>
          <w:r>
            <w:instrText xml:space="preserve"> HYPERLINK \l "_Toc48289495" </w:instrText>
          </w:r>
          <w:r>
            <w:fldChar w:fldCharType="separate"/>
          </w:r>
          <w:r w:rsidR="005B5E46" w:rsidRPr="00C624E8">
            <w:rPr>
              <w:rStyle w:val="Hyperlink"/>
              <w:noProof/>
            </w:rPr>
            <w:t>Municipal water rights</w:t>
          </w:r>
          <w:r w:rsidR="005B5E46">
            <w:rPr>
              <w:noProof/>
              <w:webHidden/>
            </w:rPr>
            <w:tab/>
          </w:r>
          <w:r w:rsidR="005B5E46">
            <w:rPr>
              <w:noProof/>
              <w:webHidden/>
            </w:rPr>
            <w:fldChar w:fldCharType="begin"/>
          </w:r>
          <w:r w:rsidR="005B5E46">
            <w:rPr>
              <w:noProof/>
              <w:webHidden/>
            </w:rPr>
            <w:instrText xml:space="preserve"> PAGEREF _Toc48289495 \h </w:instrText>
          </w:r>
          <w:r w:rsidR="005B5E46">
            <w:rPr>
              <w:noProof/>
              <w:webHidden/>
            </w:rPr>
          </w:r>
          <w:r w:rsidR="005B5E46">
            <w:rPr>
              <w:noProof/>
              <w:webHidden/>
            </w:rPr>
            <w:fldChar w:fldCharType="separate"/>
          </w:r>
          <w:ins w:id="76" w:author="David Conklin" w:date="2020-08-19T16:00:00Z">
            <w:r>
              <w:rPr>
                <w:noProof/>
                <w:webHidden/>
              </w:rPr>
              <w:t>25</w:t>
            </w:r>
          </w:ins>
          <w:del w:id="77" w:author="David Conklin" w:date="2020-08-19T16:00:00Z">
            <w:r w:rsidR="005B5E46" w:rsidDel="00037790">
              <w:rPr>
                <w:noProof/>
                <w:webHidden/>
              </w:rPr>
              <w:delText>24</w:delText>
            </w:r>
          </w:del>
          <w:r w:rsidR="005B5E46">
            <w:rPr>
              <w:noProof/>
              <w:webHidden/>
            </w:rPr>
            <w:fldChar w:fldCharType="end"/>
          </w:r>
          <w:r>
            <w:rPr>
              <w:noProof/>
            </w:rPr>
            <w:fldChar w:fldCharType="end"/>
          </w:r>
        </w:p>
        <w:p w14:paraId="7FD3564E" w14:textId="49C824DC" w:rsidR="005B5E46" w:rsidRDefault="00037790">
          <w:pPr>
            <w:pStyle w:val="TOC1"/>
            <w:tabs>
              <w:tab w:val="right" w:leader="dot" w:pos="9350"/>
            </w:tabs>
            <w:rPr>
              <w:rFonts w:eastAsiaTheme="minorEastAsia"/>
              <w:noProof/>
            </w:rPr>
          </w:pPr>
          <w:r>
            <w:fldChar w:fldCharType="begin"/>
          </w:r>
          <w:r>
            <w:instrText xml:space="preserve"> HYPERLINK \l "_Toc48289496" </w:instrText>
          </w:r>
          <w:r>
            <w:fldChar w:fldCharType="separate"/>
          </w:r>
          <w:r w:rsidR="005B5E46" w:rsidRPr="00C624E8">
            <w:rPr>
              <w:rStyle w:val="Hyperlink"/>
              <w:noProof/>
            </w:rPr>
            <w:t>McKenzie Basin Wetlands Study</w:t>
          </w:r>
          <w:r w:rsidR="005B5E46">
            <w:rPr>
              <w:noProof/>
              <w:webHidden/>
            </w:rPr>
            <w:tab/>
          </w:r>
          <w:r w:rsidR="005B5E46">
            <w:rPr>
              <w:noProof/>
              <w:webHidden/>
            </w:rPr>
            <w:fldChar w:fldCharType="begin"/>
          </w:r>
          <w:r w:rsidR="005B5E46">
            <w:rPr>
              <w:noProof/>
              <w:webHidden/>
            </w:rPr>
            <w:instrText xml:space="preserve"> PAGEREF _Toc48289496 \h </w:instrText>
          </w:r>
          <w:r w:rsidR="005B5E46">
            <w:rPr>
              <w:noProof/>
              <w:webHidden/>
            </w:rPr>
          </w:r>
          <w:r w:rsidR="005B5E46">
            <w:rPr>
              <w:noProof/>
              <w:webHidden/>
            </w:rPr>
            <w:fldChar w:fldCharType="separate"/>
          </w:r>
          <w:ins w:id="78" w:author="David Conklin" w:date="2020-08-19T16:00:00Z">
            <w:r>
              <w:rPr>
                <w:noProof/>
                <w:webHidden/>
              </w:rPr>
              <w:t>25</w:t>
            </w:r>
          </w:ins>
          <w:del w:id="79" w:author="David Conklin" w:date="2020-08-19T16:00:00Z">
            <w:r w:rsidR="005B5E46" w:rsidDel="00037790">
              <w:rPr>
                <w:noProof/>
                <w:webHidden/>
              </w:rPr>
              <w:delText>24</w:delText>
            </w:r>
          </w:del>
          <w:r w:rsidR="005B5E46">
            <w:rPr>
              <w:noProof/>
              <w:webHidden/>
            </w:rPr>
            <w:fldChar w:fldCharType="end"/>
          </w:r>
          <w:r>
            <w:rPr>
              <w:noProof/>
            </w:rPr>
            <w:fldChar w:fldCharType="end"/>
          </w:r>
        </w:p>
        <w:p w14:paraId="69A2FBCC" w14:textId="56A10396" w:rsidR="005B5E46" w:rsidRDefault="00037790">
          <w:pPr>
            <w:pStyle w:val="TOC2"/>
            <w:tabs>
              <w:tab w:val="right" w:leader="dot" w:pos="9350"/>
            </w:tabs>
            <w:rPr>
              <w:rFonts w:eastAsiaTheme="minorEastAsia"/>
              <w:noProof/>
            </w:rPr>
          </w:pPr>
          <w:r>
            <w:fldChar w:fldCharType="begin"/>
          </w:r>
          <w:r>
            <w:instrText xml:space="preserve"> HYPERLINK \l "_Toc48289497" </w:instrText>
          </w:r>
          <w:r>
            <w:fldChar w:fldCharType="separate"/>
          </w:r>
          <w:r w:rsidR="005B5E46" w:rsidRPr="00C624E8">
            <w:rPr>
              <w:rStyle w:val="Hyperlink"/>
              <w:noProof/>
            </w:rPr>
            <w:t>Project Overview</w:t>
          </w:r>
          <w:r w:rsidR="005B5E46">
            <w:rPr>
              <w:noProof/>
              <w:webHidden/>
            </w:rPr>
            <w:tab/>
          </w:r>
          <w:r w:rsidR="005B5E46">
            <w:rPr>
              <w:noProof/>
              <w:webHidden/>
            </w:rPr>
            <w:fldChar w:fldCharType="begin"/>
          </w:r>
          <w:r w:rsidR="005B5E46">
            <w:rPr>
              <w:noProof/>
              <w:webHidden/>
            </w:rPr>
            <w:instrText xml:space="preserve"> PAGEREF _Toc48289497 \h </w:instrText>
          </w:r>
          <w:r w:rsidR="005B5E46">
            <w:rPr>
              <w:noProof/>
              <w:webHidden/>
            </w:rPr>
          </w:r>
          <w:r w:rsidR="005B5E46">
            <w:rPr>
              <w:noProof/>
              <w:webHidden/>
            </w:rPr>
            <w:fldChar w:fldCharType="separate"/>
          </w:r>
          <w:ins w:id="80" w:author="David Conklin" w:date="2020-08-19T16:00:00Z">
            <w:r>
              <w:rPr>
                <w:noProof/>
                <w:webHidden/>
              </w:rPr>
              <w:t>25</w:t>
            </w:r>
          </w:ins>
          <w:del w:id="81" w:author="David Conklin" w:date="2020-08-19T16:00:00Z">
            <w:r w:rsidR="005B5E46" w:rsidDel="00037790">
              <w:rPr>
                <w:noProof/>
                <w:webHidden/>
              </w:rPr>
              <w:delText>24</w:delText>
            </w:r>
          </w:del>
          <w:r w:rsidR="005B5E46">
            <w:rPr>
              <w:noProof/>
              <w:webHidden/>
            </w:rPr>
            <w:fldChar w:fldCharType="end"/>
          </w:r>
          <w:r>
            <w:rPr>
              <w:noProof/>
            </w:rPr>
            <w:fldChar w:fldCharType="end"/>
          </w:r>
        </w:p>
        <w:p w14:paraId="2CA2BEEA" w14:textId="56B305EB" w:rsidR="005B5E46" w:rsidRDefault="00037790">
          <w:pPr>
            <w:pStyle w:val="TOC2"/>
            <w:tabs>
              <w:tab w:val="right" w:leader="dot" w:pos="9350"/>
            </w:tabs>
            <w:rPr>
              <w:rFonts w:eastAsiaTheme="minorEastAsia"/>
              <w:noProof/>
            </w:rPr>
          </w:pPr>
          <w:r>
            <w:fldChar w:fldCharType="begin"/>
          </w:r>
          <w:r>
            <w:instrText xml:space="preserve"> HYPERLINK \l "_Toc48289498" </w:instrText>
          </w:r>
          <w:r>
            <w:fldChar w:fldCharType="separate"/>
          </w:r>
          <w:r w:rsidR="005B5E46" w:rsidRPr="00C624E8">
            <w:rPr>
              <w:rStyle w:val="Hyperlink"/>
              <w:noProof/>
            </w:rPr>
            <w:t>Model and Simulation Overview</w:t>
          </w:r>
          <w:r w:rsidR="005B5E46">
            <w:rPr>
              <w:noProof/>
              <w:webHidden/>
            </w:rPr>
            <w:tab/>
          </w:r>
          <w:r w:rsidR="005B5E46">
            <w:rPr>
              <w:noProof/>
              <w:webHidden/>
            </w:rPr>
            <w:fldChar w:fldCharType="begin"/>
          </w:r>
          <w:r w:rsidR="005B5E46">
            <w:rPr>
              <w:noProof/>
              <w:webHidden/>
            </w:rPr>
            <w:instrText xml:space="preserve"> PAGEREF _Toc48289498 \h </w:instrText>
          </w:r>
          <w:r w:rsidR="005B5E46">
            <w:rPr>
              <w:noProof/>
              <w:webHidden/>
            </w:rPr>
          </w:r>
          <w:r w:rsidR="005B5E46">
            <w:rPr>
              <w:noProof/>
              <w:webHidden/>
            </w:rPr>
            <w:fldChar w:fldCharType="separate"/>
          </w:r>
          <w:ins w:id="82" w:author="David Conklin" w:date="2020-08-19T16:00:00Z">
            <w:r>
              <w:rPr>
                <w:noProof/>
                <w:webHidden/>
              </w:rPr>
              <w:t>27</w:t>
            </w:r>
          </w:ins>
          <w:del w:id="83" w:author="David Conklin" w:date="2020-08-19T16:00:00Z">
            <w:r w:rsidR="005B5E46" w:rsidDel="00037790">
              <w:rPr>
                <w:noProof/>
                <w:webHidden/>
              </w:rPr>
              <w:delText>26</w:delText>
            </w:r>
          </w:del>
          <w:r w:rsidR="005B5E46">
            <w:rPr>
              <w:noProof/>
              <w:webHidden/>
            </w:rPr>
            <w:fldChar w:fldCharType="end"/>
          </w:r>
          <w:r>
            <w:rPr>
              <w:noProof/>
            </w:rPr>
            <w:fldChar w:fldCharType="end"/>
          </w:r>
        </w:p>
        <w:p w14:paraId="7A82EFDF" w14:textId="1A111819" w:rsidR="005B5E46" w:rsidRDefault="00037790">
          <w:pPr>
            <w:pStyle w:val="TOC2"/>
            <w:tabs>
              <w:tab w:val="right" w:leader="dot" w:pos="9350"/>
            </w:tabs>
            <w:rPr>
              <w:rFonts w:eastAsiaTheme="minorEastAsia"/>
              <w:noProof/>
            </w:rPr>
          </w:pPr>
          <w:r>
            <w:fldChar w:fldCharType="begin"/>
          </w:r>
          <w:r>
            <w:instrText xml:space="preserve"> HYPERLINK \l "_Toc48289499" </w:instrText>
          </w:r>
          <w:r>
            <w:fldChar w:fldCharType="separate"/>
          </w:r>
          <w:r w:rsidR="005B5E46" w:rsidRPr="00C624E8">
            <w:rPr>
              <w:rStyle w:val="Hyperlink"/>
              <w:noProof/>
            </w:rPr>
            <w:t>McKenzie wetlands in the initial versions of the IDU, HRU, and Reach data layers</w:t>
          </w:r>
          <w:r w:rsidR="005B5E46">
            <w:rPr>
              <w:noProof/>
              <w:webHidden/>
            </w:rPr>
            <w:tab/>
          </w:r>
          <w:r w:rsidR="005B5E46">
            <w:rPr>
              <w:noProof/>
              <w:webHidden/>
            </w:rPr>
            <w:fldChar w:fldCharType="begin"/>
          </w:r>
          <w:r w:rsidR="005B5E46">
            <w:rPr>
              <w:noProof/>
              <w:webHidden/>
            </w:rPr>
            <w:instrText xml:space="preserve"> PAGEREF _Toc48289499 \h </w:instrText>
          </w:r>
          <w:r w:rsidR="005B5E46">
            <w:rPr>
              <w:noProof/>
              <w:webHidden/>
            </w:rPr>
          </w:r>
          <w:r w:rsidR="005B5E46">
            <w:rPr>
              <w:noProof/>
              <w:webHidden/>
            </w:rPr>
            <w:fldChar w:fldCharType="separate"/>
          </w:r>
          <w:ins w:id="84" w:author="David Conklin" w:date="2020-08-19T16:00:00Z">
            <w:r>
              <w:rPr>
                <w:noProof/>
                <w:webHidden/>
              </w:rPr>
              <w:t>28</w:t>
            </w:r>
          </w:ins>
          <w:del w:id="85" w:author="David Conklin" w:date="2020-08-19T16:00:00Z">
            <w:r w:rsidR="005B5E46" w:rsidDel="00037790">
              <w:rPr>
                <w:noProof/>
                <w:webHidden/>
              </w:rPr>
              <w:delText>27</w:delText>
            </w:r>
          </w:del>
          <w:r w:rsidR="005B5E46">
            <w:rPr>
              <w:noProof/>
              <w:webHidden/>
            </w:rPr>
            <w:fldChar w:fldCharType="end"/>
          </w:r>
          <w:r>
            <w:rPr>
              <w:noProof/>
            </w:rPr>
            <w:fldChar w:fldCharType="end"/>
          </w:r>
        </w:p>
        <w:p w14:paraId="0C392830" w14:textId="5FCC7A61" w:rsidR="005B5E46" w:rsidRDefault="00037790">
          <w:pPr>
            <w:pStyle w:val="TOC2"/>
            <w:tabs>
              <w:tab w:val="right" w:leader="dot" w:pos="9350"/>
            </w:tabs>
            <w:rPr>
              <w:rFonts w:eastAsiaTheme="minorEastAsia"/>
              <w:noProof/>
            </w:rPr>
          </w:pPr>
          <w:r>
            <w:fldChar w:fldCharType="begin"/>
          </w:r>
          <w:r>
            <w:instrText xml:space="preserve"> HYPERLINK \l "_Toc48289500" </w:instrText>
          </w:r>
          <w:r>
            <w:fldChar w:fldCharType="separate"/>
          </w:r>
          <w:r w:rsidR="005B5E46" w:rsidRPr="00C624E8">
            <w:rPr>
              <w:rStyle w:val="Hyperlink"/>
              <w:noProof/>
            </w:rPr>
            <w:t>Projection, Calendar, and Units</w:t>
          </w:r>
          <w:r w:rsidR="005B5E46">
            <w:rPr>
              <w:noProof/>
              <w:webHidden/>
            </w:rPr>
            <w:tab/>
          </w:r>
          <w:r w:rsidR="005B5E46">
            <w:rPr>
              <w:noProof/>
              <w:webHidden/>
            </w:rPr>
            <w:fldChar w:fldCharType="begin"/>
          </w:r>
          <w:r w:rsidR="005B5E46">
            <w:rPr>
              <w:noProof/>
              <w:webHidden/>
            </w:rPr>
            <w:instrText xml:space="preserve"> PAGEREF _Toc48289500 \h </w:instrText>
          </w:r>
          <w:r w:rsidR="005B5E46">
            <w:rPr>
              <w:noProof/>
              <w:webHidden/>
            </w:rPr>
          </w:r>
          <w:r w:rsidR="005B5E46">
            <w:rPr>
              <w:noProof/>
              <w:webHidden/>
            </w:rPr>
            <w:fldChar w:fldCharType="separate"/>
          </w:r>
          <w:ins w:id="86" w:author="David Conklin" w:date="2020-08-19T16:00:00Z">
            <w:r>
              <w:rPr>
                <w:noProof/>
                <w:webHidden/>
              </w:rPr>
              <w:t>28</w:t>
            </w:r>
          </w:ins>
          <w:del w:id="87" w:author="David Conklin" w:date="2020-08-19T16:00:00Z">
            <w:r w:rsidR="005B5E46" w:rsidDel="00037790">
              <w:rPr>
                <w:noProof/>
                <w:webHidden/>
              </w:rPr>
              <w:delText>27</w:delText>
            </w:r>
          </w:del>
          <w:r w:rsidR="005B5E46">
            <w:rPr>
              <w:noProof/>
              <w:webHidden/>
            </w:rPr>
            <w:fldChar w:fldCharType="end"/>
          </w:r>
          <w:r>
            <w:rPr>
              <w:noProof/>
            </w:rPr>
            <w:fldChar w:fldCharType="end"/>
          </w:r>
        </w:p>
        <w:p w14:paraId="07C77BC1" w14:textId="382A53C0" w:rsidR="005B5E46" w:rsidRDefault="00037790">
          <w:pPr>
            <w:pStyle w:val="TOC2"/>
            <w:tabs>
              <w:tab w:val="right" w:leader="dot" w:pos="9350"/>
            </w:tabs>
            <w:rPr>
              <w:rFonts w:eastAsiaTheme="minorEastAsia"/>
              <w:noProof/>
            </w:rPr>
          </w:pPr>
          <w:r>
            <w:fldChar w:fldCharType="begin"/>
          </w:r>
          <w:r>
            <w:instrText xml:space="preserve"> HYPERLINK \l "_Toc48289501" </w:instrText>
          </w:r>
          <w:r>
            <w:fldChar w:fldCharType="separate"/>
          </w:r>
          <w:r w:rsidR="005B5E46" w:rsidRPr="00C624E8">
            <w:rPr>
              <w:rStyle w:val="Hyperlink"/>
              <w:noProof/>
            </w:rPr>
            <w:t>Simulation of changes in wetlands over time</w:t>
          </w:r>
          <w:r w:rsidR="005B5E46">
            <w:rPr>
              <w:noProof/>
              <w:webHidden/>
            </w:rPr>
            <w:tab/>
          </w:r>
          <w:r w:rsidR="005B5E46">
            <w:rPr>
              <w:noProof/>
              <w:webHidden/>
            </w:rPr>
            <w:fldChar w:fldCharType="begin"/>
          </w:r>
          <w:r w:rsidR="005B5E46">
            <w:rPr>
              <w:noProof/>
              <w:webHidden/>
            </w:rPr>
            <w:instrText xml:space="preserve"> PAGEREF _Toc48289501 \h </w:instrText>
          </w:r>
          <w:r w:rsidR="005B5E46">
            <w:rPr>
              <w:noProof/>
              <w:webHidden/>
            </w:rPr>
          </w:r>
          <w:r w:rsidR="005B5E46">
            <w:rPr>
              <w:noProof/>
              <w:webHidden/>
            </w:rPr>
            <w:fldChar w:fldCharType="separate"/>
          </w:r>
          <w:ins w:id="88" w:author="David Conklin" w:date="2020-08-19T16:00:00Z">
            <w:r>
              <w:rPr>
                <w:noProof/>
                <w:webHidden/>
              </w:rPr>
              <w:t>29</w:t>
            </w:r>
          </w:ins>
          <w:del w:id="89" w:author="David Conklin" w:date="2020-08-19T16:00:00Z">
            <w:r w:rsidR="005B5E46" w:rsidDel="00037790">
              <w:rPr>
                <w:noProof/>
                <w:webHidden/>
              </w:rPr>
              <w:delText>28</w:delText>
            </w:r>
          </w:del>
          <w:r w:rsidR="005B5E46">
            <w:rPr>
              <w:noProof/>
              <w:webHidden/>
            </w:rPr>
            <w:fldChar w:fldCharType="end"/>
          </w:r>
          <w:r>
            <w:rPr>
              <w:noProof/>
            </w:rPr>
            <w:fldChar w:fldCharType="end"/>
          </w:r>
        </w:p>
        <w:p w14:paraId="0AE34514" w14:textId="69730226" w:rsidR="005B5E46" w:rsidRDefault="00037790">
          <w:pPr>
            <w:pStyle w:val="TOC2"/>
            <w:tabs>
              <w:tab w:val="right" w:leader="dot" w:pos="9350"/>
            </w:tabs>
            <w:rPr>
              <w:rFonts w:eastAsiaTheme="minorEastAsia"/>
              <w:noProof/>
            </w:rPr>
          </w:pPr>
          <w:r>
            <w:fldChar w:fldCharType="begin"/>
          </w:r>
          <w:r>
            <w:instrText xml:space="preserve"> HYPERLINK \l "_Toc48289502" </w:instrText>
          </w:r>
          <w:r>
            <w:fldChar w:fldCharType="separate"/>
          </w:r>
          <w:r w:rsidR="005B5E46" w:rsidRPr="00C624E8">
            <w:rPr>
              <w:rStyle w:val="Hyperlink"/>
              <w:noProof/>
            </w:rPr>
            <w:t>How wetlands are represented in the model</w:t>
          </w:r>
          <w:r w:rsidR="005B5E46">
            <w:rPr>
              <w:noProof/>
              <w:webHidden/>
            </w:rPr>
            <w:tab/>
          </w:r>
          <w:r w:rsidR="005B5E46">
            <w:rPr>
              <w:noProof/>
              <w:webHidden/>
            </w:rPr>
            <w:fldChar w:fldCharType="begin"/>
          </w:r>
          <w:r w:rsidR="005B5E46">
            <w:rPr>
              <w:noProof/>
              <w:webHidden/>
            </w:rPr>
            <w:instrText xml:space="preserve"> PAGEREF _Toc48289502 \h </w:instrText>
          </w:r>
          <w:r w:rsidR="005B5E46">
            <w:rPr>
              <w:noProof/>
              <w:webHidden/>
            </w:rPr>
          </w:r>
          <w:r w:rsidR="005B5E46">
            <w:rPr>
              <w:noProof/>
              <w:webHidden/>
            </w:rPr>
            <w:fldChar w:fldCharType="separate"/>
          </w:r>
          <w:ins w:id="90" w:author="David Conklin" w:date="2020-08-19T16:00:00Z">
            <w:r>
              <w:rPr>
                <w:noProof/>
                <w:webHidden/>
              </w:rPr>
              <w:t>29</w:t>
            </w:r>
          </w:ins>
          <w:del w:id="91" w:author="David Conklin" w:date="2020-08-19T16:00:00Z">
            <w:r w:rsidR="005B5E46" w:rsidDel="00037790">
              <w:rPr>
                <w:noProof/>
                <w:webHidden/>
              </w:rPr>
              <w:delText>28</w:delText>
            </w:r>
          </w:del>
          <w:r w:rsidR="005B5E46">
            <w:rPr>
              <w:noProof/>
              <w:webHidden/>
            </w:rPr>
            <w:fldChar w:fldCharType="end"/>
          </w:r>
          <w:r>
            <w:rPr>
              <w:noProof/>
            </w:rPr>
            <w:fldChar w:fldCharType="end"/>
          </w:r>
        </w:p>
        <w:p w14:paraId="4BDDB8F4" w14:textId="68919FD4" w:rsidR="005B5E46" w:rsidRDefault="00037790">
          <w:pPr>
            <w:pStyle w:val="TOC2"/>
            <w:tabs>
              <w:tab w:val="right" w:leader="dot" w:pos="9350"/>
            </w:tabs>
            <w:rPr>
              <w:rFonts w:eastAsiaTheme="minorEastAsia"/>
              <w:noProof/>
            </w:rPr>
          </w:pPr>
          <w:r>
            <w:fldChar w:fldCharType="begin"/>
          </w:r>
          <w:r>
            <w:instrText xml:space="preserve"> HYPERLINK \l "_Toc48289503" </w:instrText>
          </w:r>
          <w:r>
            <w:fldChar w:fldCharType="separate"/>
          </w:r>
          <w:r w:rsidR="005B5E46" w:rsidRPr="00C624E8">
            <w:rPr>
              <w:rStyle w:val="Hyperlink"/>
              <w:noProof/>
            </w:rPr>
            <w:t>Attributes of interest in the wetlands study</w:t>
          </w:r>
          <w:r w:rsidR="005B5E46">
            <w:rPr>
              <w:noProof/>
              <w:webHidden/>
            </w:rPr>
            <w:tab/>
          </w:r>
          <w:r w:rsidR="005B5E46">
            <w:rPr>
              <w:noProof/>
              <w:webHidden/>
            </w:rPr>
            <w:fldChar w:fldCharType="begin"/>
          </w:r>
          <w:r w:rsidR="005B5E46">
            <w:rPr>
              <w:noProof/>
              <w:webHidden/>
            </w:rPr>
            <w:instrText xml:space="preserve"> PAGEREF _Toc48289503 \h </w:instrText>
          </w:r>
          <w:r w:rsidR="005B5E46">
            <w:rPr>
              <w:noProof/>
              <w:webHidden/>
            </w:rPr>
          </w:r>
          <w:r w:rsidR="005B5E46">
            <w:rPr>
              <w:noProof/>
              <w:webHidden/>
            </w:rPr>
            <w:fldChar w:fldCharType="separate"/>
          </w:r>
          <w:ins w:id="92" w:author="David Conklin" w:date="2020-08-19T16:00:00Z">
            <w:r>
              <w:rPr>
                <w:noProof/>
                <w:webHidden/>
              </w:rPr>
              <w:t>30</w:t>
            </w:r>
          </w:ins>
          <w:del w:id="93" w:author="David Conklin" w:date="2020-08-19T16:00:00Z">
            <w:r w:rsidR="005B5E46" w:rsidDel="00037790">
              <w:rPr>
                <w:noProof/>
                <w:webHidden/>
              </w:rPr>
              <w:delText>29</w:delText>
            </w:r>
          </w:del>
          <w:r w:rsidR="005B5E46">
            <w:rPr>
              <w:noProof/>
              <w:webHidden/>
            </w:rPr>
            <w:fldChar w:fldCharType="end"/>
          </w:r>
          <w:r>
            <w:rPr>
              <w:noProof/>
            </w:rPr>
            <w:fldChar w:fldCharType="end"/>
          </w:r>
        </w:p>
        <w:p w14:paraId="140D3452" w14:textId="5A6FBF1F" w:rsidR="005B5E46" w:rsidRDefault="00037790">
          <w:pPr>
            <w:pStyle w:val="TOC2"/>
            <w:tabs>
              <w:tab w:val="right" w:leader="dot" w:pos="9350"/>
            </w:tabs>
            <w:rPr>
              <w:rFonts w:eastAsiaTheme="minorEastAsia"/>
              <w:noProof/>
            </w:rPr>
          </w:pPr>
          <w:r>
            <w:fldChar w:fldCharType="begin"/>
          </w:r>
          <w:r>
            <w:instrText xml:space="preserve"> HYPERLINK \l "_Toc48289504" </w:instrText>
          </w:r>
          <w:r>
            <w:fldChar w:fldCharType="separate"/>
          </w:r>
          <w:r w:rsidR="005B5E46" w:rsidRPr="00C624E8">
            <w:rPr>
              <w:rStyle w:val="Hyperlink"/>
              <w:noProof/>
            </w:rPr>
            <w:t>A WETNESS attribute</w:t>
          </w:r>
          <w:r w:rsidR="005B5E46">
            <w:rPr>
              <w:noProof/>
              <w:webHidden/>
            </w:rPr>
            <w:tab/>
          </w:r>
          <w:r w:rsidR="005B5E46">
            <w:rPr>
              <w:noProof/>
              <w:webHidden/>
            </w:rPr>
            <w:fldChar w:fldCharType="begin"/>
          </w:r>
          <w:r w:rsidR="005B5E46">
            <w:rPr>
              <w:noProof/>
              <w:webHidden/>
            </w:rPr>
            <w:instrText xml:space="preserve"> PAGEREF _Toc48289504 \h </w:instrText>
          </w:r>
          <w:r w:rsidR="005B5E46">
            <w:rPr>
              <w:noProof/>
              <w:webHidden/>
            </w:rPr>
          </w:r>
          <w:r w:rsidR="005B5E46">
            <w:rPr>
              <w:noProof/>
              <w:webHidden/>
            </w:rPr>
            <w:fldChar w:fldCharType="separate"/>
          </w:r>
          <w:ins w:id="94" w:author="David Conklin" w:date="2020-08-19T16:00:00Z">
            <w:r>
              <w:rPr>
                <w:noProof/>
                <w:webHidden/>
              </w:rPr>
              <w:t>31</w:t>
            </w:r>
          </w:ins>
          <w:del w:id="95" w:author="David Conklin" w:date="2020-08-19T16:00:00Z">
            <w:r w:rsidR="005B5E46" w:rsidDel="00037790">
              <w:rPr>
                <w:noProof/>
                <w:webHidden/>
              </w:rPr>
              <w:delText>30</w:delText>
            </w:r>
          </w:del>
          <w:r w:rsidR="005B5E46">
            <w:rPr>
              <w:noProof/>
              <w:webHidden/>
            </w:rPr>
            <w:fldChar w:fldCharType="end"/>
          </w:r>
          <w:r>
            <w:rPr>
              <w:noProof/>
            </w:rPr>
            <w:fldChar w:fldCharType="end"/>
          </w:r>
        </w:p>
        <w:p w14:paraId="599CF2CC" w14:textId="0ED470CA" w:rsidR="005B5E46" w:rsidRDefault="00037790">
          <w:pPr>
            <w:pStyle w:val="TOC2"/>
            <w:tabs>
              <w:tab w:val="right" w:leader="dot" w:pos="9350"/>
            </w:tabs>
            <w:rPr>
              <w:rFonts w:eastAsiaTheme="minorEastAsia"/>
              <w:noProof/>
            </w:rPr>
          </w:pPr>
          <w:r>
            <w:fldChar w:fldCharType="begin"/>
          </w:r>
          <w:r>
            <w:instrText xml:space="preserve"> HYPERLINK \l "_Toc48289505" </w:instrText>
          </w:r>
          <w:r>
            <w:fldChar w:fldCharType="separate"/>
          </w:r>
          <w:r w:rsidR="005B5E46" w:rsidRPr="00C624E8">
            <w:rPr>
              <w:rStyle w:val="Hyperlink"/>
              <w:noProof/>
            </w:rPr>
            <w:t>Calculating the exchange of water between the wetland and the reach</w:t>
          </w:r>
          <w:r w:rsidR="005B5E46">
            <w:rPr>
              <w:noProof/>
              <w:webHidden/>
            </w:rPr>
            <w:tab/>
          </w:r>
          <w:r w:rsidR="005B5E46">
            <w:rPr>
              <w:noProof/>
              <w:webHidden/>
            </w:rPr>
            <w:fldChar w:fldCharType="begin"/>
          </w:r>
          <w:r w:rsidR="005B5E46">
            <w:rPr>
              <w:noProof/>
              <w:webHidden/>
            </w:rPr>
            <w:instrText xml:space="preserve"> PAGEREF _Toc48289505 \h </w:instrText>
          </w:r>
          <w:r w:rsidR="005B5E46">
            <w:rPr>
              <w:noProof/>
              <w:webHidden/>
            </w:rPr>
          </w:r>
          <w:r w:rsidR="005B5E46">
            <w:rPr>
              <w:noProof/>
              <w:webHidden/>
            </w:rPr>
            <w:fldChar w:fldCharType="separate"/>
          </w:r>
          <w:ins w:id="96" w:author="David Conklin" w:date="2020-08-19T16:00:00Z">
            <w:r>
              <w:rPr>
                <w:noProof/>
                <w:webHidden/>
              </w:rPr>
              <w:t>32</w:t>
            </w:r>
          </w:ins>
          <w:del w:id="97" w:author="David Conklin" w:date="2020-08-19T16:00:00Z">
            <w:r w:rsidR="005B5E46" w:rsidDel="00037790">
              <w:rPr>
                <w:noProof/>
                <w:webHidden/>
              </w:rPr>
              <w:delText>31</w:delText>
            </w:r>
          </w:del>
          <w:r w:rsidR="005B5E46">
            <w:rPr>
              <w:noProof/>
              <w:webHidden/>
            </w:rPr>
            <w:fldChar w:fldCharType="end"/>
          </w:r>
          <w:r>
            <w:rPr>
              <w:noProof/>
            </w:rPr>
            <w:fldChar w:fldCharType="end"/>
          </w:r>
        </w:p>
        <w:p w14:paraId="751B611C" w14:textId="66D948CC" w:rsidR="005B5E46" w:rsidRDefault="00037790">
          <w:pPr>
            <w:pStyle w:val="TOC3"/>
            <w:tabs>
              <w:tab w:val="right" w:leader="dot" w:pos="9350"/>
            </w:tabs>
            <w:rPr>
              <w:rFonts w:eastAsiaTheme="minorEastAsia"/>
              <w:noProof/>
            </w:rPr>
          </w:pPr>
          <w:r>
            <w:fldChar w:fldCharType="begin"/>
          </w:r>
          <w:r>
            <w:instrText xml:space="preserve"> HYPERLINK \l "_Toc48289506" </w:instrText>
          </w:r>
          <w:r>
            <w:fldChar w:fldCharType="separate"/>
          </w:r>
          <w:r w:rsidR="005B5E46" w:rsidRPr="00C624E8">
            <w:rPr>
              <w:rStyle w:val="Hyperlink"/>
              <w:noProof/>
            </w:rPr>
            <w:t>Wetland IDU parameters</w:t>
          </w:r>
          <w:r w:rsidR="005B5E46">
            <w:rPr>
              <w:noProof/>
              <w:webHidden/>
            </w:rPr>
            <w:tab/>
          </w:r>
          <w:r w:rsidR="005B5E46">
            <w:rPr>
              <w:noProof/>
              <w:webHidden/>
            </w:rPr>
            <w:fldChar w:fldCharType="begin"/>
          </w:r>
          <w:r w:rsidR="005B5E46">
            <w:rPr>
              <w:noProof/>
              <w:webHidden/>
            </w:rPr>
            <w:instrText xml:space="preserve"> PAGEREF _Toc48289506 \h </w:instrText>
          </w:r>
          <w:r w:rsidR="005B5E46">
            <w:rPr>
              <w:noProof/>
              <w:webHidden/>
            </w:rPr>
          </w:r>
          <w:r w:rsidR="005B5E46">
            <w:rPr>
              <w:noProof/>
              <w:webHidden/>
            </w:rPr>
            <w:fldChar w:fldCharType="separate"/>
          </w:r>
          <w:ins w:id="98" w:author="David Conklin" w:date="2020-08-19T16:00:00Z">
            <w:r>
              <w:rPr>
                <w:noProof/>
                <w:webHidden/>
              </w:rPr>
              <w:t>32</w:t>
            </w:r>
          </w:ins>
          <w:del w:id="99" w:author="David Conklin" w:date="2020-08-19T16:00:00Z">
            <w:r w:rsidR="005B5E46" w:rsidDel="00037790">
              <w:rPr>
                <w:noProof/>
                <w:webHidden/>
              </w:rPr>
              <w:delText>31</w:delText>
            </w:r>
          </w:del>
          <w:r w:rsidR="005B5E46">
            <w:rPr>
              <w:noProof/>
              <w:webHidden/>
            </w:rPr>
            <w:fldChar w:fldCharType="end"/>
          </w:r>
          <w:r>
            <w:rPr>
              <w:noProof/>
            </w:rPr>
            <w:fldChar w:fldCharType="end"/>
          </w:r>
        </w:p>
        <w:p w14:paraId="366969AE" w14:textId="5288B5AF" w:rsidR="005B5E46" w:rsidRDefault="00037790">
          <w:pPr>
            <w:pStyle w:val="TOC3"/>
            <w:tabs>
              <w:tab w:val="right" w:leader="dot" w:pos="9350"/>
            </w:tabs>
            <w:rPr>
              <w:rFonts w:eastAsiaTheme="minorEastAsia"/>
              <w:noProof/>
            </w:rPr>
          </w:pPr>
          <w:r>
            <w:fldChar w:fldCharType="begin"/>
          </w:r>
          <w:r>
            <w:instrText xml:space="preserve"> HYPERLINK \l "_Toc48289507" </w:instrText>
          </w:r>
          <w:r>
            <w:fldChar w:fldCharType="separate"/>
          </w:r>
          <w:r w:rsidR="005B5E46" w:rsidRPr="00C624E8">
            <w:rPr>
              <w:rStyle w:val="Hyperlink"/>
              <w:noProof/>
            </w:rPr>
            <w:t>Reach parameters</w:t>
          </w:r>
          <w:r w:rsidR="005B5E46">
            <w:rPr>
              <w:noProof/>
              <w:webHidden/>
            </w:rPr>
            <w:tab/>
          </w:r>
          <w:r w:rsidR="005B5E46">
            <w:rPr>
              <w:noProof/>
              <w:webHidden/>
            </w:rPr>
            <w:fldChar w:fldCharType="begin"/>
          </w:r>
          <w:r w:rsidR="005B5E46">
            <w:rPr>
              <w:noProof/>
              <w:webHidden/>
            </w:rPr>
            <w:instrText xml:space="preserve"> PAGEREF _Toc48289507 \h </w:instrText>
          </w:r>
          <w:r w:rsidR="005B5E46">
            <w:rPr>
              <w:noProof/>
              <w:webHidden/>
            </w:rPr>
          </w:r>
          <w:r w:rsidR="005B5E46">
            <w:rPr>
              <w:noProof/>
              <w:webHidden/>
            </w:rPr>
            <w:fldChar w:fldCharType="separate"/>
          </w:r>
          <w:ins w:id="100" w:author="David Conklin" w:date="2020-08-19T16:00:00Z">
            <w:r>
              <w:rPr>
                <w:noProof/>
                <w:webHidden/>
              </w:rPr>
              <w:t>32</w:t>
            </w:r>
          </w:ins>
          <w:del w:id="101" w:author="David Conklin" w:date="2020-08-19T16:00:00Z">
            <w:r w:rsidR="005B5E46" w:rsidDel="00037790">
              <w:rPr>
                <w:noProof/>
                <w:webHidden/>
              </w:rPr>
              <w:delText>31</w:delText>
            </w:r>
          </w:del>
          <w:r w:rsidR="005B5E46">
            <w:rPr>
              <w:noProof/>
              <w:webHidden/>
            </w:rPr>
            <w:fldChar w:fldCharType="end"/>
          </w:r>
          <w:r>
            <w:rPr>
              <w:noProof/>
            </w:rPr>
            <w:fldChar w:fldCharType="end"/>
          </w:r>
        </w:p>
        <w:p w14:paraId="05081174" w14:textId="0D569E51" w:rsidR="005B5E46" w:rsidRDefault="00037790">
          <w:pPr>
            <w:pStyle w:val="TOC2"/>
            <w:tabs>
              <w:tab w:val="right" w:leader="dot" w:pos="9350"/>
            </w:tabs>
            <w:rPr>
              <w:rFonts w:eastAsiaTheme="minorEastAsia"/>
              <w:noProof/>
            </w:rPr>
          </w:pPr>
          <w:r>
            <w:fldChar w:fldCharType="begin"/>
          </w:r>
          <w:r>
            <w:instrText xml:space="preserve"> HYPERLINK \l "_Toc48289508" </w:instrText>
          </w:r>
          <w:r>
            <w:fldChar w:fldCharType="separate"/>
          </w:r>
          <w:r w:rsidR="005B5E46" w:rsidRPr="00C624E8">
            <w:rPr>
              <w:rStyle w:val="Hyperlink"/>
              <w:noProof/>
            </w:rPr>
            <w:t>Loss (or gain) of wetlands</w:t>
          </w:r>
          <w:r w:rsidR="005B5E46">
            <w:rPr>
              <w:noProof/>
              <w:webHidden/>
            </w:rPr>
            <w:tab/>
          </w:r>
          <w:r w:rsidR="005B5E46">
            <w:rPr>
              <w:noProof/>
              <w:webHidden/>
            </w:rPr>
            <w:fldChar w:fldCharType="begin"/>
          </w:r>
          <w:r w:rsidR="005B5E46">
            <w:rPr>
              <w:noProof/>
              <w:webHidden/>
            </w:rPr>
            <w:instrText xml:space="preserve"> PAGEREF _Toc48289508 \h </w:instrText>
          </w:r>
          <w:r w:rsidR="005B5E46">
            <w:rPr>
              <w:noProof/>
              <w:webHidden/>
            </w:rPr>
          </w:r>
          <w:r w:rsidR="005B5E46">
            <w:rPr>
              <w:noProof/>
              <w:webHidden/>
            </w:rPr>
            <w:fldChar w:fldCharType="separate"/>
          </w:r>
          <w:ins w:id="102" w:author="David Conklin" w:date="2020-08-19T16:00:00Z">
            <w:r>
              <w:rPr>
                <w:noProof/>
                <w:webHidden/>
              </w:rPr>
              <w:t>32</w:t>
            </w:r>
          </w:ins>
          <w:del w:id="103" w:author="David Conklin" w:date="2020-08-19T16:00:00Z">
            <w:r w:rsidR="005B5E46" w:rsidDel="00037790">
              <w:rPr>
                <w:noProof/>
                <w:webHidden/>
              </w:rPr>
              <w:delText>31</w:delText>
            </w:r>
          </w:del>
          <w:r w:rsidR="005B5E46">
            <w:rPr>
              <w:noProof/>
              <w:webHidden/>
            </w:rPr>
            <w:fldChar w:fldCharType="end"/>
          </w:r>
          <w:r>
            <w:rPr>
              <w:noProof/>
            </w:rPr>
            <w:fldChar w:fldCharType="end"/>
          </w:r>
        </w:p>
        <w:p w14:paraId="21924F6E" w14:textId="7386DA39" w:rsidR="005B5E46" w:rsidRDefault="00037790">
          <w:pPr>
            <w:pStyle w:val="TOC2"/>
            <w:tabs>
              <w:tab w:val="right" w:leader="dot" w:pos="9350"/>
            </w:tabs>
            <w:rPr>
              <w:rFonts w:eastAsiaTheme="minorEastAsia"/>
              <w:noProof/>
            </w:rPr>
          </w:pPr>
          <w:r>
            <w:fldChar w:fldCharType="begin"/>
          </w:r>
          <w:r>
            <w:instrText xml:space="preserve"> HYPERLINK \l "_Toc48289509" </w:instrText>
          </w:r>
          <w:r>
            <w:fldChar w:fldCharType="separate"/>
          </w:r>
          <w:r w:rsidR="005B5E46" w:rsidRPr="00C624E8">
            <w:rPr>
              <w:rStyle w:val="Hyperlink"/>
              <w:noProof/>
            </w:rPr>
            <w:t>Reality check</w:t>
          </w:r>
          <w:r w:rsidR="005B5E46">
            <w:rPr>
              <w:noProof/>
              <w:webHidden/>
            </w:rPr>
            <w:tab/>
          </w:r>
          <w:r w:rsidR="005B5E46">
            <w:rPr>
              <w:noProof/>
              <w:webHidden/>
            </w:rPr>
            <w:fldChar w:fldCharType="begin"/>
          </w:r>
          <w:r w:rsidR="005B5E46">
            <w:rPr>
              <w:noProof/>
              <w:webHidden/>
            </w:rPr>
            <w:instrText xml:space="preserve"> PAGEREF _Toc48289509 \h </w:instrText>
          </w:r>
          <w:r w:rsidR="005B5E46">
            <w:rPr>
              <w:noProof/>
              <w:webHidden/>
            </w:rPr>
          </w:r>
          <w:r w:rsidR="005B5E46">
            <w:rPr>
              <w:noProof/>
              <w:webHidden/>
            </w:rPr>
            <w:fldChar w:fldCharType="separate"/>
          </w:r>
          <w:ins w:id="104" w:author="David Conklin" w:date="2020-08-19T16:00:00Z">
            <w:r>
              <w:rPr>
                <w:noProof/>
                <w:webHidden/>
              </w:rPr>
              <w:t>33</w:t>
            </w:r>
          </w:ins>
          <w:del w:id="105" w:author="David Conklin" w:date="2020-08-19T16:00:00Z">
            <w:r w:rsidR="005B5E46" w:rsidDel="00037790">
              <w:rPr>
                <w:noProof/>
                <w:webHidden/>
              </w:rPr>
              <w:delText>31</w:delText>
            </w:r>
          </w:del>
          <w:r w:rsidR="005B5E46">
            <w:rPr>
              <w:noProof/>
              <w:webHidden/>
            </w:rPr>
            <w:fldChar w:fldCharType="end"/>
          </w:r>
          <w:r>
            <w:rPr>
              <w:noProof/>
            </w:rPr>
            <w:fldChar w:fldCharType="end"/>
          </w:r>
        </w:p>
        <w:p w14:paraId="04FE02F6" w14:textId="0A24B881" w:rsidR="005B5E46" w:rsidRDefault="00037790">
          <w:pPr>
            <w:pStyle w:val="TOC2"/>
            <w:tabs>
              <w:tab w:val="right" w:leader="dot" w:pos="9350"/>
            </w:tabs>
            <w:rPr>
              <w:rFonts w:eastAsiaTheme="minorEastAsia"/>
              <w:noProof/>
            </w:rPr>
          </w:pPr>
          <w:r>
            <w:fldChar w:fldCharType="begin"/>
          </w:r>
          <w:r>
            <w:instrText xml:space="preserve"> HYPERLINK \l "_Toc48289510" </w:instrText>
          </w:r>
          <w:r>
            <w:fldChar w:fldCharType="separate"/>
          </w:r>
          <w:r w:rsidR="005B5E46" w:rsidRPr="00C624E8">
            <w:rPr>
              <w:rStyle w:val="Hyperlink"/>
              <w:noProof/>
            </w:rPr>
            <w:t>Clackamas wetlands v. McKenzie wetlands</w:t>
          </w:r>
          <w:r w:rsidR="005B5E46">
            <w:rPr>
              <w:noProof/>
              <w:webHidden/>
            </w:rPr>
            <w:tab/>
          </w:r>
          <w:r w:rsidR="005B5E46">
            <w:rPr>
              <w:noProof/>
              <w:webHidden/>
            </w:rPr>
            <w:fldChar w:fldCharType="begin"/>
          </w:r>
          <w:r w:rsidR="005B5E46">
            <w:rPr>
              <w:noProof/>
              <w:webHidden/>
            </w:rPr>
            <w:instrText xml:space="preserve"> PAGEREF _Toc48289510 \h </w:instrText>
          </w:r>
          <w:r w:rsidR="005B5E46">
            <w:rPr>
              <w:noProof/>
              <w:webHidden/>
            </w:rPr>
          </w:r>
          <w:r w:rsidR="005B5E46">
            <w:rPr>
              <w:noProof/>
              <w:webHidden/>
            </w:rPr>
            <w:fldChar w:fldCharType="separate"/>
          </w:r>
          <w:ins w:id="106" w:author="David Conklin" w:date="2020-08-19T16:00:00Z">
            <w:r>
              <w:rPr>
                <w:noProof/>
                <w:webHidden/>
              </w:rPr>
              <w:t>33</w:t>
            </w:r>
          </w:ins>
          <w:del w:id="107" w:author="David Conklin" w:date="2020-08-19T16:00:00Z">
            <w:r w:rsidR="005B5E46" w:rsidDel="00037790">
              <w:rPr>
                <w:noProof/>
                <w:webHidden/>
              </w:rPr>
              <w:delText>32</w:delText>
            </w:r>
          </w:del>
          <w:r w:rsidR="005B5E46">
            <w:rPr>
              <w:noProof/>
              <w:webHidden/>
            </w:rPr>
            <w:fldChar w:fldCharType="end"/>
          </w:r>
          <w:r>
            <w:rPr>
              <w:noProof/>
            </w:rPr>
            <w:fldChar w:fldCharType="end"/>
          </w:r>
        </w:p>
        <w:p w14:paraId="1FC43C3C" w14:textId="1259D29E" w:rsidR="005B5E46" w:rsidRDefault="00037790">
          <w:pPr>
            <w:pStyle w:val="TOC1"/>
            <w:tabs>
              <w:tab w:val="right" w:leader="dot" w:pos="9350"/>
            </w:tabs>
            <w:rPr>
              <w:rFonts w:eastAsiaTheme="minorEastAsia"/>
              <w:noProof/>
            </w:rPr>
          </w:pPr>
          <w:r>
            <w:fldChar w:fldCharType="begin"/>
          </w:r>
          <w:r>
            <w:instrText xml:space="preserve"> HYPERLINK \l "_Toc48289511" </w:instrText>
          </w:r>
          <w:r>
            <w:fldChar w:fldCharType="separate"/>
          </w:r>
          <w:r w:rsidR="005B5E46" w:rsidRPr="00C624E8">
            <w:rPr>
              <w:rStyle w:val="Hyperlink"/>
              <w:noProof/>
            </w:rPr>
            <w:t>The Clackamas Basin</w:t>
          </w:r>
          <w:r w:rsidR="005B5E46">
            <w:rPr>
              <w:noProof/>
              <w:webHidden/>
            </w:rPr>
            <w:tab/>
          </w:r>
          <w:r w:rsidR="005B5E46">
            <w:rPr>
              <w:noProof/>
              <w:webHidden/>
            </w:rPr>
            <w:fldChar w:fldCharType="begin"/>
          </w:r>
          <w:r w:rsidR="005B5E46">
            <w:rPr>
              <w:noProof/>
              <w:webHidden/>
            </w:rPr>
            <w:instrText xml:space="preserve"> PAGEREF _Toc48289511 \h </w:instrText>
          </w:r>
          <w:r w:rsidR="005B5E46">
            <w:rPr>
              <w:noProof/>
              <w:webHidden/>
            </w:rPr>
          </w:r>
          <w:r w:rsidR="005B5E46">
            <w:rPr>
              <w:noProof/>
              <w:webHidden/>
            </w:rPr>
            <w:fldChar w:fldCharType="separate"/>
          </w:r>
          <w:ins w:id="108" w:author="David Conklin" w:date="2020-08-19T16:00:00Z">
            <w:r>
              <w:rPr>
                <w:noProof/>
                <w:webHidden/>
              </w:rPr>
              <w:t>34</w:t>
            </w:r>
          </w:ins>
          <w:del w:id="109" w:author="David Conklin" w:date="2020-08-19T16:00:00Z">
            <w:r w:rsidR="005B5E46" w:rsidDel="00037790">
              <w:rPr>
                <w:noProof/>
                <w:webHidden/>
              </w:rPr>
              <w:delText>33</w:delText>
            </w:r>
          </w:del>
          <w:r w:rsidR="005B5E46">
            <w:rPr>
              <w:noProof/>
              <w:webHidden/>
            </w:rPr>
            <w:fldChar w:fldCharType="end"/>
          </w:r>
          <w:r>
            <w:rPr>
              <w:noProof/>
            </w:rPr>
            <w:fldChar w:fldCharType="end"/>
          </w:r>
        </w:p>
        <w:p w14:paraId="46478B5C" w14:textId="430192E3" w:rsidR="005B5E46" w:rsidRDefault="00037790">
          <w:pPr>
            <w:pStyle w:val="TOC1"/>
            <w:tabs>
              <w:tab w:val="right" w:leader="dot" w:pos="9350"/>
            </w:tabs>
            <w:rPr>
              <w:rFonts w:eastAsiaTheme="minorEastAsia"/>
              <w:noProof/>
            </w:rPr>
          </w:pPr>
          <w:r>
            <w:fldChar w:fldCharType="begin"/>
          </w:r>
          <w:r>
            <w:instrText xml:space="preserve"> HYPERLINK \l "_Toc48289512" </w:instrText>
          </w:r>
          <w:r>
            <w:fldChar w:fldCharType="separate"/>
          </w:r>
          <w:r w:rsidR="005B5E46" w:rsidRPr="00C624E8">
            <w:rPr>
              <w:rStyle w:val="Hyperlink"/>
              <w:noProof/>
            </w:rPr>
            <w:t>Directory structure and file names</w:t>
          </w:r>
          <w:r w:rsidR="005B5E46">
            <w:rPr>
              <w:noProof/>
              <w:webHidden/>
            </w:rPr>
            <w:tab/>
          </w:r>
          <w:r w:rsidR="005B5E46">
            <w:rPr>
              <w:noProof/>
              <w:webHidden/>
            </w:rPr>
            <w:fldChar w:fldCharType="begin"/>
          </w:r>
          <w:r w:rsidR="005B5E46">
            <w:rPr>
              <w:noProof/>
              <w:webHidden/>
            </w:rPr>
            <w:instrText xml:space="preserve"> PAGEREF _Toc48289512 \h </w:instrText>
          </w:r>
          <w:r w:rsidR="005B5E46">
            <w:rPr>
              <w:noProof/>
              <w:webHidden/>
            </w:rPr>
          </w:r>
          <w:r w:rsidR="005B5E46">
            <w:rPr>
              <w:noProof/>
              <w:webHidden/>
            </w:rPr>
            <w:fldChar w:fldCharType="separate"/>
          </w:r>
          <w:ins w:id="110" w:author="David Conklin" w:date="2020-08-19T16:00:00Z">
            <w:r>
              <w:rPr>
                <w:noProof/>
                <w:webHidden/>
              </w:rPr>
              <w:t>35</w:t>
            </w:r>
          </w:ins>
          <w:del w:id="111" w:author="David Conklin" w:date="2020-08-19T16:00:00Z">
            <w:r w:rsidR="005B5E46" w:rsidDel="00037790">
              <w:rPr>
                <w:noProof/>
                <w:webHidden/>
              </w:rPr>
              <w:delText>34</w:delText>
            </w:r>
          </w:del>
          <w:r w:rsidR="005B5E46">
            <w:rPr>
              <w:noProof/>
              <w:webHidden/>
            </w:rPr>
            <w:fldChar w:fldCharType="end"/>
          </w:r>
          <w:r>
            <w:rPr>
              <w:noProof/>
            </w:rPr>
            <w:fldChar w:fldCharType="end"/>
          </w:r>
        </w:p>
        <w:p w14:paraId="41BA1FCA" w14:textId="201F0C48" w:rsidR="005B5E46" w:rsidRDefault="00037790">
          <w:pPr>
            <w:pStyle w:val="TOC1"/>
            <w:tabs>
              <w:tab w:val="right" w:leader="dot" w:pos="9350"/>
            </w:tabs>
            <w:rPr>
              <w:rFonts w:eastAsiaTheme="minorEastAsia"/>
              <w:noProof/>
            </w:rPr>
          </w:pPr>
          <w:r>
            <w:fldChar w:fldCharType="begin"/>
          </w:r>
          <w:r>
            <w:instrText xml:space="preserve"> HYPERLINK \l "_Toc48289513" </w:instrText>
          </w:r>
          <w:r>
            <w:fldChar w:fldCharType="separate"/>
          </w:r>
          <w:r w:rsidR="005B5E46" w:rsidRPr="00C624E8">
            <w:rPr>
              <w:rStyle w:val="Hyperlink"/>
              <w:noProof/>
            </w:rPr>
            <w:t>Release Log</w:t>
          </w:r>
          <w:r w:rsidR="005B5E46">
            <w:rPr>
              <w:noProof/>
              <w:webHidden/>
            </w:rPr>
            <w:tab/>
          </w:r>
          <w:r w:rsidR="005B5E46">
            <w:rPr>
              <w:noProof/>
              <w:webHidden/>
            </w:rPr>
            <w:fldChar w:fldCharType="begin"/>
          </w:r>
          <w:r w:rsidR="005B5E46">
            <w:rPr>
              <w:noProof/>
              <w:webHidden/>
            </w:rPr>
            <w:instrText xml:space="preserve"> PAGEREF _Toc48289513 \h </w:instrText>
          </w:r>
          <w:r w:rsidR="005B5E46">
            <w:rPr>
              <w:noProof/>
              <w:webHidden/>
            </w:rPr>
          </w:r>
          <w:r w:rsidR="005B5E46">
            <w:rPr>
              <w:noProof/>
              <w:webHidden/>
            </w:rPr>
            <w:fldChar w:fldCharType="separate"/>
          </w:r>
          <w:ins w:id="112" w:author="David Conklin" w:date="2020-08-19T16:00:00Z">
            <w:r>
              <w:rPr>
                <w:noProof/>
                <w:webHidden/>
              </w:rPr>
              <w:t>35</w:t>
            </w:r>
          </w:ins>
          <w:del w:id="113" w:author="David Conklin" w:date="2020-08-19T16:00:00Z">
            <w:r w:rsidR="005B5E46" w:rsidDel="00037790">
              <w:rPr>
                <w:noProof/>
                <w:webHidden/>
              </w:rPr>
              <w:delText>34</w:delText>
            </w:r>
          </w:del>
          <w:r w:rsidR="005B5E46">
            <w:rPr>
              <w:noProof/>
              <w:webHidden/>
            </w:rPr>
            <w:fldChar w:fldCharType="end"/>
          </w:r>
          <w:r>
            <w:rPr>
              <w:noProof/>
            </w:rPr>
            <w:fldChar w:fldCharType="end"/>
          </w:r>
        </w:p>
        <w:p w14:paraId="1C625A48" w14:textId="0A15AF65" w:rsidR="005B5E46" w:rsidRDefault="00037790">
          <w:pPr>
            <w:pStyle w:val="TOC1"/>
            <w:tabs>
              <w:tab w:val="right" w:leader="dot" w:pos="9350"/>
            </w:tabs>
            <w:rPr>
              <w:rFonts w:eastAsiaTheme="minorEastAsia"/>
              <w:noProof/>
            </w:rPr>
          </w:pPr>
          <w:r>
            <w:fldChar w:fldCharType="begin"/>
          </w:r>
          <w:r>
            <w:instrText xml:space="preserve"> HYPERLINK \l "_Toc48289514" </w:instrText>
          </w:r>
          <w:r>
            <w:fldChar w:fldCharType="separate"/>
          </w:r>
          <w:r w:rsidR="005B5E46" w:rsidRPr="00C624E8">
            <w:rPr>
              <w:rStyle w:val="Hyperlink"/>
              <w:noProof/>
            </w:rPr>
            <w:t>References</w:t>
          </w:r>
          <w:r w:rsidR="005B5E46">
            <w:rPr>
              <w:noProof/>
              <w:webHidden/>
            </w:rPr>
            <w:tab/>
          </w:r>
          <w:r w:rsidR="005B5E46">
            <w:rPr>
              <w:noProof/>
              <w:webHidden/>
            </w:rPr>
            <w:fldChar w:fldCharType="begin"/>
          </w:r>
          <w:r w:rsidR="005B5E46">
            <w:rPr>
              <w:noProof/>
              <w:webHidden/>
            </w:rPr>
            <w:instrText xml:space="preserve"> PAGEREF _Toc48289514 \h </w:instrText>
          </w:r>
          <w:r w:rsidR="005B5E46">
            <w:rPr>
              <w:noProof/>
              <w:webHidden/>
            </w:rPr>
          </w:r>
          <w:r w:rsidR="005B5E46">
            <w:rPr>
              <w:noProof/>
              <w:webHidden/>
            </w:rPr>
            <w:fldChar w:fldCharType="separate"/>
          </w:r>
          <w:ins w:id="114" w:author="David Conklin" w:date="2020-08-19T16:00:00Z">
            <w:r>
              <w:rPr>
                <w:noProof/>
                <w:webHidden/>
              </w:rPr>
              <w:t>38</w:t>
            </w:r>
          </w:ins>
          <w:del w:id="115" w:author="David Conklin" w:date="2020-08-19T16:00:00Z">
            <w:r w:rsidR="005B5E46" w:rsidDel="00037790">
              <w:rPr>
                <w:noProof/>
                <w:webHidden/>
              </w:rPr>
              <w:delText>37</w:delText>
            </w:r>
          </w:del>
          <w:r w:rsidR="005B5E46">
            <w:rPr>
              <w:noProof/>
              <w:webHidden/>
            </w:rPr>
            <w:fldChar w:fldCharType="end"/>
          </w:r>
          <w:r>
            <w:rPr>
              <w:noProof/>
            </w:rPr>
            <w:fldChar w:fldCharType="end"/>
          </w:r>
        </w:p>
        <w:p w14:paraId="042E4417" w14:textId="13F10B03" w:rsidR="005B5E46" w:rsidRDefault="00037790">
          <w:pPr>
            <w:pStyle w:val="TOC1"/>
            <w:tabs>
              <w:tab w:val="right" w:leader="dot" w:pos="9350"/>
            </w:tabs>
            <w:rPr>
              <w:rFonts w:eastAsiaTheme="minorEastAsia"/>
              <w:noProof/>
            </w:rPr>
          </w:pPr>
          <w:r>
            <w:fldChar w:fldCharType="begin"/>
          </w:r>
          <w:r>
            <w:instrText xml:space="preserve"> HYPERLINK \l "_Toc48289515" </w:instrText>
          </w:r>
          <w:r>
            <w:fldChar w:fldCharType="separate"/>
          </w:r>
          <w:r w:rsidR="005B5E46" w:rsidRPr="00C624E8">
            <w:rPr>
              <w:rStyle w:val="Hyperlink"/>
              <w:noProof/>
            </w:rPr>
            <w:t>Acronyms and Abbreviations</w:t>
          </w:r>
          <w:r w:rsidR="005B5E46">
            <w:rPr>
              <w:noProof/>
              <w:webHidden/>
            </w:rPr>
            <w:tab/>
          </w:r>
          <w:r w:rsidR="005B5E46">
            <w:rPr>
              <w:noProof/>
              <w:webHidden/>
            </w:rPr>
            <w:fldChar w:fldCharType="begin"/>
          </w:r>
          <w:r w:rsidR="005B5E46">
            <w:rPr>
              <w:noProof/>
              <w:webHidden/>
            </w:rPr>
            <w:instrText xml:space="preserve"> PAGEREF _Toc48289515 \h </w:instrText>
          </w:r>
          <w:r w:rsidR="005B5E46">
            <w:rPr>
              <w:noProof/>
              <w:webHidden/>
            </w:rPr>
          </w:r>
          <w:r w:rsidR="005B5E46">
            <w:rPr>
              <w:noProof/>
              <w:webHidden/>
            </w:rPr>
            <w:fldChar w:fldCharType="separate"/>
          </w:r>
          <w:ins w:id="116" w:author="David Conklin" w:date="2020-08-19T16:00:00Z">
            <w:r>
              <w:rPr>
                <w:noProof/>
                <w:webHidden/>
              </w:rPr>
              <w:t>38</w:t>
            </w:r>
          </w:ins>
          <w:del w:id="117" w:author="David Conklin" w:date="2020-08-19T16:00:00Z">
            <w:r w:rsidR="005B5E46" w:rsidDel="00037790">
              <w:rPr>
                <w:noProof/>
                <w:webHidden/>
              </w:rPr>
              <w:delText>37</w:delText>
            </w:r>
          </w:del>
          <w:r w:rsidR="005B5E46">
            <w:rPr>
              <w:noProof/>
              <w:webHidden/>
            </w:rPr>
            <w:fldChar w:fldCharType="end"/>
          </w:r>
          <w:r>
            <w:rPr>
              <w:noProof/>
            </w:rPr>
            <w:fldChar w:fldCharType="end"/>
          </w:r>
        </w:p>
        <w:p w14:paraId="673DAD96" w14:textId="5552041B" w:rsidR="005B5E46" w:rsidRDefault="005B5E46">
          <w:r>
            <w:rPr>
              <w:b/>
              <w:bCs/>
              <w:noProof/>
            </w:rPr>
            <w:fldChar w:fldCharType="end"/>
          </w:r>
        </w:p>
      </w:sdtContent>
    </w:sdt>
    <w:p w14:paraId="3285C167" w14:textId="50595147" w:rsidR="00054B65" w:rsidRDefault="00054B65">
      <w:r>
        <w:br w:type="page"/>
      </w:r>
    </w:p>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lastRenderedPageBreak/>
        <w:t>Figures</w:t>
      </w:r>
    </w:p>
    <w:p w14:paraId="209C22E7" w14:textId="19BF1767" w:rsidR="005B5E46"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8289340" w:history="1">
        <w:r w:rsidR="005B5E46" w:rsidRPr="007E1B43">
          <w:rPr>
            <w:rStyle w:val="Hyperlink"/>
            <w:noProof/>
          </w:rPr>
          <w:t>Figure 1. Willamette River basin study area; embedded study areas are colored other than gray.  The 2 lighter blues together make up the upper Willamette basin study area.</w:t>
        </w:r>
        <w:r w:rsidR="005B5E46">
          <w:rPr>
            <w:noProof/>
            <w:webHidden/>
          </w:rPr>
          <w:tab/>
        </w:r>
        <w:r w:rsidR="005B5E46">
          <w:rPr>
            <w:noProof/>
            <w:webHidden/>
          </w:rPr>
          <w:fldChar w:fldCharType="begin"/>
        </w:r>
        <w:r w:rsidR="005B5E46">
          <w:rPr>
            <w:noProof/>
            <w:webHidden/>
          </w:rPr>
          <w:instrText xml:space="preserve"> PAGEREF _Toc48289340 \h </w:instrText>
        </w:r>
        <w:r w:rsidR="005B5E46">
          <w:rPr>
            <w:noProof/>
            <w:webHidden/>
          </w:rPr>
        </w:r>
        <w:r w:rsidR="005B5E46">
          <w:rPr>
            <w:noProof/>
            <w:webHidden/>
          </w:rPr>
          <w:fldChar w:fldCharType="separate"/>
        </w:r>
        <w:r w:rsidR="00037790">
          <w:rPr>
            <w:noProof/>
            <w:webHidden/>
          </w:rPr>
          <w:t>7</w:t>
        </w:r>
        <w:r w:rsidR="005B5E46">
          <w:rPr>
            <w:noProof/>
            <w:webHidden/>
          </w:rPr>
          <w:fldChar w:fldCharType="end"/>
        </w:r>
      </w:hyperlink>
    </w:p>
    <w:p w14:paraId="20F3CA1E" w14:textId="19545F61" w:rsidR="005B5E46" w:rsidRDefault="00037790">
      <w:pPr>
        <w:pStyle w:val="TableofFigures"/>
        <w:tabs>
          <w:tab w:val="right" w:leader="dot" w:pos="9350"/>
        </w:tabs>
        <w:rPr>
          <w:rFonts w:eastAsiaTheme="minorEastAsia"/>
          <w:noProof/>
        </w:rPr>
      </w:pPr>
      <w:hyperlink w:anchor="_Toc48289341" w:history="1">
        <w:r w:rsidR="005B5E46" w:rsidRPr="007E1B43">
          <w:rPr>
            <w:rStyle w:val="Hyperlink"/>
            <w:noProof/>
          </w:rPr>
          <w:t>Figure 2. Tualatin basin study area; Chicken Creek watershed is highlighted.</w:t>
        </w:r>
        <w:r w:rsidR="005B5E46">
          <w:rPr>
            <w:noProof/>
            <w:webHidden/>
          </w:rPr>
          <w:tab/>
        </w:r>
        <w:r w:rsidR="005B5E46">
          <w:rPr>
            <w:noProof/>
            <w:webHidden/>
          </w:rPr>
          <w:fldChar w:fldCharType="begin"/>
        </w:r>
        <w:r w:rsidR="005B5E46">
          <w:rPr>
            <w:noProof/>
            <w:webHidden/>
          </w:rPr>
          <w:instrText xml:space="preserve"> PAGEREF _Toc48289341 \h </w:instrText>
        </w:r>
        <w:r w:rsidR="005B5E46">
          <w:rPr>
            <w:noProof/>
            <w:webHidden/>
          </w:rPr>
        </w:r>
        <w:r w:rsidR="005B5E46">
          <w:rPr>
            <w:noProof/>
            <w:webHidden/>
          </w:rPr>
          <w:fldChar w:fldCharType="separate"/>
        </w:r>
        <w:r>
          <w:rPr>
            <w:noProof/>
            <w:webHidden/>
          </w:rPr>
          <w:t>8</w:t>
        </w:r>
        <w:r w:rsidR="005B5E46">
          <w:rPr>
            <w:noProof/>
            <w:webHidden/>
          </w:rPr>
          <w:fldChar w:fldCharType="end"/>
        </w:r>
      </w:hyperlink>
    </w:p>
    <w:p w14:paraId="439D9E57" w14:textId="0D8A5ED4" w:rsidR="005B5E46" w:rsidRDefault="00037790">
      <w:pPr>
        <w:pStyle w:val="TableofFigures"/>
        <w:tabs>
          <w:tab w:val="right" w:leader="dot" w:pos="9350"/>
        </w:tabs>
        <w:rPr>
          <w:rFonts w:eastAsiaTheme="minorEastAsia"/>
          <w:noProof/>
        </w:rPr>
      </w:pPr>
      <w:hyperlink w:anchor="_Toc48289342" w:history="1">
        <w:r w:rsidR="005B5E46" w:rsidRPr="007E1B43">
          <w:rPr>
            <w:rStyle w:val="Hyperlink"/>
            <w:noProof/>
          </w:rPr>
          <w:t>Figure 3. North Santiam watershed study area.</w:t>
        </w:r>
        <w:r w:rsidR="005B5E46">
          <w:rPr>
            <w:noProof/>
            <w:webHidden/>
          </w:rPr>
          <w:tab/>
        </w:r>
        <w:r w:rsidR="005B5E46">
          <w:rPr>
            <w:noProof/>
            <w:webHidden/>
          </w:rPr>
          <w:fldChar w:fldCharType="begin"/>
        </w:r>
        <w:r w:rsidR="005B5E46">
          <w:rPr>
            <w:noProof/>
            <w:webHidden/>
          </w:rPr>
          <w:instrText xml:space="preserve"> PAGEREF _Toc48289342 \h </w:instrText>
        </w:r>
        <w:r w:rsidR="005B5E46">
          <w:rPr>
            <w:noProof/>
            <w:webHidden/>
          </w:rPr>
        </w:r>
        <w:r w:rsidR="005B5E46">
          <w:rPr>
            <w:noProof/>
            <w:webHidden/>
          </w:rPr>
          <w:fldChar w:fldCharType="separate"/>
        </w:r>
        <w:r>
          <w:rPr>
            <w:noProof/>
            <w:webHidden/>
          </w:rPr>
          <w:t>9</w:t>
        </w:r>
        <w:r w:rsidR="005B5E46">
          <w:rPr>
            <w:noProof/>
            <w:webHidden/>
          </w:rPr>
          <w:fldChar w:fldCharType="end"/>
        </w:r>
      </w:hyperlink>
    </w:p>
    <w:p w14:paraId="10D0475A" w14:textId="7F7195D2" w:rsidR="005B5E46" w:rsidRDefault="00037790">
      <w:pPr>
        <w:pStyle w:val="TableofFigures"/>
        <w:tabs>
          <w:tab w:val="right" w:leader="dot" w:pos="9350"/>
        </w:tabs>
        <w:rPr>
          <w:rFonts w:eastAsiaTheme="minorEastAsia"/>
          <w:noProof/>
        </w:rPr>
      </w:pPr>
      <w:hyperlink w:anchor="_Toc48289343" w:history="1">
        <w:r w:rsidR="005B5E46" w:rsidRPr="007E1B43">
          <w:rPr>
            <w:rStyle w:val="Hyperlink"/>
            <w:noProof/>
          </w:rPr>
          <w:t>Figure 4. Upper Willamette study area.</w:t>
        </w:r>
        <w:r w:rsidR="005B5E46">
          <w:rPr>
            <w:noProof/>
            <w:webHidden/>
          </w:rPr>
          <w:tab/>
        </w:r>
        <w:r w:rsidR="005B5E46">
          <w:rPr>
            <w:noProof/>
            <w:webHidden/>
          </w:rPr>
          <w:fldChar w:fldCharType="begin"/>
        </w:r>
        <w:r w:rsidR="005B5E46">
          <w:rPr>
            <w:noProof/>
            <w:webHidden/>
          </w:rPr>
          <w:instrText xml:space="preserve"> PAGEREF _Toc48289343 \h </w:instrText>
        </w:r>
        <w:r w:rsidR="005B5E46">
          <w:rPr>
            <w:noProof/>
            <w:webHidden/>
          </w:rPr>
        </w:r>
        <w:r w:rsidR="005B5E46">
          <w:rPr>
            <w:noProof/>
            <w:webHidden/>
          </w:rPr>
          <w:fldChar w:fldCharType="separate"/>
        </w:r>
        <w:r>
          <w:rPr>
            <w:noProof/>
            <w:webHidden/>
          </w:rPr>
          <w:t>10</w:t>
        </w:r>
        <w:r w:rsidR="005B5E46">
          <w:rPr>
            <w:noProof/>
            <w:webHidden/>
          </w:rPr>
          <w:fldChar w:fldCharType="end"/>
        </w:r>
      </w:hyperlink>
    </w:p>
    <w:p w14:paraId="214DEFB6" w14:textId="2A2989D1" w:rsidR="005B5E46" w:rsidRDefault="00037790">
      <w:pPr>
        <w:pStyle w:val="TableofFigures"/>
        <w:tabs>
          <w:tab w:val="right" w:leader="dot" w:pos="9350"/>
        </w:tabs>
        <w:rPr>
          <w:rFonts w:eastAsiaTheme="minorEastAsia"/>
          <w:noProof/>
        </w:rPr>
      </w:pPr>
      <w:hyperlink w:anchor="_Toc48289344" w:history="1">
        <w:r w:rsidR="005B5E46" w:rsidRPr="007E1B43">
          <w:rPr>
            <w:rStyle w:val="Hyperlink"/>
            <w:noProof/>
          </w:rPr>
          <w:t>Figure 5. Chicken Creek watershed study area.</w:t>
        </w:r>
        <w:r w:rsidR="005B5E46">
          <w:rPr>
            <w:noProof/>
            <w:webHidden/>
          </w:rPr>
          <w:tab/>
        </w:r>
        <w:r w:rsidR="005B5E46">
          <w:rPr>
            <w:noProof/>
            <w:webHidden/>
          </w:rPr>
          <w:fldChar w:fldCharType="begin"/>
        </w:r>
        <w:r w:rsidR="005B5E46">
          <w:rPr>
            <w:noProof/>
            <w:webHidden/>
          </w:rPr>
          <w:instrText xml:space="preserve"> PAGEREF _Toc48289344 \h </w:instrText>
        </w:r>
        <w:r w:rsidR="005B5E46">
          <w:rPr>
            <w:noProof/>
            <w:webHidden/>
          </w:rPr>
        </w:r>
        <w:r w:rsidR="005B5E46">
          <w:rPr>
            <w:noProof/>
            <w:webHidden/>
          </w:rPr>
          <w:fldChar w:fldCharType="separate"/>
        </w:r>
        <w:r>
          <w:rPr>
            <w:noProof/>
            <w:webHidden/>
          </w:rPr>
          <w:t>11</w:t>
        </w:r>
        <w:r w:rsidR="005B5E46">
          <w:rPr>
            <w:noProof/>
            <w:webHidden/>
          </w:rPr>
          <w:fldChar w:fldCharType="end"/>
        </w:r>
      </w:hyperlink>
    </w:p>
    <w:p w14:paraId="45F1CC71" w14:textId="0000F2EE" w:rsidR="005B5E46" w:rsidRDefault="00037790">
      <w:pPr>
        <w:pStyle w:val="TableofFigures"/>
        <w:tabs>
          <w:tab w:val="right" w:leader="dot" w:pos="9350"/>
        </w:tabs>
        <w:rPr>
          <w:rFonts w:eastAsiaTheme="minorEastAsia"/>
          <w:noProof/>
        </w:rPr>
      </w:pPr>
      <w:hyperlink w:anchor="_Toc48289345" w:history="1">
        <w:r w:rsidR="005B5E46" w:rsidRPr="007E1B43">
          <w:rPr>
            <w:rStyle w:val="Hyperlink"/>
            <w:noProof/>
          </w:rPr>
          <w:t>Figure 6. Instream water rights in the North Santiam watershed</w:t>
        </w:r>
        <w:r w:rsidR="005B5E46">
          <w:rPr>
            <w:noProof/>
            <w:webHidden/>
          </w:rPr>
          <w:tab/>
        </w:r>
        <w:r w:rsidR="005B5E46">
          <w:rPr>
            <w:noProof/>
            <w:webHidden/>
          </w:rPr>
          <w:fldChar w:fldCharType="begin"/>
        </w:r>
        <w:r w:rsidR="005B5E46">
          <w:rPr>
            <w:noProof/>
            <w:webHidden/>
          </w:rPr>
          <w:instrText xml:space="preserve"> PAGEREF _Toc48289345 \h </w:instrText>
        </w:r>
        <w:r w:rsidR="005B5E46">
          <w:rPr>
            <w:noProof/>
            <w:webHidden/>
          </w:rPr>
        </w:r>
        <w:r w:rsidR="005B5E46">
          <w:rPr>
            <w:noProof/>
            <w:webHidden/>
          </w:rPr>
          <w:fldChar w:fldCharType="separate"/>
        </w:r>
        <w:r>
          <w:rPr>
            <w:noProof/>
            <w:webHidden/>
          </w:rPr>
          <w:t>25</w:t>
        </w:r>
        <w:r w:rsidR="005B5E46">
          <w:rPr>
            <w:noProof/>
            <w:webHidden/>
          </w:rPr>
          <w:fldChar w:fldCharType="end"/>
        </w:r>
      </w:hyperlink>
    </w:p>
    <w:p w14:paraId="683CF526" w14:textId="6871D0F5" w:rsidR="005B5E46" w:rsidRDefault="00037790">
      <w:pPr>
        <w:pStyle w:val="TableofFigures"/>
        <w:tabs>
          <w:tab w:val="right" w:leader="dot" w:pos="9350"/>
        </w:tabs>
        <w:rPr>
          <w:rFonts w:eastAsiaTheme="minorEastAsia"/>
          <w:noProof/>
        </w:rPr>
      </w:pPr>
      <w:hyperlink w:anchor="_Toc48289346" w:history="1">
        <w:r w:rsidR="005B5E46" w:rsidRPr="007E1B43">
          <w:rPr>
            <w:rStyle w:val="Hyperlink"/>
            <w:noProof/>
          </w:rPr>
          <w:t>Figure 7. McKenzie basin in CW3M screen capture</w:t>
        </w:r>
        <w:r w:rsidR="005B5E46">
          <w:rPr>
            <w:noProof/>
            <w:webHidden/>
          </w:rPr>
          <w:tab/>
        </w:r>
        <w:r w:rsidR="005B5E46">
          <w:rPr>
            <w:noProof/>
            <w:webHidden/>
          </w:rPr>
          <w:fldChar w:fldCharType="begin"/>
        </w:r>
        <w:r w:rsidR="005B5E46">
          <w:rPr>
            <w:noProof/>
            <w:webHidden/>
          </w:rPr>
          <w:instrText xml:space="preserve"> PAGEREF _Toc48289346 \h </w:instrText>
        </w:r>
        <w:r w:rsidR="005B5E46">
          <w:rPr>
            <w:noProof/>
            <w:webHidden/>
          </w:rPr>
        </w:r>
        <w:r w:rsidR="005B5E46">
          <w:rPr>
            <w:noProof/>
            <w:webHidden/>
          </w:rPr>
          <w:fldChar w:fldCharType="separate"/>
        </w:r>
        <w:r>
          <w:rPr>
            <w:noProof/>
            <w:webHidden/>
          </w:rPr>
          <w:t>26</w:t>
        </w:r>
        <w:r w:rsidR="005B5E46">
          <w:rPr>
            <w:noProof/>
            <w:webHidden/>
          </w:rPr>
          <w:fldChar w:fldCharType="end"/>
        </w:r>
      </w:hyperlink>
    </w:p>
    <w:p w14:paraId="05959471" w14:textId="12748DDF" w:rsidR="005B5E46" w:rsidRDefault="00037790">
      <w:pPr>
        <w:pStyle w:val="TableofFigures"/>
        <w:tabs>
          <w:tab w:val="right" w:leader="dot" w:pos="9350"/>
        </w:tabs>
        <w:rPr>
          <w:rFonts w:eastAsiaTheme="minorEastAsia"/>
          <w:noProof/>
        </w:rPr>
      </w:pPr>
      <w:hyperlink w:anchor="_Toc48289347" w:history="1">
        <w:r w:rsidR="005B5E46" w:rsidRPr="007E1B43">
          <w:rPr>
            <w:rStyle w:val="Hyperlink"/>
            <w:noProof/>
          </w:rPr>
          <w:t>Figure 8. Wetlands in the lower McKenzie basin, with their WETL_ID attribute values</w:t>
        </w:r>
        <w:r w:rsidR="005B5E46">
          <w:rPr>
            <w:noProof/>
            <w:webHidden/>
          </w:rPr>
          <w:tab/>
        </w:r>
        <w:r w:rsidR="005B5E46">
          <w:rPr>
            <w:noProof/>
            <w:webHidden/>
          </w:rPr>
          <w:fldChar w:fldCharType="begin"/>
        </w:r>
        <w:r w:rsidR="005B5E46">
          <w:rPr>
            <w:noProof/>
            <w:webHidden/>
          </w:rPr>
          <w:instrText xml:space="preserve"> PAGEREF _Toc48289347 \h </w:instrText>
        </w:r>
        <w:r w:rsidR="005B5E46">
          <w:rPr>
            <w:noProof/>
            <w:webHidden/>
          </w:rPr>
        </w:r>
        <w:r w:rsidR="005B5E46">
          <w:rPr>
            <w:noProof/>
            <w:webHidden/>
          </w:rPr>
          <w:fldChar w:fldCharType="separate"/>
        </w:r>
        <w:r>
          <w:rPr>
            <w:noProof/>
            <w:webHidden/>
          </w:rPr>
          <w:t>27</w:t>
        </w:r>
        <w:r w:rsidR="005B5E46">
          <w:rPr>
            <w:noProof/>
            <w:webHidden/>
          </w:rPr>
          <w:fldChar w:fldCharType="end"/>
        </w:r>
      </w:hyperlink>
    </w:p>
    <w:p w14:paraId="566C5A2A" w14:textId="12F2856D" w:rsidR="005B5E46" w:rsidRDefault="005B5E46">
      <w:pPr>
        <w:pStyle w:val="TableofFigures"/>
        <w:tabs>
          <w:tab w:val="right" w:leader="dot" w:pos="9350"/>
        </w:tabs>
        <w:rPr>
          <w:rFonts w:eastAsiaTheme="minorEastAsia"/>
          <w:noProof/>
        </w:rPr>
      </w:pPr>
      <w:r w:rsidRPr="007E1B43">
        <w:rPr>
          <w:rStyle w:val="Hyperlink"/>
          <w:noProof/>
        </w:rPr>
        <w:fldChar w:fldCharType="begin"/>
      </w:r>
      <w:r w:rsidRPr="007E1B43">
        <w:rPr>
          <w:rStyle w:val="Hyperlink"/>
          <w:noProof/>
        </w:rPr>
        <w:instrText xml:space="preserve"> </w:instrText>
      </w:r>
      <w:r>
        <w:rPr>
          <w:noProof/>
        </w:rPr>
        <w:instrText>HYPERLINK \l "_Toc48289348"</w:instrText>
      </w:r>
      <w:r w:rsidRPr="007E1B43">
        <w:rPr>
          <w:rStyle w:val="Hyperlink"/>
          <w:noProof/>
        </w:rPr>
        <w:instrText xml:space="preserve"> </w:instrText>
      </w:r>
      <w:r w:rsidRPr="007E1B43">
        <w:rPr>
          <w:rStyle w:val="Hyperlink"/>
          <w:noProof/>
        </w:rPr>
        <w:fldChar w:fldCharType="separate"/>
      </w:r>
      <w:r w:rsidRPr="007E1B43">
        <w:rPr>
          <w:rStyle w:val="Hyperlink"/>
          <w:noProof/>
        </w:rPr>
        <w:t>Figure 9. Clackamas basin in CW3M screen capture</w:t>
      </w:r>
      <w:r>
        <w:rPr>
          <w:noProof/>
          <w:webHidden/>
        </w:rPr>
        <w:tab/>
      </w:r>
      <w:r>
        <w:rPr>
          <w:noProof/>
          <w:webHidden/>
        </w:rPr>
        <w:fldChar w:fldCharType="begin"/>
      </w:r>
      <w:r>
        <w:rPr>
          <w:noProof/>
          <w:webHidden/>
        </w:rPr>
        <w:instrText xml:space="preserve"> PAGEREF _Toc48289348 \h </w:instrText>
      </w:r>
      <w:r>
        <w:rPr>
          <w:noProof/>
          <w:webHidden/>
        </w:rPr>
      </w:r>
      <w:r>
        <w:rPr>
          <w:noProof/>
          <w:webHidden/>
        </w:rPr>
        <w:fldChar w:fldCharType="separate"/>
      </w:r>
      <w:ins w:id="118" w:author="David Conklin" w:date="2020-08-19T16:00:00Z">
        <w:r w:rsidR="00037790">
          <w:rPr>
            <w:noProof/>
            <w:webHidden/>
          </w:rPr>
          <w:t>34</w:t>
        </w:r>
      </w:ins>
      <w:del w:id="119" w:author="David Conklin" w:date="2020-08-14T09:25:00Z">
        <w:r w:rsidDel="00474F6A">
          <w:rPr>
            <w:noProof/>
            <w:webHidden/>
          </w:rPr>
          <w:delText>35</w:delText>
        </w:r>
      </w:del>
      <w:r>
        <w:rPr>
          <w:noProof/>
          <w:webHidden/>
        </w:rPr>
        <w:fldChar w:fldCharType="end"/>
      </w:r>
      <w:r w:rsidRPr="007E1B43">
        <w:rPr>
          <w:rStyle w:val="Hyperlink"/>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20" w:name="_Toc48289462"/>
      <w:r>
        <w:t>What is a digital handbook?</w:t>
      </w:r>
      <w:bookmarkEnd w:id="12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21" w:name="_Toc48289463"/>
      <w:r>
        <w:t>CW3M c</w:t>
      </w:r>
      <w:r w:rsidR="00C70B81">
        <w:t>oncept</w:t>
      </w:r>
      <w:bookmarkEnd w:id="121"/>
      <w:r>
        <w:t xml:space="preserve"> </w:t>
      </w:r>
    </w:p>
    <w:p w14:paraId="7E41CEB8" w14:textId="77777777" w:rsidR="000D6396" w:rsidRDefault="000D6396" w:rsidP="00A43D30"/>
    <w:p w14:paraId="3DA45CFC" w14:textId="77777777" w:rsidR="000D6396" w:rsidRDefault="00C46F0A" w:rsidP="00C46F0A">
      <w:pPr>
        <w:pStyle w:val="Heading2"/>
      </w:pPr>
      <w:bookmarkStart w:id="122" w:name="_Toc48289464"/>
      <w:r>
        <w:t>A different kind of community model</w:t>
      </w:r>
      <w:bookmarkEnd w:id="1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23" w:name="_Toc48289465"/>
      <w:r>
        <w:t>What CW3M is for</w:t>
      </w:r>
      <w:bookmarkEnd w:id="1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 xml:space="preserve">A second objective of the CW3M project is to improve the model's skill through reconciliation with available independent datasets.  This is a continuation of work already started at the regional scale, </w:t>
      </w:r>
      <w:r w:rsidRPr="00EC7B8F">
        <w:rPr>
          <w:rFonts w:cstheme="minorHAnsi"/>
        </w:rPr>
        <w:lastRenderedPageBreak/>
        <w:t>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24" w:name="_Toc48289466"/>
      <w:r>
        <w:t>Management and maintenance</w:t>
      </w:r>
      <w:bookmarkEnd w:id="1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125" w:name="_Toc48289467"/>
      <w:r>
        <w:t>Study areas</w:t>
      </w:r>
      <w:bookmarkEnd w:id="12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35D44A9"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037790">
        <w:t xml:space="preserve">Figure </w:t>
      </w:r>
      <w:r w:rsidR="00037790">
        <w:rPr>
          <w:noProof/>
        </w:rPr>
        <w:t>1</w:t>
      </w:r>
      <w:r w:rsidR="00064E77">
        <w:fldChar w:fldCharType="end"/>
      </w:r>
      <w:r w:rsidR="00064E77">
        <w:t>)</w:t>
      </w:r>
    </w:p>
    <w:p w14:paraId="03CAE907" w14:textId="605E6F8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037790">
        <w:t xml:space="preserve">Figure </w:t>
      </w:r>
      <w:r w:rsidR="00037790">
        <w:rPr>
          <w:noProof/>
        </w:rPr>
        <w:t>2</w:t>
      </w:r>
      <w:r w:rsidR="00064E77">
        <w:fldChar w:fldCharType="end"/>
      </w:r>
      <w:r w:rsidR="00064E77">
        <w:t>)</w:t>
      </w:r>
    </w:p>
    <w:p w14:paraId="1A5A767B" w14:textId="6413913D"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037790">
        <w:t xml:space="preserve">Figure </w:t>
      </w:r>
      <w:r w:rsidR="00037790">
        <w:rPr>
          <w:noProof/>
        </w:rPr>
        <w:t>5</w:t>
      </w:r>
      <w:r w:rsidR="00893F4B">
        <w:fldChar w:fldCharType="end"/>
      </w:r>
      <w:r>
        <w:t>)</w:t>
      </w:r>
    </w:p>
    <w:p w14:paraId="1B80045C" w14:textId="50A16E48"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037790">
        <w:t xml:space="preserve">Figure </w:t>
      </w:r>
      <w:r w:rsidR="00037790">
        <w:rPr>
          <w:noProof/>
        </w:rPr>
        <w:t>3</w:t>
      </w:r>
      <w:r w:rsidR="00064E77">
        <w:fldChar w:fldCharType="end"/>
      </w:r>
      <w:r w:rsidR="00064E77">
        <w:t>)</w:t>
      </w:r>
    </w:p>
    <w:p w14:paraId="1933EF54" w14:textId="5843C1D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037790">
        <w:t xml:space="preserve">Figure </w:t>
      </w:r>
      <w:r w:rsidR="00037790">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26" w:name="_Toc48289468"/>
      <w:r>
        <w:t>Data</w:t>
      </w:r>
      <w:r w:rsidR="00A92F06">
        <w:t>CW3M</w:t>
      </w:r>
      <w:r>
        <w:t xml:space="preserve"> directory structure</w:t>
      </w:r>
      <w:bookmarkEnd w:id="12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lastRenderedPageBreak/>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27" w:name="_Toc48289469"/>
      <w:r>
        <w:t>DataCW3M\ScenarioData directory structure</w:t>
      </w:r>
      <w:bookmarkEnd w:id="12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lastRenderedPageBreak/>
        <w:tab/>
      </w:r>
      <w:r>
        <w:tab/>
        <w:t>wr_pous.csv</w:t>
      </w:r>
    </w:p>
    <w:p w14:paraId="653EE1A6" w14:textId="77777777" w:rsidR="009C1707" w:rsidRDefault="009C1707" w:rsidP="009C1707"/>
    <w:p w14:paraId="38637AE4" w14:textId="77777777" w:rsidR="009C1707" w:rsidRDefault="009C1707" w:rsidP="009C1707">
      <w:pPr>
        <w:pStyle w:val="Heading2"/>
      </w:pPr>
      <w:bookmarkStart w:id="128" w:name="_Toc48289470"/>
      <w:r>
        <w:t>DataCW3M\ScenarioData\&lt;scenario&gt; folder contents</w:t>
      </w:r>
      <w:bookmarkEnd w:id="12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29" w:name="_Toc48289471"/>
      <w:r>
        <w:t>DataCW3M\&lt;study area&gt; folder contents</w:t>
      </w:r>
      <w:bookmarkEnd w:id="12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767CABA" w:rsidR="00D37681" w:rsidRDefault="00D37681" w:rsidP="00D37681">
      <w:pPr>
        <w:pStyle w:val="Caption"/>
      </w:pPr>
      <w:bookmarkStart w:id="130" w:name="_Ref529607484"/>
      <w:bookmarkStart w:id="131" w:name="_Toc4828934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1</w:t>
      </w:r>
      <w:r w:rsidR="006C64CF">
        <w:rPr>
          <w:noProof/>
        </w:rPr>
        <w:fldChar w:fldCharType="end"/>
      </w:r>
      <w:bookmarkEnd w:id="130"/>
      <w:r>
        <w:t xml:space="preserve">. Willamette River basin study area; embedded study areas are </w:t>
      </w:r>
      <w:r w:rsidR="0005603B">
        <w:t>colored</w:t>
      </w:r>
      <w:r w:rsidR="0097392C">
        <w:t xml:space="preserve"> other than gray.  The 2 lighter blues together make up the upper Willamette basin study area.</w:t>
      </w:r>
      <w:bookmarkEnd w:id="13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4AB1E15" w:rsidR="00D37681" w:rsidRDefault="00D37681" w:rsidP="00D37681">
      <w:pPr>
        <w:pStyle w:val="Caption"/>
      </w:pPr>
      <w:bookmarkStart w:id="132" w:name="_Ref529607514"/>
      <w:bookmarkStart w:id="133" w:name="_Toc4828934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2</w:t>
      </w:r>
      <w:r w:rsidR="006C64CF">
        <w:rPr>
          <w:noProof/>
        </w:rPr>
        <w:fldChar w:fldCharType="end"/>
      </w:r>
      <w:bookmarkEnd w:id="132"/>
      <w:r>
        <w:t>. Tualatin basin study area; Chicken Creek watershed is highlighted.</w:t>
      </w:r>
      <w:bookmarkEnd w:id="13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DD3F9A1" w:rsidR="00D37681" w:rsidRDefault="00064E77" w:rsidP="00064E77">
      <w:pPr>
        <w:pStyle w:val="Caption"/>
      </w:pPr>
      <w:bookmarkStart w:id="134" w:name="_Ref529607587"/>
      <w:bookmarkStart w:id="135" w:name="_Toc4828934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3</w:t>
      </w:r>
      <w:r w:rsidR="006C64CF">
        <w:rPr>
          <w:noProof/>
        </w:rPr>
        <w:fldChar w:fldCharType="end"/>
      </w:r>
      <w:bookmarkEnd w:id="134"/>
      <w:r>
        <w:t>. North Santiam watershed study area.</w:t>
      </w:r>
      <w:bookmarkEnd w:id="13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6BF3E3CF" w:rsidR="00C70B81" w:rsidRDefault="00064E77" w:rsidP="00064E77">
      <w:pPr>
        <w:pStyle w:val="Caption"/>
      </w:pPr>
      <w:bookmarkStart w:id="136" w:name="_Ref529607628"/>
      <w:bookmarkStart w:id="137" w:name="_Toc4828934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4</w:t>
      </w:r>
      <w:r w:rsidR="006C64CF">
        <w:rPr>
          <w:noProof/>
        </w:rPr>
        <w:fldChar w:fldCharType="end"/>
      </w:r>
      <w:bookmarkEnd w:id="136"/>
      <w:r>
        <w:t>. Upper Willamette study area.</w:t>
      </w:r>
      <w:bookmarkEnd w:id="13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6BE9E0C" w:rsidR="00E66BC2" w:rsidRDefault="006F30D2" w:rsidP="006F30D2">
      <w:pPr>
        <w:pStyle w:val="Caption"/>
      </w:pPr>
      <w:bookmarkStart w:id="138" w:name="_Ref529611388"/>
      <w:bookmarkStart w:id="139" w:name="_Toc4828934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5</w:t>
      </w:r>
      <w:r w:rsidR="006C64CF">
        <w:rPr>
          <w:noProof/>
        </w:rPr>
        <w:fldChar w:fldCharType="end"/>
      </w:r>
      <w:bookmarkEnd w:id="138"/>
      <w:r>
        <w:t>. Chicken Creek watershed study area.</w:t>
      </w:r>
      <w:bookmarkEnd w:id="13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40" w:name="_Toc48289472"/>
      <w:r>
        <w:t>Calendar conventions</w:t>
      </w:r>
      <w:bookmarkEnd w:id="14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41" w:name="_Toc48289473"/>
      <w:r>
        <w:t>Water years</w:t>
      </w:r>
      <w:bookmarkEnd w:id="14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42" w:name="_Toc48289474"/>
      <w:r>
        <w:t>Climate data</w:t>
      </w:r>
      <w:bookmarkEnd w:id="142"/>
    </w:p>
    <w:p w14:paraId="4E201698" w14:textId="77777777" w:rsidR="00CB152A" w:rsidRPr="00A06758" w:rsidRDefault="00CB152A" w:rsidP="00A06758"/>
    <w:p w14:paraId="400F9551" w14:textId="77777777" w:rsidR="00CB152A" w:rsidRDefault="00CB152A" w:rsidP="00CB152A">
      <w:pPr>
        <w:pStyle w:val="Heading2"/>
      </w:pPr>
      <w:bookmarkStart w:id="143" w:name="_Toc2858729"/>
      <w:bookmarkStart w:id="144" w:name="_Toc48289475"/>
      <w:r>
        <w:t>Numbered climate scenarios in the model</w:t>
      </w:r>
      <w:bookmarkEnd w:id="143"/>
      <w:bookmarkEnd w:id="144"/>
    </w:p>
    <w:p w14:paraId="30E024EF" w14:textId="77777777" w:rsidR="00823D41" w:rsidRDefault="00823D41" w:rsidP="00823D41">
      <w:pPr>
        <w:pStyle w:val="Body"/>
      </w:pPr>
    </w:p>
    <w:p w14:paraId="21F5BCDE" w14:textId="46D2F3AF"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037790">
        <w:t xml:space="preserve">Table </w:t>
      </w:r>
      <w:r>
        <w:fldChar w:fldCharType="end"/>
      </w:r>
      <w:r>
        <w:t xml:space="preserve"> identifies the numbered climate scenarios.</w:t>
      </w:r>
    </w:p>
    <w:p w14:paraId="6B5B5488" w14:textId="21B666E5"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037790">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45" w:name="_Ref6032062"/>
      <w:bookmarkStart w:id="146" w:name="_Ref6033311"/>
      <w:bookmarkStart w:id="147" w:name="_Toc6121576"/>
      <w:r>
        <w:t xml:space="preserve">Table </w:t>
      </w:r>
      <w:bookmarkEnd w:id="145"/>
      <w:r>
        <w:t>1. Numbered climate scenarios</w:t>
      </w:r>
      <w:bookmarkEnd w:id="146"/>
      <w:bookmarkEnd w:id="14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48" w:name="_Toc7759621"/>
      <w:bookmarkStart w:id="149" w:name="_Toc48289476"/>
      <w:r>
        <w:t>Monthly and seasonal weather data</w:t>
      </w:r>
      <w:bookmarkEnd w:id="148"/>
      <w:bookmarkEnd w:id="14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50" w:name="_Toc48289477"/>
      <w:r>
        <w:t>Climate data grid</w:t>
      </w:r>
      <w:r w:rsidR="009F132A">
        <w:t>s</w:t>
      </w:r>
      <w:bookmarkEnd w:id="15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51" w:name="_Toc48289478"/>
      <w:r>
        <w:t>The WW2100 climate grid</w:t>
      </w:r>
      <w:bookmarkEnd w:id="15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52" w:name="_Toc48289479"/>
      <w:r>
        <w:t>The v2 climate grid</w:t>
      </w:r>
      <w:bookmarkEnd w:id="15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53" w:name="_Toc48289480"/>
      <w:r>
        <w:t>How climate data is looked up</w:t>
      </w:r>
      <w:bookmarkEnd w:id="15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54" w:name="_Toc48289481"/>
      <w:r>
        <w:t>What is in a climate dataset</w:t>
      </w:r>
      <w:bookmarkEnd w:id="15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155" w:name="_Toc48289482"/>
      <w:r>
        <w:t>Water rights</w:t>
      </w:r>
      <w:bookmarkEnd w:id="155"/>
    </w:p>
    <w:p w14:paraId="7ECEE8A5" w14:textId="77777777" w:rsidR="00D35AF7" w:rsidRDefault="00D35AF7" w:rsidP="00D35AF7">
      <w:pPr>
        <w:pStyle w:val="Heading2"/>
      </w:pPr>
      <w:bookmarkStart w:id="156" w:name="_Toc48289483"/>
      <w:r>
        <w:t>Water rights data</w:t>
      </w:r>
      <w:bookmarkEnd w:id="15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157" w:name="_Toc48289484"/>
      <w:r>
        <w:lastRenderedPageBreak/>
        <w:t>The wr_pods.csv file</w:t>
      </w:r>
      <w:bookmarkEnd w:id="15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158" w:name="_Toc48289485"/>
      <w:r>
        <w:t>The wr_pous.csv file</w:t>
      </w:r>
      <w:bookmarkEnd w:id="15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159" w:name="_Toc48289486"/>
      <w:r>
        <w:t>Adding a water right</w:t>
      </w:r>
      <w:bookmarkEnd w:id="15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160" w:name="_Toc48289487"/>
      <w:r>
        <w:lastRenderedPageBreak/>
        <w:t>Water parcels</w:t>
      </w:r>
      <w:bookmarkEnd w:id="160"/>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161" w:name="_Toc48289488"/>
      <w:r>
        <w:t>Daily water mass and energy balance</w:t>
      </w:r>
      <w:bookmarkEnd w:id="161"/>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162" w:name="_Toc48289489"/>
      <w:r>
        <w:t>Water temperature from thermal energy</w:t>
      </w:r>
      <w:bookmarkEnd w:id="162"/>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163" w:name="_Toc48289490"/>
      <w:r>
        <w:t>Estimating the rate of flow in a stream reach</w:t>
      </w:r>
      <w:bookmarkEnd w:id="163"/>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164" w:name="_Toc48289491"/>
      <w:r>
        <w:t>Initial conditions for Flow</w:t>
      </w:r>
      <w:bookmarkEnd w:id="164"/>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165" w:name="_Toc48289492"/>
      <w:r>
        <w:t>Creating a new study area</w:t>
      </w:r>
      <w:r w:rsidR="00A55502">
        <w:t xml:space="preserve"> from a watershed within the WRB</w:t>
      </w:r>
      <w:bookmarkEnd w:id="16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A45AB2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037790">
        <w:t xml:space="preserve">Figure </w:t>
      </w:r>
      <w:r w:rsidR="00037790">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166" w:name="_Toc48289493"/>
      <w:r>
        <w:t>North Santiam study area</w:t>
      </w:r>
      <w:bookmarkEnd w:id="166"/>
    </w:p>
    <w:p w14:paraId="24DE991F" w14:textId="77777777" w:rsidR="000C5A18" w:rsidRDefault="000C5A18" w:rsidP="000C5A18"/>
    <w:p w14:paraId="0AA4F828" w14:textId="096F2D7E"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037790">
        <w:t xml:space="preserve">Figure </w:t>
      </w:r>
      <w:r w:rsidR="00037790">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67" w:name="_Toc48289494"/>
      <w:r>
        <w:rPr>
          <w:rFonts w:eastAsia="Times New Roman"/>
        </w:rPr>
        <w:t>Instream water rights</w:t>
      </w:r>
      <w:bookmarkEnd w:id="16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3CC34B6" w:rsidR="00AE364B" w:rsidRDefault="005C1A69" w:rsidP="005C1A69">
      <w:pPr>
        <w:pStyle w:val="Caption"/>
      </w:pPr>
      <w:bookmarkStart w:id="168" w:name="_Toc48289345"/>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037790">
        <w:rPr>
          <w:noProof/>
        </w:rPr>
        <w:t>6</w:t>
      </w:r>
      <w:r w:rsidR="000B183E">
        <w:rPr>
          <w:noProof/>
        </w:rPr>
        <w:fldChar w:fldCharType="end"/>
      </w:r>
      <w:r>
        <w:t xml:space="preserve">. Instream water rights in </w:t>
      </w:r>
      <w:r w:rsidR="00077987">
        <w:t>the North Santiam watershed</w:t>
      </w:r>
      <w:bookmarkEnd w:id="168"/>
    </w:p>
    <w:p w14:paraId="0FD5899C" w14:textId="77777777" w:rsidR="0092040E" w:rsidRDefault="0092040E" w:rsidP="0092040E"/>
    <w:p w14:paraId="0E0CDFE5" w14:textId="77777777" w:rsidR="00B91F45" w:rsidRDefault="00B47486" w:rsidP="00B91F45">
      <w:pPr>
        <w:pStyle w:val="Heading2"/>
      </w:pPr>
      <w:bookmarkStart w:id="169" w:name="_Toc48289495"/>
      <w:r>
        <w:t xml:space="preserve">Municipal </w:t>
      </w:r>
      <w:r w:rsidR="00057A5D">
        <w:t>w</w:t>
      </w:r>
      <w:r>
        <w:t xml:space="preserve">ater </w:t>
      </w:r>
      <w:r w:rsidR="00D97755">
        <w:t>r</w:t>
      </w:r>
      <w:r>
        <w:t>ights</w:t>
      </w:r>
      <w:bookmarkEnd w:id="16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70" w:name="_Toc48289496"/>
      <w:r>
        <w:t>McKenzie Basin Wetlands Study</w:t>
      </w:r>
      <w:bookmarkEnd w:id="170"/>
    </w:p>
    <w:p w14:paraId="79498AD8" w14:textId="77777777" w:rsidR="00736461" w:rsidRPr="00D97CDA" w:rsidRDefault="00736461" w:rsidP="00A8214A"/>
    <w:p w14:paraId="2403DDA0" w14:textId="063D759E" w:rsidR="00275338" w:rsidRDefault="003613A1" w:rsidP="00A8214A">
      <w:pPr>
        <w:pStyle w:val="Heading2"/>
      </w:pPr>
      <w:bookmarkStart w:id="171" w:name="_Toc48289497"/>
      <w:r>
        <w:t xml:space="preserve">Project </w:t>
      </w:r>
      <w:r w:rsidR="00DC262D">
        <w:t>Overview</w:t>
      </w:r>
      <w:bookmarkEnd w:id="171"/>
    </w:p>
    <w:p w14:paraId="6C66CC56" w14:textId="05D37E04" w:rsidR="002C303A" w:rsidRDefault="008E6C13" w:rsidP="00275338">
      <w:pPr>
        <w:rPr>
          <w:ins w:id="172" w:author="David Conklin" w:date="2020-08-19T16:27:00Z"/>
        </w:rPr>
      </w:pPr>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037790">
        <w:t xml:space="preserve">Figure </w:t>
      </w:r>
      <w:r w:rsidR="00037790">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Pr>
        <w:rPr>
          <w:ins w:id="173" w:author="David Conklin" w:date="2020-08-19T16:27:00Z"/>
        </w:rPr>
      </w:pPr>
    </w:p>
    <w:p w14:paraId="16533695" w14:textId="6CC5165E" w:rsidR="00B707C3" w:rsidRDefault="00B707C3" w:rsidP="00275338">
      <w:ins w:id="174" w:author="David Conklin" w:date="2020-08-19T16:29:00Z">
        <w:r>
          <w:t>Some earlier sections in this document (“Daily water mass and ener</w:t>
        </w:r>
      </w:ins>
      <w:ins w:id="175" w:author="David Conklin" w:date="2020-08-19T16:30:00Z">
        <w:r>
          <w:t>gy balance” and “Water temperature from thermal ener</w:t>
        </w:r>
      </w:ins>
      <w:ins w:id="176" w:author="David Conklin" w:date="2020-08-19T16:31:00Z">
        <w:r>
          <w:t xml:space="preserve">gy”) describe </w:t>
        </w:r>
      </w:ins>
      <w:ins w:id="177" w:author="David Conklin" w:date="2020-08-19T16:33:00Z">
        <w:r>
          <w:t xml:space="preserve">a </w:t>
        </w:r>
      </w:ins>
      <w:ins w:id="178" w:author="David Conklin" w:date="2020-08-19T16:31:00Z">
        <w:r>
          <w:t>stream temperature submodel based on B</w:t>
        </w:r>
      </w:ins>
      <w:ins w:id="179" w:author="David Conklin" w:date="2020-08-19T16:32:00Z">
        <w:r>
          <w:t>oyd &amp; Kasper 2003.  Those sections were written a year before the EPA</w:t>
        </w:r>
      </w:ins>
      <w:ins w:id="180" w:author="David Conklin" w:date="2020-08-19T16:33:00Z">
        <w:r>
          <w:t xml:space="preserve"> funding came through.  T</w:t>
        </w:r>
      </w:ins>
      <w:ins w:id="181" w:author="David Conklin" w:date="2020-08-19T16:34:00Z">
        <w:r>
          <w:t xml:space="preserve">he submodel that they describe </w:t>
        </w:r>
        <w:r>
          <w:lastRenderedPageBreak/>
          <w:t>was not implemented at that time</w:t>
        </w:r>
      </w:ins>
      <w:ins w:id="182" w:author="David Conklin" w:date="2020-08-19T16:35:00Z">
        <w:r>
          <w:t>.  Those sections</w:t>
        </w:r>
      </w:ins>
      <w:ins w:id="183" w:author="David Conklin" w:date="2020-08-19T16:36:00Z">
        <w:r>
          <w:t xml:space="preserve"> will be further developed and used as the specification for the stream temperature submo</w:t>
        </w:r>
      </w:ins>
      <w:ins w:id="184" w:author="David Conklin" w:date="2020-08-19T16:37:00Z">
        <w:r>
          <w:t>del in the McKenzie wetlands study.</w:t>
        </w:r>
      </w:ins>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EBD34A5" w:rsidR="00275338" w:rsidRDefault="009767A5" w:rsidP="00A8214A">
      <w:pPr>
        <w:pStyle w:val="Caption"/>
      </w:pPr>
      <w:bookmarkStart w:id="185" w:name="_Ref48282850"/>
      <w:bookmarkStart w:id="186" w:name="_Toc48289346"/>
      <w:r>
        <w:t xml:space="preserve">Figure </w:t>
      </w:r>
      <w:fldSimple w:instr=" SEQ Figure \* ARABIC ">
        <w:r w:rsidR="00037790">
          <w:rPr>
            <w:noProof/>
          </w:rPr>
          <w:t>7</w:t>
        </w:r>
      </w:fldSimple>
      <w:bookmarkEnd w:id="185"/>
      <w:r>
        <w:t>. McKenzie basin in CW3M screen capture</w:t>
      </w:r>
      <w:bookmarkEnd w:id="186"/>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0E993D9" w:rsidR="004D33B7" w:rsidRDefault="009767A5" w:rsidP="00A8214A">
      <w:pPr>
        <w:pStyle w:val="Caption"/>
      </w:pPr>
      <w:bookmarkStart w:id="187" w:name="_Ref48282776"/>
      <w:bookmarkStart w:id="188" w:name="_Ref48282732"/>
      <w:bookmarkStart w:id="189" w:name="_Toc48289347"/>
      <w:r>
        <w:t xml:space="preserve">Figure </w:t>
      </w:r>
      <w:fldSimple w:instr=" SEQ Figure \* ARABIC ">
        <w:r w:rsidR="00037790">
          <w:rPr>
            <w:noProof/>
          </w:rPr>
          <w:t>8</w:t>
        </w:r>
      </w:fldSimple>
      <w:bookmarkEnd w:id="187"/>
      <w:r>
        <w:t>. Wetlands in the lower McKenzie basin, with their WETL_ID attribute values</w:t>
      </w:r>
      <w:bookmarkEnd w:id="188"/>
      <w:bookmarkEnd w:id="189"/>
    </w:p>
    <w:p w14:paraId="364BDC9E" w14:textId="77777777" w:rsidR="004D33B7" w:rsidRDefault="004D33B7" w:rsidP="00275338"/>
    <w:p w14:paraId="6EF95807" w14:textId="5E566C26" w:rsidR="003613A1" w:rsidRDefault="003613A1" w:rsidP="00A8214A">
      <w:pPr>
        <w:pStyle w:val="Heading2"/>
      </w:pPr>
      <w:bookmarkStart w:id="190" w:name="_Toc48289498"/>
      <w:r>
        <w:t>Model and Simulation Overview</w:t>
      </w:r>
      <w:bookmarkEnd w:id="190"/>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455ADC22" w:rsidR="00815A18"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49BBD8DF" w14:textId="467BB8A8" w:rsidR="009767A5" w:rsidRDefault="009767A5"/>
    <w:p w14:paraId="10A79C2A" w14:textId="77777777" w:rsidR="009767A5" w:rsidRDefault="009767A5" w:rsidP="009767A5"/>
    <w:p w14:paraId="091EB082" w14:textId="77777777" w:rsidR="009767A5" w:rsidRDefault="009767A5" w:rsidP="009767A5">
      <w:pPr>
        <w:pStyle w:val="Heading2"/>
      </w:pPr>
      <w:bookmarkStart w:id="191" w:name="_Toc48289499"/>
      <w:r>
        <w:t>McKenzie wetlands in the initial versions of the IDU, HRU, and Reach data layers</w:t>
      </w:r>
      <w:bookmarkEnd w:id="191"/>
    </w:p>
    <w:p w14:paraId="79661602" w14:textId="5C717BAD"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037790">
        <w:t xml:space="preserve">Figure </w:t>
      </w:r>
      <w:r w:rsidR="00037790">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137CB14B" w14:textId="31AA4045" w:rsidR="009D540F" w:rsidRDefault="009D540F"/>
    <w:p w14:paraId="6B706F7B" w14:textId="67F4DDE6" w:rsidR="009D540F" w:rsidRDefault="00815A18" w:rsidP="009D540F">
      <w:pPr>
        <w:pStyle w:val="Heading2"/>
      </w:pPr>
      <w:bookmarkStart w:id="192" w:name="_Toc48289500"/>
      <w:r>
        <w:t xml:space="preserve">Projection, </w:t>
      </w:r>
      <w:r w:rsidR="006F174A">
        <w:t>Calendar</w:t>
      </w:r>
      <w:r>
        <w:t>,</w:t>
      </w:r>
      <w:r w:rsidR="006F174A">
        <w:t xml:space="preserve"> and </w:t>
      </w:r>
      <w:r w:rsidR="009D540F">
        <w:t>Units</w:t>
      </w:r>
      <w:bookmarkEnd w:id="192"/>
    </w:p>
    <w:p w14:paraId="6D7BB496" w14:textId="18E7BD8D" w:rsidR="009D540F" w:rsidRDefault="009D540F" w:rsidP="009D540F"/>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w:t>
      </w:r>
      <w:r>
        <w:lastRenderedPageBreak/>
        <w:t>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3344D82C" w14:textId="630F4C0D" w:rsidR="00AD412A" w:rsidRDefault="00AD412A" w:rsidP="00AD412A">
      <w:pPr>
        <w:pStyle w:val="Heading2"/>
      </w:pPr>
      <w:bookmarkStart w:id="193" w:name="_Toc48289501"/>
      <w:r>
        <w:t>Simulation of changes in wetlands over time</w:t>
      </w:r>
      <w:bookmarkEnd w:id="193"/>
    </w:p>
    <w:p w14:paraId="5CE58170" w14:textId="6BA3830C" w:rsidR="00AD412A" w:rsidRDefault="00AD412A" w:rsidP="00AD412A"/>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94" w:name="_Toc48289502"/>
      <w:r>
        <w:t xml:space="preserve">How wetlands </w:t>
      </w:r>
      <w:r w:rsidR="000806A1">
        <w:t>are</w:t>
      </w:r>
      <w:r>
        <w:t xml:space="preserve"> represented</w:t>
      </w:r>
      <w:r w:rsidR="006D6388">
        <w:t xml:space="preserve"> in the model</w:t>
      </w:r>
      <w:bookmarkEnd w:id="19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xml:space="preserve">, and the degree to which </w:t>
      </w:r>
      <w:r w:rsidR="006C2435">
        <w:lastRenderedPageBreak/>
        <w:t>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95" w:name="_Toc48289503"/>
      <w:r>
        <w:t>Attributes of interest in the wetlands study</w:t>
      </w:r>
      <w:bookmarkEnd w:id="19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lastRenderedPageBreak/>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96" w:name="_Toc48289504"/>
      <w:r>
        <w:t>A WETNESS attribute</w:t>
      </w:r>
      <w:bookmarkEnd w:id="19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w:t>
      </w:r>
      <w:r>
        <w:lastRenderedPageBreak/>
        <w:t xml:space="preserve">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97" w:name="_Toc48289505"/>
      <w:r>
        <w:t>Calculating the exchange of water between the wetland and the reach</w:t>
      </w:r>
      <w:bookmarkEnd w:id="197"/>
    </w:p>
    <w:p w14:paraId="71419F3E" w14:textId="001ADEBC" w:rsidR="00871F69" w:rsidRDefault="00871F69" w:rsidP="00871F69">
      <w:pPr>
        <w:pStyle w:val="Heading3"/>
      </w:pPr>
      <w:bookmarkStart w:id="198" w:name="_Toc48289506"/>
      <w:r>
        <w:t xml:space="preserve">Wetland </w:t>
      </w:r>
      <w:r w:rsidR="007A55EC">
        <w:t xml:space="preserve">IDU </w:t>
      </w:r>
      <w:r>
        <w:t>parameters</w:t>
      </w:r>
      <w:bookmarkEnd w:id="19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99" w:name="_Toc48289507"/>
      <w:r>
        <w:t>Reach parameters</w:t>
      </w:r>
      <w:bookmarkEnd w:id="19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200" w:name="_Toc48289508"/>
      <w:r>
        <w:t>Loss (or gain) of wetlands</w:t>
      </w:r>
      <w:bookmarkEnd w:id="200"/>
    </w:p>
    <w:p w14:paraId="02592FBF" w14:textId="5ED439E1" w:rsidR="00037790" w:rsidDel="00F54E41" w:rsidRDefault="002432E4" w:rsidP="004D33B7">
      <w:pPr>
        <w:rPr>
          <w:del w:id="201" w:author="David Conklin" w:date="2020-08-19T16:37:00Z"/>
        </w:rPr>
      </w:pPr>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0EBD6035" w14:textId="77777777" w:rsidR="00F54E41" w:rsidRPr="00037790" w:rsidRDefault="00F54E41" w:rsidP="00037790">
      <w:pPr>
        <w:rPr>
          <w:ins w:id="202" w:author="David Conklin" w:date="2020-08-19T16:38:00Z"/>
          <w:rPrChange w:id="203" w:author="David Conklin" w:date="2020-08-19T15:57:00Z">
            <w:rPr>
              <w:ins w:id="204" w:author="David Conklin" w:date="2020-08-19T16:38:00Z"/>
            </w:rPr>
          </w:rPrChange>
        </w:rPr>
        <w:pPrChange w:id="205" w:author="David Conklin" w:date="2020-08-19T15:57:00Z">
          <w:pPr/>
        </w:pPrChange>
      </w:pPr>
    </w:p>
    <w:p w14:paraId="177789C5" w14:textId="77777777" w:rsidR="002432E4" w:rsidRPr="004D33B7" w:rsidRDefault="002432E4" w:rsidP="004D33B7"/>
    <w:p w14:paraId="230ECBD5" w14:textId="6B27D59E" w:rsidR="006D6388" w:rsidRDefault="006D6388" w:rsidP="006D6388">
      <w:pPr>
        <w:pStyle w:val="Heading2"/>
      </w:pPr>
      <w:bookmarkStart w:id="206" w:name="_Toc48289509"/>
      <w:r>
        <w:lastRenderedPageBreak/>
        <w:t>Reality check</w:t>
      </w:r>
      <w:bookmarkEnd w:id="206"/>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6"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207" w:name="_Toc48289510"/>
      <w:r>
        <w:t>Clackamas wetlands v. McKenzie wetlands</w:t>
      </w:r>
      <w:bookmarkEnd w:id="207"/>
    </w:p>
    <w:p w14:paraId="067AD90B" w14:textId="474217AE"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037790">
        <w:t xml:space="preserve">Figure </w:t>
      </w:r>
      <w:r w:rsidR="00037790">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D0D287B" w:rsidR="005C537E" w:rsidRDefault="005C537E" w:rsidP="005C537E">
      <w:pPr>
        <w:pStyle w:val="Caption"/>
      </w:pPr>
      <w:bookmarkStart w:id="208" w:name="_Ref48286765"/>
      <w:bookmarkStart w:id="209" w:name="_Toc48289348"/>
      <w:r>
        <w:t xml:space="preserve">Figure </w:t>
      </w:r>
      <w:fldSimple w:instr=" SEQ Figure \* ARABIC ">
        <w:r w:rsidR="00037790">
          <w:rPr>
            <w:noProof/>
          </w:rPr>
          <w:t>9</w:t>
        </w:r>
      </w:fldSimple>
      <w:bookmarkEnd w:id="208"/>
      <w:r>
        <w:t>. Clackamas basin in CW3M screen capture</w:t>
      </w:r>
      <w:bookmarkEnd w:id="209"/>
    </w:p>
    <w:p w14:paraId="13AA1DA9" w14:textId="77777777" w:rsidR="005C537E" w:rsidRPr="00E04B96" w:rsidRDefault="005C537E" w:rsidP="005C537E"/>
    <w:p w14:paraId="0040A215" w14:textId="77777777" w:rsidR="005C537E" w:rsidRDefault="005C537E" w:rsidP="005C537E">
      <w:pPr>
        <w:pStyle w:val="Heading1"/>
      </w:pPr>
      <w:bookmarkStart w:id="210" w:name="_Toc48289511"/>
      <w:r>
        <w:t>The Clackamas Basin</w:t>
      </w:r>
      <w:bookmarkEnd w:id="210"/>
    </w:p>
    <w:p w14:paraId="4A96B042" w14:textId="77777777" w:rsidR="005C537E" w:rsidRPr="000E6A65" w:rsidRDefault="005C537E" w:rsidP="005C537E"/>
    <w:p w14:paraId="11F4A966" w14:textId="336A625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037790">
        <w:t xml:space="preserve">Figure </w:t>
      </w:r>
      <w:r w:rsidR="00037790">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11" w:name="_Toc48289512"/>
      <w:r>
        <w:lastRenderedPageBreak/>
        <w:t>Directory structure and file names</w:t>
      </w:r>
      <w:bookmarkEnd w:id="21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12" w:name="_Toc48289513"/>
      <w:r>
        <w:t xml:space="preserve">Release </w:t>
      </w:r>
      <w:r w:rsidR="00E735F4">
        <w:t>Log</w:t>
      </w:r>
      <w:bookmarkEnd w:id="21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213" w:name="_Toc48289514"/>
      <w:r>
        <w:t>References</w:t>
      </w:r>
      <w:bookmarkEnd w:id="213"/>
    </w:p>
    <w:p w14:paraId="661F2AEF" w14:textId="77777777" w:rsidR="005F3D22" w:rsidRDefault="005F3D22" w:rsidP="005F3D22"/>
    <w:p w14:paraId="54BF08FC" w14:textId="27010611"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8" w:history="1">
        <w:r w:rsidRPr="007A4A6E">
          <w:rPr>
            <w:rStyle w:val="Hyperlink"/>
          </w:rPr>
          <w:t>https://www.oregon.gov/deq/FilterDocs/heatsourcemanual.pdf</w:t>
        </w:r>
      </w:hyperlink>
      <w:r>
        <w:t xml:space="preserve"> </w:t>
      </w:r>
    </w:p>
    <w:p w14:paraId="7EA27044" w14:textId="38B9DA8A" w:rsidR="006F5915" w:rsidRDefault="006F5915"/>
    <w:p w14:paraId="240485A0" w14:textId="4FDCBE2B"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19" w:history="1">
        <w:r w:rsidRPr="007E053D">
          <w:rPr>
            <w:rStyle w:val="Hyperlink"/>
            <w:rFonts w:cstheme="minorHAnsi"/>
          </w:rPr>
          <w:t>https://doi.org/10.1007/BF00045196</w:t>
        </w:r>
      </w:hyperlink>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0"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14" w:name="_Toc48289515"/>
      <w:r>
        <w:rPr>
          <w:rFonts w:eastAsiaTheme="minorHAnsi"/>
        </w:rPr>
        <w:t>Acronyms</w:t>
      </w:r>
      <w:r w:rsidR="009D540F">
        <w:rPr>
          <w:rFonts w:eastAsiaTheme="minorHAnsi"/>
        </w:rPr>
        <w:t xml:space="preserve"> and Abbreviations</w:t>
      </w:r>
      <w:bookmarkEnd w:id="214"/>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1"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4EA3966D" w:rsidR="00CB7A37" w:rsidRPr="00D97CDA" w:rsidRDefault="00CB7A37" w:rsidP="00A06758">
      <w:pPr>
        <w:rPr>
          <w:rFonts w:cstheme="minorHAnsi"/>
        </w:rPr>
      </w:pPr>
      <w:r w:rsidRPr="00A8214A">
        <w:rPr>
          <w:b/>
          <w:bCs/>
        </w:rPr>
        <w:lastRenderedPageBreak/>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sectPr w:rsidR="00CB7A37" w:rsidRPr="00D97CD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071BA" w14:textId="77777777" w:rsidR="009F6E43" w:rsidRDefault="009F6E43" w:rsidP="00064E77">
      <w:r>
        <w:separator/>
      </w:r>
    </w:p>
  </w:endnote>
  <w:endnote w:type="continuationSeparator" w:id="0">
    <w:p w14:paraId="5D83B1BA" w14:textId="77777777" w:rsidR="009F6E43" w:rsidRDefault="009F6E4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037790" w:rsidRDefault="00037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037790" w:rsidRDefault="0003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21F8C" w14:textId="77777777" w:rsidR="009F6E43" w:rsidRDefault="009F6E43" w:rsidP="00064E77">
      <w:r>
        <w:separator/>
      </w:r>
    </w:p>
  </w:footnote>
  <w:footnote w:type="continuationSeparator" w:id="0">
    <w:p w14:paraId="09F7E3A8" w14:textId="77777777" w:rsidR="009F6E43" w:rsidRDefault="009F6E43"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756EF"/>
    <w:rsid w:val="00077987"/>
    <w:rsid w:val="000806A1"/>
    <w:rsid w:val="00084A31"/>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51D3"/>
    <w:rsid w:val="00130043"/>
    <w:rsid w:val="00136B9C"/>
    <w:rsid w:val="00140959"/>
    <w:rsid w:val="00141BA9"/>
    <w:rsid w:val="001426A7"/>
    <w:rsid w:val="001511F4"/>
    <w:rsid w:val="00154AFB"/>
    <w:rsid w:val="00156AFB"/>
    <w:rsid w:val="001602E1"/>
    <w:rsid w:val="00165835"/>
    <w:rsid w:val="00173147"/>
    <w:rsid w:val="0017433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432E4"/>
    <w:rsid w:val="00255861"/>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403174"/>
    <w:rsid w:val="00406032"/>
    <w:rsid w:val="00407672"/>
    <w:rsid w:val="004107FB"/>
    <w:rsid w:val="004111AF"/>
    <w:rsid w:val="00411AA2"/>
    <w:rsid w:val="00415923"/>
    <w:rsid w:val="004168B8"/>
    <w:rsid w:val="00427566"/>
    <w:rsid w:val="0044336B"/>
    <w:rsid w:val="00446DD1"/>
    <w:rsid w:val="00451A73"/>
    <w:rsid w:val="004604E0"/>
    <w:rsid w:val="004613B3"/>
    <w:rsid w:val="00462D80"/>
    <w:rsid w:val="004650FC"/>
    <w:rsid w:val="00474F6A"/>
    <w:rsid w:val="00485E18"/>
    <w:rsid w:val="004966FD"/>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81BEB"/>
    <w:rsid w:val="00585C7E"/>
    <w:rsid w:val="00593C5F"/>
    <w:rsid w:val="00595105"/>
    <w:rsid w:val="005A2A0B"/>
    <w:rsid w:val="005A6F58"/>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91D6A"/>
    <w:rsid w:val="006A06E4"/>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6461"/>
    <w:rsid w:val="00742BBC"/>
    <w:rsid w:val="007441D2"/>
    <w:rsid w:val="00751211"/>
    <w:rsid w:val="007534AF"/>
    <w:rsid w:val="00767641"/>
    <w:rsid w:val="00785F2A"/>
    <w:rsid w:val="007861B3"/>
    <w:rsid w:val="00791547"/>
    <w:rsid w:val="007A07CC"/>
    <w:rsid w:val="007A1AB6"/>
    <w:rsid w:val="007A55EC"/>
    <w:rsid w:val="007A5CBA"/>
    <w:rsid w:val="007B2879"/>
    <w:rsid w:val="007D47B3"/>
    <w:rsid w:val="007D61AE"/>
    <w:rsid w:val="007D6672"/>
    <w:rsid w:val="007D6B56"/>
    <w:rsid w:val="007D6ECA"/>
    <w:rsid w:val="007E053D"/>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116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E4511"/>
    <w:rsid w:val="008E6C13"/>
    <w:rsid w:val="008E7929"/>
    <w:rsid w:val="008F3962"/>
    <w:rsid w:val="008F7342"/>
    <w:rsid w:val="0090110A"/>
    <w:rsid w:val="00906BBF"/>
    <w:rsid w:val="00906CF9"/>
    <w:rsid w:val="00906F5B"/>
    <w:rsid w:val="009123A7"/>
    <w:rsid w:val="00916DC9"/>
    <w:rsid w:val="0092040E"/>
    <w:rsid w:val="009265EA"/>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64D6"/>
    <w:rsid w:val="00B76B73"/>
    <w:rsid w:val="00B879F8"/>
    <w:rsid w:val="00B91F45"/>
    <w:rsid w:val="00B939DE"/>
    <w:rsid w:val="00BA7163"/>
    <w:rsid w:val="00BB1179"/>
    <w:rsid w:val="00BD0A05"/>
    <w:rsid w:val="00BD0F8C"/>
    <w:rsid w:val="00BD5610"/>
    <w:rsid w:val="00C13229"/>
    <w:rsid w:val="00C163DA"/>
    <w:rsid w:val="00C26282"/>
    <w:rsid w:val="00C34EBD"/>
    <w:rsid w:val="00C364E7"/>
    <w:rsid w:val="00C4199C"/>
    <w:rsid w:val="00C46F0A"/>
    <w:rsid w:val="00C551F9"/>
    <w:rsid w:val="00C66A50"/>
    <w:rsid w:val="00C67CA6"/>
    <w:rsid w:val="00C70B81"/>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2496"/>
    <w:rsid w:val="00E85A4D"/>
    <w:rsid w:val="00E90646"/>
    <w:rsid w:val="00E91BC9"/>
    <w:rsid w:val="00E965AC"/>
    <w:rsid w:val="00EA30D9"/>
    <w:rsid w:val="00EA5C3A"/>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C0533"/>
    <w:rsid w:val="00FC290B"/>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oregon.gov/deq/FilterDocs/heatsourcemanual.pdf" TargetMode="External"/><Relationship Id="rId3" Type="http://schemas.openxmlformats.org/officeDocument/2006/relationships/settings" Target="settings.xml"/><Relationship Id="rId21" Type="http://schemas.openxmlformats.org/officeDocument/2006/relationships/hyperlink" Target="http://www.climatologylab.org/gridmet.html" TargetMode="Externa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pa.gov/national-aquatic-resource-surveys/what-national-wetland-condition-assessment" TargetMode="External"/><Relationship Id="rId20" Type="http://schemas.openxmlformats.org/officeDocument/2006/relationships/hyperlink" Target="http://www.jstor.com/stable/1941831"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doi.org/10.1007/BF00045196"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46412</TotalTime>
  <Pages>39</Pages>
  <Words>12035</Words>
  <Characters>68600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204</cp:revision>
  <cp:lastPrinted>2020-08-19T23:00:00Z</cp:lastPrinted>
  <dcterms:created xsi:type="dcterms:W3CDTF">2018-11-09T13:56:00Z</dcterms:created>
  <dcterms:modified xsi:type="dcterms:W3CDTF">2020-08-19T23:38:00Z</dcterms:modified>
</cp:coreProperties>
</file>