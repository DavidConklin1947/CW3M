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4B257F9D" w:rsidR="00064E77" w:rsidRPr="00064E77" w:rsidRDefault="006410E2" w:rsidP="00484223">
      <w:pPr>
        <w:pStyle w:val="Subtitle"/>
        <w:tabs>
          <w:tab w:val="left" w:pos="7950"/>
          <w:tab w:val="right" w:pos="9360"/>
        </w:tabs>
      </w:pPr>
      <w:r>
        <w:t>9/9</w:t>
      </w:r>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238BB076"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del w:id="0" w:author="David Conklin" w:date="2021-09-09T10:51:00Z">
        <w:r w:rsidR="005A6F58" w:rsidDel="00601224">
          <w:rPr>
            <w:rStyle w:val="Hyperlink"/>
            <w:color w:val="auto"/>
          </w:rPr>
          <w:delText xml:space="preserve"> </w:delText>
        </w:r>
        <w:r w:rsidR="0000027B" w:rsidDel="00601224">
          <w:rPr>
            <w:rStyle w:val="Hyperlink"/>
            <w:color w:val="auto"/>
          </w:rPr>
          <w:delText>0.4.13 (5/19/21)</w:delText>
        </w:r>
      </w:del>
      <w:ins w:id="1" w:author="David Conklin" w:date="2021-09-09T10:51:00Z">
        <w:r w:rsidR="00601224">
          <w:rPr>
            <w:rStyle w:val="Hyperlink"/>
            <w:color w:val="auto"/>
          </w:rPr>
          <w:t xml:space="preserve"> 1.0.0 (9/9/21)</w:t>
        </w:r>
      </w:ins>
      <w:r w:rsidRPr="00DE1B0B">
        <w:rPr>
          <w:rStyle w:val="Hyperlink"/>
          <w:color w:val="auto"/>
        </w:rPr>
        <w:t xml:space="preserve"> version</w:t>
      </w:r>
    </w:p>
    <w:p w14:paraId="7F281963" w14:textId="7BD8F628" w:rsidR="006231D1" w:rsidDel="00601224" w:rsidRDefault="00801BD3">
      <w:pPr>
        <w:ind w:left="288" w:hanging="288"/>
        <w:rPr>
          <w:del w:id="2" w:author="David Conklin" w:date="2021-09-09T10:52:00Z"/>
          <w:rStyle w:val="Hyperlink"/>
          <w:color w:val="auto"/>
          <w:u w:val="none"/>
        </w:rPr>
      </w:pPr>
      <w:r>
        <w:rPr>
          <w:rStyle w:val="Hyperlink"/>
          <w:color w:val="auto"/>
          <w:u w:val="none"/>
        </w:rPr>
        <w:t>Add</w:t>
      </w:r>
      <w:r w:rsidR="0000027B">
        <w:rPr>
          <w:rStyle w:val="Hyperlink"/>
          <w:color w:val="auto"/>
          <w:u w:val="none"/>
        </w:rPr>
        <w:t xml:space="preserve"> </w:t>
      </w:r>
      <w:del w:id="3" w:author="David Conklin" w:date="2021-09-09T10:52:00Z">
        <w:r w:rsidR="0000027B" w:rsidDel="00601224">
          <w:rPr>
            <w:rStyle w:val="Hyperlink"/>
            <w:color w:val="auto"/>
            <w:u w:val="none"/>
          </w:rPr>
          <w:delText>to the</w:delText>
        </w:r>
        <w:r w:rsidDel="00601224">
          <w:rPr>
            <w:rStyle w:val="Hyperlink"/>
            <w:color w:val="auto"/>
            <w:u w:val="none"/>
          </w:rPr>
          <w:delText xml:space="preserve">  “Initial conditions” section</w:delText>
        </w:r>
        <w:r w:rsidR="006231D1" w:rsidDel="00601224">
          <w:rPr>
            <w:rStyle w:val="Hyperlink"/>
            <w:color w:val="auto"/>
            <w:u w:val="none"/>
          </w:rPr>
          <w:delText>.</w:delText>
        </w:r>
      </w:del>
    </w:p>
    <w:p w14:paraId="4D3B185C" w14:textId="36D2F3A5" w:rsidR="008F7442" w:rsidDel="00601224" w:rsidRDefault="008F7442">
      <w:pPr>
        <w:ind w:left="288" w:hanging="288"/>
        <w:rPr>
          <w:del w:id="4" w:author="David Conklin" w:date="2021-09-09T10:52:00Z"/>
          <w:rStyle w:val="Hyperlink"/>
          <w:color w:val="auto"/>
          <w:u w:val="none"/>
        </w:rPr>
      </w:pPr>
      <w:del w:id="5" w:author="David Conklin" w:date="2021-09-09T10:52:00Z">
        <w:r w:rsidDel="00601224">
          <w:rPr>
            <w:rStyle w:val="Hyperlink"/>
            <w:color w:val="auto"/>
            <w:u w:val="none"/>
          </w:rPr>
          <w:delText xml:space="preserve">Add to </w:delText>
        </w:r>
        <w:r w:rsidR="00103D58" w:rsidDel="00601224">
          <w:rPr>
            <w:rStyle w:val="Hyperlink"/>
            <w:color w:val="auto"/>
            <w:u w:val="none"/>
          </w:rPr>
          <w:delText xml:space="preserve">the </w:delText>
        </w:r>
        <w:r w:rsidDel="00601224">
          <w:rPr>
            <w:rStyle w:val="Hyperlink"/>
            <w:color w:val="auto"/>
            <w:u w:val="none"/>
          </w:rPr>
          <w:delText>“Water rights” section.</w:delText>
        </w:r>
      </w:del>
    </w:p>
    <w:p w14:paraId="36379900" w14:textId="1F12FA34" w:rsidR="00924909" w:rsidDel="00601224" w:rsidRDefault="00924909">
      <w:pPr>
        <w:ind w:left="288" w:hanging="288"/>
        <w:rPr>
          <w:del w:id="6" w:author="David Conklin" w:date="2021-09-09T10:52:00Z"/>
          <w:rStyle w:val="Hyperlink"/>
          <w:color w:val="auto"/>
          <w:u w:val="none"/>
        </w:rPr>
      </w:pPr>
      <w:del w:id="7" w:author="David Conklin" w:date="2021-09-09T10:52:00Z">
        <w:r w:rsidDel="00601224">
          <w:rPr>
            <w:rStyle w:val="Hyperlink"/>
            <w:color w:val="auto"/>
            <w:u w:val="none"/>
          </w:rPr>
          <w:delText>Expand the section on the North Santiam study area to include calibration and simulation skill.</w:delText>
        </w:r>
      </w:del>
    </w:p>
    <w:p w14:paraId="3327E607" w14:textId="7C6000C5" w:rsidR="006636CC" w:rsidDel="00601224" w:rsidRDefault="00A50A5B" w:rsidP="006231D1">
      <w:pPr>
        <w:ind w:left="288" w:hanging="288"/>
        <w:rPr>
          <w:del w:id="8" w:author="David Conklin" w:date="2021-09-09T10:52:00Z"/>
          <w:rStyle w:val="Hyperlink"/>
          <w:color w:val="auto"/>
          <w:u w:val="none"/>
        </w:rPr>
      </w:pPr>
      <w:del w:id="9" w:author="David Conklin" w:date="2021-09-09T10:52:00Z">
        <w:r w:rsidDel="00601224">
          <w:rPr>
            <w:rStyle w:val="Hyperlink"/>
            <w:color w:val="auto"/>
            <w:u w:val="none"/>
          </w:rPr>
          <w:delText xml:space="preserve">Add </w:delText>
        </w:r>
        <w:r w:rsidR="00F9196F" w:rsidDel="00601224">
          <w:rPr>
            <w:rStyle w:val="Hyperlink"/>
            <w:color w:val="auto"/>
            <w:u w:val="none"/>
          </w:rPr>
          <w:delText>water and thermal energy budgets to the North Santiam section.</w:delText>
        </w:r>
      </w:del>
    </w:p>
    <w:p w14:paraId="5596CAA9" w14:textId="502DCEB9" w:rsidR="002055EB" w:rsidDel="00601224" w:rsidRDefault="002055EB" w:rsidP="006231D1">
      <w:pPr>
        <w:ind w:left="288" w:hanging="288"/>
        <w:rPr>
          <w:del w:id="10" w:author="David Conklin" w:date="2021-09-09T10:52:00Z"/>
          <w:rStyle w:val="Hyperlink"/>
          <w:color w:val="auto"/>
          <w:u w:val="none"/>
        </w:rPr>
      </w:pPr>
      <w:del w:id="11" w:author="David Conklin" w:date="2021-09-09T10:52:00Z">
        <w:r w:rsidDel="00601224">
          <w:rPr>
            <w:rStyle w:val="Hyperlink"/>
            <w:color w:val="auto"/>
            <w:u w:val="none"/>
          </w:rPr>
          <w:delText>Bring the McKenzie section up to date.</w:delText>
        </w:r>
      </w:del>
    </w:p>
    <w:p w14:paraId="7F038156" w14:textId="7C44DA9D" w:rsidR="008D10E3" w:rsidRDefault="008D10E3" w:rsidP="00601224">
      <w:pPr>
        <w:ind w:left="288" w:hanging="288"/>
        <w:rPr>
          <w:ins w:id="12" w:author="David Conklin" w:date="2021-09-09T12:57:00Z"/>
          <w:rStyle w:val="Hyperlink"/>
          <w:color w:val="auto"/>
          <w:u w:val="none"/>
        </w:rPr>
      </w:pPr>
      <w:del w:id="13" w:author="David Conklin" w:date="2021-09-09T10:52:00Z">
        <w:r w:rsidDel="00601224">
          <w:rPr>
            <w:rStyle w:val="Hyperlink"/>
            <w:color w:val="auto"/>
            <w:u w:val="none"/>
          </w:rPr>
          <w:delText>Add details to the description of the wetland model in the McKenzie section.</w:delText>
        </w:r>
      </w:del>
      <w:ins w:id="14" w:author="David Conklin" w:date="2021-09-09T10:52:00Z">
        <w:r w:rsidR="00601224">
          <w:rPr>
            <w:rStyle w:val="Hyperlink"/>
            <w:color w:val="auto"/>
            <w:u w:val="none"/>
          </w:rPr>
          <w:t>the WetlandSTM autonomous process.</w:t>
        </w:r>
      </w:ins>
    </w:p>
    <w:p w14:paraId="7883A813" w14:textId="1CF67859" w:rsidR="00441B82" w:rsidRPr="00A8214A" w:rsidRDefault="00441B82" w:rsidP="00601224">
      <w:pPr>
        <w:ind w:left="288" w:hanging="288"/>
        <w:rPr>
          <w:rStyle w:val="Hyperlink"/>
          <w:color w:val="auto"/>
          <w:u w:val="none"/>
        </w:rPr>
        <w:pPrChange w:id="15" w:author="David Conklin" w:date="2021-09-09T10:52:00Z">
          <w:pPr>
            <w:ind w:left="288" w:hanging="288"/>
          </w:pPr>
        </w:pPrChange>
      </w:pPr>
      <w:ins w:id="16" w:author="David Conklin" w:date="2021-09-09T12:57:00Z">
        <w:r>
          <w:rPr>
            <w:rStyle w:val="Hyperlink"/>
            <w:color w:val="auto"/>
            <w:u w:val="none"/>
          </w:rPr>
          <w:t>Add description of placeholder wetland state and transition model</w:t>
        </w:r>
      </w:ins>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A3024FE" w14:textId="15DA755F" w:rsidR="003D7F64" w:rsidRDefault="006636CC">
          <w:pPr>
            <w:pStyle w:val="TOC1"/>
            <w:tabs>
              <w:tab w:val="right" w:leader="dot" w:pos="9350"/>
            </w:tabs>
            <w:rPr>
              <w:ins w:id="17" w:author="David Conklin" w:date="2021-09-09T14:58:00Z"/>
              <w:rFonts w:eastAsiaTheme="minorEastAsia"/>
              <w:noProof/>
            </w:rPr>
          </w:pPr>
          <w:r>
            <w:fldChar w:fldCharType="begin"/>
          </w:r>
          <w:r>
            <w:instrText xml:space="preserve"> TOC \o "1-3" \h \z \u </w:instrText>
          </w:r>
          <w:r>
            <w:fldChar w:fldCharType="separate"/>
          </w:r>
          <w:ins w:id="18" w:author="David Conklin" w:date="2021-09-09T14:58:00Z">
            <w:r w:rsidR="003D7F64" w:rsidRPr="003145F2">
              <w:rPr>
                <w:rStyle w:val="Hyperlink"/>
                <w:noProof/>
              </w:rPr>
              <w:fldChar w:fldCharType="begin"/>
            </w:r>
            <w:r w:rsidR="003D7F64" w:rsidRPr="003145F2">
              <w:rPr>
                <w:rStyle w:val="Hyperlink"/>
                <w:noProof/>
              </w:rPr>
              <w:instrText xml:space="preserve"> </w:instrText>
            </w:r>
            <w:r w:rsidR="003D7F64">
              <w:rPr>
                <w:noProof/>
              </w:rPr>
              <w:instrText>HYPERLINK \l "_Toc82091907"</w:instrText>
            </w:r>
            <w:r w:rsidR="003D7F64" w:rsidRPr="003145F2">
              <w:rPr>
                <w:rStyle w:val="Hyperlink"/>
                <w:noProof/>
              </w:rPr>
              <w:instrText xml:space="preserve"> </w:instrText>
            </w:r>
            <w:r w:rsidR="003D7F64" w:rsidRPr="003145F2">
              <w:rPr>
                <w:rStyle w:val="Hyperlink"/>
                <w:noProof/>
              </w:rPr>
            </w:r>
            <w:r w:rsidR="003D7F64" w:rsidRPr="003145F2">
              <w:rPr>
                <w:rStyle w:val="Hyperlink"/>
                <w:noProof/>
              </w:rPr>
              <w:fldChar w:fldCharType="separate"/>
            </w:r>
            <w:r w:rsidR="003D7F64" w:rsidRPr="003145F2">
              <w:rPr>
                <w:rStyle w:val="Hyperlink"/>
                <w:noProof/>
              </w:rPr>
              <w:t>What is a digital handbook?</w:t>
            </w:r>
            <w:r w:rsidR="003D7F64">
              <w:rPr>
                <w:noProof/>
                <w:webHidden/>
              </w:rPr>
              <w:tab/>
            </w:r>
            <w:r w:rsidR="003D7F64">
              <w:rPr>
                <w:noProof/>
                <w:webHidden/>
              </w:rPr>
              <w:fldChar w:fldCharType="begin"/>
            </w:r>
            <w:r w:rsidR="003D7F64">
              <w:rPr>
                <w:noProof/>
                <w:webHidden/>
              </w:rPr>
              <w:instrText xml:space="preserve"> PAGEREF _Toc82091907 \h </w:instrText>
            </w:r>
            <w:r w:rsidR="003D7F64">
              <w:rPr>
                <w:noProof/>
                <w:webHidden/>
              </w:rPr>
            </w:r>
          </w:ins>
          <w:r w:rsidR="003D7F64">
            <w:rPr>
              <w:noProof/>
              <w:webHidden/>
            </w:rPr>
            <w:fldChar w:fldCharType="separate"/>
          </w:r>
          <w:ins w:id="19" w:author="David Conklin" w:date="2021-09-09T14:58:00Z">
            <w:r w:rsidR="003D7F64">
              <w:rPr>
                <w:noProof/>
                <w:webHidden/>
              </w:rPr>
              <w:t>7</w:t>
            </w:r>
            <w:r w:rsidR="003D7F64">
              <w:rPr>
                <w:noProof/>
                <w:webHidden/>
              </w:rPr>
              <w:fldChar w:fldCharType="end"/>
            </w:r>
            <w:r w:rsidR="003D7F64" w:rsidRPr="003145F2">
              <w:rPr>
                <w:rStyle w:val="Hyperlink"/>
                <w:noProof/>
              </w:rPr>
              <w:fldChar w:fldCharType="end"/>
            </w:r>
          </w:ins>
        </w:p>
        <w:p w14:paraId="0408150B" w14:textId="6FAAB620" w:rsidR="003D7F64" w:rsidRDefault="003D7F64">
          <w:pPr>
            <w:pStyle w:val="TOC1"/>
            <w:tabs>
              <w:tab w:val="right" w:leader="dot" w:pos="9350"/>
            </w:tabs>
            <w:rPr>
              <w:ins w:id="20" w:author="David Conklin" w:date="2021-09-09T14:58:00Z"/>
              <w:rFonts w:eastAsiaTheme="minorEastAsia"/>
              <w:noProof/>
            </w:rPr>
          </w:pPr>
          <w:ins w:id="21"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"_Toc82091908"</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CW3M concept</w:t>
            </w:r>
            <w:r>
              <w:rPr>
                <w:noProof/>
                <w:webHidden/>
              </w:rPr>
              <w:tab/>
            </w:r>
            <w:r>
              <w:rPr>
                <w:noProof/>
                <w:webHidden/>
              </w:rPr>
              <w:fldChar w:fldCharType="begin"/>
            </w:r>
            <w:r>
              <w:rPr>
                <w:noProof/>
                <w:webHidden/>
              </w:rPr>
              <w:instrText xml:space="preserve"> PAGEREF _Toc82091908 \h </w:instrText>
            </w:r>
            <w:r>
              <w:rPr>
                <w:noProof/>
                <w:webHidden/>
              </w:rPr>
            </w:r>
          </w:ins>
          <w:r>
            <w:rPr>
              <w:noProof/>
              <w:webHidden/>
            </w:rPr>
            <w:fldChar w:fldCharType="separate"/>
          </w:r>
          <w:ins w:id="22" w:author="David Conklin" w:date="2021-09-09T14:58:00Z">
            <w:r>
              <w:rPr>
                <w:noProof/>
                <w:webHidden/>
              </w:rPr>
              <w:t>7</w:t>
            </w:r>
            <w:r>
              <w:rPr>
                <w:noProof/>
                <w:webHidden/>
              </w:rPr>
              <w:fldChar w:fldCharType="end"/>
            </w:r>
            <w:r w:rsidRPr="003145F2">
              <w:rPr>
                <w:rStyle w:val="Hyperlink"/>
                <w:noProof/>
              </w:rPr>
              <w:fldChar w:fldCharType="end"/>
            </w:r>
          </w:ins>
        </w:p>
        <w:p w14:paraId="451C08A2" w14:textId="32E0C2C0" w:rsidR="003D7F64" w:rsidRDefault="003D7F64">
          <w:pPr>
            <w:pStyle w:val="TOC2"/>
            <w:tabs>
              <w:tab w:val="right" w:leader="dot" w:pos="9350"/>
            </w:tabs>
            <w:rPr>
              <w:ins w:id="23" w:author="David Conklin" w:date="2021-09-09T14:58:00Z"/>
              <w:rFonts w:eastAsiaTheme="minorEastAsia"/>
              <w:noProof/>
            </w:rPr>
          </w:pPr>
          <w:ins w:id="24"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"_Toc82091909"</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A different kind of community model</w:t>
            </w:r>
            <w:r>
              <w:rPr>
                <w:noProof/>
                <w:webHidden/>
              </w:rPr>
              <w:tab/>
            </w:r>
            <w:r>
              <w:rPr>
                <w:noProof/>
                <w:webHidden/>
              </w:rPr>
              <w:fldChar w:fldCharType="begin"/>
            </w:r>
            <w:r>
              <w:rPr>
                <w:noProof/>
                <w:webHidden/>
              </w:rPr>
              <w:instrText xml:space="preserve"> PAGEREF _Toc82091909 \h </w:instrText>
            </w:r>
            <w:r>
              <w:rPr>
                <w:noProof/>
                <w:webHidden/>
              </w:rPr>
            </w:r>
          </w:ins>
          <w:r>
            <w:rPr>
              <w:noProof/>
              <w:webHidden/>
            </w:rPr>
            <w:fldChar w:fldCharType="separate"/>
          </w:r>
          <w:ins w:id="25" w:author="David Conklin" w:date="2021-09-09T14:58:00Z">
            <w:r>
              <w:rPr>
                <w:noProof/>
                <w:webHidden/>
              </w:rPr>
              <w:t>7</w:t>
            </w:r>
            <w:r>
              <w:rPr>
                <w:noProof/>
                <w:webHidden/>
              </w:rPr>
              <w:fldChar w:fldCharType="end"/>
            </w:r>
            <w:r w:rsidRPr="003145F2">
              <w:rPr>
                <w:rStyle w:val="Hyperlink"/>
                <w:noProof/>
              </w:rPr>
              <w:fldChar w:fldCharType="end"/>
            </w:r>
          </w:ins>
        </w:p>
        <w:p w14:paraId="5F840D2F" w14:textId="1609506C" w:rsidR="003D7F64" w:rsidRDefault="003D7F64">
          <w:pPr>
            <w:pStyle w:val="TOC2"/>
            <w:tabs>
              <w:tab w:val="right" w:leader="dot" w:pos="9350"/>
            </w:tabs>
            <w:rPr>
              <w:ins w:id="26" w:author="David Conklin" w:date="2021-09-09T14:58:00Z"/>
              <w:rFonts w:eastAsiaTheme="minorEastAsia"/>
              <w:noProof/>
            </w:rPr>
          </w:pPr>
          <w:ins w:id="27"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"_Toc82091910"</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What CW3M is for</w:t>
            </w:r>
            <w:r>
              <w:rPr>
                <w:noProof/>
                <w:webHidden/>
              </w:rPr>
              <w:tab/>
            </w:r>
            <w:r>
              <w:rPr>
                <w:noProof/>
                <w:webHidden/>
              </w:rPr>
              <w:fldChar w:fldCharType="begin"/>
            </w:r>
            <w:r>
              <w:rPr>
                <w:noProof/>
                <w:webHidden/>
              </w:rPr>
              <w:instrText xml:space="preserve"> PAGEREF _Toc82091910 \h </w:instrText>
            </w:r>
            <w:r>
              <w:rPr>
                <w:noProof/>
                <w:webHidden/>
              </w:rPr>
            </w:r>
          </w:ins>
          <w:r>
            <w:rPr>
              <w:noProof/>
              <w:webHidden/>
            </w:rPr>
            <w:fldChar w:fldCharType="separate"/>
          </w:r>
          <w:ins w:id="28" w:author="David Conklin" w:date="2021-09-09T14:58:00Z">
            <w:r>
              <w:rPr>
                <w:noProof/>
                <w:webHidden/>
              </w:rPr>
              <w:t>8</w:t>
            </w:r>
            <w:r>
              <w:rPr>
                <w:noProof/>
                <w:webHidden/>
              </w:rPr>
              <w:fldChar w:fldCharType="end"/>
            </w:r>
            <w:r w:rsidRPr="003145F2">
              <w:rPr>
                <w:rStyle w:val="Hyperlink"/>
                <w:noProof/>
              </w:rPr>
              <w:fldChar w:fldCharType="end"/>
            </w:r>
          </w:ins>
        </w:p>
        <w:p w14:paraId="67FAB836" w14:textId="7D002D9C" w:rsidR="003D7F64" w:rsidRDefault="003D7F64">
          <w:pPr>
            <w:pStyle w:val="TOC2"/>
            <w:tabs>
              <w:tab w:val="right" w:leader="dot" w:pos="9350"/>
            </w:tabs>
            <w:rPr>
              <w:ins w:id="29" w:author="David Conklin" w:date="2021-09-09T14:58:00Z"/>
              <w:rFonts w:eastAsiaTheme="minorEastAsia"/>
              <w:noProof/>
            </w:rPr>
          </w:pPr>
          <w:ins w:id="30"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"_Toc82091911"</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Management and maintenance</w:t>
            </w:r>
            <w:r>
              <w:rPr>
                <w:noProof/>
                <w:webHidden/>
              </w:rPr>
              <w:tab/>
            </w:r>
            <w:r>
              <w:rPr>
                <w:noProof/>
                <w:webHidden/>
              </w:rPr>
              <w:fldChar w:fldCharType="begin"/>
            </w:r>
            <w:r>
              <w:rPr>
                <w:noProof/>
                <w:webHidden/>
              </w:rPr>
              <w:instrText xml:space="preserve"> PAGEREF _Toc82091911 \h </w:instrText>
            </w:r>
            <w:r>
              <w:rPr>
                <w:noProof/>
                <w:webHidden/>
              </w:rPr>
            </w:r>
          </w:ins>
          <w:r>
            <w:rPr>
              <w:noProof/>
              <w:webHidden/>
            </w:rPr>
            <w:fldChar w:fldCharType="separate"/>
          </w:r>
          <w:ins w:id="31" w:author="David Conklin" w:date="2021-09-09T14:58:00Z">
            <w:r>
              <w:rPr>
                <w:noProof/>
                <w:webHidden/>
              </w:rPr>
              <w:t>8</w:t>
            </w:r>
            <w:r>
              <w:rPr>
                <w:noProof/>
                <w:webHidden/>
              </w:rPr>
              <w:fldChar w:fldCharType="end"/>
            </w:r>
            <w:r w:rsidRPr="003145F2">
              <w:rPr>
                <w:rStyle w:val="Hyperlink"/>
                <w:noProof/>
              </w:rPr>
              <w:fldChar w:fldCharType="end"/>
            </w:r>
          </w:ins>
        </w:p>
        <w:p w14:paraId="1879DE4A" w14:textId="6B837EC6" w:rsidR="003D7F64" w:rsidRDefault="003D7F64">
          <w:pPr>
            <w:pStyle w:val="TOC1"/>
            <w:tabs>
              <w:tab w:val="right" w:leader="dot" w:pos="9350"/>
            </w:tabs>
            <w:rPr>
              <w:ins w:id="32" w:author="David Conklin" w:date="2021-09-09T14:58:00Z"/>
              <w:rFonts w:eastAsiaTheme="minorEastAsia"/>
              <w:noProof/>
            </w:rPr>
          </w:pPr>
          <w:ins w:id="33"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"_Toc82091912"</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CW3M – A “first principles” model with tuning knobs</w:t>
            </w:r>
            <w:r>
              <w:rPr>
                <w:noProof/>
                <w:webHidden/>
              </w:rPr>
              <w:tab/>
            </w:r>
            <w:r>
              <w:rPr>
                <w:noProof/>
                <w:webHidden/>
              </w:rPr>
              <w:fldChar w:fldCharType="begin"/>
            </w:r>
            <w:r>
              <w:rPr>
                <w:noProof/>
                <w:webHidden/>
              </w:rPr>
              <w:instrText xml:space="preserve"> PAGEREF _Toc82091912 \h </w:instrText>
            </w:r>
            <w:r>
              <w:rPr>
                <w:noProof/>
                <w:webHidden/>
              </w:rPr>
            </w:r>
          </w:ins>
          <w:r>
            <w:rPr>
              <w:noProof/>
              <w:webHidden/>
            </w:rPr>
            <w:fldChar w:fldCharType="separate"/>
          </w:r>
          <w:ins w:id="34" w:author="David Conklin" w:date="2021-09-09T14:58:00Z">
            <w:r>
              <w:rPr>
                <w:noProof/>
                <w:webHidden/>
              </w:rPr>
              <w:t>8</w:t>
            </w:r>
            <w:r>
              <w:rPr>
                <w:noProof/>
                <w:webHidden/>
              </w:rPr>
              <w:fldChar w:fldCharType="end"/>
            </w:r>
            <w:r w:rsidRPr="003145F2">
              <w:rPr>
                <w:rStyle w:val="Hyperlink"/>
                <w:noProof/>
              </w:rPr>
              <w:fldChar w:fldCharType="end"/>
            </w:r>
          </w:ins>
        </w:p>
        <w:p w14:paraId="16517B3A" w14:textId="7D794D0D" w:rsidR="003D7F64" w:rsidRDefault="003D7F64">
          <w:pPr>
            <w:pStyle w:val="TOC1"/>
            <w:tabs>
              <w:tab w:val="right" w:leader="dot" w:pos="9350"/>
            </w:tabs>
            <w:rPr>
              <w:ins w:id="35" w:author="David Conklin" w:date="2021-09-09T14:58:00Z"/>
              <w:rFonts w:eastAsiaTheme="minorEastAsia"/>
              <w:noProof/>
            </w:rPr>
          </w:pPr>
          <w:ins w:id="36"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"_Toc82091913"</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The tuning knobs</w:t>
            </w:r>
            <w:r>
              <w:rPr>
                <w:noProof/>
                <w:webHidden/>
              </w:rPr>
              <w:tab/>
            </w:r>
            <w:r>
              <w:rPr>
                <w:noProof/>
                <w:webHidden/>
              </w:rPr>
              <w:fldChar w:fldCharType="begin"/>
            </w:r>
            <w:r>
              <w:rPr>
                <w:noProof/>
                <w:webHidden/>
              </w:rPr>
              <w:instrText xml:space="preserve"> PAGEREF _Toc82091913 \h </w:instrText>
            </w:r>
            <w:r>
              <w:rPr>
                <w:noProof/>
                <w:webHidden/>
              </w:rPr>
            </w:r>
          </w:ins>
          <w:r>
            <w:rPr>
              <w:noProof/>
              <w:webHidden/>
            </w:rPr>
            <w:fldChar w:fldCharType="separate"/>
          </w:r>
          <w:ins w:id="37" w:author="David Conklin" w:date="2021-09-09T14:58:00Z">
            <w:r>
              <w:rPr>
                <w:noProof/>
                <w:webHidden/>
              </w:rPr>
              <w:t>9</w:t>
            </w:r>
            <w:r>
              <w:rPr>
                <w:noProof/>
                <w:webHidden/>
              </w:rPr>
              <w:fldChar w:fldCharType="end"/>
            </w:r>
            <w:r w:rsidRPr="003145F2">
              <w:rPr>
                <w:rStyle w:val="Hyperlink"/>
                <w:noProof/>
              </w:rPr>
              <w:fldChar w:fldCharType="end"/>
            </w:r>
          </w:ins>
        </w:p>
        <w:p w14:paraId="4EF11857" w14:textId="6A367239" w:rsidR="003D7F64" w:rsidRDefault="003D7F64">
          <w:pPr>
            <w:pStyle w:val="TOC2"/>
            <w:tabs>
              <w:tab w:val="right" w:leader="dot" w:pos="9350"/>
            </w:tabs>
            <w:rPr>
              <w:ins w:id="38" w:author="David Conklin" w:date="2021-09-09T14:58:00Z"/>
              <w:rFonts w:eastAsiaTheme="minorEastAsia"/>
              <w:noProof/>
            </w:rPr>
          </w:pPr>
          <w:ins w:id="39"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"_Toc82091914"</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ET_MULT – forest evapotranspiration</w:t>
            </w:r>
            <w:r>
              <w:rPr>
                <w:noProof/>
                <w:webHidden/>
              </w:rPr>
              <w:tab/>
            </w:r>
            <w:r>
              <w:rPr>
                <w:noProof/>
                <w:webHidden/>
              </w:rPr>
              <w:fldChar w:fldCharType="begin"/>
            </w:r>
            <w:r>
              <w:rPr>
                <w:noProof/>
                <w:webHidden/>
              </w:rPr>
              <w:instrText xml:space="preserve"> PAGEREF _Toc82091914 \h </w:instrText>
            </w:r>
            <w:r>
              <w:rPr>
                <w:noProof/>
                <w:webHidden/>
              </w:rPr>
            </w:r>
          </w:ins>
          <w:r>
            <w:rPr>
              <w:noProof/>
              <w:webHidden/>
            </w:rPr>
            <w:fldChar w:fldCharType="separate"/>
          </w:r>
          <w:ins w:id="40" w:author="David Conklin" w:date="2021-09-09T14:58:00Z">
            <w:r>
              <w:rPr>
                <w:noProof/>
                <w:webHidden/>
              </w:rPr>
              <w:t>9</w:t>
            </w:r>
            <w:r>
              <w:rPr>
                <w:noProof/>
                <w:webHidden/>
              </w:rPr>
              <w:fldChar w:fldCharType="end"/>
            </w:r>
            <w:r w:rsidRPr="003145F2">
              <w:rPr>
                <w:rStyle w:val="Hyperlink"/>
                <w:noProof/>
              </w:rPr>
              <w:fldChar w:fldCharType="end"/>
            </w:r>
          </w:ins>
        </w:p>
        <w:p w14:paraId="123FAB42" w14:textId="605BA5B1" w:rsidR="003D7F64" w:rsidRDefault="003D7F64">
          <w:pPr>
            <w:pStyle w:val="TOC2"/>
            <w:tabs>
              <w:tab w:val="right" w:leader="dot" w:pos="9350"/>
            </w:tabs>
            <w:rPr>
              <w:ins w:id="41" w:author="David Conklin" w:date="2021-09-09T14:58:00Z"/>
              <w:rFonts w:eastAsiaTheme="minorEastAsia"/>
              <w:noProof/>
            </w:rPr>
          </w:pPr>
          <w:ins w:id="42"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"_Toc82091915"</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SOLAR_RADIATION_MULTIPLIER – reservoir insolation</w:t>
            </w:r>
            <w:r>
              <w:rPr>
                <w:noProof/>
                <w:webHidden/>
              </w:rPr>
              <w:tab/>
            </w:r>
            <w:r>
              <w:rPr>
                <w:noProof/>
                <w:webHidden/>
              </w:rPr>
              <w:fldChar w:fldCharType="begin"/>
            </w:r>
            <w:r>
              <w:rPr>
                <w:noProof/>
                <w:webHidden/>
              </w:rPr>
              <w:instrText xml:space="preserve"> PAGEREF _Toc82091915 \h </w:instrText>
            </w:r>
            <w:r>
              <w:rPr>
                <w:noProof/>
                <w:webHidden/>
              </w:rPr>
            </w:r>
          </w:ins>
          <w:r>
            <w:rPr>
              <w:noProof/>
              <w:webHidden/>
            </w:rPr>
            <w:fldChar w:fldCharType="separate"/>
          </w:r>
          <w:ins w:id="43" w:author="David Conklin" w:date="2021-09-09T14:58:00Z">
            <w:r>
              <w:rPr>
                <w:noProof/>
                <w:webHidden/>
              </w:rPr>
              <w:t>9</w:t>
            </w:r>
            <w:r>
              <w:rPr>
                <w:noProof/>
                <w:webHidden/>
              </w:rPr>
              <w:fldChar w:fldCharType="end"/>
            </w:r>
            <w:r w:rsidRPr="003145F2">
              <w:rPr>
                <w:rStyle w:val="Hyperlink"/>
                <w:noProof/>
              </w:rPr>
              <w:fldChar w:fldCharType="end"/>
            </w:r>
          </w:ins>
        </w:p>
        <w:p w14:paraId="2F99BACD" w14:textId="7665EDA8" w:rsidR="003D7F64" w:rsidRDefault="003D7F64">
          <w:pPr>
            <w:pStyle w:val="TOC2"/>
            <w:tabs>
              <w:tab w:val="right" w:leader="dot" w:pos="9350"/>
            </w:tabs>
            <w:rPr>
              <w:ins w:id="44" w:author="David Conklin" w:date="2021-09-09T14:58:00Z"/>
              <w:rFonts w:eastAsiaTheme="minorEastAsia"/>
              <w:noProof/>
            </w:rPr>
          </w:pPr>
          <w:ins w:id="45"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"_Toc82091916"</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FLOW_CMS – Discharge from High Cascade springs</w:t>
            </w:r>
            <w:r>
              <w:rPr>
                <w:noProof/>
                <w:webHidden/>
              </w:rPr>
              <w:tab/>
            </w:r>
            <w:r>
              <w:rPr>
                <w:noProof/>
                <w:webHidden/>
              </w:rPr>
              <w:fldChar w:fldCharType="begin"/>
            </w:r>
            <w:r>
              <w:rPr>
                <w:noProof/>
                <w:webHidden/>
              </w:rPr>
              <w:instrText xml:space="preserve"> PAGEREF _Toc82091916 \h </w:instrText>
            </w:r>
            <w:r>
              <w:rPr>
                <w:noProof/>
                <w:webHidden/>
              </w:rPr>
            </w:r>
          </w:ins>
          <w:r>
            <w:rPr>
              <w:noProof/>
              <w:webHidden/>
            </w:rPr>
            <w:fldChar w:fldCharType="separate"/>
          </w:r>
          <w:ins w:id="46" w:author="David Conklin" w:date="2021-09-09T14:58:00Z">
            <w:r>
              <w:rPr>
                <w:noProof/>
                <w:webHidden/>
              </w:rPr>
              <w:t>10</w:t>
            </w:r>
            <w:r>
              <w:rPr>
                <w:noProof/>
                <w:webHidden/>
              </w:rPr>
              <w:fldChar w:fldCharType="end"/>
            </w:r>
            <w:r w:rsidRPr="003145F2">
              <w:rPr>
                <w:rStyle w:val="Hyperlink"/>
                <w:noProof/>
              </w:rPr>
              <w:fldChar w:fldCharType="end"/>
            </w:r>
          </w:ins>
        </w:p>
        <w:p w14:paraId="37A00A50" w14:textId="57DB8296" w:rsidR="003D7F64" w:rsidRDefault="003D7F64">
          <w:pPr>
            <w:pStyle w:val="TOC1"/>
            <w:tabs>
              <w:tab w:val="right" w:leader="dot" w:pos="9350"/>
            </w:tabs>
            <w:rPr>
              <w:ins w:id="47" w:author="David Conklin" w:date="2021-09-09T14:58:00Z"/>
              <w:rFonts w:eastAsiaTheme="minorEastAsia"/>
              <w:noProof/>
            </w:rPr>
          </w:pPr>
          <w:ins w:id="48"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"_Toc82091917"</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The Envision framework and the GIS Layers</w:t>
            </w:r>
            <w:r>
              <w:rPr>
                <w:noProof/>
                <w:webHidden/>
              </w:rPr>
              <w:tab/>
            </w:r>
            <w:r>
              <w:rPr>
                <w:noProof/>
                <w:webHidden/>
              </w:rPr>
              <w:fldChar w:fldCharType="begin"/>
            </w:r>
            <w:r>
              <w:rPr>
                <w:noProof/>
                <w:webHidden/>
              </w:rPr>
              <w:instrText xml:space="preserve"> PAGEREF _Toc82091917 \h </w:instrText>
            </w:r>
            <w:r>
              <w:rPr>
                <w:noProof/>
                <w:webHidden/>
              </w:rPr>
            </w:r>
          </w:ins>
          <w:r>
            <w:rPr>
              <w:noProof/>
              <w:webHidden/>
            </w:rPr>
            <w:fldChar w:fldCharType="separate"/>
          </w:r>
          <w:ins w:id="49" w:author="David Conklin" w:date="2021-09-09T14:58:00Z">
            <w:r>
              <w:rPr>
                <w:noProof/>
                <w:webHidden/>
              </w:rPr>
              <w:t>10</w:t>
            </w:r>
            <w:r>
              <w:rPr>
                <w:noProof/>
                <w:webHidden/>
              </w:rPr>
              <w:fldChar w:fldCharType="end"/>
            </w:r>
            <w:r w:rsidRPr="003145F2">
              <w:rPr>
                <w:rStyle w:val="Hyperlink"/>
                <w:noProof/>
              </w:rPr>
              <w:fldChar w:fldCharType="end"/>
            </w:r>
          </w:ins>
        </w:p>
        <w:p w14:paraId="11B86F9D" w14:textId="0F8CDAE0" w:rsidR="003D7F64" w:rsidRDefault="003D7F64">
          <w:pPr>
            <w:pStyle w:val="TOC2"/>
            <w:tabs>
              <w:tab w:val="right" w:leader="dot" w:pos="9350"/>
            </w:tabs>
            <w:rPr>
              <w:ins w:id="50" w:author="David Conklin" w:date="2021-09-09T14:58:00Z"/>
              <w:rFonts w:eastAsiaTheme="minorEastAsia"/>
              <w:noProof/>
            </w:rPr>
          </w:pPr>
          <w:ins w:id="51"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"_Toc82091918"</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The Reach Layer</w:t>
            </w:r>
            <w:r>
              <w:rPr>
                <w:noProof/>
                <w:webHidden/>
              </w:rPr>
              <w:tab/>
            </w:r>
            <w:r>
              <w:rPr>
                <w:noProof/>
                <w:webHidden/>
              </w:rPr>
              <w:fldChar w:fldCharType="begin"/>
            </w:r>
            <w:r>
              <w:rPr>
                <w:noProof/>
                <w:webHidden/>
              </w:rPr>
              <w:instrText xml:space="preserve"> PAGEREF _Toc82091918 \h </w:instrText>
            </w:r>
            <w:r>
              <w:rPr>
                <w:noProof/>
                <w:webHidden/>
              </w:rPr>
            </w:r>
          </w:ins>
          <w:r>
            <w:rPr>
              <w:noProof/>
              <w:webHidden/>
            </w:rPr>
            <w:fldChar w:fldCharType="separate"/>
          </w:r>
          <w:ins w:id="52" w:author="David Conklin" w:date="2021-09-09T14:58:00Z">
            <w:r>
              <w:rPr>
                <w:noProof/>
                <w:webHidden/>
              </w:rPr>
              <w:t>10</w:t>
            </w:r>
            <w:r>
              <w:rPr>
                <w:noProof/>
                <w:webHidden/>
              </w:rPr>
              <w:fldChar w:fldCharType="end"/>
            </w:r>
            <w:r w:rsidRPr="003145F2">
              <w:rPr>
                <w:rStyle w:val="Hyperlink"/>
                <w:noProof/>
              </w:rPr>
              <w:fldChar w:fldCharType="end"/>
            </w:r>
          </w:ins>
        </w:p>
        <w:p w14:paraId="6B9E97A0" w14:textId="2CE47A5B" w:rsidR="003D7F64" w:rsidRDefault="003D7F64">
          <w:pPr>
            <w:pStyle w:val="TOC2"/>
            <w:tabs>
              <w:tab w:val="right" w:leader="dot" w:pos="9350"/>
            </w:tabs>
            <w:rPr>
              <w:ins w:id="53" w:author="David Conklin" w:date="2021-09-09T14:58:00Z"/>
              <w:rFonts w:eastAsiaTheme="minorEastAsia"/>
              <w:noProof/>
            </w:rPr>
          </w:pPr>
          <w:ins w:id="54"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"_Toc82091919"</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Time steps, autonomous processes, and global methods</w:t>
            </w:r>
            <w:r>
              <w:rPr>
                <w:noProof/>
                <w:webHidden/>
              </w:rPr>
              <w:tab/>
            </w:r>
            <w:r>
              <w:rPr>
                <w:noProof/>
                <w:webHidden/>
              </w:rPr>
              <w:fldChar w:fldCharType="begin"/>
            </w:r>
            <w:r>
              <w:rPr>
                <w:noProof/>
                <w:webHidden/>
              </w:rPr>
              <w:instrText xml:space="preserve"> PAGEREF _Toc82091919 \h </w:instrText>
            </w:r>
            <w:r>
              <w:rPr>
                <w:noProof/>
                <w:webHidden/>
              </w:rPr>
            </w:r>
          </w:ins>
          <w:r>
            <w:rPr>
              <w:noProof/>
              <w:webHidden/>
            </w:rPr>
            <w:fldChar w:fldCharType="separate"/>
          </w:r>
          <w:ins w:id="55" w:author="David Conklin" w:date="2021-09-09T14:58:00Z">
            <w:r>
              <w:rPr>
                <w:noProof/>
                <w:webHidden/>
              </w:rPr>
              <w:t>11</w:t>
            </w:r>
            <w:r>
              <w:rPr>
                <w:noProof/>
                <w:webHidden/>
              </w:rPr>
              <w:fldChar w:fldCharType="end"/>
            </w:r>
            <w:r w:rsidRPr="003145F2">
              <w:rPr>
                <w:rStyle w:val="Hyperlink"/>
                <w:noProof/>
              </w:rPr>
              <w:fldChar w:fldCharType="end"/>
            </w:r>
          </w:ins>
        </w:p>
        <w:p w14:paraId="3E2BBACE" w14:textId="5DB04B94" w:rsidR="003D7F64" w:rsidRDefault="003D7F64">
          <w:pPr>
            <w:pStyle w:val="TOC2"/>
            <w:tabs>
              <w:tab w:val="right" w:leader="dot" w:pos="9350"/>
            </w:tabs>
            <w:rPr>
              <w:ins w:id="56" w:author="David Conklin" w:date="2021-09-09T14:58:00Z"/>
              <w:rFonts w:eastAsiaTheme="minorEastAsia"/>
              <w:noProof/>
            </w:rPr>
          </w:pPr>
          <w:ins w:id="57"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"_Toc82091920"</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Some global method details</w:t>
            </w:r>
            <w:r>
              <w:rPr>
                <w:noProof/>
                <w:webHidden/>
              </w:rPr>
              <w:tab/>
            </w:r>
            <w:r>
              <w:rPr>
                <w:noProof/>
                <w:webHidden/>
              </w:rPr>
              <w:fldChar w:fldCharType="begin"/>
            </w:r>
            <w:r>
              <w:rPr>
                <w:noProof/>
                <w:webHidden/>
              </w:rPr>
              <w:instrText xml:space="preserve"> PAGEREF _Toc82091920 \h </w:instrText>
            </w:r>
            <w:r>
              <w:rPr>
                <w:noProof/>
                <w:webHidden/>
              </w:rPr>
            </w:r>
          </w:ins>
          <w:r>
            <w:rPr>
              <w:noProof/>
              <w:webHidden/>
            </w:rPr>
            <w:fldChar w:fldCharType="separate"/>
          </w:r>
          <w:ins w:id="58" w:author="David Conklin" w:date="2021-09-09T14:58:00Z">
            <w:r>
              <w:rPr>
                <w:noProof/>
                <w:webHidden/>
              </w:rPr>
              <w:t>11</w:t>
            </w:r>
            <w:r>
              <w:rPr>
                <w:noProof/>
                <w:webHidden/>
              </w:rPr>
              <w:fldChar w:fldCharType="end"/>
            </w:r>
            <w:r w:rsidRPr="003145F2">
              <w:rPr>
                <w:rStyle w:val="Hyperlink"/>
                <w:noProof/>
              </w:rPr>
              <w:fldChar w:fldCharType="end"/>
            </w:r>
          </w:ins>
        </w:p>
        <w:p w14:paraId="2EAA370C" w14:textId="1401DB93" w:rsidR="003D7F64" w:rsidRDefault="003D7F64">
          <w:pPr>
            <w:pStyle w:val="TOC1"/>
            <w:tabs>
              <w:tab w:val="right" w:leader="dot" w:pos="9350"/>
            </w:tabs>
            <w:rPr>
              <w:ins w:id="59" w:author="David Conklin" w:date="2021-09-09T14:58:00Z"/>
              <w:rFonts w:eastAsiaTheme="minorEastAsia"/>
              <w:noProof/>
            </w:rPr>
          </w:pPr>
          <w:ins w:id="60"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"_Toc82091921"</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Study areas</w:t>
            </w:r>
            <w:r>
              <w:rPr>
                <w:noProof/>
                <w:webHidden/>
              </w:rPr>
              <w:tab/>
            </w:r>
            <w:r>
              <w:rPr>
                <w:noProof/>
                <w:webHidden/>
              </w:rPr>
              <w:fldChar w:fldCharType="begin"/>
            </w:r>
            <w:r>
              <w:rPr>
                <w:noProof/>
                <w:webHidden/>
              </w:rPr>
              <w:instrText xml:space="preserve"> PAGEREF _Toc82091921 \h </w:instrText>
            </w:r>
            <w:r>
              <w:rPr>
                <w:noProof/>
                <w:webHidden/>
              </w:rPr>
            </w:r>
          </w:ins>
          <w:r>
            <w:rPr>
              <w:noProof/>
              <w:webHidden/>
            </w:rPr>
            <w:fldChar w:fldCharType="separate"/>
          </w:r>
          <w:ins w:id="61" w:author="David Conklin" w:date="2021-09-09T14:58:00Z">
            <w:r>
              <w:rPr>
                <w:noProof/>
                <w:webHidden/>
              </w:rPr>
              <w:t>12</w:t>
            </w:r>
            <w:r>
              <w:rPr>
                <w:noProof/>
                <w:webHidden/>
              </w:rPr>
              <w:fldChar w:fldCharType="end"/>
            </w:r>
            <w:r w:rsidRPr="003145F2">
              <w:rPr>
                <w:rStyle w:val="Hyperlink"/>
                <w:noProof/>
              </w:rPr>
              <w:fldChar w:fldCharType="end"/>
            </w:r>
          </w:ins>
        </w:p>
        <w:p w14:paraId="530E8267" w14:textId="73DDA8A7" w:rsidR="003D7F64" w:rsidRDefault="003D7F64">
          <w:pPr>
            <w:pStyle w:val="TOC2"/>
            <w:tabs>
              <w:tab w:val="right" w:leader="dot" w:pos="9350"/>
            </w:tabs>
            <w:rPr>
              <w:ins w:id="62" w:author="David Conklin" w:date="2021-09-09T14:58:00Z"/>
              <w:rFonts w:eastAsiaTheme="minorEastAsia"/>
              <w:noProof/>
            </w:rPr>
          </w:pPr>
          <w:ins w:id="63"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"_Toc82091922"</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DataCW3M directory structure</w:t>
            </w:r>
            <w:r>
              <w:rPr>
                <w:noProof/>
                <w:webHidden/>
              </w:rPr>
              <w:tab/>
            </w:r>
            <w:r>
              <w:rPr>
                <w:noProof/>
                <w:webHidden/>
              </w:rPr>
              <w:fldChar w:fldCharType="begin"/>
            </w:r>
            <w:r>
              <w:rPr>
                <w:noProof/>
                <w:webHidden/>
              </w:rPr>
              <w:instrText xml:space="preserve"> PAGEREF _Toc82091922 \h </w:instrText>
            </w:r>
            <w:r>
              <w:rPr>
                <w:noProof/>
                <w:webHidden/>
              </w:rPr>
            </w:r>
          </w:ins>
          <w:r>
            <w:rPr>
              <w:noProof/>
              <w:webHidden/>
            </w:rPr>
            <w:fldChar w:fldCharType="separate"/>
          </w:r>
          <w:ins w:id="64" w:author="David Conklin" w:date="2021-09-09T14:58:00Z">
            <w:r>
              <w:rPr>
                <w:noProof/>
                <w:webHidden/>
              </w:rPr>
              <w:t>12</w:t>
            </w:r>
            <w:r>
              <w:rPr>
                <w:noProof/>
                <w:webHidden/>
              </w:rPr>
              <w:fldChar w:fldCharType="end"/>
            </w:r>
            <w:r w:rsidRPr="003145F2">
              <w:rPr>
                <w:rStyle w:val="Hyperlink"/>
                <w:noProof/>
              </w:rPr>
              <w:fldChar w:fldCharType="end"/>
            </w:r>
          </w:ins>
        </w:p>
        <w:p w14:paraId="6EAD8859" w14:textId="0260B838" w:rsidR="003D7F64" w:rsidRDefault="003D7F64">
          <w:pPr>
            <w:pStyle w:val="TOC2"/>
            <w:tabs>
              <w:tab w:val="right" w:leader="dot" w:pos="9350"/>
            </w:tabs>
            <w:rPr>
              <w:ins w:id="65" w:author="David Conklin" w:date="2021-09-09T14:58:00Z"/>
              <w:rFonts w:eastAsiaTheme="minorEastAsia"/>
              <w:noProof/>
            </w:rPr>
          </w:pPr>
          <w:ins w:id="66"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"_Toc82091923"</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DataCW3M\ScenarioData directory structure</w:t>
            </w:r>
            <w:r>
              <w:rPr>
                <w:noProof/>
                <w:webHidden/>
              </w:rPr>
              <w:tab/>
            </w:r>
            <w:r>
              <w:rPr>
                <w:noProof/>
                <w:webHidden/>
              </w:rPr>
              <w:fldChar w:fldCharType="begin"/>
            </w:r>
            <w:r>
              <w:rPr>
                <w:noProof/>
                <w:webHidden/>
              </w:rPr>
              <w:instrText xml:space="preserve"> PAGEREF _Toc82091923 \h </w:instrText>
            </w:r>
            <w:r>
              <w:rPr>
                <w:noProof/>
                <w:webHidden/>
              </w:rPr>
            </w:r>
          </w:ins>
          <w:r>
            <w:rPr>
              <w:noProof/>
              <w:webHidden/>
            </w:rPr>
            <w:fldChar w:fldCharType="separate"/>
          </w:r>
          <w:ins w:id="67" w:author="David Conklin" w:date="2021-09-09T14:58:00Z">
            <w:r>
              <w:rPr>
                <w:noProof/>
                <w:webHidden/>
              </w:rPr>
              <w:t>13</w:t>
            </w:r>
            <w:r>
              <w:rPr>
                <w:noProof/>
                <w:webHidden/>
              </w:rPr>
              <w:fldChar w:fldCharType="end"/>
            </w:r>
            <w:r w:rsidRPr="003145F2">
              <w:rPr>
                <w:rStyle w:val="Hyperlink"/>
                <w:noProof/>
              </w:rPr>
              <w:fldChar w:fldCharType="end"/>
            </w:r>
          </w:ins>
        </w:p>
        <w:p w14:paraId="1254C3DB" w14:textId="07B6A8C2" w:rsidR="003D7F64" w:rsidRDefault="003D7F64">
          <w:pPr>
            <w:pStyle w:val="TOC2"/>
            <w:tabs>
              <w:tab w:val="right" w:leader="dot" w:pos="9350"/>
            </w:tabs>
            <w:rPr>
              <w:ins w:id="68" w:author="David Conklin" w:date="2021-09-09T14:58:00Z"/>
              <w:rFonts w:eastAsiaTheme="minorEastAsia"/>
              <w:noProof/>
            </w:rPr>
          </w:pPr>
          <w:ins w:id="69"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"_Toc82091924"</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DataCW3M\ScenarioData\&lt;scenario&gt; folder contents</w:t>
            </w:r>
            <w:r>
              <w:rPr>
                <w:noProof/>
                <w:webHidden/>
              </w:rPr>
              <w:tab/>
            </w:r>
            <w:r>
              <w:rPr>
                <w:noProof/>
                <w:webHidden/>
              </w:rPr>
              <w:fldChar w:fldCharType="begin"/>
            </w:r>
            <w:r>
              <w:rPr>
                <w:noProof/>
                <w:webHidden/>
              </w:rPr>
              <w:instrText xml:space="preserve"> PAGEREF _Toc82091924 \h </w:instrText>
            </w:r>
            <w:r>
              <w:rPr>
                <w:noProof/>
                <w:webHidden/>
              </w:rPr>
            </w:r>
          </w:ins>
          <w:r>
            <w:rPr>
              <w:noProof/>
              <w:webHidden/>
            </w:rPr>
            <w:fldChar w:fldCharType="separate"/>
          </w:r>
          <w:ins w:id="70" w:author="David Conklin" w:date="2021-09-09T14:58:00Z">
            <w:r>
              <w:rPr>
                <w:noProof/>
                <w:webHidden/>
              </w:rPr>
              <w:t>14</w:t>
            </w:r>
            <w:r>
              <w:rPr>
                <w:noProof/>
                <w:webHidden/>
              </w:rPr>
              <w:fldChar w:fldCharType="end"/>
            </w:r>
            <w:r w:rsidRPr="003145F2">
              <w:rPr>
                <w:rStyle w:val="Hyperlink"/>
                <w:noProof/>
              </w:rPr>
              <w:fldChar w:fldCharType="end"/>
            </w:r>
          </w:ins>
        </w:p>
        <w:p w14:paraId="58EA7668" w14:textId="701C1611" w:rsidR="003D7F64" w:rsidRDefault="003D7F64">
          <w:pPr>
            <w:pStyle w:val="TOC2"/>
            <w:tabs>
              <w:tab w:val="right" w:leader="dot" w:pos="9350"/>
            </w:tabs>
            <w:rPr>
              <w:ins w:id="71" w:author="David Conklin" w:date="2021-09-09T14:58:00Z"/>
              <w:rFonts w:eastAsiaTheme="minorEastAsia"/>
              <w:noProof/>
            </w:rPr>
          </w:pPr>
          <w:ins w:id="72"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"_Toc82091925"</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DataCW3M\&lt;study area&gt; folder contents</w:t>
            </w:r>
            <w:r>
              <w:rPr>
                <w:noProof/>
                <w:webHidden/>
              </w:rPr>
              <w:tab/>
            </w:r>
            <w:r>
              <w:rPr>
                <w:noProof/>
                <w:webHidden/>
              </w:rPr>
              <w:fldChar w:fldCharType="begin"/>
            </w:r>
            <w:r>
              <w:rPr>
                <w:noProof/>
                <w:webHidden/>
              </w:rPr>
              <w:instrText xml:space="preserve"> PAGEREF _Toc82091925 \h </w:instrText>
            </w:r>
            <w:r>
              <w:rPr>
                <w:noProof/>
                <w:webHidden/>
              </w:rPr>
            </w:r>
          </w:ins>
          <w:r>
            <w:rPr>
              <w:noProof/>
              <w:webHidden/>
            </w:rPr>
            <w:fldChar w:fldCharType="separate"/>
          </w:r>
          <w:ins w:id="73" w:author="David Conklin" w:date="2021-09-09T14:58:00Z">
            <w:r>
              <w:rPr>
                <w:noProof/>
                <w:webHidden/>
              </w:rPr>
              <w:t>14</w:t>
            </w:r>
            <w:r>
              <w:rPr>
                <w:noProof/>
                <w:webHidden/>
              </w:rPr>
              <w:fldChar w:fldCharType="end"/>
            </w:r>
            <w:r w:rsidRPr="003145F2">
              <w:rPr>
                <w:rStyle w:val="Hyperlink"/>
                <w:noProof/>
              </w:rPr>
              <w:fldChar w:fldCharType="end"/>
            </w:r>
          </w:ins>
        </w:p>
        <w:p w14:paraId="35CD696B" w14:textId="38B42BAA" w:rsidR="003D7F64" w:rsidRDefault="003D7F64">
          <w:pPr>
            <w:pStyle w:val="TOC1"/>
            <w:tabs>
              <w:tab w:val="right" w:leader="dot" w:pos="9350"/>
            </w:tabs>
            <w:rPr>
              <w:ins w:id="74" w:author="David Conklin" w:date="2021-09-09T14:58:00Z"/>
              <w:rFonts w:eastAsiaTheme="minorEastAsia"/>
              <w:noProof/>
            </w:rPr>
          </w:pPr>
          <w:ins w:id="75"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"_Toc82091926"</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Calendar conventions</w:t>
            </w:r>
            <w:r>
              <w:rPr>
                <w:noProof/>
                <w:webHidden/>
              </w:rPr>
              <w:tab/>
            </w:r>
            <w:r>
              <w:rPr>
                <w:noProof/>
                <w:webHidden/>
              </w:rPr>
              <w:fldChar w:fldCharType="begin"/>
            </w:r>
            <w:r>
              <w:rPr>
                <w:noProof/>
                <w:webHidden/>
              </w:rPr>
              <w:instrText xml:space="preserve"> PAGEREF _Toc82091926 \h </w:instrText>
            </w:r>
            <w:r>
              <w:rPr>
                <w:noProof/>
                <w:webHidden/>
              </w:rPr>
            </w:r>
          </w:ins>
          <w:r>
            <w:rPr>
              <w:noProof/>
              <w:webHidden/>
            </w:rPr>
            <w:fldChar w:fldCharType="separate"/>
          </w:r>
          <w:ins w:id="76" w:author="David Conklin" w:date="2021-09-09T14:58:00Z">
            <w:r>
              <w:rPr>
                <w:noProof/>
                <w:webHidden/>
              </w:rPr>
              <w:t>20</w:t>
            </w:r>
            <w:r>
              <w:rPr>
                <w:noProof/>
                <w:webHidden/>
              </w:rPr>
              <w:fldChar w:fldCharType="end"/>
            </w:r>
            <w:r w:rsidRPr="003145F2">
              <w:rPr>
                <w:rStyle w:val="Hyperlink"/>
                <w:noProof/>
              </w:rPr>
              <w:fldChar w:fldCharType="end"/>
            </w:r>
          </w:ins>
        </w:p>
        <w:p w14:paraId="24520E75" w14:textId="44D42D08" w:rsidR="003D7F64" w:rsidRDefault="003D7F64">
          <w:pPr>
            <w:pStyle w:val="TOC2"/>
            <w:tabs>
              <w:tab w:val="right" w:leader="dot" w:pos="9350"/>
            </w:tabs>
            <w:rPr>
              <w:ins w:id="77" w:author="David Conklin" w:date="2021-09-09T14:58:00Z"/>
              <w:rFonts w:eastAsiaTheme="minorEastAsia"/>
              <w:noProof/>
            </w:rPr>
          </w:pPr>
          <w:ins w:id="78"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"_Toc82091927"</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Water years</w:t>
            </w:r>
            <w:r>
              <w:rPr>
                <w:noProof/>
                <w:webHidden/>
              </w:rPr>
              <w:tab/>
            </w:r>
            <w:r>
              <w:rPr>
                <w:noProof/>
                <w:webHidden/>
              </w:rPr>
              <w:fldChar w:fldCharType="begin"/>
            </w:r>
            <w:r>
              <w:rPr>
                <w:noProof/>
                <w:webHidden/>
              </w:rPr>
              <w:instrText xml:space="preserve"> PAGEREF _Toc82091927 \h </w:instrText>
            </w:r>
            <w:r>
              <w:rPr>
                <w:noProof/>
                <w:webHidden/>
              </w:rPr>
            </w:r>
          </w:ins>
          <w:r>
            <w:rPr>
              <w:noProof/>
              <w:webHidden/>
            </w:rPr>
            <w:fldChar w:fldCharType="separate"/>
          </w:r>
          <w:ins w:id="79" w:author="David Conklin" w:date="2021-09-09T14:58:00Z">
            <w:r>
              <w:rPr>
                <w:noProof/>
                <w:webHidden/>
              </w:rPr>
              <w:t>20</w:t>
            </w:r>
            <w:r>
              <w:rPr>
                <w:noProof/>
                <w:webHidden/>
              </w:rPr>
              <w:fldChar w:fldCharType="end"/>
            </w:r>
            <w:r w:rsidRPr="003145F2">
              <w:rPr>
                <w:rStyle w:val="Hyperlink"/>
                <w:noProof/>
              </w:rPr>
              <w:fldChar w:fldCharType="end"/>
            </w:r>
          </w:ins>
        </w:p>
        <w:p w14:paraId="7B015725" w14:textId="0EDC58CB" w:rsidR="003D7F64" w:rsidRDefault="003D7F64">
          <w:pPr>
            <w:pStyle w:val="TOC1"/>
            <w:tabs>
              <w:tab w:val="right" w:leader="dot" w:pos="9350"/>
            </w:tabs>
            <w:rPr>
              <w:ins w:id="80" w:author="David Conklin" w:date="2021-09-09T14:58:00Z"/>
              <w:rFonts w:eastAsiaTheme="minorEastAsia"/>
              <w:noProof/>
            </w:rPr>
          </w:pPr>
          <w:ins w:id="81"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"_Toc82091928"</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Climate data</w:t>
            </w:r>
            <w:r>
              <w:rPr>
                <w:noProof/>
                <w:webHidden/>
              </w:rPr>
              <w:tab/>
            </w:r>
            <w:r>
              <w:rPr>
                <w:noProof/>
                <w:webHidden/>
              </w:rPr>
              <w:fldChar w:fldCharType="begin"/>
            </w:r>
            <w:r>
              <w:rPr>
                <w:noProof/>
                <w:webHidden/>
              </w:rPr>
              <w:instrText xml:space="preserve"> PAGEREF _Toc82091928 \h </w:instrText>
            </w:r>
            <w:r>
              <w:rPr>
                <w:noProof/>
                <w:webHidden/>
              </w:rPr>
            </w:r>
          </w:ins>
          <w:r>
            <w:rPr>
              <w:noProof/>
              <w:webHidden/>
            </w:rPr>
            <w:fldChar w:fldCharType="separate"/>
          </w:r>
          <w:ins w:id="82" w:author="David Conklin" w:date="2021-09-09T14:58:00Z">
            <w:r>
              <w:rPr>
                <w:noProof/>
                <w:webHidden/>
              </w:rPr>
              <w:t>20</w:t>
            </w:r>
            <w:r>
              <w:rPr>
                <w:noProof/>
                <w:webHidden/>
              </w:rPr>
              <w:fldChar w:fldCharType="end"/>
            </w:r>
            <w:r w:rsidRPr="003145F2">
              <w:rPr>
                <w:rStyle w:val="Hyperlink"/>
                <w:noProof/>
              </w:rPr>
              <w:fldChar w:fldCharType="end"/>
            </w:r>
          </w:ins>
        </w:p>
        <w:p w14:paraId="7D7932EE" w14:textId="405454A0" w:rsidR="003D7F64" w:rsidRDefault="003D7F64">
          <w:pPr>
            <w:pStyle w:val="TOC2"/>
            <w:tabs>
              <w:tab w:val="right" w:leader="dot" w:pos="9350"/>
            </w:tabs>
            <w:rPr>
              <w:ins w:id="83" w:author="David Conklin" w:date="2021-09-09T14:58:00Z"/>
              <w:rFonts w:eastAsiaTheme="minorEastAsia"/>
              <w:noProof/>
            </w:rPr>
          </w:pPr>
          <w:ins w:id="84"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"_Toc82091929"</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Numbered climate scenarios in the model</w:t>
            </w:r>
            <w:r>
              <w:rPr>
                <w:noProof/>
                <w:webHidden/>
              </w:rPr>
              <w:tab/>
            </w:r>
            <w:r>
              <w:rPr>
                <w:noProof/>
                <w:webHidden/>
              </w:rPr>
              <w:fldChar w:fldCharType="begin"/>
            </w:r>
            <w:r>
              <w:rPr>
                <w:noProof/>
                <w:webHidden/>
              </w:rPr>
              <w:instrText xml:space="preserve"> PAGEREF _Toc82091929 \h </w:instrText>
            </w:r>
            <w:r>
              <w:rPr>
                <w:noProof/>
                <w:webHidden/>
              </w:rPr>
            </w:r>
          </w:ins>
          <w:r>
            <w:rPr>
              <w:noProof/>
              <w:webHidden/>
            </w:rPr>
            <w:fldChar w:fldCharType="separate"/>
          </w:r>
          <w:ins w:id="85" w:author="David Conklin" w:date="2021-09-09T14:58:00Z">
            <w:r>
              <w:rPr>
                <w:noProof/>
                <w:webHidden/>
              </w:rPr>
              <w:t>20</w:t>
            </w:r>
            <w:r>
              <w:rPr>
                <w:noProof/>
                <w:webHidden/>
              </w:rPr>
              <w:fldChar w:fldCharType="end"/>
            </w:r>
            <w:r w:rsidRPr="003145F2">
              <w:rPr>
                <w:rStyle w:val="Hyperlink"/>
                <w:noProof/>
              </w:rPr>
              <w:fldChar w:fldCharType="end"/>
            </w:r>
          </w:ins>
        </w:p>
        <w:p w14:paraId="2DA3C47B" w14:textId="162270D8" w:rsidR="003D7F64" w:rsidRDefault="003D7F64">
          <w:pPr>
            <w:pStyle w:val="TOC2"/>
            <w:tabs>
              <w:tab w:val="right" w:leader="dot" w:pos="9350"/>
            </w:tabs>
            <w:rPr>
              <w:ins w:id="86" w:author="David Conklin" w:date="2021-09-09T14:58:00Z"/>
              <w:rFonts w:eastAsiaTheme="minorEastAsia"/>
              <w:noProof/>
            </w:rPr>
          </w:pPr>
          <w:ins w:id="87"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"_Toc82091930"</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Monthly and seasonal weather data</w:t>
            </w:r>
            <w:r>
              <w:rPr>
                <w:noProof/>
                <w:webHidden/>
              </w:rPr>
              <w:tab/>
            </w:r>
            <w:r>
              <w:rPr>
                <w:noProof/>
                <w:webHidden/>
              </w:rPr>
              <w:fldChar w:fldCharType="begin"/>
            </w:r>
            <w:r>
              <w:rPr>
                <w:noProof/>
                <w:webHidden/>
              </w:rPr>
              <w:instrText xml:space="preserve"> PAGEREF _Toc82091930 \h </w:instrText>
            </w:r>
            <w:r>
              <w:rPr>
                <w:noProof/>
                <w:webHidden/>
              </w:rPr>
            </w:r>
          </w:ins>
          <w:r>
            <w:rPr>
              <w:noProof/>
              <w:webHidden/>
            </w:rPr>
            <w:fldChar w:fldCharType="separate"/>
          </w:r>
          <w:ins w:id="88" w:author="David Conklin" w:date="2021-09-09T14:58:00Z">
            <w:r>
              <w:rPr>
                <w:noProof/>
                <w:webHidden/>
              </w:rPr>
              <w:t>21</w:t>
            </w:r>
            <w:r>
              <w:rPr>
                <w:noProof/>
                <w:webHidden/>
              </w:rPr>
              <w:fldChar w:fldCharType="end"/>
            </w:r>
            <w:r w:rsidRPr="003145F2">
              <w:rPr>
                <w:rStyle w:val="Hyperlink"/>
                <w:noProof/>
              </w:rPr>
              <w:fldChar w:fldCharType="end"/>
            </w:r>
          </w:ins>
        </w:p>
        <w:p w14:paraId="7EB56B6F" w14:textId="0BF5A689" w:rsidR="003D7F64" w:rsidRDefault="003D7F64">
          <w:pPr>
            <w:pStyle w:val="TOC2"/>
            <w:tabs>
              <w:tab w:val="right" w:leader="dot" w:pos="9350"/>
            </w:tabs>
            <w:rPr>
              <w:ins w:id="89" w:author="David Conklin" w:date="2021-09-09T14:58:00Z"/>
              <w:rFonts w:eastAsiaTheme="minorEastAsia"/>
              <w:noProof/>
            </w:rPr>
          </w:pPr>
          <w:ins w:id="90"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"_Toc82091931"</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Climate data grids</w:t>
            </w:r>
            <w:r>
              <w:rPr>
                <w:noProof/>
                <w:webHidden/>
              </w:rPr>
              <w:tab/>
            </w:r>
            <w:r>
              <w:rPr>
                <w:noProof/>
                <w:webHidden/>
              </w:rPr>
              <w:fldChar w:fldCharType="begin"/>
            </w:r>
            <w:r>
              <w:rPr>
                <w:noProof/>
                <w:webHidden/>
              </w:rPr>
              <w:instrText xml:space="preserve"> PAGEREF _Toc82091931 \h </w:instrText>
            </w:r>
            <w:r>
              <w:rPr>
                <w:noProof/>
                <w:webHidden/>
              </w:rPr>
            </w:r>
          </w:ins>
          <w:r>
            <w:rPr>
              <w:noProof/>
              <w:webHidden/>
            </w:rPr>
            <w:fldChar w:fldCharType="separate"/>
          </w:r>
          <w:ins w:id="91" w:author="David Conklin" w:date="2021-09-09T14:58:00Z">
            <w:r>
              <w:rPr>
                <w:noProof/>
                <w:webHidden/>
              </w:rPr>
              <w:t>22</w:t>
            </w:r>
            <w:r>
              <w:rPr>
                <w:noProof/>
                <w:webHidden/>
              </w:rPr>
              <w:fldChar w:fldCharType="end"/>
            </w:r>
            <w:r w:rsidRPr="003145F2">
              <w:rPr>
                <w:rStyle w:val="Hyperlink"/>
                <w:noProof/>
              </w:rPr>
              <w:fldChar w:fldCharType="end"/>
            </w:r>
          </w:ins>
        </w:p>
        <w:p w14:paraId="10E78FD7" w14:textId="00F75BAA" w:rsidR="003D7F64" w:rsidRDefault="003D7F64">
          <w:pPr>
            <w:pStyle w:val="TOC3"/>
            <w:tabs>
              <w:tab w:val="right" w:leader="dot" w:pos="9350"/>
            </w:tabs>
            <w:rPr>
              <w:ins w:id="92" w:author="David Conklin" w:date="2021-09-09T14:58:00Z"/>
              <w:rFonts w:eastAsiaTheme="minorEastAsia"/>
              <w:noProof/>
            </w:rPr>
          </w:pPr>
          <w:ins w:id="93" w:author="David Conklin" w:date="2021-09-09T14:58:00Z">
            <w:r w:rsidRPr="003145F2">
              <w:rPr>
                <w:rStyle w:val="Hyperlink"/>
                <w:noProof/>
              </w:rPr>
              <w:lastRenderedPageBreak/>
              <w:fldChar w:fldCharType="begin"/>
            </w:r>
            <w:r w:rsidRPr="003145F2">
              <w:rPr>
                <w:rStyle w:val="Hyperlink"/>
                <w:noProof/>
              </w:rPr>
              <w:instrText xml:space="preserve"> </w:instrText>
            </w:r>
            <w:r>
              <w:rPr>
                <w:noProof/>
              </w:rPr>
              <w:instrText>HYPERLINK \l "_Toc82091932"</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The WW2100 climate grid</w:t>
            </w:r>
            <w:r>
              <w:rPr>
                <w:noProof/>
                <w:webHidden/>
              </w:rPr>
              <w:tab/>
            </w:r>
            <w:r>
              <w:rPr>
                <w:noProof/>
                <w:webHidden/>
              </w:rPr>
              <w:fldChar w:fldCharType="begin"/>
            </w:r>
            <w:r>
              <w:rPr>
                <w:noProof/>
                <w:webHidden/>
              </w:rPr>
              <w:instrText xml:space="preserve"> PAGEREF _Toc82091932 \h </w:instrText>
            </w:r>
            <w:r>
              <w:rPr>
                <w:noProof/>
                <w:webHidden/>
              </w:rPr>
            </w:r>
          </w:ins>
          <w:r>
            <w:rPr>
              <w:noProof/>
              <w:webHidden/>
            </w:rPr>
            <w:fldChar w:fldCharType="separate"/>
          </w:r>
          <w:ins w:id="94" w:author="David Conklin" w:date="2021-09-09T14:58:00Z">
            <w:r>
              <w:rPr>
                <w:noProof/>
                <w:webHidden/>
              </w:rPr>
              <w:t>22</w:t>
            </w:r>
            <w:r>
              <w:rPr>
                <w:noProof/>
                <w:webHidden/>
              </w:rPr>
              <w:fldChar w:fldCharType="end"/>
            </w:r>
            <w:r w:rsidRPr="003145F2">
              <w:rPr>
                <w:rStyle w:val="Hyperlink"/>
                <w:noProof/>
              </w:rPr>
              <w:fldChar w:fldCharType="end"/>
            </w:r>
          </w:ins>
        </w:p>
        <w:p w14:paraId="1E85F12A" w14:textId="0550414E" w:rsidR="003D7F64" w:rsidRDefault="003D7F64">
          <w:pPr>
            <w:pStyle w:val="TOC3"/>
            <w:tabs>
              <w:tab w:val="right" w:leader="dot" w:pos="9350"/>
            </w:tabs>
            <w:rPr>
              <w:ins w:id="95" w:author="David Conklin" w:date="2021-09-09T14:58:00Z"/>
              <w:rFonts w:eastAsiaTheme="minorEastAsia"/>
              <w:noProof/>
            </w:rPr>
          </w:pPr>
          <w:ins w:id="96"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"_Toc82091933"</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The v2 climate grid</w:t>
            </w:r>
            <w:r>
              <w:rPr>
                <w:noProof/>
                <w:webHidden/>
              </w:rPr>
              <w:tab/>
            </w:r>
            <w:r>
              <w:rPr>
                <w:noProof/>
                <w:webHidden/>
              </w:rPr>
              <w:fldChar w:fldCharType="begin"/>
            </w:r>
            <w:r>
              <w:rPr>
                <w:noProof/>
                <w:webHidden/>
              </w:rPr>
              <w:instrText xml:space="preserve"> PAGEREF _Toc82091933 \h </w:instrText>
            </w:r>
            <w:r>
              <w:rPr>
                <w:noProof/>
                <w:webHidden/>
              </w:rPr>
            </w:r>
          </w:ins>
          <w:r>
            <w:rPr>
              <w:noProof/>
              <w:webHidden/>
            </w:rPr>
            <w:fldChar w:fldCharType="separate"/>
          </w:r>
          <w:ins w:id="97" w:author="David Conklin" w:date="2021-09-09T14:58:00Z">
            <w:r>
              <w:rPr>
                <w:noProof/>
                <w:webHidden/>
              </w:rPr>
              <w:t>23</w:t>
            </w:r>
            <w:r>
              <w:rPr>
                <w:noProof/>
                <w:webHidden/>
              </w:rPr>
              <w:fldChar w:fldCharType="end"/>
            </w:r>
            <w:r w:rsidRPr="003145F2">
              <w:rPr>
                <w:rStyle w:val="Hyperlink"/>
                <w:noProof/>
              </w:rPr>
              <w:fldChar w:fldCharType="end"/>
            </w:r>
          </w:ins>
        </w:p>
        <w:p w14:paraId="1381ABBB" w14:textId="136E9948" w:rsidR="003D7F64" w:rsidRDefault="003D7F64">
          <w:pPr>
            <w:pStyle w:val="TOC2"/>
            <w:tabs>
              <w:tab w:val="right" w:leader="dot" w:pos="9350"/>
            </w:tabs>
            <w:rPr>
              <w:ins w:id="98" w:author="David Conklin" w:date="2021-09-09T14:58:00Z"/>
              <w:rFonts w:eastAsiaTheme="minorEastAsia"/>
              <w:noProof/>
            </w:rPr>
          </w:pPr>
          <w:ins w:id="99"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"_Toc82091934"</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How climate data is looked up</w:t>
            </w:r>
            <w:r>
              <w:rPr>
                <w:noProof/>
                <w:webHidden/>
              </w:rPr>
              <w:tab/>
            </w:r>
            <w:r>
              <w:rPr>
                <w:noProof/>
                <w:webHidden/>
              </w:rPr>
              <w:fldChar w:fldCharType="begin"/>
            </w:r>
            <w:r>
              <w:rPr>
                <w:noProof/>
                <w:webHidden/>
              </w:rPr>
              <w:instrText xml:space="preserve"> PAGEREF _Toc82091934 \h </w:instrText>
            </w:r>
            <w:r>
              <w:rPr>
                <w:noProof/>
                <w:webHidden/>
              </w:rPr>
            </w:r>
          </w:ins>
          <w:r>
            <w:rPr>
              <w:noProof/>
              <w:webHidden/>
            </w:rPr>
            <w:fldChar w:fldCharType="separate"/>
          </w:r>
          <w:ins w:id="100" w:author="David Conklin" w:date="2021-09-09T14:58:00Z">
            <w:r>
              <w:rPr>
                <w:noProof/>
                <w:webHidden/>
              </w:rPr>
              <w:t>23</w:t>
            </w:r>
            <w:r>
              <w:rPr>
                <w:noProof/>
                <w:webHidden/>
              </w:rPr>
              <w:fldChar w:fldCharType="end"/>
            </w:r>
            <w:r w:rsidRPr="003145F2">
              <w:rPr>
                <w:rStyle w:val="Hyperlink"/>
                <w:noProof/>
              </w:rPr>
              <w:fldChar w:fldCharType="end"/>
            </w:r>
          </w:ins>
        </w:p>
        <w:p w14:paraId="70A5E5BE" w14:textId="016BFAAC" w:rsidR="003D7F64" w:rsidRDefault="003D7F64">
          <w:pPr>
            <w:pStyle w:val="TOC2"/>
            <w:tabs>
              <w:tab w:val="right" w:leader="dot" w:pos="9350"/>
            </w:tabs>
            <w:rPr>
              <w:ins w:id="101" w:author="David Conklin" w:date="2021-09-09T14:58:00Z"/>
              <w:rFonts w:eastAsiaTheme="minorEastAsia"/>
              <w:noProof/>
            </w:rPr>
          </w:pPr>
          <w:ins w:id="102"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"_Toc82091935"</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What is in a climate dataset</w:t>
            </w:r>
            <w:r>
              <w:rPr>
                <w:noProof/>
                <w:webHidden/>
              </w:rPr>
              <w:tab/>
            </w:r>
            <w:r>
              <w:rPr>
                <w:noProof/>
                <w:webHidden/>
              </w:rPr>
              <w:fldChar w:fldCharType="begin"/>
            </w:r>
            <w:r>
              <w:rPr>
                <w:noProof/>
                <w:webHidden/>
              </w:rPr>
              <w:instrText xml:space="preserve"> PAGEREF _Toc82091935 \h </w:instrText>
            </w:r>
            <w:r>
              <w:rPr>
                <w:noProof/>
                <w:webHidden/>
              </w:rPr>
            </w:r>
          </w:ins>
          <w:r>
            <w:rPr>
              <w:noProof/>
              <w:webHidden/>
            </w:rPr>
            <w:fldChar w:fldCharType="separate"/>
          </w:r>
          <w:ins w:id="103" w:author="David Conklin" w:date="2021-09-09T14:58:00Z">
            <w:r>
              <w:rPr>
                <w:noProof/>
                <w:webHidden/>
              </w:rPr>
              <w:t>24</w:t>
            </w:r>
            <w:r>
              <w:rPr>
                <w:noProof/>
                <w:webHidden/>
              </w:rPr>
              <w:fldChar w:fldCharType="end"/>
            </w:r>
            <w:r w:rsidRPr="003145F2">
              <w:rPr>
                <w:rStyle w:val="Hyperlink"/>
                <w:noProof/>
              </w:rPr>
              <w:fldChar w:fldCharType="end"/>
            </w:r>
          </w:ins>
        </w:p>
        <w:p w14:paraId="276BAECC" w14:textId="7450BF46" w:rsidR="003D7F64" w:rsidRDefault="003D7F64">
          <w:pPr>
            <w:pStyle w:val="TOC1"/>
            <w:tabs>
              <w:tab w:val="right" w:leader="dot" w:pos="9350"/>
            </w:tabs>
            <w:rPr>
              <w:ins w:id="104" w:author="David Conklin" w:date="2021-09-09T14:58:00Z"/>
              <w:rFonts w:eastAsiaTheme="minorEastAsia"/>
              <w:noProof/>
            </w:rPr>
          </w:pPr>
          <w:ins w:id="105"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"_Toc82091936"</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Water rights</w:t>
            </w:r>
            <w:r>
              <w:rPr>
                <w:noProof/>
                <w:webHidden/>
              </w:rPr>
              <w:tab/>
            </w:r>
            <w:r>
              <w:rPr>
                <w:noProof/>
                <w:webHidden/>
              </w:rPr>
              <w:fldChar w:fldCharType="begin"/>
            </w:r>
            <w:r>
              <w:rPr>
                <w:noProof/>
                <w:webHidden/>
              </w:rPr>
              <w:instrText xml:space="preserve"> PAGEREF _Toc82091936 \h </w:instrText>
            </w:r>
            <w:r>
              <w:rPr>
                <w:noProof/>
                <w:webHidden/>
              </w:rPr>
            </w:r>
          </w:ins>
          <w:r>
            <w:rPr>
              <w:noProof/>
              <w:webHidden/>
            </w:rPr>
            <w:fldChar w:fldCharType="separate"/>
          </w:r>
          <w:ins w:id="106" w:author="David Conklin" w:date="2021-09-09T14:58:00Z">
            <w:r>
              <w:rPr>
                <w:noProof/>
                <w:webHidden/>
              </w:rPr>
              <w:t>25</w:t>
            </w:r>
            <w:r>
              <w:rPr>
                <w:noProof/>
                <w:webHidden/>
              </w:rPr>
              <w:fldChar w:fldCharType="end"/>
            </w:r>
            <w:r w:rsidRPr="003145F2">
              <w:rPr>
                <w:rStyle w:val="Hyperlink"/>
                <w:noProof/>
              </w:rPr>
              <w:fldChar w:fldCharType="end"/>
            </w:r>
          </w:ins>
        </w:p>
        <w:p w14:paraId="691D9CDA" w14:textId="70F34ECA" w:rsidR="003D7F64" w:rsidRDefault="003D7F64">
          <w:pPr>
            <w:pStyle w:val="TOC2"/>
            <w:tabs>
              <w:tab w:val="right" w:leader="dot" w:pos="9350"/>
            </w:tabs>
            <w:rPr>
              <w:ins w:id="107" w:author="David Conklin" w:date="2021-09-09T14:58:00Z"/>
              <w:rFonts w:eastAsiaTheme="minorEastAsia"/>
              <w:noProof/>
            </w:rPr>
          </w:pPr>
          <w:ins w:id="108"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"_Toc82091937"</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Water rights data</w:t>
            </w:r>
            <w:r>
              <w:rPr>
                <w:noProof/>
                <w:webHidden/>
              </w:rPr>
              <w:tab/>
            </w:r>
            <w:r>
              <w:rPr>
                <w:noProof/>
                <w:webHidden/>
              </w:rPr>
              <w:fldChar w:fldCharType="begin"/>
            </w:r>
            <w:r>
              <w:rPr>
                <w:noProof/>
                <w:webHidden/>
              </w:rPr>
              <w:instrText xml:space="preserve"> PAGEREF _Toc82091937 \h </w:instrText>
            </w:r>
            <w:r>
              <w:rPr>
                <w:noProof/>
                <w:webHidden/>
              </w:rPr>
            </w:r>
          </w:ins>
          <w:r>
            <w:rPr>
              <w:noProof/>
              <w:webHidden/>
            </w:rPr>
            <w:fldChar w:fldCharType="separate"/>
          </w:r>
          <w:ins w:id="109" w:author="David Conklin" w:date="2021-09-09T14:58:00Z">
            <w:r>
              <w:rPr>
                <w:noProof/>
                <w:webHidden/>
              </w:rPr>
              <w:t>25</w:t>
            </w:r>
            <w:r>
              <w:rPr>
                <w:noProof/>
                <w:webHidden/>
              </w:rPr>
              <w:fldChar w:fldCharType="end"/>
            </w:r>
            <w:r w:rsidRPr="003145F2">
              <w:rPr>
                <w:rStyle w:val="Hyperlink"/>
                <w:noProof/>
              </w:rPr>
              <w:fldChar w:fldCharType="end"/>
            </w:r>
          </w:ins>
        </w:p>
        <w:p w14:paraId="301741BF" w14:textId="3801A95C" w:rsidR="003D7F64" w:rsidRDefault="003D7F64">
          <w:pPr>
            <w:pStyle w:val="TOC2"/>
            <w:tabs>
              <w:tab w:val="right" w:leader="dot" w:pos="9350"/>
            </w:tabs>
            <w:rPr>
              <w:ins w:id="110" w:author="David Conklin" w:date="2021-09-09T14:58:00Z"/>
              <w:rFonts w:eastAsiaTheme="minorEastAsia"/>
              <w:noProof/>
            </w:rPr>
          </w:pPr>
          <w:ins w:id="111"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"_Toc82091938"</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The wr_pods.csv file</w:t>
            </w:r>
            <w:r>
              <w:rPr>
                <w:noProof/>
                <w:webHidden/>
              </w:rPr>
              <w:tab/>
            </w:r>
            <w:r>
              <w:rPr>
                <w:noProof/>
                <w:webHidden/>
              </w:rPr>
              <w:fldChar w:fldCharType="begin"/>
            </w:r>
            <w:r>
              <w:rPr>
                <w:noProof/>
                <w:webHidden/>
              </w:rPr>
              <w:instrText xml:space="preserve"> PAGEREF _Toc82091938 \h </w:instrText>
            </w:r>
            <w:r>
              <w:rPr>
                <w:noProof/>
                <w:webHidden/>
              </w:rPr>
            </w:r>
          </w:ins>
          <w:r>
            <w:rPr>
              <w:noProof/>
              <w:webHidden/>
            </w:rPr>
            <w:fldChar w:fldCharType="separate"/>
          </w:r>
          <w:ins w:id="112" w:author="David Conklin" w:date="2021-09-09T14:58:00Z">
            <w:r>
              <w:rPr>
                <w:noProof/>
                <w:webHidden/>
              </w:rPr>
              <w:t>25</w:t>
            </w:r>
            <w:r>
              <w:rPr>
                <w:noProof/>
                <w:webHidden/>
              </w:rPr>
              <w:fldChar w:fldCharType="end"/>
            </w:r>
            <w:r w:rsidRPr="003145F2">
              <w:rPr>
                <w:rStyle w:val="Hyperlink"/>
                <w:noProof/>
              </w:rPr>
              <w:fldChar w:fldCharType="end"/>
            </w:r>
          </w:ins>
        </w:p>
        <w:p w14:paraId="0741FB1B" w14:textId="2AD35AA7" w:rsidR="003D7F64" w:rsidRDefault="003D7F64">
          <w:pPr>
            <w:pStyle w:val="TOC2"/>
            <w:tabs>
              <w:tab w:val="right" w:leader="dot" w:pos="9350"/>
            </w:tabs>
            <w:rPr>
              <w:ins w:id="113" w:author="David Conklin" w:date="2021-09-09T14:58:00Z"/>
              <w:rFonts w:eastAsiaTheme="minorEastAsia"/>
              <w:noProof/>
            </w:rPr>
          </w:pPr>
          <w:ins w:id="114"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"_Toc82091939"</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The wr_pous.csv file</w:t>
            </w:r>
            <w:r>
              <w:rPr>
                <w:noProof/>
                <w:webHidden/>
              </w:rPr>
              <w:tab/>
            </w:r>
            <w:r>
              <w:rPr>
                <w:noProof/>
                <w:webHidden/>
              </w:rPr>
              <w:fldChar w:fldCharType="begin"/>
            </w:r>
            <w:r>
              <w:rPr>
                <w:noProof/>
                <w:webHidden/>
              </w:rPr>
              <w:instrText xml:space="preserve"> PAGEREF _Toc82091939 \h </w:instrText>
            </w:r>
            <w:r>
              <w:rPr>
                <w:noProof/>
                <w:webHidden/>
              </w:rPr>
            </w:r>
          </w:ins>
          <w:r>
            <w:rPr>
              <w:noProof/>
              <w:webHidden/>
            </w:rPr>
            <w:fldChar w:fldCharType="separate"/>
          </w:r>
          <w:ins w:id="115" w:author="David Conklin" w:date="2021-09-09T14:58:00Z">
            <w:r>
              <w:rPr>
                <w:noProof/>
                <w:webHidden/>
              </w:rPr>
              <w:t>26</w:t>
            </w:r>
            <w:r>
              <w:rPr>
                <w:noProof/>
                <w:webHidden/>
              </w:rPr>
              <w:fldChar w:fldCharType="end"/>
            </w:r>
            <w:r w:rsidRPr="003145F2">
              <w:rPr>
                <w:rStyle w:val="Hyperlink"/>
                <w:noProof/>
              </w:rPr>
              <w:fldChar w:fldCharType="end"/>
            </w:r>
          </w:ins>
        </w:p>
        <w:p w14:paraId="094AEF90" w14:textId="1994EA93" w:rsidR="003D7F64" w:rsidRDefault="003D7F64">
          <w:pPr>
            <w:pStyle w:val="TOC2"/>
            <w:tabs>
              <w:tab w:val="right" w:leader="dot" w:pos="9350"/>
            </w:tabs>
            <w:rPr>
              <w:ins w:id="116" w:author="David Conklin" w:date="2021-09-09T14:58:00Z"/>
              <w:rFonts w:eastAsiaTheme="minorEastAsia"/>
              <w:noProof/>
            </w:rPr>
          </w:pPr>
          <w:ins w:id="117"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"_Toc82091940"</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Allocating surface water rights to irrigation</w:t>
            </w:r>
            <w:r>
              <w:rPr>
                <w:noProof/>
                <w:webHidden/>
              </w:rPr>
              <w:tab/>
            </w:r>
            <w:r>
              <w:rPr>
                <w:noProof/>
                <w:webHidden/>
              </w:rPr>
              <w:fldChar w:fldCharType="begin"/>
            </w:r>
            <w:r>
              <w:rPr>
                <w:noProof/>
                <w:webHidden/>
              </w:rPr>
              <w:instrText xml:space="preserve"> PAGEREF _Toc82091940 \h </w:instrText>
            </w:r>
            <w:r>
              <w:rPr>
                <w:noProof/>
                <w:webHidden/>
              </w:rPr>
            </w:r>
          </w:ins>
          <w:r>
            <w:rPr>
              <w:noProof/>
              <w:webHidden/>
            </w:rPr>
            <w:fldChar w:fldCharType="separate"/>
          </w:r>
          <w:ins w:id="118" w:author="David Conklin" w:date="2021-09-09T14:58:00Z">
            <w:r>
              <w:rPr>
                <w:noProof/>
                <w:webHidden/>
              </w:rPr>
              <w:t>27</w:t>
            </w:r>
            <w:r>
              <w:rPr>
                <w:noProof/>
                <w:webHidden/>
              </w:rPr>
              <w:fldChar w:fldCharType="end"/>
            </w:r>
            <w:r w:rsidRPr="003145F2">
              <w:rPr>
                <w:rStyle w:val="Hyperlink"/>
                <w:noProof/>
              </w:rPr>
              <w:fldChar w:fldCharType="end"/>
            </w:r>
          </w:ins>
        </w:p>
        <w:p w14:paraId="1AD515FF" w14:textId="58DFFE7B" w:rsidR="003D7F64" w:rsidRDefault="003D7F64">
          <w:pPr>
            <w:pStyle w:val="TOC2"/>
            <w:tabs>
              <w:tab w:val="right" w:leader="dot" w:pos="9350"/>
            </w:tabs>
            <w:rPr>
              <w:ins w:id="119" w:author="David Conklin" w:date="2021-09-09T14:58:00Z"/>
              <w:rFonts w:eastAsiaTheme="minorEastAsia"/>
              <w:noProof/>
            </w:rPr>
          </w:pPr>
          <w:ins w:id="120"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"_Toc82091941"</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Adding a water right</w:t>
            </w:r>
            <w:r>
              <w:rPr>
                <w:noProof/>
                <w:webHidden/>
              </w:rPr>
              <w:tab/>
            </w:r>
            <w:r>
              <w:rPr>
                <w:noProof/>
                <w:webHidden/>
              </w:rPr>
              <w:fldChar w:fldCharType="begin"/>
            </w:r>
            <w:r>
              <w:rPr>
                <w:noProof/>
                <w:webHidden/>
              </w:rPr>
              <w:instrText xml:space="preserve"> PAGEREF _Toc82091941 \h </w:instrText>
            </w:r>
            <w:r>
              <w:rPr>
                <w:noProof/>
                <w:webHidden/>
              </w:rPr>
            </w:r>
          </w:ins>
          <w:r>
            <w:rPr>
              <w:noProof/>
              <w:webHidden/>
            </w:rPr>
            <w:fldChar w:fldCharType="separate"/>
          </w:r>
          <w:ins w:id="121" w:author="David Conklin" w:date="2021-09-09T14:58:00Z">
            <w:r>
              <w:rPr>
                <w:noProof/>
                <w:webHidden/>
              </w:rPr>
              <w:t>27</w:t>
            </w:r>
            <w:r>
              <w:rPr>
                <w:noProof/>
                <w:webHidden/>
              </w:rPr>
              <w:fldChar w:fldCharType="end"/>
            </w:r>
            <w:r w:rsidRPr="003145F2">
              <w:rPr>
                <w:rStyle w:val="Hyperlink"/>
                <w:noProof/>
              </w:rPr>
              <w:fldChar w:fldCharType="end"/>
            </w:r>
          </w:ins>
        </w:p>
        <w:p w14:paraId="7BB99154" w14:textId="6A8A3262" w:rsidR="003D7F64" w:rsidRDefault="003D7F64">
          <w:pPr>
            <w:pStyle w:val="TOC1"/>
            <w:tabs>
              <w:tab w:val="right" w:leader="dot" w:pos="9350"/>
            </w:tabs>
            <w:rPr>
              <w:ins w:id="122" w:author="David Conklin" w:date="2021-09-09T14:58:00Z"/>
              <w:rFonts w:eastAsiaTheme="minorEastAsia"/>
              <w:noProof/>
            </w:rPr>
          </w:pPr>
          <w:ins w:id="123"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"_Toc82091942"</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Initial conditions</w:t>
            </w:r>
            <w:r>
              <w:rPr>
                <w:noProof/>
                <w:webHidden/>
              </w:rPr>
              <w:tab/>
            </w:r>
            <w:r>
              <w:rPr>
                <w:noProof/>
                <w:webHidden/>
              </w:rPr>
              <w:fldChar w:fldCharType="begin"/>
            </w:r>
            <w:r>
              <w:rPr>
                <w:noProof/>
                <w:webHidden/>
              </w:rPr>
              <w:instrText xml:space="preserve"> PAGEREF _Toc82091942 \h </w:instrText>
            </w:r>
            <w:r>
              <w:rPr>
                <w:noProof/>
                <w:webHidden/>
              </w:rPr>
            </w:r>
          </w:ins>
          <w:r>
            <w:rPr>
              <w:noProof/>
              <w:webHidden/>
            </w:rPr>
            <w:fldChar w:fldCharType="separate"/>
          </w:r>
          <w:ins w:id="124" w:author="David Conklin" w:date="2021-09-09T14:58:00Z">
            <w:r>
              <w:rPr>
                <w:noProof/>
                <w:webHidden/>
              </w:rPr>
              <w:t>28</w:t>
            </w:r>
            <w:r>
              <w:rPr>
                <w:noProof/>
                <w:webHidden/>
              </w:rPr>
              <w:fldChar w:fldCharType="end"/>
            </w:r>
            <w:r w:rsidRPr="003145F2">
              <w:rPr>
                <w:rStyle w:val="Hyperlink"/>
                <w:noProof/>
              </w:rPr>
              <w:fldChar w:fldCharType="end"/>
            </w:r>
          </w:ins>
        </w:p>
        <w:p w14:paraId="19093E7A" w14:textId="0079254A" w:rsidR="003D7F64" w:rsidRDefault="003D7F64">
          <w:pPr>
            <w:pStyle w:val="TOC2"/>
            <w:tabs>
              <w:tab w:val="right" w:leader="dot" w:pos="9350"/>
            </w:tabs>
            <w:rPr>
              <w:ins w:id="125" w:author="David Conklin" w:date="2021-09-09T14:58:00Z"/>
              <w:rFonts w:eastAsiaTheme="minorEastAsia"/>
              <w:noProof/>
            </w:rPr>
          </w:pPr>
          <w:ins w:id="126"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"_Toc82091943"</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State variables</w:t>
            </w:r>
            <w:r>
              <w:rPr>
                <w:noProof/>
                <w:webHidden/>
              </w:rPr>
              <w:tab/>
            </w:r>
            <w:r>
              <w:rPr>
                <w:noProof/>
                <w:webHidden/>
              </w:rPr>
              <w:fldChar w:fldCharType="begin"/>
            </w:r>
            <w:r>
              <w:rPr>
                <w:noProof/>
                <w:webHidden/>
              </w:rPr>
              <w:instrText xml:space="preserve"> PAGEREF _Toc82091943 \h </w:instrText>
            </w:r>
            <w:r>
              <w:rPr>
                <w:noProof/>
                <w:webHidden/>
              </w:rPr>
            </w:r>
          </w:ins>
          <w:r>
            <w:rPr>
              <w:noProof/>
              <w:webHidden/>
            </w:rPr>
            <w:fldChar w:fldCharType="separate"/>
          </w:r>
          <w:ins w:id="127" w:author="David Conklin" w:date="2021-09-09T14:58:00Z">
            <w:r>
              <w:rPr>
                <w:noProof/>
                <w:webHidden/>
              </w:rPr>
              <w:t>28</w:t>
            </w:r>
            <w:r>
              <w:rPr>
                <w:noProof/>
                <w:webHidden/>
              </w:rPr>
              <w:fldChar w:fldCharType="end"/>
            </w:r>
            <w:r w:rsidRPr="003145F2">
              <w:rPr>
                <w:rStyle w:val="Hyperlink"/>
                <w:noProof/>
              </w:rPr>
              <w:fldChar w:fldCharType="end"/>
            </w:r>
          </w:ins>
        </w:p>
        <w:p w14:paraId="12AE84A5" w14:textId="7F990E68" w:rsidR="003D7F64" w:rsidRDefault="003D7F64">
          <w:pPr>
            <w:pStyle w:val="TOC2"/>
            <w:tabs>
              <w:tab w:val="right" w:leader="dot" w:pos="9350"/>
            </w:tabs>
            <w:rPr>
              <w:ins w:id="128" w:author="David Conklin" w:date="2021-09-09T14:58:00Z"/>
              <w:rFonts w:eastAsiaTheme="minorEastAsia"/>
              <w:noProof/>
            </w:rPr>
          </w:pPr>
          <w:ins w:id="129"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"_Toc82091944"</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_Toc82091944 \h </w:instrText>
            </w:r>
            <w:r>
              <w:rPr>
                <w:noProof/>
                <w:webHidden/>
              </w:rPr>
            </w:r>
          </w:ins>
          <w:r>
            <w:rPr>
              <w:noProof/>
              <w:webHidden/>
            </w:rPr>
            <w:fldChar w:fldCharType="separate"/>
          </w:r>
          <w:ins w:id="130" w:author="David Conklin" w:date="2021-09-09T14:58:00Z">
            <w:r>
              <w:rPr>
                <w:noProof/>
                <w:webHidden/>
              </w:rPr>
              <w:t>28</w:t>
            </w:r>
            <w:r>
              <w:rPr>
                <w:noProof/>
                <w:webHidden/>
              </w:rPr>
              <w:fldChar w:fldCharType="end"/>
            </w:r>
            <w:r w:rsidRPr="003145F2">
              <w:rPr>
                <w:rStyle w:val="Hyperlink"/>
                <w:noProof/>
              </w:rPr>
              <w:fldChar w:fldCharType="end"/>
            </w:r>
          </w:ins>
        </w:p>
        <w:p w14:paraId="4C237BDE" w14:textId="4B6AAC21" w:rsidR="003D7F64" w:rsidRDefault="003D7F64">
          <w:pPr>
            <w:pStyle w:val="TOC2"/>
            <w:tabs>
              <w:tab w:val="right" w:leader="dot" w:pos="9350"/>
            </w:tabs>
            <w:rPr>
              <w:ins w:id="131" w:author="David Conklin" w:date="2021-09-09T14:58:00Z"/>
              <w:rFonts w:eastAsiaTheme="minorEastAsia"/>
              <w:noProof/>
            </w:rPr>
          </w:pPr>
          <w:ins w:id="132"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"_Toc82091945"</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Initializing ID numbers: coldstart</w:t>
            </w:r>
            <w:r>
              <w:rPr>
                <w:noProof/>
                <w:webHidden/>
              </w:rPr>
              <w:tab/>
            </w:r>
            <w:r>
              <w:rPr>
                <w:noProof/>
                <w:webHidden/>
              </w:rPr>
              <w:fldChar w:fldCharType="begin"/>
            </w:r>
            <w:r>
              <w:rPr>
                <w:noProof/>
                <w:webHidden/>
              </w:rPr>
              <w:instrText xml:space="preserve"> PAGEREF _Toc82091945 \h </w:instrText>
            </w:r>
            <w:r>
              <w:rPr>
                <w:noProof/>
                <w:webHidden/>
              </w:rPr>
            </w:r>
          </w:ins>
          <w:r>
            <w:rPr>
              <w:noProof/>
              <w:webHidden/>
            </w:rPr>
            <w:fldChar w:fldCharType="separate"/>
          </w:r>
          <w:ins w:id="133" w:author="David Conklin" w:date="2021-09-09T14:58:00Z">
            <w:r>
              <w:rPr>
                <w:noProof/>
                <w:webHidden/>
              </w:rPr>
              <w:t>29</w:t>
            </w:r>
            <w:r>
              <w:rPr>
                <w:noProof/>
                <w:webHidden/>
              </w:rPr>
              <w:fldChar w:fldCharType="end"/>
            </w:r>
            <w:r w:rsidRPr="003145F2">
              <w:rPr>
                <w:rStyle w:val="Hyperlink"/>
                <w:noProof/>
              </w:rPr>
              <w:fldChar w:fldCharType="end"/>
            </w:r>
          </w:ins>
        </w:p>
        <w:p w14:paraId="0853C9E5" w14:textId="0617C067" w:rsidR="003D7F64" w:rsidRDefault="003D7F64">
          <w:pPr>
            <w:pStyle w:val="TOC2"/>
            <w:tabs>
              <w:tab w:val="right" w:leader="dot" w:pos="9350"/>
            </w:tabs>
            <w:rPr>
              <w:ins w:id="134" w:author="David Conklin" w:date="2021-09-09T14:58:00Z"/>
              <w:rFonts w:eastAsiaTheme="minorEastAsia"/>
              <w:noProof/>
            </w:rPr>
          </w:pPr>
          <w:ins w:id="135"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"_Toc82091946"</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_Toc82091946 \h </w:instrText>
            </w:r>
            <w:r>
              <w:rPr>
                <w:noProof/>
                <w:webHidden/>
              </w:rPr>
            </w:r>
          </w:ins>
          <w:r>
            <w:rPr>
              <w:noProof/>
              <w:webHidden/>
            </w:rPr>
            <w:fldChar w:fldCharType="separate"/>
          </w:r>
          <w:ins w:id="136" w:author="David Conklin" w:date="2021-09-09T14:58:00Z">
            <w:r>
              <w:rPr>
                <w:noProof/>
                <w:webHidden/>
              </w:rPr>
              <w:t>29</w:t>
            </w:r>
            <w:r>
              <w:rPr>
                <w:noProof/>
                <w:webHidden/>
              </w:rPr>
              <w:fldChar w:fldCharType="end"/>
            </w:r>
            <w:r w:rsidRPr="003145F2">
              <w:rPr>
                <w:rStyle w:val="Hyperlink"/>
                <w:noProof/>
              </w:rPr>
              <w:fldChar w:fldCharType="end"/>
            </w:r>
          </w:ins>
        </w:p>
        <w:p w14:paraId="11750C4B" w14:textId="0AAA35C1" w:rsidR="003D7F64" w:rsidRDefault="003D7F64">
          <w:pPr>
            <w:pStyle w:val="TOC2"/>
            <w:tabs>
              <w:tab w:val="right" w:leader="dot" w:pos="9350"/>
            </w:tabs>
            <w:rPr>
              <w:ins w:id="137" w:author="David Conklin" w:date="2021-09-09T14:58:00Z"/>
              <w:rFonts w:eastAsiaTheme="minorEastAsia"/>
              <w:noProof/>
            </w:rPr>
          </w:pPr>
          <w:ins w:id="138"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"_Toc82091947"</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Initializing HBVCALIB attributes: spinup</w:t>
            </w:r>
            <w:r>
              <w:rPr>
                <w:noProof/>
                <w:webHidden/>
              </w:rPr>
              <w:tab/>
            </w:r>
            <w:r>
              <w:rPr>
                <w:noProof/>
                <w:webHidden/>
              </w:rPr>
              <w:fldChar w:fldCharType="begin"/>
            </w:r>
            <w:r>
              <w:rPr>
                <w:noProof/>
                <w:webHidden/>
              </w:rPr>
              <w:instrText xml:space="preserve"> PAGEREF _Toc82091947 \h </w:instrText>
            </w:r>
            <w:r>
              <w:rPr>
                <w:noProof/>
                <w:webHidden/>
              </w:rPr>
            </w:r>
          </w:ins>
          <w:r>
            <w:rPr>
              <w:noProof/>
              <w:webHidden/>
            </w:rPr>
            <w:fldChar w:fldCharType="separate"/>
          </w:r>
          <w:ins w:id="139" w:author="David Conklin" w:date="2021-09-09T14:58:00Z">
            <w:r>
              <w:rPr>
                <w:noProof/>
                <w:webHidden/>
              </w:rPr>
              <w:t>29</w:t>
            </w:r>
            <w:r>
              <w:rPr>
                <w:noProof/>
                <w:webHidden/>
              </w:rPr>
              <w:fldChar w:fldCharType="end"/>
            </w:r>
            <w:r w:rsidRPr="003145F2">
              <w:rPr>
                <w:rStyle w:val="Hyperlink"/>
                <w:noProof/>
              </w:rPr>
              <w:fldChar w:fldCharType="end"/>
            </w:r>
          </w:ins>
        </w:p>
        <w:p w14:paraId="52655244" w14:textId="0B18C3BA" w:rsidR="003D7F64" w:rsidRDefault="003D7F64">
          <w:pPr>
            <w:pStyle w:val="TOC2"/>
            <w:tabs>
              <w:tab w:val="right" w:leader="dot" w:pos="9350"/>
            </w:tabs>
            <w:rPr>
              <w:ins w:id="140" w:author="David Conklin" w:date="2021-09-09T14:58:00Z"/>
              <w:rFonts w:eastAsiaTheme="minorEastAsia"/>
              <w:noProof/>
            </w:rPr>
          </w:pPr>
          <w:ins w:id="141"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"_Toc82091948"</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_Toc82091948 \h </w:instrText>
            </w:r>
            <w:r>
              <w:rPr>
                <w:noProof/>
                <w:webHidden/>
              </w:rPr>
            </w:r>
          </w:ins>
          <w:r>
            <w:rPr>
              <w:noProof/>
              <w:webHidden/>
            </w:rPr>
            <w:fldChar w:fldCharType="separate"/>
          </w:r>
          <w:ins w:id="142" w:author="David Conklin" w:date="2021-09-09T14:58:00Z">
            <w:r>
              <w:rPr>
                <w:noProof/>
                <w:webHidden/>
              </w:rPr>
              <w:t>30</w:t>
            </w:r>
            <w:r>
              <w:rPr>
                <w:noProof/>
                <w:webHidden/>
              </w:rPr>
              <w:fldChar w:fldCharType="end"/>
            </w:r>
            <w:r w:rsidRPr="003145F2">
              <w:rPr>
                <w:rStyle w:val="Hyperlink"/>
                <w:noProof/>
              </w:rPr>
              <w:fldChar w:fldCharType="end"/>
            </w:r>
          </w:ins>
        </w:p>
        <w:p w14:paraId="1411DD50" w14:textId="7B8DCF4D" w:rsidR="003D7F64" w:rsidRDefault="003D7F64">
          <w:pPr>
            <w:pStyle w:val="TOC2"/>
            <w:tabs>
              <w:tab w:val="right" w:leader="dot" w:pos="9350"/>
            </w:tabs>
            <w:rPr>
              <w:ins w:id="143" w:author="David Conklin" w:date="2021-09-09T14:58:00Z"/>
              <w:rFonts w:eastAsiaTheme="minorEastAsia"/>
              <w:noProof/>
            </w:rPr>
          </w:pPr>
          <w:ins w:id="144"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"_Toc82091949"</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What is in the IC file</w:t>
            </w:r>
            <w:r>
              <w:rPr>
                <w:noProof/>
                <w:webHidden/>
              </w:rPr>
              <w:tab/>
            </w:r>
            <w:r>
              <w:rPr>
                <w:noProof/>
                <w:webHidden/>
              </w:rPr>
              <w:fldChar w:fldCharType="begin"/>
            </w:r>
            <w:r>
              <w:rPr>
                <w:noProof/>
                <w:webHidden/>
              </w:rPr>
              <w:instrText xml:space="preserve"> PAGEREF _Toc82091949 \h </w:instrText>
            </w:r>
            <w:r>
              <w:rPr>
                <w:noProof/>
                <w:webHidden/>
              </w:rPr>
            </w:r>
          </w:ins>
          <w:r>
            <w:rPr>
              <w:noProof/>
              <w:webHidden/>
            </w:rPr>
            <w:fldChar w:fldCharType="separate"/>
          </w:r>
          <w:ins w:id="145" w:author="David Conklin" w:date="2021-09-09T14:58:00Z">
            <w:r>
              <w:rPr>
                <w:noProof/>
                <w:webHidden/>
              </w:rPr>
              <w:t>30</w:t>
            </w:r>
            <w:r>
              <w:rPr>
                <w:noProof/>
                <w:webHidden/>
              </w:rPr>
              <w:fldChar w:fldCharType="end"/>
            </w:r>
            <w:r w:rsidRPr="003145F2">
              <w:rPr>
                <w:rStyle w:val="Hyperlink"/>
                <w:noProof/>
              </w:rPr>
              <w:fldChar w:fldCharType="end"/>
            </w:r>
          </w:ins>
        </w:p>
        <w:p w14:paraId="0C63FB0A" w14:textId="7CBB5B2F" w:rsidR="003D7F64" w:rsidRDefault="003D7F64">
          <w:pPr>
            <w:pStyle w:val="TOC2"/>
            <w:tabs>
              <w:tab w:val="right" w:leader="dot" w:pos="9350"/>
            </w:tabs>
            <w:rPr>
              <w:ins w:id="146" w:author="David Conklin" w:date="2021-09-09T14:58:00Z"/>
              <w:rFonts w:eastAsiaTheme="minorEastAsia"/>
              <w:noProof/>
            </w:rPr>
          </w:pPr>
          <w:ins w:id="147"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"_Toc82091950"</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State variables in the IDU shapefile</w:t>
            </w:r>
            <w:r>
              <w:rPr>
                <w:noProof/>
                <w:webHidden/>
              </w:rPr>
              <w:tab/>
            </w:r>
            <w:r>
              <w:rPr>
                <w:noProof/>
                <w:webHidden/>
              </w:rPr>
              <w:fldChar w:fldCharType="begin"/>
            </w:r>
            <w:r>
              <w:rPr>
                <w:noProof/>
                <w:webHidden/>
              </w:rPr>
              <w:instrText xml:space="preserve"> PAGEREF _Toc82091950 \h </w:instrText>
            </w:r>
            <w:r>
              <w:rPr>
                <w:noProof/>
                <w:webHidden/>
              </w:rPr>
            </w:r>
          </w:ins>
          <w:r>
            <w:rPr>
              <w:noProof/>
              <w:webHidden/>
            </w:rPr>
            <w:fldChar w:fldCharType="separate"/>
          </w:r>
          <w:ins w:id="148" w:author="David Conklin" w:date="2021-09-09T14:58:00Z">
            <w:r>
              <w:rPr>
                <w:noProof/>
                <w:webHidden/>
              </w:rPr>
              <w:t>30</w:t>
            </w:r>
            <w:r>
              <w:rPr>
                <w:noProof/>
                <w:webHidden/>
              </w:rPr>
              <w:fldChar w:fldCharType="end"/>
            </w:r>
            <w:r w:rsidRPr="003145F2">
              <w:rPr>
                <w:rStyle w:val="Hyperlink"/>
                <w:noProof/>
              </w:rPr>
              <w:fldChar w:fldCharType="end"/>
            </w:r>
          </w:ins>
        </w:p>
        <w:p w14:paraId="72A27237" w14:textId="47BBF9DB" w:rsidR="003D7F64" w:rsidRDefault="003D7F64">
          <w:pPr>
            <w:pStyle w:val="TOC2"/>
            <w:tabs>
              <w:tab w:val="right" w:leader="dot" w:pos="9350"/>
            </w:tabs>
            <w:rPr>
              <w:ins w:id="149" w:author="David Conklin" w:date="2021-09-09T14:58:00Z"/>
              <w:rFonts w:eastAsiaTheme="minorEastAsia"/>
              <w:noProof/>
            </w:rPr>
          </w:pPr>
          <w:ins w:id="150"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"_Toc82091951"</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_Toc82091951 \h </w:instrText>
            </w:r>
            <w:r>
              <w:rPr>
                <w:noProof/>
                <w:webHidden/>
              </w:rPr>
            </w:r>
          </w:ins>
          <w:r>
            <w:rPr>
              <w:noProof/>
              <w:webHidden/>
            </w:rPr>
            <w:fldChar w:fldCharType="separate"/>
          </w:r>
          <w:ins w:id="151" w:author="David Conklin" w:date="2021-09-09T14:58:00Z">
            <w:r>
              <w:rPr>
                <w:noProof/>
                <w:webHidden/>
              </w:rPr>
              <w:t>31</w:t>
            </w:r>
            <w:r>
              <w:rPr>
                <w:noProof/>
                <w:webHidden/>
              </w:rPr>
              <w:fldChar w:fldCharType="end"/>
            </w:r>
            <w:r w:rsidRPr="003145F2">
              <w:rPr>
                <w:rStyle w:val="Hyperlink"/>
                <w:noProof/>
              </w:rPr>
              <w:fldChar w:fldCharType="end"/>
            </w:r>
          </w:ins>
        </w:p>
        <w:p w14:paraId="5D04A20A" w14:textId="36BB6703" w:rsidR="003D7F64" w:rsidRDefault="003D7F64">
          <w:pPr>
            <w:pStyle w:val="TOC2"/>
            <w:tabs>
              <w:tab w:val="right" w:leader="dot" w:pos="9350"/>
            </w:tabs>
            <w:rPr>
              <w:ins w:id="152" w:author="David Conklin" w:date="2021-09-09T14:58:00Z"/>
              <w:rFonts w:eastAsiaTheme="minorEastAsia"/>
              <w:noProof/>
            </w:rPr>
          </w:pPr>
          <w:ins w:id="153"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"_Toc82091952"</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Default values used when the data is incomplete</w:t>
            </w:r>
            <w:r>
              <w:rPr>
                <w:noProof/>
                <w:webHidden/>
              </w:rPr>
              <w:tab/>
            </w:r>
            <w:r>
              <w:rPr>
                <w:noProof/>
                <w:webHidden/>
              </w:rPr>
              <w:fldChar w:fldCharType="begin"/>
            </w:r>
            <w:r>
              <w:rPr>
                <w:noProof/>
                <w:webHidden/>
              </w:rPr>
              <w:instrText xml:space="preserve"> PAGEREF _Toc82091952 \h </w:instrText>
            </w:r>
            <w:r>
              <w:rPr>
                <w:noProof/>
                <w:webHidden/>
              </w:rPr>
            </w:r>
          </w:ins>
          <w:r>
            <w:rPr>
              <w:noProof/>
              <w:webHidden/>
            </w:rPr>
            <w:fldChar w:fldCharType="separate"/>
          </w:r>
          <w:ins w:id="154" w:author="David Conklin" w:date="2021-09-09T14:58:00Z">
            <w:r>
              <w:rPr>
                <w:noProof/>
                <w:webHidden/>
              </w:rPr>
              <w:t>31</w:t>
            </w:r>
            <w:r>
              <w:rPr>
                <w:noProof/>
                <w:webHidden/>
              </w:rPr>
              <w:fldChar w:fldCharType="end"/>
            </w:r>
            <w:r w:rsidRPr="003145F2">
              <w:rPr>
                <w:rStyle w:val="Hyperlink"/>
                <w:noProof/>
              </w:rPr>
              <w:fldChar w:fldCharType="end"/>
            </w:r>
          </w:ins>
        </w:p>
        <w:p w14:paraId="15C92F6E" w14:textId="528659EA" w:rsidR="003D7F64" w:rsidRDefault="003D7F64">
          <w:pPr>
            <w:pStyle w:val="TOC1"/>
            <w:tabs>
              <w:tab w:val="right" w:leader="dot" w:pos="9350"/>
            </w:tabs>
            <w:rPr>
              <w:ins w:id="155" w:author="David Conklin" w:date="2021-09-09T14:58:00Z"/>
              <w:rFonts w:eastAsiaTheme="minorEastAsia"/>
              <w:noProof/>
            </w:rPr>
          </w:pPr>
          <w:ins w:id="156"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"_Toc82091953"</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Stream flow and stream temperature</w:t>
            </w:r>
            <w:r>
              <w:rPr>
                <w:noProof/>
                <w:webHidden/>
              </w:rPr>
              <w:tab/>
            </w:r>
            <w:r>
              <w:rPr>
                <w:noProof/>
                <w:webHidden/>
              </w:rPr>
              <w:fldChar w:fldCharType="begin"/>
            </w:r>
            <w:r>
              <w:rPr>
                <w:noProof/>
                <w:webHidden/>
              </w:rPr>
              <w:instrText xml:space="preserve"> PAGEREF _Toc82091953 \h </w:instrText>
            </w:r>
            <w:r>
              <w:rPr>
                <w:noProof/>
                <w:webHidden/>
              </w:rPr>
            </w:r>
          </w:ins>
          <w:r>
            <w:rPr>
              <w:noProof/>
              <w:webHidden/>
            </w:rPr>
            <w:fldChar w:fldCharType="separate"/>
          </w:r>
          <w:ins w:id="157" w:author="David Conklin" w:date="2021-09-09T14:58:00Z">
            <w:r>
              <w:rPr>
                <w:noProof/>
                <w:webHidden/>
              </w:rPr>
              <w:t>32</w:t>
            </w:r>
            <w:r>
              <w:rPr>
                <w:noProof/>
                <w:webHidden/>
              </w:rPr>
              <w:fldChar w:fldCharType="end"/>
            </w:r>
            <w:r w:rsidRPr="003145F2">
              <w:rPr>
                <w:rStyle w:val="Hyperlink"/>
                <w:noProof/>
              </w:rPr>
              <w:fldChar w:fldCharType="end"/>
            </w:r>
          </w:ins>
        </w:p>
        <w:p w14:paraId="622D419C" w14:textId="7B250B9F" w:rsidR="003D7F64" w:rsidRDefault="003D7F64">
          <w:pPr>
            <w:pStyle w:val="TOC2"/>
            <w:tabs>
              <w:tab w:val="right" w:leader="dot" w:pos="9350"/>
            </w:tabs>
            <w:rPr>
              <w:ins w:id="158" w:author="David Conklin" w:date="2021-09-09T14:58:00Z"/>
              <w:rFonts w:eastAsiaTheme="minorEastAsia"/>
              <w:noProof/>
            </w:rPr>
          </w:pPr>
          <w:ins w:id="159"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"_Toc82091954"</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Water parcels</w:t>
            </w:r>
            <w:r>
              <w:rPr>
                <w:noProof/>
                <w:webHidden/>
              </w:rPr>
              <w:tab/>
            </w:r>
            <w:r>
              <w:rPr>
                <w:noProof/>
                <w:webHidden/>
              </w:rPr>
              <w:fldChar w:fldCharType="begin"/>
            </w:r>
            <w:r>
              <w:rPr>
                <w:noProof/>
                <w:webHidden/>
              </w:rPr>
              <w:instrText xml:space="preserve"> PAGEREF _Toc82091954 \h </w:instrText>
            </w:r>
            <w:r>
              <w:rPr>
                <w:noProof/>
                <w:webHidden/>
              </w:rPr>
            </w:r>
          </w:ins>
          <w:r>
            <w:rPr>
              <w:noProof/>
              <w:webHidden/>
            </w:rPr>
            <w:fldChar w:fldCharType="separate"/>
          </w:r>
          <w:ins w:id="160" w:author="David Conklin" w:date="2021-09-09T14:58:00Z">
            <w:r>
              <w:rPr>
                <w:noProof/>
                <w:webHidden/>
              </w:rPr>
              <w:t>32</w:t>
            </w:r>
            <w:r>
              <w:rPr>
                <w:noProof/>
                <w:webHidden/>
              </w:rPr>
              <w:fldChar w:fldCharType="end"/>
            </w:r>
            <w:r w:rsidRPr="003145F2">
              <w:rPr>
                <w:rStyle w:val="Hyperlink"/>
                <w:noProof/>
              </w:rPr>
              <w:fldChar w:fldCharType="end"/>
            </w:r>
          </w:ins>
        </w:p>
        <w:p w14:paraId="7D3AF5C7" w14:textId="42F2908F" w:rsidR="003D7F64" w:rsidRDefault="003D7F64">
          <w:pPr>
            <w:pStyle w:val="TOC2"/>
            <w:tabs>
              <w:tab w:val="right" w:leader="dot" w:pos="9350"/>
            </w:tabs>
            <w:rPr>
              <w:ins w:id="161" w:author="David Conklin" w:date="2021-09-09T14:58:00Z"/>
              <w:rFonts w:eastAsiaTheme="minorEastAsia"/>
              <w:noProof/>
            </w:rPr>
          </w:pPr>
          <w:ins w:id="162"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"_Toc82091955"</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Daily water mass and energy balance</w:t>
            </w:r>
            <w:r>
              <w:rPr>
                <w:noProof/>
                <w:webHidden/>
              </w:rPr>
              <w:tab/>
            </w:r>
            <w:r>
              <w:rPr>
                <w:noProof/>
                <w:webHidden/>
              </w:rPr>
              <w:fldChar w:fldCharType="begin"/>
            </w:r>
            <w:r>
              <w:rPr>
                <w:noProof/>
                <w:webHidden/>
              </w:rPr>
              <w:instrText xml:space="preserve"> PAGEREF _Toc82091955 \h </w:instrText>
            </w:r>
            <w:r>
              <w:rPr>
                <w:noProof/>
                <w:webHidden/>
              </w:rPr>
            </w:r>
          </w:ins>
          <w:r>
            <w:rPr>
              <w:noProof/>
              <w:webHidden/>
            </w:rPr>
            <w:fldChar w:fldCharType="separate"/>
          </w:r>
          <w:ins w:id="163" w:author="David Conklin" w:date="2021-09-09T14:58:00Z">
            <w:r>
              <w:rPr>
                <w:noProof/>
                <w:webHidden/>
              </w:rPr>
              <w:t>32</w:t>
            </w:r>
            <w:r>
              <w:rPr>
                <w:noProof/>
                <w:webHidden/>
              </w:rPr>
              <w:fldChar w:fldCharType="end"/>
            </w:r>
            <w:r w:rsidRPr="003145F2">
              <w:rPr>
                <w:rStyle w:val="Hyperlink"/>
                <w:noProof/>
              </w:rPr>
              <w:fldChar w:fldCharType="end"/>
            </w:r>
          </w:ins>
        </w:p>
        <w:p w14:paraId="59F3DA03" w14:textId="453EA0ED" w:rsidR="003D7F64" w:rsidRDefault="003D7F64">
          <w:pPr>
            <w:pStyle w:val="TOC2"/>
            <w:tabs>
              <w:tab w:val="right" w:leader="dot" w:pos="9350"/>
            </w:tabs>
            <w:rPr>
              <w:ins w:id="164" w:author="David Conklin" w:date="2021-09-09T14:58:00Z"/>
              <w:rFonts w:eastAsiaTheme="minorEastAsia"/>
              <w:noProof/>
            </w:rPr>
          </w:pPr>
          <w:ins w:id="165"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"_Toc82091956"</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Estimating the rate of flow in a stream reach</w:t>
            </w:r>
            <w:r>
              <w:rPr>
                <w:noProof/>
                <w:webHidden/>
              </w:rPr>
              <w:tab/>
            </w:r>
            <w:r>
              <w:rPr>
                <w:noProof/>
                <w:webHidden/>
              </w:rPr>
              <w:fldChar w:fldCharType="begin"/>
            </w:r>
            <w:r>
              <w:rPr>
                <w:noProof/>
                <w:webHidden/>
              </w:rPr>
              <w:instrText xml:space="preserve"> PAGEREF _Toc82091956 \h </w:instrText>
            </w:r>
            <w:r>
              <w:rPr>
                <w:noProof/>
                <w:webHidden/>
              </w:rPr>
            </w:r>
          </w:ins>
          <w:r>
            <w:rPr>
              <w:noProof/>
              <w:webHidden/>
            </w:rPr>
            <w:fldChar w:fldCharType="separate"/>
          </w:r>
          <w:ins w:id="166" w:author="David Conklin" w:date="2021-09-09T14:58:00Z">
            <w:r>
              <w:rPr>
                <w:noProof/>
                <w:webHidden/>
              </w:rPr>
              <w:t>34</w:t>
            </w:r>
            <w:r>
              <w:rPr>
                <w:noProof/>
                <w:webHidden/>
              </w:rPr>
              <w:fldChar w:fldCharType="end"/>
            </w:r>
            <w:r w:rsidRPr="003145F2">
              <w:rPr>
                <w:rStyle w:val="Hyperlink"/>
                <w:noProof/>
              </w:rPr>
              <w:fldChar w:fldCharType="end"/>
            </w:r>
          </w:ins>
        </w:p>
        <w:p w14:paraId="7AFF95B4" w14:textId="62485A62" w:rsidR="003D7F64" w:rsidRDefault="003D7F64">
          <w:pPr>
            <w:pStyle w:val="TOC2"/>
            <w:tabs>
              <w:tab w:val="right" w:leader="dot" w:pos="9350"/>
            </w:tabs>
            <w:rPr>
              <w:ins w:id="167" w:author="David Conklin" w:date="2021-09-09T14:58:00Z"/>
              <w:rFonts w:eastAsiaTheme="minorEastAsia"/>
              <w:noProof/>
            </w:rPr>
          </w:pPr>
          <w:ins w:id="168"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"_Toc82091957"</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_Toc82091957 \h </w:instrText>
            </w:r>
            <w:r>
              <w:rPr>
                <w:noProof/>
                <w:webHidden/>
              </w:rPr>
            </w:r>
          </w:ins>
          <w:r>
            <w:rPr>
              <w:noProof/>
              <w:webHidden/>
            </w:rPr>
            <w:fldChar w:fldCharType="separate"/>
          </w:r>
          <w:ins w:id="169" w:author="David Conklin" w:date="2021-09-09T14:58:00Z">
            <w:r>
              <w:rPr>
                <w:noProof/>
                <w:webHidden/>
              </w:rPr>
              <w:t>36</w:t>
            </w:r>
            <w:r>
              <w:rPr>
                <w:noProof/>
                <w:webHidden/>
              </w:rPr>
              <w:fldChar w:fldCharType="end"/>
            </w:r>
            <w:r w:rsidRPr="003145F2">
              <w:rPr>
                <w:rStyle w:val="Hyperlink"/>
                <w:noProof/>
              </w:rPr>
              <w:fldChar w:fldCharType="end"/>
            </w:r>
          </w:ins>
        </w:p>
        <w:p w14:paraId="3A1F1AD2" w14:textId="636A18D8" w:rsidR="003D7F64" w:rsidRDefault="003D7F64">
          <w:pPr>
            <w:pStyle w:val="TOC2"/>
            <w:tabs>
              <w:tab w:val="right" w:leader="dot" w:pos="9350"/>
            </w:tabs>
            <w:rPr>
              <w:ins w:id="170" w:author="David Conklin" w:date="2021-09-09T14:58:00Z"/>
              <w:rFonts w:eastAsiaTheme="minorEastAsia"/>
              <w:noProof/>
            </w:rPr>
          </w:pPr>
          <w:ins w:id="171"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"_Toc82091958"</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Water temperature from thermal energy</w:t>
            </w:r>
            <w:r>
              <w:rPr>
                <w:noProof/>
                <w:webHidden/>
              </w:rPr>
              <w:tab/>
            </w:r>
            <w:r>
              <w:rPr>
                <w:noProof/>
                <w:webHidden/>
              </w:rPr>
              <w:fldChar w:fldCharType="begin"/>
            </w:r>
            <w:r>
              <w:rPr>
                <w:noProof/>
                <w:webHidden/>
              </w:rPr>
              <w:instrText xml:space="preserve"> PAGEREF _Toc82091958 \h </w:instrText>
            </w:r>
            <w:r>
              <w:rPr>
                <w:noProof/>
                <w:webHidden/>
              </w:rPr>
            </w:r>
          </w:ins>
          <w:r>
            <w:rPr>
              <w:noProof/>
              <w:webHidden/>
            </w:rPr>
            <w:fldChar w:fldCharType="separate"/>
          </w:r>
          <w:ins w:id="172" w:author="David Conklin" w:date="2021-09-09T14:58:00Z">
            <w:r>
              <w:rPr>
                <w:noProof/>
                <w:webHidden/>
              </w:rPr>
              <w:t>37</w:t>
            </w:r>
            <w:r>
              <w:rPr>
                <w:noProof/>
                <w:webHidden/>
              </w:rPr>
              <w:fldChar w:fldCharType="end"/>
            </w:r>
            <w:r w:rsidRPr="003145F2">
              <w:rPr>
                <w:rStyle w:val="Hyperlink"/>
                <w:noProof/>
              </w:rPr>
              <w:fldChar w:fldCharType="end"/>
            </w:r>
          </w:ins>
        </w:p>
        <w:p w14:paraId="5654AAA7" w14:textId="000CF56D" w:rsidR="003D7F64" w:rsidRDefault="003D7F64">
          <w:pPr>
            <w:pStyle w:val="TOC2"/>
            <w:tabs>
              <w:tab w:val="right" w:leader="dot" w:pos="9350"/>
            </w:tabs>
            <w:rPr>
              <w:ins w:id="173" w:author="David Conklin" w:date="2021-09-09T14:58:00Z"/>
              <w:rFonts w:eastAsiaTheme="minorEastAsia"/>
              <w:noProof/>
            </w:rPr>
          </w:pPr>
          <w:ins w:id="174"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"_Toc82091959"</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Boundary conditions for stream water temperature</w:t>
            </w:r>
            <w:r>
              <w:rPr>
                <w:noProof/>
                <w:webHidden/>
              </w:rPr>
              <w:tab/>
            </w:r>
            <w:r>
              <w:rPr>
                <w:noProof/>
                <w:webHidden/>
              </w:rPr>
              <w:fldChar w:fldCharType="begin"/>
            </w:r>
            <w:r>
              <w:rPr>
                <w:noProof/>
                <w:webHidden/>
              </w:rPr>
              <w:instrText xml:space="preserve"> PAGEREF _Toc82091959 \h </w:instrText>
            </w:r>
            <w:r>
              <w:rPr>
                <w:noProof/>
                <w:webHidden/>
              </w:rPr>
            </w:r>
          </w:ins>
          <w:r>
            <w:rPr>
              <w:noProof/>
              <w:webHidden/>
            </w:rPr>
            <w:fldChar w:fldCharType="separate"/>
          </w:r>
          <w:ins w:id="175" w:author="David Conklin" w:date="2021-09-09T14:58:00Z">
            <w:r>
              <w:rPr>
                <w:noProof/>
                <w:webHidden/>
              </w:rPr>
              <w:t>37</w:t>
            </w:r>
            <w:r>
              <w:rPr>
                <w:noProof/>
                <w:webHidden/>
              </w:rPr>
              <w:fldChar w:fldCharType="end"/>
            </w:r>
            <w:r w:rsidRPr="003145F2">
              <w:rPr>
                <w:rStyle w:val="Hyperlink"/>
                <w:noProof/>
              </w:rPr>
              <w:fldChar w:fldCharType="end"/>
            </w:r>
          </w:ins>
        </w:p>
        <w:p w14:paraId="0923A3A2" w14:textId="65F96088" w:rsidR="003D7F64" w:rsidRDefault="003D7F64">
          <w:pPr>
            <w:pStyle w:val="TOC2"/>
            <w:tabs>
              <w:tab w:val="right" w:leader="dot" w:pos="9350"/>
            </w:tabs>
            <w:rPr>
              <w:ins w:id="176" w:author="David Conklin" w:date="2021-09-09T14:58:00Z"/>
              <w:rFonts w:eastAsiaTheme="minorEastAsia"/>
              <w:noProof/>
            </w:rPr>
          </w:pPr>
          <w:ins w:id="177"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"_Toc82091960"</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Thermal stratification in reservoirs</w:t>
            </w:r>
            <w:r>
              <w:rPr>
                <w:noProof/>
                <w:webHidden/>
              </w:rPr>
              <w:tab/>
            </w:r>
            <w:r>
              <w:rPr>
                <w:noProof/>
                <w:webHidden/>
              </w:rPr>
              <w:fldChar w:fldCharType="begin"/>
            </w:r>
            <w:r>
              <w:rPr>
                <w:noProof/>
                <w:webHidden/>
              </w:rPr>
              <w:instrText xml:space="preserve"> PAGEREF _Toc82091960 \h </w:instrText>
            </w:r>
            <w:r>
              <w:rPr>
                <w:noProof/>
                <w:webHidden/>
              </w:rPr>
            </w:r>
          </w:ins>
          <w:r>
            <w:rPr>
              <w:noProof/>
              <w:webHidden/>
            </w:rPr>
            <w:fldChar w:fldCharType="separate"/>
          </w:r>
          <w:ins w:id="178" w:author="David Conklin" w:date="2021-09-09T14:58:00Z">
            <w:r>
              <w:rPr>
                <w:noProof/>
                <w:webHidden/>
              </w:rPr>
              <w:t>38</w:t>
            </w:r>
            <w:r>
              <w:rPr>
                <w:noProof/>
                <w:webHidden/>
              </w:rPr>
              <w:fldChar w:fldCharType="end"/>
            </w:r>
            <w:r w:rsidRPr="003145F2">
              <w:rPr>
                <w:rStyle w:val="Hyperlink"/>
                <w:noProof/>
              </w:rPr>
              <w:fldChar w:fldCharType="end"/>
            </w:r>
          </w:ins>
        </w:p>
        <w:p w14:paraId="374944F6" w14:textId="3768CEF0" w:rsidR="003D7F64" w:rsidRDefault="003D7F64">
          <w:pPr>
            <w:pStyle w:val="TOC2"/>
            <w:tabs>
              <w:tab w:val="right" w:leader="dot" w:pos="9350"/>
            </w:tabs>
            <w:rPr>
              <w:ins w:id="179" w:author="David Conklin" w:date="2021-09-09T14:58:00Z"/>
              <w:rFonts w:eastAsiaTheme="minorEastAsia"/>
              <w:noProof/>
            </w:rPr>
          </w:pPr>
          <w:ins w:id="180"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"_Toc82091961"</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Thermal loading</w:t>
            </w:r>
            <w:r>
              <w:rPr>
                <w:noProof/>
                <w:webHidden/>
              </w:rPr>
              <w:tab/>
            </w:r>
            <w:r>
              <w:rPr>
                <w:noProof/>
                <w:webHidden/>
              </w:rPr>
              <w:fldChar w:fldCharType="begin"/>
            </w:r>
            <w:r>
              <w:rPr>
                <w:noProof/>
                <w:webHidden/>
              </w:rPr>
              <w:instrText xml:space="preserve"> PAGEREF _Toc82091961 \h </w:instrText>
            </w:r>
            <w:r>
              <w:rPr>
                <w:noProof/>
                <w:webHidden/>
              </w:rPr>
            </w:r>
          </w:ins>
          <w:r>
            <w:rPr>
              <w:noProof/>
              <w:webHidden/>
            </w:rPr>
            <w:fldChar w:fldCharType="separate"/>
          </w:r>
          <w:ins w:id="181" w:author="David Conklin" w:date="2021-09-09T14:58:00Z">
            <w:r>
              <w:rPr>
                <w:noProof/>
                <w:webHidden/>
              </w:rPr>
              <w:t>38</w:t>
            </w:r>
            <w:r>
              <w:rPr>
                <w:noProof/>
                <w:webHidden/>
              </w:rPr>
              <w:fldChar w:fldCharType="end"/>
            </w:r>
            <w:r w:rsidRPr="003145F2">
              <w:rPr>
                <w:rStyle w:val="Hyperlink"/>
                <w:noProof/>
              </w:rPr>
              <w:fldChar w:fldCharType="end"/>
            </w:r>
          </w:ins>
        </w:p>
        <w:p w14:paraId="10E7534F" w14:textId="250A0E7D" w:rsidR="003D7F64" w:rsidRDefault="003D7F64">
          <w:pPr>
            <w:pStyle w:val="TOC1"/>
            <w:tabs>
              <w:tab w:val="right" w:leader="dot" w:pos="9350"/>
            </w:tabs>
            <w:rPr>
              <w:ins w:id="182" w:author="David Conklin" w:date="2021-09-09T14:58:00Z"/>
              <w:rFonts w:eastAsiaTheme="minorEastAsia"/>
              <w:noProof/>
            </w:rPr>
          </w:pPr>
          <w:ins w:id="183"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"_Toc82091962"</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Reservoirs</w:t>
            </w:r>
            <w:r>
              <w:rPr>
                <w:noProof/>
                <w:webHidden/>
              </w:rPr>
              <w:tab/>
            </w:r>
            <w:r>
              <w:rPr>
                <w:noProof/>
                <w:webHidden/>
              </w:rPr>
              <w:fldChar w:fldCharType="begin"/>
            </w:r>
            <w:r>
              <w:rPr>
                <w:noProof/>
                <w:webHidden/>
              </w:rPr>
              <w:instrText xml:space="preserve"> PAGEREF _Toc82091962 \h </w:instrText>
            </w:r>
            <w:r>
              <w:rPr>
                <w:noProof/>
                <w:webHidden/>
              </w:rPr>
            </w:r>
          </w:ins>
          <w:r>
            <w:rPr>
              <w:noProof/>
              <w:webHidden/>
            </w:rPr>
            <w:fldChar w:fldCharType="separate"/>
          </w:r>
          <w:ins w:id="184" w:author="David Conklin" w:date="2021-09-09T14:58:00Z">
            <w:r>
              <w:rPr>
                <w:noProof/>
                <w:webHidden/>
              </w:rPr>
              <w:t>39</w:t>
            </w:r>
            <w:r>
              <w:rPr>
                <w:noProof/>
                <w:webHidden/>
              </w:rPr>
              <w:fldChar w:fldCharType="end"/>
            </w:r>
            <w:r w:rsidRPr="003145F2">
              <w:rPr>
                <w:rStyle w:val="Hyperlink"/>
                <w:noProof/>
              </w:rPr>
              <w:fldChar w:fldCharType="end"/>
            </w:r>
          </w:ins>
        </w:p>
        <w:p w14:paraId="1573AB2F" w14:textId="35C6E96C" w:rsidR="003D7F64" w:rsidRDefault="003D7F64">
          <w:pPr>
            <w:pStyle w:val="TOC2"/>
            <w:tabs>
              <w:tab w:val="right" w:leader="dot" w:pos="9350"/>
            </w:tabs>
            <w:rPr>
              <w:ins w:id="185" w:author="David Conklin" w:date="2021-09-09T14:58:00Z"/>
              <w:rFonts w:eastAsiaTheme="minorEastAsia"/>
              <w:noProof/>
            </w:rPr>
          </w:pPr>
          <w:ins w:id="186"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"_Toc82091963"</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Reservoir data</w:t>
            </w:r>
            <w:r>
              <w:rPr>
                <w:noProof/>
                <w:webHidden/>
              </w:rPr>
              <w:tab/>
            </w:r>
            <w:r>
              <w:rPr>
                <w:noProof/>
                <w:webHidden/>
              </w:rPr>
              <w:fldChar w:fldCharType="begin"/>
            </w:r>
            <w:r>
              <w:rPr>
                <w:noProof/>
                <w:webHidden/>
              </w:rPr>
              <w:instrText xml:space="preserve"> PAGEREF _Toc82091963 \h </w:instrText>
            </w:r>
            <w:r>
              <w:rPr>
                <w:noProof/>
                <w:webHidden/>
              </w:rPr>
            </w:r>
          </w:ins>
          <w:r>
            <w:rPr>
              <w:noProof/>
              <w:webHidden/>
            </w:rPr>
            <w:fldChar w:fldCharType="separate"/>
          </w:r>
          <w:ins w:id="187" w:author="David Conklin" w:date="2021-09-09T14:58:00Z">
            <w:r>
              <w:rPr>
                <w:noProof/>
                <w:webHidden/>
              </w:rPr>
              <w:t>40</w:t>
            </w:r>
            <w:r>
              <w:rPr>
                <w:noProof/>
                <w:webHidden/>
              </w:rPr>
              <w:fldChar w:fldCharType="end"/>
            </w:r>
            <w:r w:rsidRPr="003145F2">
              <w:rPr>
                <w:rStyle w:val="Hyperlink"/>
                <w:noProof/>
              </w:rPr>
              <w:fldChar w:fldCharType="end"/>
            </w:r>
          </w:ins>
        </w:p>
        <w:p w14:paraId="117AE75E" w14:textId="3132C7ED" w:rsidR="003D7F64" w:rsidRDefault="003D7F64">
          <w:pPr>
            <w:pStyle w:val="TOC2"/>
            <w:tabs>
              <w:tab w:val="right" w:leader="dot" w:pos="9350"/>
            </w:tabs>
            <w:rPr>
              <w:ins w:id="188" w:author="David Conklin" w:date="2021-09-09T14:58:00Z"/>
              <w:rFonts w:eastAsiaTheme="minorEastAsia"/>
              <w:noProof/>
            </w:rPr>
          </w:pPr>
          <w:ins w:id="189"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"_Toc82091964"</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Reservoir data sources</w:t>
            </w:r>
            <w:r>
              <w:rPr>
                <w:noProof/>
                <w:webHidden/>
              </w:rPr>
              <w:tab/>
            </w:r>
            <w:r>
              <w:rPr>
                <w:noProof/>
                <w:webHidden/>
              </w:rPr>
              <w:fldChar w:fldCharType="begin"/>
            </w:r>
            <w:r>
              <w:rPr>
                <w:noProof/>
                <w:webHidden/>
              </w:rPr>
              <w:instrText xml:space="preserve"> PAGEREF _Toc82091964 \h </w:instrText>
            </w:r>
            <w:r>
              <w:rPr>
                <w:noProof/>
                <w:webHidden/>
              </w:rPr>
            </w:r>
          </w:ins>
          <w:r>
            <w:rPr>
              <w:noProof/>
              <w:webHidden/>
            </w:rPr>
            <w:fldChar w:fldCharType="separate"/>
          </w:r>
          <w:ins w:id="190" w:author="David Conklin" w:date="2021-09-09T14:58:00Z">
            <w:r>
              <w:rPr>
                <w:noProof/>
                <w:webHidden/>
              </w:rPr>
              <w:t>42</w:t>
            </w:r>
            <w:r>
              <w:rPr>
                <w:noProof/>
                <w:webHidden/>
              </w:rPr>
              <w:fldChar w:fldCharType="end"/>
            </w:r>
            <w:r w:rsidRPr="003145F2">
              <w:rPr>
                <w:rStyle w:val="Hyperlink"/>
                <w:noProof/>
              </w:rPr>
              <w:fldChar w:fldCharType="end"/>
            </w:r>
          </w:ins>
        </w:p>
        <w:p w14:paraId="330ACAF4" w14:textId="4097DAD7" w:rsidR="003D7F64" w:rsidRDefault="003D7F64">
          <w:pPr>
            <w:pStyle w:val="TOC1"/>
            <w:tabs>
              <w:tab w:val="right" w:leader="dot" w:pos="9350"/>
            </w:tabs>
            <w:rPr>
              <w:ins w:id="191" w:author="David Conklin" w:date="2021-09-09T14:58:00Z"/>
              <w:rFonts w:eastAsiaTheme="minorEastAsia"/>
              <w:noProof/>
            </w:rPr>
          </w:pPr>
          <w:ins w:id="192"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"_Toc82091965"</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_Toc82091965 \h </w:instrText>
            </w:r>
            <w:r>
              <w:rPr>
                <w:noProof/>
                <w:webHidden/>
              </w:rPr>
            </w:r>
          </w:ins>
          <w:r>
            <w:rPr>
              <w:noProof/>
              <w:webHidden/>
            </w:rPr>
            <w:fldChar w:fldCharType="separate"/>
          </w:r>
          <w:ins w:id="193" w:author="David Conklin" w:date="2021-09-09T14:58:00Z">
            <w:r>
              <w:rPr>
                <w:noProof/>
                <w:webHidden/>
              </w:rPr>
              <w:t>42</w:t>
            </w:r>
            <w:r>
              <w:rPr>
                <w:noProof/>
                <w:webHidden/>
              </w:rPr>
              <w:fldChar w:fldCharType="end"/>
            </w:r>
            <w:r w:rsidRPr="003145F2">
              <w:rPr>
                <w:rStyle w:val="Hyperlink"/>
                <w:noProof/>
              </w:rPr>
              <w:fldChar w:fldCharType="end"/>
            </w:r>
          </w:ins>
        </w:p>
        <w:p w14:paraId="4018C942" w14:textId="5061EFAF" w:rsidR="003D7F64" w:rsidRDefault="003D7F64">
          <w:pPr>
            <w:pStyle w:val="TOC2"/>
            <w:tabs>
              <w:tab w:val="right" w:leader="dot" w:pos="9350"/>
            </w:tabs>
            <w:rPr>
              <w:ins w:id="194" w:author="David Conklin" w:date="2021-09-09T14:58:00Z"/>
              <w:rFonts w:eastAsiaTheme="minorEastAsia"/>
              <w:noProof/>
            </w:rPr>
          </w:pPr>
          <w:ins w:id="195"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"_Toc82091966"</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Limitations of subbasin simulations</w:t>
            </w:r>
            <w:r>
              <w:rPr>
                <w:noProof/>
                <w:webHidden/>
              </w:rPr>
              <w:tab/>
            </w:r>
            <w:r>
              <w:rPr>
                <w:noProof/>
                <w:webHidden/>
              </w:rPr>
              <w:fldChar w:fldCharType="begin"/>
            </w:r>
            <w:r>
              <w:rPr>
                <w:noProof/>
                <w:webHidden/>
              </w:rPr>
              <w:instrText xml:space="preserve"> PAGEREF _Toc82091966 \h </w:instrText>
            </w:r>
            <w:r>
              <w:rPr>
                <w:noProof/>
                <w:webHidden/>
              </w:rPr>
            </w:r>
          </w:ins>
          <w:r>
            <w:rPr>
              <w:noProof/>
              <w:webHidden/>
            </w:rPr>
            <w:fldChar w:fldCharType="separate"/>
          </w:r>
          <w:ins w:id="196" w:author="David Conklin" w:date="2021-09-09T14:58:00Z">
            <w:r>
              <w:rPr>
                <w:noProof/>
                <w:webHidden/>
              </w:rPr>
              <w:t>44</w:t>
            </w:r>
            <w:r>
              <w:rPr>
                <w:noProof/>
                <w:webHidden/>
              </w:rPr>
              <w:fldChar w:fldCharType="end"/>
            </w:r>
            <w:r w:rsidRPr="003145F2">
              <w:rPr>
                <w:rStyle w:val="Hyperlink"/>
                <w:noProof/>
              </w:rPr>
              <w:fldChar w:fldCharType="end"/>
            </w:r>
          </w:ins>
        </w:p>
        <w:p w14:paraId="11EDC1EB" w14:textId="3858FD5A" w:rsidR="003D7F64" w:rsidRDefault="003D7F64">
          <w:pPr>
            <w:pStyle w:val="TOC1"/>
            <w:tabs>
              <w:tab w:val="right" w:leader="dot" w:pos="9350"/>
            </w:tabs>
            <w:rPr>
              <w:ins w:id="197" w:author="David Conklin" w:date="2021-09-09T14:58:00Z"/>
              <w:rFonts w:eastAsiaTheme="minorEastAsia"/>
              <w:noProof/>
            </w:rPr>
          </w:pPr>
          <w:ins w:id="198" w:author="David Conklin" w:date="2021-09-09T14:58:00Z">
            <w:r w:rsidRPr="003145F2">
              <w:rPr>
                <w:rStyle w:val="Hyperlink"/>
                <w:noProof/>
              </w:rPr>
              <w:lastRenderedPageBreak/>
              <w:fldChar w:fldCharType="begin"/>
            </w:r>
            <w:r w:rsidRPr="003145F2">
              <w:rPr>
                <w:rStyle w:val="Hyperlink"/>
                <w:noProof/>
              </w:rPr>
              <w:instrText xml:space="preserve"> </w:instrText>
            </w:r>
            <w:r>
              <w:rPr>
                <w:noProof/>
              </w:rPr>
              <w:instrText>HYPERLINK \l "_Toc82091967"</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Calibration procedure</w:t>
            </w:r>
            <w:r>
              <w:rPr>
                <w:noProof/>
                <w:webHidden/>
              </w:rPr>
              <w:tab/>
            </w:r>
            <w:r>
              <w:rPr>
                <w:noProof/>
                <w:webHidden/>
              </w:rPr>
              <w:fldChar w:fldCharType="begin"/>
            </w:r>
            <w:r>
              <w:rPr>
                <w:noProof/>
                <w:webHidden/>
              </w:rPr>
              <w:instrText xml:space="preserve"> PAGEREF _Toc82091967 \h </w:instrText>
            </w:r>
            <w:r>
              <w:rPr>
                <w:noProof/>
                <w:webHidden/>
              </w:rPr>
            </w:r>
          </w:ins>
          <w:r>
            <w:rPr>
              <w:noProof/>
              <w:webHidden/>
            </w:rPr>
            <w:fldChar w:fldCharType="separate"/>
          </w:r>
          <w:ins w:id="199" w:author="David Conklin" w:date="2021-09-09T14:58:00Z">
            <w:r>
              <w:rPr>
                <w:noProof/>
                <w:webHidden/>
              </w:rPr>
              <w:t>44</w:t>
            </w:r>
            <w:r>
              <w:rPr>
                <w:noProof/>
                <w:webHidden/>
              </w:rPr>
              <w:fldChar w:fldCharType="end"/>
            </w:r>
            <w:r w:rsidRPr="003145F2">
              <w:rPr>
                <w:rStyle w:val="Hyperlink"/>
                <w:noProof/>
              </w:rPr>
              <w:fldChar w:fldCharType="end"/>
            </w:r>
          </w:ins>
        </w:p>
        <w:p w14:paraId="69351F26" w14:textId="4EB5FB48" w:rsidR="003D7F64" w:rsidRDefault="003D7F64">
          <w:pPr>
            <w:pStyle w:val="TOC2"/>
            <w:tabs>
              <w:tab w:val="right" w:leader="dot" w:pos="9350"/>
            </w:tabs>
            <w:rPr>
              <w:ins w:id="200" w:author="David Conklin" w:date="2021-09-09T14:58:00Z"/>
              <w:rFonts w:eastAsiaTheme="minorEastAsia"/>
              <w:noProof/>
            </w:rPr>
          </w:pPr>
          <w:ins w:id="201"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"_Toc82091968"</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Using PEST to determine HBV parameter values</w:t>
            </w:r>
            <w:r>
              <w:rPr>
                <w:noProof/>
                <w:webHidden/>
              </w:rPr>
              <w:tab/>
            </w:r>
            <w:r>
              <w:rPr>
                <w:noProof/>
                <w:webHidden/>
              </w:rPr>
              <w:fldChar w:fldCharType="begin"/>
            </w:r>
            <w:r>
              <w:rPr>
                <w:noProof/>
                <w:webHidden/>
              </w:rPr>
              <w:instrText xml:space="preserve"> PAGEREF _Toc82091968 \h </w:instrText>
            </w:r>
            <w:r>
              <w:rPr>
                <w:noProof/>
                <w:webHidden/>
              </w:rPr>
            </w:r>
          </w:ins>
          <w:r>
            <w:rPr>
              <w:noProof/>
              <w:webHidden/>
            </w:rPr>
            <w:fldChar w:fldCharType="separate"/>
          </w:r>
          <w:ins w:id="202" w:author="David Conklin" w:date="2021-09-09T14:58:00Z">
            <w:r>
              <w:rPr>
                <w:noProof/>
                <w:webHidden/>
              </w:rPr>
              <w:t>45</w:t>
            </w:r>
            <w:r>
              <w:rPr>
                <w:noProof/>
                <w:webHidden/>
              </w:rPr>
              <w:fldChar w:fldCharType="end"/>
            </w:r>
            <w:r w:rsidRPr="003145F2">
              <w:rPr>
                <w:rStyle w:val="Hyperlink"/>
                <w:noProof/>
              </w:rPr>
              <w:fldChar w:fldCharType="end"/>
            </w:r>
          </w:ins>
        </w:p>
        <w:p w14:paraId="35F8D949" w14:textId="415D4B99" w:rsidR="003D7F64" w:rsidRDefault="003D7F64">
          <w:pPr>
            <w:pStyle w:val="TOC2"/>
            <w:tabs>
              <w:tab w:val="right" w:leader="dot" w:pos="9350"/>
            </w:tabs>
            <w:rPr>
              <w:ins w:id="203" w:author="David Conklin" w:date="2021-09-09T14:58:00Z"/>
              <w:rFonts w:eastAsiaTheme="minorEastAsia"/>
              <w:noProof/>
            </w:rPr>
          </w:pPr>
          <w:ins w:id="204"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"_Toc82091969"</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_Toc82091969 \h </w:instrText>
            </w:r>
            <w:r>
              <w:rPr>
                <w:noProof/>
                <w:webHidden/>
              </w:rPr>
            </w:r>
          </w:ins>
          <w:r>
            <w:rPr>
              <w:noProof/>
              <w:webHidden/>
            </w:rPr>
            <w:fldChar w:fldCharType="separate"/>
          </w:r>
          <w:ins w:id="205" w:author="David Conklin" w:date="2021-09-09T14:58:00Z">
            <w:r>
              <w:rPr>
                <w:noProof/>
                <w:webHidden/>
              </w:rPr>
              <w:t>45</w:t>
            </w:r>
            <w:r>
              <w:rPr>
                <w:noProof/>
                <w:webHidden/>
              </w:rPr>
              <w:fldChar w:fldCharType="end"/>
            </w:r>
            <w:r w:rsidRPr="003145F2">
              <w:rPr>
                <w:rStyle w:val="Hyperlink"/>
                <w:noProof/>
              </w:rPr>
              <w:fldChar w:fldCharType="end"/>
            </w:r>
          </w:ins>
        </w:p>
        <w:p w14:paraId="26B48F40" w14:textId="15B09B3B" w:rsidR="003D7F64" w:rsidRDefault="003D7F64">
          <w:pPr>
            <w:pStyle w:val="TOC2"/>
            <w:tabs>
              <w:tab w:val="right" w:leader="dot" w:pos="9350"/>
            </w:tabs>
            <w:rPr>
              <w:ins w:id="206" w:author="David Conklin" w:date="2021-09-09T14:58:00Z"/>
              <w:rFonts w:eastAsiaTheme="minorEastAsia"/>
              <w:noProof/>
            </w:rPr>
          </w:pPr>
          <w:ins w:id="207"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"_Toc82091970"</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Calibrating stream temperatures</w:t>
            </w:r>
            <w:r>
              <w:rPr>
                <w:noProof/>
                <w:webHidden/>
              </w:rPr>
              <w:tab/>
            </w:r>
            <w:r>
              <w:rPr>
                <w:noProof/>
                <w:webHidden/>
              </w:rPr>
              <w:fldChar w:fldCharType="begin"/>
            </w:r>
            <w:r>
              <w:rPr>
                <w:noProof/>
                <w:webHidden/>
              </w:rPr>
              <w:instrText xml:space="preserve"> PAGEREF _Toc82091970 \h </w:instrText>
            </w:r>
            <w:r>
              <w:rPr>
                <w:noProof/>
                <w:webHidden/>
              </w:rPr>
            </w:r>
          </w:ins>
          <w:r>
            <w:rPr>
              <w:noProof/>
              <w:webHidden/>
            </w:rPr>
            <w:fldChar w:fldCharType="separate"/>
          </w:r>
          <w:ins w:id="208" w:author="David Conklin" w:date="2021-09-09T14:58:00Z">
            <w:r>
              <w:rPr>
                <w:noProof/>
                <w:webHidden/>
              </w:rPr>
              <w:t>46</w:t>
            </w:r>
            <w:r>
              <w:rPr>
                <w:noProof/>
                <w:webHidden/>
              </w:rPr>
              <w:fldChar w:fldCharType="end"/>
            </w:r>
            <w:r w:rsidRPr="003145F2">
              <w:rPr>
                <w:rStyle w:val="Hyperlink"/>
                <w:noProof/>
              </w:rPr>
              <w:fldChar w:fldCharType="end"/>
            </w:r>
          </w:ins>
        </w:p>
        <w:p w14:paraId="77E859E5" w14:textId="3886C14F" w:rsidR="003D7F64" w:rsidRDefault="003D7F64">
          <w:pPr>
            <w:pStyle w:val="TOC1"/>
            <w:tabs>
              <w:tab w:val="right" w:leader="dot" w:pos="9350"/>
            </w:tabs>
            <w:rPr>
              <w:ins w:id="209" w:author="David Conklin" w:date="2021-09-09T14:58:00Z"/>
              <w:rFonts w:eastAsiaTheme="minorEastAsia"/>
              <w:noProof/>
            </w:rPr>
          </w:pPr>
          <w:ins w:id="210"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"_Toc82091971"</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North Santiam study area</w:t>
            </w:r>
            <w:r>
              <w:rPr>
                <w:noProof/>
                <w:webHidden/>
              </w:rPr>
              <w:tab/>
            </w:r>
            <w:r>
              <w:rPr>
                <w:noProof/>
                <w:webHidden/>
              </w:rPr>
              <w:fldChar w:fldCharType="begin"/>
            </w:r>
            <w:r>
              <w:rPr>
                <w:noProof/>
                <w:webHidden/>
              </w:rPr>
              <w:instrText xml:space="preserve"> PAGEREF _Toc82091971 \h </w:instrText>
            </w:r>
            <w:r>
              <w:rPr>
                <w:noProof/>
                <w:webHidden/>
              </w:rPr>
            </w:r>
          </w:ins>
          <w:r>
            <w:rPr>
              <w:noProof/>
              <w:webHidden/>
            </w:rPr>
            <w:fldChar w:fldCharType="separate"/>
          </w:r>
          <w:ins w:id="211" w:author="David Conklin" w:date="2021-09-09T14:58:00Z">
            <w:r>
              <w:rPr>
                <w:noProof/>
                <w:webHidden/>
              </w:rPr>
              <w:t>47</w:t>
            </w:r>
            <w:r>
              <w:rPr>
                <w:noProof/>
                <w:webHidden/>
              </w:rPr>
              <w:fldChar w:fldCharType="end"/>
            </w:r>
            <w:r w:rsidRPr="003145F2">
              <w:rPr>
                <w:rStyle w:val="Hyperlink"/>
                <w:noProof/>
              </w:rPr>
              <w:fldChar w:fldCharType="end"/>
            </w:r>
          </w:ins>
        </w:p>
        <w:p w14:paraId="27CDA99E" w14:textId="36A06EA4" w:rsidR="003D7F64" w:rsidRDefault="003D7F64">
          <w:pPr>
            <w:pStyle w:val="TOC2"/>
            <w:tabs>
              <w:tab w:val="right" w:leader="dot" w:pos="9350"/>
            </w:tabs>
            <w:rPr>
              <w:ins w:id="212" w:author="David Conklin" w:date="2021-09-09T14:58:00Z"/>
              <w:rFonts w:eastAsiaTheme="minorEastAsia"/>
              <w:noProof/>
            </w:rPr>
          </w:pPr>
          <w:ins w:id="213"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"_Toc82091972"</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_Toc82091972 \h </w:instrText>
            </w:r>
            <w:r>
              <w:rPr>
                <w:noProof/>
                <w:webHidden/>
              </w:rPr>
            </w:r>
          </w:ins>
          <w:r>
            <w:rPr>
              <w:noProof/>
              <w:webHidden/>
            </w:rPr>
            <w:fldChar w:fldCharType="separate"/>
          </w:r>
          <w:ins w:id="214" w:author="David Conklin" w:date="2021-09-09T14:58:00Z">
            <w:r>
              <w:rPr>
                <w:noProof/>
                <w:webHidden/>
              </w:rPr>
              <w:t>47</w:t>
            </w:r>
            <w:r>
              <w:rPr>
                <w:noProof/>
                <w:webHidden/>
              </w:rPr>
              <w:fldChar w:fldCharType="end"/>
            </w:r>
            <w:r w:rsidRPr="003145F2">
              <w:rPr>
                <w:rStyle w:val="Hyperlink"/>
                <w:noProof/>
              </w:rPr>
              <w:fldChar w:fldCharType="end"/>
            </w:r>
          </w:ins>
        </w:p>
        <w:p w14:paraId="17F0DCF4" w14:textId="5736AF53" w:rsidR="003D7F64" w:rsidRDefault="003D7F64">
          <w:pPr>
            <w:pStyle w:val="TOC2"/>
            <w:tabs>
              <w:tab w:val="right" w:leader="dot" w:pos="9350"/>
            </w:tabs>
            <w:rPr>
              <w:ins w:id="215" w:author="David Conklin" w:date="2021-09-09T14:58:00Z"/>
              <w:rFonts w:eastAsiaTheme="minorEastAsia"/>
              <w:noProof/>
            </w:rPr>
          </w:pPr>
          <w:ins w:id="216"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"_Toc82091973"</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Municipal water rights</w:t>
            </w:r>
            <w:r>
              <w:rPr>
                <w:noProof/>
                <w:webHidden/>
              </w:rPr>
              <w:tab/>
            </w:r>
            <w:r>
              <w:rPr>
                <w:noProof/>
                <w:webHidden/>
              </w:rPr>
              <w:fldChar w:fldCharType="begin"/>
            </w:r>
            <w:r>
              <w:rPr>
                <w:noProof/>
                <w:webHidden/>
              </w:rPr>
              <w:instrText xml:space="preserve"> PAGEREF _Toc82091973 \h </w:instrText>
            </w:r>
            <w:r>
              <w:rPr>
                <w:noProof/>
                <w:webHidden/>
              </w:rPr>
            </w:r>
          </w:ins>
          <w:r>
            <w:rPr>
              <w:noProof/>
              <w:webHidden/>
            </w:rPr>
            <w:fldChar w:fldCharType="separate"/>
          </w:r>
          <w:ins w:id="217" w:author="David Conklin" w:date="2021-09-09T14:58:00Z">
            <w:r>
              <w:rPr>
                <w:noProof/>
                <w:webHidden/>
              </w:rPr>
              <w:t>48</w:t>
            </w:r>
            <w:r>
              <w:rPr>
                <w:noProof/>
                <w:webHidden/>
              </w:rPr>
              <w:fldChar w:fldCharType="end"/>
            </w:r>
            <w:r w:rsidRPr="003145F2">
              <w:rPr>
                <w:rStyle w:val="Hyperlink"/>
                <w:noProof/>
              </w:rPr>
              <w:fldChar w:fldCharType="end"/>
            </w:r>
          </w:ins>
        </w:p>
        <w:p w14:paraId="0E594C38" w14:textId="5A67B874" w:rsidR="003D7F64" w:rsidRDefault="003D7F64">
          <w:pPr>
            <w:pStyle w:val="TOC2"/>
            <w:tabs>
              <w:tab w:val="right" w:leader="dot" w:pos="9350"/>
            </w:tabs>
            <w:rPr>
              <w:ins w:id="218" w:author="David Conklin" w:date="2021-09-09T14:58:00Z"/>
              <w:rFonts w:eastAsiaTheme="minorEastAsia"/>
              <w:noProof/>
            </w:rPr>
          </w:pPr>
          <w:ins w:id="219"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"_Toc82091974"</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Reality check</w:t>
            </w:r>
            <w:r>
              <w:rPr>
                <w:noProof/>
                <w:webHidden/>
              </w:rPr>
              <w:tab/>
            </w:r>
            <w:r>
              <w:rPr>
                <w:noProof/>
                <w:webHidden/>
              </w:rPr>
              <w:fldChar w:fldCharType="begin"/>
            </w:r>
            <w:r>
              <w:rPr>
                <w:noProof/>
                <w:webHidden/>
              </w:rPr>
              <w:instrText xml:space="preserve"> PAGEREF _Toc82091974 \h </w:instrText>
            </w:r>
            <w:r>
              <w:rPr>
                <w:noProof/>
                <w:webHidden/>
              </w:rPr>
            </w:r>
          </w:ins>
          <w:r>
            <w:rPr>
              <w:noProof/>
              <w:webHidden/>
            </w:rPr>
            <w:fldChar w:fldCharType="separate"/>
          </w:r>
          <w:ins w:id="220" w:author="David Conklin" w:date="2021-09-09T14:58:00Z">
            <w:r>
              <w:rPr>
                <w:noProof/>
                <w:webHidden/>
              </w:rPr>
              <w:t>48</w:t>
            </w:r>
            <w:r>
              <w:rPr>
                <w:noProof/>
                <w:webHidden/>
              </w:rPr>
              <w:fldChar w:fldCharType="end"/>
            </w:r>
            <w:r w:rsidRPr="003145F2">
              <w:rPr>
                <w:rStyle w:val="Hyperlink"/>
                <w:noProof/>
              </w:rPr>
              <w:fldChar w:fldCharType="end"/>
            </w:r>
          </w:ins>
        </w:p>
        <w:p w14:paraId="12CDB013" w14:textId="2984A814" w:rsidR="003D7F64" w:rsidRDefault="003D7F64">
          <w:pPr>
            <w:pStyle w:val="TOC2"/>
            <w:tabs>
              <w:tab w:val="right" w:leader="dot" w:pos="9350"/>
            </w:tabs>
            <w:rPr>
              <w:ins w:id="221" w:author="David Conklin" w:date="2021-09-09T14:58:00Z"/>
              <w:rFonts w:eastAsiaTheme="minorEastAsia"/>
              <w:noProof/>
            </w:rPr>
          </w:pPr>
          <w:ins w:id="222"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"_Toc82091975"</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Inflows from springs</w:t>
            </w:r>
            <w:r>
              <w:rPr>
                <w:noProof/>
                <w:webHidden/>
              </w:rPr>
              <w:tab/>
            </w:r>
            <w:r>
              <w:rPr>
                <w:noProof/>
                <w:webHidden/>
              </w:rPr>
              <w:fldChar w:fldCharType="begin"/>
            </w:r>
            <w:r>
              <w:rPr>
                <w:noProof/>
                <w:webHidden/>
              </w:rPr>
              <w:instrText xml:space="preserve"> PAGEREF _Toc82091975 \h </w:instrText>
            </w:r>
            <w:r>
              <w:rPr>
                <w:noProof/>
                <w:webHidden/>
              </w:rPr>
            </w:r>
          </w:ins>
          <w:r>
            <w:rPr>
              <w:noProof/>
              <w:webHidden/>
            </w:rPr>
            <w:fldChar w:fldCharType="separate"/>
          </w:r>
          <w:ins w:id="223" w:author="David Conklin" w:date="2021-09-09T14:58:00Z">
            <w:r>
              <w:rPr>
                <w:noProof/>
                <w:webHidden/>
              </w:rPr>
              <w:t>50</w:t>
            </w:r>
            <w:r>
              <w:rPr>
                <w:noProof/>
                <w:webHidden/>
              </w:rPr>
              <w:fldChar w:fldCharType="end"/>
            </w:r>
            <w:r w:rsidRPr="003145F2">
              <w:rPr>
                <w:rStyle w:val="Hyperlink"/>
                <w:noProof/>
              </w:rPr>
              <w:fldChar w:fldCharType="end"/>
            </w:r>
          </w:ins>
        </w:p>
        <w:p w14:paraId="77E8976D" w14:textId="44F83B0A" w:rsidR="003D7F64" w:rsidRDefault="003D7F64">
          <w:pPr>
            <w:pStyle w:val="TOC2"/>
            <w:tabs>
              <w:tab w:val="right" w:leader="dot" w:pos="9350"/>
            </w:tabs>
            <w:rPr>
              <w:ins w:id="224" w:author="David Conklin" w:date="2021-09-09T14:58:00Z"/>
              <w:rFonts w:eastAsiaTheme="minorEastAsia"/>
              <w:noProof/>
            </w:rPr>
          </w:pPr>
          <w:ins w:id="225"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"_Toc82091976"</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Calibration and simulation skill</w:t>
            </w:r>
            <w:r>
              <w:rPr>
                <w:noProof/>
                <w:webHidden/>
              </w:rPr>
              <w:tab/>
            </w:r>
            <w:r>
              <w:rPr>
                <w:noProof/>
                <w:webHidden/>
              </w:rPr>
              <w:fldChar w:fldCharType="begin"/>
            </w:r>
            <w:r>
              <w:rPr>
                <w:noProof/>
                <w:webHidden/>
              </w:rPr>
              <w:instrText xml:space="preserve"> PAGEREF _Toc82091976 \h </w:instrText>
            </w:r>
            <w:r>
              <w:rPr>
                <w:noProof/>
                <w:webHidden/>
              </w:rPr>
            </w:r>
          </w:ins>
          <w:r>
            <w:rPr>
              <w:noProof/>
              <w:webHidden/>
            </w:rPr>
            <w:fldChar w:fldCharType="separate"/>
          </w:r>
          <w:ins w:id="226" w:author="David Conklin" w:date="2021-09-09T14:58:00Z">
            <w:r>
              <w:rPr>
                <w:noProof/>
                <w:webHidden/>
              </w:rPr>
              <w:t>50</w:t>
            </w:r>
            <w:r>
              <w:rPr>
                <w:noProof/>
                <w:webHidden/>
              </w:rPr>
              <w:fldChar w:fldCharType="end"/>
            </w:r>
            <w:r w:rsidRPr="003145F2">
              <w:rPr>
                <w:rStyle w:val="Hyperlink"/>
                <w:noProof/>
              </w:rPr>
              <w:fldChar w:fldCharType="end"/>
            </w:r>
          </w:ins>
        </w:p>
        <w:p w14:paraId="3106183A" w14:textId="74AC0FD5" w:rsidR="003D7F64" w:rsidRDefault="003D7F64">
          <w:pPr>
            <w:pStyle w:val="TOC2"/>
            <w:tabs>
              <w:tab w:val="right" w:leader="dot" w:pos="9350"/>
            </w:tabs>
            <w:rPr>
              <w:ins w:id="227" w:author="David Conklin" w:date="2021-09-09T14:58:00Z"/>
              <w:rFonts w:eastAsiaTheme="minorEastAsia"/>
              <w:noProof/>
            </w:rPr>
          </w:pPr>
          <w:ins w:id="228"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"_Toc82091977"</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_Toc82091977 \h </w:instrText>
            </w:r>
            <w:r>
              <w:rPr>
                <w:noProof/>
                <w:webHidden/>
              </w:rPr>
            </w:r>
          </w:ins>
          <w:r>
            <w:rPr>
              <w:noProof/>
              <w:webHidden/>
            </w:rPr>
            <w:fldChar w:fldCharType="separate"/>
          </w:r>
          <w:ins w:id="229" w:author="David Conklin" w:date="2021-09-09T14:58:00Z">
            <w:r>
              <w:rPr>
                <w:noProof/>
                <w:webHidden/>
              </w:rPr>
              <w:t>53</w:t>
            </w:r>
            <w:r>
              <w:rPr>
                <w:noProof/>
                <w:webHidden/>
              </w:rPr>
              <w:fldChar w:fldCharType="end"/>
            </w:r>
            <w:r w:rsidRPr="003145F2">
              <w:rPr>
                <w:rStyle w:val="Hyperlink"/>
                <w:noProof/>
              </w:rPr>
              <w:fldChar w:fldCharType="end"/>
            </w:r>
          </w:ins>
        </w:p>
        <w:p w14:paraId="51DC24A3" w14:textId="35163BB5" w:rsidR="003D7F64" w:rsidRDefault="003D7F64">
          <w:pPr>
            <w:pStyle w:val="TOC2"/>
            <w:tabs>
              <w:tab w:val="right" w:leader="dot" w:pos="9350"/>
            </w:tabs>
            <w:rPr>
              <w:ins w:id="230" w:author="David Conklin" w:date="2021-09-09T14:58:00Z"/>
              <w:rFonts w:eastAsiaTheme="minorEastAsia"/>
              <w:noProof/>
            </w:rPr>
          </w:pPr>
          <w:ins w:id="231"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"_Toc82091978"</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_Toc82091978 \h </w:instrText>
            </w:r>
            <w:r>
              <w:rPr>
                <w:noProof/>
                <w:webHidden/>
              </w:rPr>
            </w:r>
          </w:ins>
          <w:r>
            <w:rPr>
              <w:noProof/>
              <w:webHidden/>
            </w:rPr>
            <w:fldChar w:fldCharType="separate"/>
          </w:r>
          <w:ins w:id="232" w:author="David Conklin" w:date="2021-09-09T14:58:00Z">
            <w:r>
              <w:rPr>
                <w:noProof/>
                <w:webHidden/>
              </w:rPr>
              <w:t>54</w:t>
            </w:r>
            <w:r>
              <w:rPr>
                <w:noProof/>
                <w:webHidden/>
              </w:rPr>
              <w:fldChar w:fldCharType="end"/>
            </w:r>
            <w:r w:rsidRPr="003145F2">
              <w:rPr>
                <w:rStyle w:val="Hyperlink"/>
                <w:noProof/>
              </w:rPr>
              <w:fldChar w:fldCharType="end"/>
            </w:r>
          </w:ins>
        </w:p>
        <w:p w14:paraId="05766A91" w14:textId="026527D2" w:rsidR="003D7F64" w:rsidRDefault="003D7F64">
          <w:pPr>
            <w:pStyle w:val="TOC1"/>
            <w:tabs>
              <w:tab w:val="right" w:leader="dot" w:pos="9350"/>
            </w:tabs>
            <w:rPr>
              <w:ins w:id="233" w:author="David Conklin" w:date="2021-09-09T14:58:00Z"/>
              <w:rFonts w:eastAsiaTheme="minorEastAsia"/>
              <w:noProof/>
            </w:rPr>
          </w:pPr>
          <w:ins w:id="234"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"_Toc82091979"</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McKenzie Basin Wetlands Study</w:t>
            </w:r>
            <w:r>
              <w:rPr>
                <w:noProof/>
                <w:webHidden/>
              </w:rPr>
              <w:tab/>
            </w:r>
            <w:r>
              <w:rPr>
                <w:noProof/>
                <w:webHidden/>
              </w:rPr>
              <w:fldChar w:fldCharType="begin"/>
            </w:r>
            <w:r>
              <w:rPr>
                <w:noProof/>
                <w:webHidden/>
              </w:rPr>
              <w:instrText xml:space="preserve"> PAGEREF _Toc82091979 \h </w:instrText>
            </w:r>
            <w:r>
              <w:rPr>
                <w:noProof/>
                <w:webHidden/>
              </w:rPr>
            </w:r>
          </w:ins>
          <w:r>
            <w:rPr>
              <w:noProof/>
              <w:webHidden/>
            </w:rPr>
            <w:fldChar w:fldCharType="separate"/>
          </w:r>
          <w:ins w:id="235" w:author="David Conklin" w:date="2021-09-09T14:58:00Z">
            <w:r>
              <w:rPr>
                <w:noProof/>
                <w:webHidden/>
              </w:rPr>
              <w:t>56</w:t>
            </w:r>
            <w:r>
              <w:rPr>
                <w:noProof/>
                <w:webHidden/>
              </w:rPr>
              <w:fldChar w:fldCharType="end"/>
            </w:r>
            <w:r w:rsidRPr="003145F2">
              <w:rPr>
                <w:rStyle w:val="Hyperlink"/>
                <w:noProof/>
              </w:rPr>
              <w:fldChar w:fldCharType="end"/>
            </w:r>
          </w:ins>
        </w:p>
        <w:p w14:paraId="2AE2FEFD" w14:textId="3B2CF231" w:rsidR="003D7F64" w:rsidRDefault="003D7F64">
          <w:pPr>
            <w:pStyle w:val="TOC2"/>
            <w:tabs>
              <w:tab w:val="right" w:leader="dot" w:pos="9350"/>
            </w:tabs>
            <w:rPr>
              <w:ins w:id="236" w:author="David Conklin" w:date="2021-09-09T14:58:00Z"/>
              <w:rFonts w:eastAsiaTheme="minorEastAsia"/>
              <w:noProof/>
            </w:rPr>
          </w:pPr>
          <w:ins w:id="237"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"_Toc82091980"</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Project Overview</w:t>
            </w:r>
            <w:r>
              <w:rPr>
                <w:noProof/>
                <w:webHidden/>
              </w:rPr>
              <w:tab/>
            </w:r>
            <w:r>
              <w:rPr>
                <w:noProof/>
                <w:webHidden/>
              </w:rPr>
              <w:fldChar w:fldCharType="begin"/>
            </w:r>
            <w:r>
              <w:rPr>
                <w:noProof/>
                <w:webHidden/>
              </w:rPr>
              <w:instrText xml:space="preserve"> PAGEREF _Toc82091980 \h </w:instrText>
            </w:r>
            <w:r>
              <w:rPr>
                <w:noProof/>
                <w:webHidden/>
              </w:rPr>
            </w:r>
          </w:ins>
          <w:r>
            <w:rPr>
              <w:noProof/>
              <w:webHidden/>
            </w:rPr>
            <w:fldChar w:fldCharType="separate"/>
          </w:r>
          <w:ins w:id="238" w:author="David Conklin" w:date="2021-09-09T14:58:00Z">
            <w:r>
              <w:rPr>
                <w:noProof/>
                <w:webHidden/>
              </w:rPr>
              <w:t>56</w:t>
            </w:r>
            <w:r>
              <w:rPr>
                <w:noProof/>
                <w:webHidden/>
              </w:rPr>
              <w:fldChar w:fldCharType="end"/>
            </w:r>
            <w:r w:rsidRPr="003145F2">
              <w:rPr>
                <w:rStyle w:val="Hyperlink"/>
                <w:noProof/>
              </w:rPr>
              <w:fldChar w:fldCharType="end"/>
            </w:r>
          </w:ins>
        </w:p>
        <w:p w14:paraId="615D003B" w14:textId="3D80A185" w:rsidR="003D7F64" w:rsidRDefault="003D7F64">
          <w:pPr>
            <w:pStyle w:val="TOC2"/>
            <w:tabs>
              <w:tab w:val="right" w:leader="dot" w:pos="9350"/>
            </w:tabs>
            <w:rPr>
              <w:ins w:id="239" w:author="David Conklin" w:date="2021-09-09T14:58:00Z"/>
              <w:rFonts w:eastAsiaTheme="minorEastAsia"/>
              <w:noProof/>
            </w:rPr>
          </w:pPr>
          <w:ins w:id="240"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"_Toc82091981"</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Model and Simulation Overview</w:t>
            </w:r>
            <w:r>
              <w:rPr>
                <w:noProof/>
                <w:webHidden/>
              </w:rPr>
              <w:tab/>
            </w:r>
            <w:r>
              <w:rPr>
                <w:noProof/>
                <w:webHidden/>
              </w:rPr>
              <w:fldChar w:fldCharType="begin"/>
            </w:r>
            <w:r>
              <w:rPr>
                <w:noProof/>
                <w:webHidden/>
              </w:rPr>
              <w:instrText xml:space="preserve"> PAGEREF _Toc82091981 \h </w:instrText>
            </w:r>
            <w:r>
              <w:rPr>
                <w:noProof/>
                <w:webHidden/>
              </w:rPr>
            </w:r>
          </w:ins>
          <w:r>
            <w:rPr>
              <w:noProof/>
              <w:webHidden/>
            </w:rPr>
            <w:fldChar w:fldCharType="separate"/>
          </w:r>
          <w:ins w:id="241" w:author="David Conklin" w:date="2021-09-09T14:58:00Z">
            <w:r>
              <w:rPr>
                <w:noProof/>
                <w:webHidden/>
              </w:rPr>
              <w:t>58</w:t>
            </w:r>
            <w:r>
              <w:rPr>
                <w:noProof/>
                <w:webHidden/>
              </w:rPr>
              <w:fldChar w:fldCharType="end"/>
            </w:r>
            <w:r w:rsidRPr="003145F2">
              <w:rPr>
                <w:rStyle w:val="Hyperlink"/>
                <w:noProof/>
              </w:rPr>
              <w:fldChar w:fldCharType="end"/>
            </w:r>
          </w:ins>
        </w:p>
        <w:p w14:paraId="47DECCD9" w14:textId="2FB9F6FB" w:rsidR="003D7F64" w:rsidRDefault="003D7F64">
          <w:pPr>
            <w:pStyle w:val="TOC2"/>
            <w:tabs>
              <w:tab w:val="right" w:leader="dot" w:pos="9350"/>
            </w:tabs>
            <w:rPr>
              <w:ins w:id="242" w:author="David Conklin" w:date="2021-09-09T14:58:00Z"/>
              <w:rFonts w:eastAsiaTheme="minorEastAsia"/>
              <w:noProof/>
            </w:rPr>
          </w:pPr>
          <w:ins w:id="243"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"_Toc82091982"</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_Toc82091982 \h </w:instrText>
            </w:r>
            <w:r>
              <w:rPr>
                <w:noProof/>
                <w:webHidden/>
              </w:rPr>
            </w:r>
          </w:ins>
          <w:r>
            <w:rPr>
              <w:noProof/>
              <w:webHidden/>
            </w:rPr>
            <w:fldChar w:fldCharType="separate"/>
          </w:r>
          <w:ins w:id="244" w:author="David Conklin" w:date="2021-09-09T14:58:00Z">
            <w:r>
              <w:rPr>
                <w:noProof/>
                <w:webHidden/>
              </w:rPr>
              <w:t>59</w:t>
            </w:r>
            <w:r>
              <w:rPr>
                <w:noProof/>
                <w:webHidden/>
              </w:rPr>
              <w:fldChar w:fldCharType="end"/>
            </w:r>
            <w:r w:rsidRPr="003145F2">
              <w:rPr>
                <w:rStyle w:val="Hyperlink"/>
                <w:noProof/>
              </w:rPr>
              <w:fldChar w:fldCharType="end"/>
            </w:r>
          </w:ins>
        </w:p>
        <w:p w14:paraId="49656C82" w14:textId="0FBAE32A" w:rsidR="003D7F64" w:rsidRDefault="003D7F64">
          <w:pPr>
            <w:pStyle w:val="TOC2"/>
            <w:tabs>
              <w:tab w:val="right" w:leader="dot" w:pos="9350"/>
            </w:tabs>
            <w:rPr>
              <w:ins w:id="245" w:author="David Conklin" w:date="2021-09-09T14:58:00Z"/>
              <w:rFonts w:eastAsiaTheme="minorEastAsia"/>
              <w:noProof/>
            </w:rPr>
          </w:pPr>
          <w:ins w:id="246"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"_Toc82091983"</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Data changes for better representation of wetlands</w:t>
            </w:r>
            <w:r>
              <w:rPr>
                <w:noProof/>
                <w:webHidden/>
              </w:rPr>
              <w:tab/>
            </w:r>
            <w:r>
              <w:rPr>
                <w:noProof/>
                <w:webHidden/>
              </w:rPr>
              <w:fldChar w:fldCharType="begin"/>
            </w:r>
            <w:r>
              <w:rPr>
                <w:noProof/>
                <w:webHidden/>
              </w:rPr>
              <w:instrText xml:space="preserve"> PAGEREF _Toc82091983 \h </w:instrText>
            </w:r>
            <w:r>
              <w:rPr>
                <w:noProof/>
                <w:webHidden/>
              </w:rPr>
            </w:r>
          </w:ins>
          <w:r>
            <w:rPr>
              <w:noProof/>
              <w:webHidden/>
            </w:rPr>
            <w:fldChar w:fldCharType="separate"/>
          </w:r>
          <w:ins w:id="247" w:author="David Conklin" w:date="2021-09-09T14:58:00Z">
            <w:r>
              <w:rPr>
                <w:noProof/>
                <w:webHidden/>
              </w:rPr>
              <w:t>59</w:t>
            </w:r>
            <w:r>
              <w:rPr>
                <w:noProof/>
                <w:webHidden/>
              </w:rPr>
              <w:fldChar w:fldCharType="end"/>
            </w:r>
            <w:r w:rsidRPr="003145F2">
              <w:rPr>
                <w:rStyle w:val="Hyperlink"/>
                <w:noProof/>
              </w:rPr>
              <w:fldChar w:fldCharType="end"/>
            </w:r>
          </w:ins>
        </w:p>
        <w:p w14:paraId="5300A299" w14:textId="303DEDCE" w:rsidR="003D7F64" w:rsidRDefault="003D7F64">
          <w:pPr>
            <w:pStyle w:val="TOC2"/>
            <w:tabs>
              <w:tab w:val="right" w:leader="dot" w:pos="9350"/>
            </w:tabs>
            <w:rPr>
              <w:ins w:id="248" w:author="David Conklin" w:date="2021-09-09T14:58:00Z"/>
              <w:rFonts w:eastAsiaTheme="minorEastAsia"/>
              <w:noProof/>
            </w:rPr>
          </w:pPr>
          <w:ins w:id="249"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"_Toc82091984"</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Projection, Calendar, and Units</w:t>
            </w:r>
            <w:r>
              <w:rPr>
                <w:noProof/>
                <w:webHidden/>
              </w:rPr>
              <w:tab/>
            </w:r>
            <w:r>
              <w:rPr>
                <w:noProof/>
                <w:webHidden/>
              </w:rPr>
              <w:fldChar w:fldCharType="begin"/>
            </w:r>
            <w:r>
              <w:rPr>
                <w:noProof/>
                <w:webHidden/>
              </w:rPr>
              <w:instrText xml:space="preserve"> PAGEREF _Toc82091984 \h </w:instrText>
            </w:r>
            <w:r>
              <w:rPr>
                <w:noProof/>
                <w:webHidden/>
              </w:rPr>
            </w:r>
          </w:ins>
          <w:r>
            <w:rPr>
              <w:noProof/>
              <w:webHidden/>
            </w:rPr>
            <w:fldChar w:fldCharType="separate"/>
          </w:r>
          <w:ins w:id="250" w:author="David Conklin" w:date="2021-09-09T14:58:00Z">
            <w:r>
              <w:rPr>
                <w:noProof/>
                <w:webHidden/>
              </w:rPr>
              <w:t>60</w:t>
            </w:r>
            <w:r>
              <w:rPr>
                <w:noProof/>
                <w:webHidden/>
              </w:rPr>
              <w:fldChar w:fldCharType="end"/>
            </w:r>
            <w:r w:rsidRPr="003145F2">
              <w:rPr>
                <w:rStyle w:val="Hyperlink"/>
                <w:noProof/>
              </w:rPr>
              <w:fldChar w:fldCharType="end"/>
            </w:r>
          </w:ins>
        </w:p>
        <w:p w14:paraId="5A6AAC96" w14:textId="47835483" w:rsidR="003D7F64" w:rsidRDefault="003D7F64">
          <w:pPr>
            <w:pStyle w:val="TOC2"/>
            <w:tabs>
              <w:tab w:val="right" w:leader="dot" w:pos="9350"/>
            </w:tabs>
            <w:rPr>
              <w:ins w:id="251" w:author="David Conklin" w:date="2021-09-09T14:58:00Z"/>
              <w:rFonts w:eastAsiaTheme="minorEastAsia"/>
              <w:noProof/>
            </w:rPr>
          </w:pPr>
          <w:ins w:id="252"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"_Toc82091985"</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Simulation of changes in wetlands over time</w:t>
            </w:r>
            <w:r>
              <w:rPr>
                <w:noProof/>
                <w:webHidden/>
              </w:rPr>
              <w:tab/>
            </w:r>
            <w:r>
              <w:rPr>
                <w:noProof/>
                <w:webHidden/>
              </w:rPr>
              <w:fldChar w:fldCharType="begin"/>
            </w:r>
            <w:r>
              <w:rPr>
                <w:noProof/>
                <w:webHidden/>
              </w:rPr>
              <w:instrText xml:space="preserve"> PAGEREF _Toc82091985 \h </w:instrText>
            </w:r>
            <w:r>
              <w:rPr>
                <w:noProof/>
                <w:webHidden/>
              </w:rPr>
            </w:r>
          </w:ins>
          <w:r>
            <w:rPr>
              <w:noProof/>
              <w:webHidden/>
            </w:rPr>
            <w:fldChar w:fldCharType="separate"/>
          </w:r>
          <w:ins w:id="253" w:author="David Conklin" w:date="2021-09-09T14:58:00Z">
            <w:r>
              <w:rPr>
                <w:noProof/>
                <w:webHidden/>
              </w:rPr>
              <w:t>60</w:t>
            </w:r>
            <w:r>
              <w:rPr>
                <w:noProof/>
                <w:webHidden/>
              </w:rPr>
              <w:fldChar w:fldCharType="end"/>
            </w:r>
            <w:r w:rsidRPr="003145F2">
              <w:rPr>
                <w:rStyle w:val="Hyperlink"/>
                <w:noProof/>
              </w:rPr>
              <w:fldChar w:fldCharType="end"/>
            </w:r>
          </w:ins>
        </w:p>
        <w:p w14:paraId="496BCAA3" w14:textId="353DC096" w:rsidR="003D7F64" w:rsidRDefault="003D7F64">
          <w:pPr>
            <w:pStyle w:val="TOC2"/>
            <w:tabs>
              <w:tab w:val="right" w:leader="dot" w:pos="9350"/>
            </w:tabs>
            <w:rPr>
              <w:ins w:id="254" w:author="David Conklin" w:date="2021-09-09T14:58:00Z"/>
              <w:rFonts w:eastAsiaTheme="minorEastAsia"/>
              <w:noProof/>
            </w:rPr>
          </w:pPr>
          <w:ins w:id="255"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"_Toc82091986"</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How wetlands are represented in the model</w:t>
            </w:r>
            <w:r>
              <w:rPr>
                <w:noProof/>
                <w:webHidden/>
              </w:rPr>
              <w:tab/>
            </w:r>
            <w:r>
              <w:rPr>
                <w:noProof/>
                <w:webHidden/>
              </w:rPr>
              <w:fldChar w:fldCharType="begin"/>
            </w:r>
            <w:r>
              <w:rPr>
                <w:noProof/>
                <w:webHidden/>
              </w:rPr>
              <w:instrText xml:space="preserve"> PAGEREF _Toc82091986 \h </w:instrText>
            </w:r>
            <w:r>
              <w:rPr>
                <w:noProof/>
                <w:webHidden/>
              </w:rPr>
            </w:r>
          </w:ins>
          <w:r>
            <w:rPr>
              <w:noProof/>
              <w:webHidden/>
            </w:rPr>
            <w:fldChar w:fldCharType="separate"/>
          </w:r>
          <w:ins w:id="256" w:author="David Conklin" w:date="2021-09-09T14:58:00Z">
            <w:r>
              <w:rPr>
                <w:noProof/>
                <w:webHidden/>
              </w:rPr>
              <w:t>60</w:t>
            </w:r>
            <w:r>
              <w:rPr>
                <w:noProof/>
                <w:webHidden/>
              </w:rPr>
              <w:fldChar w:fldCharType="end"/>
            </w:r>
            <w:r w:rsidRPr="003145F2">
              <w:rPr>
                <w:rStyle w:val="Hyperlink"/>
                <w:noProof/>
              </w:rPr>
              <w:fldChar w:fldCharType="end"/>
            </w:r>
          </w:ins>
        </w:p>
        <w:p w14:paraId="4749A861" w14:textId="27ECE543" w:rsidR="003D7F64" w:rsidRDefault="003D7F64">
          <w:pPr>
            <w:pStyle w:val="TOC2"/>
            <w:tabs>
              <w:tab w:val="right" w:leader="dot" w:pos="9350"/>
            </w:tabs>
            <w:rPr>
              <w:ins w:id="257" w:author="David Conklin" w:date="2021-09-09T14:58:00Z"/>
              <w:rFonts w:eastAsiaTheme="minorEastAsia"/>
              <w:noProof/>
            </w:rPr>
          </w:pPr>
          <w:ins w:id="258"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"_Toc82091987"</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The Wetland class and Wetland objects in the C++ code</w:t>
            </w:r>
            <w:r>
              <w:rPr>
                <w:noProof/>
                <w:webHidden/>
              </w:rPr>
              <w:tab/>
            </w:r>
            <w:r>
              <w:rPr>
                <w:noProof/>
                <w:webHidden/>
              </w:rPr>
              <w:fldChar w:fldCharType="begin"/>
            </w:r>
            <w:r>
              <w:rPr>
                <w:noProof/>
                <w:webHidden/>
              </w:rPr>
              <w:instrText xml:space="preserve"> PAGEREF _Toc82091987 \h </w:instrText>
            </w:r>
            <w:r>
              <w:rPr>
                <w:noProof/>
                <w:webHidden/>
              </w:rPr>
            </w:r>
          </w:ins>
          <w:r>
            <w:rPr>
              <w:noProof/>
              <w:webHidden/>
            </w:rPr>
            <w:fldChar w:fldCharType="separate"/>
          </w:r>
          <w:ins w:id="259" w:author="David Conklin" w:date="2021-09-09T14:58:00Z">
            <w:r>
              <w:rPr>
                <w:noProof/>
                <w:webHidden/>
              </w:rPr>
              <w:t>62</w:t>
            </w:r>
            <w:r>
              <w:rPr>
                <w:noProof/>
                <w:webHidden/>
              </w:rPr>
              <w:fldChar w:fldCharType="end"/>
            </w:r>
            <w:r w:rsidRPr="003145F2">
              <w:rPr>
                <w:rStyle w:val="Hyperlink"/>
                <w:noProof/>
              </w:rPr>
              <w:fldChar w:fldCharType="end"/>
            </w:r>
          </w:ins>
        </w:p>
        <w:p w14:paraId="6FCD70EB" w14:textId="3608029C" w:rsidR="003D7F64" w:rsidRDefault="003D7F64">
          <w:pPr>
            <w:pStyle w:val="TOC2"/>
            <w:tabs>
              <w:tab w:val="right" w:leader="dot" w:pos="9350"/>
            </w:tabs>
            <w:rPr>
              <w:ins w:id="260" w:author="David Conklin" w:date="2021-09-09T14:58:00Z"/>
              <w:rFonts w:eastAsiaTheme="minorEastAsia"/>
              <w:noProof/>
            </w:rPr>
          </w:pPr>
          <w:ins w:id="261"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"_Toc82091988"</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Topology of wetlands, HRUs, IDUs, and reaches</w:t>
            </w:r>
            <w:r>
              <w:rPr>
                <w:noProof/>
                <w:webHidden/>
              </w:rPr>
              <w:tab/>
            </w:r>
            <w:r>
              <w:rPr>
                <w:noProof/>
                <w:webHidden/>
              </w:rPr>
              <w:fldChar w:fldCharType="begin"/>
            </w:r>
            <w:r>
              <w:rPr>
                <w:noProof/>
                <w:webHidden/>
              </w:rPr>
              <w:instrText xml:space="preserve"> PAGEREF _Toc82091988 \h </w:instrText>
            </w:r>
            <w:r>
              <w:rPr>
                <w:noProof/>
                <w:webHidden/>
              </w:rPr>
            </w:r>
          </w:ins>
          <w:r>
            <w:rPr>
              <w:noProof/>
              <w:webHidden/>
            </w:rPr>
            <w:fldChar w:fldCharType="separate"/>
          </w:r>
          <w:ins w:id="262" w:author="David Conklin" w:date="2021-09-09T14:58:00Z">
            <w:r>
              <w:rPr>
                <w:noProof/>
                <w:webHidden/>
              </w:rPr>
              <w:t>62</w:t>
            </w:r>
            <w:r>
              <w:rPr>
                <w:noProof/>
                <w:webHidden/>
              </w:rPr>
              <w:fldChar w:fldCharType="end"/>
            </w:r>
            <w:r w:rsidRPr="003145F2">
              <w:rPr>
                <w:rStyle w:val="Hyperlink"/>
                <w:noProof/>
              </w:rPr>
              <w:fldChar w:fldCharType="end"/>
            </w:r>
          </w:ins>
        </w:p>
        <w:p w14:paraId="3771E5DA" w14:textId="429C921B" w:rsidR="003D7F64" w:rsidRDefault="003D7F64">
          <w:pPr>
            <w:pStyle w:val="TOC2"/>
            <w:tabs>
              <w:tab w:val="right" w:leader="dot" w:pos="9350"/>
            </w:tabs>
            <w:rPr>
              <w:ins w:id="263" w:author="David Conklin" w:date="2021-09-09T14:58:00Z"/>
              <w:rFonts w:eastAsiaTheme="minorEastAsia"/>
              <w:noProof/>
            </w:rPr>
          </w:pPr>
          <w:ins w:id="264"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"_Toc82091989"</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Attributes of interest in the wetlands study</w:t>
            </w:r>
            <w:r>
              <w:rPr>
                <w:noProof/>
                <w:webHidden/>
              </w:rPr>
              <w:tab/>
            </w:r>
            <w:r>
              <w:rPr>
                <w:noProof/>
                <w:webHidden/>
              </w:rPr>
              <w:fldChar w:fldCharType="begin"/>
            </w:r>
            <w:r>
              <w:rPr>
                <w:noProof/>
                <w:webHidden/>
              </w:rPr>
              <w:instrText xml:space="preserve"> PAGEREF _Toc82091989 \h </w:instrText>
            </w:r>
            <w:r>
              <w:rPr>
                <w:noProof/>
                <w:webHidden/>
              </w:rPr>
            </w:r>
          </w:ins>
          <w:r>
            <w:rPr>
              <w:noProof/>
              <w:webHidden/>
            </w:rPr>
            <w:fldChar w:fldCharType="separate"/>
          </w:r>
          <w:ins w:id="265" w:author="David Conklin" w:date="2021-09-09T14:58:00Z">
            <w:r>
              <w:rPr>
                <w:noProof/>
                <w:webHidden/>
              </w:rPr>
              <w:t>62</w:t>
            </w:r>
            <w:r>
              <w:rPr>
                <w:noProof/>
                <w:webHidden/>
              </w:rPr>
              <w:fldChar w:fldCharType="end"/>
            </w:r>
            <w:r w:rsidRPr="003145F2">
              <w:rPr>
                <w:rStyle w:val="Hyperlink"/>
                <w:noProof/>
              </w:rPr>
              <w:fldChar w:fldCharType="end"/>
            </w:r>
          </w:ins>
        </w:p>
        <w:p w14:paraId="278BA70D" w14:textId="17734D4F" w:rsidR="003D7F64" w:rsidRDefault="003D7F64">
          <w:pPr>
            <w:pStyle w:val="TOC2"/>
            <w:tabs>
              <w:tab w:val="right" w:leader="dot" w:pos="9350"/>
            </w:tabs>
            <w:rPr>
              <w:ins w:id="266" w:author="David Conklin" w:date="2021-09-09T14:58:00Z"/>
              <w:rFonts w:eastAsiaTheme="minorEastAsia"/>
              <w:noProof/>
            </w:rPr>
          </w:pPr>
          <w:ins w:id="267"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"_Toc82091990"</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A WETNESS attribute</w:t>
            </w:r>
            <w:r>
              <w:rPr>
                <w:noProof/>
                <w:webHidden/>
              </w:rPr>
              <w:tab/>
            </w:r>
            <w:r>
              <w:rPr>
                <w:noProof/>
                <w:webHidden/>
              </w:rPr>
              <w:fldChar w:fldCharType="begin"/>
            </w:r>
            <w:r>
              <w:rPr>
                <w:noProof/>
                <w:webHidden/>
              </w:rPr>
              <w:instrText xml:space="preserve"> PAGEREF _Toc82091990 \h </w:instrText>
            </w:r>
            <w:r>
              <w:rPr>
                <w:noProof/>
                <w:webHidden/>
              </w:rPr>
            </w:r>
          </w:ins>
          <w:r>
            <w:rPr>
              <w:noProof/>
              <w:webHidden/>
            </w:rPr>
            <w:fldChar w:fldCharType="separate"/>
          </w:r>
          <w:ins w:id="268" w:author="David Conklin" w:date="2021-09-09T14:58:00Z">
            <w:r>
              <w:rPr>
                <w:noProof/>
                <w:webHidden/>
              </w:rPr>
              <w:t>62</w:t>
            </w:r>
            <w:r>
              <w:rPr>
                <w:noProof/>
                <w:webHidden/>
              </w:rPr>
              <w:fldChar w:fldCharType="end"/>
            </w:r>
            <w:r w:rsidRPr="003145F2">
              <w:rPr>
                <w:rStyle w:val="Hyperlink"/>
                <w:noProof/>
              </w:rPr>
              <w:fldChar w:fldCharType="end"/>
            </w:r>
          </w:ins>
        </w:p>
        <w:p w14:paraId="339462CF" w14:textId="381BF418" w:rsidR="003D7F64" w:rsidRDefault="003D7F64">
          <w:pPr>
            <w:pStyle w:val="TOC2"/>
            <w:tabs>
              <w:tab w:val="right" w:leader="dot" w:pos="9350"/>
            </w:tabs>
            <w:rPr>
              <w:ins w:id="269" w:author="David Conklin" w:date="2021-09-09T14:58:00Z"/>
              <w:rFonts w:eastAsiaTheme="minorEastAsia"/>
              <w:noProof/>
            </w:rPr>
          </w:pPr>
          <w:ins w:id="270"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"_Toc82091991"</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_Toc82091991 \h </w:instrText>
            </w:r>
            <w:r>
              <w:rPr>
                <w:noProof/>
                <w:webHidden/>
              </w:rPr>
            </w:r>
          </w:ins>
          <w:r>
            <w:rPr>
              <w:noProof/>
              <w:webHidden/>
            </w:rPr>
            <w:fldChar w:fldCharType="separate"/>
          </w:r>
          <w:ins w:id="271" w:author="David Conklin" w:date="2021-09-09T14:58:00Z">
            <w:r>
              <w:rPr>
                <w:noProof/>
                <w:webHidden/>
              </w:rPr>
              <w:t>63</w:t>
            </w:r>
            <w:r>
              <w:rPr>
                <w:noProof/>
                <w:webHidden/>
              </w:rPr>
              <w:fldChar w:fldCharType="end"/>
            </w:r>
            <w:r w:rsidRPr="003145F2">
              <w:rPr>
                <w:rStyle w:val="Hyperlink"/>
                <w:noProof/>
              </w:rPr>
              <w:fldChar w:fldCharType="end"/>
            </w:r>
          </w:ins>
        </w:p>
        <w:p w14:paraId="5E9F64CE" w14:textId="3A880437" w:rsidR="003D7F64" w:rsidRDefault="003D7F64">
          <w:pPr>
            <w:pStyle w:val="TOC3"/>
            <w:tabs>
              <w:tab w:val="right" w:leader="dot" w:pos="9350"/>
            </w:tabs>
            <w:rPr>
              <w:ins w:id="272" w:author="David Conklin" w:date="2021-09-09T14:58:00Z"/>
              <w:rFonts w:eastAsiaTheme="minorEastAsia"/>
              <w:noProof/>
            </w:rPr>
          </w:pPr>
          <w:ins w:id="273"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"_Toc82091992"</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Wetland IDU parameters</w:t>
            </w:r>
            <w:r>
              <w:rPr>
                <w:noProof/>
                <w:webHidden/>
              </w:rPr>
              <w:tab/>
            </w:r>
            <w:r>
              <w:rPr>
                <w:noProof/>
                <w:webHidden/>
              </w:rPr>
              <w:fldChar w:fldCharType="begin"/>
            </w:r>
            <w:r>
              <w:rPr>
                <w:noProof/>
                <w:webHidden/>
              </w:rPr>
              <w:instrText xml:space="preserve"> PAGEREF _Toc82091992 \h </w:instrText>
            </w:r>
            <w:r>
              <w:rPr>
                <w:noProof/>
                <w:webHidden/>
              </w:rPr>
            </w:r>
          </w:ins>
          <w:r>
            <w:rPr>
              <w:noProof/>
              <w:webHidden/>
            </w:rPr>
            <w:fldChar w:fldCharType="separate"/>
          </w:r>
          <w:ins w:id="274" w:author="David Conklin" w:date="2021-09-09T14:58:00Z">
            <w:r>
              <w:rPr>
                <w:noProof/>
                <w:webHidden/>
              </w:rPr>
              <w:t>64</w:t>
            </w:r>
            <w:r>
              <w:rPr>
                <w:noProof/>
                <w:webHidden/>
              </w:rPr>
              <w:fldChar w:fldCharType="end"/>
            </w:r>
            <w:r w:rsidRPr="003145F2">
              <w:rPr>
                <w:rStyle w:val="Hyperlink"/>
                <w:noProof/>
              </w:rPr>
              <w:fldChar w:fldCharType="end"/>
            </w:r>
          </w:ins>
        </w:p>
        <w:p w14:paraId="23EB293A" w14:textId="3F76AAA1" w:rsidR="003D7F64" w:rsidRDefault="003D7F64">
          <w:pPr>
            <w:pStyle w:val="TOC3"/>
            <w:tabs>
              <w:tab w:val="right" w:leader="dot" w:pos="9350"/>
            </w:tabs>
            <w:rPr>
              <w:ins w:id="275" w:author="David Conklin" w:date="2021-09-09T14:58:00Z"/>
              <w:rFonts w:eastAsiaTheme="minorEastAsia"/>
              <w:noProof/>
            </w:rPr>
          </w:pPr>
          <w:ins w:id="276"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"_Toc82091993"</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Reach parameters</w:t>
            </w:r>
            <w:r>
              <w:rPr>
                <w:noProof/>
                <w:webHidden/>
              </w:rPr>
              <w:tab/>
            </w:r>
            <w:r>
              <w:rPr>
                <w:noProof/>
                <w:webHidden/>
              </w:rPr>
              <w:fldChar w:fldCharType="begin"/>
            </w:r>
            <w:r>
              <w:rPr>
                <w:noProof/>
                <w:webHidden/>
              </w:rPr>
              <w:instrText xml:space="preserve"> PAGEREF _Toc82091993 \h </w:instrText>
            </w:r>
            <w:r>
              <w:rPr>
                <w:noProof/>
                <w:webHidden/>
              </w:rPr>
            </w:r>
          </w:ins>
          <w:r>
            <w:rPr>
              <w:noProof/>
              <w:webHidden/>
            </w:rPr>
            <w:fldChar w:fldCharType="separate"/>
          </w:r>
          <w:ins w:id="277" w:author="David Conklin" w:date="2021-09-09T14:58:00Z">
            <w:r>
              <w:rPr>
                <w:noProof/>
                <w:webHidden/>
              </w:rPr>
              <w:t>64</w:t>
            </w:r>
            <w:r>
              <w:rPr>
                <w:noProof/>
                <w:webHidden/>
              </w:rPr>
              <w:fldChar w:fldCharType="end"/>
            </w:r>
            <w:r w:rsidRPr="003145F2">
              <w:rPr>
                <w:rStyle w:val="Hyperlink"/>
                <w:noProof/>
              </w:rPr>
              <w:fldChar w:fldCharType="end"/>
            </w:r>
          </w:ins>
        </w:p>
        <w:p w14:paraId="0F994940" w14:textId="02B328CD" w:rsidR="003D7F64" w:rsidRDefault="003D7F64">
          <w:pPr>
            <w:pStyle w:val="TOC2"/>
            <w:tabs>
              <w:tab w:val="right" w:leader="dot" w:pos="9350"/>
            </w:tabs>
            <w:rPr>
              <w:ins w:id="278" w:author="David Conklin" w:date="2021-09-09T14:58:00Z"/>
              <w:rFonts w:eastAsiaTheme="minorEastAsia"/>
              <w:noProof/>
            </w:rPr>
          </w:pPr>
          <w:ins w:id="279"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"_Toc82091994"</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_Toc82091994 \h </w:instrText>
            </w:r>
            <w:r>
              <w:rPr>
                <w:noProof/>
                <w:webHidden/>
              </w:rPr>
            </w:r>
          </w:ins>
          <w:r>
            <w:rPr>
              <w:noProof/>
              <w:webHidden/>
            </w:rPr>
            <w:fldChar w:fldCharType="separate"/>
          </w:r>
          <w:ins w:id="280" w:author="David Conklin" w:date="2021-09-09T14:58:00Z">
            <w:r>
              <w:rPr>
                <w:noProof/>
                <w:webHidden/>
              </w:rPr>
              <w:t>64</w:t>
            </w:r>
            <w:r>
              <w:rPr>
                <w:noProof/>
                <w:webHidden/>
              </w:rPr>
              <w:fldChar w:fldCharType="end"/>
            </w:r>
            <w:r w:rsidRPr="003145F2">
              <w:rPr>
                <w:rStyle w:val="Hyperlink"/>
                <w:noProof/>
              </w:rPr>
              <w:fldChar w:fldCharType="end"/>
            </w:r>
          </w:ins>
        </w:p>
        <w:p w14:paraId="069BD20D" w14:textId="26950C29" w:rsidR="003D7F64" w:rsidRDefault="003D7F64">
          <w:pPr>
            <w:pStyle w:val="TOC2"/>
            <w:tabs>
              <w:tab w:val="right" w:leader="dot" w:pos="9350"/>
            </w:tabs>
            <w:rPr>
              <w:ins w:id="281" w:author="David Conklin" w:date="2021-09-09T14:58:00Z"/>
              <w:rFonts w:eastAsiaTheme="minorEastAsia"/>
              <w:noProof/>
            </w:rPr>
          </w:pPr>
          <w:ins w:id="282"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"_Toc82091995"</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Standing water temperature</w:t>
            </w:r>
            <w:r>
              <w:rPr>
                <w:noProof/>
                <w:webHidden/>
              </w:rPr>
              <w:tab/>
            </w:r>
            <w:r>
              <w:rPr>
                <w:noProof/>
                <w:webHidden/>
              </w:rPr>
              <w:fldChar w:fldCharType="begin"/>
            </w:r>
            <w:r>
              <w:rPr>
                <w:noProof/>
                <w:webHidden/>
              </w:rPr>
              <w:instrText xml:space="preserve"> PAGEREF _Toc82091995 \h </w:instrText>
            </w:r>
            <w:r>
              <w:rPr>
                <w:noProof/>
                <w:webHidden/>
              </w:rPr>
            </w:r>
          </w:ins>
          <w:r>
            <w:rPr>
              <w:noProof/>
              <w:webHidden/>
            </w:rPr>
            <w:fldChar w:fldCharType="separate"/>
          </w:r>
          <w:ins w:id="283" w:author="David Conklin" w:date="2021-09-09T14:58:00Z">
            <w:r>
              <w:rPr>
                <w:noProof/>
                <w:webHidden/>
              </w:rPr>
              <w:t>66</w:t>
            </w:r>
            <w:r>
              <w:rPr>
                <w:noProof/>
                <w:webHidden/>
              </w:rPr>
              <w:fldChar w:fldCharType="end"/>
            </w:r>
            <w:r w:rsidRPr="003145F2">
              <w:rPr>
                <w:rStyle w:val="Hyperlink"/>
                <w:noProof/>
              </w:rPr>
              <w:fldChar w:fldCharType="end"/>
            </w:r>
          </w:ins>
        </w:p>
        <w:p w14:paraId="22D6003C" w14:textId="31411D61" w:rsidR="003D7F64" w:rsidRDefault="003D7F64">
          <w:pPr>
            <w:pStyle w:val="TOC2"/>
            <w:tabs>
              <w:tab w:val="right" w:leader="dot" w:pos="9350"/>
            </w:tabs>
            <w:rPr>
              <w:ins w:id="284" w:author="David Conklin" w:date="2021-09-09T14:58:00Z"/>
              <w:rFonts w:eastAsiaTheme="minorEastAsia"/>
              <w:noProof/>
            </w:rPr>
          </w:pPr>
          <w:ins w:id="285"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"_Toc82091996"</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Evapotranspiration from wetlands</w:t>
            </w:r>
            <w:r>
              <w:rPr>
                <w:noProof/>
                <w:webHidden/>
              </w:rPr>
              <w:tab/>
            </w:r>
            <w:r>
              <w:rPr>
                <w:noProof/>
                <w:webHidden/>
              </w:rPr>
              <w:fldChar w:fldCharType="begin"/>
            </w:r>
            <w:r>
              <w:rPr>
                <w:noProof/>
                <w:webHidden/>
              </w:rPr>
              <w:instrText xml:space="preserve"> PAGEREF _Toc82091996 \h </w:instrText>
            </w:r>
            <w:r>
              <w:rPr>
                <w:noProof/>
                <w:webHidden/>
              </w:rPr>
            </w:r>
          </w:ins>
          <w:r>
            <w:rPr>
              <w:noProof/>
              <w:webHidden/>
            </w:rPr>
            <w:fldChar w:fldCharType="separate"/>
          </w:r>
          <w:ins w:id="286" w:author="David Conklin" w:date="2021-09-09T14:58:00Z">
            <w:r>
              <w:rPr>
                <w:noProof/>
                <w:webHidden/>
              </w:rPr>
              <w:t>66</w:t>
            </w:r>
            <w:r>
              <w:rPr>
                <w:noProof/>
                <w:webHidden/>
              </w:rPr>
              <w:fldChar w:fldCharType="end"/>
            </w:r>
            <w:r w:rsidRPr="003145F2">
              <w:rPr>
                <w:rStyle w:val="Hyperlink"/>
                <w:noProof/>
              </w:rPr>
              <w:fldChar w:fldCharType="end"/>
            </w:r>
          </w:ins>
        </w:p>
        <w:p w14:paraId="06D3CA87" w14:textId="05173E6D" w:rsidR="003D7F64" w:rsidRDefault="003D7F64">
          <w:pPr>
            <w:pStyle w:val="TOC2"/>
            <w:tabs>
              <w:tab w:val="right" w:leader="dot" w:pos="9350"/>
            </w:tabs>
            <w:rPr>
              <w:ins w:id="287" w:author="David Conklin" w:date="2021-09-09T14:58:00Z"/>
              <w:rFonts w:eastAsiaTheme="minorEastAsia"/>
              <w:noProof/>
            </w:rPr>
          </w:pPr>
          <w:ins w:id="288"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"_Toc82091997"</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Loss (or gain) of wetlands</w:t>
            </w:r>
            <w:r>
              <w:rPr>
                <w:noProof/>
                <w:webHidden/>
              </w:rPr>
              <w:tab/>
            </w:r>
            <w:r>
              <w:rPr>
                <w:noProof/>
                <w:webHidden/>
              </w:rPr>
              <w:fldChar w:fldCharType="begin"/>
            </w:r>
            <w:r>
              <w:rPr>
                <w:noProof/>
                <w:webHidden/>
              </w:rPr>
              <w:instrText xml:space="preserve"> PAGEREF _Toc82091997 \h </w:instrText>
            </w:r>
            <w:r>
              <w:rPr>
                <w:noProof/>
                <w:webHidden/>
              </w:rPr>
            </w:r>
          </w:ins>
          <w:r>
            <w:rPr>
              <w:noProof/>
              <w:webHidden/>
            </w:rPr>
            <w:fldChar w:fldCharType="separate"/>
          </w:r>
          <w:ins w:id="289" w:author="David Conklin" w:date="2021-09-09T14:58:00Z">
            <w:r>
              <w:rPr>
                <w:noProof/>
                <w:webHidden/>
              </w:rPr>
              <w:t>66</w:t>
            </w:r>
            <w:r>
              <w:rPr>
                <w:noProof/>
                <w:webHidden/>
              </w:rPr>
              <w:fldChar w:fldCharType="end"/>
            </w:r>
            <w:r w:rsidRPr="003145F2">
              <w:rPr>
                <w:rStyle w:val="Hyperlink"/>
                <w:noProof/>
              </w:rPr>
              <w:fldChar w:fldCharType="end"/>
            </w:r>
          </w:ins>
        </w:p>
        <w:p w14:paraId="060D5086" w14:textId="29191437" w:rsidR="003D7F64" w:rsidRDefault="003D7F64">
          <w:pPr>
            <w:pStyle w:val="TOC2"/>
            <w:tabs>
              <w:tab w:val="right" w:leader="dot" w:pos="9350"/>
            </w:tabs>
            <w:rPr>
              <w:ins w:id="290" w:author="David Conklin" w:date="2021-09-09T14:58:00Z"/>
              <w:rFonts w:eastAsiaTheme="minorEastAsia"/>
              <w:noProof/>
            </w:rPr>
          </w:pPr>
          <w:ins w:id="291"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"_Toc82091998"</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Wetland state and transition model</w:t>
            </w:r>
            <w:r>
              <w:rPr>
                <w:noProof/>
                <w:webHidden/>
              </w:rPr>
              <w:tab/>
            </w:r>
            <w:r>
              <w:rPr>
                <w:noProof/>
                <w:webHidden/>
              </w:rPr>
              <w:fldChar w:fldCharType="begin"/>
            </w:r>
            <w:r>
              <w:rPr>
                <w:noProof/>
                <w:webHidden/>
              </w:rPr>
              <w:instrText xml:space="preserve"> PAGEREF _Toc82091998 \h </w:instrText>
            </w:r>
            <w:r>
              <w:rPr>
                <w:noProof/>
                <w:webHidden/>
              </w:rPr>
            </w:r>
          </w:ins>
          <w:r>
            <w:rPr>
              <w:noProof/>
              <w:webHidden/>
            </w:rPr>
            <w:fldChar w:fldCharType="separate"/>
          </w:r>
          <w:ins w:id="292" w:author="David Conklin" w:date="2021-09-09T14:58:00Z">
            <w:r>
              <w:rPr>
                <w:noProof/>
                <w:webHidden/>
              </w:rPr>
              <w:t>67</w:t>
            </w:r>
            <w:r>
              <w:rPr>
                <w:noProof/>
                <w:webHidden/>
              </w:rPr>
              <w:fldChar w:fldCharType="end"/>
            </w:r>
            <w:r w:rsidRPr="003145F2">
              <w:rPr>
                <w:rStyle w:val="Hyperlink"/>
                <w:noProof/>
              </w:rPr>
              <w:fldChar w:fldCharType="end"/>
            </w:r>
          </w:ins>
        </w:p>
        <w:p w14:paraId="47D6CFFD" w14:textId="3DB0D5DB" w:rsidR="003D7F64" w:rsidRDefault="003D7F64">
          <w:pPr>
            <w:pStyle w:val="TOC2"/>
            <w:tabs>
              <w:tab w:val="right" w:leader="dot" w:pos="9350"/>
            </w:tabs>
            <w:rPr>
              <w:ins w:id="293" w:author="David Conklin" w:date="2021-09-09T14:58:00Z"/>
              <w:rFonts w:eastAsiaTheme="minorEastAsia"/>
              <w:noProof/>
            </w:rPr>
          </w:pPr>
          <w:ins w:id="294"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"_Toc82091999"</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Reality check</w:t>
            </w:r>
            <w:r>
              <w:rPr>
                <w:noProof/>
                <w:webHidden/>
              </w:rPr>
              <w:tab/>
            </w:r>
            <w:r>
              <w:rPr>
                <w:noProof/>
                <w:webHidden/>
              </w:rPr>
              <w:fldChar w:fldCharType="begin"/>
            </w:r>
            <w:r>
              <w:rPr>
                <w:noProof/>
                <w:webHidden/>
              </w:rPr>
              <w:instrText xml:space="preserve"> PAGEREF _Toc82091999 \h </w:instrText>
            </w:r>
            <w:r>
              <w:rPr>
                <w:noProof/>
                <w:webHidden/>
              </w:rPr>
            </w:r>
          </w:ins>
          <w:r>
            <w:rPr>
              <w:noProof/>
              <w:webHidden/>
            </w:rPr>
            <w:fldChar w:fldCharType="separate"/>
          </w:r>
          <w:ins w:id="295" w:author="David Conklin" w:date="2021-09-09T14:58:00Z">
            <w:r>
              <w:rPr>
                <w:noProof/>
                <w:webHidden/>
              </w:rPr>
              <w:t>68</w:t>
            </w:r>
            <w:r>
              <w:rPr>
                <w:noProof/>
                <w:webHidden/>
              </w:rPr>
              <w:fldChar w:fldCharType="end"/>
            </w:r>
            <w:r w:rsidRPr="003145F2">
              <w:rPr>
                <w:rStyle w:val="Hyperlink"/>
                <w:noProof/>
              </w:rPr>
              <w:fldChar w:fldCharType="end"/>
            </w:r>
          </w:ins>
        </w:p>
        <w:p w14:paraId="16F5F64D" w14:textId="2E555F4C" w:rsidR="003D7F64" w:rsidRDefault="003D7F64">
          <w:pPr>
            <w:pStyle w:val="TOC2"/>
            <w:tabs>
              <w:tab w:val="right" w:leader="dot" w:pos="9350"/>
            </w:tabs>
            <w:rPr>
              <w:ins w:id="296" w:author="David Conklin" w:date="2021-09-09T14:58:00Z"/>
              <w:rFonts w:eastAsiaTheme="minorEastAsia"/>
              <w:noProof/>
            </w:rPr>
          </w:pPr>
          <w:ins w:id="297"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"_Toc82092000"</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High Cascades Springs</w:t>
            </w:r>
            <w:r>
              <w:rPr>
                <w:noProof/>
                <w:webHidden/>
              </w:rPr>
              <w:tab/>
            </w:r>
            <w:r>
              <w:rPr>
                <w:noProof/>
                <w:webHidden/>
              </w:rPr>
              <w:fldChar w:fldCharType="begin"/>
            </w:r>
            <w:r>
              <w:rPr>
                <w:noProof/>
                <w:webHidden/>
              </w:rPr>
              <w:instrText xml:space="preserve"> PAGEREF _Toc82092000 \h </w:instrText>
            </w:r>
            <w:r>
              <w:rPr>
                <w:noProof/>
                <w:webHidden/>
              </w:rPr>
            </w:r>
          </w:ins>
          <w:r>
            <w:rPr>
              <w:noProof/>
              <w:webHidden/>
            </w:rPr>
            <w:fldChar w:fldCharType="separate"/>
          </w:r>
          <w:ins w:id="298" w:author="David Conklin" w:date="2021-09-09T14:58:00Z">
            <w:r>
              <w:rPr>
                <w:noProof/>
                <w:webHidden/>
              </w:rPr>
              <w:t>70</w:t>
            </w:r>
            <w:r>
              <w:rPr>
                <w:noProof/>
                <w:webHidden/>
              </w:rPr>
              <w:fldChar w:fldCharType="end"/>
            </w:r>
            <w:r w:rsidRPr="003145F2">
              <w:rPr>
                <w:rStyle w:val="Hyperlink"/>
                <w:noProof/>
              </w:rPr>
              <w:fldChar w:fldCharType="end"/>
            </w:r>
          </w:ins>
        </w:p>
        <w:p w14:paraId="74F6B632" w14:textId="4F630AD3" w:rsidR="003D7F64" w:rsidRDefault="003D7F64">
          <w:pPr>
            <w:pStyle w:val="TOC2"/>
            <w:tabs>
              <w:tab w:val="right" w:leader="dot" w:pos="9350"/>
            </w:tabs>
            <w:rPr>
              <w:ins w:id="299" w:author="David Conklin" w:date="2021-09-09T14:58:00Z"/>
              <w:rFonts w:eastAsiaTheme="minorEastAsia"/>
              <w:noProof/>
            </w:rPr>
          </w:pPr>
          <w:ins w:id="300"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"_Toc82092001"</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Calibration and simulation skill</w:t>
            </w:r>
            <w:r>
              <w:rPr>
                <w:noProof/>
                <w:webHidden/>
              </w:rPr>
              <w:tab/>
            </w:r>
            <w:r>
              <w:rPr>
                <w:noProof/>
                <w:webHidden/>
              </w:rPr>
              <w:fldChar w:fldCharType="begin"/>
            </w:r>
            <w:r>
              <w:rPr>
                <w:noProof/>
                <w:webHidden/>
              </w:rPr>
              <w:instrText xml:space="preserve"> PAGEREF _Toc82092001 \h </w:instrText>
            </w:r>
            <w:r>
              <w:rPr>
                <w:noProof/>
                <w:webHidden/>
              </w:rPr>
            </w:r>
          </w:ins>
          <w:r>
            <w:rPr>
              <w:noProof/>
              <w:webHidden/>
            </w:rPr>
            <w:fldChar w:fldCharType="separate"/>
          </w:r>
          <w:ins w:id="301" w:author="David Conklin" w:date="2021-09-09T14:58:00Z">
            <w:r>
              <w:rPr>
                <w:noProof/>
                <w:webHidden/>
              </w:rPr>
              <w:t>71</w:t>
            </w:r>
            <w:r>
              <w:rPr>
                <w:noProof/>
                <w:webHidden/>
              </w:rPr>
              <w:fldChar w:fldCharType="end"/>
            </w:r>
            <w:r w:rsidRPr="003145F2">
              <w:rPr>
                <w:rStyle w:val="Hyperlink"/>
                <w:noProof/>
              </w:rPr>
              <w:fldChar w:fldCharType="end"/>
            </w:r>
          </w:ins>
        </w:p>
        <w:p w14:paraId="37B88E48" w14:textId="7A7AA1CF" w:rsidR="003D7F64" w:rsidRDefault="003D7F64">
          <w:pPr>
            <w:pStyle w:val="TOC2"/>
            <w:tabs>
              <w:tab w:val="right" w:leader="dot" w:pos="9350"/>
            </w:tabs>
            <w:rPr>
              <w:ins w:id="302" w:author="David Conklin" w:date="2021-09-09T14:58:00Z"/>
              <w:rFonts w:eastAsiaTheme="minorEastAsia"/>
              <w:noProof/>
            </w:rPr>
          </w:pPr>
          <w:ins w:id="303" w:author="David Conklin" w:date="2021-09-09T14:58:00Z">
            <w:r w:rsidRPr="003145F2">
              <w:rPr>
                <w:rStyle w:val="Hyperlink"/>
                <w:noProof/>
              </w:rPr>
              <w:lastRenderedPageBreak/>
              <w:fldChar w:fldCharType="begin"/>
            </w:r>
            <w:r w:rsidRPr="003145F2">
              <w:rPr>
                <w:rStyle w:val="Hyperlink"/>
                <w:noProof/>
              </w:rPr>
              <w:instrText xml:space="preserve"> </w:instrText>
            </w:r>
            <w:r>
              <w:rPr>
                <w:noProof/>
              </w:rPr>
              <w:instrText>HYPERLINK \l "_Toc82092002"</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Analysis of locations where the model has low skill</w:t>
            </w:r>
            <w:r>
              <w:rPr>
                <w:noProof/>
                <w:webHidden/>
              </w:rPr>
              <w:tab/>
            </w:r>
            <w:r>
              <w:rPr>
                <w:noProof/>
                <w:webHidden/>
              </w:rPr>
              <w:fldChar w:fldCharType="begin"/>
            </w:r>
            <w:r>
              <w:rPr>
                <w:noProof/>
                <w:webHidden/>
              </w:rPr>
              <w:instrText xml:space="preserve"> PAGEREF _Toc82092002 \h </w:instrText>
            </w:r>
            <w:r>
              <w:rPr>
                <w:noProof/>
                <w:webHidden/>
              </w:rPr>
            </w:r>
          </w:ins>
          <w:r>
            <w:rPr>
              <w:noProof/>
              <w:webHidden/>
            </w:rPr>
            <w:fldChar w:fldCharType="separate"/>
          </w:r>
          <w:ins w:id="304" w:author="David Conklin" w:date="2021-09-09T14:58:00Z">
            <w:r>
              <w:rPr>
                <w:noProof/>
                <w:webHidden/>
              </w:rPr>
              <w:t>74</w:t>
            </w:r>
            <w:r>
              <w:rPr>
                <w:noProof/>
                <w:webHidden/>
              </w:rPr>
              <w:fldChar w:fldCharType="end"/>
            </w:r>
            <w:r w:rsidRPr="003145F2">
              <w:rPr>
                <w:rStyle w:val="Hyperlink"/>
                <w:noProof/>
              </w:rPr>
              <w:fldChar w:fldCharType="end"/>
            </w:r>
          </w:ins>
        </w:p>
        <w:p w14:paraId="3E372C35" w14:textId="4CCAB65A" w:rsidR="003D7F64" w:rsidRDefault="003D7F64">
          <w:pPr>
            <w:pStyle w:val="TOC2"/>
            <w:tabs>
              <w:tab w:val="right" w:leader="dot" w:pos="9350"/>
            </w:tabs>
            <w:rPr>
              <w:ins w:id="305" w:author="David Conklin" w:date="2021-09-09T14:58:00Z"/>
              <w:rFonts w:eastAsiaTheme="minorEastAsia"/>
              <w:noProof/>
            </w:rPr>
          </w:pPr>
          <w:ins w:id="306"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"_Toc82092003"</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_Toc82092003 \h </w:instrText>
            </w:r>
            <w:r>
              <w:rPr>
                <w:noProof/>
                <w:webHidden/>
              </w:rPr>
            </w:r>
          </w:ins>
          <w:r>
            <w:rPr>
              <w:noProof/>
              <w:webHidden/>
            </w:rPr>
            <w:fldChar w:fldCharType="separate"/>
          </w:r>
          <w:ins w:id="307" w:author="David Conklin" w:date="2021-09-09T14:58:00Z">
            <w:r>
              <w:rPr>
                <w:noProof/>
                <w:webHidden/>
              </w:rPr>
              <w:t>75</w:t>
            </w:r>
            <w:r>
              <w:rPr>
                <w:noProof/>
                <w:webHidden/>
              </w:rPr>
              <w:fldChar w:fldCharType="end"/>
            </w:r>
            <w:r w:rsidRPr="003145F2">
              <w:rPr>
                <w:rStyle w:val="Hyperlink"/>
                <w:noProof/>
              </w:rPr>
              <w:fldChar w:fldCharType="end"/>
            </w:r>
          </w:ins>
        </w:p>
        <w:p w14:paraId="65A7D51A" w14:textId="57679646" w:rsidR="003D7F64" w:rsidRDefault="003D7F64">
          <w:pPr>
            <w:pStyle w:val="TOC2"/>
            <w:tabs>
              <w:tab w:val="right" w:leader="dot" w:pos="9350"/>
            </w:tabs>
            <w:rPr>
              <w:ins w:id="308" w:author="David Conklin" w:date="2021-09-09T14:58:00Z"/>
              <w:rFonts w:eastAsiaTheme="minorEastAsia"/>
              <w:noProof/>
            </w:rPr>
          </w:pPr>
          <w:ins w:id="309"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"_Toc82092004"</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CW3M v. Shade-a-lator</w:t>
            </w:r>
            <w:r>
              <w:rPr>
                <w:noProof/>
                <w:webHidden/>
              </w:rPr>
              <w:tab/>
            </w:r>
            <w:r>
              <w:rPr>
                <w:noProof/>
                <w:webHidden/>
              </w:rPr>
              <w:fldChar w:fldCharType="begin"/>
            </w:r>
            <w:r>
              <w:rPr>
                <w:noProof/>
                <w:webHidden/>
              </w:rPr>
              <w:instrText xml:space="preserve"> PAGEREF _Toc82092004 \h </w:instrText>
            </w:r>
            <w:r>
              <w:rPr>
                <w:noProof/>
                <w:webHidden/>
              </w:rPr>
            </w:r>
          </w:ins>
          <w:r>
            <w:rPr>
              <w:noProof/>
              <w:webHidden/>
            </w:rPr>
            <w:fldChar w:fldCharType="separate"/>
          </w:r>
          <w:ins w:id="310" w:author="David Conklin" w:date="2021-09-09T14:58:00Z">
            <w:r>
              <w:rPr>
                <w:noProof/>
                <w:webHidden/>
              </w:rPr>
              <w:t>76</w:t>
            </w:r>
            <w:r>
              <w:rPr>
                <w:noProof/>
                <w:webHidden/>
              </w:rPr>
              <w:fldChar w:fldCharType="end"/>
            </w:r>
            <w:r w:rsidRPr="003145F2">
              <w:rPr>
                <w:rStyle w:val="Hyperlink"/>
                <w:noProof/>
              </w:rPr>
              <w:fldChar w:fldCharType="end"/>
            </w:r>
          </w:ins>
        </w:p>
        <w:p w14:paraId="72A73D34" w14:textId="76E11C21" w:rsidR="003D7F64" w:rsidRDefault="003D7F64">
          <w:pPr>
            <w:pStyle w:val="TOC2"/>
            <w:tabs>
              <w:tab w:val="right" w:leader="dot" w:pos="9350"/>
            </w:tabs>
            <w:rPr>
              <w:ins w:id="311" w:author="David Conklin" w:date="2021-09-09T14:58:00Z"/>
              <w:rFonts w:eastAsiaTheme="minorEastAsia"/>
              <w:noProof/>
            </w:rPr>
          </w:pPr>
          <w:ins w:id="312"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"_Toc82092005"</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Comparison of CW3M results to Shade-a-lator results</w:t>
            </w:r>
            <w:r>
              <w:rPr>
                <w:noProof/>
                <w:webHidden/>
              </w:rPr>
              <w:tab/>
            </w:r>
            <w:r>
              <w:rPr>
                <w:noProof/>
                <w:webHidden/>
              </w:rPr>
              <w:fldChar w:fldCharType="begin"/>
            </w:r>
            <w:r>
              <w:rPr>
                <w:noProof/>
                <w:webHidden/>
              </w:rPr>
              <w:instrText xml:space="preserve"> PAGEREF _Toc82092005 \h </w:instrText>
            </w:r>
            <w:r>
              <w:rPr>
                <w:noProof/>
                <w:webHidden/>
              </w:rPr>
            </w:r>
          </w:ins>
          <w:r>
            <w:rPr>
              <w:noProof/>
              <w:webHidden/>
            </w:rPr>
            <w:fldChar w:fldCharType="separate"/>
          </w:r>
          <w:ins w:id="313" w:author="David Conklin" w:date="2021-09-09T14:58:00Z">
            <w:r>
              <w:rPr>
                <w:noProof/>
                <w:webHidden/>
              </w:rPr>
              <w:t>78</w:t>
            </w:r>
            <w:r>
              <w:rPr>
                <w:noProof/>
                <w:webHidden/>
              </w:rPr>
              <w:fldChar w:fldCharType="end"/>
            </w:r>
            <w:r w:rsidRPr="003145F2">
              <w:rPr>
                <w:rStyle w:val="Hyperlink"/>
                <w:noProof/>
              </w:rPr>
              <w:fldChar w:fldCharType="end"/>
            </w:r>
          </w:ins>
        </w:p>
        <w:p w14:paraId="14E3F046" w14:textId="377A3C39" w:rsidR="003D7F64" w:rsidRDefault="003D7F64">
          <w:pPr>
            <w:pStyle w:val="TOC1"/>
            <w:tabs>
              <w:tab w:val="right" w:leader="dot" w:pos="9350"/>
            </w:tabs>
            <w:rPr>
              <w:ins w:id="314" w:author="David Conklin" w:date="2021-09-09T14:58:00Z"/>
              <w:rFonts w:eastAsiaTheme="minorEastAsia"/>
              <w:noProof/>
            </w:rPr>
          </w:pPr>
          <w:ins w:id="315"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"_Toc82092006"</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The Clackamas Basin</w:t>
            </w:r>
            <w:r>
              <w:rPr>
                <w:noProof/>
                <w:webHidden/>
              </w:rPr>
              <w:tab/>
            </w:r>
            <w:r>
              <w:rPr>
                <w:noProof/>
                <w:webHidden/>
              </w:rPr>
              <w:fldChar w:fldCharType="begin"/>
            </w:r>
            <w:r>
              <w:rPr>
                <w:noProof/>
                <w:webHidden/>
              </w:rPr>
              <w:instrText xml:space="preserve"> PAGEREF _Toc82092006 \h </w:instrText>
            </w:r>
            <w:r>
              <w:rPr>
                <w:noProof/>
                <w:webHidden/>
              </w:rPr>
            </w:r>
          </w:ins>
          <w:r>
            <w:rPr>
              <w:noProof/>
              <w:webHidden/>
            </w:rPr>
            <w:fldChar w:fldCharType="separate"/>
          </w:r>
          <w:ins w:id="316" w:author="David Conklin" w:date="2021-09-09T14:58:00Z">
            <w:r>
              <w:rPr>
                <w:noProof/>
                <w:webHidden/>
              </w:rPr>
              <w:t>81</w:t>
            </w:r>
            <w:r>
              <w:rPr>
                <w:noProof/>
                <w:webHidden/>
              </w:rPr>
              <w:fldChar w:fldCharType="end"/>
            </w:r>
            <w:r w:rsidRPr="003145F2">
              <w:rPr>
                <w:rStyle w:val="Hyperlink"/>
                <w:noProof/>
              </w:rPr>
              <w:fldChar w:fldCharType="end"/>
            </w:r>
          </w:ins>
        </w:p>
        <w:p w14:paraId="078574FD" w14:textId="3CFAE3C7" w:rsidR="003D7F64" w:rsidRDefault="003D7F64">
          <w:pPr>
            <w:pStyle w:val="TOC1"/>
            <w:tabs>
              <w:tab w:val="right" w:leader="dot" w:pos="9350"/>
            </w:tabs>
            <w:rPr>
              <w:ins w:id="317" w:author="David Conklin" w:date="2021-09-09T14:58:00Z"/>
              <w:rFonts w:eastAsiaTheme="minorEastAsia"/>
              <w:noProof/>
            </w:rPr>
          </w:pPr>
          <w:ins w:id="318"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"_Toc82092007"</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Directory structure and file names</w:t>
            </w:r>
            <w:r>
              <w:rPr>
                <w:noProof/>
                <w:webHidden/>
              </w:rPr>
              <w:tab/>
            </w:r>
            <w:r>
              <w:rPr>
                <w:noProof/>
                <w:webHidden/>
              </w:rPr>
              <w:fldChar w:fldCharType="begin"/>
            </w:r>
            <w:r>
              <w:rPr>
                <w:noProof/>
                <w:webHidden/>
              </w:rPr>
              <w:instrText xml:space="preserve"> PAGEREF _Toc82092007 \h </w:instrText>
            </w:r>
            <w:r>
              <w:rPr>
                <w:noProof/>
                <w:webHidden/>
              </w:rPr>
            </w:r>
          </w:ins>
          <w:r>
            <w:rPr>
              <w:noProof/>
              <w:webHidden/>
            </w:rPr>
            <w:fldChar w:fldCharType="separate"/>
          </w:r>
          <w:ins w:id="319" w:author="David Conklin" w:date="2021-09-09T14:58:00Z">
            <w:r>
              <w:rPr>
                <w:noProof/>
                <w:webHidden/>
              </w:rPr>
              <w:t>82</w:t>
            </w:r>
            <w:r>
              <w:rPr>
                <w:noProof/>
                <w:webHidden/>
              </w:rPr>
              <w:fldChar w:fldCharType="end"/>
            </w:r>
            <w:r w:rsidRPr="003145F2">
              <w:rPr>
                <w:rStyle w:val="Hyperlink"/>
                <w:noProof/>
              </w:rPr>
              <w:fldChar w:fldCharType="end"/>
            </w:r>
          </w:ins>
        </w:p>
        <w:p w14:paraId="25E5D34C" w14:textId="600B158F" w:rsidR="003D7F64" w:rsidRDefault="003D7F64">
          <w:pPr>
            <w:pStyle w:val="TOC1"/>
            <w:tabs>
              <w:tab w:val="right" w:leader="dot" w:pos="9350"/>
            </w:tabs>
            <w:rPr>
              <w:ins w:id="320" w:author="David Conklin" w:date="2021-09-09T14:58:00Z"/>
              <w:rFonts w:eastAsiaTheme="minorEastAsia"/>
              <w:noProof/>
            </w:rPr>
          </w:pPr>
          <w:ins w:id="321"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"_Toc82092008"</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Release Log</w:t>
            </w:r>
            <w:r>
              <w:rPr>
                <w:noProof/>
                <w:webHidden/>
              </w:rPr>
              <w:tab/>
            </w:r>
            <w:r>
              <w:rPr>
                <w:noProof/>
                <w:webHidden/>
              </w:rPr>
              <w:fldChar w:fldCharType="begin"/>
            </w:r>
            <w:r>
              <w:rPr>
                <w:noProof/>
                <w:webHidden/>
              </w:rPr>
              <w:instrText xml:space="preserve"> PAGEREF _Toc82092008 \h </w:instrText>
            </w:r>
            <w:r>
              <w:rPr>
                <w:noProof/>
                <w:webHidden/>
              </w:rPr>
            </w:r>
          </w:ins>
          <w:r>
            <w:rPr>
              <w:noProof/>
              <w:webHidden/>
            </w:rPr>
            <w:fldChar w:fldCharType="separate"/>
          </w:r>
          <w:ins w:id="322" w:author="David Conklin" w:date="2021-09-09T14:58:00Z">
            <w:r>
              <w:rPr>
                <w:noProof/>
                <w:webHidden/>
              </w:rPr>
              <w:t>83</w:t>
            </w:r>
            <w:r>
              <w:rPr>
                <w:noProof/>
                <w:webHidden/>
              </w:rPr>
              <w:fldChar w:fldCharType="end"/>
            </w:r>
            <w:r w:rsidRPr="003145F2">
              <w:rPr>
                <w:rStyle w:val="Hyperlink"/>
                <w:noProof/>
              </w:rPr>
              <w:fldChar w:fldCharType="end"/>
            </w:r>
          </w:ins>
        </w:p>
        <w:p w14:paraId="7CE7C5B9" w14:textId="05DFB30D" w:rsidR="003D7F64" w:rsidRDefault="003D7F64">
          <w:pPr>
            <w:pStyle w:val="TOC1"/>
            <w:tabs>
              <w:tab w:val="right" w:leader="dot" w:pos="9350"/>
            </w:tabs>
            <w:rPr>
              <w:ins w:id="323" w:author="David Conklin" w:date="2021-09-09T14:58:00Z"/>
              <w:rFonts w:eastAsiaTheme="minorEastAsia"/>
              <w:noProof/>
            </w:rPr>
          </w:pPr>
          <w:ins w:id="324"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"_Toc82092009"</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References</w:t>
            </w:r>
            <w:r>
              <w:rPr>
                <w:noProof/>
                <w:webHidden/>
              </w:rPr>
              <w:tab/>
            </w:r>
            <w:r>
              <w:rPr>
                <w:noProof/>
                <w:webHidden/>
              </w:rPr>
              <w:fldChar w:fldCharType="begin"/>
            </w:r>
            <w:r>
              <w:rPr>
                <w:noProof/>
                <w:webHidden/>
              </w:rPr>
              <w:instrText xml:space="preserve"> PAGEREF _Toc82092009 \h </w:instrText>
            </w:r>
            <w:r>
              <w:rPr>
                <w:noProof/>
                <w:webHidden/>
              </w:rPr>
            </w:r>
          </w:ins>
          <w:r>
            <w:rPr>
              <w:noProof/>
              <w:webHidden/>
            </w:rPr>
            <w:fldChar w:fldCharType="separate"/>
          </w:r>
          <w:ins w:id="325" w:author="David Conklin" w:date="2021-09-09T14:58:00Z">
            <w:r>
              <w:rPr>
                <w:noProof/>
                <w:webHidden/>
              </w:rPr>
              <w:t>8</w:t>
            </w:r>
            <w:r>
              <w:rPr>
                <w:noProof/>
                <w:webHidden/>
              </w:rPr>
              <w:t>6</w:t>
            </w:r>
            <w:r>
              <w:rPr>
                <w:noProof/>
                <w:webHidden/>
              </w:rPr>
              <w:fldChar w:fldCharType="end"/>
            </w:r>
            <w:r w:rsidRPr="003145F2">
              <w:rPr>
                <w:rStyle w:val="Hyperlink"/>
                <w:noProof/>
              </w:rPr>
              <w:fldChar w:fldCharType="end"/>
            </w:r>
          </w:ins>
        </w:p>
        <w:p w14:paraId="62995679" w14:textId="4CB870A5" w:rsidR="003D7F64" w:rsidRDefault="003D7F64">
          <w:pPr>
            <w:pStyle w:val="TOC1"/>
            <w:tabs>
              <w:tab w:val="right" w:leader="dot" w:pos="9350"/>
            </w:tabs>
            <w:rPr>
              <w:ins w:id="326" w:author="David Conklin" w:date="2021-09-09T14:58:00Z"/>
              <w:rFonts w:eastAsiaTheme="minorEastAsia"/>
              <w:noProof/>
            </w:rPr>
          </w:pPr>
          <w:ins w:id="327" w:author="David Conklin" w:date="2021-09-09T14:58:00Z">
            <w:r w:rsidRPr="003145F2">
              <w:rPr>
                <w:rStyle w:val="Hyperlink"/>
                <w:noProof/>
              </w:rPr>
              <w:fldChar w:fldCharType="begin"/>
            </w:r>
            <w:r w:rsidRPr="003145F2">
              <w:rPr>
                <w:rStyle w:val="Hyperlink"/>
                <w:noProof/>
              </w:rPr>
              <w:instrText xml:space="preserve"> </w:instrText>
            </w:r>
            <w:r>
              <w:rPr>
                <w:noProof/>
              </w:rPr>
              <w:instrText>HYPERLINK \l "_Toc82092010"</w:instrText>
            </w:r>
            <w:r w:rsidRPr="003145F2">
              <w:rPr>
                <w:rStyle w:val="Hyperlink"/>
                <w:noProof/>
              </w:rPr>
              <w:instrText xml:space="preserve"> </w:instrText>
            </w:r>
            <w:r w:rsidRPr="003145F2">
              <w:rPr>
                <w:rStyle w:val="Hyperlink"/>
                <w:noProof/>
              </w:rPr>
            </w:r>
            <w:r w:rsidRPr="003145F2">
              <w:rPr>
                <w:rStyle w:val="Hyperlink"/>
                <w:noProof/>
              </w:rPr>
              <w:fldChar w:fldCharType="separate"/>
            </w:r>
            <w:r w:rsidRPr="003145F2">
              <w:rPr>
                <w:rStyle w:val="Hyperlink"/>
                <w:noProof/>
              </w:rPr>
              <w:t>Acronyms and Abbreviations</w:t>
            </w:r>
            <w:r>
              <w:rPr>
                <w:noProof/>
                <w:webHidden/>
              </w:rPr>
              <w:tab/>
            </w:r>
            <w:r>
              <w:rPr>
                <w:noProof/>
                <w:webHidden/>
              </w:rPr>
              <w:fldChar w:fldCharType="begin"/>
            </w:r>
            <w:r>
              <w:rPr>
                <w:noProof/>
                <w:webHidden/>
              </w:rPr>
              <w:instrText xml:space="preserve"> PAGEREF _Toc82092010 \h </w:instrText>
            </w:r>
            <w:r>
              <w:rPr>
                <w:noProof/>
                <w:webHidden/>
              </w:rPr>
            </w:r>
          </w:ins>
          <w:r>
            <w:rPr>
              <w:noProof/>
              <w:webHidden/>
            </w:rPr>
            <w:fldChar w:fldCharType="separate"/>
          </w:r>
          <w:ins w:id="328" w:author="David Conklin" w:date="2021-09-09T14:58:00Z">
            <w:r>
              <w:rPr>
                <w:noProof/>
                <w:webHidden/>
              </w:rPr>
              <w:t>88</w:t>
            </w:r>
            <w:r>
              <w:rPr>
                <w:noProof/>
                <w:webHidden/>
              </w:rPr>
              <w:fldChar w:fldCharType="end"/>
            </w:r>
            <w:r w:rsidRPr="003145F2">
              <w:rPr>
                <w:rStyle w:val="Hyperlink"/>
                <w:noProof/>
              </w:rPr>
              <w:fldChar w:fldCharType="end"/>
            </w:r>
          </w:ins>
        </w:p>
        <w:p w14:paraId="5CCCFBCF" w14:textId="03F0A81F" w:rsidR="006410E2" w:rsidDel="003D7F64" w:rsidRDefault="00AD4898">
          <w:pPr>
            <w:pStyle w:val="TOC1"/>
            <w:tabs>
              <w:tab w:val="right" w:leader="dot" w:pos="9350"/>
            </w:tabs>
            <w:rPr>
              <w:del w:id="329" w:author="David Conklin" w:date="2021-09-09T14:58:00Z"/>
              <w:rFonts w:eastAsiaTheme="minorEastAsia"/>
              <w:noProof/>
            </w:rPr>
          </w:pPr>
          <w:del w:id="330" w:author="David Conklin" w:date="2021-09-09T14:58:00Z">
            <w:r w:rsidDel="003D7F64">
              <w:rPr>
                <w:noProof/>
              </w:rPr>
              <w:fldChar w:fldCharType="begin"/>
            </w:r>
            <w:r w:rsidDel="003D7F64">
              <w:rPr>
                <w:noProof/>
              </w:rPr>
              <w:delInstrText xml:space="preserve"> HYPERLINK \l "_Toc82064134" </w:delInstrText>
            </w:r>
            <w:r w:rsidDel="003D7F64">
              <w:rPr>
                <w:noProof/>
              </w:rPr>
              <w:fldChar w:fldCharType="separate"/>
            </w:r>
          </w:del>
          <w:ins w:id="331" w:author="David Conklin" w:date="2021-09-09T14:58:00Z">
            <w:r w:rsidR="003D7F64">
              <w:rPr>
                <w:b/>
                <w:bCs/>
                <w:noProof/>
              </w:rPr>
              <w:t>Error! Hyperlink reference not valid.</w:t>
            </w:r>
          </w:ins>
          <w:del w:id="332" w:author="David Conklin" w:date="2021-09-09T14:58:00Z">
            <w:r w:rsidR="006410E2" w:rsidRPr="00D51729" w:rsidDel="003D7F64">
              <w:rPr>
                <w:rStyle w:val="Hyperlink"/>
                <w:noProof/>
              </w:rPr>
              <w:delText>What is a digital handbook?</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_Toc82064134 \h </w:delInstrText>
            </w:r>
            <w:r w:rsidR="006410E2" w:rsidDel="003D7F64">
              <w:rPr>
                <w:noProof/>
                <w:webHidden/>
              </w:rPr>
            </w:r>
            <w:r w:rsidR="006410E2" w:rsidDel="003D7F64">
              <w:rPr>
                <w:noProof/>
                <w:webHidden/>
              </w:rPr>
              <w:fldChar w:fldCharType="separate"/>
            </w:r>
            <w:r w:rsidR="006410E2" w:rsidDel="003D7F64">
              <w:rPr>
                <w:noProof/>
                <w:webHidden/>
              </w:rPr>
              <w:delText>4</w:delText>
            </w:r>
            <w:r w:rsidR="006410E2" w:rsidDel="003D7F64">
              <w:rPr>
                <w:noProof/>
                <w:webHidden/>
              </w:rPr>
              <w:fldChar w:fldCharType="end"/>
            </w:r>
            <w:r w:rsidDel="003D7F64">
              <w:rPr>
                <w:noProof/>
              </w:rPr>
              <w:fldChar w:fldCharType="end"/>
            </w:r>
          </w:del>
        </w:p>
        <w:p w14:paraId="3EE51887" w14:textId="21CC69F4" w:rsidR="006410E2" w:rsidDel="003D7F64" w:rsidRDefault="00AD4898">
          <w:pPr>
            <w:pStyle w:val="TOC1"/>
            <w:tabs>
              <w:tab w:val="right" w:leader="dot" w:pos="9350"/>
            </w:tabs>
            <w:rPr>
              <w:del w:id="333" w:author="David Conklin" w:date="2021-09-09T14:58:00Z"/>
              <w:rFonts w:eastAsiaTheme="minorEastAsia"/>
              <w:noProof/>
            </w:rPr>
          </w:pPr>
          <w:del w:id="334" w:author="David Conklin" w:date="2021-09-09T14:58:00Z">
            <w:r w:rsidDel="003D7F64">
              <w:rPr>
                <w:noProof/>
              </w:rPr>
              <w:fldChar w:fldCharType="begin"/>
            </w:r>
            <w:r w:rsidDel="003D7F64">
              <w:rPr>
                <w:noProof/>
              </w:rPr>
              <w:delInstrText xml:space="preserve"> HYPERLINK \l "_Toc82064135" </w:delInstrText>
            </w:r>
            <w:r w:rsidDel="003D7F64">
              <w:rPr>
                <w:noProof/>
              </w:rPr>
              <w:fldChar w:fldCharType="separate"/>
            </w:r>
          </w:del>
          <w:ins w:id="335" w:author="David Conklin" w:date="2021-09-09T14:58:00Z">
            <w:r w:rsidR="003D7F64">
              <w:rPr>
                <w:b/>
                <w:bCs/>
                <w:noProof/>
              </w:rPr>
              <w:t>Error! Hyperlink reference not valid.</w:t>
            </w:r>
          </w:ins>
          <w:del w:id="336" w:author="David Conklin" w:date="2021-09-09T14:58:00Z">
            <w:r w:rsidR="006410E2" w:rsidRPr="00D51729" w:rsidDel="003D7F64">
              <w:rPr>
                <w:rStyle w:val="Hyperlink"/>
                <w:noProof/>
              </w:rPr>
              <w:delText>CW3M concept</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_Toc82064135 \h </w:delInstrText>
            </w:r>
            <w:r w:rsidR="006410E2" w:rsidDel="003D7F64">
              <w:rPr>
                <w:noProof/>
                <w:webHidden/>
              </w:rPr>
            </w:r>
            <w:r w:rsidR="006410E2" w:rsidDel="003D7F64">
              <w:rPr>
                <w:noProof/>
                <w:webHidden/>
              </w:rPr>
              <w:fldChar w:fldCharType="separate"/>
            </w:r>
            <w:r w:rsidR="006410E2" w:rsidDel="003D7F64">
              <w:rPr>
                <w:noProof/>
                <w:webHidden/>
              </w:rPr>
              <w:delText>4</w:delText>
            </w:r>
            <w:r w:rsidR="006410E2" w:rsidDel="003D7F64">
              <w:rPr>
                <w:noProof/>
                <w:webHidden/>
              </w:rPr>
              <w:fldChar w:fldCharType="end"/>
            </w:r>
            <w:r w:rsidDel="003D7F64">
              <w:rPr>
                <w:noProof/>
              </w:rPr>
              <w:fldChar w:fldCharType="end"/>
            </w:r>
          </w:del>
        </w:p>
        <w:p w14:paraId="75EAD532" w14:textId="167FB0A9" w:rsidR="006410E2" w:rsidDel="003D7F64" w:rsidRDefault="00AD4898">
          <w:pPr>
            <w:pStyle w:val="TOC2"/>
            <w:tabs>
              <w:tab w:val="right" w:leader="dot" w:pos="9350"/>
            </w:tabs>
            <w:rPr>
              <w:del w:id="337" w:author="David Conklin" w:date="2021-09-09T14:58:00Z"/>
              <w:rFonts w:eastAsiaTheme="minorEastAsia"/>
              <w:noProof/>
            </w:rPr>
          </w:pPr>
          <w:del w:id="338" w:author="David Conklin" w:date="2021-09-09T14:58:00Z">
            <w:r w:rsidDel="003D7F64">
              <w:rPr>
                <w:noProof/>
              </w:rPr>
              <w:fldChar w:fldCharType="begin"/>
            </w:r>
            <w:r w:rsidDel="003D7F64">
              <w:rPr>
                <w:noProof/>
              </w:rPr>
              <w:delInstrText xml:space="preserve"> HYPERLINK \l "_Toc82064136" </w:delInstrText>
            </w:r>
            <w:r w:rsidDel="003D7F64">
              <w:rPr>
                <w:noProof/>
              </w:rPr>
              <w:fldChar w:fldCharType="separate"/>
            </w:r>
          </w:del>
          <w:ins w:id="339" w:author="David Conklin" w:date="2021-09-09T14:58:00Z">
            <w:r w:rsidR="003D7F64">
              <w:rPr>
                <w:b/>
                <w:bCs/>
                <w:noProof/>
              </w:rPr>
              <w:t>Error! Hyperlink reference not valid.</w:t>
            </w:r>
          </w:ins>
          <w:del w:id="340" w:author="David Conklin" w:date="2021-09-09T14:58:00Z">
            <w:r w:rsidR="006410E2" w:rsidRPr="00D51729" w:rsidDel="003D7F64">
              <w:rPr>
                <w:rStyle w:val="Hyperlink"/>
                <w:noProof/>
              </w:rPr>
              <w:delText>A different kind of community model</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_Toc82064136 \h </w:delInstrText>
            </w:r>
            <w:r w:rsidR="006410E2" w:rsidDel="003D7F64">
              <w:rPr>
                <w:noProof/>
                <w:webHidden/>
              </w:rPr>
            </w:r>
            <w:r w:rsidR="006410E2" w:rsidDel="003D7F64">
              <w:rPr>
                <w:noProof/>
                <w:webHidden/>
              </w:rPr>
              <w:fldChar w:fldCharType="separate"/>
            </w:r>
            <w:r w:rsidR="006410E2" w:rsidDel="003D7F64">
              <w:rPr>
                <w:noProof/>
                <w:webHidden/>
              </w:rPr>
              <w:delText>4</w:delText>
            </w:r>
            <w:r w:rsidR="006410E2" w:rsidDel="003D7F64">
              <w:rPr>
                <w:noProof/>
                <w:webHidden/>
              </w:rPr>
              <w:fldChar w:fldCharType="end"/>
            </w:r>
            <w:r w:rsidDel="003D7F64">
              <w:rPr>
                <w:noProof/>
              </w:rPr>
              <w:fldChar w:fldCharType="end"/>
            </w:r>
          </w:del>
        </w:p>
        <w:p w14:paraId="4D01DD6B" w14:textId="5B89A0E4" w:rsidR="006410E2" w:rsidDel="003D7F64" w:rsidRDefault="00AD4898">
          <w:pPr>
            <w:pStyle w:val="TOC2"/>
            <w:tabs>
              <w:tab w:val="right" w:leader="dot" w:pos="9350"/>
            </w:tabs>
            <w:rPr>
              <w:del w:id="341" w:author="David Conklin" w:date="2021-09-09T14:58:00Z"/>
              <w:rFonts w:eastAsiaTheme="minorEastAsia"/>
              <w:noProof/>
            </w:rPr>
          </w:pPr>
          <w:del w:id="342" w:author="David Conklin" w:date="2021-09-09T14:58:00Z">
            <w:r w:rsidDel="003D7F64">
              <w:rPr>
                <w:noProof/>
              </w:rPr>
              <w:fldChar w:fldCharType="begin"/>
            </w:r>
            <w:r w:rsidDel="003D7F64">
              <w:rPr>
                <w:noProof/>
              </w:rPr>
              <w:delInstrText xml:space="preserve"> HYPERLINK \l "_Toc82064137" </w:delInstrText>
            </w:r>
            <w:r w:rsidDel="003D7F64">
              <w:rPr>
                <w:noProof/>
              </w:rPr>
              <w:fldChar w:fldCharType="separate"/>
            </w:r>
          </w:del>
          <w:ins w:id="343" w:author="David Conklin" w:date="2021-09-09T14:58:00Z">
            <w:r w:rsidR="003D7F64">
              <w:rPr>
                <w:b/>
                <w:bCs/>
                <w:noProof/>
              </w:rPr>
              <w:t>Error! Hyperlink reference not valid.</w:t>
            </w:r>
          </w:ins>
          <w:del w:id="344" w:author="David Conklin" w:date="2021-09-09T14:58:00Z">
            <w:r w:rsidR="006410E2" w:rsidRPr="00D51729" w:rsidDel="003D7F64">
              <w:rPr>
                <w:rStyle w:val="Hyperlink"/>
                <w:noProof/>
              </w:rPr>
              <w:delText>What CW3M is for</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_Toc82064137 \h </w:delInstrText>
            </w:r>
            <w:r w:rsidR="006410E2" w:rsidDel="003D7F64">
              <w:rPr>
                <w:noProof/>
                <w:webHidden/>
              </w:rPr>
            </w:r>
            <w:r w:rsidR="006410E2" w:rsidDel="003D7F64">
              <w:rPr>
                <w:noProof/>
                <w:webHidden/>
              </w:rPr>
              <w:fldChar w:fldCharType="separate"/>
            </w:r>
            <w:r w:rsidR="006410E2" w:rsidDel="003D7F64">
              <w:rPr>
                <w:noProof/>
                <w:webHidden/>
              </w:rPr>
              <w:delText>5</w:delText>
            </w:r>
            <w:r w:rsidR="006410E2" w:rsidDel="003D7F64">
              <w:rPr>
                <w:noProof/>
                <w:webHidden/>
              </w:rPr>
              <w:fldChar w:fldCharType="end"/>
            </w:r>
            <w:r w:rsidDel="003D7F64">
              <w:rPr>
                <w:noProof/>
              </w:rPr>
              <w:fldChar w:fldCharType="end"/>
            </w:r>
          </w:del>
        </w:p>
        <w:p w14:paraId="5B982E42" w14:textId="50D63C39" w:rsidR="006410E2" w:rsidDel="003D7F64" w:rsidRDefault="00AD4898">
          <w:pPr>
            <w:pStyle w:val="TOC2"/>
            <w:tabs>
              <w:tab w:val="right" w:leader="dot" w:pos="9350"/>
            </w:tabs>
            <w:rPr>
              <w:del w:id="345" w:author="David Conklin" w:date="2021-09-09T14:58:00Z"/>
              <w:rFonts w:eastAsiaTheme="minorEastAsia"/>
              <w:noProof/>
            </w:rPr>
          </w:pPr>
          <w:del w:id="346" w:author="David Conklin" w:date="2021-09-09T14:58:00Z">
            <w:r w:rsidDel="003D7F64">
              <w:rPr>
                <w:noProof/>
              </w:rPr>
              <w:fldChar w:fldCharType="begin"/>
            </w:r>
            <w:r w:rsidDel="003D7F64">
              <w:rPr>
                <w:noProof/>
              </w:rPr>
              <w:delInstrText xml:space="preserve"> HYPERLINK \l "_Toc82064138" </w:delInstrText>
            </w:r>
            <w:r w:rsidDel="003D7F64">
              <w:rPr>
                <w:noProof/>
              </w:rPr>
              <w:fldChar w:fldCharType="separate"/>
            </w:r>
          </w:del>
          <w:ins w:id="347" w:author="David Conklin" w:date="2021-09-09T14:58:00Z">
            <w:r w:rsidR="003D7F64">
              <w:rPr>
                <w:b/>
                <w:bCs/>
                <w:noProof/>
              </w:rPr>
              <w:t>Error! Hyperlink reference not valid.</w:t>
            </w:r>
          </w:ins>
          <w:del w:id="348" w:author="David Conklin" w:date="2021-09-09T14:58:00Z">
            <w:r w:rsidR="006410E2" w:rsidRPr="00D51729" w:rsidDel="003D7F64">
              <w:rPr>
                <w:rStyle w:val="Hyperlink"/>
                <w:noProof/>
              </w:rPr>
              <w:delText>Management and maintenance</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_Toc82064138 \h </w:delInstrText>
            </w:r>
            <w:r w:rsidR="006410E2" w:rsidDel="003D7F64">
              <w:rPr>
                <w:noProof/>
                <w:webHidden/>
              </w:rPr>
            </w:r>
            <w:r w:rsidR="006410E2" w:rsidDel="003D7F64">
              <w:rPr>
                <w:noProof/>
                <w:webHidden/>
              </w:rPr>
              <w:fldChar w:fldCharType="separate"/>
            </w:r>
            <w:r w:rsidR="006410E2" w:rsidDel="003D7F64">
              <w:rPr>
                <w:noProof/>
                <w:webHidden/>
              </w:rPr>
              <w:delText>5</w:delText>
            </w:r>
            <w:r w:rsidR="006410E2" w:rsidDel="003D7F64">
              <w:rPr>
                <w:noProof/>
                <w:webHidden/>
              </w:rPr>
              <w:fldChar w:fldCharType="end"/>
            </w:r>
            <w:r w:rsidDel="003D7F64">
              <w:rPr>
                <w:noProof/>
              </w:rPr>
              <w:fldChar w:fldCharType="end"/>
            </w:r>
          </w:del>
        </w:p>
        <w:p w14:paraId="78337264" w14:textId="0579B9F3" w:rsidR="006410E2" w:rsidDel="003D7F64" w:rsidRDefault="00AD4898">
          <w:pPr>
            <w:pStyle w:val="TOC1"/>
            <w:tabs>
              <w:tab w:val="right" w:leader="dot" w:pos="9350"/>
            </w:tabs>
            <w:rPr>
              <w:del w:id="349" w:author="David Conklin" w:date="2021-09-09T14:58:00Z"/>
              <w:rFonts w:eastAsiaTheme="minorEastAsia"/>
              <w:noProof/>
            </w:rPr>
          </w:pPr>
          <w:del w:id="350" w:author="David Conklin" w:date="2021-09-09T14:58:00Z">
            <w:r w:rsidDel="003D7F64">
              <w:rPr>
                <w:noProof/>
              </w:rPr>
              <w:fldChar w:fldCharType="begin"/>
            </w:r>
            <w:r w:rsidDel="003D7F64">
              <w:rPr>
                <w:noProof/>
              </w:rPr>
              <w:delInstrText xml:space="preserve"> HYPERLINK \l "_Toc82064139" </w:delInstrText>
            </w:r>
            <w:r w:rsidDel="003D7F64">
              <w:rPr>
                <w:noProof/>
              </w:rPr>
              <w:fldChar w:fldCharType="separate"/>
            </w:r>
          </w:del>
          <w:ins w:id="351" w:author="David Conklin" w:date="2021-09-09T14:58:00Z">
            <w:r w:rsidR="003D7F64">
              <w:rPr>
                <w:b/>
                <w:bCs/>
                <w:noProof/>
              </w:rPr>
              <w:t>Error! Hyperlink reference not valid.</w:t>
            </w:r>
          </w:ins>
          <w:del w:id="352" w:author="David Conklin" w:date="2021-09-09T14:58:00Z">
            <w:r w:rsidR="006410E2" w:rsidRPr="00D51729" w:rsidDel="003D7F64">
              <w:rPr>
                <w:rStyle w:val="Hyperlink"/>
                <w:noProof/>
              </w:rPr>
              <w:delText>CW3M – A “first principles” model with tuning knobs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_Toc82064139 \h </w:delInstrText>
            </w:r>
            <w:r w:rsidR="006410E2" w:rsidDel="003D7F64">
              <w:rPr>
                <w:noProof/>
                <w:webHidden/>
              </w:rPr>
            </w:r>
            <w:r w:rsidR="006410E2" w:rsidDel="003D7F64">
              <w:rPr>
                <w:noProof/>
                <w:webHidden/>
              </w:rPr>
              <w:fldChar w:fldCharType="separate"/>
            </w:r>
            <w:r w:rsidR="006410E2" w:rsidDel="003D7F64">
              <w:rPr>
                <w:noProof/>
                <w:webHidden/>
              </w:rPr>
              <w:delText>5</w:delText>
            </w:r>
            <w:r w:rsidR="006410E2" w:rsidDel="003D7F64">
              <w:rPr>
                <w:noProof/>
                <w:webHidden/>
              </w:rPr>
              <w:fldChar w:fldCharType="end"/>
            </w:r>
            <w:r w:rsidDel="003D7F64">
              <w:rPr>
                <w:noProof/>
              </w:rPr>
              <w:fldChar w:fldCharType="end"/>
            </w:r>
          </w:del>
        </w:p>
        <w:p w14:paraId="68B84D0D" w14:textId="768AD263" w:rsidR="006410E2" w:rsidDel="003D7F64" w:rsidRDefault="00AD4898">
          <w:pPr>
            <w:pStyle w:val="TOC1"/>
            <w:tabs>
              <w:tab w:val="right" w:leader="dot" w:pos="9350"/>
            </w:tabs>
            <w:rPr>
              <w:del w:id="353" w:author="David Conklin" w:date="2021-09-09T14:58:00Z"/>
              <w:rFonts w:eastAsiaTheme="minorEastAsia"/>
              <w:noProof/>
            </w:rPr>
          </w:pPr>
          <w:del w:id="354" w:author="David Conklin" w:date="2021-09-09T14:58:00Z">
            <w:r w:rsidDel="003D7F64">
              <w:rPr>
                <w:noProof/>
              </w:rPr>
              <w:fldChar w:fldCharType="begin"/>
            </w:r>
            <w:r w:rsidDel="003D7F64">
              <w:rPr>
                <w:noProof/>
              </w:rPr>
              <w:delInstrText xml:space="preserve"> HYPERLINK \l "_Toc82064140" </w:delInstrText>
            </w:r>
            <w:r w:rsidDel="003D7F64">
              <w:rPr>
                <w:noProof/>
              </w:rPr>
              <w:fldChar w:fldCharType="separate"/>
            </w:r>
          </w:del>
          <w:ins w:id="355" w:author="David Conklin" w:date="2021-09-09T14:58:00Z">
            <w:r w:rsidR="003D7F64">
              <w:rPr>
                <w:b/>
                <w:bCs/>
                <w:noProof/>
              </w:rPr>
              <w:t>Error! Hyperlink reference not valid.</w:t>
            </w:r>
          </w:ins>
          <w:del w:id="356" w:author="David Conklin" w:date="2021-09-09T14:58:00Z">
            <w:r w:rsidR="006410E2" w:rsidRPr="00D51729" w:rsidDel="003D7F64">
              <w:rPr>
                <w:rStyle w:val="Hyperlink"/>
                <w:noProof/>
              </w:rPr>
              <w:delText>The tuning knobs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_Toc82064140 \h </w:delInstrText>
            </w:r>
            <w:r w:rsidR="006410E2" w:rsidDel="003D7F64">
              <w:rPr>
                <w:noProof/>
                <w:webHidden/>
              </w:rPr>
            </w:r>
            <w:r w:rsidR="006410E2" w:rsidDel="003D7F64">
              <w:rPr>
                <w:noProof/>
                <w:webHidden/>
              </w:rPr>
              <w:fldChar w:fldCharType="separate"/>
            </w:r>
            <w:r w:rsidR="006410E2" w:rsidDel="003D7F64">
              <w:rPr>
                <w:noProof/>
                <w:webHidden/>
              </w:rPr>
              <w:delText>6</w:delText>
            </w:r>
            <w:r w:rsidR="006410E2" w:rsidDel="003D7F64">
              <w:rPr>
                <w:noProof/>
                <w:webHidden/>
              </w:rPr>
              <w:fldChar w:fldCharType="end"/>
            </w:r>
            <w:r w:rsidDel="003D7F64">
              <w:rPr>
                <w:noProof/>
              </w:rPr>
              <w:fldChar w:fldCharType="end"/>
            </w:r>
          </w:del>
        </w:p>
        <w:p w14:paraId="0170ED21" w14:textId="52D1F0D1" w:rsidR="006410E2" w:rsidDel="003D7F64" w:rsidRDefault="00AD4898">
          <w:pPr>
            <w:pStyle w:val="TOC2"/>
            <w:tabs>
              <w:tab w:val="right" w:leader="dot" w:pos="9350"/>
            </w:tabs>
            <w:rPr>
              <w:del w:id="357" w:author="David Conklin" w:date="2021-09-09T14:58:00Z"/>
              <w:rFonts w:eastAsiaTheme="minorEastAsia"/>
              <w:noProof/>
            </w:rPr>
          </w:pPr>
          <w:del w:id="358" w:author="David Conklin" w:date="2021-09-09T14:58:00Z">
            <w:r w:rsidDel="003D7F64">
              <w:rPr>
                <w:noProof/>
              </w:rPr>
              <w:fldChar w:fldCharType="begin"/>
            </w:r>
            <w:r w:rsidDel="003D7F64">
              <w:rPr>
                <w:noProof/>
              </w:rPr>
              <w:delInstrText xml:space="preserve"> HYPERLINK \l "_Toc82064141" </w:delInstrText>
            </w:r>
            <w:r w:rsidDel="003D7F64">
              <w:rPr>
                <w:noProof/>
              </w:rPr>
              <w:fldChar w:fldCharType="separate"/>
            </w:r>
          </w:del>
          <w:ins w:id="359" w:author="David Conklin" w:date="2021-09-09T14:58:00Z">
            <w:r w:rsidR="003D7F64">
              <w:rPr>
                <w:b/>
                <w:bCs/>
                <w:noProof/>
              </w:rPr>
              <w:t>Error! Hyperlink reference not valid.</w:t>
            </w:r>
          </w:ins>
          <w:del w:id="360" w:author="David Conklin" w:date="2021-09-09T14:58:00Z">
            <w:r w:rsidR="006410E2" w:rsidRPr="00D51729" w:rsidDel="003D7F64">
              <w:rPr>
                <w:rStyle w:val="Hyperlink"/>
                <w:noProof/>
              </w:rPr>
              <w:delText>ET_MULT – forest evapotranspiration</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_Toc82064141 \h </w:delInstrText>
            </w:r>
            <w:r w:rsidR="006410E2" w:rsidDel="003D7F64">
              <w:rPr>
                <w:noProof/>
                <w:webHidden/>
              </w:rPr>
            </w:r>
            <w:r w:rsidR="006410E2" w:rsidDel="003D7F64">
              <w:rPr>
                <w:noProof/>
                <w:webHidden/>
              </w:rPr>
              <w:fldChar w:fldCharType="separate"/>
            </w:r>
            <w:r w:rsidR="006410E2" w:rsidDel="003D7F64">
              <w:rPr>
                <w:noProof/>
                <w:webHidden/>
              </w:rPr>
              <w:delText>6</w:delText>
            </w:r>
            <w:r w:rsidR="006410E2" w:rsidDel="003D7F64">
              <w:rPr>
                <w:noProof/>
                <w:webHidden/>
              </w:rPr>
              <w:fldChar w:fldCharType="end"/>
            </w:r>
            <w:r w:rsidDel="003D7F64">
              <w:rPr>
                <w:noProof/>
              </w:rPr>
              <w:fldChar w:fldCharType="end"/>
            </w:r>
          </w:del>
        </w:p>
        <w:p w14:paraId="6445B2B3" w14:textId="1F94493F" w:rsidR="006410E2" w:rsidDel="003D7F64" w:rsidRDefault="00AD4898">
          <w:pPr>
            <w:pStyle w:val="TOC2"/>
            <w:tabs>
              <w:tab w:val="right" w:leader="dot" w:pos="9350"/>
            </w:tabs>
            <w:rPr>
              <w:del w:id="361" w:author="David Conklin" w:date="2021-09-09T14:58:00Z"/>
              <w:rFonts w:eastAsiaTheme="minorEastAsia"/>
              <w:noProof/>
            </w:rPr>
          </w:pPr>
          <w:del w:id="362" w:author="David Conklin" w:date="2021-09-09T14:58:00Z">
            <w:r w:rsidDel="003D7F64">
              <w:rPr>
                <w:noProof/>
              </w:rPr>
              <w:fldChar w:fldCharType="begin"/>
            </w:r>
            <w:r w:rsidDel="003D7F64">
              <w:rPr>
                <w:noProof/>
              </w:rPr>
              <w:delInstrText xml:space="preserve"> HYPERLINK \l "_Toc82064142" </w:delInstrText>
            </w:r>
            <w:r w:rsidDel="003D7F64">
              <w:rPr>
                <w:noProof/>
              </w:rPr>
              <w:fldChar w:fldCharType="separate"/>
            </w:r>
          </w:del>
          <w:ins w:id="363" w:author="David Conklin" w:date="2021-09-09T14:58:00Z">
            <w:r w:rsidR="003D7F64">
              <w:rPr>
                <w:b/>
                <w:bCs/>
                <w:noProof/>
              </w:rPr>
              <w:t>Error! Hyperlink reference not valid.</w:t>
            </w:r>
          </w:ins>
          <w:del w:id="364" w:author="David Conklin" w:date="2021-09-09T14:58:00Z">
            <w:r w:rsidR="006410E2" w:rsidRPr="00D51729" w:rsidDel="003D7F64">
              <w:rPr>
                <w:rStyle w:val="Hyperlink"/>
                <w:noProof/>
              </w:rPr>
              <w:delText>SOLAR_RADIATION_MULTIPLIER – reservoir insolation</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_Toc82064142 \h </w:delInstrText>
            </w:r>
            <w:r w:rsidR="006410E2" w:rsidDel="003D7F64">
              <w:rPr>
                <w:noProof/>
                <w:webHidden/>
              </w:rPr>
            </w:r>
            <w:r w:rsidR="006410E2" w:rsidDel="003D7F64">
              <w:rPr>
                <w:noProof/>
                <w:webHidden/>
              </w:rPr>
              <w:fldChar w:fldCharType="separate"/>
            </w:r>
            <w:r w:rsidR="006410E2" w:rsidDel="003D7F64">
              <w:rPr>
                <w:noProof/>
                <w:webHidden/>
              </w:rPr>
              <w:delText>6</w:delText>
            </w:r>
            <w:r w:rsidR="006410E2" w:rsidDel="003D7F64">
              <w:rPr>
                <w:noProof/>
                <w:webHidden/>
              </w:rPr>
              <w:fldChar w:fldCharType="end"/>
            </w:r>
            <w:r w:rsidDel="003D7F64">
              <w:rPr>
                <w:noProof/>
              </w:rPr>
              <w:fldChar w:fldCharType="end"/>
            </w:r>
          </w:del>
        </w:p>
        <w:p w14:paraId="60E56135" w14:textId="78E6F9E9" w:rsidR="006410E2" w:rsidDel="003D7F64" w:rsidRDefault="00AD4898">
          <w:pPr>
            <w:pStyle w:val="TOC2"/>
            <w:tabs>
              <w:tab w:val="right" w:leader="dot" w:pos="9350"/>
            </w:tabs>
            <w:rPr>
              <w:del w:id="365" w:author="David Conklin" w:date="2021-09-09T14:58:00Z"/>
              <w:rFonts w:eastAsiaTheme="minorEastAsia"/>
              <w:noProof/>
            </w:rPr>
          </w:pPr>
          <w:del w:id="366" w:author="David Conklin" w:date="2021-09-09T14:58:00Z">
            <w:r w:rsidDel="003D7F64">
              <w:rPr>
                <w:noProof/>
              </w:rPr>
              <w:fldChar w:fldCharType="begin"/>
            </w:r>
            <w:r w:rsidDel="003D7F64">
              <w:rPr>
                <w:noProof/>
              </w:rPr>
              <w:delInstrText xml:space="preserve"> HYPERLINK \l "_Toc82064143" </w:delInstrText>
            </w:r>
            <w:r w:rsidDel="003D7F64">
              <w:rPr>
                <w:noProof/>
              </w:rPr>
              <w:fldChar w:fldCharType="separate"/>
            </w:r>
          </w:del>
          <w:ins w:id="367" w:author="David Conklin" w:date="2021-09-09T14:58:00Z">
            <w:r w:rsidR="003D7F64">
              <w:rPr>
                <w:b/>
                <w:bCs/>
                <w:noProof/>
              </w:rPr>
              <w:t>Error! Hyperlink reference not valid.</w:t>
            </w:r>
          </w:ins>
          <w:del w:id="368" w:author="David Conklin" w:date="2021-09-09T14:58:00Z">
            <w:r w:rsidR="006410E2" w:rsidRPr="00D51729" w:rsidDel="003D7F64">
              <w:rPr>
                <w:rStyle w:val="Hyperlink"/>
                <w:noProof/>
              </w:rPr>
              <w:delText>FLOW_CMS – Discharge from High Cascade springs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_Toc82064143 \h </w:delInstrText>
            </w:r>
            <w:r w:rsidR="006410E2" w:rsidDel="003D7F64">
              <w:rPr>
                <w:noProof/>
                <w:webHidden/>
              </w:rPr>
            </w:r>
            <w:r w:rsidR="006410E2" w:rsidDel="003D7F64">
              <w:rPr>
                <w:noProof/>
                <w:webHidden/>
              </w:rPr>
              <w:fldChar w:fldCharType="separate"/>
            </w:r>
            <w:r w:rsidR="006410E2" w:rsidDel="003D7F64">
              <w:rPr>
                <w:noProof/>
                <w:webHidden/>
              </w:rPr>
              <w:delText>7</w:delText>
            </w:r>
            <w:r w:rsidR="006410E2" w:rsidDel="003D7F64">
              <w:rPr>
                <w:noProof/>
                <w:webHidden/>
              </w:rPr>
              <w:fldChar w:fldCharType="end"/>
            </w:r>
            <w:r w:rsidDel="003D7F64">
              <w:rPr>
                <w:noProof/>
              </w:rPr>
              <w:fldChar w:fldCharType="end"/>
            </w:r>
          </w:del>
        </w:p>
        <w:p w14:paraId="5ACF0DF0" w14:textId="5004963C" w:rsidR="006410E2" w:rsidDel="003D7F64" w:rsidRDefault="00AD4898">
          <w:pPr>
            <w:pStyle w:val="TOC1"/>
            <w:tabs>
              <w:tab w:val="right" w:leader="dot" w:pos="9350"/>
            </w:tabs>
            <w:rPr>
              <w:del w:id="369" w:author="David Conklin" w:date="2021-09-09T14:58:00Z"/>
              <w:rFonts w:eastAsiaTheme="minorEastAsia"/>
              <w:noProof/>
            </w:rPr>
          </w:pPr>
          <w:del w:id="370" w:author="David Conklin" w:date="2021-09-09T14:58:00Z">
            <w:r w:rsidDel="003D7F64">
              <w:rPr>
                <w:noProof/>
              </w:rPr>
              <w:fldChar w:fldCharType="begin"/>
            </w:r>
            <w:r w:rsidDel="003D7F64">
              <w:rPr>
                <w:noProof/>
              </w:rPr>
              <w:delInstrText xml:space="preserve"> HYPERLINK \l "_To</w:delInstrText>
            </w:r>
            <w:r w:rsidDel="003D7F64">
              <w:rPr>
                <w:noProof/>
              </w:rPr>
              <w:delInstrText xml:space="preserve">c82064144" </w:delInstrText>
            </w:r>
            <w:r w:rsidDel="003D7F64">
              <w:rPr>
                <w:noProof/>
              </w:rPr>
              <w:fldChar w:fldCharType="separate"/>
            </w:r>
          </w:del>
          <w:ins w:id="371" w:author="David Conklin" w:date="2021-09-09T14:58:00Z">
            <w:r w:rsidR="003D7F64">
              <w:rPr>
                <w:b/>
                <w:bCs/>
                <w:noProof/>
              </w:rPr>
              <w:t>Error! Hyperlink reference not valid.</w:t>
            </w:r>
          </w:ins>
          <w:del w:id="372" w:author="David Conklin" w:date="2021-09-09T14:58:00Z">
            <w:r w:rsidR="006410E2" w:rsidRPr="00D51729" w:rsidDel="003D7F64">
              <w:rPr>
                <w:rStyle w:val="Hyperlink"/>
                <w:noProof/>
              </w:rPr>
              <w:delText>The Envision framework and the GIS Layers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_Toc82064144 \h </w:delInstrText>
            </w:r>
            <w:r w:rsidR="006410E2" w:rsidDel="003D7F64">
              <w:rPr>
                <w:noProof/>
                <w:webHidden/>
              </w:rPr>
            </w:r>
            <w:r w:rsidR="006410E2" w:rsidDel="003D7F64">
              <w:rPr>
                <w:noProof/>
                <w:webHidden/>
              </w:rPr>
              <w:fldChar w:fldCharType="separate"/>
            </w:r>
            <w:r w:rsidR="006410E2" w:rsidDel="003D7F64">
              <w:rPr>
                <w:noProof/>
                <w:webHidden/>
              </w:rPr>
              <w:delText>7</w:delText>
            </w:r>
            <w:r w:rsidR="006410E2" w:rsidDel="003D7F64">
              <w:rPr>
                <w:noProof/>
                <w:webHidden/>
              </w:rPr>
              <w:fldChar w:fldCharType="end"/>
            </w:r>
            <w:r w:rsidDel="003D7F64">
              <w:rPr>
                <w:noProof/>
              </w:rPr>
              <w:fldChar w:fldCharType="end"/>
            </w:r>
          </w:del>
        </w:p>
        <w:p w14:paraId="5456884D" w14:textId="50DD39CF" w:rsidR="006410E2" w:rsidDel="003D7F64" w:rsidRDefault="00AD4898">
          <w:pPr>
            <w:pStyle w:val="TOC2"/>
            <w:tabs>
              <w:tab w:val="right" w:leader="dot" w:pos="9350"/>
            </w:tabs>
            <w:rPr>
              <w:del w:id="373" w:author="David Conklin" w:date="2021-09-09T14:58:00Z"/>
              <w:rFonts w:eastAsiaTheme="minorEastAsia"/>
              <w:noProof/>
            </w:rPr>
          </w:pPr>
          <w:del w:id="374" w:author="David Conklin" w:date="2021-09-09T14:58:00Z">
            <w:r w:rsidDel="003D7F64">
              <w:rPr>
                <w:noProof/>
              </w:rPr>
              <w:fldChar w:fldCharType="begin"/>
            </w:r>
            <w:r w:rsidDel="003D7F64">
              <w:rPr>
                <w:noProof/>
              </w:rPr>
              <w:delInstrText xml:space="preserve"> HYPERLINK \l "_Toc82064145" </w:delInstrText>
            </w:r>
            <w:r w:rsidDel="003D7F64">
              <w:rPr>
                <w:noProof/>
              </w:rPr>
              <w:fldChar w:fldCharType="separate"/>
            </w:r>
          </w:del>
          <w:ins w:id="375" w:author="David Conklin" w:date="2021-09-09T14:58:00Z">
            <w:r w:rsidR="003D7F64">
              <w:rPr>
                <w:b/>
                <w:bCs/>
                <w:noProof/>
              </w:rPr>
              <w:t>Error! Hyperlink reference not valid.</w:t>
            </w:r>
          </w:ins>
          <w:del w:id="376" w:author="David Conklin" w:date="2021-09-09T14:58:00Z">
            <w:r w:rsidR="006410E2" w:rsidRPr="00D51729" w:rsidDel="003D7F64">
              <w:rPr>
                <w:rStyle w:val="Hyperlink"/>
                <w:noProof/>
              </w:rPr>
              <w:delText>The Reach Layer</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_Toc82064145 \h </w:delInstrText>
            </w:r>
            <w:r w:rsidR="006410E2" w:rsidDel="003D7F64">
              <w:rPr>
                <w:noProof/>
                <w:webHidden/>
              </w:rPr>
            </w:r>
            <w:r w:rsidR="006410E2" w:rsidDel="003D7F64">
              <w:rPr>
                <w:noProof/>
                <w:webHidden/>
              </w:rPr>
              <w:fldChar w:fldCharType="separate"/>
            </w:r>
            <w:r w:rsidR="006410E2" w:rsidDel="003D7F64">
              <w:rPr>
                <w:noProof/>
                <w:webHidden/>
              </w:rPr>
              <w:delText>7</w:delText>
            </w:r>
            <w:r w:rsidR="006410E2" w:rsidDel="003D7F64">
              <w:rPr>
                <w:noProof/>
                <w:webHidden/>
              </w:rPr>
              <w:fldChar w:fldCharType="end"/>
            </w:r>
            <w:r w:rsidDel="003D7F64">
              <w:rPr>
                <w:noProof/>
              </w:rPr>
              <w:fldChar w:fldCharType="end"/>
            </w:r>
          </w:del>
        </w:p>
        <w:p w14:paraId="16B7E331" w14:textId="5485F950" w:rsidR="006410E2" w:rsidDel="003D7F64" w:rsidRDefault="00AD4898">
          <w:pPr>
            <w:pStyle w:val="TOC2"/>
            <w:tabs>
              <w:tab w:val="right" w:leader="dot" w:pos="9350"/>
            </w:tabs>
            <w:rPr>
              <w:del w:id="377" w:author="David Conklin" w:date="2021-09-09T14:58:00Z"/>
              <w:rFonts w:eastAsiaTheme="minorEastAsia"/>
              <w:noProof/>
            </w:rPr>
          </w:pPr>
          <w:del w:id="378" w:author="David Conklin" w:date="2021-09-09T14:58:00Z">
            <w:r w:rsidDel="003D7F64">
              <w:rPr>
                <w:noProof/>
              </w:rPr>
              <w:fldChar w:fldCharType="begin"/>
            </w:r>
            <w:r w:rsidDel="003D7F64">
              <w:rPr>
                <w:noProof/>
              </w:rPr>
              <w:delInstrText xml:space="preserve"> HYPERLINK \l "_Toc82064146" </w:delInstrText>
            </w:r>
            <w:r w:rsidDel="003D7F64">
              <w:rPr>
                <w:noProof/>
              </w:rPr>
              <w:fldChar w:fldCharType="separate"/>
            </w:r>
          </w:del>
          <w:ins w:id="379" w:author="David Conklin" w:date="2021-09-09T14:58:00Z">
            <w:r w:rsidR="003D7F64">
              <w:rPr>
                <w:b/>
                <w:bCs/>
                <w:noProof/>
              </w:rPr>
              <w:t>Error! Hyperlink reference not valid.</w:t>
            </w:r>
          </w:ins>
          <w:del w:id="380" w:author="David Conklin" w:date="2021-09-09T14:58:00Z">
            <w:r w:rsidR="006410E2" w:rsidRPr="00D51729" w:rsidDel="003D7F64">
              <w:rPr>
                <w:rStyle w:val="Hyperlink"/>
                <w:noProof/>
              </w:rPr>
              <w:delText>Time steps, autonomous processes, and global methods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_Toc82064146 \h </w:delInstrText>
            </w:r>
            <w:r w:rsidR="006410E2" w:rsidDel="003D7F64">
              <w:rPr>
                <w:noProof/>
                <w:webHidden/>
              </w:rPr>
            </w:r>
            <w:r w:rsidR="006410E2" w:rsidDel="003D7F64">
              <w:rPr>
                <w:noProof/>
                <w:webHidden/>
              </w:rPr>
              <w:fldChar w:fldCharType="separate"/>
            </w:r>
            <w:r w:rsidR="006410E2" w:rsidDel="003D7F64">
              <w:rPr>
                <w:noProof/>
                <w:webHidden/>
              </w:rPr>
              <w:delText>8</w:delText>
            </w:r>
            <w:r w:rsidR="006410E2" w:rsidDel="003D7F64">
              <w:rPr>
                <w:noProof/>
                <w:webHidden/>
              </w:rPr>
              <w:fldChar w:fldCharType="end"/>
            </w:r>
            <w:r w:rsidDel="003D7F64">
              <w:rPr>
                <w:noProof/>
              </w:rPr>
              <w:fldChar w:fldCharType="end"/>
            </w:r>
          </w:del>
        </w:p>
        <w:p w14:paraId="279393E3" w14:textId="31D33983" w:rsidR="006410E2" w:rsidDel="003D7F64" w:rsidRDefault="00AD4898">
          <w:pPr>
            <w:pStyle w:val="TOC2"/>
            <w:tabs>
              <w:tab w:val="right" w:leader="dot" w:pos="9350"/>
            </w:tabs>
            <w:rPr>
              <w:del w:id="381" w:author="David Conklin" w:date="2021-09-09T14:58:00Z"/>
              <w:rFonts w:eastAsiaTheme="minorEastAsia"/>
              <w:noProof/>
            </w:rPr>
          </w:pPr>
          <w:del w:id="382" w:author="David Conklin" w:date="2021-09-09T14:58:00Z">
            <w:r w:rsidDel="003D7F64">
              <w:rPr>
                <w:noProof/>
              </w:rPr>
              <w:fldChar w:fldCharType="begin"/>
            </w:r>
            <w:r w:rsidDel="003D7F64">
              <w:rPr>
                <w:noProof/>
              </w:rPr>
              <w:delInstrText xml:space="preserve"> HYPERLINK \l "_Toc82064147" </w:delInstrText>
            </w:r>
            <w:r w:rsidDel="003D7F64">
              <w:rPr>
                <w:noProof/>
              </w:rPr>
              <w:fldChar w:fldCharType="separate"/>
            </w:r>
          </w:del>
          <w:ins w:id="383" w:author="David Conklin" w:date="2021-09-09T14:58:00Z">
            <w:r w:rsidR="003D7F64">
              <w:rPr>
                <w:b/>
                <w:bCs/>
                <w:noProof/>
              </w:rPr>
              <w:t>Error! Hyperlink reference not valid.</w:t>
            </w:r>
          </w:ins>
          <w:del w:id="384" w:author="David Conklin" w:date="2021-09-09T14:58:00Z">
            <w:r w:rsidR="006410E2" w:rsidRPr="00D51729" w:rsidDel="003D7F64">
              <w:rPr>
                <w:rStyle w:val="Hyperlink"/>
                <w:noProof/>
              </w:rPr>
              <w:delText>Some global method details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_Toc82064147 \h </w:delInstrText>
            </w:r>
            <w:r w:rsidR="006410E2" w:rsidDel="003D7F64">
              <w:rPr>
                <w:noProof/>
                <w:webHidden/>
              </w:rPr>
            </w:r>
            <w:r w:rsidR="006410E2" w:rsidDel="003D7F64">
              <w:rPr>
                <w:noProof/>
                <w:webHidden/>
              </w:rPr>
              <w:fldChar w:fldCharType="separate"/>
            </w:r>
            <w:r w:rsidR="006410E2" w:rsidDel="003D7F64">
              <w:rPr>
                <w:noProof/>
                <w:webHidden/>
              </w:rPr>
              <w:delText>8</w:delText>
            </w:r>
            <w:r w:rsidR="006410E2" w:rsidDel="003D7F64">
              <w:rPr>
                <w:noProof/>
                <w:webHidden/>
              </w:rPr>
              <w:fldChar w:fldCharType="end"/>
            </w:r>
            <w:r w:rsidDel="003D7F64">
              <w:rPr>
                <w:noProof/>
              </w:rPr>
              <w:fldChar w:fldCharType="end"/>
            </w:r>
          </w:del>
        </w:p>
        <w:p w14:paraId="639D3112" w14:textId="5C194029" w:rsidR="006410E2" w:rsidDel="003D7F64" w:rsidRDefault="00AD4898">
          <w:pPr>
            <w:pStyle w:val="TOC1"/>
            <w:tabs>
              <w:tab w:val="right" w:leader="dot" w:pos="9350"/>
            </w:tabs>
            <w:rPr>
              <w:del w:id="385" w:author="David Conklin" w:date="2021-09-09T14:58:00Z"/>
              <w:rFonts w:eastAsiaTheme="minorEastAsia"/>
              <w:noProof/>
            </w:rPr>
          </w:pPr>
          <w:del w:id="386" w:author="David Conklin" w:date="2021-09-09T14:58:00Z">
            <w:r w:rsidDel="003D7F64">
              <w:rPr>
                <w:noProof/>
              </w:rPr>
              <w:fldChar w:fldCharType="begin"/>
            </w:r>
            <w:r w:rsidDel="003D7F64">
              <w:rPr>
                <w:noProof/>
              </w:rPr>
              <w:delInstrText xml:space="preserve"> HYPERLINK \l "_Toc82064148" </w:delInstrText>
            </w:r>
            <w:r w:rsidDel="003D7F64">
              <w:rPr>
                <w:noProof/>
              </w:rPr>
              <w:fldChar w:fldCharType="separate"/>
            </w:r>
          </w:del>
          <w:ins w:id="387" w:author="David Conklin" w:date="2021-09-09T14:58:00Z">
            <w:r w:rsidR="003D7F64">
              <w:rPr>
                <w:b/>
                <w:bCs/>
                <w:noProof/>
              </w:rPr>
              <w:t>Error! Hyperlink reference not valid.</w:t>
            </w:r>
          </w:ins>
          <w:del w:id="388" w:author="David Conklin" w:date="2021-09-09T14:58:00Z">
            <w:r w:rsidR="006410E2" w:rsidRPr="00D51729" w:rsidDel="003D7F64">
              <w:rPr>
                <w:rStyle w:val="Hyperlink"/>
                <w:noProof/>
              </w:rPr>
              <w:delText>Study areas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_Toc82064148 \h </w:delInstrText>
            </w:r>
            <w:r w:rsidR="006410E2" w:rsidDel="003D7F64">
              <w:rPr>
                <w:noProof/>
                <w:webHidden/>
              </w:rPr>
            </w:r>
            <w:r w:rsidR="006410E2" w:rsidDel="003D7F64">
              <w:rPr>
                <w:noProof/>
                <w:webHidden/>
              </w:rPr>
              <w:fldChar w:fldCharType="separate"/>
            </w:r>
            <w:r w:rsidR="006410E2" w:rsidDel="003D7F64">
              <w:rPr>
                <w:noProof/>
                <w:webHidden/>
              </w:rPr>
              <w:delText>9</w:delText>
            </w:r>
            <w:r w:rsidR="006410E2" w:rsidDel="003D7F64">
              <w:rPr>
                <w:noProof/>
                <w:webHidden/>
              </w:rPr>
              <w:fldChar w:fldCharType="end"/>
            </w:r>
            <w:r w:rsidDel="003D7F64">
              <w:rPr>
                <w:noProof/>
              </w:rPr>
              <w:fldChar w:fldCharType="end"/>
            </w:r>
          </w:del>
        </w:p>
        <w:p w14:paraId="207075EE" w14:textId="7AB0779B" w:rsidR="006410E2" w:rsidDel="003D7F64" w:rsidRDefault="00AD4898">
          <w:pPr>
            <w:pStyle w:val="TOC2"/>
            <w:tabs>
              <w:tab w:val="right" w:leader="dot" w:pos="9350"/>
            </w:tabs>
            <w:rPr>
              <w:del w:id="389" w:author="David Conklin" w:date="2021-09-09T14:58:00Z"/>
              <w:rFonts w:eastAsiaTheme="minorEastAsia"/>
              <w:noProof/>
            </w:rPr>
          </w:pPr>
          <w:del w:id="390" w:author="David Conklin" w:date="2021-09-09T14:58:00Z">
            <w:r w:rsidDel="003D7F64">
              <w:rPr>
                <w:noProof/>
              </w:rPr>
              <w:fldChar w:fldCharType="begin"/>
            </w:r>
            <w:r w:rsidDel="003D7F64">
              <w:rPr>
                <w:noProof/>
              </w:rPr>
              <w:delInstrText xml:space="preserve"> HYPERLINK \l "_Toc82064149" </w:delInstrText>
            </w:r>
            <w:r w:rsidDel="003D7F64">
              <w:rPr>
                <w:noProof/>
              </w:rPr>
              <w:fldChar w:fldCharType="separate"/>
            </w:r>
          </w:del>
          <w:ins w:id="391" w:author="David Conklin" w:date="2021-09-09T14:58:00Z">
            <w:r w:rsidR="003D7F64">
              <w:rPr>
                <w:b/>
                <w:bCs/>
                <w:noProof/>
              </w:rPr>
              <w:t>Error! Hyperlink reference not valid.</w:t>
            </w:r>
          </w:ins>
          <w:del w:id="392" w:author="David Conklin" w:date="2021-09-09T14:58:00Z">
            <w:r w:rsidR="006410E2" w:rsidRPr="00D51729" w:rsidDel="003D7F64">
              <w:rPr>
                <w:rStyle w:val="Hyperlink"/>
                <w:noProof/>
              </w:rPr>
              <w:delText>DataCW3M directory structure</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_Toc82064149 \h </w:delInstrText>
            </w:r>
            <w:r w:rsidR="006410E2" w:rsidDel="003D7F64">
              <w:rPr>
                <w:noProof/>
                <w:webHidden/>
              </w:rPr>
            </w:r>
            <w:r w:rsidR="006410E2" w:rsidDel="003D7F64">
              <w:rPr>
                <w:noProof/>
                <w:webHidden/>
              </w:rPr>
              <w:fldChar w:fldCharType="separate"/>
            </w:r>
            <w:r w:rsidR="006410E2" w:rsidDel="003D7F64">
              <w:rPr>
                <w:noProof/>
                <w:webHidden/>
              </w:rPr>
              <w:delText>9</w:delText>
            </w:r>
            <w:r w:rsidR="006410E2" w:rsidDel="003D7F64">
              <w:rPr>
                <w:noProof/>
                <w:webHidden/>
              </w:rPr>
              <w:fldChar w:fldCharType="end"/>
            </w:r>
            <w:r w:rsidDel="003D7F64">
              <w:rPr>
                <w:noProof/>
              </w:rPr>
              <w:fldChar w:fldCharType="end"/>
            </w:r>
          </w:del>
        </w:p>
        <w:p w14:paraId="1568DEA4" w14:textId="3E1FCAD2" w:rsidR="006410E2" w:rsidDel="003D7F64" w:rsidRDefault="00AD4898">
          <w:pPr>
            <w:pStyle w:val="TOC2"/>
            <w:tabs>
              <w:tab w:val="right" w:leader="dot" w:pos="9350"/>
            </w:tabs>
            <w:rPr>
              <w:del w:id="393" w:author="David Conklin" w:date="2021-09-09T14:58:00Z"/>
              <w:rFonts w:eastAsiaTheme="minorEastAsia"/>
              <w:noProof/>
            </w:rPr>
          </w:pPr>
          <w:del w:id="394" w:author="David Conklin" w:date="2021-09-09T14:58:00Z">
            <w:r w:rsidDel="003D7F64">
              <w:rPr>
                <w:noProof/>
              </w:rPr>
              <w:fldChar w:fldCharType="begin"/>
            </w:r>
            <w:r w:rsidDel="003D7F64">
              <w:rPr>
                <w:noProof/>
              </w:rPr>
              <w:delInstrText xml:space="preserve"> H</w:delInstrText>
            </w:r>
            <w:r w:rsidDel="003D7F64">
              <w:rPr>
                <w:noProof/>
              </w:rPr>
              <w:delInstrText xml:space="preserve">YPERLINK \l "_Toc82064150" </w:delInstrText>
            </w:r>
            <w:r w:rsidDel="003D7F64">
              <w:rPr>
                <w:noProof/>
              </w:rPr>
              <w:fldChar w:fldCharType="separate"/>
            </w:r>
          </w:del>
          <w:ins w:id="395" w:author="David Conklin" w:date="2021-09-09T14:58:00Z">
            <w:r w:rsidR="003D7F64">
              <w:rPr>
                <w:b/>
                <w:bCs/>
                <w:noProof/>
              </w:rPr>
              <w:t>Error! Hyperlink reference not valid.</w:t>
            </w:r>
          </w:ins>
          <w:del w:id="396" w:author="David Conklin" w:date="2021-09-09T14:58:00Z">
            <w:r w:rsidR="006410E2" w:rsidRPr="00D51729" w:rsidDel="003D7F64">
              <w:rPr>
                <w:rStyle w:val="Hyperlink"/>
                <w:noProof/>
              </w:rPr>
              <w:delText>DataCW3M\ScenarioData directory structure</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_Toc82064150 \h </w:delInstrText>
            </w:r>
            <w:r w:rsidR="006410E2" w:rsidDel="003D7F64">
              <w:rPr>
                <w:noProof/>
                <w:webHidden/>
              </w:rPr>
            </w:r>
            <w:r w:rsidR="006410E2" w:rsidDel="003D7F64">
              <w:rPr>
                <w:noProof/>
                <w:webHidden/>
              </w:rPr>
              <w:fldChar w:fldCharType="separate"/>
            </w:r>
            <w:r w:rsidR="006410E2" w:rsidDel="003D7F64">
              <w:rPr>
                <w:noProof/>
                <w:webHidden/>
              </w:rPr>
              <w:delText>10</w:delText>
            </w:r>
            <w:r w:rsidR="006410E2" w:rsidDel="003D7F64">
              <w:rPr>
                <w:noProof/>
                <w:webHidden/>
              </w:rPr>
              <w:fldChar w:fldCharType="end"/>
            </w:r>
            <w:r w:rsidDel="003D7F64">
              <w:rPr>
                <w:noProof/>
              </w:rPr>
              <w:fldChar w:fldCharType="end"/>
            </w:r>
          </w:del>
        </w:p>
        <w:p w14:paraId="7331EF60" w14:textId="0446BDF7" w:rsidR="006410E2" w:rsidDel="003D7F64" w:rsidRDefault="00AD4898">
          <w:pPr>
            <w:pStyle w:val="TOC2"/>
            <w:tabs>
              <w:tab w:val="right" w:leader="dot" w:pos="9350"/>
            </w:tabs>
            <w:rPr>
              <w:del w:id="397" w:author="David Conklin" w:date="2021-09-09T14:58:00Z"/>
              <w:rFonts w:eastAsiaTheme="minorEastAsia"/>
              <w:noProof/>
            </w:rPr>
          </w:pPr>
          <w:del w:id="398" w:author="David Conklin" w:date="2021-09-09T14:58:00Z">
            <w:r w:rsidDel="003D7F64">
              <w:rPr>
                <w:noProof/>
              </w:rPr>
              <w:fldChar w:fldCharType="begin"/>
            </w:r>
            <w:r w:rsidDel="003D7F64">
              <w:rPr>
                <w:noProof/>
              </w:rPr>
              <w:delInstrText xml:space="preserve"> HYPERLINK \l "_Toc82064151" </w:delInstrText>
            </w:r>
            <w:r w:rsidDel="003D7F64">
              <w:rPr>
                <w:noProof/>
              </w:rPr>
              <w:fldChar w:fldCharType="separate"/>
            </w:r>
          </w:del>
          <w:ins w:id="399" w:author="David Conklin" w:date="2021-09-09T14:58:00Z">
            <w:r w:rsidR="003D7F64">
              <w:rPr>
                <w:b/>
                <w:bCs/>
                <w:noProof/>
              </w:rPr>
              <w:t>Error! Hyperlink reference not valid.</w:t>
            </w:r>
          </w:ins>
          <w:del w:id="400" w:author="David Conklin" w:date="2021-09-09T14:58:00Z">
            <w:r w:rsidR="006410E2" w:rsidRPr="00D51729" w:rsidDel="003D7F64">
              <w:rPr>
                <w:rStyle w:val="Hyperlink"/>
                <w:noProof/>
              </w:rPr>
              <w:delText>DataCW3M\ScenarioData\&lt;scenario&gt; folder contents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_Toc82064151 \h </w:delInstrText>
            </w:r>
            <w:r w:rsidR="006410E2" w:rsidDel="003D7F64">
              <w:rPr>
                <w:noProof/>
                <w:webHidden/>
              </w:rPr>
            </w:r>
            <w:r w:rsidR="006410E2" w:rsidDel="003D7F64">
              <w:rPr>
                <w:noProof/>
                <w:webHidden/>
              </w:rPr>
              <w:fldChar w:fldCharType="separate"/>
            </w:r>
            <w:r w:rsidR="006410E2" w:rsidDel="003D7F64">
              <w:rPr>
                <w:noProof/>
                <w:webHidden/>
              </w:rPr>
              <w:delText>11</w:delText>
            </w:r>
            <w:r w:rsidR="006410E2" w:rsidDel="003D7F64">
              <w:rPr>
                <w:noProof/>
                <w:webHidden/>
              </w:rPr>
              <w:fldChar w:fldCharType="end"/>
            </w:r>
            <w:r w:rsidDel="003D7F64">
              <w:rPr>
                <w:noProof/>
              </w:rPr>
              <w:fldChar w:fldCharType="end"/>
            </w:r>
          </w:del>
        </w:p>
        <w:p w14:paraId="5DB91FBF" w14:textId="74FD0773" w:rsidR="006410E2" w:rsidDel="003D7F64" w:rsidRDefault="00AD4898">
          <w:pPr>
            <w:pStyle w:val="TOC2"/>
            <w:tabs>
              <w:tab w:val="right" w:leader="dot" w:pos="9350"/>
            </w:tabs>
            <w:rPr>
              <w:del w:id="401" w:author="David Conklin" w:date="2021-09-09T14:58:00Z"/>
              <w:rFonts w:eastAsiaTheme="minorEastAsia"/>
              <w:noProof/>
            </w:rPr>
          </w:pPr>
          <w:del w:id="402" w:author="David Conklin" w:date="2021-09-09T14:58:00Z">
            <w:r w:rsidDel="003D7F64">
              <w:rPr>
                <w:noProof/>
              </w:rPr>
              <w:fldChar w:fldCharType="begin"/>
            </w:r>
            <w:r w:rsidDel="003D7F64">
              <w:rPr>
                <w:noProof/>
              </w:rPr>
              <w:delInstrText xml:space="preserve"> HYPERLINK \l "_Toc82064152" </w:delInstrText>
            </w:r>
            <w:r w:rsidDel="003D7F64">
              <w:rPr>
                <w:noProof/>
              </w:rPr>
              <w:fldChar w:fldCharType="separate"/>
            </w:r>
          </w:del>
          <w:ins w:id="403" w:author="David Conklin" w:date="2021-09-09T14:58:00Z">
            <w:r w:rsidR="003D7F64">
              <w:rPr>
                <w:b/>
                <w:bCs/>
                <w:noProof/>
              </w:rPr>
              <w:t>Error! Hyperlink reference not valid.</w:t>
            </w:r>
          </w:ins>
          <w:del w:id="404" w:author="David Conklin" w:date="2021-09-09T14:58:00Z">
            <w:r w:rsidR="006410E2" w:rsidRPr="00D51729" w:rsidDel="003D7F64">
              <w:rPr>
                <w:rStyle w:val="Hyperlink"/>
                <w:noProof/>
              </w:rPr>
              <w:delText>DataCW3M\&lt;study area&gt; folder contents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_Toc82064152 \h </w:delInstrText>
            </w:r>
            <w:r w:rsidR="006410E2" w:rsidDel="003D7F64">
              <w:rPr>
                <w:noProof/>
                <w:webHidden/>
              </w:rPr>
            </w:r>
            <w:r w:rsidR="006410E2" w:rsidDel="003D7F64">
              <w:rPr>
                <w:noProof/>
                <w:webHidden/>
              </w:rPr>
              <w:fldChar w:fldCharType="separate"/>
            </w:r>
            <w:r w:rsidR="006410E2" w:rsidDel="003D7F64">
              <w:rPr>
                <w:noProof/>
                <w:webHidden/>
              </w:rPr>
              <w:delText>11</w:delText>
            </w:r>
            <w:r w:rsidR="006410E2" w:rsidDel="003D7F64">
              <w:rPr>
                <w:noProof/>
                <w:webHidden/>
              </w:rPr>
              <w:fldChar w:fldCharType="end"/>
            </w:r>
            <w:r w:rsidDel="003D7F64">
              <w:rPr>
                <w:noProof/>
              </w:rPr>
              <w:fldChar w:fldCharType="end"/>
            </w:r>
          </w:del>
        </w:p>
        <w:p w14:paraId="2203D58E" w14:textId="52528DB0" w:rsidR="006410E2" w:rsidDel="003D7F64" w:rsidRDefault="00AD4898">
          <w:pPr>
            <w:pStyle w:val="TOC1"/>
            <w:tabs>
              <w:tab w:val="right" w:leader="dot" w:pos="9350"/>
            </w:tabs>
            <w:rPr>
              <w:del w:id="405" w:author="David Conklin" w:date="2021-09-09T14:58:00Z"/>
              <w:rFonts w:eastAsiaTheme="minorEastAsia"/>
              <w:noProof/>
            </w:rPr>
          </w:pPr>
          <w:del w:id="406" w:author="David Conklin" w:date="2021-09-09T14:58:00Z">
            <w:r w:rsidDel="003D7F64">
              <w:rPr>
                <w:noProof/>
              </w:rPr>
              <w:fldChar w:fldCharType="begin"/>
            </w:r>
            <w:r w:rsidDel="003D7F64">
              <w:rPr>
                <w:noProof/>
              </w:rPr>
              <w:delInstrText xml:space="preserve"> HYPERLINK \l "_Toc82064153" </w:delInstrText>
            </w:r>
            <w:r w:rsidDel="003D7F64">
              <w:rPr>
                <w:noProof/>
              </w:rPr>
              <w:fldChar w:fldCharType="separate"/>
            </w:r>
          </w:del>
          <w:ins w:id="407" w:author="David Conklin" w:date="2021-09-09T14:58:00Z">
            <w:r w:rsidR="003D7F64">
              <w:rPr>
                <w:b/>
                <w:bCs/>
                <w:noProof/>
              </w:rPr>
              <w:t>Error! Hyperlink reference not valid.</w:t>
            </w:r>
          </w:ins>
          <w:del w:id="408" w:author="David Conklin" w:date="2021-09-09T14:58:00Z">
            <w:r w:rsidR="006410E2" w:rsidRPr="00D51729" w:rsidDel="003D7F64">
              <w:rPr>
                <w:rStyle w:val="Hyperlink"/>
                <w:noProof/>
              </w:rPr>
              <w:delText>Calendar conventions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_Toc82064153 \h </w:delInstrText>
            </w:r>
            <w:r w:rsidR="006410E2" w:rsidDel="003D7F64">
              <w:rPr>
                <w:noProof/>
                <w:webHidden/>
              </w:rPr>
            </w:r>
            <w:r w:rsidR="006410E2" w:rsidDel="003D7F64">
              <w:rPr>
                <w:noProof/>
                <w:webHidden/>
              </w:rPr>
              <w:fldChar w:fldCharType="separate"/>
            </w:r>
            <w:r w:rsidR="006410E2" w:rsidDel="003D7F64">
              <w:rPr>
                <w:noProof/>
                <w:webHidden/>
              </w:rPr>
              <w:delText>17</w:delText>
            </w:r>
            <w:r w:rsidR="006410E2" w:rsidDel="003D7F64">
              <w:rPr>
                <w:noProof/>
                <w:webHidden/>
              </w:rPr>
              <w:fldChar w:fldCharType="end"/>
            </w:r>
            <w:r w:rsidDel="003D7F64">
              <w:rPr>
                <w:noProof/>
              </w:rPr>
              <w:fldChar w:fldCharType="end"/>
            </w:r>
          </w:del>
        </w:p>
        <w:p w14:paraId="08246309" w14:textId="13FDA021" w:rsidR="006410E2" w:rsidDel="003D7F64" w:rsidRDefault="00AD4898">
          <w:pPr>
            <w:pStyle w:val="TOC2"/>
            <w:tabs>
              <w:tab w:val="right" w:leader="dot" w:pos="9350"/>
            </w:tabs>
            <w:rPr>
              <w:del w:id="409" w:author="David Conklin" w:date="2021-09-09T14:58:00Z"/>
              <w:rFonts w:eastAsiaTheme="minorEastAsia"/>
              <w:noProof/>
            </w:rPr>
          </w:pPr>
          <w:del w:id="410" w:author="David Conklin" w:date="2021-09-09T14:58:00Z">
            <w:r w:rsidDel="003D7F64">
              <w:rPr>
                <w:noProof/>
              </w:rPr>
              <w:fldChar w:fldCharType="begin"/>
            </w:r>
            <w:r w:rsidDel="003D7F64">
              <w:rPr>
                <w:noProof/>
              </w:rPr>
              <w:delInstrText xml:space="preserve"> HYPERLINK \l "_Toc82064154" </w:delInstrText>
            </w:r>
            <w:r w:rsidDel="003D7F64">
              <w:rPr>
                <w:noProof/>
              </w:rPr>
              <w:fldChar w:fldCharType="separate"/>
            </w:r>
          </w:del>
          <w:ins w:id="411" w:author="David Conklin" w:date="2021-09-09T14:58:00Z">
            <w:r w:rsidR="003D7F64">
              <w:rPr>
                <w:b/>
                <w:bCs/>
                <w:noProof/>
              </w:rPr>
              <w:t>Error! Hyperlink reference not valid.</w:t>
            </w:r>
          </w:ins>
          <w:del w:id="412" w:author="David Conklin" w:date="2021-09-09T14:58:00Z">
            <w:r w:rsidR="006410E2" w:rsidRPr="00D51729" w:rsidDel="003D7F64">
              <w:rPr>
                <w:rStyle w:val="Hyperlink"/>
                <w:noProof/>
              </w:rPr>
              <w:delText>Water years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_Toc82064154 \h </w:delInstrText>
            </w:r>
            <w:r w:rsidR="006410E2" w:rsidDel="003D7F64">
              <w:rPr>
                <w:noProof/>
                <w:webHidden/>
              </w:rPr>
            </w:r>
            <w:r w:rsidR="006410E2" w:rsidDel="003D7F64">
              <w:rPr>
                <w:noProof/>
                <w:webHidden/>
              </w:rPr>
              <w:fldChar w:fldCharType="separate"/>
            </w:r>
            <w:r w:rsidR="006410E2" w:rsidDel="003D7F64">
              <w:rPr>
                <w:noProof/>
                <w:webHidden/>
              </w:rPr>
              <w:delText>17</w:delText>
            </w:r>
            <w:r w:rsidR="006410E2" w:rsidDel="003D7F64">
              <w:rPr>
                <w:noProof/>
                <w:webHidden/>
              </w:rPr>
              <w:fldChar w:fldCharType="end"/>
            </w:r>
            <w:r w:rsidDel="003D7F64">
              <w:rPr>
                <w:noProof/>
              </w:rPr>
              <w:fldChar w:fldCharType="end"/>
            </w:r>
          </w:del>
        </w:p>
        <w:p w14:paraId="76F7F774" w14:textId="631F772E" w:rsidR="006410E2" w:rsidDel="003D7F64" w:rsidRDefault="00AD4898">
          <w:pPr>
            <w:pStyle w:val="TOC1"/>
            <w:tabs>
              <w:tab w:val="right" w:leader="dot" w:pos="9350"/>
            </w:tabs>
            <w:rPr>
              <w:del w:id="413" w:author="David Conklin" w:date="2021-09-09T14:58:00Z"/>
              <w:rFonts w:eastAsiaTheme="minorEastAsia"/>
              <w:noProof/>
            </w:rPr>
          </w:pPr>
          <w:del w:id="414" w:author="David Conklin" w:date="2021-09-09T14:58:00Z">
            <w:r w:rsidDel="003D7F64">
              <w:rPr>
                <w:noProof/>
              </w:rPr>
              <w:fldChar w:fldCharType="begin"/>
            </w:r>
            <w:r w:rsidDel="003D7F64">
              <w:rPr>
                <w:noProof/>
              </w:rPr>
              <w:delInstrText xml:space="preserve"> HYPERLINK \l "_Toc82064155" </w:delInstrText>
            </w:r>
            <w:r w:rsidDel="003D7F64">
              <w:rPr>
                <w:noProof/>
              </w:rPr>
              <w:fldChar w:fldCharType="separate"/>
            </w:r>
          </w:del>
          <w:ins w:id="415" w:author="David Conklin" w:date="2021-09-09T14:58:00Z">
            <w:r w:rsidR="003D7F64">
              <w:rPr>
                <w:b/>
                <w:bCs/>
                <w:noProof/>
              </w:rPr>
              <w:t>Error! Hyperlink reference not valid.</w:t>
            </w:r>
          </w:ins>
          <w:del w:id="416" w:author="David Conklin" w:date="2021-09-09T14:58:00Z">
            <w:r w:rsidR="006410E2" w:rsidRPr="00D51729" w:rsidDel="003D7F64">
              <w:rPr>
                <w:rStyle w:val="Hyperlink"/>
                <w:noProof/>
              </w:rPr>
              <w:delText>Climate data</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_Toc82064155 \h </w:delInstrText>
            </w:r>
            <w:r w:rsidR="006410E2" w:rsidDel="003D7F64">
              <w:rPr>
                <w:noProof/>
                <w:webHidden/>
              </w:rPr>
            </w:r>
            <w:r w:rsidR="006410E2" w:rsidDel="003D7F64">
              <w:rPr>
                <w:noProof/>
                <w:webHidden/>
              </w:rPr>
              <w:fldChar w:fldCharType="separate"/>
            </w:r>
            <w:r w:rsidR="006410E2" w:rsidDel="003D7F64">
              <w:rPr>
                <w:noProof/>
                <w:webHidden/>
              </w:rPr>
              <w:delText>17</w:delText>
            </w:r>
            <w:r w:rsidR="006410E2" w:rsidDel="003D7F64">
              <w:rPr>
                <w:noProof/>
                <w:webHidden/>
              </w:rPr>
              <w:fldChar w:fldCharType="end"/>
            </w:r>
            <w:r w:rsidDel="003D7F64">
              <w:rPr>
                <w:noProof/>
              </w:rPr>
              <w:fldChar w:fldCharType="end"/>
            </w:r>
          </w:del>
        </w:p>
        <w:p w14:paraId="21DD1D45" w14:textId="3BBA523A" w:rsidR="006410E2" w:rsidDel="003D7F64" w:rsidRDefault="00AD4898">
          <w:pPr>
            <w:pStyle w:val="TOC2"/>
            <w:tabs>
              <w:tab w:val="right" w:leader="dot" w:pos="9350"/>
            </w:tabs>
            <w:rPr>
              <w:del w:id="417" w:author="David Conklin" w:date="2021-09-09T14:58:00Z"/>
              <w:rFonts w:eastAsiaTheme="minorEastAsia"/>
              <w:noProof/>
            </w:rPr>
          </w:pPr>
          <w:del w:id="418" w:author="David Conklin" w:date="2021-09-09T14:58:00Z">
            <w:r w:rsidDel="003D7F64">
              <w:rPr>
                <w:noProof/>
              </w:rPr>
              <w:fldChar w:fldCharType="begin"/>
            </w:r>
            <w:r w:rsidDel="003D7F64">
              <w:rPr>
                <w:noProof/>
              </w:rPr>
              <w:delInstrText xml:space="preserve"> HYPERLINK \l "_Toc82064156" </w:delInstrText>
            </w:r>
            <w:r w:rsidDel="003D7F64">
              <w:rPr>
                <w:noProof/>
              </w:rPr>
              <w:fldChar w:fldCharType="separate"/>
            </w:r>
          </w:del>
          <w:ins w:id="419" w:author="David Conklin" w:date="2021-09-09T14:58:00Z">
            <w:r w:rsidR="003D7F64">
              <w:rPr>
                <w:b/>
                <w:bCs/>
                <w:noProof/>
              </w:rPr>
              <w:t>Error! Hyperlink reference not valid.</w:t>
            </w:r>
          </w:ins>
          <w:del w:id="420" w:author="David Conklin" w:date="2021-09-09T14:58:00Z">
            <w:r w:rsidR="006410E2" w:rsidRPr="00D51729" w:rsidDel="003D7F64">
              <w:rPr>
                <w:rStyle w:val="Hyperlink"/>
                <w:noProof/>
              </w:rPr>
              <w:delText>Numbered climate scenarios in the model</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_Toc82064156 \h </w:delInstrText>
            </w:r>
            <w:r w:rsidR="006410E2" w:rsidDel="003D7F64">
              <w:rPr>
                <w:noProof/>
                <w:webHidden/>
              </w:rPr>
            </w:r>
            <w:r w:rsidR="006410E2" w:rsidDel="003D7F64">
              <w:rPr>
                <w:noProof/>
                <w:webHidden/>
              </w:rPr>
              <w:fldChar w:fldCharType="separate"/>
            </w:r>
            <w:r w:rsidR="006410E2" w:rsidDel="003D7F64">
              <w:rPr>
                <w:noProof/>
                <w:webHidden/>
              </w:rPr>
              <w:delText>17</w:delText>
            </w:r>
            <w:r w:rsidR="006410E2" w:rsidDel="003D7F64">
              <w:rPr>
                <w:noProof/>
                <w:webHidden/>
              </w:rPr>
              <w:fldChar w:fldCharType="end"/>
            </w:r>
            <w:r w:rsidDel="003D7F64">
              <w:rPr>
                <w:noProof/>
              </w:rPr>
              <w:fldChar w:fldCharType="end"/>
            </w:r>
          </w:del>
        </w:p>
        <w:p w14:paraId="3AB8AAEC" w14:textId="42EC4781" w:rsidR="006410E2" w:rsidDel="003D7F64" w:rsidRDefault="00AD4898">
          <w:pPr>
            <w:pStyle w:val="TOC2"/>
            <w:tabs>
              <w:tab w:val="right" w:leader="dot" w:pos="9350"/>
            </w:tabs>
            <w:rPr>
              <w:del w:id="421" w:author="David Conklin" w:date="2021-09-09T14:58:00Z"/>
              <w:rFonts w:eastAsiaTheme="minorEastAsia"/>
              <w:noProof/>
            </w:rPr>
          </w:pPr>
          <w:del w:id="422" w:author="David Conklin" w:date="2021-09-09T14:58:00Z">
            <w:r w:rsidDel="003D7F64">
              <w:rPr>
                <w:noProof/>
              </w:rPr>
              <w:fldChar w:fldCharType="begin"/>
            </w:r>
            <w:r w:rsidDel="003D7F64">
              <w:rPr>
                <w:noProof/>
              </w:rPr>
              <w:delInstrText xml:space="preserve"> HYPERLINK \l "_Toc82064157" </w:delInstrText>
            </w:r>
            <w:r w:rsidDel="003D7F64">
              <w:rPr>
                <w:noProof/>
              </w:rPr>
              <w:fldChar w:fldCharType="separate"/>
            </w:r>
          </w:del>
          <w:ins w:id="423" w:author="David Conklin" w:date="2021-09-09T14:58:00Z">
            <w:r w:rsidR="003D7F64">
              <w:rPr>
                <w:b/>
                <w:bCs/>
                <w:noProof/>
              </w:rPr>
              <w:t>Error! Hyperlink reference not valid.</w:t>
            </w:r>
          </w:ins>
          <w:del w:id="424" w:author="David Conklin" w:date="2021-09-09T14:58:00Z">
            <w:r w:rsidR="006410E2" w:rsidRPr="00D51729" w:rsidDel="003D7F64">
              <w:rPr>
                <w:rStyle w:val="Hyperlink"/>
                <w:noProof/>
              </w:rPr>
              <w:delText>Monthly and seasonal weather data</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_Toc82064157 \h </w:delInstrText>
            </w:r>
            <w:r w:rsidR="006410E2" w:rsidDel="003D7F64">
              <w:rPr>
                <w:noProof/>
                <w:webHidden/>
              </w:rPr>
            </w:r>
            <w:r w:rsidR="006410E2" w:rsidDel="003D7F64">
              <w:rPr>
                <w:noProof/>
                <w:webHidden/>
              </w:rPr>
              <w:fldChar w:fldCharType="separate"/>
            </w:r>
            <w:r w:rsidR="006410E2" w:rsidDel="003D7F64">
              <w:rPr>
                <w:noProof/>
                <w:webHidden/>
              </w:rPr>
              <w:delText>18</w:delText>
            </w:r>
            <w:r w:rsidR="006410E2" w:rsidDel="003D7F64">
              <w:rPr>
                <w:noProof/>
                <w:webHidden/>
              </w:rPr>
              <w:fldChar w:fldCharType="end"/>
            </w:r>
            <w:r w:rsidDel="003D7F64">
              <w:rPr>
                <w:noProof/>
              </w:rPr>
              <w:fldChar w:fldCharType="end"/>
            </w:r>
          </w:del>
        </w:p>
        <w:p w14:paraId="5981E4D1" w14:textId="2EF4DE96" w:rsidR="006410E2" w:rsidDel="003D7F64" w:rsidRDefault="00AD4898">
          <w:pPr>
            <w:pStyle w:val="TOC2"/>
            <w:tabs>
              <w:tab w:val="right" w:leader="dot" w:pos="9350"/>
            </w:tabs>
            <w:rPr>
              <w:del w:id="425" w:author="David Conklin" w:date="2021-09-09T14:58:00Z"/>
              <w:rFonts w:eastAsiaTheme="minorEastAsia"/>
              <w:noProof/>
            </w:rPr>
          </w:pPr>
          <w:del w:id="426" w:author="David Conklin" w:date="2021-09-09T14:58:00Z">
            <w:r w:rsidDel="003D7F64">
              <w:rPr>
                <w:noProof/>
              </w:rPr>
              <w:fldChar w:fldCharType="begin"/>
            </w:r>
            <w:r w:rsidDel="003D7F64">
              <w:rPr>
                <w:noProof/>
              </w:rPr>
              <w:delInstrText xml:space="preserve"> HYPERLINK \l "_Toc82064158" </w:delInstrText>
            </w:r>
            <w:r w:rsidDel="003D7F64">
              <w:rPr>
                <w:noProof/>
              </w:rPr>
              <w:fldChar w:fldCharType="separate"/>
            </w:r>
          </w:del>
          <w:ins w:id="427" w:author="David Conklin" w:date="2021-09-09T14:58:00Z">
            <w:r w:rsidR="003D7F64">
              <w:rPr>
                <w:b/>
                <w:bCs/>
                <w:noProof/>
              </w:rPr>
              <w:t>Error! Hyperlink reference not valid.</w:t>
            </w:r>
          </w:ins>
          <w:del w:id="428" w:author="David Conklin" w:date="2021-09-09T14:58:00Z">
            <w:r w:rsidR="006410E2" w:rsidRPr="00D51729" w:rsidDel="003D7F64">
              <w:rPr>
                <w:rStyle w:val="Hyperlink"/>
                <w:noProof/>
              </w:rPr>
              <w:delText>Climate data grids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_Toc82064158 \h </w:delInstrText>
            </w:r>
            <w:r w:rsidR="006410E2" w:rsidDel="003D7F64">
              <w:rPr>
                <w:noProof/>
                <w:webHidden/>
              </w:rPr>
            </w:r>
            <w:r w:rsidR="006410E2" w:rsidDel="003D7F64">
              <w:rPr>
                <w:noProof/>
                <w:webHidden/>
              </w:rPr>
              <w:fldChar w:fldCharType="separate"/>
            </w:r>
            <w:r w:rsidR="006410E2" w:rsidDel="003D7F64">
              <w:rPr>
                <w:noProof/>
                <w:webHidden/>
              </w:rPr>
              <w:delText>19</w:delText>
            </w:r>
            <w:r w:rsidR="006410E2" w:rsidDel="003D7F64">
              <w:rPr>
                <w:noProof/>
                <w:webHidden/>
              </w:rPr>
              <w:fldChar w:fldCharType="end"/>
            </w:r>
            <w:r w:rsidDel="003D7F64">
              <w:rPr>
                <w:noProof/>
              </w:rPr>
              <w:fldChar w:fldCharType="end"/>
            </w:r>
          </w:del>
        </w:p>
        <w:p w14:paraId="673411E5" w14:textId="79C98C00" w:rsidR="006410E2" w:rsidDel="003D7F64" w:rsidRDefault="00AD4898">
          <w:pPr>
            <w:pStyle w:val="TOC3"/>
            <w:tabs>
              <w:tab w:val="right" w:leader="dot" w:pos="9350"/>
            </w:tabs>
            <w:rPr>
              <w:del w:id="429" w:author="David Conklin" w:date="2021-09-09T14:58:00Z"/>
              <w:rFonts w:eastAsiaTheme="minorEastAsia"/>
              <w:noProof/>
            </w:rPr>
          </w:pPr>
          <w:del w:id="430" w:author="David Conklin" w:date="2021-09-09T14:58:00Z">
            <w:r w:rsidDel="003D7F64">
              <w:rPr>
                <w:noProof/>
              </w:rPr>
              <w:fldChar w:fldCharType="begin"/>
            </w:r>
            <w:r w:rsidDel="003D7F64">
              <w:rPr>
                <w:noProof/>
              </w:rPr>
              <w:delInstrText xml:space="preserve"> HYPERLINK \l "_Toc82064159" </w:delInstrText>
            </w:r>
            <w:r w:rsidDel="003D7F64">
              <w:rPr>
                <w:noProof/>
              </w:rPr>
              <w:fldChar w:fldCharType="separate"/>
            </w:r>
          </w:del>
          <w:ins w:id="431" w:author="David Conklin" w:date="2021-09-09T14:58:00Z">
            <w:r w:rsidR="003D7F64">
              <w:rPr>
                <w:b/>
                <w:bCs/>
                <w:noProof/>
              </w:rPr>
              <w:t>Error! Hyperlink reference not valid.</w:t>
            </w:r>
          </w:ins>
          <w:del w:id="432" w:author="David Conklin" w:date="2021-09-09T14:58:00Z">
            <w:r w:rsidR="006410E2" w:rsidRPr="00D51729" w:rsidDel="003D7F64">
              <w:rPr>
                <w:rStyle w:val="Hyperlink"/>
                <w:noProof/>
              </w:rPr>
              <w:delText>The WW2100 climate grid</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_Toc82064159 \h </w:delInstrText>
            </w:r>
            <w:r w:rsidR="006410E2" w:rsidDel="003D7F64">
              <w:rPr>
                <w:noProof/>
                <w:webHidden/>
              </w:rPr>
            </w:r>
            <w:r w:rsidR="006410E2" w:rsidDel="003D7F64">
              <w:rPr>
                <w:noProof/>
                <w:webHidden/>
              </w:rPr>
              <w:fldChar w:fldCharType="separate"/>
            </w:r>
            <w:r w:rsidR="006410E2" w:rsidDel="003D7F64">
              <w:rPr>
                <w:noProof/>
                <w:webHidden/>
              </w:rPr>
              <w:delText>19</w:delText>
            </w:r>
            <w:r w:rsidR="006410E2" w:rsidDel="003D7F64">
              <w:rPr>
                <w:noProof/>
                <w:webHidden/>
              </w:rPr>
              <w:fldChar w:fldCharType="end"/>
            </w:r>
            <w:r w:rsidDel="003D7F64">
              <w:rPr>
                <w:noProof/>
              </w:rPr>
              <w:fldChar w:fldCharType="end"/>
            </w:r>
          </w:del>
        </w:p>
        <w:p w14:paraId="539F7494" w14:textId="3CE15A22" w:rsidR="006410E2" w:rsidDel="003D7F64" w:rsidRDefault="00AD4898">
          <w:pPr>
            <w:pStyle w:val="TOC3"/>
            <w:tabs>
              <w:tab w:val="right" w:leader="dot" w:pos="9350"/>
            </w:tabs>
            <w:rPr>
              <w:del w:id="433" w:author="David Conklin" w:date="2021-09-09T14:58:00Z"/>
              <w:rFonts w:eastAsiaTheme="minorEastAsia"/>
              <w:noProof/>
            </w:rPr>
          </w:pPr>
          <w:del w:id="434" w:author="David Conklin" w:date="2021-09-09T14:58:00Z">
            <w:r w:rsidDel="003D7F64">
              <w:rPr>
                <w:noProof/>
              </w:rPr>
              <w:fldChar w:fldCharType="begin"/>
            </w:r>
            <w:r w:rsidDel="003D7F64">
              <w:rPr>
                <w:noProof/>
              </w:rPr>
              <w:delInstrText xml:space="preserve"> HYPERLINK \l "_Toc82064160" </w:delInstrText>
            </w:r>
            <w:r w:rsidDel="003D7F64">
              <w:rPr>
                <w:noProof/>
              </w:rPr>
              <w:fldChar w:fldCharType="separate"/>
            </w:r>
          </w:del>
          <w:ins w:id="435" w:author="David Conklin" w:date="2021-09-09T14:58:00Z">
            <w:r w:rsidR="003D7F64">
              <w:rPr>
                <w:b/>
                <w:bCs/>
                <w:noProof/>
              </w:rPr>
              <w:t>Error! Hyperlink reference not valid.</w:t>
            </w:r>
          </w:ins>
          <w:del w:id="436" w:author="David Conklin" w:date="2021-09-09T14:58:00Z">
            <w:r w:rsidR="006410E2" w:rsidRPr="00D51729" w:rsidDel="003D7F64">
              <w:rPr>
                <w:rStyle w:val="Hyperlink"/>
                <w:noProof/>
              </w:rPr>
              <w:delText>The v2 climate grid</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_Toc82064160 \h </w:delInstrText>
            </w:r>
            <w:r w:rsidR="006410E2" w:rsidDel="003D7F64">
              <w:rPr>
                <w:noProof/>
                <w:webHidden/>
              </w:rPr>
            </w:r>
            <w:r w:rsidR="006410E2" w:rsidDel="003D7F64">
              <w:rPr>
                <w:noProof/>
                <w:webHidden/>
              </w:rPr>
              <w:fldChar w:fldCharType="separate"/>
            </w:r>
            <w:r w:rsidR="006410E2" w:rsidDel="003D7F64">
              <w:rPr>
                <w:noProof/>
                <w:webHidden/>
              </w:rPr>
              <w:delText>20</w:delText>
            </w:r>
            <w:r w:rsidR="006410E2" w:rsidDel="003D7F64">
              <w:rPr>
                <w:noProof/>
                <w:webHidden/>
              </w:rPr>
              <w:fldChar w:fldCharType="end"/>
            </w:r>
            <w:r w:rsidDel="003D7F64">
              <w:rPr>
                <w:noProof/>
              </w:rPr>
              <w:fldChar w:fldCharType="end"/>
            </w:r>
          </w:del>
        </w:p>
        <w:p w14:paraId="27482B4F" w14:textId="6E484D90" w:rsidR="006410E2" w:rsidDel="003D7F64" w:rsidRDefault="00AD4898">
          <w:pPr>
            <w:pStyle w:val="TOC2"/>
            <w:tabs>
              <w:tab w:val="right" w:leader="dot" w:pos="9350"/>
            </w:tabs>
            <w:rPr>
              <w:del w:id="437" w:author="David Conklin" w:date="2021-09-09T14:58:00Z"/>
              <w:rFonts w:eastAsiaTheme="minorEastAsia"/>
              <w:noProof/>
            </w:rPr>
          </w:pPr>
          <w:del w:id="438" w:author="David Conklin" w:date="2021-09-09T14:58:00Z">
            <w:r w:rsidDel="003D7F64">
              <w:rPr>
                <w:noProof/>
              </w:rPr>
              <w:fldChar w:fldCharType="begin"/>
            </w:r>
            <w:r w:rsidDel="003D7F64">
              <w:rPr>
                <w:noProof/>
              </w:rPr>
              <w:delInstrText xml:space="preserve"> HYPERLINK \l "_Toc82064161" </w:delInstrText>
            </w:r>
            <w:r w:rsidDel="003D7F64">
              <w:rPr>
                <w:noProof/>
              </w:rPr>
              <w:fldChar w:fldCharType="separate"/>
            </w:r>
          </w:del>
          <w:ins w:id="439" w:author="David Conklin" w:date="2021-09-09T14:58:00Z">
            <w:r w:rsidR="003D7F64">
              <w:rPr>
                <w:b/>
                <w:bCs/>
                <w:noProof/>
              </w:rPr>
              <w:t>Error! Hyperlink reference not valid.</w:t>
            </w:r>
          </w:ins>
          <w:del w:id="440" w:author="David Conklin" w:date="2021-09-09T14:58:00Z">
            <w:r w:rsidR="006410E2" w:rsidRPr="00D51729" w:rsidDel="003D7F64">
              <w:rPr>
                <w:rStyle w:val="Hyperlink"/>
                <w:noProof/>
              </w:rPr>
              <w:delText>How climate data is looked up</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_Toc82064161 \h </w:delInstrText>
            </w:r>
            <w:r w:rsidR="006410E2" w:rsidDel="003D7F64">
              <w:rPr>
                <w:noProof/>
                <w:webHidden/>
              </w:rPr>
            </w:r>
            <w:r w:rsidR="006410E2" w:rsidDel="003D7F64">
              <w:rPr>
                <w:noProof/>
                <w:webHidden/>
              </w:rPr>
              <w:fldChar w:fldCharType="separate"/>
            </w:r>
            <w:r w:rsidR="006410E2" w:rsidDel="003D7F64">
              <w:rPr>
                <w:noProof/>
                <w:webHidden/>
              </w:rPr>
              <w:delText>20</w:delText>
            </w:r>
            <w:r w:rsidR="006410E2" w:rsidDel="003D7F64">
              <w:rPr>
                <w:noProof/>
                <w:webHidden/>
              </w:rPr>
              <w:fldChar w:fldCharType="end"/>
            </w:r>
            <w:r w:rsidDel="003D7F64">
              <w:rPr>
                <w:noProof/>
              </w:rPr>
              <w:fldChar w:fldCharType="end"/>
            </w:r>
          </w:del>
        </w:p>
        <w:p w14:paraId="16B22B80" w14:textId="01FB4180" w:rsidR="006410E2" w:rsidDel="003D7F64" w:rsidRDefault="00AD4898">
          <w:pPr>
            <w:pStyle w:val="TOC2"/>
            <w:tabs>
              <w:tab w:val="right" w:leader="dot" w:pos="9350"/>
            </w:tabs>
            <w:rPr>
              <w:del w:id="441" w:author="David Conklin" w:date="2021-09-09T14:58:00Z"/>
              <w:rFonts w:eastAsiaTheme="minorEastAsia"/>
              <w:noProof/>
            </w:rPr>
          </w:pPr>
          <w:del w:id="442" w:author="David Conklin" w:date="2021-09-09T14:58:00Z">
            <w:r w:rsidDel="003D7F64">
              <w:rPr>
                <w:noProof/>
              </w:rPr>
              <w:fldChar w:fldCharType="begin"/>
            </w:r>
            <w:r w:rsidDel="003D7F64">
              <w:rPr>
                <w:noProof/>
              </w:rPr>
              <w:delInstrText xml:space="preserve"> HYPERLINK \l "_Toc82064162" </w:delInstrText>
            </w:r>
            <w:r w:rsidDel="003D7F64">
              <w:rPr>
                <w:noProof/>
              </w:rPr>
              <w:fldChar w:fldCharType="separate"/>
            </w:r>
          </w:del>
          <w:ins w:id="443" w:author="David Conklin" w:date="2021-09-09T14:58:00Z">
            <w:r w:rsidR="003D7F64">
              <w:rPr>
                <w:b/>
                <w:bCs/>
                <w:noProof/>
              </w:rPr>
              <w:t>Error! Hyperlink reference not valid.</w:t>
            </w:r>
          </w:ins>
          <w:del w:id="444" w:author="David Conklin" w:date="2021-09-09T14:58:00Z">
            <w:r w:rsidR="006410E2" w:rsidRPr="00D51729" w:rsidDel="003D7F64">
              <w:rPr>
                <w:rStyle w:val="Hyperlink"/>
                <w:noProof/>
              </w:rPr>
              <w:delText>What is in a climate dataset</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_Toc82064162 \h </w:delInstrText>
            </w:r>
            <w:r w:rsidR="006410E2" w:rsidDel="003D7F64">
              <w:rPr>
                <w:noProof/>
                <w:webHidden/>
              </w:rPr>
            </w:r>
            <w:r w:rsidR="006410E2" w:rsidDel="003D7F64">
              <w:rPr>
                <w:noProof/>
                <w:webHidden/>
              </w:rPr>
              <w:fldChar w:fldCharType="separate"/>
            </w:r>
            <w:r w:rsidR="006410E2" w:rsidDel="003D7F64">
              <w:rPr>
                <w:noProof/>
                <w:webHidden/>
              </w:rPr>
              <w:delText>21</w:delText>
            </w:r>
            <w:r w:rsidR="006410E2" w:rsidDel="003D7F64">
              <w:rPr>
                <w:noProof/>
                <w:webHidden/>
              </w:rPr>
              <w:fldChar w:fldCharType="end"/>
            </w:r>
            <w:r w:rsidDel="003D7F64">
              <w:rPr>
                <w:noProof/>
              </w:rPr>
              <w:fldChar w:fldCharType="end"/>
            </w:r>
          </w:del>
        </w:p>
        <w:p w14:paraId="4C3B9103" w14:textId="3F6717DD" w:rsidR="006410E2" w:rsidDel="003D7F64" w:rsidRDefault="00AD4898">
          <w:pPr>
            <w:pStyle w:val="TOC1"/>
            <w:tabs>
              <w:tab w:val="right" w:leader="dot" w:pos="9350"/>
            </w:tabs>
            <w:rPr>
              <w:del w:id="445" w:author="David Conklin" w:date="2021-09-09T14:58:00Z"/>
              <w:rFonts w:eastAsiaTheme="minorEastAsia"/>
              <w:noProof/>
            </w:rPr>
          </w:pPr>
          <w:del w:id="446" w:author="David Conklin" w:date="2021-09-09T14:58:00Z">
            <w:r w:rsidDel="003D7F64">
              <w:rPr>
                <w:noProof/>
              </w:rPr>
              <w:fldChar w:fldCharType="begin"/>
            </w:r>
            <w:r w:rsidDel="003D7F64">
              <w:rPr>
                <w:noProof/>
              </w:rPr>
              <w:delInstrText xml:space="preserve"> HYPERLINK \l "_Toc82064163" </w:delInstrText>
            </w:r>
            <w:r w:rsidDel="003D7F64">
              <w:rPr>
                <w:noProof/>
              </w:rPr>
              <w:fldChar w:fldCharType="separate"/>
            </w:r>
          </w:del>
          <w:ins w:id="447" w:author="David Conklin" w:date="2021-09-09T14:58:00Z">
            <w:r w:rsidR="003D7F64">
              <w:rPr>
                <w:b/>
                <w:bCs/>
                <w:noProof/>
              </w:rPr>
              <w:t>Error! Hyperlink reference not valid.</w:t>
            </w:r>
          </w:ins>
          <w:del w:id="448" w:author="David Conklin" w:date="2021-09-09T14:58:00Z">
            <w:r w:rsidR="006410E2" w:rsidRPr="00D51729" w:rsidDel="003D7F64">
              <w:rPr>
                <w:rStyle w:val="Hyperlink"/>
                <w:noProof/>
              </w:rPr>
              <w:delText>Water rights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_Toc82064163 \h </w:delInstrText>
            </w:r>
            <w:r w:rsidR="006410E2" w:rsidDel="003D7F64">
              <w:rPr>
                <w:noProof/>
                <w:webHidden/>
              </w:rPr>
            </w:r>
            <w:r w:rsidR="006410E2" w:rsidDel="003D7F64">
              <w:rPr>
                <w:noProof/>
                <w:webHidden/>
              </w:rPr>
              <w:fldChar w:fldCharType="separate"/>
            </w:r>
            <w:r w:rsidR="006410E2" w:rsidDel="003D7F64">
              <w:rPr>
                <w:noProof/>
                <w:webHidden/>
              </w:rPr>
              <w:delText>22</w:delText>
            </w:r>
            <w:r w:rsidR="006410E2" w:rsidDel="003D7F64">
              <w:rPr>
                <w:noProof/>
                <w:webHidden/>
              </w:rPr>
              <w:fldChar w:fldCharType="end"/>
            </w:r>
            <w:r w:rsidDel="003D7F64">
              <w:rPr>
                <w:noProof/>
              </w:rPr>
              <w:fldChar w:fldCharType="end"/>
            </w:r>
          </w:del>
        </w:p>
        <w:p w14:paraId="2436ECD2" w14:textId="594A5243" w:rsidR="006410E2" w:rsidDel="003D7F64" w:rsidRDefault="00AD4898">
          <w:pPr>
            <w:pStyle w:val="TOC2"/>
            <w:tabs>
              <w:tab w:val="right" w:leader="dot" w:pos="9350"/>
            </w:tabs>
            <w:rPr>
              <w:del w:id="449" w:author="David Conklin" w:date="2021-09-09T14:58:00Z"/>
              <w:rFonts w:eastAsiaTheme="minorEastAsia"/>
              <w:noProof/>
            </w:rPr>
          </w:pPr>
          <w:del w:id="450" w:author="David Conklin" w:date="2021-09-09T14:58:00Z">
            <w:r w:rsidDel="003D7F64">
              <w:rPr>
                <w:noProof/>
              </w:rPr>
              <w:fldChar w:fldCharType="begin"/>
            </w:r>
            <w:r w:rsidDel="003D7F64">
              <w:rPr>
                <w:noProof/>
              </w:rPr>
              <w:delInstrText xml:space="preserve"> HYPERLINK \l "_Toc82064164" </w:delInstrText>
            </w:r>
            <w:r w:rsidDel="003D7F64">
              <w:rPr>
                <w:noProof/>
              </w:rPr>
              <w:fldChar w:fldCharType="separate"/>
            </w:r>
          </w:del>
          <w:ins w:id="451" w:author="David Conklin" w:date="2021-09-09T14:58:00Z">
            <w:r w:rsidR="003D7F64">
              <w:rPr>
                <w:b/>
                <w:bCs/>
                <w:noProof/>
              </w:rPr>
              <w:t>Error! Hyperlink reference not valid.</w:t>
            </w:r>
          </w:ins>
          <w:del w:id="452" w:author="David Conklin" w:date="2021-09-09T14:58:00Z">
            <w:r w:rsidR="006410E2" w:rsidRPr="00D51729" w:rsidDel="003D7F64">
              <w:rPr>
                <w:rStyle w:val="Hyperlink"/>
                <w:noProof/>
              </w:rPr>
              <w:delText>Water rights data</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_Toc82064164 \h </w:delInstrText>
            </w:r>
            <w:r w:rsidR="006410E2" w:rsidDel="003D7F64">
              <w:rPr>
                <w:noProof/>
                <w:webHidden/>
              </w:rPr>
            </w:r>
            <w:r w:rsidR="006410E2" w:rsidDel="003D7F64">
              <w:rPr>
                <w:noProof/>
                <w:webHidden/>
              </w:rPr>
              <w:fldChar w:fldCharType="separate"/>
            </w:r>
            <w:r w:rsidR="006410E2" w:rsidDel="003D7F64">
              <w:rPr>
                <w:noProof/>
                <w:webHidden/>
              </w:rPr>
              <w:delText>22</w:delText>
            </w:r>
            <w:r w:rsidR="006410E2" w:rsidDel="003D7F64">
              <w:rPr>
                <w:noProof/>
                <w:webHidden/>
              </w:rPr>
              <w:fldChar w:fldCharType="end"/>
            </w:r>
            <w:r w:rsidDel="003D7F64">
              <w:rPr>
                <w:noProof/>
              </w:rPr>
              <w:fldChar w:fldCharType="end"/>
            </w:r>
          </w:del>
        </w:p>
        <w:p w14:paraId="6A27E7C3" w14:textId="038AC512" w:rsidR="006410E2" w:rsidDel="003D7F64" w:rsidRDefault="00AD4898">
          <w:pPr>
            <w:pStyle w:val="TOC2"/>
            <w:tabs>
              <w:tab w:val="right" w:leader="dot" w:pos="9350"/>
            </w:tabs>
            <w:rPr>
              <w:del w:id="453" w:author="David Conklin" w:date="2021-09-09T14:58:00Z"/>
              <w:rFonts w:eastAsiaTheme="minorEastAsia"/>
              <w:noProof/>
            </w:rPr>
          </w:pPr>
          <w:del w:id="454" w:author="David Conklin" w:date="2021-09-09T14:58:00Z">
            <w:r w:rsidDel="003D7F64">
              <w:rPr>
                <w:noProof/>
              </w:rPr>
              <w:fldChar w:fldCharType="begin"/>
            </w:r>
            <w:r w:rsidDel="003D7F64">
              <w:rPr>
                <w:noProof/>
              </w:rPr>
              <w:delInstrText xml:space="preserve"> HYPERLINK \l "_Toc82064165" </w:delInstrText>
            </w:r>
            <w:r w:rsidDel="003D7F64">
              <w:rPr>
                <w:noProof/>
              </w:rPr>
              <w:fldChar w:fldCharType="separate"/>
            </w:r>
          </w:del>
          <w:ins w:id="455" w:author="David Conklin" w:date="2021-09-09T14:58:00Z">
            <w:r w:rsidR="003D7F64">
              <w:rPr>
                <w:b/>
                <w:bCs/>
                <w:noProof/>
              </w:rPr>
              <w:t>Error! Hyperlink reference not valid.</w:t>
            </w:r>
          </w:ins>
          <w:del w:id="456" w:author="David Conklin" w:date="2021-09-09T14:58:00Z">
            <w:r w:rsidR="006410E2" w:rsidRPr="00D51729" w:rsidDel="003D7F64">
              <w:rPr>
                <w:rStyle w:val="Hyperlink"/>
                <w:noProof/>
              </w:rPr>
              <w:delText>The wr_pods.csv file</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_Toc82064165 \h </w:delInstrText>
            </w:r>
            <w:r w:rsidR="006410E2" w:rsidDel="003D7F64">
              <w:rPr>
                <w:noProof/>
                <w:webHidden/>
              </w:rPr>
            </w:r>
            <w:r w:rsidR="006410E2" w:rsidDel="003D7F64">
              <w:rPr>
                <w:noProof/>
                <w:webHidden/>
              </w:rPr>
              <w:fldChar w:fldCharType="separate"/>
            </w:r>
            <w:r w:rsidR="006410E2" w:rsidDel="003D7F64">
              <w:rPr>
                <w:noProof/>
                <w:webHidden/>
              </w:rPr>
              <w:delText>22</w:delText>
            </w:r>
            <w:r w:rsidR="006410E2" w:rsidDel="003D7F64">
              <w:rPr>
                <w:noProof/>
                <w:webHidden/>
              </w:rPr>
              <w:fldChar w:fldCharType="end"/>
            </w:r>
            <w:r w:rsidDel="003D7F64">
              <w:rPr>
                <w:noProof/>
              </w:rPr>
              <w:fldChar w:fldCharType="end"/>
            </w:r>
          </w:del>
        </w:p>
        <w:p w14:paraId="17F31BE1" w14:textId="7117D023" w:rsidR="006410E2" w:rsidDel="003D7F64" w:rsidRDefault="00AD4898">
          <w:pPr>
            <w:pStyle w:val="TOC2"/>
            <w:tabs>
              <w:tab w:val="right" w:leader="dot" w:pos="9350"/>
            </w:tabs>
            <w:rPr>
              <w:del w:id="457" w:author="David Conklin" w:date="2021-09-09T14:58:00Z"/>
              <w:rFonts w:eastAsiaTheme="minorEastAsia"/>
              <w:noProof/>
            </w:rPr>
          </w:pPr>
          <w:del w:id="458" w:author="David Conklin" w:date="2021-09-09T14:58:00Z">
            <w:r w:rsidDel="003D7F64">
              <w:rPr>
                <w:noProof/>
              </w:rPr>
              <w:fldChar w:fldCharType="begin"/>
            </w:r>
            <w:r w:rsidDel="003D7F64">
              <w:rPr>
                <w:noProof/>
              </w:rPr>
              <w:delInstrText xml:space="preserve"> HYPERLINK \l "_Toc82064166" </w:delInstrText>
            </w:r>
            <w:r w:rsidDel="003D7F64">
              <w:rPr>
                <w:noProof/>
              </w:rPr>
              <w:fldChar w:fldCharType="separate"/>
            </w:r>
          </w:del>
          <w:ins w:id="459" w:author="David Conklin" w:date="2021-09-09T14:58:00Z">
            <w:r w:rsidR="003D7F64">
              <w:rPr>
                <w:b/>
                <w:bCs/>
                <w:noProof/>
              </w:rPr>
              <w:t>Error! Hyperlink reference not valid.</w:t>
            </w:r>
          </w:ins>
          <w:del w:id="460" w:author="David Conklin" w:date="2021-09-09T14:58:00Z">
            <w:r w:rsidR="006410E2" w:rsidRPr="00D51729" w:rsidDel="003D7F64">
              <w:rPr>
                <w:rStyle w:val="Hyperlink"/>
                <w:noProof/>
              </w:rPr>
              <w:delText>The wr_pous.csv file</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_Toc82064166 \h </w:delInstrText>
            </w:r>
            <w:r w:rsidR="006410E2" w:rsidDel="003D7F64">
              <w:rPr>
                <w:noProof/>
                <w:webHidden/>
              </w:rPr>
            </w:r>
            <w:r w:rsidR="006410E2" w:rsidDel="003D7F64">
              <w:rPr>
                <w:noProof/>
                <w:webHidden/>
              </w:rPr>
              <w:fldChar w:fldCharType="separate"/>
            </w:r>
            <w:r w:rsidR="006410E2" w:rsidDel="003D7F64">
              <w:rPr>
                <w:noProof/>
                <w:webHidden/>
              </w:rPr>
              <w:delText>23</w:delText>
            </w:r>
            <w:r w:rsidR="006410E2" w:rsidDel="003D7F64">
              <w:rPr>
                <w:noProof/>
                <w:webHidden/>
              </w:rPr>
              <w:fldChar w:fldCharType="end"/>
            </w:r>
            <w:r w:rsidDel="003D7F64">
              <w:rPr>
                <w:noProof/>
              </w:rPr>
              <w:fldChar w:fldCharType="end"/>
            </w:r>
          </w:del>
        </w:p>
        <w:p w14:paraId="648139C3" w14:textId="34B47139" w:rsidR="006410E2" w:rsidDel="003D7F64" w:rsidRDefault="00AD4898">
          <w:pPr>
            <w:pStyle w:val="TOC2"/>
            <w:tabs>
              <w:tab w:val="right" w:leader="dot" w:pos="9350"/>
            </w:tabs>
            <w:rPr>
              <w:del w:id="461" w:author="David Conklin" w:date="2021-09-09T14:58:00Z"/>
              <w:rFonts w:eastAsiaTheme="minorEastAsia"/>
              <w:noProof/>
            </w:rPr>
          </w:pPr>
          <w:del w:id="462" w:author="David Conklin" w:date="2021-09-09T14:58:00Z">
            <w:r w:rsidDel="003D7F64">
              <w:rPr>
                <w:noProof/>
              </w:rPr>
              <w:fldChar w:fldCharType="begin"/>
            </w:r>
            <w:r w:rsidDel="003D7F64">
              <w:rPr>
                <w:noProof/>
              </w:rPr>
              <w:delInstrText xml:space="preserve"> HYPERLINK \l "_Toc82064167" </w:delInstrText>
            </w:r>
            <w:r w:rsidDel="003D7F64">
              <w:rPr>
                <w:noProof/>
              </w:rPr>
              <w:fldChar w:fldCharType="separate"/>
            </w:r>
          </w:del>
          <w:ins w:id="463" w:author="David Conklin" w:date="2021-09-09T14:58:00Z">
            <w:r w:rsidR="003D7F64">
              <w:rPr>
                <w:b/>
                <w:bCs/>
                <w:noProof/>
              </w:rPr>
              <w:t>Error! Hyperlink reference not valid.</w:t>
            </w:r>
          </w:ins>
          <w:del w:id="464" w:author="David Conklin" w:date="2021-09-09T14:58:00Z">
            <w:r w:rsidR="006410E2" w:rsidRPr="00D51729" w:rsidDel="003D7F64">
              <w:rPr>
                <w:rStyle w:val="Hyperlink"/>
                <w:noProof/>
              </w:rPr>
              <w:delText>Allocating surface water rights to irrigation</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_Toc82064167 \h </w:delInstrText>
            </w:r>
            <w:r w:rsidR="006410E2" w:rsidDel="003D7F64">
              <w:rPr>
                <w:noProof/>
                <w:webHidden/>
              </w:rPr>
            </w:r>
            <w:r w:rsidR="006410E2" w:rsidDel="003D7F64">
              <w:rPr>
                <w:noProof/>
                <w:webHidden/>
              </w:rPr>
              <w:fldChar w:fldCharType="separate"/>
            </w:r>
            <w:r w:rsidR="006410E2" w:rsidDel="003D7F64">
              <w:rPr>
                <w:noProof/>
                <w:webHidden/>
              </w:rPr>
              <w:delText>24</w:delText>
            </w:r>
            <w:r w:rsidR="006410E2" w:rsidDel="003D7F64">
              <w:rPr>
                <w:noProof/>
                <w:webHidden/>
              </w:rPr>
              <w:fldChar w:fldCharType="end"/>
            </w:r>
            <w:r w:rsidDel="003D7F64">
              <w:rPr>
                <w:noProof/>
              </w:rPr>
              <w:fldChar w:fldCharType="end"/>
            </w:r>
          </w:del>
        </w:p>
        <w:p w14:paraId="4C91E26E" w14:textId="080C6BB2" w:rsidR="006410E2" w:rsidDel="003D7F64" w:rsidRDefault="00AD4898">
          <w:pPr>
            <w:pStyle w:val="TOC2"/>
            <w:tabs>
              <w:tab w:val="right" w:leader="dot" w:pos="9350"/>
            </w:tabs>
            <w:rPr>
              <w:del w:id="465" w:author="David Conklin" w:date="2021-09-09T14:58:00Z"/>
              <w:rFonts w:eastAsiaTheme="minorEastAsia"/>
              <w:noProof/>
            </w:rPr>
          </w:pPr>
          <w:del w:id="466" w:author="David Conklin" w:date="2021-09-09T14:58:00Z">
            <w:r w:rsidDel="003D7F64">
              <w:rPr>
                <w:noProof/>
              </w:rPr>
              <w:fldChar w:fldCharType="begin"/>
            </w:r>
            <w:r w:rsidDel="003D7F64">
              <w:rPr>
                <w:noProof/>
              </w:rPr>
              <w:delInstrText xml:space="preserve"> HYPERLINK \l "_Toc82064168" </w:delInstrText>
            </w:r>
            <w:r w:rsidDel="003D7F64">
              <w:rPr>
                <w:noProof/>
              </w:rPr>
              <w:fldChar w:fldCharType="separate"/>
            </w:r>
          </w:del>
          <w:ins w:id="467" w:author="David Conklin" w:date="2021-09-09T14:58:00Z">
            <w:r w:rsidR="003D7F64">
              <w:rPr>
                <w:b/>
                <w:bCs/>
                <w:noProof/>
              </w:rPr>
              <w:t>Error! Hyperlink reference not valid.</w:t>
            </w:r>
          </w:ins>
          <w:del w:id="468" w:author="David Conklin" w:date="2021-09-09T14:58:00Z">
            <w:r w:rsidR="006410E2" w:rsidRPr="00D51729" w:rsidDel="003D7F64">
              <w:rPr>
                <w:rStyle w:val="Hyperlink"/>
                <w:noProof/>
              </w:rPr>
              <w:delText>Adding a water right</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_Toc82064168 \h </w:delInstrText>
            </w:r>
            <w:r w:rsidR="006410E2" w:rsidDel="003D7F64">
              <w:rPr>
                <w:noProof/>
                <w:webHidden/>
              </w:rPr>
            </w:r>
            <w:r w:rsidR="006410E2" w:rsidDel="003D7F64">
              <w:rPr>
                <w:noProof/>
                <w:webHidden/>
              </w:rPr>
              <w:fldChar w:fldCharType="separate"/>
            </w:r>
            <w:r w:rsidR="006410E2" w:rsidDel="003D7F64">
              <w:rPr>
                <w:noProof/>
                <w:webHidden/>
              </w:rPr>
              <w:delText>24</w:delText>
            </w:r>
            <w:r w:rsidR="006410E2" w:rsidDel="003D7F64">
              <w:rPr>
                <w:noProof/>
                <w:webHidden/>
              </w:rPr>
              <w:fldChar w:fldCharType="end"/>
            </w:r>
            <w:r w:rsidDel="003D7F64">
              <w:rPr>
                <w:noProof/>
              </w:rPr>
              <w:fldChar w:fldCharType="end"/>
            </w:r>
          </w:del>
        </w:p>
        <w:p w14:paraId="13A861B7" w14:textId="25365908" w:rsidR="006410E2" w:rsidDel="003D7F64" w:rsidRDefault="00AD4898">
          <w:pPr>
            <w:pStyle w:val="TOC1"/>
            <w:tabs>
              <w:tab w:val="right" w:leader="dot" w:pos="9350"/>
            </w:tabs>
            <w:rPr>
              <w:del w:id="469" w:author="David Conklin" w:date="2021-09-09T14:58:00Z"/>
              <w:rFonts w:eastAsiaTheme="minorEastAsia"/>
              <w:noProof/>
            </w:rPr>
          </w:pPr>
          <w:del w:id="470" w:author="David Conklin" w:date="2021-09-09T14:58:00Z">
            <w:r w:rsidDel="003D7F64">
              <w:rPr>
                <w:noProof/>
              </w:rPr>
              <w:fldChar w:fldCharType="begin"/>
            </w:r>
            <w:r w:rsidDel="003D7F64">
              <w:rPr>
                <w:noProof/>
              </w:rPr>
              <w:delInstrText xml:space="preserve"> HYPERLINK \l "_Toc82064169" </w:delInstrText>
            </w:r>
            <w:r w:rsidDel="003D7F64">
              <w:rPr>
                <w:noProof/>
              </w:rPr>
              <w:fldChar w:fldCharType="separate"/>
            </w:r>
          </w:del>
          <w:ins w:id="471" w:author="David Conklin" w:date="2021-09-09T14:58:00Z">
            <w:r w:rsidR="003D7F64">
              <w:rPr>
                <w:b/>
                <w:bCs/>
                <w:noProof/>
              </w:rPr>
              <w:t>Error! Hyperlink reference not valid.</w:t>
            </w:r>
          </w:ins>
          <w:del w:id="472" w:author="David Conklin" w:date="2021-09-09T14:58:00Z">
            <w:r w:rsidR="006410E2" w:rsidRPr="00D51729" w:rsidDel="003D7F64">
              <w:rPr>
                <w:rStyle w:val="Hyperlink"/>
                <w:noProof/>
              </w:rPr>
              <w:delText>Initial conditions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_Toc82064169 \h </w:delInstrText>
            </w:r>
            <w:r w:rsidR="006410E2" w:rsidDel="003D7F64">
              <w:rPr>
                <w:noProof/>
                <w:webHidden/>
              </w:rPr>
            </w:r>
            <w:r w:rsidR="006410E2" w:rsidDel="003D7F64">
              <w:rPr>
                <w:noProof/>
                <w:webHidden/>
              </w:rPr>
              <w:fldChar w:fldCharType="separate"/>
            </w:r>
            <w:r w:rsidR="006410E2" w:rsidDel="003D7F64">
              <w:rPr>
                <w:noProof/>
                <w:webHidden/>
              </w:rPr>
              <w:delText>27</w:delText>
            </w:r>
            <w:r w:rsidR="006410E2" w:rsidDel="003D7F64">
              <w:rPr>
                <w:noProof/>
                <w:webHidden/>
              </w:rPr>
              <w:fldChar w:fldCharType="end"/>
            </w:r>
            <w:r w:rsidDel="003D7F64">
              <w:rPr>
                <w:noProof/>
              </w:rPr>
              <w:fldChar w:fldCharType="end"/>
            </w:r>
          </w:del>
        </w:p>
        <w:p w14:paraId="3DB97575" w14:textId="4255DA9A" w:rsidR="006410E2" w:rsidDel="003D7F64" w:rsidRDefault="00AD4898">
          <w:pPr>
            <w:pStyle w:val="TOC2"/>
            <w:tabs>
              <w:tab w:val="right" w:leader="dot" w:pos="9350"/>
            </w:tabs>
            <w:rPr>
              <w:del w:id="473" w:author="David Conklin" w:date="2021-09-09T14:58:00Z"/>
              <w:rFonts w:eastAsiaTheme="minorEastAsia"/>
              <w:noProof/>
            </w:rPr>
          </w:pPr>
          <w:del w:id="474" w:author="David Conklin" w:date="2021-09-09T14:58:00Z">
            <w:r w:rsidDel="003D7F64">
              <w:rPr>
                <w:noProof/>
              </w:rPr>
              <w:fldChar w:fldCharType="begin"/>
            </w:r>
            <w:r w:rsidDel="003D7F64">
              <w:rPr>
                <w:noProof/>
              </w:rPr>
              <w:delInstrText xml:space="preserve"> HYPERLINK \l "_Toc82064170" </w:delInstrText>
            </w:r>
            <w:r w:rsidDel="003D7F64">
              <w:rPr>
                <w:noProof/>
              </w:rPr>
              <w:fldChar w:fldCharType="separate"/>
            </w:r>
          </w:del>
          <w:ins w:id="475" w:author="David Conklin" w:date="2021-09-09T14:58:00Z">
            <w:r w:rsidR="003D7F64">
              <w:rPr>
                <w:b/>
                <w:bCs/>
                <w:noProof/>
              </w:rPr>
              <w:t>Error! Hyperlink reference not valid.</w:t>
            </w:r>
          </w:ins>
          <w:del w:id="476" w:author="David Conklin" w:date="2021-09-09T14:58:00Z">
            <w:r w:rsidR="006410E2" w:rsidRPr="00D51729" w:rsidDel="003D7F64">
              <w:rPr>
                <w:rStyle w:val="Hyperlink"/>
                <w:noProof/>
              </w:rPr>
              <w:delText>State variables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_Toc82064170 \h </w:delInstrText>
            </w:r>
            <w:r w:rsidR="006410E2" w:rsidDel="003D7F64">
              <w:rPr>
                <w:noProof/>
                <w:webHidden/>
              </w:rPr>
            </w:r>
            <w:r w:rsidR="006410E2" w:rsidDel="003D7F64">
              <w:rPr>
                <w:noProof/>
                <w:webHidden/>
              </w:rPr>
              <w:fldChar w:fldCharType="separate"/>
            </w:r>
            <w:r w:rsidR="006410E2" w:rsidDel="003D7F64">
              <w:rPr>
                <w:noProof/>
                <w:webHidden/>
              </w:rPr>
              <w:delText>27</w:delText>
            </w:r>
            <w:r w:rsidR="006410E2" w:rsidDel="003D7F64">
              <w:rPr>
                <w:noProof/>
                <w:webHidden/>
              </w:rPr>
              <w:fldChar w:fldCharType="end"/>
            </w:r>
            <w:r w:rsidDel="003D7F64">
              <w:rPr>
                <w:noProof/>
              </w:rPr>
              <w:fldChar w:fldCharType="end"/>
            </w:r>
          </w:del>
        </w:p>
        <w:p w14:paraId="0EDBEA64" w14:textId="6C18F8A9" w:rsidR="006410E2" w:rsidDel="003D7F64" w:rsidRDefault="00AD4898">
          <w:pPr>
            <w:pStyle w:val="TOC2"/>
            <w:tabs>
              <w:tab w:val="right" w:leader="dot" w:pos="9350"/>
            </w:tabs>
            <w:rPr>
              <w:del w:id="477" w:author="David Conklin" w:date="2021-09-09T14:58:00Z"/>
              <w:rFonts w:eastAsiaTheme="minorEastAsia"/>
              <w:noProof/>
            </w:rPr>
          </w:pPr>
          <w:del w:id="478" w:author="David Conklin" w:date="2021-09-09T14:58:00Z">
            <w:r w:rsidDel="003D7F64">
              <w:rPr>
                <w:noProof/>
              </w:rPr>
              <w:fldChar w:fldCharType="begin"/>
            </w:r>
            <w:r w:rsidDel="003D7F64">
              <w:rPr>
                <w:noProof/>
              </w:rPr>
              <w:delInstrText xml:space="preserve"> HYPERLINK \l "_Toc82064171" </w:delInstrText>
            </w:r>
            <w:r w:rsidDel="003D7F64">
              <w:rPr>
                <w:noProof/>
              </w:rPr>
              <w:fldChar w:fldCharType="separate"/>
            </w:r>
          </w:del>
          <w:ins w:id="479" w:author="David Conklin" w:date="2021-09-09T14:58:00Z">
            <w:r w:rsidR="003D7F64">
              <w:rPr>
                <w:b/>
                <w:bCs/>
                <w:noProof/>
              </w:rPr>
              <w:t>Error! Hyperlink reference not valid.</w:t>
            </w:r>
          </w:ins>
          <w:del w:id="480" w:author="David Conklin" w:date="2021-09-09T14:58:00Z">
            <w:r w:rsidR="006410E2" w:rsidRPr="00D51729" w:rsidDel="003D7F64">
              <w:rPr>
                <w:rStyle w:val="Hyperlink"/>
                <w:noProof/>
              </w:rPr>
              <w:delText>Reproducibility and the use of random number generators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_Toc82064171 \h </w:delInstrText>
            </w:r>
            <w:r w:rsidR="006410E2" w:rsidDel="003D7F64">
              <w:rPr>
                <w:noProof/>
                <w:webHidden/>
              </w:rPr>
            </w:r>
            <w:r w:rsidR="006410E2" w:rsidDel="003D7F64">
              <w:rPr>
                <w:noProof/>
                <w:webHidden/>
              </w:rPr>
              <w:fldChar w:fldCharType="separate"/>
            </w:r>
            <w:r w:rsidR="006410E2" w:rsidDel="003D7F64">
              <w:rPr>
                <w:noProof/>
                <w:webHidden/>
              </w:rPr>
              <w:delText>28</w:delText>
            </w:r>
            <w:r w:rsidR="006410E2" w:rsidDel="003D7F64">
              <w:rPr>
                <w:noProof/>
                <w:webHidden/>
              </w:rPr>
              <w:fldChar w:fldCharType="end"/>
            </w:r>
            <w:r w:rsidDel="003D7F64">
              <w:rPr>
                <w:noProof/>
              </w:rPr>
              <w:fldChar w:fldCharType="end"/>
            </w:r>
          </w:del>
        </w:p>
        <w:p w14:paraId="25BBAC7C" w14:textId="7C6E3CD9" w:rsidR="006410E2" w:rsidDel="003D7F64" w:rsidRDefault="00AD4898">
          <w:pPr>
            <w:pStyle w:val="TOC2"/>
            <w:tabs>
              <w:tab w:val="right" w:leader="dot" w:pos="9350"/>
            </w:tabs>
            <w:rPr>
              <w:del w:id="481" w:author="David Conklin" w:date="2021-09-09T14:58:00Z"/>
              <w:rFonts w:eastAsiaTheme="minorEastAsia"/>
              <w:noProof/>
            </w:rPr>
          </w:pPr>
          <w:del w:id="482" w:author="David Conklin" w:date="2021-09-09T14:58:00Z">
            <w:r w:rsidDel="003D7F64">
              <w:rPr>
                <w:noProof/>
              </w:rPr>
              <w:fldChar w:fldCharType="begin"/>
            </w:r>
            <w:r w:rsidDel="003D7F64">
              <w:rPr>
                <w:noProof/>
              </w:rPr>
              <w:delInstrText xml:space="preserve"> HYPERLINK \l "_Toc82064172" </w:delInstrText>
            </w:r>
            <w:r w:rsidDel="003D7F64">
              <w:rPr>
                <w:noProof/>
              </w:rPr>
              <w:fldChar w:fldCharType="separate"/>
            </w:r>
          </w:del>
          <w:ins w:id="483" w:author="David Conklin" w:date="2021-09-09T14:58:00Z">
            <w:r w:rsidR="003D7F64">
              <w:rPr>
                <w:b/>
                <w:bCs/>
                <w:noProof/>
              </w:rPr>
              <w:t>Error! Hyperlink reference not valid.</w:t>
            </w:r>
          </w:ins>
          <w:del w:id="484" w:author="David Conklin" w:date="2021-09-09T14:58:00Z">
            <w:r w:rsidR="006410E2" w:rsidRPr="00D51729" w:rsidDel="003D7F64">
              <w:rPr>
                <w:rStyle w:val="Hyperlink"/>
                <w:noProof/>
              </w:rPr>
              <w:delText>Initializing ID numbers: coldstart</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_Toc82064172 \h </w:delInstrText>
            </w:r>
            <w:r w:rsidR="006410E2" w:rsidDel="003D7F64">
              <w:rPr>
                <w:noProof/>
                <w:webHidden/>
              </w:rPr>
            </w:r>
            <w:r w:rsidR="006410E2" w:rsidDel="003D7F64">
              <w:rPr>
                <w:noProof/>
                <w:webHidden/>
              </w:rPr>
              <w:fldChar w:fldCharType="separate"/>
            </w:r>
            <w:r w:rsidR="006410E2" w:rsidDel="003D7F64">
              <w:rPr>
                <w:noProof/>
                <w:webHidden/>
              </w:rPr>
              <w:delText>28</w:delText>
            </w:r>
            <w:r w:rsidR="006410E2" w:rsidDel="003D7F64">
              <w:rPr>
                <w:noProof/>
                <w:webHidden/>
              </w:rPr>
              <w:fldChar w:fldCharType="end"/>
            </w:r>
            <w:r w:rsidDel="003D7F64">
              <w:rPr>
                <w:noProof/>
              </w:rPr>
              <w:fldChar w:fldCharType="end"/>
            </w:r>
          </w:del>
        </w:p>
        <w:p w14:paraId="2BD4E6B1" w14:textId="126E57C7" w:rsidR="006410E2" w:rsidDel="003D7F64" w:rsidRDefault="00AD4898">
          <w:pPr>
            <w:pStyle w:val="TOC2"/>
            <w:tabs>
              <w:tab w:val="right" w:leader="dot" w:pos="9350"/>
            </w:tabs>
            <w:rPr>
              <w:del w:id="485" w:author="David Conklin" w:date="2021-09-09T14:58:00Z"/>
              <w:rFonts w:eastAsiaTheme="minorEastAsia"/>
              <w:noProof/>
            </w:rPr>
          </w:pPr>
          <w:del w:id="486" w:author="David Conklin" w:date="2021-09-09T14:58:00Z">
            <w:r w:rsidDel="003D7F64">
              <w:rPr>
                <w:noProof/>
              </w:rPr>
              <w:fldChar w:fldCharType="begin"/>
            </w:r>
            <w:r w:rsidDel="003D7F64">
              <w:rPr>
                <w:noProof/>
              </w:rPr>
              <w:delInstrText xml:space="preserve"> HYPERLINK \l "_Toc82064173"</w:delInstrText>
            </w:r>
            <w:r w:rsidDel="003D7F64">
              <w:rPr>
                <w:noProof/>
              </w:rPr>
              <w:delInstrText xml:space="preserve"> </w:delInstrText>
            </w:r>
            <w:r w:rsidDel="003D7F64">
              <w:rPr>
                <w:noProof/>
              </w:rPr>
              <w:fldChar w:fldCharType="separate"/>
            </w:r>
          </w:del>
          <w:ins w:id="487" w:author="David Conklin" w:date="2021-09-09T14:58:00Z">
            <w:r w:rsidR="003D7F64">
              <w:rPr>
                <w:b/>
                <w:bCs/>
                <w:noProof/>
              </w:rPr>
              <w:t>Error! Hyperlink reference not valid.</w:t>
            </w:r>
          </w:ins>
          <w:del w:id="488" w:author="David Conklin" w:date="2021-09-09T14:58:00Z">
            <w:r w:rsidR="006410E2" w:rsidRPr="00D51729" w:rsidDel="003D7F64">
              <w:rPr>
                <w:rStyle w:val="Hyperlink"/>
                <w:noProof/>
              </w:rPr>
              <w:delText>Initializing Flow and HBV model state variables: spinup</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_Toc82064173 \h </w:delInstrText>
            </w:r>
            <w:r w:rsidR="006410E2" w:rsidDel="003D7F64">
              <w:rPr>
                <w:noProof/>
                <w:webHidden/>
              </w:rPr>
            </w:r>
            <w:r w:rsidR="006410E2" w:rsidDel="003D7F64">
              <w:rPr>
                <w:noProof/>
                <w:webHidden/>
              </w:rPr>
              <w:fldChar w:fldCharType="separate"/>
            </w:r>
            <w:r w:rsidR="006410E2" w:rsidDel="003D7F64">
              <w:rPr>
                <w:noProof/>
                <w:webHidden/>
              </w:rPr>
              <w:delText>28</w:delText>
            </w:r>
            <w:r w:rsidR="006410E2" w:rsidDel="003D7F64">
              <w:rPr>
                <w:noProof/>
                <w:webHidden/>
              </w:rPr>
              <w:fldChar w:fldCharType="end"/>
            </w:r>
            <w:r w:rsidDel="003D7F64">
              <w:rPr>
                <w:noProof/>
              </w:rPr>
              <w:fldChar w:fldCharType="end"/>
            </w:r>
          </w:del>
        </w:p>
        <w:p w14:paraId="21A2DF62" w14:textId="2511EAE2" w:rsidR="006410E2" w:rsidDel="003D7F64" w:rsidRDefault="00AD4898">
          <w:pPr>
            <w:pStyle w:val="TOC2"/>
            <w:tabs>
              <w:tab w:val="right" w:leader="dot" w:pos="9350"/>
            </w:tabs>
            <w:rPr>
              <w:del w:id="489" w:author="David Conklin" w:date="2021-09-09T14:58:00Z"/>
              <w:rFonts w:eastAsiaTheme="minorEastAsia"/>
              <w:noProof/>
            </w:rPr>
          </w:pPr>
          <w:del w:id="490" w:author="David Conklin" w:date="2021-09-09T14:58:00Z">
            <w:r w:rsidDel="003D7F64">
              <w:rPr>
                <w:noProof/>
              </w:rPr>
              <w:fldChar w:fldCharType="begin"/>
            </w:r>
            <w:r w:rsidDel="003D7F64">
              <w:rPr>
                <w:noProof/>
              </w:rPr>
              <w:delInstrText xml:space="preserve"> HYPERLINK \l "_Toc82064174" </w:delInstrText>
            </w:r>
            <w:r w:rsidDel="003D7F64">
              <w:rPr>
                <w:noProof/>
              </w:rPr>
              <w:fldChar w:fldCharType="separate"/>
            </w:r>
          </w:del>
          <w:ins w:id="491" w:author="David Conklin" w:date="2021-09-09T14:58:00Z">
            <w:r w:rsidR="003D7F64">
              <w:rPr>
                <w:b/>
                <w:bCs/>
                <w:noProof/>
              </w:rPr>
              <w:t>Error! Hyperlink reference not valid.</w:t>
            </w:r>
          </w:ins>
          <w:del w:id="492" w:author="David Conklin" w:date="2021-09-09T14:58:00Z">
            <w:r w:rsidR="006410E2" w:rsidRPr="00D51729" w:rsidDel="003D7F64">
              <w:rPr>
                <w:rStyle w:val="Hyperlink"/>
                <w:noProof/>
              </w:rPr>
              <w:delText>Initializing HBVCALIB attributes: spinup</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_Toc82064174 \h </w:delInstrText>
            </w:r>
            <w:r w:rsidR="006410E2" w:rsidDel="003D7F64">
              <w:rPr>
                <w:noProof/>
                <w:webHidden/>
              </w:rPr>
            </w:r>
            <w:r w:rsidR="006410E2" w:rsidDel="003D7F64">
              <w:rPr>
                <w:noProof/>
                <w:webHidden/>
              </w:rPr>
              <w:fldChar w:fldCharType="separate"/>
            </w:r>
            <w:r w:rsidR="006410E2" w:rsidDel="003D7F64">
              <w:rPr>
                <w:noProof/>
                <w:webHidden/>
              </w:rPr>
              <w:delText>29</w:delText>
            </w:r>
            <w:r w:rsidR="006410E2" w:rsidDel="003D7F64">
              <w:rPr>
                <w:noProof/>
                <w:webHidden/>
              </w:rPr>
              <w:fldChar w:fldCharType="end"/>
            </w:r>
            <w:r w:rsidDel="003D7F64">
              <w:rPr>
                <w:noProof/>
              </w:rPr>
              <w:fldChar w:fldCharType="end"/>
            </w:r>
          </w:del>
        </w:p>
        <w:p w14:paraId="0060663B" w14:textId="50383CFF" w:rsidR="006410E2" w:rsidDel="003D7F64" w:rsidRDefault="00AD4898">
          <w:pPr>
            <w:pStyle w:val="TOC2"/>
            <w:tabs>
              <w:tab w:val="right" w:leader="dot" w:pos="9350"/>
            </w:tabs>
            <w:rPr>
              <w:del w:id="493" w:author="David Conklin" w:date="2021-09-09T14:58:00Z"/>
              <w:rFonts w:eastAsiaTheme="minorEastAsia"/>
              <w:noProof/>
            </w:rPr>
          </w:pPr>
          <w:del w:id="494" w:author="David Conklin" w:date="2021-09-09T14:58:00Z">
            <w:r w:rsidDel="003D7F64">
              <w:rPr>
                <w:noProof/>
              </w:rPr>
              <w:fldChar w:fldCharType="begin"/>
            </w:r>
            <w:r w:rsidDel="003D7F64">
              <w:rPr>
                <w:noProof/>
              </w:rPr>
              <w:delInstrText xml:space="preserve"> HYPERLINK \l "_Toc82064175" </w:delInstrText>
            </w:r>
            <w:r w:rsidDel="003D7F64">
              <w:rPr>
                <w:noProof/>
              </w:rPr>
              <w:fldChar w:fldCharType="separate"/>
            </w:r>
          </w:del>
          <w:ins w:id="495" w:author="David Conklin" w:date="2021-09-09T14:58:00Z">
            <w:r w:rsidR="003D7F64">
              <w:rPr>
                <w:b/>
                <w:bCs/>
                <w:noProof/>
              </w:rPr>
              <w:t>Error! Hyperlink reference not valid.</w:t>
            </w:r>
          </w:ins>
          <w:del w:id="496" w:author="David Conklin" w:date="2021-09-09T14:58:00Z">
            <w:r w:rsidR="006410E2" w:rsidRPr="00D51729" w:rsidDel="003D7F64">
              <w:rPr>
                <w:rStyle w:val="Hyperlink"/>
                <w:noProof/>
              </w:rPr>
              <w:delText>Initial conditions for Flow: the IC file and the IDU, HRU, and Reach shapefiles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_Toc82064175 \h </w:delInstrText>
            </w:r>
            <w:r w:rsidR="006410E2" w:rsidDel="003D7F64">
              <w:rPr>
                <w:noProof/>
                <w:webHidden/>
              </w:rPr>
            </w:r>
            <w:r w:rsidR="006410E2" w:rsidDel="003D7F64">
              <w:rPr>
                <w:noProof/>
                <w:webHidden/>
              </w:rPr>
              <w:fldChar w:fldCharType="separate"/>
            </w:r>
            <w:r w:rsidR="006410E2" w:rsidDel="003D7F64">
              <w:rPr>
                <w:noProof/>
                <w:webHidden/>
              </w:rPr>
              <w:delText>29</w:delText>
            </w:r>
            <w:r w:rsidR="006410E2" w:rsidDel="003D7F64">
              <w:rPr>
                <w:noProof/>
                <w:webHidden/>
              </w:rPr>
              <w:fldChar w:fldCharType="end"/>
            </w:r>
            <w:r w:rsidDel="003D7F64">
              <w:rPr>
                <w:noProof/>
              </w:rPr>
              <w:fldChar w:fldCharType="end"/>
            </w:r>
          </w:del>
        </w:p>
        <w:p w14:paraId="0D3E9EAF" w14:textId="56569C4B" w:rsidR="006410E2" w:rsidDel="003D7F64" w:rsidRDefault="00AD4898">
          <w:pPr>
            <w:pStyle w:val="TOC2"/>
            <w:tabs>
              <w:tab w:val="right" w:leader="dot" w:pos="9350"/>
            </w:tabs>
            <w:rPr>
              <w:del w:id="497" w:author="David Conklin" w:date="2021-09-09T14:58:00Z"/>
              <w:rFonts w:eastAsiaTheme="minorEastAsia"/>
              <w:noProof/>
            </w:rPr>
          </w:pPr>
          <w:del w:id="498" w:author="David Conklin" w:date="2021-09-09T14:58:00Z">
            <w:r w:rsidDel="003D7F64">
              <w:rPr>
                <w:noProof/>
              </w:rPr>
              <w:fldChar w:fldCharType="begin"/>
            </w:r>
            <w:r w:rsidDel="003D7F64">
              <w:rPr>
                <w:noProof/>
              </w:rPr>
              <w:delInstrText xml:space="preserve"> HYPERLINK \l "_Toc82064176" </w:delInstrText>
            </w:r>
            <w:r w:rsidDel="003D7F64">
              <w:rPr>
                <w:noProof/>
              </w:rPr>
              <w:fldChar w:fldCharType="separate"/>
            </w:r>
          </w:del>
          <w:ins w:id="499" w:author="David Conklin" w:date="2021-09-09T14:58:00Z">
            <w:r w:rsidR="003D7F64">
              <w:rPr>
                <w:b/>
                <w:bCs/>
                <w:noProof/>
              </w:rPr>
              <w:t>Error! Hyperlink reference not valid.</w:t>
            </w:r>
          </w:ins>
          <w:del w:id="500" w:author="David Conklin" w:date="2021-09-09T14:58:00Z">
            <w:r w:rsidR="006410E2" w:rsidRPr="00D51729" w:rsidDel="003D7F64">
              <w:rPr>
                <w:rStyle w:val="Hyperlink"/>
                <w:noProof/>
              </w:rPr>
              <w:delText>What is in the IC file</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_Toc82064176 \h </w:delInstrText>
            </w:r>
            <w:r w:rsidR="006410E2" w:rsidDel="003D7F64">
              <w:rPr>
                <w:noProof/>
                <w:webHidden/>
              </w:rPr>
            </w:r>
            <w:r w:rsidR="006410E2" w:rsidDel="003D7F64">
              <w:rPr>
                <w:noProof/>
                <w:webHidden/>
              </w:rPr>
              <w:fldChar w:fldCharType="separate"/>
            </w:r>
            <w:r w:rsidR="006410E2" w:rsidDel="003D7F64">
              <w:rPr>
                <w:noProof/>
                <w:webHidden/>
              </w:rPr>
              <w:delText>29</w:delText>
            </w:r>
            <w:r w:rsidR="006410E2" w:rsidDel="003D7F64">
              <w:rPr>
                <w:noProof/>
                <w:webHidden/>
              </w:rPr>
              <w:fldChar w:fldCharType="end"/>
            </w:r>
            <w:r w:rsidDel="003D7F64">
              <w:rPr>
                <w:noProof/>
              </w:rPr>
              <w:fldChar w:fldCharType="end"/>
            </w:r>
          </w:del>
        </w:p>
        <w:p w14:paraId="365A4A5C" w14:textId="25025931" w:rsidR="006410E2" w:rsidDel="003D7F64" w:rsidRDefault="00AD4898">
          <w:pPr>
            <w:pStyle w:val="TOC2"/>
            <w:tabs>
              <w:tab w:val="right" w:leader="dot" w:pos="9350"/>
            </w:tabs>
            <w:rPr>
              <w:del w:id="501" w:author="David Conklin" w:date="2021-09-09T14:58:00Z"/>
              <w:rFonts w:eastAsiaTheme="minorEastAsia"/>
              <w:noProof/>
            </w:rPr>
          </w:pPr>
          <w:del w:id="502" w:author="David Conklin" w:date="2021-09-09T14:58:00Z">
            <w:r w:rsidDel="003D7F64">
              <w:rPr>
                <w:noProof/>
              </w:rPr>
              <w:fldChar w:fldCharType="begin"/>
            </w:r>
            <w:r w:rsidDel="003D7F64">
              <w:rPr>
                <w:noProof/>
              </w:rPr>
              <w:delInstrText xml:space="preserve"> HYPERLINK \l "_Toc82064177" </w:delInstrText>
            </w:r>
            <w:r w:rsidDel="003D7F64">
              <w:rPr>
                <w:noProof/>
              </w:rPr>
              <w:fldChar w:fldCharType="separate"/>
            </w:r>
          </w:del>
          <w:ins w:id="503" w:author="David Conklin" w:date="2021-09-09T14:58:00Z">
            <w:r w:rsidR="003D7F64">
              <w:rPr>
                <w:b/>
                <w:bCs/>
                <w:noProof/>
              </w:rPr>
              <w:t>Error! Hyperlink reference not valid.</w:t>
            </w:r>
          </w:ins>
          <w:del w:id="504" w:author="David Conklin" w:date="2021-09-09T14:58:00Z">
            <w:r w:rsidR="006410E2" w:rsidRPr="00D51729" w:rsidDel="003D7F64">
              <w:rPr>
                <w:rStyle w:val="Hyperlink"/>
                <w:noProof/>
              </w:rPr>
              <w:delText>State variables in the IDU shapefile</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_Toc82064177 \h </w:delInstrText>
            </w:r>
            <w:r w:rsidR="006410E2" w:rsidDel="003D7F64">
              <w:rPr>
                <w:noProof/>
                <w:webHidden/>
              </w:rPr>
            </w:r>
            <w:r w:rsidR="006410E2" w:rsidDel="003D7F64">
              <w:rPr>
                <w:noProof/>
                <w:webHidden/>
              </w:rPr>
              <w:fldChar w:fldCharType="separate"/>
            </w:r>
            <w:r w:rsidR="006410E2" w:rsidDel="003D7F64">
              <w:rPr>
                <w:noProof/>
                <w:webHidden/>
              </w:rPr>
              <w:delText>30</w:delText>
            </w:r>
            <w:r w:rsidR="006410E2" w:rsidDel="003D7F64">
              <w:rPr>
                <w:noProof/>
                <w:webHidden/>
              </w:rPr>
              <w:fldChar w:fldCharType="end"/>
            </w:r>
            <w:r w:rsidDel="003D7F64">
              <w:rPr>
                <w:noProof/>
              </w:rPr>
              <w:fldChar w:fldCharType="end"/>
            </w:r>
          </w:del>
        </w:p>
        <w:p w14:paraId="40E388C6" w14:textId="20DB43EF" w:rsidR="006410E2" w:rsidDel="003D7F64" w:rsidRDefault="00AD4898">
          <w:pPr>
            <w:pStyle w:val="TOC2"/>
            <w:tabs>
              <w:tab w:val="right" w:leader="dot" w:pos="9350"/>
            </w:tabs>
            <w:rPr>
              <w:del w:id="505" w:author="David Conklin" w:date="2021-09-09T14:58:00Z"/>
              <w:rFonts w:eastAsiaTheme="minorEastAsia"/>
              <w:noProof/>
            </w:rPr>
          </w:pPr>
          <w:del w:id="506" w:author="David Conklin" w:date="2021-09-09T14:58:00Z">
            <w:r w:rsidDel="003D7F64">
              <w:rPr>
                <w:noProof/>
              </w:rPr>
              <w:fldChar w:fldCharType="begin"/>
            </w:r>
            <w:r w:rsidDel="003D7F64">
              <w:rPr>
                <w:noProof/>
              </w:rPr>
              <w:delInstrText xml:space="preserve"> HYPERLINK \l "_Toc8206417</w:delInstrText>
            </w:r>
            <w:r w:rsidDel="003D7F64">
              <w:rPr>
                <w:noProof/>
              </w:rPr>
              <w:delInstrText xml:space="preserve">8" </w:delInstrText>
            </w:r>
            <w:r w:rsidDel="003D7F64">
              <w:rPr>
                <w:noProof/>
              </w:rPr>
              <w:fldChar w:fldCharType="separate"/>
            </w:r>
          </w:del>
          <w:ins w:id="507" w:author="David Conklin" w:date="2021-09-09T14:58:00Z">
            <w:r w:rsidR="003D7F64">
              <w:rPr>
                <w:b/>
                <w:bCs/>
                <w:noProof/>
              </w:rPr>
              <w:t>Error! Hyperlink reference not valid.</w:t>
            </w:r>
          </w:ins>
          <w:del w:id="508" w:author="David Conklin" w:date="2021-09-09T14:58:00Z">
            <w:r w:rsidR="006410E2" w:rsidRPr="00D51729" w:rsidDel="003D7F64">
              <w:rPr>
                <w:rStyle w:val="Hyperlink"/>
                <w:noProof/>
              </w:rPr>
              <w:delText>Initial conditions for HBV: the IC file and the IDU shapefile</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_Toc82064178 \h </w:delInstrText>
            </w:r>
            <w:r w:rsidR="006410E2" w:rsidDel="003D7F64">
              <w:rPr>
                <w:noProof/>
                <w:webHidden/>
              </w:rPr>
            </w:r>
            <w:r w:rsidR="006410E2" w:rsidDel="003D7F64">
              <w:rPr>
                <w:noProof/>
                <w:webHidden/>
              </w:rPr>
              <w:fldChar w:fldCharType="separate"/>
            </w:r>
            <w:r w:rsidR="006410E2" w:rsidDel="003D7F64">
              <w:rPr>
                <w:noProof/>
                <w:webHidden/>
              </w:rPr>
              <w:delText>30</w:delText>
            </w:r>
            <w:r w:rsidR="006410E2" w:rsidDel="003D7F64">
              <w:rPr>
                <w:noProof/>
                <w:webHidden/>
              </w:rPr>
              <w:fldChar w:fldCharType="end"/>
            </w:r>
            <w:r w:rsidDel="003D7F64">
              <w:rPr>
                <w:noProof/>
              </w:rPr>
              <w:fldChar w:fldCharType="end"/>
            </w:r>
          </w:del>
        </w:p>
        <w:p w14:paraId="7402EAEB" w14:textId="5DCB92A5" w:rsidR="006410E2" w:rsidDel="003D7F64" w:rsidRDefault="00AD4898">
          <w:pPr>
            <w:pStyle w:val="TOC2"/>
            <w:tabs>
              <w:tab w:val="right" w:leader="dot" w:pos="9350"/>
            </w:tabs>
            <w:rPr>
              <w:del w:id="509" w:author="David Conklin" w:date="2021-09-09T14:58:00Z"/>
              <w:rFonts w:eastAsiaTheme="minorEastAsia"/>
              <w:noProof/>
            </w:rPr>
          </w:pPr>
          <w:del w:id="510" w:author="David Conklin" w:date="2021-09-09T14:58:00Z">
            <w:r w:rsidDel="003D7F64">
              <w:rPr>
                <w:noProof/>
              </w:rPr>
              <w:fldChar w:fldCharType="begin"/>
            </w:r>
            <w:r w:rsidDel="003D7F64">
              <w:rPr>
                <w:noProof/>
              </w:rPr>
              <w:delInstrText xml:space="preserve"> HYPERLINK \l "_Toc82064179" </w:delInstrText>
            </w:r>
            <w:r w:rsidDel="003D7F64">
              <w:rPr>
                <w:noProof/>
              </w:rPr>
              <w:fldChar w:fldCharType="separate"/>
            </w:r>
          </w:del>
          <w:ins w:id="511" w:author="David Conklin" w:date="2021-09-09T14:58:00Z">
            <w:r w:rsidR="003D7F64">
              <w:rPr>
                <w:b/>
                <w:bCs/>
                <w:noProof/>
              </w:rPr>
              <w:t>Error! Hyperlink reference not valid.</w:t>
            </w:r>
          </w:ins>
          <w:del w:id="512" w:author="David Conklin" w:date="2021-09-09T14:58:00Z">
            <w:r w:rsidR="006410E2" w:rsidRPr="00D51729" w:rsidDel="003D7F64">
              <w:rPr>
                <w:rStyle w:val="Hyperlink"/>
                <w:noProof/>
              </w:rPr>
              <w:delText>Default values used when the data is incomplete</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_Toc82064179 \h </w:delInstrText>
            </w:r>
            <w:r w:rsidR="006410E2" w:rsidDel="003D7F64">
              <w:rPr>
                <w:noProof/>
                <w:webHidden/>
              </w:rPr>
            </w:r>
            <w:r w:rsidR="006410E2" w:rsidDel="003D7F64">
              <w:rPr>
                <w:noProof/>
                <w:webHidden/>
              </w:rPr>
              <w:fldChar w:fldCharType="separate"/>
            </w:r>
            <w:r w:rsidR="006410E2" w:rsidDel="003D7F64">
              <w:rPr>
                <w:noProof/>
                <w:webHidden/>
              </w:rPr>
              <w:delText>31</w:delText>
            </w:r>
            <w:r w:rsidR="006410E2" w:rsidDel="003D7F64">
              <w:rPr>
                <w:noProof/>
                <w:webHidden/>
              </w:rPr>
              <w:fldChar w:fldCharType="end"/>
            </w:r>
            <w:r w:rsidDel="003D7F64">
              <w:rPr>
                <w:noProof/>
              </w:rPr>
              <w:fldChar w:fldCharType="end"/>
            </w:r>
          </w:del>
        </w:p>
        <w:p w14:paraId="2EFB3527" w14:textId="6BFD53E6" w:rsidR="006410E2" w:rsidDel="003D7F64" w:rsidRDefault="00AD4898">
          <w:pPr>
            <w:pStyle w:val="TOC1"/>
            <w:tabs>
              <w:tab w:val="right" w:leader="dot" w:pos="9350"/>
            </w:tabs>
            <w:rPr>
              <w:del w:id="513" w:author="David Conklin" w:date="2021-09-09T14:58:00Z"/>
              <w:rFonts w:eastAsiaTheme="minorEastAsia"/>
              <w:noProof/>
            </w:rPr>
          </w:pPr>
          <w:del w:id="514" w:author="David Conklin" w:date="2021-09-09T14:58:00Z">
            <w:r w:rsidDel="003D7F64">
              <w:rPr>
                <w:noProof/>
              </w:rPr>
              <w:fldChar w:fldCharType="begin"/>
            </w:r>
            <w:r w:rsidDel="003D7F64">
              <w:rPr>
                <w:noProof/>
              </w:rPr>
              <w:delInstrText xml:space="preserve"> HYPERLINK \l "_Toc82064180" </w:delInstrText>
            </w:r>
            <w:r w:rsidDel="003D7F64">
              <w:rPr>
                <w:noProof/>
              </w:rPr>
              <w:fldChar w:fldCharType="separate"/>
            </w:r>
          </w:del>
          <w:ins w:id="515" w:author="David Conklin" w:date="2021-09-09T14:58:00Z">
            <w:r w:rsidR="003D7F64">
              <w:rPr>
                <w:b/>
                <w:bCs/>
                <w:noProof/>
              </w:rPr>
              <w:t>Error! Hyperlink reference not valid.</w:t>
            </w:r>
          </w:ins>
          <w:del w:id="516" w:author="David Conklin" w:date="2021-09-09T14:58:00Z">
            <w:r w:rsidR="006410E2" w:rsidRPr="00D51729" w:rsidDel="003D7F64">
              <w:rPr>
                <w:rStyle w:val="Hyperlink"/>
                <w:noProof/>
              </w:rPr>
              <w:delText>Stream flow and stream temperature</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_Toc82064180 \h </w:delInstrText>
            </w:r>
            <w:r w:rsidR="006410E2" w:rsidDel="003D7F64">
              <w:rPr>
                <w:noProof/>
                <w:webHidden/>
              </w:rPr>
            </w:r>
            <w:r w:rsidR="006410E2" w:rsidDel="003D7F64">
              <w:rPr>
                <w:noProof/>
                <w:webHidden/>
              </w:rPr>
              <w:fldChar w:fldCharType="separate"/>
            </w:r>
            <w:r w:rsidR="006410E2" w:rsidDel="003D7F64">
              <w:rPr>
                <w:noProof/>
                <w:webHidden/>
              </w:rPr>
              <w:delText>32</w:delText>
            </w:r>
            <w:r w:rsidR="006410E2" w:rsidDel="003D7F64">
              <w:rPr>
                <w:noProof/>
                <w:webHidden/>
              </w:rPr>
              <w:fldChar w:fldCharType="end"/>
            </w:r>
            <w:r w:rsidDel="003D7F64">
              <w:rPr>
                <w:noProof/>
              </w:rPr>
              <w:fldChar w:fldCharType="end"/>
            </w:r>
          </w:del>
        </w:p>
        <w:p w14:paraId="7632F5B4" w14:textId="4395B1C7" w:rsidR="006410E2" w:rsidDel="003D7F64" w:rsidRDefault="00AD4898">
          <w:pPr>
            <w:pStyle w:val="TOC2"/>
            <w:tabs>
              <w:tab w:val="right" w:leader="dot" w:pos="9350"/>
            </w:tabs>
            <w:rPr>
              <w:del w:id="517" w:author="David Conklin" w:date="2021-09-09T14:58:00Z"/>
              <w:rFonts w:eastAsiaTheme="minorEastAsia"/>
              <w:noProof/>
            </w:rPr>
          </w:pPr>
          <w:del w:id="518" w:author="David Conklin" w:date="2021-09-09T14:58:00Z">
            <w:r w:rsidDel="003D7F64">
              <w:rPr>
                <w:noProof/>
              </w:rPr>
              <w:fldChar w:fldCharType="begin"/>
            </w:r>
            <w:r w:rsidDel="003D7F64">
              <w:rPr>
                <w:noProof/>
              </w:rPr>
              <w:delInstrText xml:space="preserve"> HYPERLINK \l "_Toc82064181" </w:delInstrText>
            </w:r>
            <w:r w:rsidDel="003D7F64">
              <w:rPr>
                <w:noProof/>
              </w:rPr>
              <w:fldChar w:fldCharType="separate"/>
            </w:r>
          </w:del>
          <w:ins w:id="519" w:author="David Conklin" w:date="2021-09-09T14:58:00Z">
            <w:r w:rsidR="003D7F64">
              <w:rPr>
                <w:b/>
                <w:bCs/>
                <w:noProof/>
              </w:rPr>
              <w:t>Error! Hyperlink reference not valid.</w:t>
            </w:r>
          </w:ins>
          <w:del w:id="520" w:author="David Conklin" w:date="2021-09-09T14:58:00Z">
            <w:r w:rsidR="006410E2" w:rsidRPr="00D51729" w:rsidDel="003D7F64">
              <w:rPr>
                <w:rStyle w:val="Hyperlink"/>
                <w:noProof/>
              </w:rPr>
              <w:delText>Water parcels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_Toc82064181 \h </w:delInstrText>
            </w:r>
            <w:r w:rsidR="006410E2" w:rsidDel="003D7F64">
              <w:rPr>
                <w:noProof/>
                <w:webHidden/>
              </w:rPr>
            </w:r>
            <w:r w:rsidR="006410E2" w:rsidDel="003D7F64">
              <w:rPr>
                <w:noProof/>
                <w:webHidden/>
              </w:rPr>
              <w:fldChar w:fldCharType="separate"/>
            </w:r>
            <w:r w:rsidR="006410E2" w:rsidDel="003D7F64">
              <w:rPr>
                <w:noProof/>
                <w:webHidden/>
              </w:rPr>
              <w:delText>32</w:delText>
            </w:r>
            <w:r w:rsidR="006410E2" w:rsidDel="003D7F64">
              <w:rPr>
                <w:noProof/>
                <w:webHidden/>
              </w:rPr>
              <w:fldChar w:fldCharType="end"/>
            </w:r>
            <w:r w:rsidDel="003D7F64">
              <w:rPr>
                <w:noProof/>
              </w:rPr>
              <w:fldChar w:fldCharType="end"/>
            </w:r>
          </w:del>
        </w:p>
        <w:p w14:paraId="1C08E0BF" w14:textId="7432494B" w:rsidR="006410E2" w:rsidDel="003D7F64" w:rsidRDefault="00AD4898">
          <w:pPr>
            <w:pStyle w:val="TOC2"/>
            <w:tabs>
              <w:tab w:val="right" w:leader="dot" w:pos="9350"/>
            </w:tabs>
            <w:rPr>
              <w:del w:id="521" w:author="David Conklin" w:date="2021-09-09T14:58:00Z"/>
              <w:rFonts w:eastAsiaTheme="minorEastAsia"/>
              <w:noProof/>
            </w:rPr>
          </w:pPr>
          <w:del w:id="522" w:author="David Conklin" w:date="2021-09-09T14:58:00Z">
            <w:r w:rsidDel="003D7F64">
              <w:rPr>
                <w:noProof/>
              </w:rPr>
              <w:fldChar w:fldCharType="begin"/>
            </w:r>
            <w:r w:rsidDel="003D7F64">
              <w:rPr>
                <w:noProof/>
              </w:rPr>
              <w:delInstrText xml:space="preserve"> HYPERLINK \l "_Toc82064182" </w:delInstrText>
            </w:r>
            <w:r w:rsidDel="003D7F64">
              <w:rPr>
                <w:noProof/>
              </w:rPr>
              <w:fldChar w:fldCharType="separate"/>
            </w:r>
          </w:del>
          <w:ins w:id="523" w:author="David Conklin" w:date="2021-09-09T14:58:00Z">
            <w:r w:rsidR="003D7F64">
              <w:rPr>
                <w:b/>
                <w:bCs/>
                <w:noProof/>
              </w:rPr>
              <w:t>Error! Hyperlink reference not valid.</w:t>
            </w:r>
          </w:ins>
          <w:del w:id="524" w:author="David Conklin" w:date="2021-09-09T14:58:00Z">
            <w:r w:rsidR="006410E2" w:rsidRPr="00D51729" w:rsidDel="003D7F64">
              <w:rPr>
                <w:rStyle w:val="Hyperlink"/>
                <w:noProof/>
              </w:rPr>
              <w:delText>Daily water mass and energy balance</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_Toc82064182 \h </w:delInstrText>
            </w:r>
            <w:r w:rsidR="006410E2" w:rsidDel="003D7F64">
              <w:rPr>
                <w:noProof/>
                <w:webHidden/>
              </w:rPr>
            </w:r>
            <w:r w:rsidR="006410E2" w:rsidDel="003D7F64">
              <w:rPr>
                <w:noProof/>
                <w:webHidden/>
              </w:rPr>
              <w:fldChar w:fldCharType="separate"/>
            </w:r>
            <w:r w:rsidR="006410E2" w:rsidDel="003D7F64">
              <w:rPr>
                <w:noProof/>
                <w:webHidden/>
              </w:rPr>
              <w:delText>32</w:delText>
            </w:r>
            <w:r w:rsidR="006410E2" w:rsidDel="003D7F64">
              <w:rPr>
                <w:noProof/>
                <w:webHidden/>
              </w:rPr>
              <w:fldChar w:fldCharType="end"/>
            </w:r>
            <w:r w:rsidDel="003D7F64">
              <w:rPr>
                <w:noProof/>
              </w:rPr>
              <w:fldChar w:fldCharType="end"/>
            </w:r>
          </w:del>
        </w:p>
        <w:p w14:paraId="1BA2B7A9" w14:textId="5E044B67" w:rsidR="006410E2" w:rsidDel="003D7F64" w:rsidRDefault="00AD4898">
          <w:pPr>
            <w:pStyle w:val="TOC2"/>
            <w:tabs>
              <w:tab w:val="right" w:leader="dot" w:pos="9350"/>
            </w:tabs>
            <w:rPr>
              <w:del w:id="525" w:author="David Conklin" w:date="2021-09-09T14:58:00Z"/>
              <w:rFonts w:eastAsiaTheme="minorEastAsia"/>
              <w:noProof/>
            </w:rPr>
          </w:pPr>
          <w:del w:id="526" w:author="David Conklin" w:date="2021-09-09T14:58:00Z">
            <w:r w:rsidDel="003D7F64">
              <w:rPr>
                <w:noProof/>
              </w:rPr>
              <w:fldChar w:fldCharType="begin"/>
            </w:r>
            <w:r w:rsidDel="003D7F64">
              <w:rPr>
                <w:noProof/>
              </w:rPr>
              <w:delInstrText xml:space="preserve"> HYPERLINK \l "_Toc82064183" </w:delInstrText>
            </w:r>
            <w:r w:rsidDel="003D7F64">
              <w:rPr>
                <w:noProof/>
              </w:rPr>
              <w:fldChar w:fldCharType="separate"/>
            </w:r>
          </w:del>
          <w:ins w:id="527" w:author="David Conklin" w:date="2021-09-09T14:58:00Z">
            <w:r w:rsidR="003D7F64">
              <w:rPr>
                <w:b/>
                <w:bCs/>
                <w:noProof/>
              </w:rPr>
              <w:t>Error! Hyperlink reference not valid.</w:t>
            </w:r>
          </w:ins>
          <w:del w:id="528" w:author="David Conklin" w:date="2021-09-09T14:58:00Z">
            <w:r w:rsidR="006410E2" w:rsidRPr="00D51729" w:rsidDel="003D7F64">
              <w:rPr>
                <w:rStyle w:val="Hyperlink"/>
                <w:noProof/>
              </w:rPr>
              <w:delText>Estimating the rate of flow in a stream reach</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_Toc82064183 \h </w:delInstrText>
            </w:r>
            <w:r w:rsidR="006410E2" w:rsidDel="003D7F64">
              <w:rPr>
                <w:noProof/>
                <w:webHidden/>
              </w:rPr>
            </w:r>
            <w:r w:rsidR="006410E2" w:rsidDel="003D7F64">
              <w:rPr>
                <w:noProof/>
                <w:webHidden/>
              </w:rPr>
              <w:fldChar w:fldCharType="separate"/>
            </w:r>
            <w:r w:rsidR="006410E2" w:rsidDel="003D7F64">
              <w:rPr>
                <w:noProof/>
                <w:webHidden/>
              </w:rPr>
              <w:delText>33</w:delText>
            </w:r>
            <w:r w:rsidR="006410E2" w:rsidDel="003D7F64">
              <w:rPr>
                <w:noProof/>
                <w:webHidden/>
              </w:rPr>
              <w:fldChar w:fldCharType="end"/>
            </w:r>
            <w:r w:rsidDel="003D7F64">
              <w:rPr>
                <w:noProof/>
              </w:rPr>
              <w:fldChar w:fldCharType="end"/>
            </w:r>
          </w:del>
        </w:p>
        <w:p w14:paraId="4C6C91AE" w14:textId="1B32E3A8" w:rsidR="006410E2" w:rsidDel="003D7F64" w:rsidRDefault="00AD4898">
          <w:pPr>
            <w:pStyle w:val="TOC2"/>
            <w:tabs>
              <w:tab w:val="right" w:leader="dot" w:pos="9350"/>
            </w:tabs>
            <w:rPr>
              <w:del w:id="529" w:author="David Conklin" w:date="2021-09-09T14:58:00Z"/>
              <w:rFonts w:eastAsiaTheme="minorEastAsia"/>
              <w:noProof/>
            </w:rPr>
          </w:pPr>
          <w:del w:id="530" w:author="David Conklin" w:date="2021-09-09T14:58:00Z">
            <w:r w:rsidDel="003D7F64">
              <w:rPr>
                <w:noProof/>
              </w:rPr>
              <w:fldChar w:fldCharType="begin"/>
            </w:r>
            <w:r w:rsidDel="003D7F64">
              <w:rPr>
                <w:noProof/>
              </w:rPr>
              <w:delInstrText xml:space="preserve"> HYPERLINK \l "_Toc82064184" </w:delInstrText>
            </w:r>
            <w:r w:rsidDel="003D7F64">
              <w:rPr>
                <w:noProof/>
              </w:rPr>
              <w:fldChar w:fldCharType="separate"/>
            </w:r>
          </w:del>
          <w:ins w:id="531" w:author="David Conklin" w:date="2021-09-09T14:58:00Z">
            <w:r w:rsidR="003D7F64">
              <w:rPr>
                <w:b/>
                <w:bCs/>
                <w:noProof/>
              </w:rPr>
              <w:t>Error! Hyperlink reference not valid.</w:t>
            </w:r>
          </w:ins>
          <w:del w:id="532" w:author="David Conklin" w:date="2021-09-09T14:58:00Z">
            <w:r w:rsidR="006410E2" w:rsidRPr="00D51729" w:rsidDel="003D7F64">
              <w:rPr>
                <w:rStyle w:val="Hyperlink"/>
                <w:noProof/>
              </w:rPr>
              <w:delText>Estimating the surface area of the water in a subreach</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_Toc82064184 \h </w:delInstrText>
            </w:r>
            <w:r w:rsidR="006410E2" w:rsidDel="003D7F64">
              <w:rPr>
                <w:noProof/>
                <w:webHidden/>
              </w:rPr>
            </w:r>
            <w:r w:rsidR="006410E2" w:rsidDel="003D7F64">
              <w:rPr>
                <w:noProof/>
                <w:webHidden/>
              </w:rPr>
              <w:fldChar w:fldCharType="separate"/>
            </w:r>
            <w:r w:rsidR="006410E2" w:rsidDel="003D7F64">
              <w:rPr>
                <w:noProof/>
                <w:webHidden/>
              </w:rPr>
              <w:delText>36</w:delText>
            </w:r>
            <w:r w:rsidR="006410E2" w:rsidDel="003D7F64">
              <w:rPr>
                <w:noProof/>
                <w:webHidden/>
              </w:rPr>
              <w:fldChar w:fldCharType="end"/>
            </w:r>
            <w:r w:rsidDel="003D7F64">
              <w:rPr>
                <w:noProof/>
              </w:rPr>
              <w:fldChar w:fldCharType="end"/>
            </w:r>
          </w:del>
        </w:p>
        <w:p w14:paraId="7C1D9E64" w14:textId="62F56DA5" w:rsidR="006410E2" w:rsidDel="003D7F64" w:rsidRDefault="00AD4898">
          <w:pPr>
            <w:pStyle w:val="TOC2"/>
            <w:tabs>
              <w:tab w:val="right" w:leader="dot" w:pos="9350"/>
            </w:tabs>
            <w:rPr>
              <w:del w:id="533" w:author="David Conklin" w:date="2021-09-09T14:58:00Z"/>
              <w:rFonts w:eastAsiaTheme="minorEastAsia"/>
              <w:noProof/>
            </w:rPr>
          </w:pPr>
          <w:del w:id="534" w:author="David Conklin" w:date="2021-09-09T14:58:00Z">
            <w:r w:rsidDel="003D7F64">
              <w:rPr>
                <w:noProof/>
              </w:rPr>
              <w:fldChar w:fldCharType="begin"/>
            </w:r>
            <w:r w:rsidDel="003D7F64">
              <w:rPr>
                <w:noProof/>
              </w:rPr>
              <w:delInstrText xml:space="preserve"> HYPERLINK \l "_Toc82064185" </w:delInstrText>
            </w:r>
            <w:r w:rsidDel="003D7F64">
              <w:rPr>
                <w:noProof/>
              </w:rPr>
              <w:fldChar w:fldCharType="separate"/>
            </w:r>
          </w:del>
          <w:ins w:id="535" w:author="David Conklin" w:date="2021-09-09T14:58:00Z">
            <w:r w:rsidR="003D7F64">
              <w:rPr>
                <w:b/>
                <w:bCs/>
                <w:noProof/>
              </w:rPr>
              <w:t>Error! Hyperlink reference not valid.</w:t>
            </w:r>
          </w:ins>
          <w:del w:id="536" w:author="David Conklin" w:date="2021-09-09T14:58:00Z">
            <w:r w:rsidR="006410E2" w:rsidRPr="00D51729" w:rsidDel="003D7F64">
              <w:rPr>
                <w:rStyle w:val="Hyperlink"/>
                <w:noProof/>
              </w:rPr>
              <w:delText>Water temperature from thermal energy</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_Toc82064185 \h </w:delInstrText>
            </w:r>
            <w:r w:rsidR="006410E2" w:rsidDel="003D7F64">
              <w:rPr>
                <w:noProof/>
                <w:webHidden/>
              </w:rPr>
            </w:r>
            <w:r w:rsidR="006410E2" w:rsidDel="003D7F64">
              <w:rPr>
                <w:noProof/>
                <w:webHidden/>
              </w:rPr>
              <w:fldChar w:fldCharType="separate"/>
            </w:r>
            <w:r w:rsidR="006410E2" w:rsidDel="003D7F64">
              <w:rPr>
                <w:noProof/>
                <w:webHidden/>
              </w:rPr>
              <w:delText>36</w:delText>
            </w:r>
            <w:r w:rsidR="006410E2" w:rsidDel="003D7F64">
              <w:rPr>
                <w:noProof/>
                <w:webHidden/>
              </w:rPr>
              <w:fldChar w:fldCharType="end"/>
            </w:r>
            <w:r w:rsidDel="003D7F64">
              <w:rPr>
                <w:noProof/>
              </w:rPr>
              <w:fldChar w:fldCharType="end"/>
            </w:r>
          </w:del>
        </w:p>
        <w:p w14:paraId="17526EE5" w14:textId="43DA1A4D" w:rsidR="006410E2" w:rsidDel="003D7F64" w:rsidRDefault="00AD4898">
          <w:pPr>
            <w:pStyle w:val="TOC2"/>
            <w:tabs>
              <w:tab w:val="right" w:leader="dot" w:pos="9350"/>
            </w:tabs>
            <w:rPr>
              <w:del w:id="537" w:author="David Conklin" w:date="2021-09-09T14:58:00Z"/>
              <w:rFonts w:eastAsiaTheme="minorEastAsia"/>
              <w:noProof/>
            </w:rPr>
          </w:pPr>
          <w:del w:id="538" w:author="David Conklin" w:date="2021-09-09T14:58:00Z">
            <w:r w:rsidDel="003D7F64">
              <w:rPr>
                <w:noProof/>
              </w:rPr>
              <w:fldChar w:fldCharType="begin"/>
            </w:r>
            <w:r w:rsidDel="003D7F64">
              <w:rPr>
                <w:noProof/>
              </w:rPr>
              <w:delInstrText xml:space="preserve"> HYPERLINK \l "_Toc82064186" </w:delInstrText>
            </w:r>
            <w:r w:rsidDel="003D7F64">
              <w:rPr>
                <w:noProof/>
              </w:rPr>
              <w:fldChar w:fldCharType="separate"/>
            </w:r>
          </w:del>
          <w:ins w:id="539" w:author="David Conklin" w:date="2021-09-09T14:58:00Z">
            <w:r w:rsidR="003D7F64">
              <w:rPr>
                <w:b/>
                <w:bCs/>
                <w:noProof/>
              </w:rPr>
              <w:t>Error! Hyperlink reference not valid.</w:t>
            </w:r>
          </w:ins>
          <w:del w:id="540" w:author="David Conklin" w:date="2021-09-09T14:58:00Z">
            <w:r w:rsidR="006410E2" w:rsidRPr="00D51729" w:rsidDel="003D7F64">
              <w:rPr>
                <w:rStyle w:val="Hyperlink"/>
                <w:noProof/>
              </w:rPr>
              <w:delText>Boundary conditions for stream water temperature</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_Toc82064186 \h </w:delInstrText>
            </w:r>
            <w:r w:rsidR="006410E2" w:rsidDel="003D7F64">
              <w:rPr>
                <w:noProof/>
                <w:webHidden/>
              </w:rPr>
            </w:r>
            <w:r w:rsidR="006410E2" w:rsidDel="003D7F64">
              <w:rPr>
                <w:noProof/>
                <w:webHidden/>
              </w:rPr>
              <w:fldChar w:fldCharType="separate"/>
            </w:r>
            <w:r w:rsidR="006410E2" w:rsidDel="003D7F64">
              <w:rPr>
                <w:noProof/>
                <w:webHidden/>
              </w:rPr>
              <w:delText>36</w:delText>
            </w:r>
            <w:r w:rsidR="006410E2" w:rsidDel="003D7F64">
              <w:rPr>
                <w:noProof/>
                <w:webHidden/>
              </w:rPr>
              <w:fldChar w:fldCharType="end"/>
            </w:r>
            <w:r w:rsidDel="003D7F64">
              <w:rPr>
                <w:noProof/>
              </w:rPr>
              <w:fldChar w:fldCharType="end"/>
            </w:r>
          </w:del>
        </w:p>
        <w:p w14:paraId="507517BD" w14:textId="432A5E3C" w:rsidR="006410E2" w:rsidDel="003D7F64" w:rsidRDefault="00AD4898">
          <w:pPr>
            <w:pStyle w:val="TOC2"/>
            <w:tabs>
              <w:tab w:val="right" w:leader="dot" w:pos="9350"/>
            </w:tabs>
            <w:rPr>
              <w:del w:id="541" w:author="David Conklin" w:date="2021-09-09T14:58:00Z"/>
              <w:rFonts w:eastAsiaTheme="minorEastAsia"/>
              <w:noProof/>
            </w:rPr>
          </w:pPr>
          <w:del w:id="542" w:author="David Conklin" w:date="2021-09-09T14:58:00Z">
            <w:r w:rsidDel="003D7F64">
              <w:rPr>
                <w:noProof/>
              </w:rPr>
              <w:fldChar w:fldCharType="begin"/>
            </w:r>
            <w:r w:rsidDel="003D7F64">
              <w:rPr>
                <w:noProof/>
              </w:rPr>
              <w:delInstrText xml:space="preserve"> HYPERLINK \l "_Toc82064187" </w:delInstrText>
            </w:r>
            <w:r w:rsidDel="003D7F64">
              <w:rPr>
                <w:noProof/>
              </w:rPr>
              <w:fldChar w:fldCharType="separate"/>
            </w:r>
          </w:del>
          <w:ins w:id="543" w:author="David Conklin" w:date="2021-09-09T14:58:00Z">
            <w:r w:rsidR="003D7F64">
              <w:rPr>
                <w:b/>
                <w:bCs/>
                <w:noProof/>
              </w:rPr>
              <w:t>Error! Hyperlink reference not valid.</w:t>
            </w:r>
          </w:ins>
          <w:del w:id="544" w:author="David Conklin" w:date="2021-09-09T14:58:00Z">
            <w:r w:rsidR="006410E2" w:rsidRPr="00D51729" w:rsidDel="003D7F64">
              <w:rPr>
                <w:rStyle w:val="Hyperlink"/>
                <w:noProof/>
              </w:rPr>
              <w:delText>Thermal stratification in reservoirs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_Toc82064187 \h </w:delInstrText>
            </w:r>
            <w:r w:rsidR="006410E2" w:rsidDel="003D7F64">
              <w:rPr>
                <w:noProof/>
                <w:webHidden/>
              </w:rPr>
            </w:r>
            <w:r w:rsidR="006410E2" w:rsidDel="003D7F64">
              <w:rPr>
                <w:noProof/>
                <w:webHidden/>
              </w:rPr>
              <w:fldChar w:fldCharType="separate"/>
            </w:r>
            <w:r w:rsidR="006410E2" w:rsidDel="003D7F64">
              <w:rPr>
                <w:noProof/>
                <w:webHidden/>
              </w:rPr>
              <w:delText>37</w:delText>
            </w:r>
            <w:r w:rsidR="006410E2" w:rsidDel="003D7F64">
              <w:rPr>
                <w:noProof/>
                <w:webHidden/>
              </w:rPr>
              <w:fldChar w:fldCharType="end"/>
            </w:r>
            <w:r w:rsidDel="003D7F64">
              <w:rPr>
                <w:noProof/>
              </w:rPr>
              <w:fldChar w:fldCharType="end"/>
            </w:r>
          </w:del>
        </w:p>
        <w:p w14:paraId="371C919E" w14:textId="5596E8A9" w:rsidR="006410E2" w:rsidDel="003D7F64" w:rsidRDefault="00AD4898">
          <w:pPr>
            <w:pStyle w:val="TOC2"/>
            <w:tabs>
              <w:tab w:val="right" w:leader="dot" w:pos="9350"/>
            </w:tabs>
            <w:rPr>
              <w:del w:id="545" w:author="David Conklin" w:date="2021-09-09T14:58:00Z"/>
              <w:rFonts w:eastAsiaTheme="minorEastAsia"/>
              <w:noProof/>
            </w:rPr>
          </w:pPr>
          <w:del w:id="546" w:author="David Conklin" w:date="2021-09-09T14:58:00Z">
            <w:r w:rsidDel="003D7F64">
              <w:rPr>
                <w:noProof/>
              </w:rPr>
              <w:fldChar w:fldCharType="begin"/>
            </w:r>
            <w:r w:rsidDel="003D7F64">
              <w:rPr>
                <w:noProof/>
              </w:rPr>
              <w:delInstrText xml:space="preserve"> HYPERLINK \l "_Toc8206418</w:delInstrText>
            </w:r>
            <w:r w:rsidDel="003D7F64">
              <w:rPr>
                <w:noProof/>
              </w:rPr>
              <w:delInstrText xml:space="preserve">8" </w:delInstrText>
            </w:r>
            <w:r w:rsidDel="003D7F64">
              <w:rPr>
                <w:noProof/>
              </w:rPr>
              <w:fldChar w:fldCharType="separate"/>
            </w:r>
          </w:del>
          <w:ins w:id="547" w:author="David Conklin" w:date="2021-09-09T14:58:00Z">
            <w:r w:rsidR="003D7F64">
              <w:rPr>
                <w:b/>
                <w:bCs/>
                <w:noProof/>
              </w:rPr>
              <w:t>Error! Hyperlink reference not valid.</w:t>
            </w:r>
          </w:ins>
          <w:del w:id="548" w:author="David Conklin" w:date="2021-09-09T14:58:00Z">
            <w:r w:rsidR="006410E2" w:rsidRPr="00D51729" w:rsidDel="003D7F64">
              <w:rPr>
                <w:rStyle w:val="Hyperlink"/>
                <w:noProof/>
              </w:rPr>
              <w:delText>Thermal loading</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_Toc82064188 \h </w:delInstrText>
            </w:r>
            <w:r w:rsidR="006410E2" w:rsidDel="003D7F64">
              <w:rPr>
                <w:noProof/>
                <w:webHidden/>
              </w:rPr>
            </w:r>
            <w:r w:rsidR="006410E2" w:rsidDel="003D7F64">
              <w:rPr>
                <w:noProof/>
                <w:webHidden/>
              </w:rPr>
              <w:fldChar w:fldCharType="separate"/>
            </w:r>
            <w:r w:rsidR="006410E2" w:rsidDel="003D7F64">
              <w:rPr>
                <w:noProof/>
                <w:webHidden/>
              </w:rPr>
              <w:delText>38</w:delText>
            </w:r>
            <w:r w:rsidR="006410E2" w:rsidDel="003D7F64">
              <w:rPr>
                <w:noProof/>
                <w:webHidden/>
              </w:rPr>
              <w:fldChar w:fldCharType="end"/>
            </w:r>
            <w:r w:rsidDel="003D7F64">
              <w:rPr>
                <w:noProof/>
              </w:rPr>
              <w:fldChar w:fldCharType="end"/>
            </w:r>
          </w:del>
        </w:p>
        <w:p w14:paraId="5E0B19B6" w14:textId="5B09A691" w:rsidR="006410E2" w:rsidDel="003D7F64" w:rsidRDefault="00AD4898">
          <w:pPr>
            <w:pStyle w:val="TOC1"/>
            <w:tabs>
              <w:tab w:val="right" w:leader="dot" w:pos="9350"/>
            </w:tabs>
            <w:rPr>
              <w:del w:id="549" w:author="David Conklin" w:date="2021-09-09T14:58:00Z"/>
              <w:rFonts w:eastAsiaTheme="minorEastAsia"/>
              <w:noProof/>
            </w:rPr>
          </w:pPr>
          <w:del w:id="550" w:author="David Conklin" w:date="2021-09-09T14:58:00Z">
            <w:r w:rsidDel="003D7F64">
              <w:rPr>
                <w:noProof/>
              </w:rPr>
              <w:fldChar w:fldCharType="begin"/>
            </w:r>
            <w:r w:rsidDel="003D7F64">
              <w:rPr>
                <w:noProof/>
              </w:rPr>
              <w:delInstrText xml:space="preserve"> HYPERLINK \l "_Toc82064189" </w:delInstrText>
            </w:r>
            <w:r w:rsidDel="003D7F64">
              <w:rPr>
                <w:noProof/>
              </w:rPr>
              <w:fldChar w:fldCharType="separate"/>
            </w:r>
          </w:del>
          <w:ins w:id="551" w:author="David Conklin" w:date="2021-09-09T14:58:00Z">
            <w:r w:rsidR="003D7F64">
              <w:rPr>
                <w:b/>
                <w:bCs/>
                <w:noProof/>
              </w:rPr>
              <w:t>Error! Hyperlink reference not valid.</w:t>
            </w:r>
          </w:ins>
          <w:del w:id="552" w:author="David Conklin" w:date="2021-09-09T14:58:00Z">
            <w:r w:rsidR="006410E2" w:rsidRPr="00D51729" w:rsidDel="003D7F64">
              <w:rPr>
                <w:rStyle w:val="Hyperlink"/>
                <w:noProof/>
              </w:rPr>
              <w:delText>Reservoirs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_Toc82064189 \h </w:delInstrText>
            </w:r>
            <w:r w:rsidR="006410E2" w:rsidDel="003D7F64">
              <w:rPr>
                <w:noProof/>
                <w:webHidden/>
              </w:rPr>
            </w:r>
            <w:r w:rsidR="006410E2" w:rsidDel="003D7F64">
              <w:rPr>
                <w:noProof/>
                <w:webHidden/>
              </w:rPr>
              <w:fldChar w:fldCharType="separate"/>
            </w:r>
            <w:r w:rsidR="006410E2" w:rsidDel="003D7F64">
              <w:rPr>
                <w:noProof/>
                <w:webHidden/>
              </w:rPr>
              <w:delText>39</w:delText>
            </w:r>
            <w:r w:rsidR="006410E2" w:rsidDel="003D7F64">
              <w:rPr>
                <w:noProof/>
                <w:webHidden/>
              </w:rPr>
              <w:fldChar w:fldCharType="end"/>
            </w:r>
            <w:r w:rsidDel="003D7F64">
              <w:rPr>
                <w:noProof/>
              </w:rPr>
              <w:fldChar w:fldCharType="end"/>
            </w:r>
          </w:del>
        </w:p>
        <w:p w14:paraId="6AE6479C" w14:textId="0DD7E779" w:rsidR="006410E2" w:rsidDel="003D7F64" w:rsidRDefault="00AD4898">
          <w:pPr>
            <w:pStyle w:val="TOC2"/>
            <w:tabs>
              <w:tab w:val="right" w:leader="dot" w:pos="9350"/>
            </w:tabs>
            <w:rPr>
              <w:del w:id="553" w:author="David Conklin" w:date="2021-09-09T14:58:00Z"/>
              <w:rFonts w:eastAsiaTheme="minorEastAsia"/>
              <w:noProof/>
            </w:rPr>
          </w:pPr>
          <w:del w:id="554" w:author="David Conklin" w:date="2021-09-09T14:58:00Z">
            <w:r w:rsidDel="003D7F64">
              <w:rPr>
                <w:noProof/>
              </w:rPr>
              <w:fldChar w:fldCharType="begin"/>
            </w:r>
            <w:r w:rsidDel="003D7F64">
              <w:rPr>
                <w:noProof/>
              </w:rPr>
              <w:delInstrText xml:space="preserve"> H</w:delInstrText>
            </w:r>
            <w:r w:rsidDel="003D7F64">
              <w:rPr>
                <w:noProof/>
              </w:rPr>
              <w:delInstrText xml:space="preserve">YPERLINK \l "_Toc82064190" </w:delInstrText>
            </w:r>
            <w:r w:rsidDel="003D7F64">
              <w:rPr>
                <w:noProof/>
              </w:rPr>
              <w:fldChar w:fldCharType="separate"/>
            </w:r>
          </w:del>
          <w:ins w:id="555" w:author="David Conklin" w:date="2021-09-09T14:58:00Z">
            <w:r w:rsidR="003D7F64">
              <w:rPr>
                <w:b/>
                <w:bCs/>
                <w:noProof/>
              </w:rPr>
              <w:t>Error! Hyperlink reference not valid.</w:t>
            </w:r>
          </w:ins>
          <w:del w:id="556" w:author="David Conklin" w:date="2021-09-09T14:58:00Z">
            <w:r w:rsidR="006410E2" w:rsidRPr="00D51729" w:rsidDel="003D7F64">
              <w:rPr>
                <w:rStyle w:val="Hyperlink"/>
                <w:noProof/>
              </w:rPr>
              <w:delText>Reservoir data</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_Toc82064190 \h </w:delInstrText>
            </w:r>
            <w:r w:rsidR="006410E2" w:rsidDel="003D7F64">
              <w:rPr>
                <w:noProof/>
                <w:webHidden/>
              </w:rPr>
            </w:r>
            <w:r w:rsidR="006410E2" w:rsidDel="003D7F64">
              <w:rPr>
                <w:noProof/>
                <w:webHidden/>
              </w:rPr>
              <w:fldChar w:fldCharType="separate"/>
            </w:r>
            <w:r w:rsidR="006410E2" w:rsidDel="003D7F64">
              <w:rPr>
                <w:noProof/>
                <w:webHidden/>
              </w:rPr>
              <w:delText>40</w:delText>
            </w:r>
            <w:r w:rsidR="006410E2" w:rsidDel="003D7F64">
              <w:rPr>
                <w:noProof/>
                <w:webHidden/>
              </w:rPr>
              <w:fldChar w:fldCharType="end"/>
            </w:r>
            <w:r w:rsidDel="003D7F64">
              <w:rPr>
                <w:noProof/>
              </w:rPr>
              <w:fldChar w:fldCharType="end"/>
            </w:r>
          </w:del>
        </w:p>
        <w:p w14:paraId="1F562C7A" w14:textId="255D3B3E" w:rsidR="006410E2" w:rsidDel="003D7F64" w:rsidRDefault="00AD4898">
          <w:pPr>
            <w:pStyle w:val="TOC2"/>
            <w:tabs>
              <w:tab w:val="right" w:leader="dot" w:pos="9350"/>
            </w:tabs>
            <w:rPr>
              <w:del w:id="557" w:author="David Conklin" w:date="2021-09-09T14:58:00Z"/>
              <w:rFonts w:eastAsiaTheme="minorEastAsia"/>
              <w:noProof/>
            </w:rPr>
          </w:pPr>
          <w:del w:id="558" w:author="David Conklin" w:date="2021-09-09T14:58:00Z">
            <w:r w:rsidDel="003D7F64">
              <w:rPr>
                <w:noProof/>
              </w:rPr>
              <w:fldChar w:fldCharType="begin"/>
            </w:r>
            <w:r w:rsidDel="003D7F64">
              <w:rPr>
                <w:noProof/>
              </w:rPr>
              <w:delInstrText xml:space="preserve"> HYPERLINK \l "_Toc82064191" </w:delInstrText>
            </w:r>
            <w:r w:rsidDel="003D7F64">
              <w:rPr>
                <w:noProof/>
              </w:rPr>
              <w:fldChar w:fldCharType="separate"/>
            </w:r>
          </w:del>
          <w:ins w:id="559" w:author="David Conklin" w:date="2021-09-09T14:58:00Z">
            <w:r w:rsidR="003D7F64">
              <w:rPr>
                <w:b/>
                <w:bCs/>
                <w:noProof/>
              </w:rPr>
              <w:t>Error! Hyperlink reference not valid.</w:t>
            </w:r>
          </w:ins>
          <w:del w:id="560" w:author="David Conklin" w:date="2021-09-09T14:58:00Z">
            <w:r w:rsidR="006410E2" w:rsidRPr="00D51729" w:rsidDel="003D7F64">
              <w:rPr>
                <w:rStyle w:val="Hyperlink"/>
                <w:noProof/>
              </w:rPr>
              <w:delText>Reservoir data sources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_Toc82064191 \h </w:delInstrText>
            </w:r>
            <w:r w:rsidR="006410E2" w:rsidDel="003D7F64">
              <w:rPr>
                <w:noProof/>
                <w:webHidden/>
              </w:rPr>
            </w:r>
            <w:r w:rsidR="006410E2" w:rsidDel="003D7F64">
              <w:rPr>
                <w:noProof/>
                <w:webHidden/>
              </w:rPr>
              <w:fldChar w:fldCharType="separate"/>
            </w:r>
            <w:r w:rsidR="006410E2" w:rsidDel="003D7F64">
              <w:rPr>
                <w:noProof/>
                <w:webHidden/>
              </w:rPr>
              <w:delText>41</w:delText>
            </w:r>
            <w:r w:rsidR="006410E2" w:rsidDel="003D7F64">
              <w:rPr>
                <w:noProof/>
                <w:webHidden/>
              </w:rPr>
              <w:fldChar w:fldCharType="end"/>
            </w:r>
            <w:r w:rsidDel="003D7F64">
              <w:rPr>
                <w:noProof/>
              </w:rPr>
              <w:fldChar w:fldCharType="end"/>
            </w:r>
          </w:del>
        </w:p>
        <w:p w14:paraId="47F50116" w14:textId="65862A69" w:rsidR="006410E2" w:rsidDel="003D7F64" w:rsidRDefault="00AD4898">
          <w:pPr>
            <w:pStyle w:val="TOC1"/>
            <w:tabs>
              <w:tab w:val="right" w:leader="dot" w:pos="9350"/>
            </w:tabs>
            <w:rPr>
              <w:del w:id="561" w:author="David Conklin" w:date="2021-09-09T14:58:00Z"/>
              <w:rFonts w:eastAsiaTheme="minorEastAsia"/>
              <w:noProof/>
            </w:rPr>
          </w:pPr>
          <w:del w:id="562" w:author="David Conklin" w:date="2021-09-09T14:58:00Z">
            <w:r w:rsidDel="003D7F64">
              <w:rPr>
                <w:noProof/>
              </w:rPr>
              <w:fldChar w:fldCharType="begin"/>
            </w:r>
            <w:r w:rsidDel="003D7F64">
              <w:rPr>
                <w:noProof/>
              </w:rPr>
              <w:delInstrText xml:space="preserve"> HYPERLINK \l "_Toc82064192" </w:delInstrText>
            </w:r>
            <w:r w:rsidDel="003D7F64">
              <w:rPr>
                <w:noProof/>
              </w:rPr>
              <w:fldChar w:fldCharType="separate"/>
            </w:r>
          </w:del>
          <w:ins w:id="563" w:author="David Conklin" w:date="2021-09-09T14:58:00Z">
            <w:r w:rsidR="003D7F64">
              <w:rPr>
                <w:b/>
                <w:bCs/>
                <w:noProof/>
              </w:rPr>
              <w:t>Error! Hyperlink reference not valid.</w:t>
            </w:r>
          </w:ins>
          <w:del w:id="564" w:author="David Conklin" w:date="2021-09-09T14:58:00Z">
            <w:r w:rsidR="006410E2" w:rsidRPr="00D51729" w:rsidDel="003D7F64">
              <w:rPr>
                <w:rStyle w:val="Hyperlink"/>
                <w:noProof/>
              </w:rPr>
              <w:delText>Creating a new study area from a watershed within the WRB</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_Toc82064192 \h </w:delInstrText>
            </w:r>
            <w:r w:rsidR="006410E2" w:rsidDel="003D7F64">
              <w:rPr>
                <w:noProof/>
                <w:webHidden/>
              </w:rPr>
            </w:r>
            <w:r w:rsidR="006410E2" w:rsidDel="003D7F64">
              <w:rPr>
                <w:noProof/>
                <w:webHidden/>
              </w:rPr>
              <w:fldChar w:fldCharType="separate"/>
            </w:r>
            <w:r w:rsidR="006410E2" w:rsidDel="003D7F64">
              <w:rPr>
                <w:noProof/>
                <w:webHidden/>
              </w:rPr>
              <w:delText>42</w:delText>
            </w:r>
            <w:r w:rsidR="006410E2" w:rsidDel="003D7F64">
              <w:rPr>
                <w:noProof/>
                <w:webHidden/>
              </w:rPr>
              <w:fldChar w:fldCharType="end"/>
            </w:r>
            <w:r w:rsidDel="003D7F64">
              <w:rPr>
                <w:noProof/>
              </w:rPr>
              <w:fldChar w:fldCharType="end"/>
            </w:r>
          </w:del>
        </w:p>
        <w:p w14:paraId="1D378EBF" w14:textId="507DFD01" w:rsidR="006410E2" w:rsidDel="003D7F64" w:rsidRDefault="00AD4898">
          <w:pPr>
            <w:pStyle w:val="TOC2"/>
            <w:tabs>
              <w:tab w:val="right" w:leader="dot" w:pos="9350"/>
            </w:tabs>
            <w:rPr>
              <w:del w:id="565" w:author="David Conklin" w:date="2021-09-09T14:58:00Z"/>
              <w:rFonts w:eastAsiaTheme="minorEastAsia"/>
              <w:noProof/>
            </w:rPr>
          </w:pPr>
          <w:del w:id="566" w:author="David Conklin" w:date="2021-09-09T14:58:00Z">
            <w:r w:rsidDel="003D7F64">
              <w:rPr>
                <w:noProof/>
              </w:rPr>
              <w:fldChar w:fldCharType="begin"/>
            </w:r>
            <w:r w:rsidDel="003D7F64">
              <w:rPr>
                <w:noProof/>
              </w:rPr>
              <w:delInstrText xml:space="preserve"> HYPER</w:delInstrText>
            </w:r>
            <w:r w:rsidDel="003D7F64">
              <w:rPr>
                <w:noProof/>
              </w:rPr>
              <w:delInstrText xml:space="preserve">LINK \l "_Toc82064193" </w:delInstrText>
            </w:r>
            <w:r w:rsidDel="003D7F64">
              <w:rPr>
                <w:noProof/>
              </w:rPr>
              <w:fldChar w:fldCharType="separate"/>
            </w:r>
          </w:del>
          <w:ins w:id="567" w:author="David Conklin" w:date="2021-09-09T14:58:00Z">
            <w:r w:rsidR="003D7F64">
              <w:rPr>
                <w:b/>
                <w:bCs/>
                <w:noProof/>
              </w:rPr>
              <w:t>Error! Hyperlink reference not valid.</w:t>
            </w:r>
          </w:ins>
          <w:del w:id="568" w:author="David Conklin" w:date="2021-09-09T14:58:00Z">
            <w:r w:rsidR="006410E2" w:rsidRPr="00D51729" w:rsidDel="003D7F64">
              <w:rPr>
                <w:rStyle w:val="Hyperlink"/>
                <w:noProof/>
              </w:rPr>
              <w:delText>Limitations of subbasin simulations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_Toc82064193 \h </w:delInstrText>
            </w:r>
            <w:r w:rsidR="006410E2" w:rsidDel="003D7F64">
              <w:rPr>
                <w:noProof/>
                <w:webHidden/>
              </w:rPr>
            </w:r>
            <w:r w:rsidR="006410E2" w:rsidDel="003D7F64">
              <w:rPr>
                <w:noProof/>
                <w:webHidden/>
              </w:rPr>
              <w:fldChar w:fldCharType="separate"/>
            </w:r>
            <w:r w:rsidR="006410E2" w:rsidDel="003D7F64">
              <w:rPr>
                <w:noProof/>
                <w:webHidden/>
              </w:rPr>
              <w:delText>44</w:delText>
            </w:r>
            <w:r w:rsidR="006410E2" w:rsidDel="003D7F64">
              <w:rPr>
                <w:noProof/>
                <w:webHidden/>
              </w:rPr>
              <w:fldChar w:fldCharType="end"/>
            </w:r>
            <w:r w:rsidDel="003D7F64">
              <w:rPr>
                <w:noProof/>
              </w:rPr>
              <w:fldChar w:fldCharType="end"/>
            </w:r>
          </w:del>
        </w:p>
        <w:p w14:paraId="776C027C" w14:textId="591763D1" w:rsidR="006410E2" w:rsidDel="003D7F64" w:rsidRDefault="00AD4898">
          <w:pPr>
            <w:pStyle w:val="TOC1"/>
            <w:tabs>
              <w:tab w:val="right" w:leader="dot" w:pos="9350"/>
            </w:tabs>
            <w:rPr>
              <w:del w:id="569" w:author="David Conklin" w:date="2021-09-09T14:58:00Z"/>
              <w:rFonts w:eastAsiaTheme="minorEastAsia"/>
              <w:noProof/>
            </w:rPr>
          </w:pPr>
          <w:del w:id="570" w:author="David Conklin" w:date="2021-09-09T14:58:00Z">
            <w:r w:rsidDel="003D7F64">
              <w:rPr>
                <w:noProof/>
              </w:rPr>
              <w:fldChar w:fldCharType="begin"/>
            </w:r>
            <w:r w:rsidDel="003D7F64">
              <w:rPr>
                <w:noProof/>
              </w:rPr>
              <w:delInstrText xml:space="preserve"> HYPERLINK \l "_Toc82064194" </w:delInstrText>
            </w:r>
            <w:r w:rsidDel="003D7F64">
              <w:rPr>
                <w:noProof/>
              </w:rPr>
              <w:fldChar w:fldCharType="separate"/>
            </w:r>
          </w:del>
          <w:ins w:id="571" w:author="David Conklin" w:date="2021-09-09T14:58:00Z">
            <w:r w:rsidR="003D7F64">
              <w:rPr>
                <w:b/>
                <w:bCs/>
                <w:noProof/>
              </w:rPr>
              <w:t>Error! Hyperlink reference not valid.</w:t>
            </w:r>
          </w:ins>
          <w:del w:id="572" w:author="David Conklin" w:date="2021-09-09T14:58:00Z">
            <w:r w:rsidR="006410E2" w:rsidRPr="00D51729" w:rsidDel="003D7F64">
              <w:rPr>
                <w:rStyle w:val="Hyperlink"/>
                <w:noProof/>
              </w:rPr>
              <w:delText>Calibration procedure</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_Toc82064194 \h </w:delInstrText>
            </w:r>
            <w:r w:rsidR="006410E2" w:rsidDel="003D7F64">
              <w:rPr>
                <w:noProof/>
                <w:webHidden/>
              </w:rPr>
            </w:r>
            <w:r w:rsidR="006410E2" w:rsidDel="003D7F64">
              <w:rPr>
                <w:noProof/>
                <w:webHidden/>
              </w:rPr>
              <w:fldChar w:fldCharType="separate"/>
            </w:r>
            <w:r w:rsidR="006410E2" w:rsidDel="003D7F64">
              <w:rPr>
                <w:noProof/>
                <w:webHidden/>
              </w:rPr>
              <w:delText>44</w:delText>
            </w:r>
            <w:r w:rsidR="006410E2" w:rsidDel="003D7F64">
              <w:rPr>
                <w:noProof/>
                <w:webHidden/>
              </w:rPr>
              <w:fldChar w:fldCharType="end"/>
            </w:r>
            <w:r w:rsidDel="003D7F64">
              <w:rPr>
                <w:noProof/>
              </w:rPr>
              <w:fldChar w:fldCharType="end"/>
            </w:r>
          </w:del>
        </w:p>
        <w:p w14:paraId="05A84BBB" w14:textId="1EA97841" w:rsidR="006410E2" w:rsidDel="003D7F64" w:rsidRDefault="00AD4898">
          <w:pPr>
            <w:pStyle w:val="TOC2"/>
            <w:tabs>
              <w:tab w:val="right" w:leader="dot" w:pos="9350"/>
            </w:tabs>
            <w:rPr>
              <w:del w:id="573" w:author="David Conklin" w:date="2021-09-09T14:58:00Z"/>
              <w:rFonts w:eastAsiaTheme="minorEastAsia"/>
              <w:noProof/>
            </w:rPr>
          </w:pPr>
          <w:del w:id="574" w:author="David Conklin" w:date="2021-09-09T14:58:00Z">
            <w:r w:rsidDel="003D7F64">
              <w:rPr>
                <w:noProof/>
              </w:rPr>
              <w:fldChar w:fldCharType="begin"/>
            </w:r>
            <w:r w:rsidDel="003D7F64">
              <w:rPr>
                <w:noProof/>
              </w:rPr>
              <w:delInstrText xml:space="preserve"> HYPERLINK \l "_Toc82064195" </w:delInstrText>
            </w:r>
            <w:r w:rsidDel="003D7F64">
              <w:rPr>
                <w:noProof/>
              </w:rPr>
              <w:fldChar w:fldCharType="separate"/>
            </w:r>
          </w:del>
          <w:ins w:id="575" w:author="David Conklin" w:date="2021-09-09T14:58:00Z">
            <w:r w:rsidR="003D7F64">
              <w:rPr>
                <w:b/>
                <w:bCs/>
                <w:noProof/>
              </w:rPr>
              <w:t>Error! Hyperlink reference not valid.</w:t>
            </w:r>
          </w:ins>
          <w:del w:id="576" w:author="David Conklin" w:date="2021-09-09T14:58:00Z">
            <w:r w:rsidR="006410E2" w:rsidRPr="00D51729" w:rsidDel="003D7F64">
              <w:rPr>
                <w:rStyle w:val="Hyperlink"/>
                <w:noProof/>
              </w:rPr>
              <w:delText>Using PEST to determine HBV parameter values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_Toc82064195 \h </w:delInstrText>
            </w:r>
            <w:r w:rsidR="006410E2" w:rsidDel="003D7F64">
              <w:rPr>
                <w:noProof/>
                <w:webHidden/>
              </w:rPr>
            </w:r>
            <w:r w:rsidR="006410E2" w:rsidDel="003D7F64">
              <w:rPr>
                <w:noProof/>
                <w:webHidden/>
              </w:rPr>
              <w:fldChar w:fldCharType="separate"/>
            </w:r>
            <w:r w:rsidR="006410E2" w:rsidDel="003D7F64">
              <w:rPr>
                <w:noProof/>
                <w:webHidden/>
              </w:rPr>
              <w:delText>45</w:delText>
            </w:r>
            <w:r w:rsidR="006410E2" w:rsidDel="003D7F64">
              <w:rPr>
                <w:noProof/>
                <w:webHidden/>
              </w:rPr>
              <w:fldChar w:fldCharType="end"/>
            </w:r>
            <w:r w:rsidDel="003D7F64">
              <w:rPr>
                <w:noProof/>
              </w:rPr>
              <w:fldChar w:fldCharType="end"/>
            </w:r>
          </w:del>
        </w:p>
        <w:p w14:paraId="246E0201" w14:textId="02A6E65F" w:rsidR="006410E2" w:rsidDel="003D7F64" w:rsidRDefault="00AD4898">
          <w:pPr>
            <w:pStyle w:val="TOC2"/>
            <w:tabs>
              <w:tab w:val="right" w:leader="dot" w:pos="9350"/>
            </w:tabs>
            <w:rPr>
              <w:del w:id="577" w:author="David Conklin" w:date="2021-09-09T14:58:00Z"/>
              <w:rFonts w:eastAsiaTheme="minorEastAsia"/>
              <w:noProof/>
            </w:rPr>
          </w:pPr>
          <w:del w:id="578" w:author="David Conklin" w:date="2021-09-09T14:58:00Z">
            <w:r w:rsidDel="003D7F64">
              <w:rPr>
                <w:noProof/>
              </w:rPr>
              <w:fldChar w:fldCharType="begin"/>
            </w:r>
            <w:r w:rsidDel="003D7F64">
              <w:rPr>
                <w:noProof/>
              </w:rPr>
              <w:delInstrText xml:space="preserve"> HYPERLINK \l "_Toc82064196" </w:delInstrText>
            </w:r>
            <w:r w:rsidDel="003D7F64">
              <w:rPr>
                <w:noProof/>
              </w:rPr>
              <w:fldChar w:fldCharType="separate"/>
            </w:r>
          </w:del>
          <w:ins w:id="579" w:author="David Conklin" w:date="2021-09-09T14:58:00Z">
            <w:r w:rsidR="003D7F64">
              <w:rPr>
                <w:b/>
                <w:bCs/>
                <w:noProof/>
              </w:rPr>
              <w:t>Error! Hyperlink reference not valid.</w:t>
            </w:r>
          </w:ins>
          <w:del w:id="580" w:author="David Conklin" w:date="2021-09-09T14:58:00Z">
            <w:r w:rsidR="006410E2" w:rsidRPr="00D51729" w:rsidDel="003D7F64">
              <w:rPr>
                <w:rStyle w:val="Hyperlink"/>
                <w:noProof/>
              </w:rPr>
              <w:delText>Calibrating streamflows using stream gage measurements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_Toc82064196 \h </w:delInstrText>
            </w:r>
            <w:r w:rsidR="006410E2" w:rsidDel="003D7F64">
              <w:rPr>
                <w:noProof/>
                <w:webHidden/>
              </w:rPr>
            </w:r>
            <w:r w:rsidR="006410E2" w:rsidDel="003D7F64">
              <w:rPr>
                <w:noProof/>
                <w:webHidden/>
              </w:rPr>
              <w:fldChar w:fldCharType="separate"/>
            </w:r>
            <w:r w:rsidR="006410E2" w:rsidDel="003D7F64">
              <w:rPr>
                <w:noProof/>
                <w:webHidden/>
              </w:rPr>
              <w:delText>45</w:delText>
            </w:r>
            <w:r w:rsidR="006410E2" w:rsidDel="003D7F64">
              <w:rPr>
                <w:noProof/>
                <w:webHidden/>
              </w:rPr>
              <w:fldChar w:fldCharType="end"/>
            </w:r>
            <w:r w:rsidDel="003D7F64">
              <w:rPr>
                <w:noProof/>
              </w:rPr>
              <w:fldChar w:fldCharType="end"/>
            </w:r>
          </w:del>
        </w:p>
        <w:p w14:paraId="2B4F9544" w14:textId="5B735764" w:rsidR="006410E2" w:rsidDel="003D7F64" w:rsidRDefault="00AD4898">
          <w:pPr>
            <w:pStyle w:val="TOC2"/>
            <w:tabs>
              <w:tab w:val="right" w:leader="dot" w:pos="9350"/>
            </w:tabs>
            <w:rPr>
              <w:del w:id="581" w:author="David Conklin" w:date="2021-09-09T14:58:00Z"/>
              <w:rFonts w:eastAsiaTheme="minorEastAsia"/>
              <w:noProof/>
            </w:rPr>
          </w:pPr>
          <w:del w:id="582" w:author="David Conklin" w:date="2021-09-09T14:58:00Z">
            <w:r w:rsidDel="003D7F64">
              <w:rPr>
                <w:noProof/>
              </w:rPr>
              <w:fldChar w:fldCharType="begin"/>
            </w:r>
            <w:r w:rsidDel="003D7F64">
              <w:rPr>
                <w:noProof/>
              </w:rPr>
              <w:delInstrText xml:space="preserve"> HYPERLINK \l "_Toc82064197" </w:delInstrText>
            </w:r>
            <w:r w:rsidDel="003D7F64">
              <w:rPr>
                <w:noProof/>
              </w:rPr>
              <w:fldChar w:fldCharType="separate"/>
            </w:r>
          </w:del>
          <w:ins w:id="583" w:author="David Conklin" w:date="2021-09-09T14:58:00Z">
            <w:r w:rsidR="003D7F64">
              <w:rPr>
                <w:b/>
                <w:bCs/>
                <w:noProof/>
              </w:rPr>
              <w:t>Error! Hyperlink reference not valid.</w:t>
            </w:r>
          </w:ins>
          <w:del w:id="584" w:author="David Conklin" w:date="2021-09-09T14:58:00Z">
            <w:r w:rsidR="006410E2" w:rsidRPr="00D51729" w:rsidDel="003D7F64">
              <w:rPr>
                <w:rStyle w:val="Hyperlink"/>
                <w:noProof/>
              </w:rPr>
              <w:delText>Calibrating stream temperatures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_Toc82064197 \h </w:delInstrText>
            </w:r>
            <w:r w:rsidR="006410E2" w:rsidDel="003D7F64">
              <w:rPr>
                <w:noProof/>
                <w:webHidden/>
              </w:rPr>
            </w:r>
            <w:r w:rsidR="006410E2" w:rsidDel="003D7F64">
              <w:rPr>
                <w:noProof/>
                <w:webHidden/>
              </w:rPr>
              <w:fldChar w:fldCharType="separate"/>
            </w:r>
            <w:r w:rsidR="006410E2" w:rsidDel="003D7F64">
              <w:rPr>
                <w:noProof/>
                <w:webHidden/>
              </w:rPr>
              <w:delText>46</w:delText>
            </w:r>
            <w:r w:rsidR="006410E2" w:rsidDel="003D7F64">
              <w:rPr>
                <w:noProof/>
                <w:webHidden/>
              </w:rPr>
              <w:fldChar w:fldCharType="end"/>
            </w:r>
            <w:r w:rsidDel="003D7F64">
              <w:rPr>
                <w:noProof/>
              </w:rPr>
              <w:fldChar w:fldCharType="end"/>
            </w:r>
          </w:del>
        </w:p>
        <w:p w14:paraId="271E0E52" w14:textId="775EC685" w:rsidR="006410E2" w:rsidDel="003D7F64" w:rsidRDefault="00AD4898">
          <w:pPr>
            <w:pStyle w:val="TOC1"/>
            <w:tabs>
              <w:tab w:val="right" w:leader="dot" w:pos="9350"/>
            </w:tabs>
            <w:rPr>
              <w:del w:id="585" w:author="David Conklin" w:date="2021-09-09T14:58:00Z"/>
              <w:rFonts w:eastAsiaTheme="minorEastAsia"/>
              <w:noProof/>
            </w:rPr>
          </w:pPr>
          <w:del w:id="586" w:author="David Conklin" w:date="2021-09-09T14:58:00Z">
            <w:r w:rsidDel="003D7F64">
              <w:rPr>
                <w:noProof/>
              </w:rPr>
              <w:fldChar w:fldCharType="begin"/>
            </w:r>
            <w:r w:rsidDel="003D7F64">
              <w:rPr>
                <w:noProof/>
              </w:rPr>
              <w:delInstrText xml:space="preserve"> HYPERLINK \l "_Toc82064198" </w:delInstrText>
            </w:r>
            <w:r w:rsidDel="003D7F64">
              <w:rPr>
                <w:noProof/>
              </w:rPr>
              <w:fldChar w:fldCharType="separate"/>
            </w:r>
          </w:del>
          <w:ins w:id="587" w:author="David Conklin" w:date="2021-09-09T14:58:00Z">
            <w:r w:rsidR="003D7F64">
              <w:rPr>
                <w:b/>
                <w:bCs/>
                <w:noProof/>
              </w:rPr>
              <w:t>Error! Hyperlink reference not valid.</w:t>
            </w:r>
          </w:ins>
          <w:del w:id="588" w:author="David Conklin" w:date="2021-09-09T14:58:00Z">
            <w:r w:rsidR="006410E2" w:rsidRPr="00D51729" w:rsidDel="003D7F64">
              <w:rPr>
                <w:rStyle w:val="Hyperlink"/>
                <w:noProof/>
              </w:rPr>
              <w:delText>North Santiam study area</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_Toc82064198 \h </w:delInstrText>
            </w:r>
            <w:r w:rsidR="006410E2" w:rsidDel="003D7F64">
              <w:rPr>
                <w:noProof/>
                <w:webHidden/>
              </w:rPr>
            </w:r>
            <w:r w:rsidR="006410E2" w:rsidDel="003D7F64">
              <w:rPr>
                <w:noProof/>
                <w:webHidden/>
              </w:rPr>
              <w:fldChar w:fldCharType="separate"/>
            </w:r>
            <w:r w:rsidR="006410E2" w:rsidDel="003D7F64">
              <w:rPr>
                <w:noProof/>
                <w:webHidden/>
              </w:rPr>
              <w:delText>47</w:delText>
            </w:r>
            <w:r w:rsidR="006410E2" w:rsidDel="003D7F64">
              <w:rPr>
                <w:noProof/>
                <w:webHidden/>
              </w:rPr>
              <w:fldChar w:fldCharType="end"/>
            </w:r>
            <w:r w:rsidDel="003D7F64">
              <w:rPr>
                <w:noProof/>
              </w:rPr>
              <w:fldChar w:fldCharType="end"/>
            </w:r>
          </w:del>
        </w:p>
        <w:p w14:paraId="4718379B" w14:textId="40F21AE1" w:rsidR="006410E2" w:rsidDel="003D7F64" w:rsidRDefault="00AD4898">
          <w:pPr>
            <w:pStyle w:val="TOC2"/>
            <w:tabs>
              <w:tab w:val="right" w:leader="dot" w:pos="9350"/>
            </w:tabs>
            <w:rPr>
              <w:del w:id="589" w:author="David Conklin" w:date="2021-09-09T14:58:00Z"/>
              <w:rFonts w:eastAsiaTheme="minorEastAsia"/>
              <w:noProof/>
            </w:rPr>
          </w:pPr>
          <w:del w:id="590" w:author="David Conklin" w:date="2021-09-09T14:58:00Z">
            <w:r w:rsidDel="003D7F64">
              <w:rPr>
                <w:noProof/>
              </w:rPr>
              <w:fldChar w:fldCharType="begin"/>
            </w:r>
            <w:r w:rsidDel="003D7F64">
              <w:rPr>
                <w:noProof/>
              </w:rPr>
              <w:delInstrText xml:space="preserve"> HYPERLI</w:delInstrText>
            </w:r>
            <w:r w:rsidDel="003D7F64">
              <w:rPr>
                <w:noProof/>
              </w:rPr>
              <w:delInstrText xml:space="preserve">NK \l "_Toc82064199" </w:delInstrText>
            </w:r>
            <w:r w:rsidDel="003D7F64">
              <w:rPr>
                <w:noProof/>
              </w:rPr>
              <w:fldChar w:fldCharType="separate"/>
            </w:r>
          </w:del>
          <w:ins w:id="591" w:author="David Conklin" w:date="2021-09-09T14:58:00Z">
            <w:r w:rsidR="003D7F64">
              <w:rPr>
                <w:b/>
                <w:bCs/>
                <w:noProof/>
              </w:rPr>
              <w:t>Error! Hyperlink reference not valid.</w:t>
            </w:r>
          </w:ins>
          <w:del w:id="592" w:author="David Conklin" w:date="2021-09-09T14:58:00Z">
            <w:r w:rsidR="006410E2" w:rsidRPr="00D51729" w:rsidDel="003D7F64">
              <w:rPr>
                <w:rStyle w:val="Hyperlink"/>
                <w:rFonts w:eastAsia="Times New Roman"/>
                <w:noProof/>
              </w:rPr>
              <w:delText>Instream water rights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_Toc82064199 \h </w:delInstrText>
            </w:r>
            <w:r w:rsidR="006410E2" w:rsidDel="003D7F64">
              <w:rPr>
                <w:noProof/>
                <w:webHidden/>
              </w:rPr>
            </w:r>
            <w:r w:rsidR="006410E2" w:rsidDel="003D7F64">
              <w:rPr>
                <w:noProof/>
                <w:webHidden/>
              </w:rPr>
              <w:fldChar w:fldCharType="separate"/>
            </w:r>
            <w:r w:rsidR="006410E2" w:rsidDel="003D7F64">
              <w:rPr>
                <w:noProof/>
                <w:webHidden/>
              </w:rPr>
              <w:delText>47</w:delText>
            </w:r>
            <w:r w:rsidR="006410E2" w:rsidDel="003D7F64">
              <w:rPr>
                <w:noProof/>
                <w:webHidden/>
              </w:rPr>
              <w:fldChar w:fldCharType="end"/>
            </w:r>
            <w:r w:rsidDel="003D7F64">
              <w:rPr>
                <w:noProof/>
              </w:rPr>
              <w:fldChar w:fldCharType="end"/>
            </w:r>
          </w:del>
        </w:p>
        <w:p w14:paraId="071A0AA8" w14:textId="062F72B1" w:rsidR="006410E2" w:rsidDel="003D7F64" w:rsidRDefault="00AD4898">
          <w:pPr>
            <w:pStyle w:val="TOC2"/>
            <w:tabs>
              <w:tab w:val="right" w:leader="dot" w:pos="9350"/>
            </w:tabs>
            <w:rPr>
              <w:del w:id="593" w:author="David Conklin" w:date="2021-09-09T14:58:00Z"/>
              <w:rFonts w:eastAsiaTheme="minorEastAsia"/>
              <w:noProof/>
            </w:rPr>
          </w:pPr>
          <w:del w:id="594" w:author="David Conklin" w:date="2021-09-09T14:58:00Z">
            <w:r w:rsidDel="003D7F64">
              <w:rPr>
                <w:noProof/>
              </w:rPr>
              <w:fldChar w:fldCharType="begin"/>
            </w:r>
            <w:r w:rsidDel="003D7F64">
              <w:rPr>
                <w:noProof/>
              </w:rPr>
              <w:delInstrText xml:space="preserve"> HYPERLINK \l "_Toc82064200" </w:delInstrText>
            </w:r>
            <w:r w:rsidDel="003D7F64">
              <w:rPr>
                <w:noProof/>
              </w:rPr>
              <w:fldChar w:fldCharType="separate"/>
            </w:r>
          </w:del>
          <w:ins w:id="595" w:author="David Conklin" w:date="2021-09-09T14:58:00Z">
            <w:r w:rsidR="003D7F64">
              <w:rPr>
                <w:b/>
                <w:bCs/>
                <w:noProof/>
              </w:rPr>
              <w:t>Error! Hyperlink reference not valid.</w:t>
            </w:r>
          </w:ins>
          <w:del w:id="596" w:author="David Conklin" w:date="2021-09-09T14:58:00Z">
            <w:r w:rsidR="006410E2" w:rsidRPr="00D51729" w:rsidDel="003D7F64">
              <w:rPr>
                <w:rStyle w:val="Hyperlink"/>
                <w:noProof/>
              </w:rPr>
              <w:delText>Municipal water rights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_Toc82064200 \h </w:delInstrText>
            </w:r>
            <w:r w:rsidR="006410E2" w:rsidDel="003D7F64">
              <w:rPr>
                <w:noProof/>
                <w:webHidden/>
              </w:rPr>
            </w:r>
            <w:r w:rsidR="006410E2" w:rsidDel="003D7F64">
              <w:rPr>
                <w:noProof/>
                <w:webHidden/>
              </w:rPr>
              <w:fldChar w:fldCharType="separate"/>
            </w:r>
            <w:r w:rsidR="006410E2" w:rsidDel="003D7F64">
              <w:rPr>
                <w:noProof/>
                <w:webHidden/>
              </w:rPr>
              <w:delText>48</w:delText>
            </w:r>
            <w:r w:rsidR="006410E2" w:rsidDel="003D7F64">
              <w:rPr>
                <w:noProof/>
                <w:webHidden/>
              </w:rPr>
              <w:fldChar w:fldCharType="end"/>
            </w:r>
            <w:r w:rsidDel="003D7F64">
              <w:rPr>
                <w:noProof/>
              </w:rPr>
              <w:fldChar w:fldCharType="end"/>
            </w:r>
          </w:del>
        </w:p>
        <w:p w14:paraId="0D177E3D" w14:textId="3A90035F" w:rsidR="006410E2" w:rsidDel="003D7F64" w:rsidRDefault="00AD4898">
          <w:pPr>
            <w:pStyle w:val="TOC2"/>
            <w:tabs>
              <w:tab w:val="right" w:leader="dot" w:pos="9350"/>
            </w:tabs>
            <w:rPr>
              <w:del w:id="597" w:author="David Conklin" w:date="2021-09-09T14:58:00Z"/>
              <w:rFonts w:eastAsiaTheme="minorEastAsia"/>
              <w:noProof/>
            </w:rPr>
          </w:pPr>
          <w:del w:id="598" w:author="David Conklin" w:date="2021-09-09T14:58:00Z">
            <w:r w:rsidDel="003D7F64">
              <w:rPr>
                <w:noProof/>
              </w:rPr>
              <w:fldChar w:fldCharType="begin"/>
            </w:r>
            <w:r w:rsidDel="003D7F64">
              <w:rPr>
                <w:noProof/>
              </w:rPr>
              <w:delInstrText xml:space="preserve"> HYPERLINK \l "_Toc82064201" </w:delInstrText>
            </w:r>
            <w:r w:rsidDel="003D7F64">
              <w:rPr>
                <w:noProof/>
              </w:rPr>
              <w:fldChar w:fldCharType="separate"/>
            </w:r>
          </w:del>
          <w:ins w:id="599" w:author="David Conklin" w:date="2021-09-09T14:58:00Z">
            <w:r w:rsidR="003D7F64">
              <w:rPr>
                <w:b/>
                <w:bCs/>
                <w:noProof/>
              </w:rPr>
              <w:t>Error! Hyperlink reference not valid.</w:t>
            </w:r>
          </w:ins>
          <w:del w:id="600" w:author="David Conklin" w:date="2021-09-09T14:58:00Z">
            <w:r w:rsidR="006410E2" w:rsidRPr="00D51729" w:rsidDel="003D7F64">
              <w:rPr>
                <w:rStyle w:val="Hyperlink"/>
                <w:noProof/>
              </w:rPr>
              <w:delText>Reality check</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_Toc82064201 \h </w:delInstrText>
            </w:r>
            <w:r w:rsidR="006410E2" w:rsidDel="003D7F64">
              <w:rPr>
                <w:noProof/>
                <w:webHidden/>
              </w:rPr>
            </w:r>
            <w:r w:rsidR="006410E2" w:rsidDel="003D7F64">
              <w:rPr>
                <w:noProof/>
                <w:webHidden/>
              </w:rPr>
              <w:fldChar w:fldCharType="separate"/>
            </w:r>
            <w:r w:rsidR="006410E2" w:rsidDel="003D7F64">
              <w:rPr>
                <w:noProof/>
                <w:webHidden/>
              </w:rPr>
              <w:delText>48</w:delText>
            </w:r>
            <w:r w:rsidR="006410E2" w:rsidDel="003D7F64">
              <w:rPr>
                <w:noProof/>
                <w:webHidden/>
              </w:rPr>
              <w:fldChar w:fldCharType="end"/>
            </w:r>
            <w:r w:rsidDel="003D7F64">
              <w:rPr>
                <w:noProof/>
              </w:rPr>
              <w:fldChar w:fldCharType="end"/>
            </w:r>
          </w:del>
        </w:p>
        <w:p w14:paraId="5952AE45" w14:textId="03538950" w:rsidR="006410E2" w:rsidDel="003D7F64" w:rsidRDefault="00AD4898">
          <w:pPr>
            <w:pStyle w:val="TOC2"/>
            <w:tabs>
              <w:tab w:val="right" w:leader="dot" w:pos="9350"/>
            </w:tabs>
            <w:rPr>
              <w:del w:id="601" w:author="David Conklin" w:date="2021-09-09T14:58:00Z"/>
              <w:rFonts w:eastAsiaTheme="minorEastAsia"/>
              <w:noProof/>
            </w:rPr>
          </w:pPr>
          <w:del w:id="602" w:author="David Conklin" w:date="2021-09-09T14:58:00Z">
            <w:r w:rsidDel="003D7F64">
              <w:rPr>
                <w:noProof/>
              </w:rPr>
              <w:fldChar w:fldCharType="begin"/>
            </w:r>
            <w:r w:rsidDel="003D7F64">
              <w:rPr>
                <w:noProof/>
              </w:rPr>
              <w:delInstrText xml:space="preserve"> HYPERLINK \l "_Toc82064202" </w:delInstrText>
            </w:r>
            <w:r w:rsidDel="003D7F64">
              <w:rPr>
                <w:noProof/>
              </w:rPr>
              <w:fldChar w:fldCharType="separate"/>
            </w:r>
          </w:del>
          <w:ins w:id="603" w:author="David Conklin" w:date="2021-09-09T14:58:00Z">
            <w:r w:rsidR="003D7F64">
              <w:rPr>
                <w:b/>
                <w:bCs/>
                <w:noProof/>
              </w:rPr>
              <w:t>Error! Hyperlink reference not valid.</w:t>
            </w:r>
          </w:ins>
          <w:del w:id="604" w:author="David Conklin" w:date="2021-09-09T14:58:00Z">
            <w:r w:rsidR="006410E2" w:rsidRPr="00D51729" w:rsidDel="003D7F64">
              <w:rPr>
                <w:rStyle w:val="Hyperlink"/>
                <w:noProof/>
              </w:rPr>
              <w:delText>Inflows from springs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_Toc82064202 \h </w:delInstrText>
            </w:r>
            <w:r w:rsidR="006410E2" w:rsidDel="003D7F64">
              <w:rPr>
                <w:noProof/>
                <w:webHidden/>
              </w:rPr>
            </w:r>
            <w:r w:rsidR="006410E2" w:rsidDel="003D7F64">
              <w:rPr>
                <w:noProof/>
                <w:webHidden/>
              </w:rPr>
              <w:fldChar w:fldCharType="separate"/>
            </w:r>
            <w:r w:rsidR="006410E2" w:rsidDel="003D7F64">
              <w:rPr>
                <w:noProof/>
                <w:webHidden/>
              </w:rPr>
              <w:delText>50</w:delText>
            </w:r>
            <w:r w:rsidR="006410E2" w:rsidDel="003D7F64">
              <w:rPr>
                <w:noProof/>
                <w:webHidden/>
              </w:rPr>
              <w:fldChar w:fldCharType="end"/>
            </w:r>
            <w:r w:rsidDel="003D7F64">
              <w:rPr>
                <w:noProof/>
              </w:rPr>
              <w:fldChar w:fldCharType="end"/>
            </w:r>
          </w:del>
        </w:p>
        <w:p w14:paraId="53F46B2D" w14:textId="1AA7BB52" w:rsidR="006410E2" w:rsidDel="003D7F64" w:rsidRDefault="00AD4898">
          <w:pPr>
            <w:pStyle w:val="TOC2"/>
            <w:tabs>
              <w:tab w:val="right" w:leader="dot" w:pos="9350"/>
            </w:tabs>
            <w:rPr>
              <w:del w:id="605" w:author="David Conklin" w:date="2021-09-09T14:58:00Z"/>
              <w:rFonts w:eastAsiaTheme="minorEastAsia"/>
              <w:noProof/>
            </w:rPr>
          </w:pPr>
          <w:del w:id="606" w:author="David Conklin" w:date="2021-09-09T14:58:00Z">
            <w:r w:rsidDel="003D7F64">
              <w:rPr>
                <w:noProof/>
              </w:rPr>
              <w:fldChar w:fldCharType="begin"/>
            </w:r>
            <w:r w:rsidDel="003D7F64">
              <w:rPr>
                <w:noProof/>
              </w:rPr>
              <w:delInstrText xml:space="preserve"> HYPERLINK \l "_Toc82064203" </w:delInstrText>
            </w:r>
            <w:r w:rsidDel="003D7F64">
              <w:rPr>
                <w:noProof/>
              </w:rPr>
              <w:fldChar w:fldCharType="separate"/>
            </w:r>
          </w:del>
          <w:ins w:id="607" w:author="David Conklin" w:date="2021-09-09T14:58:00Z">
            <w:r w:rsidR="003D7F64">
              <w:rPr>
                <w:b/>
                <w:bCs/>
                <w:noProof/>
              </w:rPr>
              <w:t>Error! Hyperlink reference not valid.</w:t>
            </w:r>
          </w:ins>
          <w:del w:id="608" w:author="David Conklin" w:date="2021-09-09T14:58:00Z">
            <w:r w:rsidR="006410E2" w:rsidRPr="00D51729" w:rsidDel="003D7F64">
              <w:rPr>
                <w:rStyle w:val="Hyperlink"/>
                <w:noProof/>
              </w:rPr>
              <w:delText>Calibration and simulation skill</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_Toc82064203 \h </w:delInstrText>
            </w:r>
            <w:r w:rsidR="006410E2" w:rsidDel="003D7F64">
              <w:rPr>
                <w:noProof/>
                <w:webHidden/>
              </w:rPr>
            </w:r>
            <w:r w:rsidR="006410E2" w:rsidDel="003D7F64">
              <w:rPr>
                <w:noProof/>
                <w:webHidden/>
              </w:rPr>
              <w:fldChar w:fldCharType="separate"/>
            </w:r>
            <w:r w:rsidR="006410E2" w:rsidDel="003D7F64">
              <w:rPr>
                <w:noProof/>
                <w:webHidden/>
              </w:rPr>
              <w:delText>50</w:delText>
            </w:r>
            <w:r w:rsidR="006410E2" w:rsidDel="003D7F64">
              <w:rPr>
                <w:noProof/>
                <w:webHidden/>
              </w:rPr>
              <w:fldChar w:fldCharType="end"/>
            </w:r>
            <w:r w:rsidDel="003D7F64">
              <w:rPr>
                <w:noProof/>
              </w:rPr>
              <w:fldChar w:fldCharType="end"/>
            </w:r>
          </w:del>
        </w:p>
        <w:p w14:paraId="62C07C94" w14:textId="73FA9606" w:rsidR="006410E2" w:rsidDel="003D7F64" w:rsidRDefault="00AD4898">
          <w:pPr>
            <w:pStyle w:val="TOC2"/>
            <w:tabs>
              <w:tab w:val="right" w:leader="dot" w:pos="9350"/>
            </w:tabs>
            <w:rPr>
              <w:del w:id="609" w:author="David Conklin" w:date="2021-09-09T14:58:00Z"/>
              <w:rFonts w:eastAsiaTheme="minorEastAsia"/>
              <w:noProof/>
            </w:rPr>
          </w:pPr>
          <w:del w:id="610" w:author="David Conklin" w:date="2021-09-09T14:58:00Z">
            <w:r w:rsidDel="003D7F64">
              <w:rPr>
                <w:noProof/>
              </w:rPr>
              <w:fldChar w:fldCharType="begin"/>
            </w:r>
            <w:r w:rsidDel="003D7F64">
              <w:rPr>
                <w:noProof/>
              </w:rPr>
              <w:delInstrText xml:space="preserve"> HYPERLINK \l "_Toc82064204" </w:delInstrText>
            </w:r>
            <w:r w:rsidDel="003D7F64">
              <w:rPr>
                <w:noProof/>
              </w:rPr>
              <w:fldChar w:fldCharType="separate"/>
            </w:r>
          </w:del>
          <w:ins w:id="611" w:author="David Conklin" w:date="2021-09-09T14:58:00Z">
            <w:r w:rsidR="003D7F64">
              <w:rPr>
                <w:b/>
                <w:bCs/>
                <w:noProof/>
              </w:rPr>
              <w:t>Error! Hyperlink reference not valid.</w:t>
            </w:r>
          </w:ins>
          <w:del w:id="612" w:author="David Conklin" w:date="2021-09-09T14:58:00Z">
            <w:r w:rsidR="006410E2" w:rsidRPr="00D51729" w:rsidDel="003D7F64">
              <w:rPr>
                <w:rStyle w:val="Hyperlink"/>
                <w:noProof/>
              </w:rPr>
              <w:delText>Analysis of tuning knob values and locations where the model has low skill</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_Toc82064204 \h </w:delInstrText>
            </w:r>
            <w:r w:rsidR="006410E2" w:rsidDel="003D7F64">
              <w:rPr>
                <w:noProof/>
                <w:webHidden/>
              </w:rPr>
            </w:r>
            <w:r w:rsidR="006410E2" w:rsidDel="003D7F64">
              <w:rPr>
                <w:noProof/>
                <w:webHidden/>
              </w:rPr>
              <w:fldChar w:fldCharType="separate"/>
            </w:r>
            <w:r w:rsidR="006410E2" w:rsidDel="003D7F64">
              <w:rPr>
                <w:noProof/>
                <w:webHidden/>
              </w:rPr>
              <w:delText>53</w:delText>
            </w:r>
            <w:r w:rsidR="006410E2" w:rsidDel="003D7F64">
              <w:rPr>
                <w:noProof/>
                <w:webHidden/>
              </w:rPr>
              <w:fldChar w:fldCharType="end"/>
            </w:r>
            <w:r w:rsidDel="003D7F64">
              <w:rPr>
                <w:noProof/>
              </w:rPr>
              <w:fldChar w:fldCharType="end"/>
            </w:r>
          </w:del>
        </w:p>
        <w:p w14:paraId="0D7834CD" w14:textId="76C1B843" w:rsidR="006410E2" w:rsidDel="003D7F64" w:rsidRDefault="00AD4898">
          <w:pPr>
            <w:pStyle w:val="TOC2"/>
            <w:tabs>
              <w:tab w:val="right" w:leader="dot" w:pos="9350"/>
            </w:tabs>
            <w:rPr>
              <w:del w:id="613" w:author="David Conklin" w:date="2021-09-09T14:58:00Z"/>
              <w:rFonts w:eastAsiaTheme="minorEastAsia"/>
              <w:noProof/>
            </w:rPr>
          </w:pPr>
          <w:del w:id="614" w:author="David Conklin" w:date="2021-09-09T14:58:00Z">
            <w:r w:rsidDel="003D7F64">
              <w:rPr>
                <w:noProof/>
              </w:rPr>
              <w:fldChar w:fldCharType="begin"/>
            </w:r>
            <w:r w:rsidDel="003D7F64">
              <w:rPr>
                <w:noProof/>
              </w:rPr>
              <w:delInstrText xml:space="preserve"> HYPERLINK \l "_Toc82064205" </w:delInstrText>
            </w:r>
            <w:r w:rsidDel="003D7F64">
              <w:rPr>
                <w:noProof/>
              </w:rPr>
              <w:fldChar w:fldCharType="separate"/>
            </w:r>
          </w:del>
          <w:ins w:id="615" w:author="David Conklin" w:date="2021-09-09T14:58:00Z">
            <w:r w:rsidR="003D7F64">
              <w:rPr>
                <w:b/>
                <w:bCs/>
                <w:noProof/>
              </w:rPr>
              <w:t>Error! Hyperlink reference not valid.</w:t>
            </w:r>
          </w:ins>
          <w:del w:id="616" w:author="David Conklin" w:date="2021-09-09T14:58:00Z">
            <w:r w:rsidR="006410E2" w:rsidRPr="00D51729" w:rsidDel="003D7F64">
              <w:rPr>
                <w:rStyle w:val="Hyperlink"/>
                <w:noProof/>
              </w:rPr>
              <w:delText>Simulated North Santiam basin water budget and thermal energy budget</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_Toc82064205 \h </w:delInstrText>
            </w:r>
            <w:r w:rsidR="006410E2" w:rsidDel="003D7F64">
              <w:rPr>
                <w:noProof/>
                <w:webHidden/>
              </w:rPr>
            </w:r>
            <w:r w:rsidR="006410E2" w:rsidDel="003D7F64">
              <w:rPr>
                <w:noProof/>
                <w:webHidden/>
              </w:rPr>
              <w:fldChar w:fldCharType="separate"/>
            </w:r>
            <w:r w:rsidR="006410E2" w:rsidDel="003D7F64">
              <w:rPr>
                <w:noProof/>
                <w:webHidden/>
              </w:rPr>
              <w:delText>54</w:delText>
            </w:r>
            <w:r w:rsidR="006410E2" w:rsidDel="003D7F64">
              <w:rPr>
                <w:noProof/>
                <w:webHidden/>
              </w:rPr>
              <w:fldChar w:fldCharType="end"/>
            </w:r>
            <w:r w:rsidDel="003D7F64">
              <w:rPr>
                <w:noProof/>
              </w:rPr>
              <w:fldChar w:fldCharType="end"/>
            </w:r>
          </w:del>
        </w:p>
        <w:p w14:paraId="578E59B0" w14:textId="69F0749A" w:rsidR="006410E2" w:rsidDel="003D7F64" w:rsidRDefault="00AD4898">
          <w:pPr>
            <w:pStyle w:val="TOC1"/>
            <w:tabs>
              <w:tab w:val="right" w:leader="dot" w:pos="9350"/>
            </w:tabs>
            <w:rPr>
              <w:del w:id="617" w:author="David Conklin" w:date="2021-09-09T14:58:00Z"/>
              <w:rFonts w:eastAsiaTheme="minorEastAsia"/>
              <w:noProof/>
            </w:rPr>
          </w:pPr>
          <w:del w:id="618" w:author="David Conklin" w:date="2021-09-09T14:58:00Z">
            <w:r w:rsidDel="003D7F64">
              <w:rPr>
                <w:noProof/>
              </w:rPr>
              <w:fldChar w:fldCharType="begin"/>
            </w:r>
            <w:r w:rsidDel="003D7F64">
              <w:rPr>
                <w:noProof/>
              </w:rPr>
              <w:delInstrText xml:space="preserve"> HYPERLINK \l "_Toc82064206" </w:delInstrText>
            </w:r>
            <w:r w:rsidDel="003D7F64">
              <w:rPr>
                <w:noProof/>
              </w:rPr>
              <w:fldChar w:fldCharType="separate"/>
            </w:r>
          </w:del>
          <w:ins w:id="619" w:author="David Conklin" w:date="2021-09-09T14:58:00Z">
            <w:r w:rsidR="003D7F64">
              <w:rPr>
                <w:b/>
                <w:bCs/>
                <w:noProof/>
              </w:rPr>
              <w:t>Error! Hyperlink reference not valid.</w:t>
            </w:r>
          </w:ins>
          <w:del w:id="620" w:author="David Conklin" w:date="2021-09-09T14:58:00Z">
            <w:r w:rsidR="006410E2" w:rsidRPr="00D51729" w:rsidDel="003D7F64">
              <w:rPr>
                <w:rStyle w:val="Hyperlink"/>
                <w:noProof/>
              </w:rPr>
              <w:delText>McKenzie Basin Wetlands Study</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_Toc82064206 \h </w:delInstrText>
            </w:r>
            <w:r w:rsidR="006410E2" w:rsidDel="003D7F64">
              <w:rPr>
                <w:noProof/>
                <w:webHidden/>
              </w:rPr>
            </w:r>
            <w:r w:rsidR="006410E2" w:rsidDel="003D7F64">
              <w:rPr>
                <w:noProof/>
                <w:webHidden/>
              </w:rPr>
              <w:fldChar w:fldCharType="separate"/>
            </w:r>
            <w:r w:rsidR="006410E2" w:rsidDel="003D7F64">
              <w:rPr>
                <w:noProof/>
                <w:webHidden/>
              </w:rPr>
              <w:delText>56</w:delText>
            </w:r>
            <w:r w:rsidR="006410E2" w:rsidDel="003D7F64">
              <w:rPr>
                <w:noProof/>
                <w:webHidden/>
              </w:rPr>
              <w:fldChar w:fldCharType="end"/>
            </w:r>
            <w:r w:rsidDel="003D7F64">
              <w:rPr>
                <w:noProof/>
              </w:rPr>
              <w:fldChar w:fldCharType="end"/>
            </w:r>
          </w:del>
        </w:p>
        <w:p w14:paraId="0B139E24" w14:textId="0EB7E7EC" w:rsidR="006410E2" w:rsidDel="003D7F64" w:rsidRDefault="00AD4898">
          <w:pPr>
            <w:pStyle w:val="TOC2"/>
            <w:tabs>
              <w:tab w:val="right" w:leader="dot" w:pos="9350"/>
            </w:tabs>
            <w:rPr>
              <w:del w:id="621" w:author="David Conklin" w:date="2021-09-09T14:58:00Z"/>
              <w:rFonts w:eastAsiaTheme="minorEastAsia"/>
              <w:noProof/>
            </w:rPr>
          </w:pPr>
          <w:del w:id="622" w:author="David Conklin" w:date="2021-09-09T14:58:00Z">
            <w:r w:rsidDel="003D7F64">
              <w:rPr>
                <w:noProof/>
              </w:rPr>
              <w:fldChar w:fldCharType="begin"/>
            </w:r>
            <w:r w:rsidDel="003D7F64">
              <w:rPr>
                <w:noProof/>
              </w:rPr>
              <w:delInstrText xml:space="preserve"> HYPERLINK \l "_Toc82064207" </w:delInstrText>
            </w:r>
            <w:r w:rsidDel="003D7F64">
              <w:rPr>
                <w:noProof/>
              </w:rPr>
              <w:fldChar w:fldCharType="separate"/>
            </w:r>
          </w:del>
          <w:ins w:id="623" w:author="David Conklin" w:date="2021-09-09T14:58:00Z">
            <w:r w:rsidR="003D7F64">
              <w:rPr>
                <w:b/>
                <w:bCs/>
                <w:noProof/>
              </w:rPr>
              <w:t>Error! Hyperlink reference not valid.</w:t>
            </w:r>
          </w:ins>
          <w:del w:id="624" w:author="David Conklin" w:date="2021-09-09T14:58:00Z">
            <w:r w:rsidR="006410E2" w:rsidRPr="00D51729" w:rsidDel="003D7F64">
              <w:rPr>
                <w:rStyle w:val="Hyperlink"/>
                <w:noProof/>
              </w:rPr>
              <w:delText>Project Overview</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_Toc82064207 \h </w:delInstrText>
            </w:r>
            <w:r w:rsidR="006410E2" w:rsidDel="003D7F64">
              <w:rPr>
                <w:noProof/>
                <w:webHidden/>
              </w:rPr>
            </w:r>
            <w:r w:rsidR="006410E2" w:rsidDel="003D7F64">
              <w:rPr>
                <w:noProof/>
                <w:webHidden/>
              </w:rPr>
              <w:fldChar w:fldCharType="separate"/>
            </w:r>
            <w:r w:rsidR="006410E2" w:rsidDel="003D7F64">
              <w:rPr>
                <w:noProof/>
                <w:webHidden/>
              </w:rPr>
              <w:delText>56</w:delText>
            </w:r>
            <w:r w:rsidR="006410E2" w:rsidDel="003D7F64">
              <w:rPr>
                <w:noProof/>
                <w:webHidden/>
              </w:rPr>
              <w:fldChar w:fldCharType="end"/>
            </w:r>
            <w:r w:rsidDel="003D7F64">
              <w:rPr>
                <w:noProof/>
              </w:rPr>
              <w:fldChar w:fldCharType="end"/>
            </w:r>
          </w:del>
        </w:p>
        <w:p w14:paraId="0AA67F75" w14:textId="4BFD69E8" w:rsidR="006410E2" w:rsidDel="003D7F64" w:rsidRDefault="00AD4898">
          <w:pPr>
            <w:pStyle w:val="TOC2"/>
            <w:tabs>
              <w:tab w:val="right" w:leader="dot" w:pos="9350"/>
            </w:tabs>
            <w:rPr>
              <w:del w:id="625" w:author="David Conklin" w:date="2021-09-09T14:58:00Z"/>
              <w:rFonts w:eastAsiaTheme="minorEastAsia"/>
              <w:noProof/>
            </w:rPr>
          </w:pPr>
          <w:del w:id="626" w:author="David Conklin" w:date="2021-09-09T14:58:00Z">
            <w:r w:rsidDel="003D7F64">
              <w:rPr>
                <w:noProof/>
              </w:rPr>
              <w:fldChar w:fldCharType="begin"/>
            </w:r>
            <w:r w:rsidDel="003D7F64">
              <w:rPr>
                <w:noProof/>
              </w:rPr>
              <w:delInstrText xml:space="preserve"> HYPERLINK \l "_Toc82064208" </w:delInstrText>
            </w:r>
            <w:r w:rsidDel="003D7F64">
              <w:rPr>
                <w:noProof/>
              </w:rPr>
              <w:fldChar w:fldCharType="separate"/>
            </w:r>
          </w:del>
          <w:ins w:id="627" w:author="David Conklin" w:date="2021-09-09T14:58:00Z">
            <w:r w:rsidR="003D7F64">
              <w:rPr>
                <w:b/>
                <w:bCs/>
                <w:noProof/>
              </w:rPr>
              <w:t>Error! Hyperlink reference not valid.</w:t>
            </w:r>
          </w:ins>
          <w:del w:id="628" w:author="David Conklin" w:date="2021-09-09T14:58:00Z">
            <w:r w:rsidR="006410E2" w:rsidRPr="00D51729" w:rsidDel="003D7F64">
              <w:rPr>
                <w:rStyle w:val="Hyperlink"/>
                <w:noProof/>
              </w:rPr>
              <w:delText>Model and Simulation Overview</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_Toc82064208 \h </w:delInstrText>
            </w:r>
            <w:r w:rsidR="006410E2" w:rsidDel="003D7F64">
              <w:rPr>
                <w:noProof/>
                <w:webHidden/>
              </w:rPr>
            </w:r>
            <w:r w:rsidR="006410E2" w:rsidDel="003D7F64">
              <w:rPr>
                <w:noProof/>
                <w:webHidden/>
              </w:rPr>
              <w:fldChar w:fldCharType="separate"/>
            </w:r>
            <w:r w:rsidR="006410E2" w:rsidDel="003D7F64">
              <w:rPr>
                <w:noProof/>
                <w:webHidden/>
              </w:rPr>
              <w:delText>58</w:delText>
            </w:r>
            <w:r w:rsidR="006410E2" w:rsidDel="003D7F64">
              <w:rPr>
                <w:noProof/>
                <w:webHidden/>
              </w:rPr>
              <w:fldChar w:fldCharType="end"/>
            </w:r>
            <w:r w:rsidDel="003D7F64">
              <w:rPr>
                <w:noProof/>
              </w:rPr>
              <w:fldChar w:fldCharType="end"/>
            </w:r>
          </w:del>
        </w:p>
        <w:p w14:paraId="30745DB5" w14:textId="2761EA80" w:rsidR="006410E2" w:rsidDel="003D7F64" w:rsidRDefault="00AD4898">
          <w:pPr>
            <w:pStyle w:val="TOC2"/>
            <w:tabs>
              <w:tab w:val="right" w:leader="dot" w:pos="9350"/>
            </w:tabs>
            <w:rPr>
              <w:del w:id="629" w:author="David Conklin" w:date="2021-09-09T14:58:00Z"/>
              <w:rFonts w:eastAsiaTheme="minorEastAsia"/>
              <w:noProof/>
            </w:rPr>
          </w:pPr>
          <w:del w:id="630" w:author="David Conklin" w:date="2021-09-09T14:58:00Z">
            <w:r w:rsidDel="003D7F64">
              <w:rPr>
                <w:noProof/>
              </w:rPr>
              <w:fldChar w:fldCharType="begin"/>
            </w:r>
            <w:r w:rsidDel="003D7F64">
              <w:rPr>
                <w:noProof/>
              </w:rPr>
              <w:delInstrText xml:space="preserve"> HYPERLINK \l "_Toc82064209" </w:delInstrText>
            </w:r>
            <w:r w:rsidDel="003D7F64">
              <w:rPr>
                <w:noProof/>
              </w:rPr>
              <w:fldChar w:fldCharType="separate"/>
            </w:r>
          </w:del>
          <w:ins w:id="631" w:author="David Conklin" w:date="2021-09-09T14:58:00Z">
            <w:r w:rsidR="003D7F64">
              <w:rPr>
                <w:b/>
                <w:bCs/>
                <w:noProof/>
              </w:rPr>
              <w:t>Error! Hyperlink reference not valid.</w:t>
            </w:r>
          </w:ins>
          <w:del w:id="632" w:author="David Conklin" w:date="2021-09-09T14:58:00Z">
            <w:r w:rsidR="006410E2" w:rsidRPr="00D51729" w:rsidDel="003D7F64">
              <w:rPr>
                <w:rStyle w:val="Hyperlink"/>
                <w:noProof/>
              </w:rPr>
              <w:delText>McKenzie wetlands in the initial versions of the IDU, HRU, and Reach data layers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_Toc82064209 \h </w:delInstrText>
            </w:r>
            <w:r w:rsidR="006410E2" w:rsidDel="003D7F64">
              <w:rPr>
                <w:noProof/>
                <w:webHidden/>
              </w:rPr>
            </w:r>
            <w:r w:rsidR="006410E2" w:rsidDel="003D7F64">
              <w:rPr>
                <w:noProof/>
                <w:webHidden/>
              </w:rPr>
              <w:fldChar w:fldCharType="separate"/>
            </w:r>
            <w:r w:rsidR="006410E2" w:rsidDel="003D7F64">
              <w:rPr>
                <w:noProof/>
                <w:webHidden/>
              </w:rPr>
              <w:delText>59</w:delText>
            </w:r>
            <w:r w:rsidR="006410E2" w:rsidDel="003D7F64">
              <w:rPr>
                <w:noProof/>
                <w:webHidden/>
              </w:rPr>
              <w:fldChar w:fldCharType="end"/>
            </w:r>
            <w:r w:rsidDel="003D7F64">
              <w:rPr>
                <w:noProof/>
              </w:rPr>
              <w:fldChar w:fldCharType="end"/>
            </w:r>
          </w:del>
        </w:p>
        <w:p w14:paraId="7B3BB70D" w14:textId="00001AC5" w:rsidR="006410E2" w:rsidDel="003D7F64" w:rsidRDefault="00AD4898">
          <w:pPr>
            <w:pStyle w:val="TOC2"/>
            <w:tabs>
              <w:tab w:val="right" w:leader="dot" w:pos="9350"/>
            </w:tabs>
            <w:rPr>
              <w:del w:id="633" w:author="David Conklin" w:date="2021-09-09T14:58:00Z"/>
              <w:rFonts w:eastAsiaTheme="minorEastAsia"/>
              <w:noProof/>
            </w:rPr>
          </w:pPr>
          <w:del w:id="634" w:author="David Conklin" w:date="2021-09-09T14:58:00Z">
            <w:r w:rsidDel="003D7F64">
              <w:rPr>
                <w:noProof/>
              </w:rPr>
              <w:fldChar w:fldCharType="begin"/>
            </w:r>
            <w:r w:rsidDel="003D7F64">
              <w:rPr>
                <w:noProof/>
              </w:rPr>
              <w:delInstrText xml:space="preserve"> HYPERLINK \l "_Toc82064210" </w:delInstrText>
            </w:r>
            <w:r w:rsidDel="003D7F64">
              <w:rPr>
                <w:noProof/>
              </w:rPr>
              <w:fldChar w:fldCharType="separate"/>
            </w:r>
          </w:del>
          <w:ins w:id="635" w:author="David Conklin" w:date="2021-09-09T14:58:00Z">
            <w:r w:rsidR="003D7F64">
              <w:rPr>
                <w:b/>
                <w:bCs/>
                <w:noProof/>
              </w:rPr>
              <w:t>Error! Hyperlink reference not valid.</w:t>
            </w:r>
          </w:ins>
          <w:del w:id="636" w:author="David Conklin" w:date="2021-09-09T14:58:00Z">
            <w:r w:rsidR="006410E2" w:rsidRPr="00D51729" w:rsidDel="003D7F64">
              <w:rPr>
                <w:rStyle w:val="Hyperlink"/>
                <w:noProof/>
              </w:rPr>
              <w:delText>Data changes for better representation of wetlands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_Toc82064210 \h </w:delInstrText>
            </w:r>
            <w:r w:rsidR="006410E2" w:rsidDel="003D7F64">
              <w:rPr>
                <w:noProof/>
                <w:webHidden/>
              </w:rPr>
            </w:r>
            <w:r w:rsidR="006410E2" w:rsidDel="003D7F64">
              <w:rPr>
                <w:noProof/>
                <w:webHidden/>
              </w:rPr>
              <w:fldChar w:fldCharType="separate"/>
            </w:r>
            <w:r w:rsidR="006410E2" w:rsidDel="003D7F64">
              <w:rPr>
                <w:noProof/>
                <w:webHidden/>
              </w:rPr>
              <w:delText>59</w:delText>
            </w:r>
            <w:r w:rsidR="006410E2" w:rsidDel="003D7F64">
              <w:rPr>
                <w:noProof/>
                <w:webHidden/>
              </w:rPr>
              <w:fldChar w:fldCharType="end"/>
            </w:r>
            <w:r w:rsidDel="003D7F64">
              <w:rPr>
                <w:noProof/>
              </w:rPr>
              <w:fldChar w:fldCharType="end"/>
            </w:r>
          </w:del>
        </w:p>
        <w:p w14:paraId="3CEA66CF" w14:textId="342AB8D0" w:rsidR="006410E2" w:rsidDel="003D7F64" w:rsidRDefault="00AD4898">
          <w:pPr>
            <w:pStyle w:val="TOC2"/>
            <w:tabs>
              <w:tab w:val="right" w:leader="dot" w:pos="9350"/>
            </w:tabs>
            <w:rPr>
              <w:del w:id="637" w:author="David Conklin" w:date="2021-09-09T14:58:00Z"/>
              <w:rFonts w:eastAsiaTheme="minorEastAsia"/>
              <w:noProof/>
            </w:rPr>
          </w:pPr>
          <w:del w:id="638" w:author="David Conklin" w:date="2021-09-09T14:58:00Z">
            <w:r w:rsidDel="003D7F64">
              <w:rPr>
                <w:noProof/>
              </w:rPr>
              <w:fldChar w:fldCharType="begin"/>
            </w:r>
            <w:r w:rsidDel="003D7F64">
              <w:rPr>
                <w:noProof/>
              </w:rPr>
              <w:delInstrText xml:space="preserve"> HYPERLINK \l "_Toc82064211" </w:delInstrText>
            </w:r>
            <w:r w:rsidDel="003D7F64">
              <w:rPr>
                <w:noProof/>
              </w:rPr>
              <w:fldChar w:fldCharType="separate"/>
            </w:r>
          </w:del>
          <w:ins w:id="639" w:author="David Conklin" w:date="2021-09-09T14:58:00Z">
            <w:r w:rsidR="003D7F64">
              <w:rPr>
                <w:b/>
                <w:bCs/>
                <w:noProof/>
              </w:rPr>
              <w:t>Error! Hyperlink reference not valid.</w:t>
            </w:r>
          </w:ins>
          <w:del w:id="640" w:author="David Conklin" w:date="2021-09-09T14:58:00Z">
            <w:r w:rsidR="006410E2" w:rsidRPr="00D51729" w:rsidDel="003D7F64">
              <w:rPr>
                <w:rStyle w:val="Hyperlink"/>
                <w:noProof/>
              </w:rPr>
              <w:delText>Projection, Calendar, and Units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_Toc82064211 \h </w:delInstrText>
            </w:r>
            <w:r w:rsidR="006410E2" w:rsidDel="003D7F64">
              <w:rPr>
                <w:noProof/>
                <w:webHidden/>
              </w:rPr>
            </w:r>
            <w:r w:rsidR="006410E2" w:rsidDel="003D7F64">
              <w:rPr>
                <w:noProof/>
                <w:webHidden/>
              </w:rPr>
              <w:fldChar w:fldCharType="separate"/>
            </w:r>
            <w:r w:rsidR="006410E2" w:rsidDel="003D7F64">
              <w:rPr>
                <w:noProof/>
                <w:webHidden/>
              </w:rPr>
              <w:delText>60</w:delText>
            </w:r>
            <w:r w:rsidR="006410E2" w:rsidDel="003D7F64">
              <w:rPr>
                <w:noProof/>
                <w:webHidden/>
              </w:rPr>
              <w:fldChar w:fldCharType="end"/>
            </w:r>
            <w:r w:rsidDel="003D7F64">
              <w:rPr>
                <w:noProof/>
              </w:rPr>
              <w:fldChar w:fldCharType="end"/>
            </w:r>
          </w:del>
        </w:p>
        <w:p w14:paraId="0776DB0F" w14:textId="488B5D7D" w:rsidR="006410E2" w:rsidDel="003D7F64" w:rsidRDefault="00AD4898">
          <w:pPr>
            <w:pStyle w:val="TOC2"/>
            <w:tabs>
              <w:tab w:val="right" w:leader="dot" w:pos="9350"/>
            </w:tabs>
            <w:rPr>
              <w:del w:id="641" w:author="David Conklin" w:date="2021-09-09T14:58:00Z"/>
              <w:rFonts w:eastAsiaTheme="minorEastAsia"/>
              <w:noProof/>
            </w:rPr>
          </w:pPr>
          <w:del w:id="642" w:author="David Conklin" w:date="2021-09-09T14:58:00Z">
            <w:r w:rsidDel="003D7F64">
              <w:rPr>
                <w:noProof/>
              </w:rPr>
              <w:fldChar w:fldCharType="begin"/>
            </w:r>
            <w:r w:rsidDel="003D7F64">
              <w:rPr>
                <w:noProof/>
              </w:rPr>
              <w:delInstrText xml:space="preserve"> HYPERLINK \l "_Toc82064212" </w:delInstrText>
            </w:r>
            <w:r w:rsidDel="003D7F64">
              <w:rPr>
                <w:noProof/>
              </w:rPr>
              <w:fldChar w:fldCharType="separate"/>
            </w:r>
          </w:del>
          <w:ins w:id="643" w:author="David Conklin" w:date="2021-09-09T14:58:00Z">
            <w:r w:rsidR="003D7F64">
              <w:rPr>
                <w:b/>
                <w:bCs/>
                <w:noProof/>
              </w:rPr>
              <w:t>Error! Hyperlink reference not valid.</w:t>
            </w:r>
          </w:ins>
          <w:del w:id="644" w:author="David Conklin" w:date="2021-09-09T14:58:00Z">
            <w:r w:rsidR="006410E2" w:rsidRPr="00D51729" w:rsidDel="003D7F64">
              <w:rPr>
                <w:rStyle w:val="Hyperlink"/>
                <w:noProof/>
              </w:rPr>
              <w:delText>Simulation of changes in wetlands over time</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_Toc82064212 \h </w:delInstrText>
            </w:r>
            <w:r w:rsidR="006410E2" w:rsidDel="003D7F64">
              <w:rPr>
                <w:noProof/>
                <w:webHidden/>
              </w:rPr>
            </w:r>
            <w:r w:rsidR="006410E2" w:rsidDel="003D7F64">
              <w:rPr>
                <w:noProof/>
                <w:webHidden/>
              </w:rPr>
              <w:fldChar w:fldCharType="separate"/>
            </w:r>
            <w:r w:rsidR="006410E2" w:rsidDel="003D7F64">
              <w:rPr>
                <w:noProof/>
                <w:webHidden/>
              </w:rPr>
              <w:delText>60</w:delText>
            </w:r>
            <w:r w:rsidR="006410E2" w:rsidDel="003D7F64">
              <w:rPr>
                <w:noProof/>
                <w:webHidden/>
              </w:rPr>
              <w:fldChar w:fldCharType="end"/>
            </w:r>
            <w:r w:rsidDel="003D7F64">
              <w:rPr>
                <w:noProof/>
              </w:rPr>
              <w:fldChar w:fldCharType="end"/>
            </w:r>
          </w:del>
        </w:p>
        <w:p w14:paraId="75BE8957" w14:textId="62580832" w:rsidR="006410E2" w:rsidDel="003D7F64" w:rsidRDefault="00AD4898">
          <w:pPr>
            <w:pStyle w:val="TOC2"/>
            <w:tabs>
              <w:tab w:val="right" w:leader="dot" w:pos="9350"/>
            </w:tabs>
            <w:rPr>
              <w:del w:id="645" w:author="David Conklin" w:date="2021-09-09T14:58:00Z"/>
              <w:rFonts w:eastAsiaTheme="minorEastAsia"/>
              <w:noProof/>
            </w:rPr>
          </w:pPr>
          <w:del w:id="646" w:author="David Conklin" w:date="2021-09-09T14:58:00Z">
            <w:r w:rsidDel="003D7F64">
              <w:rPr>
                <w:noProof/>
              </w:rPr>
              <w:fldChar w:fldCharType="begin"/>
            </w:r>
            <w:r w:rsidDel="003D7F64">
              <w:rPr>
                <w:noProof/>
              </w:rPr>
              <w:delInstrText xml:space="preserve"> HYPERLINK \l "_Toc82064213" </w:delInstrText>
            </w:r>
            <w:r w:rsidDel="003D7F64">
              <w:rPr>
                <w:noProof/>
              </w:rPr>
              <w:fldChar w:fldCharType="separate"/>
            </w:r>
          </w:del>
          <w:ins w:id="647" w:author="David Conklin" w:date="2021-09-09T14:58:00Z">
            <w:r w:rsidR="003D7F64">
              <w:rPr>
                <w:b/>
                <w:bCs/>
                <w:noProof/>
              </w:rPr>
              <w:t>Error! Hyperlink reference not valid.</w:t>
            </w:r>
          </w:ins>
          <w:del w:id="648" w:author="David Conklin" w:date="2021-09-09T14:58:00Z">
            <w:r w:rsidR="006410E2" w:rsidRPr="00D51729" w:rsidDel="003D7F64">
              <w:rPr>
                <w:rStyle w:val="Hyperlink"/>
                <w:noProof/>
              </w:rPr>
              <w:delText>How wetlands are represented in the model</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_Toc82064213 \h </w:delInstrText>
            </w:r>
            <w:r w:rsidR="006410E2" w:rsidDel="003D7F64">
              <w:rPr>
                <w:noProof/>
                <w:webHidden/>
              </w:rPr>
            </w:r>
            <w:r w:rsidR="006410E2" w:rsidDel="003D7F64">
              <w:rPr>
                <w:noProof/>
                <w:webHidden/>
              </w:rPr>
              <w:fldChar w:fldCharType="separate"/>
            </w:r>
            <w:r w:rsidR="006410E2" w:rsidDel="003D7F64">
              <w:rPr>
                <w:noProof/>
                <w:webHidden/>
              </w:rPr>
              <w:delText>61</w:delText>
            </w:r>
            <w:r w:rsidR="006410E2" w:rsidDel="003D7F64">
              <w:rPr>
                <w:noProof/>
                <w:webHidden/>
              </w:rPr>
              <w:fldChar w:fldCharType="end"/>
            </w:r>
            <w:r w:rsidDel="003D7F64">
              <w:rPr>
                <w:noProof/>
              </w:rPr>
              <w:fldChar w:fldCharType="end"/>
            </w:r>
          </w:del>
        </w:p>
        <w:p w14:paraId="29A7C5F8" w14:textId="25D75D65" w:rsidR="006410E2" w:rsidDel="003D7F64" w:rsidRDefault="00AD4898">
          <w:pPr>
            <w:pStyle w:val="TOC2"/>
            <w:tabs>
              <w:tab w:val="right" w:leader="dot" w:pos="9350"/>
            </w:tabs>
            <w:rPr>
              <w:del w:id="649" w:author="David Conklin" w:date="2021-09-09T14:58:00Z"/>
              <w:rFonts w:eastAsiaTheme="minorEastAsia"/>
              <w:noProof/>
            </w:rPr>
          </w:pPr>
          <w:del w:id="650" w:author="David Conklin" w:date="2021-09-09T14:58:00Z">
            <w:r w:rsidDel="003D7F64">
              <w:rPr>
                <w:noProof/>
              </w:rPr>
              <w:fldChar w:fldCharType="begin"/>
            </w:r>
            <w:r w:rsidDel="003D7F64">
              <w:rPr>
                <w:noProof/>
              </w:rPr>
              <w:delInstrText xml:space="preserve"> HYPERLINK \l "_</w:delInstrText>
            </w:r>
            <w:r w:rsidDel="003D7F64">
              <w:rPr>
                <w:noProof/>
              </w:rPr>
              <w:delInstrText xml:space="preserve">Toc82064214" </w:delInstrText>
            </w:r>
            <w:r w:rsidDel="003D7F64">
              <w:rPr>
                <w:noProof/>
              </w:rPr>
              <w:fldChar w:fldCharType="separate"/>
            </w:r>
          </w:del>
          <w:ins w:id="651" w:author="David Conklin" w:date="2021-09-09T14:58:00Z">
            <w:r w:rsidR="003D7F64">
              <w:rPr>
                <w:b/>
                <w:bCs/>
                <w:noProof/>
              </w:rPr>
              <w:t>Error! Hyperlink reference not valid.</w:t>
            </w:r>
          </w:ins>
          <w:del w:id="652" w:author="David Conklin" w:date="2021-09-09T14:58:00Z">
            <w:r w:rsidR="006410E2" w:rsidRPr="00D51729" w:rsidDel="003D7F64">
              <w:rPr>
                <w:rStyle w:val="Hyperlink"/>
                <w:noProof/>
              </w:rPr>
              <w:delText>The Wetland class and Wetland objects in the C++ code</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_Toc82064214 \h </w:delInstrText>
            </w:r>
            <w:r w:rsidR="006410E2" w:rsidDel="003D7F64">
              <w:rPr>
                <w:noProof/>
                <w:webHidden/>
              </w:rPr>
            </w:r>
            <w:r w:rsidR="006410E2" w:rsidDel="003D7F64">
              <w:rPr>
                <w:noProof/>
                <w:webHidden/>
              </w:rPr>
              <w:fldChar w:fldCharType="separate"/>
            </w:r>
            <w:r w:rsidR="006410E2" w:rsidDel="003D7F64">
              <w:rPr>
                <w:noProof/>
                <w:webHidden/>
              </w:rPr>
              <w:delText>62</w:delText>
            </w:r>
            <w:r w:rsidR="006410E2" w:rsidDel="003D7F64">
              <w:rPr>
                <w:noProof/>
                <w:webHidden/>
              </w:rPr>
              <w:fldChar w:fldCharType="end"/>
            </w:r>
            <w:r w:rsidDel="003D7F64">
              <w:rPr>
                <w:noProof/>
              </w:rPr>
              <w:fldChar w:fldCharType="end"/>
            </w:r>
          </w:del>
        </w:p>
        <w:p w14:paraId="24627C35" w14:textId="33A5CD64" w:rsidR="006410E2" w:rsidDel="003D7F64" w:rsidRDefault="00AD4898">
          <w:pPr>
            <w:pStyle w:val="TOC2"/>
            <w:tabs>
              <w:tab w:val="right" w:leader="dot" w:pos="9350"/>
            </w:tabs>
            <w:rPr>
              <w:del w:id="653" w:author="David Conklin" w:date="2021-09-09T14:58:00Z"/>
              <w:rFonts w:eastAsiaTheme="minorEastAsia"/>
              <w:noProof/>
            </w:rPr>
          </w:pPr>
          <w:del w:id="654" w:author="David Conklin" w:date="2021-09-09T14:58:00Z">
            <w:r w:rsidDel="003D7F64">
              <w:rPr>
                <w:noProof/>
              </w:rPr>
              <w:fldChar w:fldCharType="begin"/>
            </w:r>
            <w:r w:rsidDel="003D7F64">
              <w:rPr>
                <w:noProof/>
              </w:rPr>
              <w:delInstrText xml:space="preserve"> HYPERLINK \l "_Toc82064215" </w:delInstrText>
            </w:r>
            <w:r w:rsidDel="003D7F64">
              <w:rPr>
                <w:noProof/>
              </w:rPr>
              <w:fldChar w:fldCharType="separate"/>
            </w:r>
          </w:del>
          <w:ins w:id="655" w:author="David Conklin" w:date="2021-09-09T14:58:00Z">
            <w:r w:rsidR="003D7F64">
              <w:rPr>
                <w:b/>
                <w:bCs/>
                <w:noProof/>
              </w:rPr>
              <w:t>Error! Hyperlink reference not valid.</w:t>
            </w:r>
          </w:ins>
          <w:del w:id="656" w:author="David Conklin" w:date="2021-09-09T14:58:00Z">
            <w:r w:rsidR="006410E2" w:rsidRPr="00D51729" w:rsidDel="003D7F64">
              <w:rPr>
                <w:rStyle w:val="Hyperlink"/>
                <w:noProof/>
              </w:rPr>
              <w:delText>Topology of wetlands, HRUs, IDUs, and reaches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_Toc82064215 \h </w:delInstrText>
            </w:r>
            <w:r w:rsidR="006410E2" w:rsidDel="003D7F64">
              <w:rPr>
                <w:noProof/>
                <w:webHidden/>
              </w:rPr>
            </w:r>
            <w:r w:rsidR="006410E2" w:rsidDel="003D7F64">
              <w:rPr>
                <w:noProof/>
                <w:webHidden/>
              </w:rPr>
              <w:fldChar w:fldCharType="separate"/>
            </w:r>
            <w:r w:rsidR="006410E2" w:rsidDel="003D7F64">
              <w:rPr>
                <w:noProof/>
                <w:webHidden/>
              </w:rPr>
              <w:delText>62</w:delText>
            </w:r>
            <w:r w:rsidR="006410E2" w:rsidDel="003D7F64">
              <w:rPr>
                <w:noProof/>
                <w:webHidden/>
              </w:rPr>
              <w:fldChar w:fldCharType="end"/>
            </w:r>
            <w:r w:rsidDel="003D7F64">
              <w:rPr>
                <w:noProof/>
              </w:rPr>
              <w:fldChar w:fldCharType="end"/>
            </w:r>
          </w:del>
        </w:p>
        <w:p w14:paraId="7143D12C" w14:textId="7CE2C8A7" w:rsidR="006410E2" w:rsidDel="003D7F64" w:rsidRDefault="00AD4898">
          <w:pPr>
            <w:pStyle w:val="TOC2"/>
            <w:tabs>
              <w:tab w:val="right" w:leader="dot" w:pos="9350"/>
            </w:tabs>
            <w:rPr>
              <w:del w:id="657" w:author="David Conklin" w:date="2021-09-09T14:58:00Z"/>
              <w:rFonts w:eastAsiaTheme="minorEastAsia"/>
              <w:noProof/>
            </w:rPr>
          </w:pPr>
          <w:del w:id="658" w:author="David Conklin" w:date="2021-09-09T14:58:00Z">
            <w:r w:rsidDel="003D7F64">
              <w:rPr>
                <w:noProof/>
              </w:rPr>
              <w:fldChar w:fldCharType="begin"/>
            </w:r>
            <w:r w:rsidDel="003D7F64">
              <w:rPr>
                <w:noProof/>
              </w:rPr>
              <w:delInstrText xml:space="preserve"> HYPERLINK \l "_Toc82064216" </w:delInstrText>
            </w:r>
            <w:r w:rsidDel="003D7F64">
              <w:rPr>
                <w:noProof/>
              </w:rPr>
              <w:fldChar w:fldCharType="separate"/>
            </w:r>
          </w:del>
          <w:ins w:id="659" w:author="David Conklin" w:date="2021-09-09T14:58:00Z">
            <w:r w:rsidR="003D7F64">
              <w:rPr>
                <w:b/>
                <w:bCs/>
                <w:noProof/>
              </w:rPr>
              <w:t>Error! Hyperlink reference not valid.</w:t>
            </w:r>
          </w:ins>
          <w:del w:id="660" w:author="David Conklin" w:date="2021-09-09T14:58:00Z">
            <w:r w:rsidR="006410E2" w:rsidRPr="00D51729" w:rsidDel="003D7F64">
              <w:rPr>
                <w:rStyle w:val="Hyperlink"/>
                <w:noProof/>
              </w:rPr>
              <w:delText>Attributes of interest in the wetlands study</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_Toc82064216 \h </w:delInstrText>
            </w:r>
            <w:r w:rsidR="006410E2" w:rsidDel="003D7F64">
              <w:rPr>
                <w:noProof/>
                <w:webHidden/>
              </w:rPr>
            </w:r>
            <w:r w:rsidR="006410E2" w:rsidDel="003D7F64">
              <w:rPr>
                <w:noProof/>
                <w:webHidden/>
              </w:rPr>
              <w:fldChar w:fldCharType="separate"/>
            </w:r>
            <w:r w:rsidR="006410E2" w:rsidDel="003D7F64">
              <w:rPr>
                <w:noProof/>
                <w:webHidden/>
              </w:rPr>
              <w:delText>62</w:delText>
            </w:r>
            <w:r w:rsidR="006410E2" w:rsidDel="003D7F64">
              <w:rPr>
                <w:noProof/>
                <w:webHidden/>
              </w:rPr>
              <w:fldChar w:fldCharType="end"/>
            </w:r>
            <w:r w:rsidDel="003D7F64">
              <w:rPr>
                <w:noProof/>
              </w:rPr>
              <w:fldChar w:fldCharType="end"/>
            </w:r>
          </w:del>
        </w:p>
        <w:p w14:paraId="51BC6F9B" w14:textId="51FDE2B9" w:rsidR="006410E2" w:rsidDel="003D7F64" w:rsidRDefault="00AD4898">
          <w:pPr>
            <w:pStyle w:val="TOC2"/>
            <w:tabs>
              <w:tab w:val="right" w:leader="dot" w:pos="9350"/>
            </w:tabs>
            <w:rPr>
              <w:del w:id="661" w:author="David Conklin" w:date="2021-09-09T14:58:00Z"/>
              <w:rFonts w:eastAsiaTheme="minorEastAsia"/>
              <w:noProof/>
            </w:rPr>
          </w:pPr>
          <w:del w:id="662" w:author="David Conklin" w:date="2021-09-09T14:58:00Z">
            <w:r w:rsidDel="003D7F64">
              <w:rPr>
                <w:noProof/>
              </w:rPr>
              <w:fldChar w:fldCharType="begin"/>
            </w:r>
            <w:r w:rsidDel="003D7F64">
              <w:rPr>
                <w:noProof/>
              </w:rPr>
              <w:delInstrText xml:space="preserve"> HYPERLINK \l "_Toc82064217" </w:delInstrText>
            </w:r>
            <w:r w:rsidDel="003D7F64">
              <w:rPr>
                <w:noProof/>
              </w:rPr>
              <w:fldChar w:fldCharType="separate"/>
            </w:r>
          </w:del>
          <w:ins w:id="663" w:author="David Conklin" w:date="2021-09-09T14:58:00Z">
            <w:r w:rsidR="003D7F64">
              <w:rPr>
                <w:b/>
                <w:bCs/>
                <w:noProof/>
              </w:rPr>
              <w:t>Error! Hyperlink reference not valid.</w:t>
            </w:r>
          </w:ins>
          <w:del w:id="664" w:author="David Conklin" w:date="2021-09-09T14:58:00Z">
            <w:r w:rsidR="006410E2" w:rsidRPr="00D51729" w:rsidDel="003D7F64">
              <w:rPr>
                <w:rStyle w:val="Hyperlink"/>
                <w:noProof/>
              </w:rPr>
              <w:delText>A WETNESS attribute</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_Toc82064217 \h </w:delInstrText>
            </w:r>
            <w:r w:rsidR="006410E2" w:rsidDel="003D7F64">
              <w:rPr>
                <w:noProof/>
                <w:webHidden/>
              </w:rPr>
            </w:r>
            <w:r w:rsidR="006410E2" w:rsidDel="003D7F64">
              <w:rPr>
                <w:noProof/>
                <w:webHidden/>
              </w:rPr>
              <w:fldChar w:fldCharType="separate"/>
            </w:r>
            <w:r w:rsidR="006410E2" w:rsidDel="003D7F64">
              <w:rPr>
                <w:noProof/>
                <w:webHidden/>
              </w:rPr>
              <w:delText>63</w:delText>
            </w:r>
            <w:r w:rsidR="006410E2" w:rsidDel="003D7F64">
              <w:rPr>
                <w:noProof/>
                <w:webHidden/>
              </w:rPr>
              <w:fldChar w:fldCharType="end"/>
            </w:r>
            <w:r w:rsidDel="003D7F64">
              <w:rPr>
                <w:noProof/>
              </w:rPr>
              <w:fldChar w:fldCharType="end"/>
            </w:r>
          </w:del>
        </w:p>
        <w:p w14:paraId="4512796E" w14:textId="6BF120FD" w:rsidR="006410E2" w:rsidDel="003D7F64" w:rsidRDefault="00AD4898">
          <w:pPr>
            <w:pStyle w:val="TOC2"/>
            <w:tabs>
              <w:tab w:val="right" w:leader="dot" w:pos="9350"/>
            </w:tabs>
            <w:rPr>
              <w:del w:id="665" w:author="David Conklin" w:date="2021-09-09T14:58:00Z"/>
              <w:rFonts w:eastAsiaTheme="minorEastAsia"/>
              <w:noProof/>
            </w:rPr>
          </w:pPr>
          <w:del w:id="666" w:author="David Conklin" w:date="2021-09-09T14:58:00Z">
            <w:r w:rsidDel="003D7F64">
              <w:rPr>
                <w:noProof/>
              </w:rPr>
              <w:fldChar w:fldCharType="begin"/>
            </w:r>
            <w:r w:rsidDel="003D7F64">
              <w:rPr>
                <w:noProof/>
              </w:rPr>
              <w:delInstrText xml:space="preserve"> HYPERLINK \l "_Toc82064218" </w:delInstrText>
            </w:r>
            <w:r w:rsidDel="003D7F64">
              <w:rPr>
                <w:noProof/>
              </w:rPr>
              <w:fldChar w:fldCharType="separate"/>
            </w:r>
          </w:del>
          <w:ins w:id="667" w:author="David Conklin" w:date="2021-09-09T14:58:00Z">
            <w:r w:rsidR="003D7F64">
              <w:rPr>
                <w:b/>
                <w:bCs/>
                <w:noProof/>
              </w:rPr>
              <w:t>Error! Hyperlink reference not valid.</w:t>
            </w:r>
          </w:ins>
          <w:del w:id="668" w:author="David Conklin" w:date="2021-09-09T14:58:00Z">
            <w:r w:rsidR="006410E2" w:rsidRPr="00D51729" w:rsidDel="003D7F64">
              <w:rPr>
                <w:rStyle w:val="Hyperlink"/>
                <w:noProof/>
              </w:rPr>
              <w:delText>Calculating the exchange of water between the wetland and the reach</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_Toc82064218 \h </w:delInstrText>
            </w:r>
            <w:r w:rsidR="006410E2" w:rsidDel="003D7F64">
              <w:rPr>
                <w:noProof/>
                <w:webHidden/>
              </w:rPr>
            </w:r>
            <w:r w:rsidR="006410E2" w:rsidDel="003D7F64">
              <w:rPr>
                <w:noProof/>
                <w:webHidden/>
              </w:rPr>
              <w:fldChar w:fldCharType="separate"/>
            </w:r>
            <w:r w:rsidR="006410E2" w:rsidDel="003D7F64">
              <w:rPr>
                <w:noProof/>
                <w:webHidden/>
              </w:rPr>
              <w:delText>64</w:delText>
            </w:r>
            <w:r w:rsidR="006410E2" w:rsidDel="003D7F64">
              <w:rPr>
                <w:noProof/>
                <w:webHidden/>
              </w:rPr>
              <w:fldChar w:fldCharType="end"/>
            </w:r>
            <w:r w:rsidDel="003D7F64">
              <w:rPr>
                <w:noProof/>
              </w:rPr>
              <w:fldChar w:fldCharType="end"/>
            </w:r>
          </w:del>
        </w:p>
        <w:p w14:paraId="70C94EEB" w14:textId="2BFCDD39" w:rsidR="006410E2" w:rsidDel="003D7F64" w:rsidRDefault="00AD4898">
          <w:pPr>
            <w:pStyle w:val="TOC3"/>
            <w:tabs>
              <w:tab w:val="right" w:leader="dot" w:pos="9350"/>
            </w:tabs>
            <w:rPr>
              <w:del w:id="669" w:author="David Conklin" w:date="2021-09-09T14:58:00Z"/>
              <w:rFonts w:eastAsiaTheme="minorEastAsia"/>
              <w:noProof/>
            </w:rPr>
          </w:pPr>
          <w:del w:id="670" w:author="David Conklin" w:date="2021-09-09T14:58:00Z">
            <w:r w:rsidDel="003D7F64">
              <w:rPr>
                <w:noProof/>
              </w:rPr>
              <w:fldChar w:fldCharType="begin"/>
            </w:r>
            <w:r w:rsidDel="003D7F64">
              <w:rPr>
                <w:noProof/>
              </w:rPr>
              <w:delInstrText xml:space="preserve"> HYPERLINK \l "_Toc82064219" </w:delInstrText>
            </w:r>
            <w:r w:rsidDel="003D7F64">
              <w:rPr>
                <w:noProof/>
              </w:rPr>
              <w:fldChar w:fldCharType="separate"/>
            </w:r>
          </w:del>
          <w:ins w:id="671" w:author="David Conklin" w:date="2021-09-09T14:58:00Z">
            <w:r w:rsidR="003D7F64">
              <w:rPr>
                <w:b/>
                <w:bCs/>
                <w:noProof/>
              </w:rPr>
              <w:t>Error! Hyperlink reference not valid.</w:t>
            </w:r>
          </w:ins>
          <w:del w:id="672" w:author="David Conklin" w:date="2021-09-09T14:58:00Z">
            <w:r w:rsidR="006410E2" w:rsidRPr="00D51729" w:rsidDel="003D7F64">
              <w:rPr>
                <w:rStyle w:val="Hyperlink"/>
                <w:noProof/>
              </w:rPr>
              <w:delText>Wetland IDU parameters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_Toc82064219 \h </w:delInstrText>
            </w:r>
            <w:r w:rsidR="006410E2" w:rsidDel="003D7F64">
              <w:rPr>
                <w:noProof/>
                <w:webHidden/>
              </w:rPr>
            </w:r>
            <w:r w:rsidR="006410E2" w:rsidDel="003D7F64">
              <w:rPr>
                <w:noProof/>
                <w:webHidden/>
              </w:rPr>
              <w:fldChar w:fldCharType="separate"/>
            </w:r>
            <w:r w:rsidR="006410E2" w:rsidDel="003D7F64">
              <w:rPr>
                <w:noProof/>
                <w:webHidden/>
              </w:rPr>
              <w:delText>64</w:delText>
            </w:r>
            <w:r w:rsidR="006410E2" w:rsidDel="003D7F64">
              <w:rPr>
                <w:noProof/>
                <w:webHidden/>
              </w:rPr>
              <w:fldChar w:fldCharType="end"/>
            </w:r>
            <w:r w:rsidDel="003D7F64">
              <w:rPr>
                <w:noProof/>
              </w:rPr>
              <w:fldChar w:fldCharType="end"/>
            </w:r>
          </w:del>
        </w:p>
        <w:p w14:paraId="75E58507" w14:textId="38B9D952" w:rsidR="006410E2" w:rsidDel="003D7F64" w:rsidRDefault="00AD4898">
          <w:pPr>
            <w:pStyle w:val="TOC3"/>
            <w:tabs>
              <w:tab w:val="right" w:leader="dot" w:pos="9350"/>
            </w:tabs>
            <w:rPr>
              <w:del w:id="673" w:author="David Conklin" w:date="2021-09-09T14:58:00Z"/>
              <w:rFonts w:eastAsiaTheme="minorEastAsia"/>
              <w:noProof/>
            </w:rPr>
          </w:pPr>
          <w:del w:id="674" w:author="David Conklin" w:date="2021-09-09T14:58:00Z">
            <w:r w:rsidDel="003D7F64">
              <w:rPr>
                <w:noProof/>
              </w:rPr>
              <w:fldChar w:fldCharType="begin"/>
            </w:r>
            <w:r w:rsidDel="003D7F64">
              <w:rPr>
                <w:noProof/>
              </w:rPr>
              <w:delInstrText xml:space="preserve"> HYPERLINK \l "_Toc82064220" </w:delInstrText>
            </w:r>
            <w:r w:rsidDel="003D7F64">
              <w:rPr>
                <w:noProof/>
              </w:rPr>
              <w:fldChar w:fldCharType="separate"/>
            </w:r>
          </w:del>
          <w:ins w:id="675" w:author="David Conklin" w:date="2021-09-09T14:58:00Z">
            <w:r w:rsidR="003D7F64">
              <w:rPr>
                <w:b/>
                <w:bCs/>
                <w:noProof/>
              </w:rPr>
              <w:t>Error! Hyperlink reference not valid.</w:t>
            </w:r>
          </w:ins>
          <w:del w:id="676" w:author="David Conklin" w:date="2021-09-09T14:58:00Z">
            <w:r w:rsidR="006410E2" w:rsidRPr="00D51729" w:rsidDel="003D7F64">
              <w:rPr>
                <w:rStyle w:val="Hyperlink"/>
                <w:noProof/>
              </w:rPr>
              <w:delText>Reach parameters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_Toc82064220 \h </w:delInstrText>
            </w:r>
            <w:r w:rsidR="006410E2" w:rsidDel="003D7F64">
              <w:rPr>
                <w:noProof/>
                <w:webHidden/>
              </w:rPr>
            </w:r>
            <w:r w:rsidR="006410E2" w:rsidDel="003D7F64">
              <w:rPr>
                <w:noProof/>
                <w:webHidden/>
              </w:rPr>
              <w:fldChar w:fldCharType="separate"/>
            </w:r>
            <w:r w:rsidR="006410E2" w:rsidDel="003D7F64">
              <w:rPr>
                <w:noProof/>
                <w:webHidden/>
              </w:rPr>
              <w:delText>64</w:delText>
            </w:r>
            <w:r w:rsidR="006410E2" w:rsidDel="003D7F64">
              <w:rPr>
                <w:noProof/>
                <w:webHidden/>
              </w:rPr>
              <w:fldChar w:fldCharType="end"/>
            </w:r>
            <w:r w:rsidDel="003D7F64">
              <w:rPr>
                <w:noProof/>
              </w:rPr>
              <w:fldChar w:fldCharType="end"/>
            </w:r>
          </w:del>
        </w:p>
        <w:p w14:paraId="012D60E5" w14:textId="5149104F" w:rsidR="006410E2" w:rsidDel="003D7F64" w:rsidRDefault="00AD4898">
          <w:pPr>
            <w:pStyle w:val="TOC2"/>
            <w:tabs>
              <w:tab w:val="right" w:leader="dot" w:pos="9350"/>
            </w:tabs>
            <w:rPr>
              <w:del w:id="677" w:author="David Conklin" w:date="2021-09-09T14:58:00Z"/>
              <w:rFonts w:eastAsiaTheme="minorEastAsia"/>
              <w:noProof/>
            </w:rPr>
          </w:pPr>
          <w:del w:id="678" w:author="David Conklin" w:date="2021-09-09T14:58:00Z">
            <w:r w:rsidDel="003D7F64">
              <w:rPr>
                <w:noProof/>
              </w:rPr>
              <w:fldChar w:fldCharType="begin"/>
            </w:r>
            <w:r w:rsidDel="003D7F64">
              <w:rPr>
                <w:noProof/>
              </w:rPr>
              <w:delInstrText xml:space="preserve"> HYPERLINK \l "_Toc82064221" </w:delInstrText>
            </w:r>
            <w:r w:rsidDel="003D7F64">
              <w:rPr>
                <w:noProof/>
              </w:rPr>
              <w:fldChar w:fldCharType="separate"/>
            </w:r>
          </w:del>
          <w:ins w:id="679" w:author="David Conklin" w:date="2021-09-09T14:58:00Z">
            <w:r w:rsidR="003D7F64">
              <w:rPr>
                <w:b/>
                <w:bCs/>
                <w:noProof/>
              </w:rPr>
              <w:t>Error! Hyperlink reference not valid.</w:t>
            </w:r>
          </w:ins>
          <w:del w:id="680" w:author="David Conklin" w:date="2021-09-09T14:58:00Z">
            <w:r w:rsidR="006410E2" w:rsidRPr="00D51729" w:rsidDel="003D7F64">
              <w:rPr>
                <w:rStyle w:val="Hyperlink"/>
                <w:noProof/>
              </w:rPr>
              <w:delText>Implementation of the exchange of water between the wetland and the reach</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_Toc82064221 \h </w:delInstrText>
            </w:r>
            <w:r w:rsidR="006410E2" w:rsidDel="003D7F64">
              <w:rPr>
                <w:noProof/>
                <w:webHidden/>
              </w:rPr>
            </w:r>
            <w:r w:rsidR="006410E2" w:rsidDel="003D7F64">
              <w:rPr>
                <w:noProof/>
                <w:webHidden/>
              </w:rPr>
              <w:fldChar w:fldCharType="separate"/>
            </w:r>
            <w:r w:rsidR="006410E2" w:rsidDel="003D7F64">
              <w:rPr>
                <w:noProof/>
                <w:webHidden/>
              </w:rPr>
              <w:delText>64</w:delText>
            </w:r>
            <w:r w:rsidR="006410E2" w:rsidDel="003D7F64">
              <w:rPr>
                <w:noProof/>
                <w:webHidden/>
              </w:rPr>
              <w:fldChar w:fldCharType="end"/>
            </w:r>
            <w:r w:rsidDel="003D7F64">
              <w:rPr>
                <w:noProof/>
              </w:rPr>
              <w:fldChar w:fldCharType="end"/>
            </w:r>
          </w:del>
        </w:p>
        <w:p w14:paraId="44EAF4B4" w14:textId="544C72ED" w:rsidR="006410E2" w:rsidDel="003D7F64" w:rsidRDefault="00AD4898">
          <w:pPr>
            <w:pStyle w:val="TOC2"/>
            <w:tabs>
              <w:tab w:val="right" w:leader="dot" w:pos="9350"/>
            </w:tabs>
            <w:rPr>
              <w:del w:id="681" w:author="David Conklin" w:date="2021-09-09T14:58:00Z"/>
              <w:rFonts w:eastAsiaTheme="minorEastAsia"/>
              <w:noProof/>
            </w:rPr>
          </w:pPr>
          <w:del w:id="682" w:author="David Conklin" w:date="2021-09-09T14:58:00Z">
            <w:r w:rsidDel="003D7F64">
              <w:rPr>
                <w:noProof/>
              </w:rPr>
              <w:fldChar w:fldCharType="begin"/>
            </w:r>
            <w:r w:rsidDel="003D7F64">
              <w:rPr>
                <w:noProof/>
              </w:rPr>
              <w:delInstrText xml:space="preserve"> HYPERLINK \l "_Toc82064222" </w:delInstrText>
            </w:r>
            <w:r w:rsidDel="003D7F64">
              <w:rPr>
                <w:noProof/>
              </w:rPr>
              <w:fldChar w:fldCharType="separate"/>
            </w:r>
          </w:del>
          <w:ins w:id="683" w:author="David Conklin" w:date="2021-09-09T14:58:00Z">
            <w:r w:rsidR="003D7F64">
              <w:rPr>
                <w:b/>
                <w:bCs/>
                <w:noProof/>
              </w:rPr>
              <w:t>Error! Hyperlink reference not valid.</w:t>
            </w:r>
          </w:ins>
          <w:del w:id="684" w:author="David Conklin" w:date="2021-09-09T14:58:00Z">
            <w:r w:rsidR="006410E2" w:rsidRPr="00D51729" w:rsidDel="003D7F64">
              <w:rPr>
                <w:rStyle w:val="Hyperlink"/>
                <w:noProof/>
              </w:rPr>
              <w:delText>Standing water temperature</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_Toc82064222 \h </w:delInstrText>
            </w:r>
            <w:r w:rsidR="006410E2" w:rsidDel="003D7F64">
              <w:rPr>
                <w:noProof/>
                <w:webHidden/>
              </w:rPr>
            </w:r>
            <w:r w:rsidR="006410E2" w:rsidDel="003D7F64">
              <w:rPr>
                <w:noProof/>
                <w:webHidden/>
              </w:rPr>
              <w:fldChar w:fldCharType="separate"/>
            </w:r>
            <w:r w:rsidR="006410E2" w:rsidDel="003D7F64">
              <w:rPr>
                <w:noProof/>
                <w:webHidden/>
              </w:rPr>
              <w:delText>67</w:delText>
            </w:r>
            <w:r w:rsidR="006410E2" w:rsidDel="003D7F64">
              <w:rPr>
                <w:noProof/>
                <w:webHidden/>
              </w:rPr>
              <w:fldChar w:fldCharType="end"/>
            </w:r>
            <w:r w:rsidDel="003D7F64">
              <w:rPr>
                <w:noProof/>
              </w:rPr>
              <w:fldChar w:fldCharType="end"/>
            </w:r>
          </w:del>
        </w:p>
        <w:p w14:paraId="04BA6A1F" w14:textId="5BDC2486" w:rsidR="006410E2" w:rsidDel="003D7F64" w:rsidRDefault="00AD4898">
          <w:pPr>
            <w:pStyle w:val="TOC2"/>
            <w:tabs>
              <w:tab w:val="right" w:leader="dot" w:pos="9350"/>
            </w:tabs>
            <w:rPr>
              <w:del w:id="685" w:author="David Conklin" w:date="2021-09-09T14:58:00Z"/>
              <w:rFonts w:eastAsiaTheme="minorEastAsia"/>
              <w:noProof/>
            </w:rPr>
          </w:pPr>
          <w:del w:id="686" w:author="David Conklin" w:date="2021-09-09T14:58:00Z">
            <w:r w:rsidDel="003D7F64">
              <w:rPr>
                <w:noProof/>
              </w:rPr>
              <w:fldChar w:fldCharType="begin"/>
            </w:r>
            <w:r w:rsidDel="003D7F64">
              <w:rPr>
                <w:noProof/>
              </w:rPr>
              <w:delInstrText xml:space="preserve"> HYPERLINK \l "_Toc82064223" </w:delInstrText>
            </w:r>
            <w:r w:rsidDel="003D7F64">
              <w:rPr>
                <w:noProof/>
              </w:rPr>
              <w:fldChar w:fldCharType="separate"/>
            </w:r>
          </w:del>
          <w:ins w:id="687" w:author="David Conklin" w:date="2021-09-09T14:58:00Z">
            <w:r w:rsidR="003D7F64">
              <w:rPr>
                <w:b/>
                <w:bCs/>
                <w:noProof/>
              </w:rPr>
              <w:t>Error! Hyperlink reference not valid.</w:t>
            </w:r>
          </w:ins>
          <w:del w:id="688" w:author="David Conklin" w:date="2021-09-09T14:58:00Z">
            <w:r w:rsidR="006410E2" w:rsidRPr="00D51729" w:rsidDel="003D7F64">
              <w:rPr>
                <w:rStyle w:val="Hyperlink"/>
                <w:noProof/>
              </w:rPr>
              <w:delText>Evapotranspiration from wetlands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_Toc82064223 \h </w:delInstrText>
            </w:r>
            <w:r w:rsidR="006410E2" w:rsidDel="003D7F64">
              <w:rPr>
                <w:noProof/>
                <w:webHidden/>
              </w:rPr>
            </w:r>
            <w:r w:rsidR="006410E2" w:rsidDel="003D7F64">
              <w:rPr>
                <w:noProof/>
                <w:webHidden/>
              </w:rPr>
              <w:fldChar w:fldCharType="separate"/>
            </w:r>
            <w:r w:rsidR="006410E2" w:rsidDel="003D7F64">
              <w:rPr>
                <w:noProof/>
                <w:webHidden/>
              </w:rPr>
              <w:delText>67</w:delText>
            </w:r>
            <w:r w:rsidR="006410E2" w:rsidDel="003D7F64">
              <w:rPr>
                <w:noProof/>
                <w:webHidden/>
              </w:rPr>
              <w:fldChar w:fldCharType="end"/>
            </w:r>
            <w:r w:rsidDel="003D7F64">
              <w:rPr>
                <w:noProof/>
              </w:rPr>
              <w:fldChar w:fldCharType="end"/>
            </w:r>
          </w:del>
        </w:p>
        <w:p w14:paraId="7E85E633" w14:textId="5FB44D80" w:rsidR="006410E2" w:rsidDel="003D7F64" w:rsidRDefault="00AD4898">
          <w:pPr>
            <w:pStyle w:val="TOC2"/>
            <w:tabs>
              <w:tab w:val="right" w:leader="dot" w:pos="9350"/>
            </w:tabs>
            <w:rPr>
              <w:del w:id="689" w:author="David Conklin" w:date="2021-09-09T14:58:00Z"/>
              <w:rFonts w:eastAsiaTheme="minorEastAsia"/>
              <w:noProof/>
            </w:rPr>
          </w:pPr>
          <w:del w:id="690" w:author="David Conklin" w:date="2021-09-09T14:58:00Z">
            <w:r w:rsidDel="003D7F64">
              <w:rPr>
                <w:noProof/>
              </w:rPr>
              <w:fldChar w:fldCharType="begin"/>
            </w:r>
            <w:r w:rsidDel="003D7F64">
              <w:rPr>
                <w:noProof/>
              </w:rPr>
              <w:delInstrText xml:space="preserve"> HYPERLINK \l "_Toc82064224" </w:delInstrText>
            </w:r>
            <w:r w:rsidDel="003D7F64">
              <w:rPr>
                <w:noProof/>
              </w:rPr>
              <w:fldChar w:fldCharType="separate"/>
            </w:r>
          </w:del>
          <w:ins w:id="691" w:author="David Conklin" w:date="2021-09-09T14:58:00Z">
            <w:r w:rsidR="003D7F64">
              <w:rPr>
                <w:b/>
                <w:bCs/>
                <w:noProof/>
              </w:rPr>
              <w:t>Error! Hyperlink reference not valid.</w:t>
            </w:r>
          </w:ins>
          <w:del w:id="692" w:author="David Conklin" w:date="2021-09-09T14:58:00Z">
            <w:r w:rsidR="006410E2" w:rsidRPr="00D51729" w:rsidDel="003D7F64">
              <w:rPr>
                <w:rStyle w:val="Hyperlink"/>
                <w:noProof/>
              </w:rPr>
              <w:delText>Loss (or gain) of wetlands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_Toc82064224 \h </w:delInstrText>
            </w:r>
            <w:r w:rsidR="006410E2" w:rsidDel="003D7F64">
              <w:rPr>
                <w:noProof/>
                <w:webHidden/>
              </w:rPr>
            </w:r>
            <w:r w:rsidR="006410E2" w:rsidDel="003D7F64">
              <w:rPr>
                <w:noProof/>
                <w:webHidden/>
              </w:rPr>
              <w:fldChar w:fldCharType="separate"/>
            </w:r>
            <w:r w:rsidR="006410E2" w:rsidDel="003D7F64">
              <w:rPr>
                <w:noProof/>
                <w:webHidden/>
              </w:rPr>
              <w:delText>67</w:delText>
            </w:r>
            <w:r w:rsidR="006410E2" w:rsidDel="003D7F64">
              <w:rPr>
                <w:noProof/>
                <w:webHidden/>
              </w:rPr>
              <w:fldChar w:fldCharType="end"/>
            </w:r>
            <w:r w:rsidDel="003D7F64">
              <w:rPr>
                <w:noProof/>
              </w:rPr>
              <w:fldChar w:fldCharType="end"/>
            </w:r>
          </w:del>
        </w:p>
        <w:p w14:paraId="71DD228B" w14:textId="6B89F5F2" w:rsidR="006410E2" w:rsidDel="003D7F64" w:rsidRDefault="00AD4898">
          <w:pPr>
            <w:pStyle w:val="TOC2"/>
            <w:tabs>
              <w:tab w:val="right" w:leader="dot" w:pos="9350"/>
            </w:tabs>
            <w:rPr>
              <w:del w:id="693" w:author="David Conklin" w:date="2021-09-09T14:58:00Z"/>
              <w:rFonts w:eastAsiaTheme="minorEastAsia"/>
              <w:noProof/>
            </w:rPr>
          </w:pPr>
          <w:del w:id="694" w:author="David Conklin" w:date="2021-09-09T14:58:00Z">
            <w:r w:rsidDel="003D7F64">
              <w:rPr>
                <w:noProof/>
              </w:rPr>
              <w:fldChar w:fldCharType="begin"/>
            </w:r>
            <w:r w:rsidDel="003D7F64">
              <w:rPr>
                <w:noProof/>
              </w:rPr>
              <w:delInstrText xml:space="preserve"> HYPERLINK \l "_Toc82064225" </w:delInstrText>
            </w:r>
            <w:r w:rsidDel="003D7F64">
              <w:rPr>
                <w:noProof/>
              </w:rPr>
              <w:fldChar w:fldCharType="separate"/>
            </w:r>
          </w:del>
          <w:ins w:id="695" w:author="David Conklin" w:date="2021-09-09T14:58:00Z">
            <w:r w:rsidR="003D7F64">
              <w:rPr>
                <w:b/>
                <w:bCs/>
                <w:noProof/>
              </w:rPr>
              <w:t>Error! Hyperlink reference not valid.</w:t>
            </w:r>
          </w:ins>
          <w:del w:id="696" w:author="David Conklin" w:date="2021-09-09T14:58:00Z">
            <w:r w:rsidR="006410E2" w:rsidRPr="00D51729" w:rsidDel="003D7F64">
              <w:rPr>
                <w:rStyle w:val="Hyperlink"/>
                <w:noProof/>
              </w:rPr>
              <w:delText>Reality check</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_Toc82064225 \h </w:delInstrText>
            </w:r>
            <w:r w:rsidR="006410E2" w:rsidDel="003D7F64">
              <w:rPr>
                <w:noProof/>
                <w:webHidden/>
              </w:rPr>
            </w:r>
            <w:r w:rsidR="006410E2" w:rsidDel="003D7F64">
              <w:rPr>
                <w:noProof/>
                <w:webHidden/>
              </w:rPr>
              <w:fldChar w:fldCharType="separate"/>
            </w:r>
            <w:r w:rsidR="006410E2" w:rsidDel="003D7F64">
              <w:rPr>
                <w:noProof/>
                <w:webHidden/>
              </w:rPr>
              <w:delText>6</w:delText>
            </w:r>
            <w:r w:rsidR="006410E2" w:rsidDel="003D7F64">
              <w:rPr>
                <w:noProof/>
                <w:webHidden/>
              </w:rPr>
              <w:delText>7</w:delText>
            </w:r>
            <w:r w:rsidR="006410E2" w:rsidDel="003D7F64">
              <w:rPr>
                <w:noProof/>
                <w:webHidden/>
              </w:rPr>
              <w:fldChar w:fldCharType="end"/>
            </w:r>
            <w:r w:rsidDel="003D7F64">
              <w:rPr>
                <w:noProof/>
              </w:rPr>
              <w:fldChar w:fldCharType="end"/>
            </w:r>
          </w:del>
        </w:p>
        <w:p w14:paraId="4B831D9D" w14:textId="6091DE06" w:rsidR="006410E2" w:rsidDel="003D7F64" w:rsidRDefault="00AD4898">
          <w:pPr>
            <w:pStyle w:val="TOC2"/>
            <w:tabs>
              <w:tab w:val="right" w:leader="dot" w:pos="9350"/>
            </w:tabs>
            <w:rPr>
              <w:del w:id="697" w:author="David Conklin" w:date="2021-09-09T14:58:00Z"/>
              <w:rFonts w:eastAsiaTheme="minorEastAsia"/>
              <w:noProof/>
            </w:rPr>
          </w:pPr>
          <w:del w:id="698" w:author="David Conklin" w:date="2021-09-09T14:58:00Z">
            <w:r w:rsidDel="003D7F64">
              <w:rPr>
                <w:noProof/>
              </w:rPr>
              <w:fldChar w:fldCharType="begin"/>
            </w:r>
            <w:r w:rsidDel="003D7F64">
              <w:rPr>
                <w:noProof/>
              </w:rPr>
              <w:delInstrText xml:space="preserve"> HYPERLINK \l "_Toc82064226" </w:delInstrText>
            </w:r>
            <w:r w:rsidDel="003D7F64">
              <w:rPr>
                <w:noProof/>
              </w:rPr>
              <w:fldChar w:fldCharType="separate"/>
            </w:r>
          </w:del>
          <w:ins w:id="699" w:author="David Conklin" w:date="2021-09-09T14:58:00Z">
            <w:r w:rsidR="003D7F64">
              <w:rPr>
                <w:b/>
                <w:bCs/>
                <w:noProof/>
              </w:rPr>
              <w:t>Error! Hyperlink reference not valid.</w:t>
            </w:r>
          </w:ins>
          <w:del w:id="700" w:author="David Conklin" w:date="2021-09-09T14:58:00Z">
            <w:r w:rsidR="006410E2" w:rsidRPr="00D51729" w:rsidDel="003D7F64">
              <w:rPr>
                <w:rStyle w:val="Hyperlink"/>
                <w:noProof/>
              </w:rPr>
              <w:delText>High Cascades Springs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_Toc82064226 \h </w:delInstrText>
            </w:r>
            <w:r w:rsidR="006410E2" w:rsidDel="003D7F64">
              <w:rPr>
                <w:noProof/>
                <w:webHidden/>
              </w:rPr>
            </w:r>
            <w:r w:rsidR="006410E2" w:rsidDel="003D7F64">
              <w:rPr>
                <w:noProof/>
                <w:webHidden/>
              </w:rPr>
              <w:fldChar w:fldCharType="separate"/>
            </w:r>
            <w:r w:rsidR="006410E2" w:rsidDel="003D7F64">
              <w:rPr>
                <w:noProof/>
                <w:webHidden/>
              </w:rPr>
              <w:delText>70</w:delText>
            </w:r>
            <w:r w:rsidR="006410E2" w:rsidDel="003D7F64">
              <w:rPr>
                <w:noProof/>
                <w:webHidden/>
              </w:rPr>
              <w:fldChar w:fldCharType="end"/>
            </w:r>
            <w:r w:rsidDel="003D7F64">
              <w:rPr>
                <w:noProof/>
              </w:rPr>
              <w:fldChar w:fldCharType="end"/>
            </w:r>
          </w:del>
        </w:p>
        <w:p w14:paraId="0013F844" w14:textId="1FE834C2" w:rsidR="006410E2" w:rsidDel="003D7F64" w:rsidRDefault="00AD4898">
          <w:pPr>
            <w:pStyle w:val="TOC2"/>
            <w:tabs>
              <w:tab w:val="right" w:leader="dot" w:pos="9350"/>
            </w:tabs>
            <w:rPr>
              <w:del w:id="701" w:author="David Conklin" w:date="2021-09-09T14:58:00Z"/>
              <w:rFonts w:eastAsiaTheme="minorEastAsia"/>
              <w:noProof/>
            </w:rPr>
          </w:pPr>
          <w:del w:id="702" w:author="David Conklin" w:date="2021-09-09T14:58:00Z">
            <w:r w:rsidDel="003D7F64">
              <w:rPr>
                <w:noProof/>
              </w:rPr>
              <w:fldChar w:fldCharType="begin"/>
            </w:r>
            <w:r w:rsidDel="003D7F64">
              <w:rPr>
                <w:noProof/>
              </w:rPr>
              <w:delInstrText xml:space="preserve"> HYPERLINK \l "_Toc82064227" </w:delInstrText>
            </w:r>
            <w:r w:rsidDel="003D7F64">
              <w:rPr>
                <w:noProof/>
              </w:rPr>
              <w:fldChar w:fldCharType="separate"/>
            </w:r>
          </w:del>
          <w:ins w:id="703" w:author="David Conklin" w:date="2021-09-09T14:58:00Z">
            <w:r w:rsidR="003D7F64">
              <w:rPr>
                <w:b/>
                <w:bCs/>
                <w:noProof/>
              </w:rPr>
              <w:t>Error! Hyperlink reference not valid.</w:t>
            </w:r>
          </w:ins>
          <w:del w:id="704" w:author="David Conklin" w:date="2021-09-09T14:58:00Z">
            <w:r w:rsidR="006410E2" w:rsidRPr="00D51729" w:rsidDel="003D7F64">
              <w:rPr>
                <w:rStyle w:val="Hyperlink"/>
                <w:noProof/>
              </w:rPr>
              <w:delText>Calibration and simulation skill</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_Toc82064227 \h </w:delInstrText>
            </w:r>
            <w:r w:rsidR="006410E2" w:rsidDel="003D7F64">
              <w:rPr>
                <w:noProof/>
                <w:webHidden/>
              </w:rPr>
            </w:r>
            <w:r w:rsidR="006410E2" w:rsidDel="003D7F64">
              <w:rPr>
                <w:noProof/>
                <w:webHidden/>
              </w:rPr>
              <w:fldChar w:fldCharType="separate"/>
            </w:r>
            <w:r w:rsidR="006410E2" w:rsidDel="003D7F64">
              <w:rPr>
                <w:noProof/>
                <w:webHidden/>
              </w:rPr>
              <w:delText>72</w:delText>
            </w:r>
            <w:r w:rsidR="006410E2" w:rsidDel="003D7F64">
              <w:rPr>
                <w:noProof/>
                <w:webHidden/>
              </w:rPr>
              <w:fldChar w:fldCharType="end"/>
            </w:r>
            <w:r w:rsidDel="003D7F64">
              <w:rPr>
                <w:noProof/>
              </w:rPr>
              <w:fldChar w:fldCharType="end"/>
            </w:r>
          </w:del>
        </w:p>
        <w:p w14:paraId="1927EF38" w14:textId="74BB2286" w:rsidR="006410E2" w:rsidDel="003D7F64" w:rsidRDefault="00AD4898">
          <w:pPr>
            <w:pStyle w:val="TOC2"/>
            <w:tabs>
              <w:tab w:val="right" w:leader="dot" w:pos="9350"/>
            </w:tabs>
            <w:rPr>
              <w:del w:id="705" w:author="David Conklin" w:date="2021-09-09T14:58:00Z"/>
              <w:rFonts w:eastAsiaTheme="minorEastAsia"/>
              <w:noProof/>
            </w:rPr>
          </w:pPr>
          <w:del w:id="706" w:author="David Conklin" w:date="2021-09-09T14:58:00Z">
            <w:r w:rsidDel="003D7F64">
              <w:rPr>
                <w:noProof/>
              </w:rPr>
              <w:fldChar w:fldCharType="begin"/>
            </w:r>
            <w:r w:rsidDel="003D7F64">
              <w:rPr>
                <w:noProof/>
              </w:rPr>
              <w:delInstrText xml:space="preserve"> HYPERLINK \l "_Toc82064228" </w:delInstrText>
            </w:r>
            <w:r w:rsidDel="003D7F64">
              <w:rPr>
                <w:noProof/>
              </w:rPr>
              <w:fldChar w:fldCharType="separate"/>
            </w:r>
          </w:del>
          <w:ins w:id="707" w:author="David Conklin" w:date="2021-09-09T14:58:00Z">
            <w:r w:rsidR="003D7F64">
              <w:rPr>
                <w:b/>
                <w:bCs/>
                <w:noProof/>
              </w:rPr>
              <w:t>Error! Hyperlink reference not valid.</w:t>
            </w:r>
          </w:ins>
          <w:del w:id="708" w:author="David Conklin" w:date="2021-09-09T14:58:00Z">
            <w:r w:rsidR="006410E2" w:rsidRPr="00D51729" w:rsidDel="003D7F64">
              <w:rPr>
                <w:rStyle w:val="Hyperlink"/>
                <w:noProof/>
              </w:rPr>
              <w:delText>Analysis of locations where the model has low skill</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_Toc82064228 \h </w:delInstrText>
            </w:r>
            <w:r w:rsidR="006410E2" w:rsidDel="003D7F64">
              <w:rPr>
                <w:noProof/>
                <w:webHidden/>
              </w:rPr>
            </w:r>
            <w:r w:rsidR="006410E2" w:rsidDel="003D7F64">
              <w:rPr>
                <w:noProof/>
                <w:webHidden/>
              </w:rPr>
              <w:fldChar w:fldCharType="separate"/>
            </w:r>
            <w:r w:rsidR="006410E2" w:rsidDel="003D7F64">
              <w:rPr>
                <w:noProof/>
                <w:webHidden/>
              </w:rPr>
              <w:delText>75</w:delText>
            </w:r>
            <w:r w:rsidR="006410E2" w:rsidDel="003D7F64">
              <w:rPr>
                <w:noProof/>
                <w:webHidden/>
              </w:rPr>
              <w:fldChar w:fldCharType="end"/>
            </w:r>
            <w:r w:rsidDel="003D7F64">
              <w:rPr>
                <w:noProof/>
              </w:rPr>
              <w:fldChar w:fldCharType="end"/>
            </w:r>
          </w:del>
        </w:p>
        <w:p w14:paraId="2C10F8C2" w14:textId="0C46C505" w:rsidR="006410E2" w:rsidDel="003D7F64" w:rsidRDefault="00AD4898">
          <w:pPr>
            <w:pStyle w:val="TOC2"/>
            <w:tabs>
              <w:tab w:val="right" w:leader="dot" w:pos="9350"/>
            </w:tabs>
            <w:rPr>
              <w:del w:id="709" w:author="David Conklin" w:date="2021-09-09T14:58:00Z"/>
              <w:rFonts w:eastAsiaTheme="minorEastAsia"/>
              <w:noProof/>
            </w:rPr>
          </w:pPr>
          <w:del w:id="710" w:author="David Conklin" w:date="2021-09-09T14:58:00Z">
            <w:r w:rsidDel="003D7F64">
              <w:rPr>
                <w:noProof/>
              </w:rPr>
              <w:fldChar w:fldCharType="begin"/>
            </w:r>
            <w:r w:rsidDel="003D7F64">
              <w:rPr>
                <w:noProof/>
              </w:rPr>
              <w:delInstrText xml:space="preserve"> HYPERLINK \l "_Toc8206422</w:delInstrText>
            </w:r>
            <w:r w:rsidDel="003D7F64">
              <w:rPr>
                <w:noProof/>
              </w:rPr>
              <w:delInstrText xml:space="preserve">9" </w:delInstrText>
            </w:r>
            <w:r w:rsidDel="003D7F64">
              <w:rPr>
                <w:noProof/>
              </w:rPr>
              <w:fldChar w:fldCharType="separate"/>
            </w:r>
          </w:del>
          <w:ins w:id="711" w:author="David Conklin" w:date="2021-09-09T14:58:00Z">
            <w:r w:rsidR="003D7F64">
              <w:rPr>
                <w:b/>
                <w:bCs/>
                <w:noProof/>
              </w:rPr>
              <w:t>Error! Hyperlink reference not valid.</w:t>
            </w:r>
          </w:ins>
          <w:del w:id="712" w:author="David Conklin" w:date="2021-09-09T14:58:00Z">
            <w:r w:rsidR="006410E2" w:rsidRPr="00D51729" w:rsidDel="003D7F64">
              <w:rPr>
                <w:rStyle w:val="Hyperlink"/>
                <w:noProof/>
              </w:rPr>
              <w:delText>Simulated McKenzie basin water budget and thermal energy budget</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_Toc82064229 \h </w:delInstrText>
            </w:r>
            <w:r w:rsidR="006410E2" w:rsidDel="003D7F64">
              <w:rPr>
                <w:noProof/>
                <w:webHidden/>
              </w:rPr>
            </w:r>
            <w:r w:rsidR="006410E2" w:rsidDel="003D7F64">
              <w:rPr>
                <w:noProof/>
                <w:webHidden/>
              </w:rPr>
              <w:fldChar w:fldCharType="separate"/>
            </w:r>
            <w:r w:rsidR="006410E2" w:rsidDel="003D7F64">
              <w:rPr>
                <w:noProof/>
                <w:webHidden/>
              </w:rPr>
              <w:delText>77</w:delText>
            </w:r>
            <w:r w:rsidR="006410E2" w:rsidDel="003D7F64">
              <w:rPr>
                <w:noProof/>
                <w:webHidden/>
              </w:rPr>
              <w:fldChar w:fldCharType="end"/>
            </w:r>
            <w:r w:rsidDel="003D7F64">
              <w:rPr>
                <w:noProof/>
              </w:rPr>
              <w:fldChar w:fldCharType="end"/>
            </w:r>
          </w:del>
        </w:p>
        <w:p w14:paraId="22240190" w14:textId="4F80FB37" w:rsidR="006410E2" w:rsidDel="003D7F64" w:rsidRDefault="00AD4898">
          <w:pPr>
            <w:pStyle w:val="TOC2"/>
            <w:tabs>
              <w:tab w:val="right" w:leader="dot" w:pos="9350"/>
            </w:tabs>
            <w:rPr>
              <w:del w:id="713" w:author="David Conklin" w:date="2021-09-09T14:58:00Z"/>
              <w:rFonts w:eastAsiaTheme="minorEastAsia"/>
              <w:noProof/>
            </w:rPr>
          </w:pPr>
          <w:del w:id="714" w:author="David Conklin" w:date="2021-09-09T14:58:00Z">
            <w:r w:rsidDel="003D7F64">
              <w:rPr>
                <w:noProof/>
              </w:rPr>
              <w:fldChar w:fldCharType="begin"/>
            </w:r>
            <w:r w:rsidDel="003D7F64">
              <w:rPr>
                <w:noProof/>
              </w:rPr>
              <w:delInstrText xml:space="preserve"> HYPERLINK \l "_Toc82064230" </w:delInstrText>
            </w:r>
            <w:r w:rsidDel="003D7F64">
              <w:rPr>
                <w:noProof/>
              </w:rPr>
              <w:fldChar w:fldCharType="separate"/>
            </w:r>
          </w:del>
          <w:ins w:id="715" w:author="David Conklin" w:date="2021-09-09T14:58:00Z">
            <w:r w:rsidR="003D7F64">
              <w:rPr>
                <w:b/>
                <w:bCs/>
                <w:noProof/>
              </w:rPr>
              <w:t>Error! Hyperlink reference not valid.</w:t>
            </w:r>
          </w:ins>
          <w:del w:id="716" w:author="David Conklin" w:date="2021-09-09T14:58:00Z">
            <w:r w:rsidR="006410E2" w:rsidRPr="00D51729" w:rsidDel="003D7F64">
              <w:rPr>
                <w:rStyle w:val="Hyperlink"/>
                <w:noProof/>
              </w:rPr>
              <w:delText>CW3M v. Shade-a-lator</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_Toc82064230 \h </w:delInstrText>
            </w:r>
            <w:r w:rsidR="006410E2" w:rsidDel="003D7F64">
              <w:rPr>
                <w:noProof/>
                <w:webHidden/>
              </w:rPr>
            </w:r>
            <w:r w:rsidR="006410E2" w:rsidDel="003D7F64">
              <w:rPr>
                <w:noProof/>
                <w:webHidden/>
              </w:rPr>
              <w:fldChar w:fldCharType="separate"/>
            </w:r>
            <w:r w:rsidR="006410E2" w:rsidDel="003D7F64">
              <w:rPr>
                <w:noProof/>
                <w:webHidden/>
              </w:rPr>
              <w:delText>78</w:delText>
            </w:r>
            <w:r w:rsidR="006410E2" w:rsidDel="003D7F64">
              <w:rPr>
                <w:noProof/>
                <w:webHidden/>
              </w:rPr>
              <w:fldChar w:fldCharType="end"/>
            </w:r>
            <w:r w:rsidDel="003D7F64">
              <w:rPr>
                <w:noProof/>
              </w:rPr>
              <w:fldChar w:fldCharType="end"/>
            </w:r>
          </w:del>
        </w:p>
        <w:p w14:paraId="5A5CC5D5" w14:textId="7DE21750" w:rsidR="006410E2" w:rsidDel="003D7F64" w:rsidRDefault="00AD4898">
          <w:pPr>
            <w:pStyle w:val="TOC2"/>
            <w:tabs>
              <w:tab w:val="right" w:leader="dot" w:pos="9350"/>
            </w:tabs>
            <w:rPr>
              <w:del w:id="717" w:author="David Conklin" w:date="2021-09-09T14:58:00Z"/>
              <w:rFonts w:eastAsiaTheme="minorEastAsia"/>
              <w:noProof/>
            </w:rPr>
          </w:pPr>
          <w:del w:id="718" w:author="David Conklin" w:date="2021-09-09T14:58:00Z">
            <w:r w:rsidDel="003D7F64">
              <w:rPr>
                <w:noProof/>
              </w:rPr>
              <w:fldChar w:fldCharType="begin"/>
            </w:r>
            <w:r w:rsidDel="003D7F64">
              <w:rPr>
                <w:noProof/>
              </w:rPr>
              <w:delInstrText xml:space="preserve"> HYPERLINK \l "_Toc82064231" </w:delInstrText>
            </w:r>
            <w:r w:rsidDel="003D7F64">
              <w:rPr>
                <w:noProof/>
              </w:rPr>
              <w:fldChar w:fldCharType="separate"/>
            </w:r>
          </w:del>
          <w:ins w:id="719" w:author="David Conklin" w:date="2021-09-09T14:58:00Z">
            <w:r w:rsidR="003D7F64">
              <w:rPr>
                <w:b/>
                <w:bCs/>
                <w:noProof/>
              </w:rPr>
              <w:t>Error! Hyperlink reference not valid.</w:t>
            </w:r>
          </w:ins>
          <w:del w:id="720" w:author="David Conklin" w:date="2021-09-09T14:58:00Z">
            <w:r w:rsidR="006410E2" w:rsidRPr="00D51729" w:rsidDel="003D7F64">
              <w:rPr>
                <w:rStyle w:val="Hyperlink"/>
                <w:noProof/>
              </w:rPr>
              <w:delText>Comparison of CW3M results to Shade-a-lator results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_Toc82064231 \h </w:delInstrText>
            </w:r>
            <w:r w:rsidR="006410E2" w:rsidDel="003D7F64">
              <w:rPr>
                <w:noProof/>
                <w:webHidden/>
              </w:rPr>
            </w:r>
            <w:r w:rsidR="006410E2" w:rsidDel="003D7F64">
              <w:rPr>
                <w:noProof/>
                <w:webHidden/>
              </w:rPr>
              <w:fldChar w:fldCharType="separate"/>
            </w:r>
            <w:r w:rsidR="006410E2" w:rsidDel="003D7F64">
              <w:rPr>
                <w:noProof/>
                <w:webHidden/>
              </w:rPr>
              <w:delText>80</w:delText>
            </w:r>
            <w:r w:rsidR="006410E2" w:rsidDel="003D7F64">
              <w:rPr>
                <w:noProof/>
                <w:webHidden/>
              </w:rPr>
              <w:fldChar w:fldCharType="end"/>
            </w:r>
            <w:r w:rsidDel="003D7F64">
              <w:rPr>
                <w:noProof/>
              </w:rPr>
              <w:fldChar w:fldCharType="end"/>
            </w:r>
          </w:del>
        </w:p>
        <w:p w14:paraId="341E5206" w14:textId="10103EDE" w:rsidR="006410E2" w:rsidDel="003D7F64" w:rsidRDefault="00AD4898">
          <w:pPr>
            <w:pStyle w:val="TOC1"/>
            <w:tabs>
              <w:tab w:val="right" w:leader="dot" w:pos="9350"/>
            </w:tabs>
            <w:rPr>
              <w:del w:id="721" w:author="David Conklin" w:date="2021-09-09T14:58:00Z"/>
              <w:rFonts w:eastAsiaTheme="minorEastAsia"/>
              <w:noProof/>
            </w:rPr>
          </w:pPr>
          <w:del w:id="722" w:author="David Conklin" w:date="2021-09-09T14:58:00Z">
            <w:r w:rsidDel="003D7F64">
              <w:rPr>
                <w:noProof/>
              </w:rPr>
              <w:fldChar w:fldCharType="begin"/>
            </w:r>
            <w:r w:rsidDel="003D7F64">
              <w:rPr>
                <w:noProof/>
              </w:rPr>
              <w:delInstrText xml:space="preserve"> HYPERLINK \l "_Toc82064232" </w:delInstrText>
            </w:r>
            <w:r w:rsidDel="003D7F64">
              <w:rPr>
                <w:noProof/>
              </w:rPr>
              <w:fldChar w:fldCharType="separate"/>
            </w:r>
          </w:del>
          <w:ins w:id="723" w:author="David Conklin" w:date="2021-09-09T14:58:00Z">
            <w:r w:rsidR="003D7F64">
              <w:rPr>
                <w:b/>
                <w:bCs/>
                <w:noProof/>
              </w:rPr>
              <w:t>Error! Hyperlink reference not valid.</w:t>
            </w:r>
          </w:ins>
          <w:del w:id="724" w:author="David Conklin" w:date="2021-09-09T14:58:00Z">
            <w:r w:rsidR="006410E2" w:rsidRPr="00D51729" w:rsidDel="003D7F64">
              <w:rPr>
                <w:rStyle w:val="Hyperlink"/>
                <w:noProof/>
              </w:rPr>
              <w:delText>The Clackamas Basin</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_Toc82064232 \h </w:delInstrText>
            </w:r>
            <w:r w:rsidR="006410E2" w:rsidDel="003D7F64">
              <w:rPr>
                <w:noProof/>
                <w:webHidden/>
              </w:rPr>
            </w:r>
            <w:r w:rsidR="006410E2" w:rsidDel="003D7F64">
              <w:rPr>
                <w:noProof/>
                <w:webHidden/>
              </w:rPr>
              <w:fldChar w:fldCharType="separate"/>
            </w:r>
            <w:r w:rsidR="006410E2" w:rsidDel="003D7F64">
              <w:rPr>
                <w:noProof/>
                <w:webHidden/>
              </w:rPr>
              <w:delText>83</w:delText>
            </w:r>
            <w:r w:rsidR="006410E2" w:rsidDel="003D7F64">
              <w:rPr>
                <w:noProof/>
                <w:webHidden/>
              </w:rPr>
              <w:fldChar w:fldCharType="end"/>
            </w:r>
            <w:r w:rsidDel="003D7F64">
              <w:rPr>
                <w:noProof/>
              </w:rPr>
              <w:fldChar w:fldCharType="end"/>
            </w:r>
          </w:del>
        </w:p>
        <w:p w14:paraId="0A3D7B43" w14:textId="2D31DFBC" w:rsidR="006410E2" w:rsidDel="003D7F64" w:rsidRDefault="00AD4898">
          <w:pPr>
            <w:pStyle w:val="TOC1"/>
            <w:tabs>
              <w:tab w:val="right" w:leader="dot" w:pos="9350"/>
            </w:tabs>
            <w:rPr>
              <w:del w:id="725" w:author="David Conklin" w:date="2021-09-09T14:58:00Z"/>
              <w:rFonts w:eastAsiaTheme="minorEastAsia"/>
              <w:noProof/>
            </w:rPr>
          </w:pPr>
          <w:del w:id="726" w:author="David Conklin" w:date="2021-09-09T14:58:00Z">
            <w:r w:rsidDel="003D7F64">
              <w:rPr>
                <w:noProof/>
              </w:rPr>
              <w:fldChar w:fldCharType="begin"/>
            </w:r>
            <w:r w:rsidDel="003D7F64">
              <w:rPr>
                <w:noProof/>
              </w:rPr>
              <w:delInstrText xml:space="preserve"> HYPERLINK \l "_Toc82064233" </w:delInstrText>
            </w:r>
            <w:r w:rsidDel="003D7F64">
              <w:rPr>
                <w:noProof/>
              </w:rPr>
              <w:fldChar w:fldCharType="separate"/>
            </w:r>
          </w:del>
          <w:ins w:id="727" w:author="David Conklin" w:date="2021-09-09T14:58:00Z">
            <w:r w:rsidR="003D7F64">
              <w:rPr>
                <w:b/>
                <w:bCs/>
                <w:noProof/>
              </w:rPr>
              <w:t>Error! Hyperlink reference not valid.</w:t>
            </w:r>
          </w:ins>
          <w:del w:id="728" w:author="David Conklin" w:date="2021-09-09T14:58:00Z">
            <w:r w:rsidR="006410E2" w:rsidRPr="00D51729" w:rsidDel="003D7F64">
              <w:rPr>
                <w:rStyle w:val="Hyperlink"/>
                <w:noProof/>
              </w:rPr>
              <w:delText>Directory structure and file names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_Toc82064233 \h </w:delInstrText>
            </w:r>
            <w:r w:rsidR="006410E2" w:rsidDel="003D7F64">
              <w:rPr>
                <w:noProof/>
                <w:webHidden/>
              </w:rPr>
            </w:r>
            <w:r w:rsidR="006410E2" w:rsidDel="003D7F64">
              <w:rPr>
                <w:noProof/>
                <w:webHidden/>
              </w:rPr>
              <w:fldChar w:fldCharType="separate"/>
            </w:r>
            <w:r w:rsidR="006410E2" w:rsidDel="003D7F64">
              <w:rPr>
                <w:noProof/>
                <w:webHidden/>
              </w:rPr>
              <w:delText>84</w:delText>
            </w:r>
            <w:r w:rsidR="006410E2" w:rsidDel="003D7F64">
              <w:rPr>
                <w:noProof/>
                <w:webHidden/>
              </w:rPr>
              <w:fldChar w:fldCharType="end"/>
            </w:r>
            <w:r w:rsidDel="003D7F64">
              <w:rPr>
                <w:noProof/>
              </w:rPr>
              <w:fldChar w:fldCharType="end"/>
            </w:r>
          </w:del>
        </w:p>
        <w:p w14:paraId="73AE6CF6" w14:textId="3B7AD9FD" w:rsidR="006410E2" w:rsidDel="003D7F64" w:rsidRDefault="00AD4898">
          <w:pPr>
            <w:pStyle w:val="TOC1"/>
            <w:tabs>
              <w:tab w:val="right" w:leader="dot" w:pos="9350"/>
            </w:tabs>
            <w:rPr>
              <w:del w:id="729" w:author="David Conklin" w:date="2021-09-09T14:58:00Z"/>
              <w:rFonts w:eastAsiaTheme="minorEastAsia"/>
              <w:noProof/>
            </w:rPr>
          </w:pPr>
          <w:del w:id="730" w:author="David Conklin" w:date="2021-09-09T14:58:00Z">
            <w:r w:rsidDel="003D7F64">
              <w:rPr>
                <w:noProof/>
              </w:rPr>
              <w:fldChar w:fldCharType="begin"/>
            </w:r>
            <w:r w:rsidDel="003D7F64">
              <w:rPr>
                <w:noProof/>
              </w:rPr>
              <w:delInstrText xml:space="preserve"> HYPERLINK \l "_Toc82064234" </w:delInstrText>
            </w:r>
            <w:r w:rsidDel="003D7F64">
              <w:rPr>
                <w:noProof/>
              </w:rPr>
              <w:fldChar w:fldCharType="separate"/>
            </w:r>
          </w:del>
          <w:ins w:id="731" w:author="David Conklin" w:date="2021-09-09T14:58:00Z">
            <w:r w:rsidR="003D7F64">
              <w:rPr>
                <w:b/>
                <w:bCs/>
                <w:noProof/>
              </w:rPr>
              <w:t>Error! Hyperlink reference not valid.</w:t>
            </w:r>
          </w:ins>
          <w:del w:id="732" w:author="David Conklin" w:date="2021-09-09T14:58:00Z">
            <w:r w:rsidR="006410E2" w:rsidRPr="00D51729" w:rsidDel="003D7F64">
              <w:rPr>
                <w:rStyle w:val="Hyperlink"/>
                <w:noProof/>
              </w:rPr>
              <w:delText>Release Log</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_Toc82064234 \h </w:delInstrText>
            </w:r>
            <w:r w:rsidR="006410E2" w:rsidDel="003D7F64">
              <w:rPr>
                <w:noProof/>
                <w:webHidden/>
              </w:rPr>
            </w:r>
            <w:r w:rsidR="006410E2" w:rsidDel="003D7F64">
              <w:rPr>
                <w:noProof/>
                <w:webHidden/>
              </w:rPr>
              <w:fldChar w:fldCharType="separate"/>
            </w:r>
            <w:r w:rsidR="006410E2" w:rsidDel="003D7F64">
              <w:rPr>
                <w:noProof/>
                <w:webHidden/>
              </w:rPr>
              <w:delText>85</w:delText>
            </w:r>
            <w:r w:rsidR="006410E2" w:rsidDel="003D7F64">
              <w:rPr>
                <w:noProof/>
                <w:webHidden/>
              </w:rPr>
              <w:fldChar w:fldCharType="end"/>
            </w:r>
            <w:r w:rsidDel="003D7F64">
              <w:rPr>
                <w:noProof/>
              </w:rPr>
              <w:fldChar w:fldCharType="end"/>
            </w:r>
          </w:del>
        </w:p>
        <w:p w14:paraId="05971F58" w14:textId="4EB4F7C5" w:rsidR="006410E2" w:rsidDel="003D7F64" w:rsidRDefault="00AD4898">
          <w:pPr>
            <w:pStyle w:val="TOC1"/>
            <w:tabs>
              <w:tab w:val="right" w:leader="dot" w:pos="9350"/>
            </w:tabs>
            <w:rPr>
              <w:del w:id="733" w:author="David Conklin" w:date="2021-09-09T14:58:00Z"/>
              <w:rFonts w:eastAsiaTheme="minorEastAsia"/>
              <w:noProof/>
            </w:rPr>
          </w:pPr>
          <w:del w:id="734" w:author="David Conklin" w:date="2021-09-09T14:58:00Z">
            <w:r w:rsidDel="003D7F64">
              <w:rPr>
                <w:noProof/>
              </w:rPr>
              <w:fldChar w:fldCharType="begin"/>
            </w:r>
            <w:r w:rsidDel="003D7F64">
              <w:rPr>
                <w:noProof/>
              </w:rPr>
              <w:delInstrText xml:space="preserve"> HYPERLINK \l "_Toc82064235" </w:delInstrText>
            </w:r>
            <w:r w:rsidDel="003D7F64">
              <w:rPr>
                <w:noProof/>
              </w:rPr>
              <w:fldChar w:fldCharType="separate"/>
            </w:r>
          </w:del>
          <w:ins w:id="735" w:author="David Conklin" w:date="2021-09-09T14:58:00Z">
            <w:r w:rsidR="003D7F64">
              <w:rPr>
                <w:b/>
                <w:bCs/>
                <w:noProof/>
              </w:rPr>
              <w:t>Error! Hyperlink reference not valid.</w:t>
            </w:r>
          </w:ins>
          <w:del w:id="736" w:author="David Conklin" w:date="2021-09-09T14:58:00Z">
            <w:r w:rsidR="006410E2" w:rsidRPr="00D51729" w:rsidDel="003D7F64">
              <w:rPr>
                <w:rStyle w:val="Hyperlink"/>
                <w:noProof/>
              </w:rPr>
              <w:delText>References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_Toc82064235 \h </w:delInstrText>
            </w:r>
            <w:r w:rsidR="006410E2" w:rsidDel="003D7F64">
              <w:rPr>
                <w:noProof/>
                <w:webHidden/>
              </w:rPr>
            </w:r>
            <w:r w:rsidR="006410E2" w:rsidDel="003D7F64">
              <w:rPr>
                <w:noProof/>
                <w:webHidden/>
              </w:rPr>
              <w:fldChar w:fldCharType="separate"/>
            </w:r>
            <w:r w:rsidR="006410E2" w:rsidDel="003D7F64">
              <w:rPr>
                <w:noProof/>
                <w:webHidden/>
              </w:rPr>
              <w:delText>88</w:delText>
            </w:r>
            <w:r w:rsidR="006410E2" w:rsidDel="003D7F64">
              <w:rPr>
                <w:noProof/>
                <w:webHidden/>
              </w:rPr>
              <w:fldChar w:fldCharType="end"/>
            </w:r>
            <w:r w:rsidDel="003D7F64">
              <w:rPr>
                <w:noProof/>
              </w:rPr>
              <w:fldChar w:fldCharType="end"/>
            </w:r>
          </w:del>
        </w:p>
        <w:p w14:paraId="119A1DC2" w14:textId="75F737D3" w:rsidR="006410E2" w:rsidDel="003D7F64" w:rsidRDefault="00AD4898">
          <w:pPr>
            <w:pStyle w:val="TOC1"/>
            <w:tabs>
              <w:tab w:val="right" w:leader="dot" w:pos="9350"/>
            </w:tabs>
            <w:rPr>
              <w:del w:id="737" w:author="David Conklin" w:date="2021-09-09T14:58:00Z"/>
              <w:rFonts w:eastAsiaTheme="minorEastAsia"/>
              <w:noProof/>
            </w:rPr>
          </w:pPr>
          <w:del w:id="738" w:author="David Conklin" w:date="2021-09-09T14:58:00Z">
            <w:r w:rsidDel="003D7F64">
              <w:rPr>
                <w:noProof/>
              </w:rPr>
              <w:fldChar w:fldCharType="begin"/>
            </w:r>
            <w:r w:rsidDel="003D7F64">
              <w:rPr>
                <w:noProof/>
              </w:rPr>
              <w:delInstrText xml:space="preserve"> HYPERLINK \l "_Toc82064236" </w:delInstrText>
            </w:r>
            <w:r w:rsidDel="003D7F64">
              <w:rPr>
                <w:noProof/>
              </w:rPr>
              <w:fldChar w:fldCharType="separate"/>
            </w:r>
          </w:del>
          <w:ins w:id="739" w:author="David Conklin" w:date="2021-09-09T14:58:00Z">
            <w:r w:rsidR="003D7F64">
              <w:rPr>
                <w:b/>
                <w:bCs/>
                <w:noProof/>
              </w:rPr>
              <w:t>Error! Hyperlink reference not valid.</w:t>
            </w:r>
          </w:ins>
          <w:del w:id="740" w:author="David Conklin" w:date="2021-09-09T14:58:00Z">
            <w:r w:rsidR="006410E2" w:rsidRPr="00D51729" w:rsidDel="003D7F64">
              <w:rPr>
                <w:rStyle w:val="Hyperlink"/>
                <w:noProof/>
              </w:rPr>
              <w:delText>Acronyms and Abbreviations</w:delText>
            </w:r>
            <w:r w:rsidR="006410E2" w:rsidDel="003D7F64">
              <w:rPr>
                <w:noProof/>
                <w:webHidden/>
              </w:rPr>
              <w:tab/>
            </w:r>
            <w:r w:rsidR="006410E2" w:rsidDel="003D7F64">
              <w:rPr>
                <w:noProof/>
                <w:webHidden/>
              </w:rPr>
              <w:fldChar w:fldCharType="begin"/>
            </w:r>
            <w:r w:rsidR="006410E2" w:rsidDel="003D7F64">
              <w:rPr>
                <w:noProof/>
                <w:webHidden/>
              </w:rPr>
              <w:delInstrText xml:space="preserve"> PAGEREF _Toc82064236 \h </w:delInstrText>
            </w:r>
            <w:r w:rsidR="006410E2" w:rsidDel="003D7F64">
              <w:rPr>
                <w:noProof/>
                <w:webHidden/>
              </w:rPr>
            </w:r>
            <w:r w:rsidR="006410E2" w:rsidDel="003D7F64">
              <w:rPr>
                <w:noProof/>
                <w:webHidden/>
              </w:rPr>
              <w:fldChar w:fldCharType="separate"/>
            </w:r>
            <w:r w:rsidR="006410E2" w:rsidDel="003D7F64">
              <w:rPr>
                <w:noProof/>
                <w:webHidden/>
              </w:rPr>
              <w:delText>90</w:delText>
            </w:r>
            <w:r w:rsidR="006410E2" w:rsidDel="003D7F64">
              <w:rPr>
                <w:noProof/>
                <w:webHidden/>
              </w:rPr>
              <w:fldChar w:fldCharType="end"/>
            </w:r>
            <w:r w:rsidDel="003D7F64">
              <w:rPr>
                <w:noProof/>
              </w:rPr>
              <w:fldChar w:fldCharType="end"/>
            </w:r>
          </w:del>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09917F0"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A50A5B">
          <w:rPr>
            <w:noProof/>
            <w:webHidden/>
          </w:rPr>
          <w:t>12</w:t>
        </w:r>
        <w:r w:rsidR="006A13B7">
          <w:rPr>
            <w:noProof/>
            <w:webHidden/>
          </w:rPr>
          <w:fldChar w:fldCharType="end"/>
        </w:r>
      </w:hyperlink>
    </w:p>
    <w:p w14:paraId="4268C92E" w14:textId="2C38164D" w:rsidR="006A13B7" w:rsidRDefault="00AD4898">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A50A5B">
          <w:rPr>
            <w:noProof/>
            <w:webHidden/>
          </w:rPr>
          <w:t>13</w:t>
        </w:r>
        <w:r w:rsidR="006A13B7">
          <w:rPr>
            <w:noProof/>
            <w:webHidden/>
          </w:rPr>
          <w:fldChar w:fldCharType="end"/>
        </w:r>
      </w:hyperlink>
    </w:p>
    <w:p w14:paraId="48FAB7CA" w14:textId="7EBC3FB7" w:rsidR="006A13B7" w:rsidRDefault="00AD4898">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A50A5B">
          <w:rPr>
            <w:noProof/>
            <w:webHidden/>
          </w:rPr>
          <w:t>14</w:t>
        </w:r>
        <w:r w:rsidR="006A13B7">
          <w:rPr>
            <w:noProof/>
            <w:webHidden/>
          </w:rPr>
          <w:fldChar w:fldCharType="end"/>
        </w:r>
      </w:hyperlink>
    </w:p>
    <w:p w14:paraId="556989A9" w14:textId="16E55515" w:rsidR="006A13B7" w:rsidRDefault="00AD4898">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A50A5B">
          <w:rPr>
            <w:noProof/>
            <w:webHidden/>
          </w:rPr>
          <w:t>15</w:t>
        </w:r>
        <w:r w:rsidR="006A13B7">
          <w:rPr>
            <w:noProof/>
            <w:webHidden/>
          </w:rPr>
          <w:fldChar w:fldCharType="end"/>
        </w:r>
      </w:hyperlink>
    </w:p>
    <w:p w14:paraId="4CD30AF6" w14:textId="76FDB502" w:rsidR="006A13B7" w:rsidRDefault="00AD4898">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A50A5B">
          <w:rPr>
            <w:noProof/>
            <w:webHidden/>
          </w:rPr>
          <w:t>16</w:t>
        </w:r>
        <w:r w:rsidR="006A13B7">
          <w:rPr>
            <w:noProof/>
            <w:webHidden/>
          </w:rPr>
          <w:fldChar w:fldCharType="end"/>
        </w:r>
      </w:hyperlink>
    </w:p>
    <w:p w14:paraId="57584ECA" w14:textId="7E15F845" w:rsidR="006A13B7" w:rsidRDefault="00AD4898">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A50A5B">
          <w:rPr>
            <w:noProof/>
            <w:webHidden/>
          </w:rPr>
          <w:t>45</w:t>
        </w:r>
        <w:r w:rsidR="006A13B7">
          <w:rPr>
            <w:noProof/>
            <w:webHidden/>
          </w:rPr>
          <w:fldChar w:fldCharType="end"/>
        </w:r>
      </w:hyperlink>
    </w:p>
    <w:p w14:paraId="71D389E6" w14:textId="2BE27AA9" w:rsidR="006A13B7" w:rsidRDefault="00AD4898">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A50A5B">
          <w:rPr>
            <w:noProof/>
            <w:webHidden/>
          </w:rPr>
          <w:t>54</w:t>
        </w:r>
        <w:r w:rsidR="006A13B7">
          <w:rPr>
            <w:noProof/>
            <w:webHidden/>
          </w:rPr>
          <w:fldChar w:fldCharType="end"/>
        </w:r>
      </w:hyperlink>
    </w:p>
    <w:p w14:paraId="5B5E39AF" w14:textId="2A886828" w:rsidR="006A13B7" w:rsidRDefault="00AD4898">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A50A5B">
          <w:rPr>
            <w:noProof/>
            <w:webHidden/>
          </w:rPr>
          <w:t>55</w:t>
        </w:r>
        <w:r w:rsidR="006A13B7">
          <w:rPr>
            <w:noProof/>
            <w:webHidden/>
          </w:rPr>
          <w:fldChar w:fldCharType="end"/>
        </w:r>
      </w:hyperlink>
    </w:p>
    <w:p w14:paraId="48D7D59A" w14:textId="4E109A4D" w:rsidR="006A13B7" w:rsidRDefault="00AD4898">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A50A5B">
          <w:rPr>
            <w:noProof/>
            <w:webHidden/>
          </w:rPr>
          <w:t>76</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741" w:name="_Toc82091907"/>
      <w:r>
        <w:t>What is a digital handbook?</w:t>
      </w:r>
      <w:bookmarkEnd w:id="741"/>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742" w:name="_Toc82091908"/>
      <w:r>
        <w:t>CW3M c</w:t>
      </w:r>
      <w:r w:rsidR="00C70B81">
        <w:t>oncept</w:t>
      </w:r>
      <w:bookmarkEnd w:id="742"/>
      <w:r>
        <w:t xml:space="preserve"> </w:t>
      </w:r>
    </w:p>
    <w:p w14:paraId="7E41CEB8" w14:textId="77777777" w:rsidR="000D6396" w:rsidRDefault="000D6396" w:rsidP="00A43D30"/>
    <w:p w14:paraId="3DA45CFC" w14:textId="77777777" w:rsidR="000D6396" w:rsidRDefault="00C46F0A" w:rsidP="00C46F0A">
      <w:pPr>
        <w:pStyle w:val="Heading2"/>
      </w:pPr>
      <w:bookmarkStart w:id="743" w:name="_Toc82091909"/>
      <w:r>
        <w:t>A different kind of community model</w:t>
      </w:r>
      <w:bookmarkEnd w:id="743"/>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 xml:space="preserve">research projects, but includes also the community of policy makers, land managers, reservoir operators, NGOs, government agencies, </w:t>
      </w:r>
      <w:r w:rsidR="00A35AEA">
        <w:lastRenderedPageBreak/>
        <w:t>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744" w:name="_Toc82091910"/>
      <w:r>
        <w:t>What CW3M is for</w:t>
      </w:r>
      <w:bookmarkEnd w:id="744"/>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745" w:name="_Toc82091911"/>
      <w:r>
        <w:t>Management and maintenance</w:t>
      </w:r>
      <w:bookmarkEnd w:id="745"/>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746" w:name="_Toc82091912"/>
      <w:r>
        <w:t xml:space="preserve">CW3M – A </w:t>
      </w:r>
      <w:r w:rsidR="007E0920">
        <w:t>“</w:t>
      </w:r>
      <w:r>
        <w:t>first principles</w:t>
      </w:r>
      <w:r w:rsidR="007E0920">
        <w:t>”</w:t>
      </w:r>
      <w:r>
        <w:t xml:space="preserve"> model with tuning knobs</w:t>
      </w:r>
      <w:bookmarkEnd w:id="746"/>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lastRenderedPageBreak/>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747" w:name="_Toc82091913"/>
      <w:r>
        <w:t>The tuning knobs</w:t>
      </w:r>
      <w:bookmarkEnd w:id="747"/>
    </w:p>
    <w:p w14:paraId="357A9712" w14:textId="3B026DD3" w:rsidR="00CF4F65" w:rsidRDefault="00CF4F65" w:rsidP="00CF4F65"/>
    <w:p w14:paraId="386F14D4" w14:textId="7E6DF33D" w:rsidR="00227342" w:rsidRDefault="00CF4F65" w:rsidP="00872B5B">
      <w:pPr>
        <w:pStyle w:val="Heading2"/>
      </w:pPr>
      <w:bookmarkStart w:id="748" w:name="_Toc82091914"/>
      <w:r>
        <w:t xml:space="preserve">ET_MULT </w:t>
      </w:r>
      <w:r w:rsidR="00227342">
        <w:t>– forest evapotranspiration</w:t>
      </w:r>
      <w:bookmarkEnd w:id="748"/>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749" w:name="_Toc82091915"/>
      <w:r>
        <w:t>SOLAR_RADIATION_MULTIPLIER – reservoir insolation</w:t>
      </w:r>
      <w:bookmarkEnd w:id="749"/>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750" w:name="_Toc82091916"/>
      <w:r>
        <w:lastRenderedPageBreak/>
        <w:t>FLOW_CMS – Discharge from High Cascade springs</w:t>
      </w:r>
      <w:bookmarkEnd w:id="750"/>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751" w:name="_Toc82091917"/>
      <w:r>
        <w:t>The Envision framework and the GIS Layers</w:t>
      </w:r>
      <w:bookmarkEnd w:id="751"/>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752" w:name="_Toc82091918"/>
      <w:r>
        <w:t>The Reach Layer</w:t>
      </w:r>
      <w:bookmarkEnd w:id="752"/>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lastRenderedPageBreak/>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753" w:name="_Toc82091919"/>
      <w:r>
        <w:t>Time steps, autonomous processes, and global methods</w:t>
      </w:r>
      <w:bookmarkEnd w:id="753"/>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7816A3BB"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ins w:id="754" w:author="David Conklin" w:date="2021-09-09T10:40:00Z">
        <w:r w:rsidR="005F728C">
          <w:t xml:space="preserve">release 1.0.0 </w:t>
        </w:r>
      </w:ins>
      <w:del w:id="755" w:author="David Conklin" w:date="2021-09-09T10:41:00Z">
        <w:r w:rsidR="00DF3307" w:rsidDel="005F728C">
          <w:delText xml:space="preserve">version </w:delText>
        </w:r>
      </w:del>
      <w:del w:id="756" w:author="David Conklin" w:date="2021-09-09T10:39:00Z">
        <w:r w:rsidR="00DF3307" w:rsidDel="005F728C">
          <w:delText>333</w:delText>
        </w:r>
      </w:del>
      <w:r w:rsidR="00DF3307">
        <w:t xml:space="preserve"> </w:t>
      </w:r>
      <w:ins w:id="757" w:author="David Conklin" w:date="2021-09-09T10:40:00Z">
        <w:r w:rsidR="005F728C">
          <w:t>9/9/21</w:t>
        </w:r>
      </w:ins>
      <w:del w:id="758" w:author="David Conklin" w:date="2021-09-09T10:40:00Z">
        <w:r w:rsidR="00DF3307" w:rsidDel="005F728C">
          <w:delText>(Ap</w:delText>
        </w:r>
      </w:del>
      <w:del w:id="759" w:author="David Conklin" w:date="2021-09-09T10:39:00Z">
        <w:r w:rsidR="00DF3307" w:rsidDel="005F728C">
          <w:delText>ril</w:delText>
        </w:r>
      </w:del>
      <w:del w:id="760" w:author="David Conklin" w:date="2021-09-09T10:41:00Z">
        <w:r w:rsidR="00DF3307" w:rsidDel="005F728C">
          <w:delText xml:space="preserve"> 2021</w:delText>
        </w:r>
      </w:del>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0720CA28" w:rsidR="00DF3307" w:rsidRPr="006231D1" w:rsidRDefault="00DF3307" w:rsidP="00484223">
      <w:pPr>
        <w:rPr>
          <w:u w:val="single"/>
        </w:rPr>
      </w:pPr>
      <w:r w:rsidRPr="006231D1">
        <w:rPr>
          <w:u w:val="single"/>
        </w:rPr>
        <w:t xml:space="preserve">Yearly processes, as in CW3M_McKenzie.envx </w:t>
      </w:r>
      <w:ins w:id="761" w:author="David Conklin" w:date="2021-09-09T10:41:00Z">
        <w:r w:rsidR="005F728C">
          <w:rPr>
            <w:u w:val="single"/>
          </w:rPr>
          <w:t>(release 1.0.0)</w:t>
        </w:r>
      </w:ins>
      <w:del w:id="762" w:author="David Conklin" w:date="2021-09-09T10:41:00Z">
        <w:r w:rsidRPr="006231D1" w:rsidDel="005F728C">
          <w:rPr>
            <w:u w:val="single"/>
          </w:rPr>
          <w:delText xml:space="preserve">ver. </w:delText>
        </w:r>
      </w:del>
      <w:del w:id="763" w:author="David Conklin" w:date="2021-09-09T10:39:00Z">
        <w:r w:rsidRPr="006231D1" w:rsidDel="005F728C">
          <w:rPr>
            <w:u w:val="single"/>
          </w:rPr>
          <w:delText>333</w:delText>
        </w:r>
      </w:del>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62716336" w:rsidR="002C300B" w:rsidRDefault="002A728C" w:rsidP="002A728C">
      <w:pPr>
        <w:ind w:left="288" w:hanging="288"/>
      </w:pPr>
      <w:r>
        <w:t>APs.dll – GetWeather, 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51C6A218" w:rsidR="006510D4" w:rsidRDefault="006510D4" w:rsidP="002A728C">
      <w:pPr>
        <w:ind w:left="288" w:hanging="288"/>
      </w:pPr>
      <w:r>
        <w:t>VegSTM.dll – VegSTM</w:t>
      </w:r>
      <w:del w:id="764" w:author="David Conklin" w:date="2021-09-09T10:44:00Z">
        <w:r w:rsidDel="005F728C">
          <w:delText>engine</w:delText>
        </w:r>
      </w:del>
      <w:ins w:id="765" w:author="David Conklin" w:date="2021-09-09T10:44:00Z">
        <w:r w:rsidR="005F728C">
          <w:t>, WetlandSTM</w:t>
        </w:r>
      </w:ins>
    </w:p>
    <w:p w14:paraId="6C303B94" w14:textId="0EF7492C" w:rsidR="006510D4" w:rsidRDefault="006510D4" w:rsidP="002A728C">
      <w:pPr>
        <w:ind w:left="288" w:hanging="288"/>
      </w:pPr>
      <w:r>
        <w:t>Reporter.dll – YearlyReports</w:t>
      </w:r>
    </w:p>
    <w:p w14:paraId="06C879B8" w14:textId="0CA5E866" w:rsidR="006510D4" w:rsidRPr="006231D1" w:rsidRDefault="006510D4" w:rsidP="002A728C">
      <w:pPr>
        <w:ind w:left="288" w:hanging="288"/>
        <w:rPr>
          <w:u w:val="single"/>
        </w:rPr>
      </w:pPr>
      <w:r w:rsidRPr="006231D1">
        <w:rPr>
          <w:u w:val="single"/>
        </w:rPr>
        <w:t xml:space="preserve">Daily processes, as in </w:t>
      </w:r>
      <w:del w:id="766" w:author="David Conklin" w:date="2021-09-09T10:46:00Z">
        <w:r w:rsidRPr="006231D1" w:rsidDel="005F728C">
          <w:rPr>
            <w:u w:val="single"/>
          </w:rPr>
          <w:delText>McKenzie/</w:delText>
        </w:r>
      </w:del>
      <w:r w:rsidRPr="006231D1">
        <w:rPr>
          <w:u w:val="single"/>
        </w:rPr>
        <w:t xml:space="preserve">Flow.xml </w:t>
      </w:r>
      <w:ins w:id="767" w:author="David Conklin" w:date="2021-09-09T10:46:00Z">
        <w:r w:rsidR="005F728C">
          <w:rPr>
            <w:u w:val="single"/>
          </w:rPr>
          <w:t>(release 1.0.0)</w:t>
        </w:r>
      </w:ins>
      <w:del w:id="768" w:author="David Conklin" w:date="2021-09-09T10:46:00Z">
        <w:r w:rsidRPr="006231D1" w:rsidDel="005F728C">
          <w:rPr>
            <w:u w:val="single"/>
          </w:rPr>
          <w:delText>ver. 333</w:delText>
        </w:r>
      </w:del>
    </w:p>
    <w:p w14:paraId="148D3741" w14:textId="74991A56" w:rsidR="006510D4" w:rsidRDefault="006510D4" w:rsidP="002A728C">
      <w:pPr>
        <w:ind w:left="288" w:hanging="288"/>
      </w:pPr>
      <w:r>
        <w:t>Flow.dll – reach routing, evap_trans (ForestET, AgET,</w:t>
      </w:r>
      <w:r w:rsidR="006B1B03">
        <w:t xml:space="preserve"> WetlandET), urban_water_demand, allocation</w:t>
      </w:r>
      <w:ins w:id="769" w:author="David Conklin" w:date="2021-09-09T10:48:00Z">
        <w:r w:rsidR="005F728C">
          <w:t xml:space="preserve"> (WaterRights)</w:t>
        </w:r>
      </w:ins>
      <w:r w:rsidR="006B1B03">
        <w:t>, Spring (</w:t>
      </w:r>
      <w:ins w:id="770" w:author="David Conklin" w:date="2021-09-09T10:49:00Z">
        <w:r w:rsidR="005F728C">
          <w:t>1</w:t>
        </w:r>
      </w:ins>
      <w:r w:rsidR="006B1B03">
        <w:t>8 springs)</w:t>
      </w:r>
    </w:p>
    <w:p w14:paraId="043D8B71" w14:textId="1E7F4A47" w:rsidR="006510D4" w:rsidRDefault="006510D4" w:rsidP="002A728C">
      <w:pPr>
        <w:ind w:left="288" w:hanging="288"/>
      </w:pPr>
      <w:r>
        <w:t>HBV.dll – HBV</w:t>
      </w:r>
      <w:ins w:id="771" w:author="David Conklin" w:date="2021-09-09T10:50:00Z">
        <w:r w:rsidR="007B125D">
          <w:t>dailyProcess</w:t>
        </w:r>
      </w:ins>
      <w:del w:id="772" w:author="David Conklin" w:date="2021-09-09T10:50:00Z">
        <w:r w:rsidDel="007B125D">
          <w:delText>_IrrigatedSoil</w:delText>
        </w:r>
      </w:del>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773" w:name="_Toc82091920"/>
      <w:r w:rsidR="00702439">
        <w:t>Some g</w:t>
      </w:r>
      <w:r w:rsidR="00706EE7">
        <w:t>lobal method details</w:t>
      </w:r>
      <w:bookmarkEnd w:id="773"/>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475076CC" w:rsidR="00706EE7" w:rsidRDefault="00706EE7" w:rsidP="00706EE7">
      <w:r>
        <w:lastRenderedPageBreak/>
        <w:tab/>
      </w:r>
      <w:r>
        <w:tab/>
        <w:t>&lt;Spring&gt;, for 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774" w:name="_Toc82091921"/>
      <w:r>
        <w:t>Study areas</w:t>
      </w:r>
      <w:bookmarkEnd w:id="774"/>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1C2FC2C"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A50A5B">
        <w:t xml:space="preserve">Figure </w:t>
      </w:r>
      <w:r w:rsidR="00A50A5B">
        <w:rPr>
          <w:noProof/>
        </w:rPr>
        <w:t>1</w:t>
      </w:r>
      <w:r w:rsidR="00064E77">
        <w:fldChar w:fldCharType="end"/>
      </w:r>
      <w:r w:rsidR="00064E77">
        <w:t>)</w:t>
      </w:r>
    </w:p>
    <w:p w14:paraId="03CAE907" w14:textId="41A71D3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A50A5B">
        <w:t xml:space="preserve">Figure </w:t>
      </w:r>
      <w:r w:rsidR="00A50A5B">
        <w:rPr>
          <w:noProof/>
        </w:rPr>
        <w:t>2</w:t>
      </w:r>
      <w:r w:rsidR="00064E77">
        <w:fldChar w:fldCharType="end"/>
      </w:r>
      <w:r w:rsidR="00064E77">
        <w:t>)</w:t>
      </w:r>
    </w:p>
    <w:p w14:paraId="1A5A767B" w14:textId="5BA9B8C8"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A50A5B">
        <w:t xml:space="preserve">Figure </w:t>
      </w:r>
      <w:r w:rsidR="00A50A5B">
        <w:rPr>
          <w:noProof/>
        </w:rPr>
        <w:t>5</w:t>
      </w:r>
      <w:r w:rsidR="00893F4B">
        <w:fldChar w:fldCharType="end"/>
      </w:r>
      <w:r>
        <w:t>)</w:t>
      </w:r>
    </w:p>
    <w:p w14:paraId="1B80045C" w14:textId="49C5A5D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A50A5B">
        <w:t xml:space="preserve">Figure </w:t>
      </w:r>
      <w:r w:rsidR="00A50A5B">
        <w:rPr>
          <w:noProof/>
        </w:rPr>
        <w:t>3</w:t>
      </w:r>
      <w:r w:rsidR="00064E77">
        <w:fldChar w:fldCharType="end"/>
      </w:r>
      <w:r w:rsidR="00064E77">
        <w:t>)</w:t>
      </w:r>
    </w:p>
    <w:p w14:paraId="1933EF54" w14:textId="29F39BB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A50A5B">
        <w:t xml:space="preserve">Figure </w:t>
      </w:r>
      <w:r w:rsidR="00A50A5B">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775" w:name="_Toc82091922"/>
      <w:r>
        <w:t>Data</w:t>
      </w:r>
      <w:r w:rsidR="00A92F06">
        <w:t>CW3M</w:t>
      </w:r>
      <w:r>
        <w:t xml:space="preserve"> directory structure</w:t>
      </w:r>
      <w:bookmarkEnd w:id="775"/>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lastRenderedPageBreak/>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776" w:name="_Toc82091923"/>
      <w:r>
        <w:t>DataCW3M\ScenarioData directory structure</w:t>
      </w:r>
      <w:bookmarkEnd w:id="776"/>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lastRenderedPageBreak/>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777" w:name="_Toc82091924"/>
      <w:r>
        <w:t>DataCW3M\ScenarioData\&lt;scenario&gt; folder contents</w:t>
      </w:r>
      <w:bookmarkEnd w:id="777"/>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778" w:name="_Toc82091925"/>
      <w:r>
        <w:t>DataCW3M\&lt;study area&gt; folder contents</w:t>
      </w:r>
      <w:bookmarkEnd w:id="778"/>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A3A5AAB" w:rsidR="00D37681" w:rsidRDefault="00D37681" w:rsidP="00D37681">
      <w:pPr>
        <w:pStyle w:val="Caption"/>
      </w:pPr>
      <w:bookmarkStart w:id="779" w:name="_Ref529607484"/>
      <w:bookmarkStart w:id="780"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1</w:t>
      </w:r>
      <w:r w:rsidR="006C64CF">
        <w:rPr>
          <w:noProof/>
        </w:rPr>
        <w:fldChar w:fldCharType="end"/>
      </w:r>
      <w:bookmarkEnd w:id="779"/>
      <w:r>
        <w:t xml:space="preserve">. Willamette River basin study area; embedded study areas are </w:t>
      </w:r>
      <w:r w:rsidR="0005603B">
        <w:t>colored</w:t>
      </w:r>
      <w:r w:rsidR="0097392C">
        <w:t xml:space="preserve"> other than gray.  The 2 lighter blues together make up the upper Willamette basin study area.</w:t>
      </w:r>
      <w:bookmarkEnd w:id="780"/>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D079BFF" w:rsidR="00D37681" w:rsidRDefault="00D37681" w:rsidP="00D37681">
      <w:pPr>
        <w:pStyle w:val="Caption"/>
      </w:pPr>
      <w:bookmarkStart w:id="781" w:name="_Ref529607514"/>
      <w:bookmarkStart w:id="782"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2</w:t>
      </w:r>
      <w:r w:rsidR="006C64CF">
        <w:rPr>
          <w:noProof/>
        </w:rPr>
        <w:fldChar w:fldCharType="end"/>
      </w:r>
      <w:bookmarkEnd w:id="781"/>
      <w:r>
        <w:t>. Tualatin basin study area; Chicken Creek watershed is highlighted.</w:t>
      </w:r>
      <w:bookmarkEnd w:id="782"/>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56BBE59" w:rsidR="00D37681" w:rsidRDefault="00064E77" w:rsidP="00064E77">
      <w:pPr>
        <w:pStyle w:val="Caption"/>
      </w:pPr>
      <w:bookmarkStart w:id="783" w:name="_Ref529607587"/>
      <w:bookmarkStart w:id="784"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3</w:t>
      </w:r>
      <w:r w:rsidR="006C64CF">
        <w:rPr>
          <w:noProof/>
        </w:rPr>
        <w:fldChar w:fldCharType="end"/>
      </w:r>
      <w:bookmarkEnd w:id="783"/>
      <w:r>
        <w:t>. North Santiam watershed study area.</w:t>
      </w:r>
      <w:bookmarkEnd w:id="784"/>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11CE1AB" w:rsidR="00C70B81" w:rsidRDefault="00064E77" w:rsidP="00064E77">
      <w:pPr>
        <w:pStyle w:val="Caption"/>
      </w:pPr>
      <w:bookmarkStart w:id="785" w:name="_Ref529607628"/>
      <w:bookmarkStart w:id="786"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4</w:t>
      </w:r>
      <w:r w:rsidR="006C64CF">
        <w:rPr>
          <w:noProof/>
        </w:rPr>
        <w:fldChar w:fldCharType="end"/>
      </w:r>
      <w:bookmarkEnd w:id="785"/>
      <w:r>
        <w:t>. Upper Willamette study area.</w:t>
      </w:r>
      <w:bookmarkEnd w:id="786"/>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7F44487" w:rsidR="00E66BC2" w:rsidRDefault="006F30D2" w:rsidP="006F30D2">
      <w:pPr>
        <w:pStyle w:val="Caption"/>
      </w:pPr>
      <w:bookmarkStart w:id="787" w:name="_Ref529611388"/>
      <w:bookmarkStart w:id="788"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5</w:t>
      </w:r>
      <w:r w:rsidR="006C64CF">
        <w:rPr>
          <w:noProof/>
        </w:rPr>
        <w:fldChar w:fldCharType="end"/>
      </w:r>
      <w:bookmarkEnd w:id="787"/>
      <w:r>
        <w:t>. Chicken Creek watershed study area.</w:t>
      </w:r>
      <w:bookmarkEnd w:id="788"/>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89" w:name="_Toc82091926"/>
      <w:r>
        <w:t>Calendar conventions</w:t>
      </w:r>
      <w:bookmarkEnd w:id="789"/>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90" w:name="_Toc82091927"/>
      <w:r>
        <w:t>Water years</w:t>
      </w:r>
      <w:bookmarkEnd w:id="790"/>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91" w:name="_Toc82091928"/>
      <w:r>
        <w:t>Climate data</w:t>
      </w:r>
      <w:bookmarkEnd w:id="791"/>
    </w:p>
    <w:p w14:paraId="4E201698" w14:textId="77777777" w:rsidR="00CB152A" w:rsidRPr="00A06758" w:rsidRDefault="00CB152A" w:rsidP="00A06758"/>
    <w:p w14:paraId="400F9551" w14:textId="77777777" w:rsidR="00CB152A" w:rsidRDefault="00CB152A" w:rsidP="00CB152A">
      <w:pPr>
        <w:pStyle w:val="Heading2"/>
      </w:pPr>
      <w:bookmarkStart w:id="792" w:name="_Toc2858729"/>
      <w:bookmarkStart w:id="793" w:name="_Toc82091929"/>
      <w:r>
        <w:t>Numbered climate scenarios in the model</w:t>
      </w:r>
      <w:bookmarkEnd w:id="792"/>
      <w:bookmarkEnd w:id="793"/>
    </w:p>
    <w:p w14:paraId="30E024EF" w14:textId="77777777" w:rsidR="00823D41" w:rsidRDefault="00823D41" w:rsidP="00823D41">
      <w:pPr>
        <w:pStyle w:val="Body"/>
      </w:pPr>
    </w:p>
    <w:p w14:paraId="21F5BCDE" w14:textId="376DCB8A"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A50A5B">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94" w:name="_Ref6032062"/>
      <w:bookmarkStart w:id="795" w:name="_Ref6033311"/>
      <w:bookmarkStart w:id="796" w:name="_Toc6121576"/>
      <w:r>
        <w:t xml:space="preserve">Table </w:t>
      </w:r>
      <w:bookmarkEnd w:id="794"/>
      <w:r>
        <w:t>1. Numbered climate scenarios</w:t>
      </w:r>
      <w:bookmarkEnd w:id="795"/>
      <w:bookmarkEnd w:id="796"/>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97" w:name="_Toc7759621"/>
      <w:bookmarkStart w:id="798" w:name="_Toc82091930"/>
      <w:r>
        <w:t>Monthly and seasonal weather data</w:t>
      </w:r>
      <w:bookmarkEnd w:id="797"/>
      <w:bookmarkEnd w:id="798"/>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99" w:name="_Toc82091931"/>
      <w:r>
        <w:t>Climate data grid</w:t>
      </w:r>
      <w:r w:rsidR="009F132A">
        <w:t>s</w:t>
      </w:r>
      <w:bookmarkEnd w:id="799"/>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800" w:name="_Toc82091932"/>
      <w:r>
        <w:t>The WW2100 climate grid</w:t>
      </w:r>
      <w:bookmarkEnd w:id="800"/>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801" w:name="_Toc82091933"/>
      <w:r>
        <w:t>The v2 climate grid</w:t>
      </w:r>
      <w:bookmarkEnd w:id="801"/>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802" w:name="_Toc82091934"/>
      <w:r>
        <w:t>How climate data is looked up</w:t>
      </w:r>
      <w:bookmarkEnd w:id="802"/>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803" w:name="_Toc82091935"/>
      <w:r>
        <w:t>What is in a climate dataset</w:t>
      </w:r>
      <w:bookmarkEnd w:id="803"/>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804" w:name="_Toc71709880"/>
      <w:bookmarkStart w:id="805" w:name="_Toc82091936"/>
      <w:r>
        <w:lastRenderedPageBreak/>
        <w:t>Water rights</w:t>
      </w:r>
      <w:bookmarkEnd w:id="804"/>
      <w:bookmarkEnd w:id="805"/>
    </w:p>
    <w:p w14:paraId="0ADF041E" w14:textId="77777777" w:rsidR="00B45A02" w:rsidRDefault="00B45A02" w:rsidP="00B45A02">
      <w:pPr>
        <w:pStyle w:val="Heading2"/>
      </w:pPr>
      <w:bookmarkStart w:id="806" w:name="_Toc71709881"/>
      <w:bookmarkStart w:id="807" w:name="_Toc82091937"/>
      <w:r>
        <w:t>Water rights data</w:t>
      </w:r>
      <w:bookmarkEnd w:id="806"/>
      <w:bookmarkEnd w:id="807"/>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808" w:name="_Hlk75771270"/>
      <w:r w:rsidR="000E625E">
        <w:t>(e.g. when PODRATE is zero)</w:t>
      </w:r>
      <w:r>
        <w:t>,</w:t>
      </w:r>
      <w:bookmarkEnd w:id="808"/>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809" w:name="_Toc71709882"/>
      <w:bookmarkStart w:id="810" w:name="_Toc82091938"/>
      <w:r>
        <w:t>The wr_pods.csv file</w:t>
      </w:r>
      <w:bookmarkEnd w:id="809"/>
      <w:bookmarkEnd w:id="810"/>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811" w:name="_Toc71709883"/>
      <w:bookmarkStart w:id="812" w:name="_Toc82091939"/>
      <w:r>
        <w:t>The wr_pous.csv file</w:t>
      </w:r>
      <w:bookmarkEnd w:id="811"/>
      <w:bookmarkEnd w:id="812"/>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813" w:name="_Toc71709884"/>
      <w:bookmarkStart w:id="814" w:name="_Toc82091940"/>
      <w:r>
        <w:t>Allocating surface water rights to irrigation</w:t>
      </w:r>
      <w:bookmarkEnd w:id="814"/>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815" w:name="_Toc82091941"/>
      <w:r>
        <w:t>Adding a water right</w:t>
      </w:r>
      <w:bookmarkEnd w:id="813"/>
      <w:bookmarkEnd w:id="815"/>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816" w:name="_Toc82091942"/>
      <w:r>
        <w:t>Initial conditions</w:t>
      </w:r>
      <w:bookmarkEnd w:id="816"/>
    </w:p>
    <w:p w14:paraId="78EB624C" w14:textId="77777777" w:rsidR="003447B8" w:rsidRPr="00801BD3" w:rsidRDefault="003447B8" w:rsidP="00801BD3"/>
    <w:p w14:paraId="29F93D2E" w14:textId="2882A4C8" w:rsidR="00801BD3" w:rsidRDefault="003447B8" w:rsidP="006231D1">
      <w:pPr>
        <w:pStyle w:val="Heading2"/>
      </w:pPr>
      <w:bookmarkStart w:id="817" w:name="_Toc82091943"/>
      <w:r>
        <w:t>State variables</w:t>
      </w:r>
      <w:bookmarkEnd w:id="817"/>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818" w:name="_Toc82091944"/>
      <w:r>
        <w:t>Reproducibility and the use of random number generators</w:t>
      </w:r>
      <w:bookmarkEnd w:id="818"/>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819" w:name="_Toc82091945"/>
      <w:r>
        <w:t xml:space="preserve">Initializing ID </w:t>
      </w:r>
      <w:r w:rsidR="00D014FA">
        <w:t>numbers: coldstart</w:t>
      </w:r>
      <w:bookmarkEnd w:id="819"/>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820" w:name="_Toc82091946"/>
      <w:r>
        <w:t>Initializing Flow and HBV model state variables: spinup</w:t>
      </w:r>
      <w:bookmarkEnd w:id="820"/>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821" w:name="_Toc82091947"/>
      <w:r>
        <w:t>Initializing</w:t>
      </w:r>
      <w:r w:rsidR="00F731A1">
        <w:t xml:space="preserve"> HBVCALIB attributes</w:t>
      </w:r>
      <w:r w:rsidR="00AB7E22">
        <w:t>: spinup</w:t>
      </w:r>
      <w:bookmarkEnd w:id="821"/>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822" w:name="_Toc82091948"/>
      <w:r>
        <w:t>Initial conditions for Flow: the IC file</w:t>
      </w:r>
      <w:r w:rsidR="0066329B">
        <w:t xml:space="preserve"> and the IDU, HRU, and Reach shapefiles</w:t>
      </w:r>
      <w:bookmarkEnd w:id="822"/>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823" w:name="_Toc82091949"/>
      <w:r>
        <w:t>What is in the IC file</w:t>
      </w:r>
      <w:bookmarkEnd w:id="823"/>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824" w:name="_Toc82091950"/>
      <w:r>
        <w:t>State variables in the IDU shapefile</w:t>
      </w:r>
      <w:bookmarkEnd w:id="824"/>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825" w:name="_Toc82091951"/>
      <w:r>
        <w:lastRenderedPageBreak/>
        <w:t>Initial conditions for HBV</w:t>
      </w:r>
      <w:r w:rsidR="00FF29F2">
        <w:t>: the IC file and the IDU shapefile</w:t>
      </w:r>
      <w:bookmarkEnd w:id="825"/>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826" w:name="_Toc82091952"/>
      <w:r>
        <w:t>Default values used when the data is incomplete</w:t>
      </w:r>
      <w:bookmarkEnd w:id="826"/>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827" w:name="_Toc82091953"/>
      <w:r>
        <w:t>Stream flow and stream temperature</w:t>
      </w:r>
      <w:bookmarkEnd w:id="827"/>
    </w:p>
    <w:p w14:paraId="224B0981" w14:textId="77777777" w:rsidR="008C7362" w:rsidRDefault="008C7362" w:rsidP="008C7362">
      <w:pPr>
        <w:pStyle w:val="Heading2"/>
      </w:pPr>
      <w:bookmarkStart w:id="828" w:name="_Toc50800503"/>
      <w:bookmarkStart w:id="829" w:name="_Toc54090937"/>
      <w:bookmarkStart w:id="830" w:name="_Toc82091954"/>
      <w:r>
        <w:t>Water parcels</w:t>
      </w:r>
      <w:bookmarkEnd w:id="828"/>
      <w:bookmarkEnd w:id="829"/>
      <w:bookmarkEnd w:id="830"/>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831" w:name="_Toc82091955"/>
      <w:r>
        <w:t>Daily water mass and energy balance</w:t>
      </w:r>
      <w:bookmarkEnd w:id="831"/>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832" w:name="_Toc82091956"/>
      <w:r>
        <w:t>Estimating the rate of flow</w:t>
      </w:r>
      <w:r w:rsidR="006A13B7">
        <w:t xml:space="preserve"> </w:t>
      </w:r>
      <w:r>
        <w:t>in a stream reach</w:t>
      </w:r>
      <w:bookmarkEnd w:id="832"/>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833" w:name="_Toc82091957"/>
      <w:r>
        <w:t>Estimating the surface area of the water in a subreach</w:t>
      </w:r>
      <w:bookmarkEnd w:id="833"/>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834" w:name="_Toc82091958"/>
      <w:r>
        <w:t>Water temperature from thermal energy</w:t>
      </w:r>
      <w:bookmarkEnd w:id="834"/>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835" w:name="_Toc82091959"/>
      <w:r>
        <w:t>Boundary conditions for stream water temperature</w:t>
      </w:r>
      <w:bookmarkEnd w:id="835"/>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836" w:name="_Toc82091960"/>
      <w:r>
        <w:t>Thermal stratification in reservoirs</w:t>
      </w:r>
      <w:bookmarkEnd w:id="836"/>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837" w:name="_Toc82091961"/>
      <w:r>
        <w:t>Thermal loading</w:t>
      </w:r>
      <w:bookmarkEnd w:id="837"/>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838" w:name="_Toc82091962"/>
      <w:r>
        <w:t>Reservoirs</w:t>
      </w:r>
      <w:bookmarkEnd w:id="838"/>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839" w:name="_Toc82091963"/>
      <w:r>
        <w:t>Reservoir data</w:t>
      </w:r>
      <w:bookmarkEnd w:id="839"/>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840" w:name="_Toc82091964"/>
      <w:r>
        <w:t>Reservoir data sources</w:t>
      </w:r>
      <w:bookmarkEnd w:id="840"/>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841" w:name="_Toc82091965"/>
      <w:r>
        <w:t>Creating a new study area</w:t>
      </w:r>
      <w:r w:rsidR="00A55502">
        <w:t xml:space="preserve"> from a watershed within the WRB</w:t>
      </w:r>
      <w:bookmarkEnd w:id="84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56DE6D79"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A50A5B">
        <w:t xml:space="preserve">Figure </w:t>
      </w:r>
      <w:r w:rsidR="00A50A5B">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842" w:name="_Toc82091966"/>
      <w:r>
        <w:t>Limitations of subbasin simulations</w:t>
      </w:r>
      <w:bookmarkEnd w:id="842"/>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843" w:name="_Toc82091967"/>
      <w:r>
        <w:t>Calibration procedure</w:t>
      </w:r>
      <w:bookmarkEnd w:id="843"/>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844" w:name="_Toc82091968"/>
      <w:r>
        <w:t>Using PEST to determine HBV parameter values</w:t>
      </w:r>
      <w:bookmarkEnd w:id="844"/>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845" w:name="_Toc82091969"/>
      <w:r>
        <w:t>Calibrating streamflows using stream gage measurements</w:t>
      </w:r>
      <w:bookmarkEnd w:id="845"/>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846" w:name="_Toc82091970"/>
      <w:r>
        <w:t>Calibrating stream temperatures</w:t>
      </w:r>
      <w:bookmarkEnd w:id="846"/>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847" w:name="_Toc82091971"/>
      <w:r>
        <w:lastRenderedPageBreak/>
        <w:t>North Santiam study area</w:t>
      </w:r>
      <w:bookmarkEnd w:id="847"/>
    </w:p>
    <w:p w14:paraId="24DE991F" w14:textId="77777777" w:rsidR="000C5A18" w:rsidRDefault="000C5A18" w:rsidP="000C5A18"/>
    <w:p w14:paraId="0AA4F828" w14:textId="24E51BF8"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A50A5B">
        <w:t xml:space="preserve">Figure </w:t>
      </w:r>
      <w:r w:rsidR="00A50A5B">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48" w:name="_Toc82091972"/>
      <w:r>
        <w:rPr>
          <w:rFonts w:eastAsia="Times New Roman"/>
        </w:rPr>
        <w:t>Instream water rights</w:t>
      </w:r>
      <w:bookmarkEnd w:id="848"/>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8094607" w:rsidR="00AE364B" w:rsidRDefault="005C1A69" w:rsidP="005C1A69">
      <w:pPr>
        <w:pStyle w:val="Caption"/>
      </w:pPr>
      <w:bookmarkStart w:id="849"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A50A5B">
        <w:rPr>
          <w:noProof/>
        </w:rPr>
        <w:t>6</w:t>
      </w:r>
      <w:r w:rsidR="000B183E">
        <w:rPr>
          <w:noProof/>
        </w:rPr>
        <w:fldChar w:fldCharType="end"/>
      </w:r>
      <w:r>
        <w:t xml:space="preserve">. Instream water rights in </w:t>
      </w:r>
      <w:r w:rsidR="00077987">
        <w:t>the North Santiam watershed</w:t>
      </w:r>
      <w:bookmarkEnd w:id="849"/>
    </w:p>
    <w:p w14:paraId="0FD5899C" w14:textId="77777777" w:rsidR="0092040E" w:rsidRDefault="0092040E" w:rsidP="0092040E"/>
    <w:p w14:paraId="0E0CDFE5" w14:textId="77777777" w:rsidR="00B91F45" w:rsidRDefault="00B47486" w:rsidP="00B91F45">
      <w:pPr>
        <w:pStyle w:val="Heading2"/>
      </w:pPr>
      <w:bookmarkStart w:id="850" w:name="_Toc82091973"/>
      <w:r>
        <w:t xml:space="preserve">Municipal </w:t>
      </w:r>
      <w:r w:rsidR="00057A5D">
        <w:t>w</w:t>
      </w:r>
      <w:r>
        <w:t xml:space="preserve">ater </w:t>
      </w:r>
      <w:r w:rsidR="00D97755">
        <w:t>r</w:t>
      </w:r>
      <w:r>
        <w:t>ights</w:t>
      </w:r>
      <w:bookmarkEnd w:id="850"/>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851" w:name="_Toc82091974"/>
      <w:r>
        <w:t>Reality check</w:t>
      </w:r>
      <w:bookmarkEnd w:id="851"/>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C73EB7">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C73EB7">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C73EB7">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C73EB7">
            <w:pPr>
              <w:jc w:val="center"/>
              <w:rPr>
                <w:rFonts w:ascii="Calibri" w:eastAsia="Times New Roman" w:hAnsi="Calibri" w:cs="Calibri"/>
                <w:color w:val="000000"/>
              </w:rPr>
            </w:pPr>
          </w:p>
        </w:tc>
      </w:tr>
      <w:tr w:rsidR="00B823D2" w:rsidRPr="00286383" w14:paraId="3646A8FE" w14:textId="77777777" w:rsidTr="00C73EB7">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C73EB7">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C73EB7">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C73EB7">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C73EB7">
            <w:pPr>
              <w:rPr>
                <w:rFonts w:ascii="Calibri" w:eastAsia="Times New Roman" w:hAnsi="Calibri" w:cs="Calibri"/>
                <w:color w:val="000000"/>
              </w:rPr>
            </w:pPr>
          </w:p>
        </w:tc>
      </w:tr>
      <w:tr w:rsidR="00371F24" w:rsidRPr="00286383" w14:paraId="1EE95BE2" w14:textId="77777777" w:rsidTr="00C73EB7">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C73EB7">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C73EB7">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C73EB7">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C73EB7">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C73EB7">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C73EB7">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C73EB7">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C73EB7">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C73EB7">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C73EB7">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C73EB7">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C73EB7">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C73EB7">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C73EB7">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C73EB7">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C73EB7">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C73EB7">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C73EB7">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C73EB7">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C73EB7">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C73EB7">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C73EB7">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C73EB7">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C73EB7">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C73EB7">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C73EB7">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C73EB7">
            <w:pPr>
              <w:rPr>
                <w:rFonts w:ascii="Calibri" w:eastAsia="Times New Roman" w:hAnsi="Calibri" w:cs="Calibri"/>
                <w:color w:val="000000"/>
              </w:rPr>
            </w:pPr>
          </w:p>
        </w:tc>
      </w:tr>
      <w:tr w:rsidR="00B823D2" w:rsidRPr="00286383" w14:paraId="4E40508E" w14:textId="77777777" w:rsidTr="00C73EB7">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C73EB7">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C73EB7">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C73EB7">
            <w:pPr>
              <w:rPr>
                <w:rFonts w:ascii="Calibri" w:eastAsia="Times New Roman" w:hAnsi="Calibri" w:cs="Calibri"/>
                <w:color w:val="000000"/>
              </w:rPr>
            </w:pPr>
          </w:p>
        </w:tc>
      </w:tr>
      <w:tr w:rsidR="00B823D2" w:rsidRPr="00286383" w14:paraId="04D72B7B" w14:textId="77777777" w:rsidTr="00C73EB7">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C73EB7">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C73EB7">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C73EB7">
            <w:pPr>
              <w:jc w:val="center"/>
              <w:rPr>
                <w:rFonts w:ascii="Calibri" w:eastAsia="Times New Roman" w:hAnsi="Calibri" w:cs="Calibri"/>
                <w:color w:val="000000"/>
              </w:rPr>
            </w:pPr>
          </w:p>
        </w:tc>
      </w:tr>
      <w:tr w:rsidR="00371F24" w:rsidRPr="00286383" w14:paraId="512E93ED" w14:textId="77777777" w:rsidTr="00C73EB7">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C73EB7">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C73EB7">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C73EB7">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C73EB7">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C73EB7">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852" w:name="_Toc82091975"/>
      <w:r>
        <w:t>Inflows from springs</w:t>
      </w:r>
      <w:bookmarkEnd w:id="852"/>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853" w:name="_Toc82091976"/>
      <w:r>
        <w:t>Calibration and simulation skill</w:t>
      </w:r>
      <w:bookmarkEnd w:id="853"/>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C73EB7">
            <w:r>
              <w:t>HBVCALIB</w:t>
            </w:r>
          </w:p>
        </w:tc>
        <w:tc>
          <w:tcPr>
            <w:tcW w:w="1070" w:type="dxa"/>
          </w:tcPr>
          <w:p w14:paraId="30ECE8F6" w14:textId="77777777" w:rsidR="00906153" w:rsidRDefault="00906153" w:rsidP="00C73EB7">
            <w:r>
              <w:t>ET_MULT</w:t>
            </w:r>
          </w:p>
        </w:tc>
        <w:tc>
          <w:tcPr>
            <w:tcW w:w="2548" w:type="dxa"/>
          </w:tcPr>
          <w:p w14:paraId="0BB1EDD4" w14:textId="77777777" w:rsidR="00906153" w:rsidRDefault="00906153" w:rsidP="00C73EB7">
            <w:r>
              <w:t>solar_radiation_multiplier</w:t>
            </w:r>
          </w:p>
        </w:tc>
        <w:tc>
          <w:tcPr>
            <w:tcW w:w="1068" w:type="dxa"/>
          </w:tcPr>
          <w:p w14:paraId="43FD83EE" w14:textId="77777777" w:rsidR="00906153" w:rsidRDefault="00906153" w:rsidP="00C73EB7">
            <w:r>
              <w:t>W2A_SLP</w:t>
            </w:r>
          </w:p>
        </w:tc>
        <w:tc>
          <w:tcPr>
            <w:tcW w:w="1065" w:type="dxa"/>
          </w:tcPr>
          <w:p w14:paraId="6FBB17DA" w14:textId="77777777" w:rsidR="00906153" w:rsidRDefault="00906153" w:rsidP="00C73EB7">
            <w:r>
              <w:t>W2A_INT</w:t>
            </w:r>
          </w:p>
        </w:tc>
      </w:tr>
      <w:tr w:rsidR="00906153" w14:paraId="4705F2A1" w14:textId="77777777" w:rsidTr="006410E2">
        <w:tc>
          <w:tcPr>
            <w:tcW w:w="2392" w:type="dxa"/>
          </w:tcPr>
          <w:p w14:paraId="41B0CE5C" w14:textId="183F427D" w:rsidR="00906153" w:rsidRDefault="001778E8" w:rsidP="00C73EB7">
            <w:r>
              <w:t>10 DET</w:t>
            </w:r>
          </w:p>
        </w:tc>
        <w:tc>
          <w:tcPr>
            <w:tcW w:w="1070" w:type="dxa"/>
          </w:tcPr>
          <w:p w14:paraId="36E982DA" w14:textId="15204091" w:rsidR="00906153" w:rsidRDefault="00896578" w:rsidP="00C73EB7">
            <w:pPr>
              <w:jc w:val="center"/>
            </w:pPr>
            <w:r>
              <w:t>1.23</w:t>
            </w:r>
          </w:p>
        </w:tc>
        <w:tc>
          <w:tcPr>
            <w:tcW w:w="2548" w:type="dxa"/>
          </w:tcPr>
          <w:p w14:paraId="374DC075" w14:textId="47F172EF" w:rsidR="00906153" w:rsidRDefault="0054043F" w:rsidP="00C73EB7">
            <w:pPr>
              <w:jc w:val="center"/>
            </w:pPr>
            <w:r>
              <w:t>0.9</w:t>
            </w:r>
          </w:p>
        </w:tc>
        <w:tc>
          <w:tcPr>
            <w:tcW w:w="1068" w:type="dxa"/>
          </w:tcPr>
          <w:p w14:paraId="3CDD2B7C" w14:textId="1E5E95EB" w:rsidR="00906153" w:rsidRDefault="00896578" w:rsidP="00C73EB7">
            <w:pPr>
              <w:jc w:val="center"/>
            </w:pPr>
            <w:r>
              <w:t>0.45</w:t>
            </w:r>
          </w:p>
        </w:tc>
        <w:tc>
          <w:tcPr>
            <w:tcW w:w="1065" w:type="dxa"/>
          </w:tcPr>
          <w:p w14:paraId="0BDA0BDE" w14:textId="0127BDF4" w:rsidR="00906153" w:rsidRDefault="00896578" w:rsidP="00C73EB7">
            <w:pPr>
              <w:jc w:val="center"/>
            </w:pPr>
            <w:r>
              <w:t>4.77</w:t>
            </w:r>
          </w:p>
        </w:tc>
      </w:tr>
      <w:tr w:rsidR="00906153" w14:paraId="7EF5211A" w14:textId="77777777" w:rsidTr="006410E2">
        <w:tc>
          <w:tcPr>
            <w:tcW w:w="2392" w:type="dxa"/>
          </w:tcPr>
          <w:p w14:paraId="4A39E00E" w14:textId="6E594201" w:rsidR="00906153" w:rsidRDefault="00896578" w:rsidP="00C73EB7">
            <w:r>
              <w:t>37 Mehama</w:t>
            </w:r>
          </w:p>
        </w:tc>
        <w:tc>
          <w:tcPr>
            <w:tcW w:w="1070" w:type="dxa"/>
          </w:tcPr>
          <w:p w14:paraId="29556390" w14:textId="6A7A0090" w:rsidR="00906153" w:rsidRDefault="00896578" w:rsidP="00C73EB7">
            <w:pPr>
              <w:jc w:val="center"/>
            </w:pPr>
            <w:r>
              <w:t>0.15</w:t>
            </w:r>
          </w:p>
        </w:tc>
        <w:tc>
          <w:tcPr>
            <w:tcW w:w="2548" w:type="dxa"/>
          </w:tcPr>
          <w:p w14:paraId="4BD9430F" w14:textId="258E46C2" w:rsidR="00906153" w:rsidRDefault="00906153" w:rsidP="00C73EB7">
            <w:pPr>
              <w:jc w:val="center"/>
            </w:pPr>
          </w:p>
        </w:tc>
        <w:tc>
          <w:tcPr>
            <w:tcW w:w="1068" w:type="dxa"/>
          </w:tcPr>
          <w:p w14:paraId="68EE75AE" w14:textId="666322BD" w:rsidR="00906153" w:rsidRDefault="00896578" w:rsidP="00C73EB7">
            <w:pPr>
              <w:jc w:val="center"/>
            </w:pPr>
            <w:r>
              <w:t>0.66</w:t>
            </w:r>
          </w:p>
        </w:tc>
        <w:tc>
          <w:tcPr>
            <w:tcW w:w="1065" w:type="dxa"/>
          </w:tcPr>
          <w:p w14:paraId="1F258F3F" w14:textId="4D49D783" w:rsidR="00906153" w:rsidRDefault="00896578" w:rsidP="00C73EB7">
            <w:pPr>
              <w:jc w:val="center"/>
            </w:pPr>
            <w:r>
              <w:t>3.34</w:t>
            </w:r>
          </w:p>
        </w:tc>
      </w:tr>
      <w:tr w:rsidR="00906153" w14:paraId="74987467" w14:textId="77777777" w:rsidTr="006410E2">
        <w:tc>
          <w:tcPr>
            <w:tcW w:w="2392" w:type="dxa"/>
          </w:tcPr>
          <w:p w14:paraId="1D03CBA6" w14:textId="663B154D" w:rsidR="00906153" w:rsidRDefault="00896578" w:rsidP="00C73EB7">
            <w:r>
              <w:t>44 Lower North Santiam</w:t>
            </w:r>
          </w:p>
        </w:tc>
        <w:tc>
          <w:tcPr>
            <w:tcW w:w="1070" w:type="dxa"/>
          </w:tcPr>
          <w:p w14:paraId="35A853AE" w14:textId="39FC2279" w:rsidR="00906153" w:rsidRDefault="00906153" w:rsidP="00C73EB7">
            <w:pPr>
              <w:jc w:val="center"/>
            </w:pPr>
            <w:r>
              <w:t>1.</w:t>
            </w:r>
            <w:r w:rsidR="00896578">
              <w:t>63</w:t>
            </w:r>
          </w:p>
        </w:tc>
        <w:tc>
          <w:tcPr>
            <w:tcW w:w="2548" w:type="dxa"/>
          </w:tcPr>
          <w:p w14:paraId="159F12C7" w14:textId="77777777" w:rsidR="00906153" w:rsidRDefault="00906153" w:rsidP="00C73EB7">
            <w:pPr>
              <w:jc w:val="center"/>
            </w:pPr>
          </w:p>
        </w:tc>
        <w:tc>
          <w:tcPr>
            <w:tcW w:w="1068" w:type="dxa"/>
          </w:tcPr>
          <w:p w14:paraId="12A02A99" w14:textId="6A006B19" w:rsidR="00906153" w:rsidRDefault="00896578" w:rsidP="00C73EB7">
            <w:pPr>
              <w:jc w:val="center"/>
            </w:pPr>
            <w:r>
              <w:t>0.77</w:t>
            </w:r>
          </w:p>
        </w:tc>
        <w:tc>
          <w:tcPr>
            <w:tcW w:w="1065" w:type="dxa"/>
          </w:tcPr>
          <w:p w14:paraId="258EDBF1" w14:textId="082D1FE4" w:rsidR="00906153" w:rsidRDefault="00896578" w:rsidP="00C73EB7">
            <w:pPr>
              <w:jc w:val="center"/>
            </w:pPr>
            <w:r>
              <w:t>2.08</w:t>
            </w:r>
          </w:p>
        </w:tc>
      </w:tr>
      <w:tr w:rsidR="00906153" w14:paraId="27AAF1AE" w14:textId="77777777" w:rsidTr="006410E2">
        <w:tc>
          <w:tcPr>
            <w:tcW w:w="2392" w:type="dxa"/>
          </w:tcPr>
          <w:p w14:paraId="17B69B0A" w14:textId="3279806E" w:rsidR="00906153" w:rsidRDefault="00896578" w:rsidP="00C73EB7">
            <w:r>
              <w:t>50 Little North Santiam</w:t>
            </w:r>
          </w:p>
        </w:tc>
        <w:tc>
          <w:tcPr>
            <w:tcW w:w="1070" w:type="dxa"/>
          </w:tcPr>
          <w:p w14:paraId="53669FC7" w14:textId="2A5E2E2F" w:rsidR="00906153" w:rsidRDefault="00896578" w:rsidP="00C73EB7">
            <w:pPr>
              <w:jc w:val="center"/>
            </w:pPr>
            <w:r>
              <w:t>0.35</w:t>
            </w:r>
          </w:p>
        </w:tc>
        <w:tc>
          <w:tcPr>
            <w:tcW w:w="2548" w:type="dxa"/>
          </w:tcPr>
          <w:p w14:paraId="230C8AA2" w14:textId="77777777" w:rsidR="00906153" w:rsidRDefault="00906153" w:rsidP="00C73EB7">
            <w:pPr>
              <w:jc w:val="center"/>
            </w:pPr>
          </w:p>
        </w:tc>
        <w:tc>
          <w:tcPr>
            <w:tcW w:w="1068" w:type="dxa"/>
          </w:tcPr>
          <w:p w14:paraId="332F2D90" w14:textId="6C9EB11D" w:rsidR="00906153" w:rsidRDefault="00896578" w:rsidP="00C73EB7">
            <w:pPr>
              <w:jc w:val="center"/>
            </w:pPr>
            <w:r>
              <w:t>1.00</w:t>
            </w:r>
          </w:p>
        </w:tc>
        <w:tc>
          <w:tcPr>
            <w:tcW w:w="1065" w:type="dxa"/>
          </w:tcPr>
          <w:p w14:paraId="33F3B672" w14:textId="770654EF" w:rsidR="00906153" w:rsidRDefault="00896578" w:rsidP="00C73EB7">
            <w:pPr>
              <w:jc w:val="center"/>
            </w:pPr>
            <w:r>
              <w:t>0.96</w:t>
            </w:r>
          </w:p>
        </w:tc>
      </w:tr>
      <w:tr w:rsidR="00906153" w14:paraId="473FCAA0" w14:textId="77777777" w:rsidTr="006410E2">
        <w:tc>
          <w:tcPr>
            <w:tcW w:w="2392" w:type="dxa"/>
          </w:tcPr>
          <w:p w14:paraId="640677E0" w14:textId="39BF854C" w:rsidR="00906153" w:rsidRDefault="00896578" w:rsidP="00C73EB7">
            <w:r>
              <w:t xml:space="preserve">51 Blowout Creek      </w:t>
            </w:r>
          </w:p>
        </w:tc>
        <w:tc>
          <w:tcPr>
            <w:tcW w:w="1070" w:type="dxa"/>
          </w:tcPr>
          <w:p w14:paraId="6731BA25" w14:textId="6457D89A" w:rsidR="00906153" w:rsidRDefault="00896578" w:rsidP="00C73EB7">
            <w:pPr>
              <w:jc w:val="center"/>
            </w:pPr>
            <w:r>
              <w:t>0.1</w:t>
            </w:r>
          </w:p>
        </w:tc>
        <w:tc>
          <w:tcPr>
            <w:tcW w:w="2548" w:type="dxa"/>
          </w:tcPr>
          <w:p w14:paraId="79BEFB40" w14:textId="77777777" w:rsidR="00906153" w:rsidRDefault="00906153" w:rsidP="00C73EB7">
            <w:pPr>
              <w:jc w:val="center"/>
            </w:pPr>
          </w:p>
        </w:tc>
        <w:tc>
          <w:tcPr>
            <w:tcW w:w="1068" w:type="dxa"/>
          </w:tcPr>
          <w:p w14:paraId="2EB9AFFA" w14:textId="4D267825" w:rsidR="00906153" w:rsidRDefault="00896578" w:rsidP="00C73EB7">
            <w:pPr>
              <w:jc w:val="center"/>
            </w:pPr>
            <w:r>
              <w:t>0.67</w:t>
            </w:r>
          </w:p>
        </w:tc>
        <w:tc>
          <w:tcPr>
            <w:tcW w:w="1065" w:type="dxa"/>
          </w:tcPr>
          <w:p w14:paraId="24A0C8B0" w14:textId="60152F21" w:rsidR="00906153" w:rsidRDefault="00896578" w:rsidP="00C73EB7">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854" w:name="_Toc82091977"/>
      <w:r>
        <w:t xml:space="preserve">Analysis of </w:t>
      </w:r>
      <w:r w:rsidR="00924909">
        <w:t xml:space="preserve">tuning knob values and </w:t>
      </w:r>
      <w:r>
        <w:t>locations where the model has low skill</w:t>
      </w:r>
      <w:bookmarkEnd w:id="854"/>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855" w:name="_Toc82091978"/>
      <w:r>
        <w:lastRenderedPageBreak/>
        <w:t xml:space="preserve">Simulated </w:t>
      </w:r>
      <w:r w:rsidR="005903C0">
        <w:t>North Santiam</w:t>
      </w:r>
      <w:r>
        <w:t xml:space="preserve"> basin water budget and thermal energy budget</w:t>
      </w:r>
      <w:bookmarkEnd w:id="855"/>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C73EB7">
        <w:tc>
          <w:tcPr>
            <w:tcW w:w="0" w:type="auto"/>
          </w:tcPr>
          <w:p w14:paraId="7EC959E0" w14:textId="77777777" w:rsidR="00906153" w:rsidRPr="00036F50" w:rsidRDefault="00906153" w:rsidP="00C73EB7">
            <w:pPr>
              <w:jc w:val="center"/>
              <w:rPr>
                <w:b/>
                <w:bCs/>
              </w:rPr>
            </w:pPr>
            <w:r w:rsidRPr="00036F50">
              <w:rPr>
                <w:b/>
                <w:bCs/>
              </w:rPr>
              <w:t>Inputs</w:t>
            </w:r>
          </w:p>
        </w:tc>
        <w:tc>
          <w:tcPr>
            <w:tcW w:w="0" w:type="auto"/>
          </w:tcPr>
          <w:p w14:paraId="0D89E1DC" w14:textId="77777777" w:rsidR="00906153" w:rsidRDefault="00906153" w:rsidP="00C73EB7">
            <w:r>
              <w:t>annual mmH2O</w:t>
            </w:r>
          </w:p>
        </w:tc>
        <w:tc>
          <w:tcPr>
            <w:tcW w:w="0" w:type="auto"/>
          </w:tcPr>
          <w:p w14:paraId="7DAA7595" w14:textId="77777777" w:rsidR="00906153" w:rsidRDefault="00906153" w:rsidP="00C73EB7">
            <w:r>
              <w:t>% of total inputs</w:t>
            </w:r>
          </w:p>
        </w:tc>
        <w:tc>
          <w:tcPr>
            <w:tcW w:w="0" w:type="auto"/>
          </w:tcPr>
          <w:p w14:paraId="0F6DCBF8" w14:textId="77777777" w:rsidR="00906153" w:rsidRDefault="00906153" w:rsidP="00C73EB7">
            <w:r>
              <w:t>cms</w:t>
            </w:r>
          </w:p>
        </w:tc>
        <w:tc>
          <w:tcPr>
            <w:tcW w:w="0" w:type="auto"/>
          </w:tcPr>
          <w:p w14:paraId="02369FDF" w14:textId="77777777" w:rsidR="00906153" w:rsidRDefault="00906153" w:rsidP="00C73EB7">
            <w:r>
              <w:t>% of basin discharge</w:t>
            </w:r>
          </w:p>
        </w:tc>
      </w:tr>
      <w:tr w:rsidR="00906153" w14:paraId="0834D78C" w14:textId="77777777" w:rsidTr="00C73EB7">
        <w:tc>
          <w:tcPr>
            <w:tcW w:w="0" w:type="auto"/>
          </w:tcPr>
          <w:p w14:paraId="035578B4" w14:textId="77777777" w:rsidR="00906153" w:rsidRDefault="00906153" w:rsidP="00C73EB7">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C73EB7">
            <w:pPr>
              <w:jc w:val="right"/>
            </w:pPr>
            <w:r>
              <w:t>8</w:t>
            </w:r>
            <w:r w:rsidR="00F05E95">
              <w:t>5.8</w:t>
            </w:r>
            <w:r>
              <w:t>%</w:t>
            </w:r>
          </w:p>
        </w:tc>
        <w:tc>
          <w:tcPr>
            <w:tcW w:w="0" w:type="auto"/>
          </w:tcPr>
          <w:p w14:paraId="245DCF41" w14:textId="77777777" w:rsidR="00906153" w:rsidRDefault="00906153" w:rsidP="00C73EB7">
            <w:pPr>
              <w:jc w:val="right"/>
            </w:pPr>
          </w:p>
        </w:tc>
        <w:tc>
          <w:tcPr>
            <w:tcW w:w="0" w:type="auto"/>
          </w:tcPr>
          <w:p w14:paraId="3DE4A904" w14:textId="77777777" w:rsidR="00906153" w:rsidRDefault="00906153" w:rsidP="00C73EB7"/>
        </w:tc>
      </w:tr>
      <w:tr w:rsidR="00906153" w14:paraId="4032A5F8" w14:textId="77777777" w:rsidTr="00C73EB7">
        <w:tc>
          <w:tcPr>
            <w:tcW w:w="0" w:type="auto"/>
          </w:tcPr>
          <w:p w14:paraId="6E3DC835" w14:textId="77777777" w:rsidR="00906153" w:rsidRDefault="00906153" w:rsidP="00C73EB7">
            <w:r>
              <w:t>springs</w:t>
            </w:r>
          </w:p>
        </w:tc>
        <w:tc>
          <w:tcPr>
            <w:tcW w:w="0" w:type="auto"/>
          </w:tcPr>
          <w:p w14:paraId="53369BDA" w14:textId="0174449F" w:rsidR="00906153" w:rsidRDefault="00F05E95" w:rsidP="00C73EB7">
            <w:pPr>
              <w:jc w:val="right"/>
            </w:pPr>
            <w:r>
              <w:t>332</w:t>
            </w:r>
          </w:p>
        </w:tc>
        <w:tc>
          <w:tcPr>
            <w:tcW w:w="0" w:type="auto"/>
          </w:tcPr>
          <w:p w14:paraId="7105EB1C" w14:textId="7015AA2C" w:rsidR="00906153" w:rsidRDefault="00906153" w:rsidP="00C73EB7">
            <w:pPr>
              <w:jc w:val="right"/>
            </w:pPr>
            <w:r>
              <w:t>1</w:t>
            </w:r>
            <w:r w:rsidR="00F05E95">
              <w:t>3.6</w:t>
            </w:r>
            <w:r>
              <w:t>%</w:t>
            </w:r>
          </w:p>
        </w:tc>
        <w:tc>
          <w:tcPr>
            <w:tcW w:w="0" w:type="auto"/>
          </w:tcPr>
          <w:p w14:paraId="0B19871D" w14:textId="00B977A7" w:rsidR="00906153" w:rsidRDefault="00F05E95" w:rsidP="00C73EB7">
            <w:pPr>
              <w:jc w:val="right"/>
            </w:pPr>
            <w:r>
              <w:t>20.0</w:t>
            </w:r>
          </w:p>
        </w:tc>
        <w:tc>
          <w:tcPr>
            <w:tcW w:w="0" w:type="auto"/>
          </w:tcPr>
          <w:p w14:paraId="6D611369" w14:textId="4D8BD261" w:rsidR="00906153" w:rsidRDefault="00906153" w:rsidP="00C73EB7">
            <w:pPr>
              <w:jc w:val="right"/>
            </w:pPr>
            <w:r>
              <w:t>1</w:t>
            </w:r>
            <w:r w:rsidR="00410C21">
              <w:t>8.8</w:t>
            </w:r>
            <w:r>
              <w:t xml:space="preserve"> %</w:t>
            </w:r>
          </w:p>
        </w:tc>
      </w:tr>
      <w:tr w:rsidR="00906153" w14:paraId="49F5B790" w14:textId="77777777" w:rsidTr="00C73EB7">
        <w:tc>
          <w:tcPr>
            <w:tcW w:w="0" w:type="auto"/>
          </w:tcPr>
          <w:p w14:paraId="7215FAA0" w14:textId="77777777" w:rsidR="00906153" w:rsidRDefault="00906153" w:rsidP="00C73EB7">
            <w:r>
              <w:t>wells</w:t>
            </w:r>
          </w:p>
        </w:tc>
        <w:tc>
          <w:tcPr>
            <w:tcW w:w="0" w:type="auto"/>
          </w:tcPr>
          <w:p w14:paraId="503CBCAB" w14:textId="0E0C03BA" w:rsidR="00906153" w:rsidRDefault="00F05E95" w:rsidP="00C73EB7">
            <w:pPr>
              <w:jc w:val="right"/>
            </w:pPr>
            <w:r>
              <w:t>6</w:t>
            </w:r>
          </w:p>
        </w:tc>
        <w:tc>
          <w:tcPr>
            <w:tcW w:w="0" w:type="auto"/>
          </w:tcPr>
          <w:p w14:paraId="451EBF5E" w14:textId="2AD46866" w:rsidR="00906153" w:rsidRDefault="00906153" w:rsidP="00C73EB7">
            <w:pPr>
              <w:jc w:val="right"/>
            </w:pPr>
            <w:r>
              <w:t>0.</w:t>
            </w:r>
            <w:r w:rsidR="00F05E95">
              <w:t>3</w:t>
            </w:r>
            <w:r>
              <w:t>%</w:t>
            </w:r>
          </w:p>
        </w:tc>
        <w:tc>
          <w:tcPr>
            <w:tcW w:w="0" w:type="auto"/>
          </w:tcPr>
          <w:p w14:paraId="47A04B6B" w14:textId="77777777" w:rsidR="00906153" w:rsidRDefault="00906153" w:rsidP="00C73EB7">
            <w:pPr>
              <w:jc w:val="right"/>
            </w:pPr>
          </w:p>
        </w:tc>
        <w:tc>
          <w:tcPr>
            <w:tcW w:w="0" w:type="auto"/>
          </w:tcPr>
          <w:p w14:paraId="6B7A32A4" w14:textId="77777777" w:rsidR="00906153" w:rsidRDefault="00906153" w:rsidP="00C73EB7"/>
        </w:tc>
      </w:tr>
      <w:tr w:rsidR="00906153" w14:paraId="26D1241B" w14:textId="77777777" w:rsidTr="00C73EB7">
        <w:tc>
          <w:tcPr>
            <w:tcW w:w="0" w:type="auto"/>
          </w:tcPr>
          <w:p w14:paraId="728FDE0F" w14:textId="77777777" w:rsidR="00906153" w:rsidRDefault="00906153" w:rsidP="00C73EB7">
            <w:r>
              <w:t>added by model</w:t>
            </w:r>
          </w:p>
        </w:tc>
        <w:tc>
          <w:tcPr>
            <w:tcW w:w="0" w:type="auto"/>
          </w:tcPr>
          <w:p w14:paraId="1446E1FC" w14:textId="1F663580" w:rsidR="00906153" w:rsidRDefault="00F05E95" w:rsidP="00C73EB7">
            <w:pPr>
              <w:jc w:val="right"/>
            </w:pPr>
            <w:r>
              <w:t>8</w:t>
            </w:r>
          </w:p>
        </w:tc>
        <w:tc>
          <w:tcPr>
            <w:tcW w:w="0" w:type="auto"/>
          </w:tcPr>
          <w:p w14:paraId="7E582FD3" w14:textId="77777777" w:rsidR="00906153" w:rsidRDefault="00906153" w:rsidP="00C73EB7">
            <w:pPr>
              <w:jc w:val="right"/>
            </w:pPr>
            <w:r>
              <w:t>0.3%</w:t>
            </w:r>
          </w:p>
        </w:tc>
        <w:tc>
          <w:tcPr>
            <w:tcW w:w="0" w:type="auto"/>
          </w:tcPr>
          <w:p w14:paraId="182FA319" w14:textId="77777777" w:rsidR="00906153" w:rsidRDefault="00906153" w:rsidP="00C73EB7">
            <w:pPr>
              <w:jc w:val="right"/>
            </w:pPr>
          </w:p>
        </w:tc>
        <w:tc>
          <w:tcPr>
            <w:tcW w:w="0" w:type="auto"/>
          </w:tcPr>
          <w:p w14:paraId="7690A9DB" w14:textId="77777777" w:rsidR="00906153" w:rsidRDefault="00906153" w:rsidP="00C73EB7"/>
        </w:tc>
      </w:tr>
      <w:tr w:rsidR="00906153" w14:paraId="23AC70A5" w14:textId="77777777" w:rsidTr="00C73EB7">
        <w:tc>
          <w:tcPr>
            <w:tcW w:w="0" w:type="auto"/>
          </w:tcPr>
          <w:p w14:paraId="4062E8DD" w14:textId="77777777" w:rsidR="00906153" w:rsidRDefault="00906153" w:rsidP="00C73EB7">
            <w:pPr>
              <w:jc w:val="right"/>
            </w:pPr>
            <w:r>
              <w:t>total in</w:t>
            </w:r>
          </w:p>
        </w:tc>
        <w:tc>
          <w:tcPr>
            <w:tcW w:w="0" w:type="auto"/>
          </w:tcPr>
          <w:p w14:paraId="2D8C43F2" w14:textId="6290B327" w:rsidR="00906153" w:rsidRDefault="00906153" w:rsidP="00C73EB7">
            <w:pPr>
              <w:jc w:val="right"/>
            </w:pPr>
            <w:r>
              <w:t>2</w:t>
            </w:r>
            <w:r w:rsidR="00F05E95">
              <w:t>441</w:t>
            </w:r>
          </w:p>
        </w:tc>
        <w:tc>
          <w:tcPr>
            <w:tcW w:w="0" w:type="auto"/>
          </w:tcPr>
          <w:p w14:paraId="791776B3" w14:textId="77777777" w:rsidR="00906153" w:rsidRDefault="00906153" w:rsidP="00C73EB7">
            <w:pPr>
              <w:jc w:val="right"/>
            </w:pPr>
            <w:r>
              <w:t>100.0%</w:t>
            </w:r>
          </w:p>
        </w:tc>
        <w:tc>
          <w:tcPr>
            <w:tcW w:w="0" w:type="auto"/>
          </w:tcPr>
          <w:p w14:paraId="14319E6D" w14:textId="77777777" w:rsidR="00906153" w:rsidRDefault="00906153" w:rsidP="00C73EB7">
            <w:pPr>
              <w:jc w:val="right"/>
            </w:pPr>
          </w:p>
        </w:tc>
        <w:tc>
          <w:tcPr>
            <w:tcW w:w="0" w:type="auto"/>
          </w:tcPr>
          <w:p w14:paraId="4E977691" w14:textId="77777777" w:rsidR="00906153" w:rsidRDefault="00906153" w:rsidP="00C73EB7"/>
        </w:tc>
      </w:tr>
      <w:tr w:rsidR="00906153" w14:paraId="6E42CA46" w14:textId="77777777" w:rsidTr="00C73EB7">
        <w:tc>
          <w:tcPr>
            <w:tcW w:w="0" w:type="auto"/>
          </w:tcPr>
          <w:p w14:paraId="296A26DC" w14:textId="77777777" w:rsidR="00906153" w:rsidRDefault="00906153" w:rsidP="00C73EB7">
            <w:pPr>
              <w:jc w:val="right"/>
            </w:pPr>
          </w:p>
        </w:tc>
        <w:tc>
          <w:tcPr>
            <w:tcW w:w="0" w:type="auto"/>
          </w:tcPr>
          <w:p w14:paraId="6861933F" w14:textId="77777777" w:rsidR="00906153" w:rsidRDefault="00906153" w:rsidP="00C73EB7">
            <w:pPr>
              <w:jc w:val="right"/>
            </w:pPr>
          </w:p>
        </w:tc>
        <w:tc>
          <w:tcPr>
            <w:tcW w:w="0" w:type="auto"/>
          </w:tcPr>
          <w:p w14:paraId="025AC31D" w14:textId="77777777" w:rsidR="00906153" w:rsidRDefault="00906153" w:rsidP="00C73EB7">
            <w:pPr>
              <w:jc w:val="right"/>
            </w:pPr>
          </w:p>
        </w:tc>
        <w:tc>
          <w:tcPr>
            <w:tcW w:w="0" w:type="auto"/>
          </w:tcPr>
          <w:p w14:paraId="6EFBE03C" w14:textId="77777777" w:rsidR="00906153" w:rsidRDefault="00906153" w:rsidP="00C73EB7">
            <w:pPr>
              <w:jc w:val="right"/>
            </w:pPr>
          </w:p>
        </w:tc>
        <w:tc>
          <w:tcPr>
            <w:tcW w:w="0" w:type="auto"/>
          </w:tcPr>
          <w:p w14:paraId="4FD6608C" w14:textId="77777777" w:rsidR="00906153" w:rsidRDefault="00906153" w:rsidP="00C73EB7"/>
        </w:tc>
      </w:tr>
      <w:tr w:rsidR="00906153" w14:paraId="2CC0F8F3" w14:textId="77777777" w:rsidTr="00C73EB7">
        <w:tc>
          <w:tcPr>
            <w:tcW w:w="0" w:type="auto"/>
          </w:tcPr>
          <w:p w14:paraId="1356E375" w14:textId="77777777" w:rsidR="00906153" w:rsidRPr="00036F50" w:rsidRDefault="00906153" w:rsidP="00C73EB7">
            <w:pPr>
              <w:jc w:val="center"/>
              <w:rPr>
                <w:b/>
                <w:bCs/>
              </w:rPr>
            </w:pPr>
            <w:r w:rsidRPr="00036F50">
              <w:rPr>
                <w:b/>
                <w:bCs/>
              </w:rPr>
              <w:t>Outputs</w:t>
            </w:r>
          </w:p>
        </w:tc>
        <w:tc>
          <w:tcPr>
            <w:tcW w:w="0" w:type="auto"/>
          </w:tcPr>
          <w:p w14:paraId="0760B515" w14:textId="77777777" w:rsidR="00906153" w:rsidRDefault="00906153" w:rsidP="00C73EB7">
            <w:pPr>
              <w:jc w:val="right"/>
            </w:pPr>
            <w:r>
              <w:t>annual mmH2O</w:t>
            </w:r>
          </w:p>
        </w:tc>
        <w:tc>
          <w:tcPr>
            <w:tcW w:w="0" w:type="auto"/>
          </w:tcPr>
          <w:p w14:paraId="240F953D" w14:textId="77777777" w:rsidR="00906153" w:rsidRDefault="00906153" w:rsidP="00C73EB7">
            <w:pPr>
              <w:jc w:val="right"/>
            </w:pPr>
            <w:r>
              <w:t>% of precipitation</w:t>
            </w:r>
          </w:p>
        </w:tc>
        <w:tc>
          <w:tcPr>
            <w:tcW w:w="0" w:type="auto"/>
          </w:tcPr>
          <w:p w14:paraId="04DCF7E4" w14:textId="77777777" w:rsidR="00906153" w:rsidRDefault="00906153" w:rsidP="00C73EB7">
            <w:pPr>
              <w:jc w:val="right"/>
            </w:pPr>
            <w:r>
              <w:t>cms</w:t>
            </w:r>
          </w:p>
        </w:tc>
        <w:tc>
          <w:tcPr>
            <w:tcW w:w="0" w:type="auto"/>
          </w:tcPr>
          <w:p w14:paraId="2C1E982E" w14:textId="77777777" w:rsidR="00906153" w:rsidRDefault="00906153" w:rsidP="00C73EB7">
            <w:r>
              <w:t>% of basin discharge</w:t>
            </w:r>
          </w:p>
        </w:tc>
      </w:tr>
      <w:tr w:rsidR="00906153" w14:paraId="558E176E" w14:textId="77777777" w:rsidTr="00C73EB7">
        <w:tc>
          <w:tcPr>
            <w:tcW w:w="0" w:type="auto"/>
          </w:tcPr>
          <w:p w14:paraId="021B4CC3" w14:textId="77777777" w:rsidR="00906153" w:rsidRDefault="00906153" w:rsidP="00C73EB7">
            <w:r>
              <w:t>basin discharge</w:t>
            </w:r>
          </w:p>
        </w:tc>
        <w:tc>
          <w:tcPr>
            <w:tcW w:w="0" w:type="auto"/>
          </w:tcPr>
          <w:p w14:paraId="6C5C7714" w14:textId="699E3446" w:rsidR="00906153" w:rsidRDefault="00906153" w:rsidP="00C73EB7">
            <w:pPr>
              <w:jc w:val="right"/>
            </w:pPr>
            <w:r>
              <w:t>1</w:t>
            </w:r>
            <w:r w:rsidR="00410C21">
              <w:t>767</w:t>
            </w:r>
          </w:p>
        </w:tc>
        <w:tc>
          <w:tcPr>
            <w:tcW w:w="0" w:type="auto"/>
          </w:tcPr>
          <w:p w14:paraId="32513AD9" w14:textId="7033CDBA" w:rsidR="00906153" w:rsidRDefault="00410C21" w:rsidP="00C73EB7">
            <w:pPr>
              <w:jc w:val="right"/>
            </w:pPr>
            <w:r>
              <w:t>84.4</w:t>
            </w:r>
            <w:r w:rsidR="00906153">
              <w:t>%</w:t>
            </w:r>
          </w:p>
        </w:tc>
        <w:tc>
          <w:tcPr>
            <w:tcW w:w="0" w:type="auto"/>
          </w:tcPr>
          <w:p w14:paraId="714B55B2" w14:textId="3AE111D5" w:rsidR="00906153" w:rsidRDefault="00906153" w:rsidP="00C73EB7">
            <w:pPr>
              <w:jc w:val="right"/>
            </w:pPr>
            <w:r>
              <w:t>1</w:t>
            </w:r>
            <w:r w:rsidR="00410C21">
              <w:t>06.3</w:t>
            </w:r>
          </w:p>
        </w:tc>
        <w:tc>
          <w:tcPr>
            <w:tcW w:w="0" w:type="auto"/>
          </w:tcPr>
          <w:p w14:paraId="722376B6" w14:textId="77777777" w:rsidR="00906153" w:rsidRDefault="00906153" w:rsidP="00C73EB7">
            <w:pPr>
              <w:jc w:val="right"/>
            </w:pPr>
            <w:r>
              <w:t>100.0 %</w:t>
            </w:r>
          </w:p>
        </w:tc>
      </w:tr>
      <w:tr w:rsidR="00906153" w14:paraId="51465C98" w14:textId="77777777" w:rsidTr="00C73EB7">
        <w:tc>
          <w:tcPr>
            <w:tcW w:w="0" w:type="auto"/>
          </w:tcPr>
          <w:p w14:paraId="4725C5C8" w14:textId="77777777" w:rsidR="00906153" w:rsidRDefault="00906153" w:rsidP="00C73EB7">
            <w:r>
              <w:t>evapotranspiration</w:t>
            </w:r>
          </w:p>
        </w:tc>
        <w:tc>
          <w:tcPr>
            <w:tcW w:w="0" w:type="auto"/>
          </w:tcPr>
          <w:p w14:paraId="0F2155F0" w14:textId="097AC28E" w:rsidR="00906153" w:rsidRDefault="00410C21" w:rsidP="00C73EB7">
            <w:pPr>
              <w:jc w:val="right"/>
            </w:pPr>
            <w:r>
              <w:t>597</w:t>
            </w:r>
          </w:p>
        </w:tc>
        <w:tc>
          <w:tcPr>
            <w:tcW w:w="0" w:type="auto"/>
          </w:tcPr>
          <w:p w14:paraId="0CEA8838" w14:textId="0B621045" w:rsidR="00906153" w:rsidRDefault="00410C21" w:rsidP="00C73EB7">
            <w:pPr>
              <w:jc w:val="right"/>
            </w:pPr>
            <w:r>
              <w:t>28.5</w:t>
            </w:r>
            <w:r w:rsidR="00906153">
              <w:t>%</w:t>
            </w:r>
          </w:p>
        </w:tc>
        <w:tc>
          <w:tcPr>
            <w:tcW w:w="0" w:type="auto"/>
          </w:tcPr>
          <w:p w14:paraId="1C789062" w14:textId="77777777" w:rsidR="00906153" w:rsidRDefault="00906153" w:rsidP="00C73EB7">
            <w:pPr>
              <w:jc w:val="right"/>
            </w:pPr>
          </w:p>
        </w:tc>
        <w:tc>
          <w:tcPr>
            <w:tcW w:w="0" w:type="auto"/>
          </w:tcPr>
          <w:p w14:paraId="5847B061" w14:textId="1AFAB01A" w:rsidR="00906153" w:rsidRDefault="007C38DF" w:rsidP="00C73EB7">
            <w:pPr>
              <w:jc w:val="right"/>
            </w:pPr>
            <w:r>
              <w:t>33.8</w:t>
            </w:r>
            <w:r w:rsidR="00906153">
              <w:t>%</w:t>
            </w:r>
          </w:p>
        </w:tc>
      </w:tr>
      <w:tr w:rsidR="00906153" w14:paraId="67E0B8D0" w14:textId="77777777" w:rsidTr="00C73EB7">
        <w:tc>
          <w:tcPr>
            <w:tcW w:w="0" w:type="auto"/>
          </w:tcPr>
          <w:p w14:paraId="135B0784" w14:textId="77777777" w:rsidR="00906153" w:rsidRDefault="00906153" w:rsidP="00C73EB7">
            <w:r>
              <w:t>snow “evaporation”</w:t>
            </w:r>
          </w:p>
        </w:tc>
        <w:tc>
          <w:tcPr>
            <w:tcW w:w="0" w:type="auto"/>
          </w:tcPr>
          <w:p w14:paraId="263C13B1" w14:textId="4CFBE6C8" w:rsidR="00906153" w:rsidRDefault="00410C21" w:rsidP="00C73EB7">
            <w:pPr>
              <w:jc w:val="right"/>
            </w:pPr>
            <w:r>
              <w:t>92</w:t>
            </w:r>
          </w:p>
        </w:tc>
        <w:tc>
          <w:tcPr>
            <w:tcW w:w="0" w:type="auto"/>
          </w:tcPr>
          <w:p w14:paraId="69CC44BD" w14:textId="22B9C475" w:rsidR="00906153" w:rsidRDefault="00906153" w:rsidP="00C73EB7">
            <w:pPr>
              <w:jc w:val="right"/>
            </w:pPr>
            <w:r>
              <w:t>4.</w:t>
            </w:r>
            <w:r w:rsidR="00410C21">
              <w:t>4</w:t>
            </w:r>
            <w:r>
              <w:t>%</w:t>
            </w:r>
          </w:p>
        </w:tc>
        <w:tc>
          <w:tcPr>
            <w:tcW w:w="0" w:type="auto"/>
          </w:tcPr>
          <w:p w14:paraId="5C7605E3" w14:textId="77777777" w:rsidR="00906153" w:rsidRDefault="00906153" w:rsidP="00C73EB7">
            <w:pPr>
              <w:jc w:val="right"/>
            </w:pPr>
          </w:p>
        </w:tc>
        <w:tc>
          <w:tcPr>
            <w:tcW w:w="0" w:type="auto"/>
          </w:tcPr>
          <w:p w14:paraId="36CCBFA4" w14:textId="7CCD31E6" w:rsidR="00906153" w:rsidRDefault="00906153" w:rsidP="00C73EB7">
            <w:pPr>
              <w:jc w:val="right"/>
            </w:pPr>
            <w:r>
              <w:t>5.</w:t>
            </w:r>
            <w:r w:rsidR="007C38DF">
              <w:t>2</w:t>
            </w:r>
            <w:r>
              <w:t>%</w:t>
            </w:r>
          </w:p>
        </w:tc>
      </w:tr>
      <w:tr w:rsidR="00906153" w14:paraId="132CE20B" w14:textId="77777777" w:rsidTr="00C73EB7">
        <w:tc>
          <w:tcPr>
            <w:tcW w:w="0" w:type="auto"/>
          </w:tcPr>
          <w:p w14:paraId="331EF348" w14:textId="77777777" w:rsidR="00906153" w:rsidRDefault="00906153" w:rsidP="00C73EB7">
            <w:r>
              <w:t>piped out</w:t>
            </w:r>
          </w:p>
        </w:tc>
        <w:tc>
          <w:tcPr>
            <w:tcW w:w="0" w:type="auto"/>
          </w:tcPr>
          <w:p w14:paraId="4567E454" w14:textId="5A7DEDA7" w:rsidR="00906153" w:rsidRDefault="00410C21" w:rsidP="00C73EB7">
            <w:pPr>
              <w:jc w:val="right"/>
            </w:pPr>
            <w:r>
              <w:t>0</w:t>
            </w:r>
          </w:p>
        </w:tc>
        <w:tc>
          <w:tcPr>
            <w:tcW w:w="0" w:type="auto"/>
          </w:tcPr>
          <w:p w14:paraId="3DAF35D2" w14:textId="189B550E" w:rsidR="00906153" w:rsidRDefault="00906153" w:rsidP="00C73EB7">
            <w:pPr>
              <w:jc w:val="right"/>
            </w:pPr>
            <w:r>
              <w:t>0.</w:t>
            </w:r>
            <w:r w:rsidR="00410C21">
              <w:t>0</w:t>
            </w:r>
            <w:r>
              <w:t>%</w:t>
            </w:r>
          </w:p>
        </w:tc>
        <w:tc>
          <w:tcPr>
            <w:tcW w:w="0" w:type="auto"/>
          </w:tcPr>
          <w:p w14:paraId="05B081D3" w14:textId="77777777" w:rsidR="00906153" w:rsidRDefault="00906153" w:rsidP="00C73EB7">
            <w:pPr>
              <w:jc w:val="right"/>
            </w:pPr>
          </w:p>
        </w:tc>
        <w:tc>
          <w:tcPr>
            <w:tcW w:w="0" w:type="auto"/>
          </w:tcPr>
          <w:p w14:paraId="5F712888" w14:textId="0F692317" w:rsidR="00906153" w:rsidRDefault="00906153" w:rsidP="00C73EB7">
            <w:pPr>
              <w:jc w:val="right"/>
            </w:pPr>
            <w:r>
              <w:t>0.</w:t>
            </w:r>
            <w:r w:rsidR="007C38DF">
              <w:t>0</w:t>
            </w:r>
            <w:r>
              <w:t>%</w:t>
            </w:r>
          </w:p>
        </w:tc>
      </w:tr>
      <w:tr w:rsidR="00906153" w14:paraId="27E0C8E2" w14:textId="77777777" w:rsidTr="00C73EB7">
        <w:tc>
          <w:tcPr>
            <w:tcW w:w="0" w:type="auto"/>
          </w:tcPr>
          <w:p w14:paraId="3BE88468" w14:textId="77777777" w:rsidR="00906153" w:rsidRDefault="00906153" w:rsidP="00C73EB7">
            <w:pPr>
              <w:jc w:val="right"/>
            </w:pPr>
            <w:r>
              <w:t>total out</w:t>
            </w:r>
          </w:p>
        </w:tc>
        <w:tc>
          <w:tcPr>
            <w:tcW w:w="0" w:type="auto"/>
          </w:tcPr>
          <w:p w14:paraId="622C5D66" w14:textId="4A6C317C" w:rsidR="00906153" w:rsidRDefault="00906153" w:rsidP="00C73EB7">
            <w:pPr>
              <w:jc w:val="right"/>
            </w:pPr>
            <w:r>
              <w:t>2</w:t>
            </w:r>
            <w:r w:rsidR="00410C21">
              <w:t>455</w:t>
            </w:r>
          </w:p>
        </w:tc>
        <w:tc>
          <w:tcPr>
            <w:tcW w:w="0" w:type="auto"/>
          </w:tcPr>
          <w:p w14:paraId="5B08072B" w14:textId="57B1B162" w:rsidR="00906153" w:rsidRDefault="00906153" w:rsidP="00C73EB7">
            <w:pPr>
              <w:jc w:val="right"/>
            </w:pPr>
            <w:r>
              <w:t>11</w:t>
            </w:r>
            <w:r w:rsidR="00410C21">
              <w:t>7.2</w:t>
            </w:r>
            <w:r>
              <w:t>%</w:t>
            </w:r>
          </w:p>
        </w:tc>
        <w:tc>
          <w:tcPr>
            <w:tcW w:w="0" w:type="auto"/>
          </w:tcPr>
          <w:p w14:paraId="5E07D2CA" w14:textId="77777777" w:rsidR="00906153" w:rsidRDefault="00906153" w:rsidP="00C73EB7">
            <w:pPr>
              <w:jc w:val="right"/>
            </w:pPr>
          </w:p>
        </w:tc>
        <w:tc>
          <w:tcPr>
            <w:tcW w:w="0" w:type="auto"/>
          </w:tcPr>
          <w:p w14:paraId="6D2E64E0" w14:textId="77777777" w:rsidR="00906153" w:rsidRDefault="00906153" w:rsidP="00C73EB7"/>
        </w:tc>
      </w:tr>
      <w:tr w:rsidR="00906153" w14:paraId="63C2D8F2" w14:textId="77777777" w:rsidTr="00C73EB7">
        <w:tc>
          <w:tcPr>
            <w:tcW w:w="0" w:type="auto"/>
          </w:tcPr>
          <w:p w14:paraId="758741F7" w14:textId="77777777" w:rsidR="00906153" w:rsidRDefault="00906153" w:rsidP="00C73EB7">
            <w:pPr>
              <w:jc w:val="right"/>
            </w:pPr>
            <w:r>
              <w:t>discrepancy, mm</w:t>
            </w:r>
          </w:p>
        </w:tc>
        <w:tc>
          <w:tcPr>
            <w:tcW w:w="0" w:type="auto"/>
          </w:tcPr>
          <w:p w14:paraId="60FAA5F4" w14:textId="69E9AEE3" w:rsidR="00906153" w:rsidRDefault="00410C21" w:rsidP="00C73EB7">
            <w:pPr>
              <w:jc w:val="right"/>
            </w:pPr>
            <w:r>
              <w:t>14</w:t>
            </w:r>
          </w:p>
        </w:tc>
        <w:tc>
          <w:tcPr>
            <w:tcW w:w="0" w:type="auto"/>
          </w:tcPr>
          <w:p w14:paraId="0ABD59FC" w14:textId="77777777" w:rsidR="00906153" w:rsidRDefault="00906153" w:rsidP="00C73EB7">
            <w:pPr>
              <w:jc w:val="right"/>
            </w:pPr>
          </w:p>
        </w:tc>
        <w:tc>
          <w:tcPr>
            <w:tcW w:w="0" w:type="auto"/>
          </w:tcPr>
          <w:p w14:paraId="1D31D1F2" w14:textId="77777777" w:rsidR="00906153" w:rsidRDefault="00906153" w:rsidP="00C73EB7">
            <w:pPr>
              <w:jc w:val="right"/>
            </w:pPr>
          </w:p>
        </w:tc>
        <w:tc>
          <w:tcPr>
            <w:tcW w:w="0" w:type="auto"/>
          </w:tcPr>
          <w:p w14:paraId="1B4FE9A3" w14:textId="77777777" w:rsidR="00906153" w:rsidRDefault="00906153" w:rsidP="00C73EB7"/>
        </w:tc>
      </w:tr>
      <w:tr w:rsidR="00906153" w14:paraId="7B420E39" w14:textId="77777777" w:rsidTr="00C73EB7">
        <w:tc>
          <w:tcPr>
            <w:tcW w:w="0" w:type="auto"/>
          </w:tcPr>
          <w:p w14:paraId="4509A7BC" w14:textId="77777777" w:rsidR="00906153" w:rsidRDefault="00906153" w:rsidP="00C73EB7">
            <w:pPr>
              <w:jc w:val="right"/>
            </w:pPr>
            <w:r>
              <w:t>discrepancy, %</w:t>
            </w:r>
          </w:p>
        </w:tc>
        <w:tc>
          <w:tcPr>
            <w:tcW w:w="0" w:type="auto"/>
          </w:tcPr>
          <w:p w14:paraId="1E74BFC0" w14:textId="718E0443" w:rsidR="00906153" w:rsidRDefault="00906153" w:rsidP="00C73EB7">
            <w:pPr>
              <w:jc w:val="right"/>
            </w:pPr>
            <w:r>
              <w:t>0.</w:t>
            </w:r>
            <w:r w:rsidR="00410C21">
              <w:t>6</w:t>
            </w:r>
            <w:r>
              <w:t>%</w:t>
            </w:r>
          </w:p>
        </w:tc>
        <w:tc>
          <w:tcPr>
            <w:tcW w:w="0" w:type="auto"/>
          </w:tcPr>
          <w:p w14:paraId="7FECE42A" w14:textId="77777777" w:rsidR="00906153" w:rsidRDefault="00906153" w:rsidP="00C73EB7">
            <w:pPr>
              <w:jc w:val="right"/>
            </w:pPr>
          </w:p>
        </w:tc>
        <w:tc>
          <w:tcPr>
            <w:tcW w:w="0" w:type="auto"/>
          </w:tcPr>
          <w:p w14:paraId="3DFA2109" w14:textId="77777777" w:rsidR="00906153" w:rsidRDefault="00906153" w:rsidP="00C73EB7">
            <w:pPr>
              <w:jc w:val="right"/>
            </w:pPr>
          </w:p>
        </w:tc>
        <w:tc>
          <w:tcPr>
            <w:tcW w:w="0" w:type="auto"/>
          </w:tcPr>
          <w:p w14:paraId="3FD220D3" w14:textId="77777777" w:rsidR="00906153" w:rsidRDefault="00906153" w:rsidP="00C73EB7"/>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2962"/>
        <w:gridCol w:w="1798"/>
        <w:gridCol w:w="1710"/>
        <w:gridCol w:w="2880"/>
      </w:tblGrid>
      <w:tr w:rsidR="00B61173" w14:paraId="59B7BD57" w14:textId="77777777" w:rsidTr="00C73EB7">
        <w:tc>
          <w:tcPr>
            <w:tcW w:w="0" w:type="auto"/>
          </w:tcPr>
          <w:p w14:paraId="287AE78F" w14:textId="77777777" w:rsidR="00B61173" w:rsidRPr="00036F50" w:rsidRDefault="00B61173" w:rsidP="00C73EB7">
            <w:pPr>
              <w:jc w:val="center"/>
              <w:rPr>
                <w:b/>
                <w:bCs/>
              </w:rPr>
            </w:pPr>
            <w:r w:rsidRPr="00036F50">
              <w:rPr>
                <w:b/>
                <w:bCs/>
              </w:rPr>
              <w:t>Inputs</w:t>
            </w:r>
          </w:p>
        </w:tc>
        <w:tc>
          <w:tcPr>
            <w:tcW w:w="1798" w:type="dxa"/>
          </w:tcPr>
          <w:p w14:paraId="0E122275" w14:textId="77777777" w:rsidR="00B61173" w:rsidRPr="00787EC2" w:rsidRDefault="00B61173" w:rsidP="00C73EB7">
            <w:r>
              <w:t>volume, m</w:t>
            </w:r>
            <w:r>
              <w:rPr>
                <w:vertAlign w:val="superscript"/>
              </w:rPr>
              <w:t>3</w:t>
            </w:r>
            <w:r>
              <w:t xml:space="preserve"> </w:t>
            </w:r>
          </w:p>
        </w:tc>
        <w:tc>
          <w:tcPr>
            <w:tcW w:w="1710" w:type="dxa"/>
          </w:tcPr>
          <w:p w14:paraId="68C09D3F" w14:textId="77777777" w:rsidR="00B61173" w:rsidRDefault="00B61173" w:rsidP="00C73EB7">
            <w:r>
              <w:rPr>
                <w:rFonts w:cstheme="minorHAnsi"/>
              </w:rPr>
              <w:t>average temperature, °</w:t>
            </w:r>
            <w:r>
              <w:t>C</w:t>
            </w:r>
          </w:p>
        </w:tc>
        <w:tc>
          <w:tcPr>
            <w:tcW w:w="2880" w:type="dxa"/>
          </w:tcPr>
          <w:p w14:paraId="405D6350" w14:textId="77777777" w:rsidR="00B61173" w:rsidRDefault="00B61173" w:rsidP="00C73EB7">
            <w:r>
              <w:t>thermal energy, MJ</w:t>
            </w:r>
          </w:p>
        </w:tc>
      </w:tr>
      <w:tr w:rsidR="00B61173" w14:paraId="0175758A" w14:textId="77777777" w:rsidTr="00C73EB7">
        <w:tc>
          <w:tcPr>
            <w:tcW w:w="0" w:type="auto"/>
          </w:tcPr>
          <w:p w14:paraId="78E7A52B" w14:textId="77777777" w:rsidR="00B61173" w:rsidRDefault="00B61173" w:rsidP="00C73EB7">
            <w:r>
              <w:t>runoff from land surface</w:t>
            </w:r>
          </w:p>
        </w:tc>
        <w:tc>
          <w:tcPr>
            <w:tcW w:w="1798" w:type="dxa"/>
          </w:tcPr>
          <w:p w14:paraId="69B85868" w14:textId="17FF284D" w:rsidR="00B61173" w:rsidRDefault="00A50A5B" w:rsidP="00C73EB7">
            <w:pPr>
              <w:jc w:val="right"/>
            </w:pPr>
            <w:r>
              <w:t>2.737E9</w:t>
            </w:r>
            <w:r w:rsidR="00B61173">
              <w:t xml:space="preserve"> </w:t>
            </w:r>
          </w:p>
        </w:tc>
        <w:tc>
          <w:tcPr>
            <w:tcW w:w="1710" w:type="dxa"/>
          </w:tcPr>
          <w:p w14:paraId="60247C4D" w14:textId="02032D3F" w:rsidR="00B61173" w:rsidRDefault="00A50A5B" w:rsidP="00C73EB7">
            <w:pPr>
              <w:jc w:val="right"/>
            </w:pPr>
            <w:r>
              <w:t>7.1</w:t>
            </w:r>
          </w:p>
        </w:tc>
        <w:tc>
          <w:tcPr>
            <w:tcW w:w="2880" w:type="dxa"/>
          </w:tcPr>
          <w:p w14:paraId="72C16CBD" w14:textId="4D260A56" w:rsidR="00B61173" w:rsidRDefault="00A50A5B" w:rsidP="00C73EB7">
            <w:pPr>
              <w:jc w:val="right"/>
            </w:pPr>
            <w:r>
              <w:t>78.38e9</w:t>
            </w:r>
          </w:p>
        </w:tc>
      </w:tr>
      <w:tr w:rsidR="00B61173" w14:paraId="522682C6" w14:textId="77777777" w:rsidTr="00C73EB7">
        <w:tc>
          <w:tcPr>
            <w:tcW w:w="0" w:type="auto"/>
          </w:tcPr>
          <w:p w14:paraId="122AF1BF" w14:textId="77777777" w:rsidR="00B61173" w:rsidRDefault="00B61173" w:rsidP="00C73EB7">
            <w:r>
              <w:t>springs</w:t>
            </w:r>
          </w:p>
        </w:tc>
        <w:tc>
          <w:tcPr>
            <w:tcW w:w="1798" w:type="dxa"/>
          </w:tcPr>
          <w:p w14:paraId="1488F239" w14:textId="757C1DBC" w:rsidR="00B61173" w:rsidRDefault="00B61173" w:rsidP="00C73EB7">
            <w:pPr>
              <w:jc w:val="right"/>
            </w:pPr>
            <w:r>
              <w:t>0.</w:t>
            </w:r>
            <w:r w:rsidR="00F612C1">
              <w:t>63</w:t>
            </w:r>
            <w:r w:rsidR="008416A5">
              <w:t>1</w:t>
            </w:r>
            <w:r>
              <w:t>e9</w:t>
            </w:r>
          </w:p>
        </w:tc>
        <w:tc>
          <w:tcPr>
            <w:tcW w:w="1710" w:type="dxa"/>
          </w:tcPr>
          <w:p w14:paraId="64C13EC6" w14:textId="0286AE55" w:rsidR="00B61173" w:rsidRDefault="00C46038" w:rsidP="00C73EB7">
            <w:pPr>
              <w:jc w:val="right"/>
            </w:pPr>
            <w:r>
              <w:t>5.0</w:t>
            </w:r>
          </w:p>
        </w:tc>
        <w:tc>
          <w:tcPr>
            <w:tcW w:w="2880" w:type="dxa"/>
          </w:tcPr>
          <w:p w14:paraId="64920DC1" w14:textId="3ADD6317" w:rsidR="00B61173" w:rsidRDefault="00C46038" w:rsidP="00C73EB7">
            <w:pPr>
              <w:jc w:val="right"/>
            </w:pPr>
            <w:r>
              <w:t>13.04e9</w:t>
            </w:r>
          </w:p>
        </w:tc>
      </w:tr>
      <w:tr w:rsidR="00B61173" w14:paraId="5A72011F" w14:textId="77777777" w:rsidTr="00C73EB7">
        <w:tc>
          <w:tcPr>
            <w:tcW w:w="0" w:type="auto"/>
          </w:tcPr>
          <w:p w14:paraId="2A73C1B8" w14:textId="77777777" w:rsidR="00B61173" w:rsidRDefault="00B61173" w:rsidP="00C73EB7">
            <w:r>
              <w:t>insolation of reaches</w:t>
            </w:r>
          </w:p>
        </w:tc>
        <w:tc>
          <w:tcPr>
            <w:tcW w:w="1798" w:type="dxa"/>
          </w:tcPr>
          <w:p w14:paraId="35DB76E0" w14:textId="77777777" w:rsidR="00B61173" w:rsidRDefault="00B61173" w:rsidP="00C73EB7">
            <w:pPr>
              <w:jc w:val="right"/>
            </w:pPr>
          </w:p>
        </w:tc>
        <w:tc>
          <w:tcPr>
            <w:tcW w:w="1710" w:type="dxa"/>
          </w:tcPr>
          <w:p w14:paraId="3F6C50B5" w14:textId="77777777" w:rsidR="00B61173" w:rsidRDefault="00B61173" w:rsidP="00C73EB7">
            <w:pPr>
              <w:jc w:val="right"/>
            </w:pPr>
          </w:p>
        </w:tc>
        <w:tc>
          <w:tcPr>
            <w:tcW w:w="2880" w:type="dxa"/>
          </w:tcPr>
          <w:p w14:paraId="396107B8" w14:textId="50AF91A6" w:rsidR="00B61173" w:rsidRDefault="00AF2026" w:rsidP="00C73EB7">
            <w:pPr>
              <w:jc w:val="right"/>
            </w:pPr>
            <w:r>
              <w:t>35.6</w:t>
            </w:r>
            <w:r w:rsidR="00F64714">
              <w:t>6</w:t>
            </w:r>
            <w:r w:rsidR="00B61173">
              <w:t>e9</w:t>
            </w:r>
          </w:p>
        </w:tc>
      </w:tr>
      <w:tr w:rsidR="00B61173" w14:paraId="350F73F8" w14:textId="77777777" w:rsidTr="00C73EB7">
        <w:tc>
          <w:tcPr>
            <w:tcW w:w="0" w:type="auto"/>
          </w:tcPr>
          <w:p w14:paraId="62A1F5F3" w14:textId="77777777" w:rsidR="00B61173" w:rsidRDefault="00B61173" w:rsidP="00C73EB7">
            <w:r>
              <w:t>insolation of reservoirs</w:t>
            </w:r>
          </w:p>
        </w:tc>
        <w:tc>
          <w:tcPr>
            <w:tcW w:w="1798" w:type="dxa"/>
          </w:tcPr>
          <w:p w14:paraId="7A65567F" w14:textId="77777777" w:rsidR="00B61173" w:rsidRDefault="00B61173" w:rsidP="00C73EB7">
            <w:pPr>
              <w:jc w:val="right"/>
            </w:pPr>
          </w:p>
        </w:tc>
        <w:tc>
          <w:tcPr>
            <w:tcW w:w="1710" w:type="dxa"/>
          </w:tcPr>
          <w:p w14:paraId="1CB44392" w14:textId="77777777" w:rsidR="00B61173" w:rsidRDefault="00B61173" w:rsidP="00C73EB7">
            <w:pPr>
              <w:jc w:val="right"/>
            </w:pPr>
          </w:p>
        </w:tc>
        <w:tc>
          <w:tcPr>
            <w:tcW w:w="2880" w:type="dxa"/>
          </w:tcPr>
          <w:p w14:paraId="4A90EE36" w14:textId="57B28B9D" w:rsidR="00B61173" w:rsidRDefault="00AF2026" w:rsidP="00C73EB7">
            <w:pPr>
              <w:jc w:val="right"/>
            </w:pPr>
            <w:r>
              <w:t>61.40</w:t>
            </w:r>
            <w:r w:rsidR="00B61173">
              <w:t>e9</w:t>
            </w:r>
          </w:p>
        </w:tc>
      </w:tr>
      <w:tr w:rsidR="00B61173" w14:paraId="0DD44DB3" w14:textId="77777777" w:rsidTr="00C73EB7">
        <w:tc>
          <w:tcPr>
            <w:tcW w:w="0" w:type="auto"/>
          </w:tcPr>
          <w:p w14:paraId="2CE0CF94" w14:textId="77777777" w:rsidR="00B61173" w:rsidRDefault="00B61173" w:rsidP="00C73EB7">
            <w:r>
              <w:t>added by model</w:t>
            </w:r>
          </w:p>
        </w:tc>
        <w:tc>
          <w:tcPr>
            <w:tcW w:w="1798" w:type="dxa"/>
          </w:tcPr>
          <w:p w14:paraId="47883C7A" w14:textId="50348082" w:rsidR="00B61173" w:rsidRDefault="00B61173" w:rsidP="00C73EB7">
            <w:pPr>
              <w:jc w:val="right"/>
            </w:pPr>
            <w:r>
              <w:t>0.0</w:t>
            </w:r>
            <w:r w:rsidR="00F612C1">
              <w:t>16</w:t>
            </w:r>
            <w:r>
              <w:t>e9</w:t>
            </w:r>
          </w:p>
        </w:tc>
        <w:tc>
          <w:tcPr>
            <w:tcW w:w="1710" w:type="dxa"/>
          </w:tcPr>
          <w:p w14:paraId="5084FABF" w14:textId="7B9D0B87" w:rsidR="00B61173" w:rsidRDefault="00F64714" w:rsidP="00C73EB7">
            <w:pPr>
              <w:jc w:val="right"/>
            </w:pPr>
            <w:r>
              <w:t>12.8</w:t>
            </w:r>
          </w:p>
        </w:tc>
        <w:tc>
          <w:tcPr>
            <w:tcW w:w="2880" w:type="dxa"/>
          </w:tcPr>
          <w:p w14:paraId="189456D8" w14:textId="713BC228" w:rsidR="00F64714" w:rsidRDefault="00F64714">
            <w:pPr>
              <w:jc w:val="right"/>
            </w:pPr>
            <w:r>
              <w:t>0.832e9</w:t>
            </w:r>
          </w:p>
        </w:tc>
      </w:tr>
      <w:tr w:rsidR="00B61173" w14:paraId="621FD8D9" w14:textId="77777777" w:rsidTr="00C73EB7">
        <w:tc>
          <w:tcPr>
            <w:tcW w:w="0" w:type="auto"/>
          </w:tcPr>
          <w:p w14:paraId="24B58C78" w14:textId="77777777" w:rsidR="00B61173" w:rsidRDefault="00B61173" w:rsidP="00C73EB7">
            <w:pPr>
              <w:jc w:val="right"/>
            </w:pPr>
            <w:r>
              <w:t>total in</w:t>
            </w:r>
          </w:p>
        </w:tc>
        <w:tc>
          <w:tcPr>
            <w:tcW w:w="1798" w:type="dxa"/>
          </w:tcPr>
          <w:p w14:paraId="63DA9329" w14:textId="686ABFD0" w:rsidR="00B61173" w:rsidRDefault="00A50A5B" w:rsidP="00C73EB7">
            <w:pPr>
              <w:jc w:val="right"/>
            </w:pPr>
            <w:r>
              <w:t>3.384</w:t>
            </w:r>
            <w:r w:rsidR="00B61173">
              <w:t>e9</w:t>
            </w:r>
          </w:p>
        </w:tc>
        <w:tc>
          <w:tcPr>
            <w:tcW w:w="1710" w:type="dxa"/>
          </w:tcPr>
          <w:p w14:paraId="534C753E" w14:textId="77777777" w:rsidR="00B61173" w:rsidRDefault="00B61173" w:rsidP="00C73EB7">
            <w:pPr>
              <w:jc w:val="right"/>
            </w:pPr>
          </w:p>
        </w:tc>
        <w:tc>
          <w:tcPr>
            <w:tcW w:w="2880" w:type="dxa"/>
          </w:tcPr>
          <w:p w14:paraId="373AB433" w14:textId="2CDEFD44" w:rsidR="00B61173" w:rsidRDefault="00A50A5B" w:rsidP="00C73EB7">
            <w:pPr>
              <w:jc w:val="right"/>
            </w:pPr>
            <w:r>
              <w:t>189.31</w:t>
            </w:r>
            <w:r w:rsidR="00F64714">
              <w:t>e9</w:t>
            </w:r>
          </w:p>
        </w:tc>
      </w:tr>
      <w:tr w:rsidR="00B61173" w14:paraId="4AD61090" w14:textId="77777777" w:rsidTr="00C73EB7">
        <w:tc>
          <w:tcPr>
            <w:tcW w:w="0" w:type="auto"/>
          </w:tcPr>
          <w:p w14:paraId="7ACEF23E" w14:textId="77777777" w:rsidR="00B61173" w:rsidRDefault="00B61173" w:rsidP="00C73EB7">
            <w:pPr>
              <w:jc w:val="right"/>
            </w:pPr>
          </w:p>
        </w:tc>
        <w:tc>
          <w:tcPr>
            <w:tcW w:w="1798" w:type="dxa"/>
          </w:tcPr>
          <w:p w14:paraId="70302690" w14:textId="77777777" w:rsidR="00B61173" w:rsidRDefault="00B61173" w:rsidP="00C73EB7">
            <w:pPr>
              <w:jc w:val="right"/>
            </w:pPr>
          </w:p>
        </w:tc>
        <w:tc>
          <w:tcPr>
            <w:tcW w:w="1710" w:type="dxa"/>
          </w:tcPr>
          <w:p w14:paraId="02444DD7" w14:textId="77777777" w:rsidR="00B61173" w:rsidRDefault="00B61173" w:rsidP="00C73EB7">
            <w:pPr>
              <w:jc w:val="right"/>
            </w:pPr>
          </w:p>
        </w:tc>
        <w:tc>
          <w:tcPr>
            <w:tcW w:w="2880" w:type="dxa"/>
          </w:tcPr>
          <w:p w14:paraId="116AD766" w14:textId="77777777" w:rsidR="00B61173" w:rsidRDefault="00B61173" w:rsidP="00C73EB7">
            <w:pPr>
              <w:jc w:val="right"/>
            </w:pPr>
          </w:p>
        </w:tc>
      </w:tr>
      <w:tr w:rsidR="00B61173" w14:paraId="0B0395E6" w14:textId="77777777" w:rsidTr="00C73EB7">
        <w:tc>
          <w:tcPr>
            <w:tcW w:w="0" w:type="auto"/>
          </w:tcPr>
          <w:p w14:paraId="1146511D" w14:textId="77777777" w:rsidR="00B61173" w:rsidRPr="00036F50" w:rsidRDefault="00B61173" w:rsidP="00C73EB7">
            <w:pPr>
              <w:jc w:val="center"/>
              <w:rPr>
                <w:b/>
                <w:bCs/>
              </w:rPr>
            </w:pPr>
            <w:r w:rsidRPr="00036F50">
              <w:rPr>
                <w:b/>
                <w:bCs/>
              </w:rPr>
              <w:t>Outputs</w:t>
            </w:r>
          </w:p>
        </w:tc>
        <w:tc>
          <w:tcPr>
            <w:tcW w:w="1798" w:type="dxa"/>
          </w:tcPr>
          <w:p w14:paraId="51A26F1F" w14:textId="77777777" w:rsidR="00B61173" w:rsidRDefault="00B61173" w:rsidP="00C73EB7">
            <w:pPr>
              <w:jc w:val="right"/>
            </w:pPr>
            <w:r>
              <w:t>volume, m</w:t>
            </w:r>
            <w:r>
              <w:rPr>
                <w:vertAlign w:val="superscript"/>
              </w:rPr>
              <w:t>3</w:t>
            </w:r>
            <w:r>
              <w:t xml:space="preserve"> </w:t>
            </w:r>
          </w:p>
        </w:tc>
        <w:tc>
          <w:tcPr>
            <w:tcW w:w="1710" w:type="dxa"/>
          </w:tcPr>
          <w:p w14:paraId="5F8DCAD5" w14:textId="77777777" w:rsidR="00B61173" w:rsidRDefault="00B61173" w:rsidP="00C73EB7">
            <w:pPr>
              <w:jc w:val="right"/>
            </w:pPr>
            <w:r>
              <w:rPr>
                <w:rFonts w:cstheme="minorHAnsi"/>
              </w:rPr>
              <w:t>average temperature, °</w:t>
            </w:r>
            <w:r>
              <w:t>C</w:t>
            </w:r>
          </w:p>
        </w:tc>
        <w:tc>
          <w:tcPr>
            <w:tcW w:w="2880" w:type="dxa"/>
          </w:tcPr>
          <w:p w14:paraId="5DAB2DA9" w14:textId="77777777" w:rsidR="00B61173" w:rsidRDefault="00B61173" w:rsidP="00C73EB7">
            <w:pPr>
              <w:jc w:val="right"/>
            </w:pPr>
            <w:r>
              <w:t>thermal energy, MJ</w:t>
            </w:r>
          </w:p>
        </w:tc>
      </w:tr>
      <w:tr w:rsidR="00B61173" w14:paraId="3A7AC9F2" w14:textId="77777777" w:rsidTr="00C73EB7">
        <w:tc>
          <w:tcPr>
            <w:tcW w:w="0" w:type="auto"/>
          </w:tcPr>
          <w:p w14:paraId="239A4271" w14:textId="77777777" w:rsidR="00B61173" w:rsidRDefault="00B61173" w:rsidP="00C73EB7">
            <w:r>
              <w:t>basin discharge</w:t>
            </w:r>
          </w:p>
        </w:tc>
        <w:tc>
          <w:tcPr>
            <w:tcW w:w="1798" w:type="dxa"/>
          </w:tcPr>
          <w:p w14:paraId="6FF3B121" w14:textId="5CA8174B" w:rsidR="00B61173" w:rsidRDefault="00F612C1" w:rsidP="00C73EB7">
            <w:pPr>
              <w:jc w:val="right"/>
            </w:pPr>
            <w:r>
              <w:t>3.35</w:t>
            </w:r>
            <w:r w:rsidR="00C46038">
              <w:t>3</w:t>
            </w:r>
            <w:r w:rsidR="00B61173">
              <w:t>e9</w:t>
            </w:r>
          </w:p>
        </w:tc>
        <w:tc>
          <w:tcPr>
            <w:tcW w:w="1710" w:type="dxa"/>
          </w:tcPr>
          <w:p w14:paraId="72DF3526" w14:textId="6D4169F3" w:rsidR="00B61173" w:rsidRDefault="00B61173" w:rsidP="00C73EB7">
            <w:pPr>
              <w:jc w:val="right"/>
            </w:pPr>
            <w:r>
              <w:t>7.</w:t>
            </w:r>
            <w:r w:rsidR="00537A3D">
              <w:t>3</w:t>
            </w:r>
          </w:p>
        </w:tc>
        <w:tc>
          <w:tcPr>
            <w:tcW w:w="2880" w:type="dxa"/>
          </w:tcPr>
          <w:p w14:paraId="7806DDE0" w14:textId="707F38A5" w:rsidR="00B61173" w:rsidRDefault="00B61173" w:rsidP="00C73EB7">
            <w:pPr>
              <w:jc w:val="right"/>
            </w:pPr>
            <w:r>
              <w:t>1</w:t>
            </w:r>
            <w:r w:rsidR="00AF2026">
              <w:t>0</w:t>
            </w:r>
            <w:r w:rsidR="00671B44">
              <w:t>1</w:t>
            </w:r>
            <w:r w:rsidR="00AF2026">
              <w:t>.</w:t>
            </w:r>
            <w:r w:rsidR="00671B44">
              <w:t>7</w:t>
            </w:r>
            <w:r w:rsidR="00AF2026">
              <w:t>2</w:t>
            </w:r>
            <w:r>
              <w:t>e9</w:t>
            </w:r>
          </w:p>
        </w:tc>
      </w:tr>
      <w:tr w:rsidR="00B61173" w14:paraId="3EB64151" w14:textId="77777777" w:rsidTr="00C73EB7">
        <w:tc>
          <w:tcPr>
            <w:tcW w:w="0" w:type="auto"/>
          </w:tcPr>
          <w:p w14:paraId="13A20E3A" w14:textId="08240427" w:rsidR="00B61173" w:rsidRDefault="00B61173" w:rsidP="00C73EB7">
            <w:r>
              <w:t>municipal withdrawals from surface waters</w:t>
            </w:r>
          </w:p>
        </w:tc>
        <w:tc>
          <w:tcPr>
            <w:tcW w:w="1798" w:type="dxa"/>
          </w:tcPr>
          <w:p w14:paraId="4B087B38" w14:textId="2F803880" w:rsidR="00B61173" w:rsidRDefault="008416A5" w:rsidP="00C73EB7">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C73EB7">
        <w:tc>
          <w:tcPr>
            <w:tcW w:w="0" w:type="auto"/>
          </w:tcPr>
          <w:p w14:paraId="2F7816F6" w14:textId="03D903E9" w:rsidR="00642999" w:rsidRDefault="00642999" w:rsidP="00C73EB7">
            <w:r>
              <w:t>irrigation withdrawals from surface waters</w:t>
            </w:r>
          </w:p>
        </w:tc>
        <w:tc>
          <w:tcPr>
            <w:tcW w:w="1798" w:type="dxa"/>
          </w:tcPr>
          <w:p w14:paraId="2D15A3F9" w14:textId="560FA1D8" w:rsidR="00642999" w:rsidRDefault="008416A5" w:rsidP="00C73EB7">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C73EB7">
        <w:tc>
          <w:tcPr>
            <w:tcW w:w="0" w:type="auto"/>
          </w:tcPr>
          <w:p w14:paraId="70F492C5" w14:textId="77777777" w:rsidR="00B61173" w:rsidRDefault="00B61173" w:rsidP="00C73EB7">
            <w:r>
              <w:t>longwave radiation from reaches</w:t>
            </w:r>
          </w:p>
        </w:tc>
        <w:tc>
          <w:tcPr>
            <w:tcW w:w="1798" w:type="dxa"/>
          </w:tcPr>
          <w:p w14:paraId="71AF814E" w14:textId="77777777" w:rsidR="00B61173" w:rsidRDefault="00B61173" w:rsidP="00C73EB7">
            <w:pPr>
              <w:jc w:val="right"/>
            </w:pPr>
          </w:p>
        </w:tc>
        <w:tc>
          <w:tcPr>
            <w:tcW w:w="1710" w:type="dxa"/>
          </w:tcPr>
          <w:p w14:paraId="75008358" w14:textId="77777777" w:rsidR="00B61173" w:rsidRDefault="00B61173" w:rsidP="00C73EB7">
            <w:pPr>
              <w:jc w:val="center"/>
            </w:pPr>
          </w:p>
        </w:tc>
        <w:tc>
          <w:tcPr>
            <w:tcW w:w="2880" w:type="dxa"/>
          </w:tcPr>
          <w:p w14:paraId="2FBBCA78" w14:textId="310E2F40" w:rsidR="00B61173" w:rsidRDefault="00AF2026" w:rsidP="00C73EB7">
            <w:pPr>
              <w:jc w:val="right"/>
            </w:pPr>
            <w:r>
              <w:t>13.</w:t>
            </w:r>
            <w:r w:rsidR="00671B44">
              <w:t>27</w:t>
            </w:r>
            <w:r w:rsidR="00B61173">
              <w:t>e9</w:t>
            </w:r>
          </w:p>
        </w:tc>
      </w:tr>
      <w:tr w:rsidR="00B61173" w14:paraId="60D0853E" w14:textId="77777777" w:rsidTr="00C73EB7">
        <w:tc>
          <w:tcPr>
            <w:tcW w:w="0" w:type="auto"/>
          </w:tcPr>
          <w:p w14:paraId="5C407D7B" w14:textId="77777777" w:rsidR="00B61173" w:rsidRDefault="00B61173" w:rsidP="00C73EB7">
            <w:r>
              <w:t>evaporation from reaches</w:t>
            </w:r>
          </w:p>
        </w:tc>
        <w:tc>
          <w:tcPr>
            <w:tcW w:w="1798" w:type="dxa"/>
          </w:tcPr>
          <w:p w14:paraId="311AB246" w14:textId="21A82F75" w:rsidR="00B61173" w:rsidRDefault="00B90F57" w:rsidP="00C73EB7">
            <w:pPr>
              <w:jc w:val="right"/>
            </w:pPr>
            <w:r>
              <w:t>0.</w:t>
            </w:r>
            <w:r w:rsidR="008416A5">
              <w:t>0085</w:t>
            </w:r>
            <w:r w:rsidR="00FA54E2">
              <w:t>e9</w:t>
            </w:r>
            <w:r w:rsidR="00B61173">
              <w:t xml:space="preserve"> </w:t>
            </w:r>
          </w:p>
        </w:tc>
        <w:tc>
          <w:tcPr>
            <w:tcW w:w="1710" w:type="dxa"/>
          </w:tcPr>
          <w:p w14:paraId="6835F20E" w14:textId="77777777" w:rsidR="00B61173" w:rsidRDefault="00B61173" w:rsidP="00C73EB7">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C73EB7">
        <w:tc>
          <w:tcPr>
            <w:tcW w:w="0" w:type="auto"/>
          </w:tcPr>
          <w:p w14:paraId="3A9490F0" w14:textId="77777777" w:rsidR="00B61173" w:rsidRDefault="00B61173" w:rsidP="00C73EB7">
            <w:r>
              <w:t>longwave radiation from reservoirs</w:t>
            </w:r>
          </w:p>
        </w:tc>
        <w:tc>
          <w:tcPr>
            <w:tcW w:w="1798" w:type="dxa"/>
          </w:tcPr>
          <w:p w14:paraId="708912DD" w14:textId="09093EF9" w:rsidR="00B61173" w:rsidRDefault="00B61173" w:rsidP="00C73EB7">
            <w:pPr>
              <w:jc w:val="right"/>
            </w:pPr>
          </w:p>
        </w:tc>
        <w:tc>
          <w:tcPr>
            <w:tcW w:w="1710" w:type="dxa"/>
          </w:tcPr>
          <w:p w14:paraId="55A593A8" w14:textId="77777777" w:rsidR="00B61173" w:rsidRDefault="00B61173" w:rsidP="00C73EB7">
            <w:pPr>
              <w:jc w:val="right"/>
            </w:pPr>
          </w:p>
        </w:tc>
        <w:tc>
          <w:tcPr>
            <w:tcW w:w="2880" w:type="dxa"/>
          </w:tcPr>
          <w:p w14:paraId="4C1E791C" w14:textId="4621498F" w:rsidR="00B61173" w:rsidRDefault="00AF2026" w:rsidP="00C73EB7">
            <w:pPr>
              <w:jc w:val="right"/>
            </w:pPr>
            <w:r>
              <w:t>1</w:t>
            </w:r>
            <w:r w:rsidR="00671B44">
              <w:t>7.83</w:t>
            </w:r>
            <w:r w:rsidR="00B61173">
              <w:t>e9</w:t>
            </w:r>
          </w:p>
        </w:tc>
      </w:tr>
      <w:tr w:rsidR="00B61173" w14:paraId="3E86A68D" w14:textId="77777777" w:rsidTr="00C73EB7">
        <w:tc>
          <w:tcPr>
            <w:tcW w:w="0" w:type="auto"/>
          </w:tcPr>
          <w:p w14:paraId="02797F91" w14:textId="77777777" w:rsidR="00B61173" w:rsidRDefault="00B61173" w:rsidP="00C73EB7">
            <w:r>
              <w:t>evaporation from reservoirs</w:t>
            </w:r>
          </w:p>
        </w:tc>
        <w:tc>
          <w:tcPr>
            <w:tcW w:w="1798" w:type="dxa"/>
          </w:tcPr>
          <w:p w14:paraId="0A1F9760" w14:textId="4C315D84" w:rsidR="00B61173" w:rsidRDefault="00FA54E2" w:rsidP="00C73EB7">
            <w:pPr>
              <w:jc w:val="right"/>
            </w:pPr>
            <w:r>
              <w:t>0.014</w:t>
            </w:r>
            <w:r w:rsidR="008416A5">
              <w:t>5</w:t>
            </w:r>
            <w:r>
              <w:t>e9</w:t>
            </w:r>
          </w:p>
        </w:tc>
        <w:tc>
          <w:tcPr>
            <w:tcW w:w="1710" w:type="dxa"/>
          </w:tcPr>
          <w:p w14:paraId="78FEEC1B" w14:textId="77777777" w:rsidR="00B61173" w:rsidRDefault="00B61173" w:rsidP="00C73EB7">
            <w:pPr>
              <w:jc w:val="right"/>
            </w:pPr>
          </w:p>
        </w:tc>
        <w:tc>
          <w:tcPr>
            <w:tcW w:w="2880" w:type="dxa"/>
          </w:tcPr>
          <w:p w14:paraId="66B4BB69" w14:textId="281A1D5B" w:rsidR="00B61173" w:rsidRDefault="00AF2026" w:rsidP="00C73EB7">
            <w:pPr>
              <w:jc w:val="right"/>
            </w:pPr>
            <w:r>
              <w:t>35.</w:t>
            </w:r>
            <w:r w:rsidR="00671B44">
              <w:t>93</w:t>
            </w:r>
            <w:r w:rsidR="00B61173">
              <w:t>e9</w:t>
            </w:r>
          </w:p>
        </w:tc>
      </w:tr>
      <w:tr w:rsidR="00B61173" w14:paraId="1BCB3864" w14:textId="77777777" w:rsidTr="00C73EB7">
        <w:tc>
          <w:tcPr>
            <w:tcW w:w="0" w:type="auto"/>
          </w:tcPr>
          <w:p w14:paraId="4EB04F48" w14:textId="77777777" w:rsidR="00B61173" w:rsidRDefault="00B61173" w:rsidP="00C73EB7">
            <w:pPr>
              <w:jc w:val="right"/>
            </w:pPr>
            <w:r>
              <w:t>total out</w:t>
            </w:r>
          </w:p>
        </w:tc>
        <w:tc>
          <w:tcPr>
            <w:tcW w:w="1798" w:type="dxa"/>
          </w:tcPr>
          <w:p w14:paraId="5CDE51C0" w14:textId="5B7D2080" w:rsidR="00B61173" w:rsidRDefault="00CD359D" w:rsidP="00C73EB7">
            <w:pPr>
              <w:jc w:val="right"/>
            </w:pPr>
            <w:r>
              <w:t>3.3</w:t>
            </w:r>
            <w:r w:rsidR="008416A5">
              <w:t>87</w:t>
            </w:r>
            <w:r w:rsidR="00B61173">
              <w:t>e9</w:t>
            </w:r>
          </w:p>
        </w:tc>
        <w:tc>
          <w:tcPr>
            <w:tcW w:w="1710" w:type="dxa"/>
          </w:tcPr>
          <w:p w14:paraId="57F30F5C" w14:textId="77777777" w:rsidR="00B61173" w:rsidRDefault="00B61173" w:rsidP="00C73EB7">
            <w:pPr>
              <w:jc w:val="right"/>
            </w:pPr>
          </w:p>
        </w:tc>
        <w:tc>
          <w:tcPr>
            <w:tcW w:w="2880" w:type="dxa"/>
          </w:tcPr>
          <w:p w14:paraId="22A129BF" w14:textId="496466F9" w:rsidR="00B61173" w:rsidRDefault="00671B44" w:rsidP="00C73EB7">
            <w:pPr>
              <w:jc w:val="right"/>
            </w:pPr>
            <w:r>
              <w:t>1</w:t>
            </w:r>
            <w:r w:rsidR="008416A5">
              <w:t>90.29</w:t>
            </w:r>
            <w:r>
              <w:t>e9</w:t>
            </w:r>
          </w:p>
        </w:tc>
      </w:tr>
      <w:tr w:rsidR="00B61173" w14:paraId="6586CCF2" w14:textId="77777777" w:rsidTr="00C73EB7">
        <w:tc>
          <w:tcPr>
            <w:tcW w:w="0" w:type="auto"/>
          </w:tcPr>
          <w:p w14:paraId="5E3F0A0D" w14:textId="77777777" w:rsidR="00B61173" w:rsidRDefault="00B61173" w:rsidP="00C73EB7">
            <w:pPr>
              <w:jc w:val="right"/>
            </w:pPr>
            <w:r>
              <w:t>discrepancy</w:t>
            </w:r>
          </w:p>
        </w:tc>
        <w:tc>
          <w:tcPr>
            <w:tcW w:w="1798" w:type="dxa"/>
          </w:tcPr>
          <w:p w14:paraId="337177A1" w14:textId="40C22C20" w:rsidR="00B61173" w:rsidRDefault="00A50A5B" w:rsidP="00C73EB7">
            <w:pPr>
              <w:jc w:val="right"/>
            </w:pPr>
            <w:r>
              <w:t>+0.003e9</w:t>
            </w:r>
          </w:p>
        </w:tc>
        <w:tc>
          <w:tcPr>
            <w:tcW w:w="1710" w:type="dxa"/>
          </w:tcPr>
          <w:p w14:paraId="23072C57" w14:textId="77777777" w:rsidR="00B61173" w:rsidRDefault="00B61173" w:rsidP="00C73EB7">
            <w:pPr>
              <w:jc w:val="right"/>
            </w:pPr>
          </w:p>
        </w:tc>
        <w:tc>
          <w:tcPr>
            <w:tcW w:w="2880" w:type="dxa"/>
          </w:tcPr>
          <w:p w14:paraId="653CB8B4" w14:textId="31E09495" w:rsidR="00B61173" w:rsidRDefault="00A50A5B" w:rsidP="00C73EB7">
            <w:pPr>
              <w:jc w:val="right"/>
            </w:pPr>
            <w:r>
              <w:t>+0.98</w:t>
            </w:r>
            <w:r w:rsidR="00AF2026">
              <w:t>e9</w:t>
            </w:r>
          </w:p>
        </w:tc>
      </w:tr>
      <w:tr w:rsidR="00B61173" w14:paraId="5886C6B7" w14:textId="77777777" w:rsidTr="00C73EB7">
        <w:tc>
          <w:tcPr>
            <w:tcW w:w="0" w:type="auto"/>
          </w:tcPr>
          <w:p w14:paraId="7F714DE8" w14:textId="77777777" w:rsidR="00B61173" w:rsidRDefault="00B61173" w:rsidP="00C73EB7">
            <w:pPr>
              <w:jc w:val="right"/>
            </w:pPr>
            <w:r>
              <w:t>discrepancy, %</w:t>
            </w:r>
          </w:p>
        </w:tc>
        <w:tc>
          <w:tcPr>
            <w:tcW w:w="1798" w:type="dxa"/>
          </w:tcPr>
          <w:p w14:paraId="38C6AFFF" w14:textId="4A709403" w:rsidR="00B61173" w:rsidRDefault="00A50A5B" w:rsidP="00C73EB7">
            <w:pPr>
              <w:jc w:val="right"/>
            </w:pPr>
            <w:r>
              <w:t>+0.1</w:t>
            </w:r>
            <w:r w:rsidR="00B61173">
              <w:t>%</w:t>
            </w:r>
          </w:p>
        </w:tc>
        <w:tc>
          <w:tcPr>
            <w:tcW w:w="1710" w:type="dxa"/>
          </w:tcPr>
          <w:p w14:paraId="395AA713" w14:textId="77777777" w:rsidR="00B61173" w:rsidRDefault="00B61173" w:rsidP="00C73EB7">
            <w:pPr>
              <w:jc w:val="right"/>
            </w:pPr>
          </w:p>
        </w:tc>
        <w:tc>
          <w:tcPr>
            <w:tcW w:w="2880" w:type="dxa"/>
          </w:tcPr>
          <w:p w14:paraId="65C84AC8" w14:textId="2C1822A4" w:rsidR="00B61173" w:rsidRDefault="00A50A5B" w:rsidP="00C73EB7">
            <w:pPr>
              <w:jc w:val="right"/>
            </w:pPr>
            <w:r>
              <w:t>+0.5</w:t>
            </w:r>
            <w:r w:rsidR="00B61173">
              <w:t>%</w:t>
            </w:r>
          </w:p>
          <w:p w14:paraId="4FE9D46A" w14:textId="77777777" w:rsidR="00B61173" w:rsidRDefault="00B61173" w:rsidP="00C73EB7">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856" w:name="_Toc82091979"/>
      <w:r>
        <w:lastRenderedPageBreak/>
        <w:t>McKenzie Basin Wetlands Study</w:t>
      </w:r>
      <w:bookmarkEnd w:id="856"/>
    </w:p>
    <w:p w14:paraId="79498AD8" w14:textId="77777777" w:rsidR="00736461" w:rsidRPr="00D97CDA" w:rsidRDefault="00736461" w:rsidP="00A8214A"/>
    <w:p w14:paraId="2403DDA0" w14:textId="063D759E" w:rsidR="00275338" w:rsidRDefault="003613A1" w:rsidP="00A8214A">
      <w:pPr>
        <w:pStyle w:val="Heading2"/>
      </w:pPr>
      <w:bookmarkStart w:id="857" w:name="_Toc82091980"/>
      <w:r>
        <w:t xml:space="preserve">Project </w:t>
      </w:r>
      <w:r w:rsidR="00DC262D">
        <w:t>Overview</w:t>
      </w:r>
      <w:bookmarkEnd w:id="857"/>
    </w:p>
    <w:p w14:paraId="6C66CC56" w14:textId="27002ADF"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A50A5B">
        <w:t xml:space="preserve">Figure </w:t>
      </w:r>
      <w:r w:rsidR="00A50A5B">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6E9A9B5" w:rsidR="00275338" w:rsidRDefault="009767A5" w:rsidP="00A8214A">
      <w:pPr>
        <w:pStyle w:val="Caption"/>
      </w:pPr>
      <w:bookmarkStart w:id="858" w:name="_Ref48282850"/>
      <w:bookmarkStart w:id="859" w:name="_Toc53219839"/>
      <w:r>
        <w:t xml:space="preserve">Figure </w:t>
      </w:r>
      <w:fldSimple w:instr=" SEQ Figure \* ARABIC ">
        <w:r w:rsidR="00A50A5B">
          <w:rPr>
            <w:noProof/>
          </w:rPr>
          <w:t>7</w:t>
        </w:r>
      </w:fldSimple>
      <w:bookmarkEnd w:id="858"/>
      <w:r>
        <w:t>. McKenzie basin in CW3M screen capture</w:t>
      </w:r>
      <w:bookmarkEnd w:id="859"/>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FCB7FE" w:rsidR="004D33B7" w:rsidRDefault="009767A5" w:rsidP="00A8214A">
      <w:pPr>
        <w:pStyle w:val="Caption"/>
      </w:pPr>
      <w:bookmarkStart w:id="860" w:name="_Ref48282776"/>
      <w:bookmarkStart w:id="861" w:name="_Ref48282732"/>
      <w:bookmarkStart w:id="862" w:name="_Toc53219840"/>
      <w:r>
        <w:t xml:space="preserve">Figure </w:t>
      </w:r>
      <w:fldSimple w:instr=" SEQ Figure \* ARABIC ">
        <w:r w:rsidR="00A50A5B">
          <w:rPr>
            <w:noProof/>
          </w:rPr>
          <w:t>8</w:t>
        </w:r>
      </w:fldSimple>
      <w:bookmarkEnd w:id="860"/>
      <w:r>
        <w:t>. Wetlands in the lower McKenzie basin, with their WETL_ID attribute values</w:t>
      </w:r>
      <w:bookmarkEnd w:id="861"/>
      <w:bookmarkEnd w:id="862"/>
    </w:p>
    <w:p w14:paraId="364BDC9E" w14:textId="77777777" w:rsidR="004D33B7" w:rsidRDefault="004D33B7" w:rsidP="00275338"/>
    <w:p w14:paraId="6EF95807" w14:textId="5E566C26" w:rsidR="003613A1" w:rsidRDefault="003613A1" w:rsidP="00A8214A">
      <w:pPr>
        <w:pStyle w:val="Heading2"/>
      </w:pPr>
      <w:bookmarkStart w:id="863" w:name="_Toc82091981"/>
      <w:r>
        <w:t>Model and Simulation Overview</w:t>
      </w:r>
      <w:bookmarkEnd w:id="863"/>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864" w:name="_Toc82091982"/>
      <w:r>
        <w:t>McKenzie wetlands in the initial versions of the IDU, HRU, and Reach data layers</w:t>
      </w:r>
      <w:bookmarkEnd w:id="864"/>
    </w:p>
    <w:p w14:paraId="79661602" w14:textId="333AA11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A50A5B">
        <w:t xml:space="preserve">Figure </w:t>
      </w:r>
      <w:r w:rsidR="00A50A5B">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865" w:name="_Toc49175988"/>
      <w:bookmarkStart w:id="866" w:name="_Toc82091983"/>
      <w:r>
        <w:t>Data changes for better representation of wetlands</w:t>
      </w:r>
      <w:bookmarkEnd w:id="865"/>
      <w:bookmarkEnd w:id="866"/>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867" w:name="_Toc82091984"/>
      <w:r>
        <w:t xml:space="preserve">Projection, </w:t>
      </w:r>
      <w:r w:rsidR="006F174A">
        <w:t>Calendar</w:t>
      </w:r>
      <w:r>
        <w:t>,</w:t>
      </w:r>
      <w:r w:rsidR="006F174A">
        <w:t xml:space="preserve"> and </w:t>
      </w:r>
      <w:r w:rsidR="009D540F">
        <w:t>Units</w:t>
      </w:r>
      <w:bookmarkEnd w:id="867"/>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868" w:name="_Toc82091985"/>
      <w:r>
        <w:t>Simulation of changes in wetlands over time</w:t>
      </w:r>
      <w:bookmarkEnd w:id="868"/>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869" w:name="_Toc82091986"/>
      <w:r>
        <w:t xml:space="preserve">How wetlands </w:t>
      </w:r>
      <w:r w:rsidR="000806A1">
        <w:t>are</w:t>
      </w:r>
      <w:r>
        <w:t xml:space="preserve"> represented</w:t>
      </w:r>
      <w:r w:rsidR="006D6388">
        <w:t xml:space="preserve"> in the model</w:t>
      </w:r>
      <w:bookmarkEnd w:id="869"/>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870" w:name="_Toc82091987"/>
      <w:r>
        <w:t xml:space="preserve">The Wetland class and </w:t>
      </w:r>
      <w:r w:rsidR="00875B17">
        <w:t>Wetland objects in the C++ code</w:t>
      </w:r>
      <w:bookmarkEnd w:id="870"/>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871" w:name="_Toc82091988"/>
      <w:r>
        <w:t xml:space="preserve">Topology of </w:t>
      </w:r>
      <w:r w:rsidR="008D10E3">
        <w:t>wetlands, HRUs, IDUs, and reaches</w:t>
      </w:r>
      <w:bookmarkEnd w:id="871"/>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872" w:name="_Toc82091989"/>
      <w:r>
        <w:t>Attributes of interest in the wetlands study</w:t>
      </w:r>
      <w:bookmarkEnd w:id="872"/>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873" w:name="_Toc82091990"/>
      <w:r>
        <w:t>A WETNESS attribute</w:t>
      </w:r>
      <w:bookmarkEnd w:id="873"/>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874" w:name="_Toc82091991"/>
      <w:r>
        <w:t>Calculating the exchange of water between the wetland and the reach</w:t>
      </w:r>
      <w:bookmarkEnd w:id="874"/>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875" w:name="_Toc82091992"/>
      <w:r>
        <w:t xml:space="preserve">Wetland </w:t>
      </w:r>
      <w:r w:rsidR="007A55EC">
        <w:t xml:space="preserve">IDU </w:t>
      </w:r>
      <w:r>
        <w:t>parameters</w:t>
      </w:r>
      <w:bookmarkEnd w:id="875"/>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876" w:name="_Toc82091993"/>
      <w:r>
        <w:t>Reach parameters</w:t>
      </w:r>
      <w:bookmarkEnd w:id="876"/>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0C1E30EA"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0C2487">
        <w:t>7/15</w:t>
      </w:r>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7D473707" w:rsidR="00321E8A" w:rsidRDefault="00321E8A" w:rsidP="006D6388">
      <w:r>
        <w:tab/>
        <w:t xml:space="preserve">WETL2Q </w:t>
      </w:r>
      <w:r w:rsidR="00F7466B">
        <w:t>= WETNESS – WETL_CAP</w:t>
      </w:r>
    </w:p>
    <w:p w14:paraId="4F71B43C" w14:textId="581C539D" w:rsidR="00CA1F9F" w:rsidRDefault="00CA1F9F" w:rsidP="006D6388"/>
    <w:p w14:paraId="2AF1BAF4" w14:textId="2771F081" w:rsidR="006B199A" w:rsidRDefault="006B199A" w:rsidP="006B199A">
      <w:pPr>
        <w:pStyle w:val="Heading2"/>
      </w:pPr>
      <w:bookmarkStart w:id="877" w:name="_Toc82091994"/>
      <w:r>
        <w:t>Implementation of the exchange of water between the wetland and the reach</w:t>
      </w:r>
      <w:bookmarkEnd w:id="877"/>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 xml:space="preserve">not both at the same time, and 2) when snow falls on standing water, it melts.  A consequence of these assumptions is that all the standing water must be absorbed into the soil before a </w:t>
      </w:r>
      <w:r w:rsidR="00E66D99">
        <w:lastRenderedPageBreak/>
        <w:t>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lastRenderedPageBreak/>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878" w:name="_Toc82091995"/>
      <w:r>
        <w:t>Standing water temperature</w:t>
      </w:r>
      <w:bookmarkEnd w:id="878"/>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879" w:name="_Toc82091996"/>
      <w:r>
        <w:t>Evapotranspiration from wetlands</w:t>
      </w:r>
      <w:bookmarkEnd w:id="879"/>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880" w:name="_Toc82091997"/>
      <w:r>
        <w:t>Loss (or gain) of wetlands</w:t>
      </w:r>
      <w:bookmarkEnd w:id="880"/>
    </w:p>
    <w:p w14:paraId="0EBD6035" w14:textId="1B21797B" w:rsidR="00F54E41" w:rsidRPr="00037790"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0EC56059" w14:textId="3D962CAA" w:rsidR="00441B82" w:rsidRDefault="00F95522" w:rsidP="006D6388">
      <w:pPr>
        <w:pStyle w:val="Heading2"/>
        <w:rPr>
          <w:ins w:id="881" w:author="David Conklin" w:date="2021-09-09T12:59:00Z"/>
        </w:rPr>
      </w:pPr>
      <w:bookmarkStart w:id="882" w:name="_Toc82091998"/>
      <w:ins w:id="883" w:author="David Conklin" w:date="2021-09-09T14:12:00Z">
        <w:r>
          <w:t>W</w:t>
        </w:r>
      </w:ins>
      <w:ins w:id="884" w:author="David Conklin" w:date="2021-09-09T12:59:00Z">
        <w:r w:rsidR="00441B82">
          <w:t>etland state and transition model</w:t>
        </w:r>
        <w:bookmarkEnd w:id="882"/>
      </w:ins>
    </w:p>
    <w:p w14:paraId="158FDA5F" w14:textId="19046FCE" w:rsidR="004640B6" w:rsidRDefault="00441B82" w:rsidP="0044225B">
      <w:pPr>
        <w:rPr>
          <w:ins w:id="885" w:author="David Conklin" w:date="2021-09-09T13:31:00Z"/>
        </w:rPr>
      </w:pPr>
      <w:ins w:id="886" w:author="David Conklin" w:date="2021-09-09T12:59:00Z">
        <w:r>
          <w:t>Pending more-informe</w:t>
        </w:r>
      </w:ins>
      <w:ins w:id="887" w:author="David Conklin" w:date="2021-09-09T13:00:00Z">
        <w:r>
          <w:t>d definition of wetland transition</w:t>
        </w:r>
      </w:ins>
      <w:ins w:id="888" w:author="David Conklin" w:date="2021-09-09T13:02:00Z">
        <w:r>
          <w:t>s</w:t>
        </w:r>
      </w:ins>
      <w:ins w:id="889" w:author="David Conklin" w:date="2021-09-09T13:00:00Z">
        <w:r>
          <w:t xml:space="preserve"> by wetland scientists, a p</w:t>
        </w:r>
      </w:ins>
      <w:ins w:id="890" w:author="David Conklin" w:date="2021-09-09T13:01:00Z">
        <w:r>
          <w:t xml:space="preserve">laceholder </w:t>
        </w:r>
      </w:ins>
      <w:ins w:id="891" w:author="David Conklin" w:date="2021-09-09T14:13:00Z">
        <w:r w:rsidR="00F95522">
          <w:t xml:space="preserve">transition tables for the </w:t>
        </w:r>
      </w:ins>
      <w:ins w:id="892" w:author="David Conklin" w:date="2021-09-09T13:01:00Z">
        <w:r>
          <w:t xml:space="preserve">wetland STM </w:t>
        </w:r>
      </w:ins>
      <w:ins w:id="893" w:author="David Conklin" w:date="2021-09-09T14:13:00Z">
        <w:r w:rsidR="00F95522">
          <w:t>are</w:t>
        </w:r>
      </w:ins>
      <w:ins w:id="894" w:author="David Conklin" w:date="2021-09-09T13:01:00Z">
        <w:r>
          <w:t xml:space="preserve"> being implemented</w:t>
        </w:r>
      </w:ins>
      <w:ins w:id="895" w:author="David Conklin" w:date="2021-09-09T13:02:00Z">
        <w:r>
          <w:t xml:space="preserve"> in fall, 2021.  </w:t>
        </w:r>
      </w:ins>
      <w:ins w:id="896" w:author="David Conklin" w:date="2021-09-09T13:18:00Z">
        <w:r w:rsidR="004640B6">
          <w:t>The STM</w:t>
        </w:r>
      </w:ins>
      <w:ins w:id="897" w:author="David Conklin" w:date="2021-09-09T13:19:00Z">
        <w:r w:rsidR="004640B6">
          <w:t xml:space="preserve"> used in CW3M is driv</w:t>
        </w:r>
      </w:ins>
      <w:ins w:id="898" w:author="David Conklin" w:date="2021-09-09T13:20:00Z">
        <w:r w:rsidR="004640B6">
          <w:t>en by two transition tables, one for deterministic transitions based on stand age</w:t>
        </w:r>
      </w:ins>
      <w:ins w:id="899" w:author="David Conklin" w:date="2021-09-09T13:21:00Z">
        <w:r w:rsidR="004640B6">
          <w:t xml:space="preserve"> alone, and a second one</w:t>
        </w:r>
      </w:ins>
      <w:ins w:id="900" w:author="David Conklin" w:date="2021-09-09T13:23:00Z">
        <w:r w:rsidR="004640B6">
          <w:t xml:space="preserve"> which incorporates probabilities</w:t>
        </w:r>
      </w:ins>
      <w:ins w:id="901" w:author="David Conklin" w:date="2021-09-09T13:24:00Z">
        <w:r w:rsidR="004640B6">
          <w:t xml:space="preserve"> and </w:t>
        </w:r>
      </w:ins>
      <w:ins w:id="902" w:author="David Conklin" w:date="2021-09-09T13:23:00Z">
        <w:r w:rsidR="004640B6">
          <w:t>time since disturbance</w:t>
        </w:r>
      </w:ins>
      <w:ins w:id="903" w:author="David Conklin" w:date="2021-09-09T13:24:00Z">
        <w:r w:rsidR="004640B6">
          <w:t>.</w:t>
        </w:r>
      </w:ins>
      <w:ins w:id="904" w:author="David Conklin" w:date="2021-09-09T13:25:00Z">
        <w:r w:rsidR="004640B6">
          <w:t xml:space="preserve">  An example of a deterministic transition </w:t>
        </w:r>
      </w:ins>
      <w:ins w:id="905" w:author="David Conklin" w:date="2021-09-09T13:26:00Z">
        <w:r w:rsidR="004640B6">
          <w:t>from one wetland state to another would be th</w:t>
        </w:r>
      </w:ins>
      <w:ins w:id="906" w:author="David Conklin" w:date="2021-09-09T13:27:00Z">
        <w:r w:rsidR="004640B6">
          <w:t xml:space="preserve">e growth of </w:t>
        </w:r>
        <w:r w:rsidR="00315514">
          <w:t>woody vegetation over time</w:t>
        </w:r>
      </w:ins>
      <w:ins w:id="907" w:author="David Conklin" w:date="2021-09-09T13:28:00Z">
        <w:r w:rsidR="00315514">
          <w:t>, resulting in a transition from the PSS7</w:t>
        </w:r>
      </w:ins>
      <w:ins w:id="908" w:author="David Conklin" w:date="2021-09-09T13:30:00Z">
        <w:r w:rsidR="00315514">
          <w:t>C</w:t>
        </w:r>
      </w:ins>
      <w:ins w:id="909" w:author="David Conklin" w:date="2021-09-09T13:29:00Z">
        <w:r w:rsidR="00315514">
          <w:t xml:space="preserve"> state to the PFO7C state</w:t>
        </w:r>
      </w:ins>
      <w:ins w:id="910" w:author="David Conklin" w:date="2021-09-09T13:30:00Z">
        <w:r w:rsidR="00315514">
          <w:t xml:space="preserve"> when the average vegetation height goes from below 6 meters (</w:t>
        </w:r>
      </w:ins>
      <w:ins w:id="911" w:author="David Conklin" w:date="2021-09-09T13:31:00Z">
        <w:r w:rsidR="00315514">
          <w:t>scrub-shrub) to above 6 meters (forest).</w:t>
        </w:r>
      </w:ins>
      <w:ins w:id="912" w:author="David Conklin" w:date="2021-09-09T13:38:00Z">
        <w:r w:rsidR="000A7371">
          <w:t xml:space="preserve">  For each state, only a single </w:t>
        </w:r>
      </w:ins>
      <w:ins w:id="913" w:author="David Conklin" w:date="2021-09-09T13:39:00Z">
        <w:r w:rsidR="000A7371">
          <w:t>deterministic transition may specified.  It is helpful to think of the deterministic transition as what will event</w:t>
        </w:r>
      </w:ins>
      <w:ins w:id="914" w:author="David Conklin" w:date="2021-09-09T13:40:00Z">
        <w:r w:rsidR="000A7371">
          <w:t>ually happen if all the conditions remain the same.  Some states (e.g. “climax forest”</w:t>
        </w:r>
      </w:ins>
      <w:ins w:id="915" w:author="David Conklin" w:date="2021-09-09T13:41:00Z">
        <w:r w:rsidR="000A7371">
          <w:t xml:space="preserve"> states) are stable and transition back to themselves when </w:t>
        </w:r>
      </w:ins>
      <w:ins w:id="916" w:author="David Conklin" w:date="2021-09-09T13:42:00Z">
        <w:r w:rsidR="000A7371">
          <w:t>their “ending age” parameter is exceeded.</w:t>
        </w:r>
      </w:ins>
    </w:p>
    <w:p w14:paraId="5DE935C5" w14:textId="56C0C0EC" w:rsidR="00315514" w:rsidRDefault="00315514" w:rsidP="0044225B">
      <w:pPr>
        <w:rPr>
          <w:ins w:id="917" w:author="David Conklin" w:date="2021-09-09T13:31:00Z"/>
        </w:rPr>
      </w:pPr>
    </w:p>
    <w:p w14:paraId="3BB60F54" w14:textId="74486981" w:rsidR="00315514" w:rsidRDefault="00315514" w:rsidP="0044225B">
      <w:pPr>
        <w:rPr>
          <w:ins w:id="918" w:author="David Conklin" w:date="2021-09-09T14:14:00Z"/>
        </w:rPr>
      </w:pPr>
      <w:ins w:id="919" w:author="David Conklin" w:date="2021-09-09T13:35:00Z">
        <w:r>
          <w:t>E</w:t>
        </w:r>
      </w:ins>
      <w:ins w:id="920" w:author="David Conklin" w:date="2021-09-09T13:31:00Z">
        <w:r>
          <w:t>xample</w:t>
        </w:r>
      </w:ins>
      <w:ins w:id="921" w:author="David Conklin" w:date="2021-09-09T13:35:00Z">
        <w:r>
          <w:t>s</w:t>
        </w:r>
      </w:ins>
      <w:ins w:id="922" w:author="David Conklin" w:date="2021-09-09T13:31:00Z">
        <w:r>
          <w:t xml:space="preserve"> of </w:t>
        </w:r>
      </w:ins>
      <w:ins w:id="923" w:author="David Conklin" w:date="2021-09-09T13:35:00Z">
        <w:r>
          <w:t xml:space="preserve">upland </w:t>
        </w:r>
      </w:ins>
      <w:ins w:id="924" w:author="David Conklin" w:date="2021-09-09T13:32:00Z">
        <w:r>
          <w:t>probabilistic transition</w:t>
        </w:r>
      </w:ins>
      <w:ins w:id="925" w:author="David Conklin" w:date="2021-09-09T13:35:00Z">
        <w:r>
          <w:t>s</w:t>
        </w:r>
      </w:ins>
      <w:ins w:id="926" w:author="David Conklin" w:date="2021-09-09T13:32:00Z">
        <w:r>
          <w:t xml:space="preserve"> would be</w:t>
        </w:r>
      </w:ins>
      <w:ins w:id="927" w:author="David Conklin" w:date="2021-09-09T13:33:00Z">
        <w:r>
          <w:t xml:space="preserve"> a stand-replacing wildfire</w:t>
        </w:r>
      </w:ins>
      <w:ins w:id="928" w:author="David Conklin" w:date="2021-09-09T13:34:00Z">
        <w:r>
          <w:t xml:space="preserve"> or </w:t>
        </w:r>
      </w:ins>
      <w:ins w:id="929" w:author="David Conklin" w:date="2021-09-09T13:36:00Z">
        <w:r>
          <w:t xml:space="preserve">mortality from a </w:t>
        </w:r>
      </w:ins>
      <w:ins w:id="930" w:author="David Conklin" w:date="2021-09-09T13:34:00Z">
        <w:r>
          <w:t>beetle infestation</w:t>
        </w:r>
      </w:ins>
      <w:ins w:id="931" w:author="David Conklin" w:date="2021-09-09T13:36:00Z">
        <w:r>
          <w:t xml:space="preserve">.  </w:t>
        </w:r>
        <w:r w:rsidR="008D444D">
          <w:t xml:space="preserve">However, for the wetland STM, it seems </w:t>
        </w:r>
      </w:ins>
      <w:ins w:id="932" w:author="David Conklin" w:date="2021-09-09T13:37:00Z">
        <w:r w:rsidR="008D444D">
          <w:t xml:space="preserve">more useful for the </w:t>
        </w:r>
      </w:ins>
      <w:ins w:id="933" w:author="David Conklin" w:date="2021-09-09T13:42:00Z">
        <w:r w:rsidR="000A7371">
          <w:t>likelihood</w:t>
        </w:r>
      </w:ins>
      <w:ins w:id="934" w:author="David Conklin" w:date="2021-09-09T13:43:00Z">
        <w:r w:rsidR="000A7371">
          <w:t xml:space="preserve"> of transition to be affected by the interannual variation in the weather.  During an extended drought, </w:t>
        </w:r>
      </w:ins>
      <w:ins w:id="935" w:author="David Conklin" w:date="2021-09-09T13:44:00Z">
        <w:r w:rsidR="000A7371">
          <w:t>wetlands may dry up</w:t>
        </w:r>
      </w:ins>
      <w:ins w:id="936" w:author="David Conklin" w:date="2021-09-09T13:45:00Z">
        <w:r w:rsidR="000A7371">
          <w:t xml:space="preserve"> for more of the year than they normally do, promoting the growth of </w:t>
        </w:r>
      </w:ins>
      <w:ins w:id="937" w:author="David Conklin" w:date="2021-09-09T13:46:00Z">
        <w:r w:rsidR="000A7371">
          <w:t>shrubs or trees that cannot tolerate constant, year-around immersion</w:t>
        </w:r>
      </w:ins>
      <w:ins w:id="938" w:author="David Conklin" w:date="2021-09-09T13:47:00Z">
        <w:r w:rsidR="00BA0A67">
          <w:t>.  Other examples of state changes caused by climate change are</w:t>
        </w:r>
      </w:ins>
      <w:ins w:id="939" w:author="David Conklin" w:date="2021-09-09T13:48:00Z">
        <w:r w:rsidR="00BA0A67">
          <w:t xml:space="preserve"> easy to imagine.  To </w:t>
        </w:r>
      </w:ins>
      <w:ins w:id="940" w:author="David Conklin" w:date="2021-09-09T13:50:00Z">
        <w:r w:rsidR="00BA0A67">
          <w:t>simulate such</w:t>
        </w:r>
      </w:ins>
      <w:ins w:id="941" w:author="David Conklin" w:date="2021-09-09T13:49:00Z">
        <w:r w:rsidR="00BA0A67">
          <w:t xml:space="preserve"> climate-dependent transitions, a facility for basing</w:t>
        </w:r>
      </w:ins>
      <w:ins w:id="942" w:author="David Conklin" w:date="2021-09-09T13:50:00Z">
        <w:r w:rsidR="00BA0A67">
          <w:t xml:space="preserve"> the likelihood of transitions on measure</w:t>
        </w:r>
      </w:ins>
      <w:ins w:id="943" w:author="David Conklin" w:date="2021-09-09T13:51:00Z">
        <w:r w:rsidR="00BA0A67">
          <w:t>s</w:t>
        </w:r>
      </w:ins>
      <w:ins w:id="944" w:author="David Conklin" w:date="2021-09-09T13:50:00Z">
        <w:r w:rsidR="00BA0A67">
          <w:t xml:space="preserve"> </w:t>
        </w:r>
      </w:ins>
      <w:ins w:id="945" w:author="David Conklin" w:date="2021-09-09T14:15:00Z">
        <w:r w:rsidR="00F95522">
          <w:t>of the wetland’s hydrologic condition</w:t>
        </w:r>
      </w:ins>
      <w:ins w:id="946" w:author="David Conklin" w:date="2021-09-09T14:16:00Z">
        <w:r w:rsidR="00F95522">
          <w:t xml:space="preserve"> </w:t>
        </w:r>
      </w:ins>
      <w:ins w:id="947" w:author="David Conklin" w:date="2021-09-09T13:51:00Z">
        <w:r w:rsidR="00BA0A67">
          <w:t>will be added to the STM engine.</w:t>
        </w:r>
      </w:ins>
    </w:p>
    <w:p w14:paraId="27782E42" w14:textId="489367FA" w:rsidR="00F95522" w:rsidRDefault="00F95522" w:rsidP="0044225B">
      <w:pPr>
        <w:rPr>
          <w:ins w:id="948" w:author="David Conklin" w:date="2021-09-09T14:14:00Z"/>
        </w:rPr>
      </w:pPr>
    </w:p>
    <w:p w14:paraId="1C956E40" w14:textId="77777777" w:rsidR="00F95522" w:rsidRDefault="00F95522" w:rsidP="00F95522">
      <w:pPr>
        <w:rPr>
          <w:ins w:id="949" w:author="David Conklin" w:date="2021-09-09T14:14:00Z"/>
        </w:rPr>
      </w:pPr>
      <w:ins w:id="950" w:author="David Conklin" w:date="2021-09-09T14:14:00Z">
        <w:r>
          <w:t>Three annual measures of a wetland’s hydrologic condition are under consideration, all based on the sequence of daily values of the WETNESS variable:</w:t>
        </w:r>
      </w:ins>
    </w:p>
    <w:p w14:paraId="2BB346A6" w14:textId="77777777" w:rsidR="00F95522" w:rsidRDefault="00F95522" w:rsidP="00F95522">
      <w:pPr>
        <w:pStyle w:val="ListParagraph"/>
        <w:numPr>
          <w:ilvl w:val="0"/>
          <w:numId w:val="11"/>
        </w:numPr>
        <w:rPr>
          <w:ins w:id="951" w:author="David Conklin" w:date="2021-09-09T14:14:00Z"/>
        </w:rPr>
      </w:pPr>
      <w:ins w:id="952" w:author="David Conklin" w:date="2021-09-09T14:14:00Z">
        <w:r>
          <w:t>the fraction of days in the year when WETNESS &gt;= 0, i.e. the soil surface is saturated or covered by standing water (“WET_FRAC”)</w:t>
        </w:r>
      </w:ins>
    </w:p>
    <w:p w14:paraId="17AA0707" w14:textId="77777777" w:rsidR="00F95522" w:rsidRDefault="00F95522" w:rsidP="00F95522">
      <w:pPr>
        <w:pStyle w:val="ListParagraph"/>
        <w:numPr>
          <w:ilvl w:val="0"/>
          <w:numId w:val="11"/>
        </w:numPr>
        <w:rPr>
          <w:ins w:id="953" w:author="David Conklin" w:date="2021-09-09T14:14:00Z"/>
        </w:rPr>
      </w:pPr>
      <w:ins w:id="954" w:author="David Conklin" w:date="2021-09-09T14:14:00Z">
        <w:r>
          <w:t>the length of the longest sequence of consecutive days when WETNESS &gt;= 0 (“WETLONGEST”)</w:t>
        </w:r>
      </w:ins>
    </w:p>
    <w:p w14:paraId="70DC5E46" w14:textId="77777777" w:rsidR="00F95522" w:rsidRDefault="00F95522" w:rsidP="00F95522">
      <w:pPr>
        <w:pStyle w:val="ListParagraph"/>
        <w:numPr>
          <w:ilvl w:val="0"/>
          <w:numId w:val="11"/>
        </w:numPr>
        <w:rPr>
          <w:ins w:id="955" w:author="David Conklin" w:date="2021-09-09T14:14:00Z"/>
        </w:rPr>
      </w:pPr>
      <w:ins w:id="956" w:author="David Conklin" w:date="2021-09-09T14:14:00Z">
        <w:r>
          <w:t>the average depth of the standing water on the days when the soil surface is saturated or covered by standing water, the average of all the WETNESS values greater than or equal to zero (“WETAVGDPTH”)</w:t>
        </w:r>
      </w:ins>
    </w:p>
    <w:p w14:paraId="51198F40" w14:textId="5A41E1B7" w:rsidR="00F95522" w:rsidRDefault="00F95522" w:rsidP="00F95522">
      <w:pPr>
        <w:rPr>
          <w:ins w:id="957" w:author="David Conklin" w:date="2021-09-09T14:17:00Z"/>
        </w:rPr>
      </w:pPr>
      <w:ins w:id="958" w:author="David Conklin" w:date="2021-09-09T14:14:00Z">
        <w:r>
          <w:t>Numeric values for these measures may be calculated at the end of the simulated water year and stored as IDU attributes.</w:t>
        </w:r>
      </w:ins>
    </w:p>
    <w:p w14:paraId="2C7D05F2" w14:textId="5359CDEF" w:rsidR="00F95522" w:rsidRDefault="00F95522" w:rsidP="00F95522">
      <w:pPr>
        <w:rPr>
          <w:ins w:id="959" w:author="David Conklin" w:date="2021-09-09T14:17:00Z"/>
        </w:rPr>
      </w:pPr>
    </w:p>
    <w:p w14:paraId="373E2C6E" w14:textId="4A613E0F" w:rsidR="00F95522" w:rsidRDefault="00F95522" w:rsidP="00F95522">
      <w:pPr>
        <w:rPr>
          <w:ins w:id="960" w:author="David Conklin" w:date="2021-09-09T14:23:00Z"/>
        </w:rPr>
      </w:pPr>
      <w:ins w:id="961" w:author="David Conklin" w:date="2021-09-09T14:18:00Z">
        <w:r>
          <w:t>For the purpose of code development</w:t>
        </w:r>
      </w:ins>
      <w:ins w:id="962" w:author="David Conklin" w:date="2021-09-09T14:19:00Z">
        <w:r>
          <w:t xml:space="preserve">, </w:t>
        </w:r>
      </w:ins>
      <w:ins w:id="963" w:author="David Conklin" w:date="2021-09-09T14:20:00Z">
        <w:r>
          <w:t xml:space="preserve">we plan to use </w:t>
        </w:r>
      </w:ins>
      <w:ins w:id="964" w:author="David Conklin" w:date="2021-09-09T14:19:00Z">
        <w:r>
          <w:t>a set of transitions for a wetland as it dries up</w:t>
        </w:r>
      </w:ins>
      <w:ins w:id="965" w:author="David Conklin" w:date="2021-09-09T14:20:00Z">
        <w:r>
          <w:t xml:space="preserve"> over a period of years.</w:t>
        </w:r>
      </w:ins>
      <w:ins w:id="966" w:author="David Conklin" w:date="2021-09-09T14:21:00Z">
        <w:r>
          <w:t xml:space="preserve">  Using the abbreviations for the wetland states </w:t>
        </w:r>
      </w:ins>
      <w:ins w:id="967" w:author="David Conklin" w:date="2021-09-09T14:23:00Z">
        <w:r w:rsidR="00FB663D">
          <w:t>from the wetland model spec</w:t>
        </w:r>
      </w:ins>
      <w:ins w:id="968" w:author="David Conklin" w:date="2021-09-09T15:03:00Z">
        <w:r w:rsidR="00226A0E">
          <w:t xml:space="preserve"> (Conklin &amp; Zaret 2021</w:t>
        </w:r>
      </w:ins>
      <w:ins w:id="969" w:author="David Conklin" w:date="2021-09-09T15:04:00Z">
        <w:r w:rsidR="00226A0E">
          <w:t>)</w:t>
        </w:r>
      </w:ins>
      <w:ins w:id="970" w:author="David Conklin" w:date="2021-09-09T14:23:00Z">
        <w:r w:rsidR="00FB663D">
          <w:t>, this process can be represented as</w:t>
        </w:r>
      </w:ins>
    </w:p>
    <w:p w14:paraId="65B57BA8" w14:textId="73C4517B" w:rsidR="00FB663D" w:rsidRDefault="00FB663D" w:rsidP="00F95522">
      <w:pPr>
        <w:rPr>
          <w:ins w:id="971" w:author="David Conklin" w:date="2021-09-09T14:24:00Z"/>
        </w:rPr>
      </w:pPr>
      <w:ins w:id="972" w:author="David Conklin" w:date="2021-09-09T14:23:00Z">
        <w:r>
          <w:tab/>
        </w:r>
      </w:ins>
      <w:ins w:id="973" w:author="David Conklin" w:date="2021-09-09T15:04:00Z">
        <w:r w:rsidR="00226A0E">
          <w:tab/>
        </w:r>
        <w:r w:rsidR="00226A0E">
          <w:tab/>
        </w:r>
        <w:r w:rsidR="00226A0E">
          <w:tab/>
        </w:r>
      </w:ins>
      <w:ins w:id="974" w:author="David Conklin" w:date="2021-09-09T14:23:00Z">
        <w:r>
          <w:t>PUBF -&gt; PABF -</w:t>
        </w:r>
      </w:ins>
      <w:ins w:id="975" w:author="David Conklin" w:date="2021-09-09T14:24:00Z">
        <w:r>
          <w:t>&gt; PEMA -&gt; PSS</w:t>
        </w:r>
      </w:ins>
      <w:ins w:id="976" w:author="David Conklin" w:date="2021-09-09T14:33:00Z">
        <w:r w:rsidR="00FF7A3D">
          <w:t>7A</w:t>
        </w:r>
      </w:ins>
      <w:ins w:id="977" w:author="David Conklin" w:date="2021-09-09T14:24:00Z">
        <w:r>
          <w:t xml:space="preserve"> -&gt;</w:t>
        </w:r>
      </w:ins>
      <w:ins w:id="978" w:author="David Conklin" w:date="2021-09-09T14:33:00Z">
        <w:r w:rsidR="00FF7A3D">
          <w:t xml:space="preserve"> </w:t>
        </w:r>
      </w:ins>
      <w:ins w:id="979" w:author="David Conklin" w:date="2021-09-09T14:24:00Z">
        <w:r>
          <w:t>PFO7C</w:t>
        </w:r>
      </w:ins>
    </w:p>
    <w:p w14:paraId="65A6050B" w14:textId="3548C83E" w:rsidR="00FB663D" w:rsidRDefault="00FB663D" w:rsidP="00F95522">
      <w:pPr>
        <w:rPr>
          <w:ins w:id="980" w:author="David Conklin" w:date="2021-09-09T14:43:00Z"/>
        </w:rPr>
      </w:pPr>
      <w:ins w:id="981" w:author="David Conklin" w:date="2021-09-09T14:24:00Z">
        <w:r>
          <w:t>where</w:t>
        </w:r>
      </w:ins>
    </w:p>
    <w:p w14:paraId="4436CED6" w14:textId="77777777" w:rsidR="00E44274" w:rsidRDefault="00E44274" w:rsidP="00F95522">
      <w:pPr>
        <w:rPr>
          <w:ins w:id="982" w:author="David Conklin" w:date="2021-09-09T14:24:00Z"/>
        </w:rPr>
      </w:pPr>
    </w:p>
    <w:p w14:paraId="21CC1D0E" w14:textId="3935D661" w:rsidR="00FB663D" w:rsidRDefault="00FB663D" w:rsidP="00F95522">
      <w:pPr>
        <w:rPr>
          <w:ins w:id="983" w:author="David Conklin" w:date="2021-09-09T14:44:00Z"/>
        </w:rPr>
      </w:pPr>
      <w:ins w:id="984" w:author="David Conklin" w:date="2021-09-09T14:24:00Z">
        <w:r>
          <w:t>PUBF</w:t>
        </w:r>
      </w:ins>
      <w:ins w:id="985" w:author="David Conklin" w:date="2021-09-09T14:25:00Z">
        <w:r>
          <w:t xml:space="preserve"> is for an open water pond that’s inundated most</w:t>
        </w:r>
      </w:ins>
      <w:ins w:id="986" w:author="David Conklin" w:date="2021-09-09T14:26:00Z">
        <w:r>
          <w:t xml:space="preserve"> of the time, but may draw down by the</w:t>
        </w:r>
      </w:ins>
      <w:ins w:id="987" w:author="David Conklin" w:date="2021-09-09T15:04:00Z">
        <w:r w:rsidR="00226A0E">
          <w:t xml:space="preserve"> e</w:t>
        </w:r>
      </w:ins>
      <w:ins w:id="988" w:author="David Conklin" w:date="2021-09-09T14:26:00Z">
        <w:r>
          <w:t>n</w:t>
        </w:r>
      </w:ins>
      <w:ins w:id="989" w:author="David Conklin" w:date="2021-09-09T15:04:00Z">
        <w:r w:rsidR="00226A0E">
          <w:t>d</w:t>
        </w:r>
      </w:ins>
      <w:ins w:id="990" w:author="David Conklin" w:date="2021-09-09T14:26:00Z">
        <w:r>
          <w:t xml:space="preserve"> of some growing season</w:t>
        </w:r>
      </w:ins>
      <w:ins w:id="991" w:author="David Conklin" w:date="2021-09-09T15:04:00Z">
        <w:r w:rsidR="00226A0E">
          <w:t>s</w:t>
        </w:r>
      </w:ins>
      <w:ins w:id="992" w:author="David Conklin" w:date="2021-09-09T14:26:00Z">
        <w:r>
          <w:t>, a shallow pond without submerged or floating vegetation.</w:t>
        </w:r>
      </w:ins>
      <w:ins w:id="993" w:author="David Conklin" w:date="2021-09-09T14:43:00Z">
        <w:r w:rsidR="00E44274">
          <w:t xml:space="preserve">  </w:t>
        </w:r>
      </w:ins>
    </w:p>
    <w:p w14:paraId="7F482274" w14:textId="77777777" w:rsidR="00E44274" w:rsidRDefault="00E44274" w:rsidP="00F95522">
      <w:pPr>
        <w:rPr>
          <w:ins w:id="994" w:author="David Conklin" w:date="2021-09-09T14:26:00Z"/>
        </w:rPr>
      </w:pPr>
    </w:p>
    <w:p w14:paraId="0885D59C" w14:textId="5957B24E" w:rsidR="00E44274" w:rsidRDefault="00FB663D" w:rsidP="00F95522">
      <w:pPr>
        <w:rPr>
          <w:ins w:id="995" w:author="David Conklin" w:date="2021-09-09T14:52:00Z"/>
        </w:rPr>
      </w:pPr>
      <w:ins w:id="996" w:author="David Conklin" w:date="2021-09-09T14:27:00Z">
        <w:r>
          <w:t>PABF is semi-permanently flooded wetland</w:t>
        </w:r>
      </w:ins>
      <w:ins w:id="997" w:author="David Conklin" w:date="2021-09-09T14:28:00Z">
        <w:r>
          <w:t>, as for a shallow pond with submerged or floating vegetation.</w:t>
        </w:r>
      </w:ins>
      <w:ins w:id="998" w:author="David Conklin" w:date="2021-09-09T14:44:00Z">
        <w:r w:rsidR="00E44274">
          <w:t xml:space="preserve">  </w:t>
        </w:r>
      </w:ins>
      <w:ins w:id="999" w:author="David Conklin" w:date="2021-09-09T14:53:00Z">
        <w:r w:rsidR="00FD7806">
          <w:t xml:space="preserve">The PUBF-&gt;PABF transition will occur when a wetland in the PUBF state stays in that state for 3 consecutive years (a deterministic transition).  </w:t>
        </w:r>
      </w:ins>
    </w:p>
    <w:p w14:paraId="096152C7" w14:textId="77777777" w:rsidR="00FD7806" w:rsidRDefault="00FD7806" w:rsidP="00F95522">
      <w:pPr>
        <w:rPr>
          <w:ins w:id="1000" w:author="David Conklin" w:date="2021-09-09T14:28:00Z"/>
        </w:rPr>
      </w:pPr>
    </w:p>
    <w:p w14:paraId="2378B385" w14:textId="6FBAE7DD" w:rsidR="00FB663D" w:rsidRDefault="00FB663D" w:rsidP="00F95522">
      <w:pPr>
        <w:rPr>
          <w:ins w:id="1001" w:author="David Conklin" w:date="2021-09-09T14:44:00Z"/>
        </w:rPr>
      </w:pPr>
      <w:ins w:id="1002" w:author="David Conklin" w:date="2021-09-09T14:28:00Z">
        <w:r>
          <w:t xml:space="preserve">PEMA is emergent </w:t>
        </w:r>
      </w:ins>
      <w:ins w:id="1003" w:author="David Conklin" w:date="2021-09-09T14:29:00Z">
        <w:r>
          <w:t xml:space="preserve">temporarily flooded </w:t>
        </w:r>
      </w:ins>
      <w:ins w:id="1004" w:author="David Conklin" w:date="2021-09-09T14:28:00Z">
        <w:r>
          <w:t>wetland</w:t>
        </w:r>
      </w:ins>
      <w:ins w:id="1005" w:author="David Conklin" w:date="2021-09-09T14:29:00Z">
        <w:r>
          <w:t xml:space="preserve">, </w:t>
        </w:r>
      </w:ins>
      <w:ins w:id="1006" w:author="David Conklin" w:date="2021-09-09T14:30:00Z">
        <w:r>
          <w:t>that’s inundated briefly at the start of the growing season, as for a marsh or wet meadow.</w:t>
        </w:r>
      </w:ins>
      <w:ins w:id="1007" w:author="David Conklin" w:date="2021-09-09T14:46:00Z">
        <w:r w:rsidR="00E44274">
          <w:t xml:space="preserve">  </w:t>
        </w:r>
      </w:ins>
      <w:ins w:id="1008" w:author="David Conklin" w:date="2021-09-09T14:52:00Z">
        <w:r w:rsidR="00FD7806">
          <w:t>The PABF-&gt;PEMA transition will occur when the PABF wetland experiences 2 consecutive years with WET_FRAC &lt; 1/4,  WETLONGEST &lt; 60 days, and WETAVGDEPTH &lt; 1 m.</w:t>
        </w:r>
      </w:ins>
    </w:p>
    <w:p w14:paraId="3DFF1305" w14:textId="77777777" w:rsidR="00E44274" w:rsidRDefault="00E44274" w:rsidP="00F95522">
      <w:pPr>
        <w:rPr>
          <w:ins w:id="1009" w:author="David Conklin" w:date="2021-09-09T14:31:00Z"/>
        </w:rPr>
      </w:pPr>
    </w:p>
    <w:p w14:paraId="4F94DF8F" w14:textId="705E060A" w:rsidR="00FB663D" w:rsidRDefault="00FB663D" w:rsidP="00F95522">
      <w:pPr>
        <w:rPr>
          <w:ins w:id="1010" w:author="David Conklin" w:date="2021-09-09T14:44:00Z"/>
        </w:rPr>
      </w:pPr>
      <w:ins w:id="1011" w:author="David Conklin" w:date="2021-09-09T14:31:00Z">
        <w:r>
          <w:t>PSS7A is temporarily flooded wetla</w:t>
        </w:r>
      </w:ins>
      <w:ins w:id="1012" w:author="David Conklin" w:date="2021-09-09T14:32:00Z">
        <w:r>
          <w:t>nd, such as a floodplain-</w:t>
        </w:r>
        <w:r w:rsidR="00FF7A3D">
          <w:t>based wetland dominated by evergreen shrubs (w</w:t>
        </w:r>
      </w:ins>
      <w:ins w:id="1013" w:author="David Conklin" w:date="2021-09-09T14:33:00Z">
        <w:r w:rsidR="00FF7A3D">
          <w:t>oody veg &lt; 6 m tall) that’s inundated briefly at the start of the growing season.</w:t>
        </w:r>
      </w:ins>
      <w:ins w:id="1014" w:author="David Conklin" w:date="2021-09-09T14:52:00Z">
        <w:r w:rsidR="00E44274">
          <w:t xml:space="preserve">  </w:t>
        </w:r>
        <w:r w:rsidR="00E44274">
          <w:t>The PEMA-&gt;PSS7A transistion occurs when a PEMA wetland experiences 3 consecutive years with WET_FRAC &lt; 1/6,  WETLONGEST &lt; 45 days, and WETAVGDEPTH &lt; 0.5 m.</w:t>
        </w:r>
      </w:ins>
    </w:p>
    <w:p w14:paraId="1C2580B8" w14:textId="77777777" w:rsidR="00E44274" w:rsidRDefault="00E44274" w:rsidP="00F95522">
      <w:pPr>
        <w:rPr>
          <w:ins w:id="1015" w:author="David Conklin" w:date="2021-09-09T14:34:00Z"/>
        </w:rPr>
      </w:pPr>
    </w:p>
    <w:p w14:paraId="32CCB212" w14:textId="3110AA04" w:rsidR="00FF7A3D" w:rsidRDefault="00FF7A3D" w:rsidP="00F95522">
      <w:pPr>
        <w:rPr>
          <w:ins w:id="1016" w:author="David Conklin" w:date="2021-09-09T14:35:00Z"/>
        </w:rPr>
      </w:pPr>
      <w:ins w:id="1017" w:author="David Conklin" w:date="2021-09-09T14:34:00Z">
        <w:r>
          <w:t>PFO7C is seasonally flooded wetland dominated ever</w:t>
        </w:r>
      </w:ins>
      <w:ins w:id="1018" w:author="David Conklin" w:date="2021-09-09T14:35:00Z">
        <w:r>
          <w:t>green trees, such as a spruce swamp.</w:t>
        </w:r>
      </w:ins>
      <w:ins w:id="1019" w:author="David Conklin" w:date="2021-09-09T14:50:00Z">
        <w:r w:rsidR="00E44274">
          <w:t xml:space="preserve">  The PSS7A-&gt;PFO7C transition o</w:t>
        </w:r>
      </w:ins>
      <w:ins w:id="1020" w:author="David Conklin" w:date="2021-09-09T14:51:00Z">
        <w:r w:rsidR="00E44274">
          <w:t>ccurs when a PSS7A wetland stays in that state for 10 consecutive years (a determi</w:t>
        </w:r>
      </w:ins>
      <w:ins w:id="1021" w:author="David Conklin" w:date="2021-09-09T14:52:00Z">
        <w:r w:rsidR="00E44274">
          <w:t>nistic transition).</w:t>
        </w:r>
      </w:ins>
    </w:p>
    <w:p w14:paraId="34D8AE5D" w14:textId="77A604CB" w:rsidR="00097D75" w:rsidRDefault="00097D75" w:rsidP="00F95522">
      <w:pPr>
        <w:rPr>
          <w:ins w:id="1022" w:author="David Conklin" w:date="2021-09-09T14:35:00Z"/>
        </w:rPr>
      </w:pPr>
    </w:p>
    <w:p w14:paraId="5A08BF08" w14:textId="6B182B55" w:rsidR="00F95522" w:rsidRPr="00441B82" w:rsidRDefault="00FD7806" w:rsidP="0044225B">
      <w:pPr>
        <w:rPr>
          <w:ins w:id="1023" w:author="David Conklin" w:date="2021-09-09T12:58:00Z"/>
          <w:rPrChange w:id="1024" w:author="David Conklin" w:date="2021-09-09T12:59:00Z">
            <w:rPr>
              <w:ins w:id="1025" w:author="David Conklin" w:date="2021-09-09T12:58:00Z"/>
            </w:rPr>
          </w:rPrChange>
        </w:rPr>
        <w:pPrChange w:id="1026" w:author="David Conklin" w:date="2021-09-09T13:15:00Z">
          <w:pPr>
            <w:pStyle w:val="Heading2"/>
          </w:pPr>
        </w:pPrChange>
      </w:pPr>
      <w:ins w:id="1027" w:author="David Conklin" w:date="2021-09-09T14:53:00Z">
        <w:r>
          <w:t>The nomina</w:t>
        </w:r>
      </w:ins>
      <w:ins w:id="1028" w:author="David Conklin" w:date="2021-09-09T14:54:00Z">
        <w:r>
          <w:t>l transition threshold values for WET_FRAC, WETLONGEST, and WETAV</w:t>
        </w:r>
      </w:ins>
      <w:ins w:id="1029" w:author="David Conklin" w:date="2021-09-09T14:55:00Z">
        <w:r>
          <w:t>G</w:t>
        </w:r>
      </w:ins>
      <w:ins w:id="1030" w:author="David Conklin" w:date="2021-09-09T14:54:00Z">
        <w:r>
          <w:t>DPTH</w:t>
        </w:r>
      </w:ins>
      <w:ins w:id="1031" w:author="David Conklin" w:date="2021-09-09T14:55:00Z">
        <w:r>
          <w:t xml:space="preserve"> may be adjusted during development for convenience.  </w:t>
        </w:r>
      </w:ins>
      <w:ins w:id="1032" w:author="David Conklin" w:date="2021-09-09T14:56:00Z">
        <w:r>
          <w:t>Transitions may be added to reflect increasingly wet conditions from year to year as well, if</w:t>
        </w:r>
      </w:ins>
      <w:ins w:id="1033" w:author="David Conklin" w:date="2021-09-09T14:57:00Z">
        <w:r>
          <w:t xml:space="preserve"> necessary when debugging.  </w:t>
        </w:r>
      </w:ins>
    </w:p>
    <w:p w14:paraId="40796B43" w14:textId="77777777" w:rsidR="00441B82" w:rsidRDefault="00441B82" w:rsidP="006D6388">
      <w:pPr>
        <w:pStyle w:val="Heading2"/>
        <w:rPr>
          <w:ins w:id="1034" w:author="David Conklin" w:date="2021-09-09T12:58:00Z"/>
        </w:rPr>
      </w:pPr>
    </w:p>
    <w:p w14:paraId="230ECBD5" w14:textId="450DE0E4" w:rsidR="006D6388" w:rsidRDefault="006D6388" w:rsidP="006D6388">
      <w:pPr>
        <w:pStyle w:val="Heading2"/>
      </w:pPr>
      <w:bookmarkStart w:id="1035" w:name="_Toc82091999"/>
      <w:r>
        <w:t>Reality check</w:t>
      </w:r>
      <w:bookmarkEnd w:id="1035"/>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lastRenderedPageBreak/>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42935D39" w:rsidR="00E869F7" w:rsidRDefault="00D94929" w:rsidP="006D6388">
      <w:r>
        <w:rPr>
          <w:noProof/>
        </w:rPr>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3215005"/>
                    </a:xfrm>
                    <a:prstGeom prst="rect">
                      <a:avLst/>
                    </a:prstGeom>
                  </pic:spPr>
                </pic:pic>
              </a:graphicData>
            </a:graphic>
          </wp:inline>
        </w:drawing>
      </w:r>
    </w:p>
    <w:p w14:paraId="5BF1DCDA" w14:textId="6536DF43" w:rsidR="00016221" w:rsidRDefault="00016221" w:rsidP="006D6388"/>
    <w:p w14:paraId="051FEA41" w14:textId="418EAAF9" w:rsidR="00016221" w:rsidRDefault="00D94929" w:rsidP="006D6388">
      <w:r>
        <w:rPr>
          <w:noProof/>
        </w:rPr>
        <w:lastRenderedPageBreak/>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036" w:name="_Toc82092000"/>
      <w:r>
        <w:t>High Cascades Springs</w:t>
      </w:r>
      <w:bookmarkEnd w:id="1036"/>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5D72BEB6" w:rsidR="001B4B07" w:rsidRDefault="00410F77" w:rsidP="00B22A8A">
      <w:r>
        <w:t>Specifications for springs in CW3M ver.</w:t>
      </w:r>
      <w:r w:rsidR="00D45BE3">
        <w:t xml:space="preserve"> </w:t>
      </w:r>
      <w:r w:rsidR="00D00C4E">
        <w:t>409</w:t>
      </w:r>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037" w:name="_Toc82092001"/>
      <w:r>
        <w:t>Calibration</w:t>
      </w:r>
      <w:r w:rsidR="00B06ED6">
        <w:t xml:space="preserve"> and simulation skill</w:t>
      </w:r>
      <w:bookmarkEnd w:id="1037"/>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4C2BA583"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5FB5EC8F" w:rsidR="0088498B" w:rsidRDefault="0088498B" w:rsidP="0088498B">
      <w:r>
        <w:t>Tuning knob values for the McKenzie basin in CW3M version 409</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C73EB7">
        <w:tc>
          <w:tcPr>
            <w:tcW w:w="0" w:type="auto"/>
          </w:tcPr>
          <w:p w14:paraId="7C03C539" w14:textId="77777777" w:rsidR="0088498B" w:rsidRDefault="0088498B" w:rsidP="00C73EB7">
            <w:r>
              <w:t>HBVCALIB</w:t>
            </w:r>
          </w:p>
        </w:tc>
        <w:tc>
          <w:tcPr>
            <w:tcW w:w="0" w:type="auto"/>
          </w:tcPr>
          <w:p w14:paraId="37B2231A" w14:textId="77777777" w:rsidR="0088498B" w:rsidRDefault="0088498B" w:rsidP="00C73EB7">
            <w:r>
              <w:t>ET_MULT</w:t>
            </w:r>
          </w:p>
        </w:tc>
        <w:tc>
          <w:tcPr>
            <w:tcW w:w="0" w:type="auto"/>
          </w:tcPr>
          <w:p w14:paraId="47F97EFA" w14:textId="77777777" w:rsidR="0088498B" w:rsidRDefault="0088498B" w:rsidP="00C73EB7">
            <w:r>
              <w:t>solar_radiation_multiplier</w:t>
            </w:r>
          </w:p>
        </w:tc>
        <w:tc>
          <w:tcPr>
            <w:tcW w:w="0" w:type="auto"/>
          </w:tcPr>
          <w:p w14:paraId="49891130" w14:textId="77777777" w:rsidR="0088498B" w:rsidRDefault="0088498B" w:rsidP="00C73EB7">
            <w:r>
              <w:t>W2A_SLP</w:t>
            </w:r>
          </w:p>
        </w:tc>
        <w:tc>
          <w:tcPr>
            <w:tcW w:w="0" w:type="auto"/>
          </w:tcPr>
          <w:p w14:paraId="2A654C82" w14:textId="77777777" w:rsidR="0088498B" w:rsidRDefault="0088498B" w:rsidP="00C73EB7">
            <w:r>
              <w:t>W2A_INT</w:t>
            </w:r>
          </w:p>
        </w:tc>
      </w:tr>
      <w:tr w:rsidR="0088498B" w14:paraId="2BEA7F5C" w14:textId="77777777" w:rsidTr="00C73EB7">
        <w:tc>
          <w:tcPr>
            <w:tcW w:w="0" w:type="auto"/>
          </w:tcPr>
          <w:p w14:paraId="0816D61A" w14:textId="77777777" w:rsidR="0088498B" w:rsidRDefault="0088498B" w:rsidP="00C73EB7">
            <w:r>
              <w:t>8 CGR</w:t>
            </w:r>
          </w:p>
        </w:tc>
        <w:tc>
          <w:tcPr>
            <w:tcW w:w="0" w:type="auto"/>
          </w:tcPr>
          <w:p w14:paraId="6F2063BB" w14:textId="77777777" w:rsidR="0088498B" w:rsidRDefault="0088498B" w:rsidP="00C73EB7">
            <w:pPr>
              <w:jc w:val="center"/>
            </w:pPr>
            <w:r>
              <w:t>0.83</w:t>
            </w:r>
          </w:p>
        </w:tc>
        <w:tc>
          <w:tcPr>
            <w:tcW w:w="0" w:type="auto"/>
          </w:tcPr>
          <w:p w14:paraId="489EF74B" w14:textId="77777777" w:rsidR="0088498B" w:rsidRDefault="0088498B" w:rsidP="00C73EB7">
            <w:pPr>
              <w:jc w:val="center"/>
            </w:pPr>
            <w:r>
              <w:t>1.0</w:t>
            </w:r>
          </w:p>
        </w:tc>
        <w:tc>
          <w:tcPr>
            <w:tcW w:w="0" w:type="auto"/>
          </w:tcPr>
          <w:p w14:paraId="1581C38D" w14:textId="77777777" w:rsidR="0088498B" w:rsidRDefault="0088498B" w:rsidP="00C73EB7">
            <w:pPr>
              <w:jc w:val="center"/>
            </w:pPr>
            <w:r>
              <w:t>0.42</w:t>
            </w:r>
          </w:p>
        </w:tc>
        <w:tc>
          <w:tcPr>
            <w:tcW w:w="0" w:type="auto"/>
          </w:tcPr>
          <w:p w14:paraId="2E37C0C1" w14:textId="77777777" w:rsidR="0088498B" w:rsidRDefault="0088498B" w:rsidP="00C73EB7">
            <w:pPr>
              <w:jc w:val="center"/>
            </w:pPr>
            <w:r>
              <w:t>4.43</w:t>
            </w:r>
          </w:p>
        </w:tc>
      </w:tr>
      <w:tr w:rsidR="0088498B" w14:paraId="3B324F7B" w14:textId="77777777" w:rsidTr="00C73EB7">
        <w:tc>
          <w:tcPr>
            <w:tcW w:w="0" w:type="auto"/>
          </w:tcPr>
          <w:p w14:paraId="5E24BEB1" w14:textId="77777777" w:rsidR="0088498B" w:rsidRDefault="0088498B" w:rsidP="00C73EB7">
            <w:r>
              <w:t>9 BLU</w:t>
            </w:r>
          </w:p>
        </w:tc>
        <w:tc>
          <w:tcPr>
            <w:tcW w:w="0" w:type="auto"/>
          </w:tcPr>
          <w:p w14:paraId="42B47713" w14:textId="77777777" w:rsidR="0088498B" w:rsidRDefault="0088498B" w:rsidP="00C73EB7">
            <w:pPr>
              <w:jc w:val="center"/>
            </w:pPr>
            <w:r>
              <w:t>0.36</w:t>
            </w:r>
          </w:p>
        </w:tc>
        <w:tc>
          <w:tcPr>
            <w:tcW w:w="0" w:type="auto"/>
          </w:tcPr>
          <w:p w14:paraId="2048E786" w14:textId="77777777" w:rsidR="0088498B" w:rsidRDefault="0088498B" w:rsidP="00C73EB7">
            <w:pPr>
              <w:jc w:val="center"/>
            </w:pPr>
            <w:r>
              <w:t>0.3</w:t>
            </w:r>
          </w:p>
        </w:tc>
        <w:tc>
          <w:tcPr>
            <w:tcW w:w="0" w:type="auto"/>
          </w:tcPr>
          <w:p w14:paraId="27E6CE6E" w14:textId="77777777" w:rsidR="0088498B" w:rsidRDefault="0088498B" w:rsidP="00C73EB7">
            <w:pPr>
              <w:jc w:val="center"/>
            </w:pPr>
            <w:r>
              <w:t>0.64</w:t>
            </w:r>
          </w:p>
        </w:tc>
        <w:tc>
          <w:tcPr>
            <w:tcW w:w="0" w:type="auto"/>
          </w:tcPr>
          <w:p w14:paraId="5C8A2821" w14:textId="77777777" w:rsidR="0088498B" w:rsidRDefault="0088498B" w:rsidP="00C73EB7">
            <w:pPr>
              <w:jc w:val="center"/>
            </w:pPr>
            <w:r>
              <w:t>4.90</w:t>
            </w:r>
          </w:p>
        </w:tc>
      </w:tr>
      <w:tr w:rsidR="0088498B" w14:paraId="7249EEFD" w14:textId="77777777" w:rsidTr="00C73EB7">
        <w:tc>
          <w:tcPr>
            <w:tcW w:w="0" w:type="auto"/>
          </w:tcPr>
          <w:p w14:paraId="14200531" w14:textId="77777777" w:rsidR="0088498B" w:rsidRDefault="0088498B" w:rsidP="00C73EB7">
            <w:r>
              <w:t>16 McKenzie outlet</w:t>
            </w:r>
          </w:p>
        </w:tc>
        <w:tc>
          <w:tcPr>
            <w:tcW w:w="0" w:type="auto"/>
          </w:tcPr>
          <w:p w14:paraId="2B73E4AC" w14:textId="77777777" w:rsidR="0088498B" w:rsidRDefault="0088498B" w:rsidP="00C73EB7">
            <w:pPr>
              <w:jc w:val="center"/>
            </w:pPr>
            <w:r>
              <w:t>1.91</w:t>
            </w:r>
          </w:p>
        </w:tc>
        <w:tc>
          <w:tcPr>
            <w:tcW w:w="0" w:type="auto"/>
          </w:tcPr>
          <w:p w14:paraId="181852FC" w14:textId="77777777" w:rsidR="0088498B" w:rsidRDefault="0088498B" w:rsidP="00C73EB7">
            <w:pPr>
              <w:jc w:val="center"/>
            </w:pPr>
          </w:p>
        </w:tc>
        <w:tc>
          <w:tcPr>
            <w:tcW w:w="0" w:type="auto"/>
          </w:tcPr>
          <w:p w14:paraId="78343F5F" w14:textId="77777777" w:rsidR="0088498B" w:rsidRDefault="0088498B" w:rsidP="00C73EB7">
            <w:pPr>
              <w:jc w:val="center"/>
            </w:pPr>
            <w:r>
              <w:t>0.60</w:t>
            </w:r>
          </w:p>
        </w:tc>
        <w:tc>
          <w:tcPr>
            <w:tcW w:w="0" w:type="auto"/>
          </w:tcPr>
          <w:p w14:paraId="077017B3" w14:textId="77777777" w:rsidR="0088498B" w:rsidRDefault="0088498B" w:rsidP="00C73EB7">
            <w:pPr>
              <w:jc w:val="center"/>
            </w:pPr>
            <w:r>
              <w:t>4.97</w:t>
            </w:r>
          </w:p>
        </w:tc>
      </w:tr>
      <w:tr w:rsidR="0088498B" w14:paraId="44AD7C2A" w14:textId="77777777" w:rsidTr="00C73EB7">
        <w:tc>
          <w:tcPr>
            <w:tcW w:w="0" w:type="auto"/>
          </w:tcPr>
          <w:p w14:paraId="19624C42" w14:textId="77777777" w:rsidR="0088498B" w:rsidRDefault="0088498B" w:rsidP="00C73EB7">
            <w:r>
              <w:t>25 Mohawk</w:t>
            </w:r>
          </w:p>
        </w:tc>
        <w:tc>
          <w:tcPr>
            <w:tcW w:w="0" w:type="auto"/>
          </w:tcPr>
          <w:p w14:paraId="6B144CA0" w14:textId="77777777" w:rsidR="0088498B" w:rsidRDefault="0088498B" w:rsidP="00C73EB7">
            <w:pPr>
              <w:jc w:val="center"/>
            </w:pPr>
            <w:r>
              <w:t>1.52</w:t>
            </w:r>
          </w:p>
        </w:tc>
        <w:tc>
          <w:tcPr>
            <w:tcW w:w="0" w:type="auto"/>
          </w:tcPr>
          <w:p w14:paraId="04CC8F5D" w14:textId="77777777" w:rsidR="0088498B" w:rsidRDefault="0088498B" w:rsidP="00C73EB7">
            <w:pPr>
              <w:jc w:val="center"/>
            </w:pPr>
          </w:p>
        </w:tc>
        <w:tc>
          <w:tcPr>
            <w:tcW w:w="0" w:type="auto"/>
          </w:tcPr>
          <w:p w14:paraId="36A4925E" w14:textId="77777777" w:rsidR="0088498B" w:rsidRDefault="0088498B" w:rsidP="00C73EB7">
            <w:pPr>
              <w:jc w:val="center"/>
            </w:pPr>
            <w:r>
              <w:t>0.60</w:t>
            </w:r>
          </w:p>
        </w:tc>
        <w:tc>
          <w:tcPr>
            <w:tcW w:w="0" w:type="auto"/>
          </w:tcPr>
          <w:p w14:paraId="628FE0BC" w14:textId="77777777" w:rsidR="0088498B" w:rsidRDefault="0088498B" w:rsidP="00C73EB7">
            <w:pPr>
              <w:jc w:val="center"/>
            </w:pPr>
            <w:r>
              <w:t>3.37</w:t>
            </w:r>
          </w:p>
        </w:tc>
      </w:tr>
      <w:tr w:rsidR="0088498B" w14:paraId="11C21F14" w14:textId="77777777" w:rsidTr="00C73EB7">
        <w:tc>
          <w:tcPr>
            <w:tcW w:w="0" w:type="auto"/>
          </w:tcPr>
          <w:p w14:paraId="4E81385D" w14:textId="77777777" w:rsidR="0088498B" w:rsidRDefault="0088498B" w:rsidP="00C73EB7">
            <w:r>
              <w:t>34 McKenzie above Walterville</w:t>
            </w:r>
          </w:p>
        </w:tc>
        <w:tc>
          <w:tcPr>
            <w:tcW w:w="0" w:type="auto"/>
          </w:tcPr>
          <w:p w14:paraId="4E5C3135" w14:textId="77777777" w:rsidR="0088498B" w:rsidRDefault="0088498B" w:rsidP="00C73EB7">
            <w:pPr>
              <w:jc w:val="center"/>
            </w:pPr>
            <w:r>
              <w:t>0.42</w:t>
            </w:r>
          </w:p>
        </w:tc>
        <w:tc>
          <w:tcPr>
            <w:tcW w:w="0" w:type="auto"/>
          </w:tcPr>
          <w:p w14:paraId="41D8ADE6" w14:textId="77777777" w:rsidR="0088498B" w:rsidRDefault="0088498B" w:rsidP="00C73EB7">
            <w:pPr>
              <w:jc w:val="center"/>
            </w:pPr>
          </w:p>
        </w:tc>
        <w:tc>
          <w:tcPr>
            <w:tcW w:w="0" w:type="auto"/>
          </w:tcPr>
          <w:p w14:paraId="30941CC2" w14:textId="77777777" w:rsidR="0088498B" w:rsidRDefault="0088498B" w:rsidP="00C73EB7">
            <w:pPr>
              <w:jc w:val="center"/>
            </w:pPr>
            <w:r>
              <w:t>0.46</w:t>
            </w:r>
          </w:p>
        </w:tc>
        <w:tc>
          <w:tcPr>
            <w:tcW w:w="0" w:type="auto"/>
          </w:tcPr>
          <w:p w14:paraId="3D200DE7" w14:textId="77777777" w:rsidR="0088498B" w:rsidRDefault="0088498B" w:rsidP="00C73EB7">
            <w:pPr>
              <w:jc w:val="center"/>
            </w:pPr>
            <w:r>
              <w:t>5.23</w:t>
            </w:r>
          </w:p>
        </w:tc>
      </w:tr>
      <w:tr w:rsidR="0088498B" w14:paraId="251046BE" w14:textId="77777777" w:rsidTr="00C73EB7">
        <w:tc>
          <w:tcPr>
            <w:tcW w:w="0" w:type="auto"/>
          </w:tcPr>
          <w:p w14:paraId="5F2EF2AB" w14:textId="77777777" w:rsidR="0088498B" w:rsidRDefault="0088498B" w:rsidP="00C73EB7">
            <w:r>
              <w:t>46 Clear Lake</w:t>
            </w:r>
          </w:p>
        </w:tc>
        <w:tc>
          <w:tcPr>
            <w:tcW w:w="0" w:type="auto"/>
          </w:tcPr>
          <w:p w14:paraId="27207100" w14:textId="77777777" w:rsidR="0088498B" w:rsidRDefault="0088498B" w:rsidP="00C73EB7">
            <w:pPr>
              <w:jc w:val="center"/>
            </w:pPr>
            <w:r>
              <w:t>2.07</w:t>
            </w:r>
          </w:p>
        </w:tc>
        <w:tc>
          <w:tcPr>
            <w:tcW w:w="0" w:type="auto"/>
          </w:tcPr>
          <w:p w14:paraId="229BCF8A" w14:textId="77777777" w:rsidR="0088498B" w:rsidRDefault="0088498B" w:rsidP="00C73EB7">
            <w:pPr>
              <w:jc w:val="center"/>
            </w:pPr>
          </w:p>
        </w:tc>
        <w:tc>
          <w:tcPr>
            <w:tcW w:w="0" w:type="auto"/>
          </w:tcPr>
          <w:p w14:paraId="4E759FFF" w14:textId="77777777" w:rsidR="0088498B" w:rsidRDefault="0088498B" w:rsidP="00C73EB7">
            <w:pPr>
              <w:jc w:val="center"/>
            </w:pPr>
            <w:r>
              <w:t>0.38</w:t>
            </w:r>
          </w:p>
        </w:tc>
        <w:tc>
          <w:tcPr>
            <w:tcW w:w="0" w:type="auto"/>
          </w:tcPr>
          <w:p w14:paraId="1187E2B0" w14:textId="77777777" w:rsidR="0088498B" w:rsidRDefault="0088498B" w:rsidP="00C73EB7">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1038" w:name="_Toc82092002"/>
      <w:r>
        <w:t>Analysis of</w:t>
      </w:r>
      <w:r w:rsidR="003024C9">
        <w:t xml:space="preserve"> locations where the model has low skill</w:t>
      </w:r>
      <w:bookmarkEnd w:id="1038"/>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1039" w:name="_Toc82092003"/>
      <w:r>
        <w:t>Simulated McKenzie basin water budget</w:t>
      </w:r>
      <w:r w:rsidR="00334ED8">
        <w:t xml:space="preserve"> and thermal energy budget</w:t>
      </w:r>
      <w:bookmarkEnd w:id="1039"/>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2962"/>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040" w:name="_Toc82092004"/>
      <w:r>
        <w:t>CW3M v. Shade-a-lator</w:t>
      </w:r>
      <w:bookmarkEnd w:id="1040"/>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lastRenderedPageBreak/>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w:t>
      </w:r>
      <w:r w:rsidR="00911AF6">
        <w:lastRenderedPageBreak/>
        <w:t>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041" w:name="_Toc82092005"/>
      <w:r>
        <w:t>Comparison of CW3M results to Shade-a-lator results</w:t>
      </w:r>
      <w:bookmarkEnd w:id="1041"/>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lastRenderedPageBreak/>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32BFA22" w:rsidR="005C537E" w:rsidRDefault="005C537E" w:rsidP="005C537E">
      <w:pPr>
        <w:pStyle w:val="Caption"/>
      </w:pPr>
      <w:bookmarkStart w:id="1042" w:name="_Ref48286765"/>
      <w:bookmarkStart w:id="1043" w:name="_Toc53219841"/>
      <w:r>
        <w:t xml:space="preserve">Figure </w:t>
      </w:r>
      <w:fldSimple w:instr=" SEQ Figure \* ARABIC ">
        <w:r w:rsidR="00A50A5B">
          <w:rPr>
            <w:noProof/>
          </w:rPr>
          <w:t>9</w:t>
        </w:r>
      </w:fldSimple>
      <w:bookmarkEnd w:id="1042"/>
      <w:r>
        <w:t>. Clackamas basin in CW3M screen capture</w:t>
      </w:r>
      <w:bookmarkEnd w:id="1043"/>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044" w:name="_Toc82092006"/>
      <w:r>
        <w:t>The Clackamas Basin</w:t>
      </w:r>
      <w:bookmarkEnd w:id="1044"/>
    </w:p>
    <w:p w14:paraId="4A96B042" w14:textId="77777777" w:rsidR="005C537E" w:rsidRPr="000E6A65" w:rsidRDefault="005C537E" w:rsidP="005C537E"/>
    <w:p w14:paraId="11F4A966" w14:textId="7B423915"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A50A5B">
        <w:t xml:space="preserve">Figure </w:t>
      </w:r>
      <w:r w:rsidR="00A50A5B">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045" w:name="_Toc82092007"/>
      <w:r>
        <w:t>Directory structure and file names</w:t>
      </w:r>
      <w:bookmarkEnd w:id="1045"/>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046" w:name="_Toc82092008"/>
      <w:r>
        <w:lastRenderedPageBreak/>
        <w:t xml:space="preserve">Release </w:t>
      </w:r>
      <w:r w:rsidR="00E735F4">
        <w:t>Log</w:t>
      </w:r>
      <w:bookmarkEnd w:id="1046"/>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A067619" w:rsidR="006410E2" w:rsidRPr="008B6340"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10C7CA04" w14:textId="77777777" w:rsidR="001D27E9" w:rsidRDefault="001D27E9" w:rsidP="001D27E9">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1047" w:name="_Toc82092009"/>
      <w:r>
        <w:t>References</w:t>
      </w:r>
      <w:bookmarkEnd w:id="1047"/>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pPr>
        <w:rPr>
          <w:ins w:id="1048" w:author="David Conklin" w:date="2021-09-09T15:00:00Z"/>
        </w:rPr>
      </w:pPr>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Pr>
        <w:rPr>
          <w:ins w:id="1049" w:author="David Conklin" w:date="2021-09-09T15:00:00Z"/>
        </w:rPr>
      </w:pPr>
    </w:p>
    <w:p w14:paraId="312ABC20" w14:textId="7B577C6F" w:rsidR="003D7F64" w:rsidRDefault="003D7F64">
      <w:ins w:id="1050" w:author="David Conklin" w:date="2021-09-09T15:00:00Z">
        <w:r>
          <w:t>Conklin DR and Zaret K (2021). Specification for Wetland Persistence Model, 7/30/21</w:t>
        </w:r>
      </w:ins>
      <w:ins w:id="1051" w:author="David Conklin" w:date="2021-09-09T15:01:00Z">
        <w:r>
          <w:t>. Unpublished. In the CW3M repository at trunk/DataCW3M/CW</w:t>
        </w:r>
      </w:ins>
      <w:ins w:id="1052" w:author="David Conklin" w:date="2021-09-09T15:02:00Z">
        <w:r>
          <w:t>3MdigitalHandbook/Specification for Wetland Persistence Model</w:t>
        </w:r>
        <w:r w:rsidR="00226A0E">
          <w:t>.docx.</w:t>
        </w:r>
      </w:ins>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053" w:name="_Toc82092010"/>
      <w:r>
        <w:rPr>
          <w:rFonts w:eastAsiaTheme="minorHAnsi"/>
        </w:rPr>
        <w:t>Acronyms</w:t>
      </w:r>
      <w:r w:rsidR="009D540F">
        <w:rPr>
          <w:rFonts w:eastAsiaTheme="minorHAnsi"/>
        </w:rPr>
        <w:t xml:space="preserve"> and Abbreviations</w:t>
      </w:r>
      <w:bookmarkEnd w:id="1053"/>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lastRenderedPageBreak/>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8310B" w14:textId="77777777" w:rsidR="00AD4898" w:rsidRDefault="00AD4898" w:rsidP="00064E77">
      <w:r>
        <w:separator/>
      </w:r>
    </w:p>
  </w:endnote>
  <w:endnote w:type="continuationSeparator" w:id="0">
    <w:p w14:paraId="7953CF60" w14:textId="77777777" w:rsidR="00AD4898" w:rsidRDefault="00AD4898"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D435A" w14:textId="77777777" w:rsidR="00AD4898" w:rsidRDefault="00AD4898" w:rsidP="00064E77">
      <w:r>
        <w:separator/>
      </w:r>
    </w:p>
  </w:footnote>
  <w:footnote w:type="continuationSeparator" w:id="0">
    <w:p w14:paraId="248757CD" w14:textId="77777777" w:rsidR="00AD4898" w:rsidRDefault="00AD4898"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97D75"/>
    <w:rsid w:val="000A1E81"/>
    <w:rsid w:val="000A28C2"/>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625E"/>
    <w:rsid w:val="000E6390"/>
    <w:rsid w:val="000E6A65"/>
    <w:rsid w:val="000E6B2C"/>
    <w:rsid w:val="000F3107"/>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5906"/>
    <w:rsid w:val="00195A6D"/>
    <w:rsid w:val="00196A85"/>
    <w:rsid w:val="001A093E"/>
    <w:rsid w:val="001A17DF"/>
    <w:rsid w:val="001A1EBA"/>
    <w:rsid w:val="001A2827"/>
    <w:rsid w:val="001A5ADC"/>
    <w:rsid w:val="001A6DC9"/>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6A2"/>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F77"/>
    <w:rsid w:val="004111AF"/>
    <w:rsid w:val="00411AA2"/>
    <w:rsid w:val="00411CC0"/>
    <w:rsid w:val="004131ED"/>
    <w:rsid w:val="0041368E"/>
    <w:rsid w:val="00413E77"/>
    <w:rsid w:val="004146FC"/>
    <w:rsid w:val="00415923"/>
    <w:rsid w:val="00416577"/>
    <w:rsid w:val="004168B8"/>
    <w:rsid w:val="00420D8F"/>
    <w:rsid w:val="00426095"/>
    <w:rsid w:val="00427566"/>
    <w:rsid w:val="00432929"/>
    <w:rsid w:val="004405E7"/>
    <w:rsid w:val="00441B82"/>
    <w:rsid w:val="0044225B"/>
    <w:rsid w:val="00443306"/>
    <w:rsid w:val="0044336B"/>
    <w:rsid w:val="00445820"/>
    <w:rsid w:val="00446DD1"/>
    <w:rsid w:val="00451A73"/>
    <w:rsid w:val="004551D7"/>
    <w:rsid w:val="004600DB"/>
    <w:rsid w:val="004604E0"/>
    <w:rsid w:val="004613B3"/>
    <w:rsid w:val="00462D80"/>
    <w:rsid w:val="004640B6"/>
    <w:rsid w:val="004650FC"/>
    <w:rsid w:val="00465D0C"/>
    <w:rsid w:val="00466BFA"/>
    <w:rsid w:val="0047053B"/>
    <w:rsid w:val="00474F6A"/>
    <w:rsid w:val="00484223"/>
    <w:rsid w:val="00485E18"/>
    <w:rsid w:val="00486F96"/>
    <w:rsid w:val="00490074"/>
    <w:rsid w:val="00490D89"/>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843"/>
    <w:rsid w:val="005F629F"/>
    <w:rsid w:val="005F728C"/>
    <w:rsid w:val="005F7F6C"/>
    <w:rsid w:val="00600E92"/>
    <w:rsid w:val="00601224"/>
    <w:rsid w:val="006032E3"/>
    <w:rsid w:val="006054AC"/>
    <w:rsid w:val="00605DC2"/>
    <w:rsid w:val="00606355"/>
    <w:rsid w:val="0060640B"/>
    <w:rsid w:val="006073B2"/>
    <w:rsid w:val="006076FE"/>
    <w:rsid w:val="00607EC1"/>
    <w:rsid w:val="00610219"/>
    <w:rsid w:val="0061184C"/>
    <w:rsid w:val="0061278E"/>
    <w:rsid w:val="00613067"/>
    <w:rsid w:val="00613C1D"/>
    <w:rsid w:val="00613CE3"/>
    <w:rsid w:val="006176DA"/>
    <w:rsid w:val="006200EB"/>
    <w:rsid w:val="006231D1"/>
    <w:rsid w:val="00625C55"/>
    <w:rsid w:val="00627B57"/>
    <w:rsid w:val="006313A1"/>
    <w:rsid w:val="00632DCA"/>
    <w:rsid w:val="006410E2"/>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809DE"/>
    <w:rsid w:val="00683502"/>
    <w:rsid w:val="00684B5F"/>
    <w:rsid w:val="00685DF6"/>
    <w:rsid w:val="00687176"/>
    <w:rsid w:val="0068783A"/>
    <w:rsid w:val="00690ED2"/>
    <w:rsid w:val="00690F4F"/>
    <w:rsid w:val="00691D6A"/>
    <w:rsid w:val="00695F82"/>
    <w:rsid w:val="006961AF"/>
    <w:rsid w:val="006A06E4"/>
    <w:rsid w:val="006A1260"/>
    <w:rsid w:val="006A13B7"/>
    <w:rsid w:val="006A1CF2"/>
    <w:rsid w:val="006A525C"/>
    <w:rsid w:val="006A5B71"/>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2297"/>
    <w:rsid w:val="007639FF"/>
    <w:rsid w:val="0076547B"/>
    <w:rsid w:val="00767641"/>
    <w:rsid w:val="00767E36"/>
    <w:rsid w:val="007719F1"/>
    <w:rsid w:val="00771AAC"/>
    <w:rsid w:val="00771FED"/>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C9A"/>
    <w:rsid w:val="008C41BA"/>
    <w:rsid w:val="008C446C"/>
    <w:rsid w:val="008C7362"/>
    <w:rsid w:val="008D10E3"/>
    <w:rsid w:val="008D1380"/>
    <w:rsid w:val="008D444D"/>
    <w:rsid w:val="008D5BFA"/>
    <w:rsid w:val="008E188E"/>
    <w:rsid w:val="008E4511"/>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E3F34"/>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038"/>
    <w:rsid w:val="00C46F0A"/>
    <w:rsid w:val="00C517E2"/>
    <w:rsid w:val="00C52579"/>
    <w:rsid w:val="00C545A0"/>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B08"/>
    <w:rsid w:val="00C93329"/>
    <w:rsid w:val="00C93662"/>
    <w:rsid w:val="00C97C9B"/>
    <w:rsid w:val="00CA12AB"/>
    <w:rsid w:val="00CA1E74"/>
    <w:rsid w:val="00CA1F9F"/>
    <w:rsid w:val="00CA55FC"/>
    <w:rsid w:val="00CA564C"/>
    <w:rsid w:val="00CA57D5"/>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A0"/>
    <w:rsid w:val="00D37681"/>
    <w:rsid w:val="00D4091B"/>
    <w:rsid w:val="00D42CAC"/>
    <w:rsid w:val="00D4312D"/>
    <w:rsid w:val="00D43E08"/>
    <w:rsid w:val="00D45BE3"/>
    <w:rsid w:val="00D51371"/>
    <w:rsid w:val="00D51F6E"/>
    <w:rsid w:val="00D5209E"/>
    <w:rsid w:val="00D54DB9"/>
    <w:rsid w:val="00D5623E"/>
    <w:rsid w:val="00D62A8A"/>
    <w:rsid w:val="00D64198"/>
    <w:rsid w:val="00D66025"/>
    <w:rsid w:val="00D717A3"/>
    <w:rsid w:val="00D74473"/>
    <w:rsid w:val="00D756ED"/>
    <w:rsid w:val="00D76EDD"/>
    <w:rsid w:val="00D77137"/>
    <w:rsid w:val="00D81915"/>
    <w:rsid w:val="00D81BAE"/>
    <w:rsid w:val="00D824EC"/>
    <w:rsid w:val="00D86427"/>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2496"/>
    <w:rsid w:val="00E83586"/>
    <w:rsid w:val="00E85A4D"/>
    <w:rsid w:val="00E869CC"/>
    <w:rsid w:val="00E869F7"/>
    <w:rsid w:val="00E90646"/>
    <w:rsid w:val="00E9159B"/>
    <w:rsid w:val="00E91BC9"/>
    <w:rsid w:val="00E965AC"/>
    <w:rsid w:val="00E97222"/>
    <w:rsid w:val="00E979CF"/>
    <w:rsid w:val="00EA1CED"/>
    <w:rsid w:val="00EA30D9"/>
    <w:rsid w:val="00EA5C3A"/>
    <w:rsid w:val="00EB00CA"/>
    <w:rsid w:val="00EB2AA0"/>
    <w:rsid w:val="00EB3145"/>
    <w:rsid w:val="00EB51AF"/>
    <w:rsid w:val="00EB5459"/>
    <w:rsid w:val="00EB55D3"/>
    <w:rsid w:val="00EB6023"/>
    <w:rsid w:val="00EB66B0"/>
    <w:rsid w:val="00EC0CDD"/>
    <w:rsid w:val="00EC2225"/>
    <w:rsid w:val="00EC5957"/>
    <w:rsid w:val="00EC602C"/>
    <w:rsid w:val="00EC7B8F"/>
    <w:rsid w:val="00ED2ABA"/>
    <w:rsid w:val="00ED5EB4"/>
    <w:rsid w:val="00ED6238"/>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1323"/>
    <w:rsid w:val="00FD2288"/>
    <w:rsid w:val="00FD5BDE"/>
    <w:rsid w:val="00FD666C"/>
    <w:rsid w:val="00FD7767"/>
    <w:rsid w:val="00FD7806"/>
    <w:rsid w:val="00FD7EFE"/>
    <w:rsid w:val="00FE728D"/>
    <w:rsid w:val="00FF071C"/>
    <w:rsid w:val="00FF0F24"/>
    <w:rsid w:val="00FF29F2"/>
    <w:rsid w:val="00FF2BD4"/>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43" Type="http://schemas.openxmlformats.org/officeDocument/2006/relationships/theme" Target="theme/theme1.xm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159097</TotalTime>
  <Pages>86</Pages>
  <Words>32649</Words>
  <Characters>186100</Characters>
  <Application>Microsoft Office Word</Application>
  <DocSecurity>0</DocSecurity>
  <Lines>1550</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583</cp:revision>
  <cp:lastPrinted>2021-07-09T14:21:00Z</cp:lastPrinted>
  <dcterms:created xsi:type="dcterms:W3CDTF">2018-11-09T13:56:00Z</dcterms:created>
  <dcterms:modified xsi:type="dcterms:W3CDTF">2021-09-09T22:06:00Z</dcterms:modified>
</cp:coreProperties>
</file>