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1D44CDF5" w:rsidR="00064E77" w:rsidRPr="00064E77" w:rsidRDefault="00A6686D" w:rsidP="00484223">
      <w:pPr>
        <w:pStyle w:val="Subtitle"/>
        <w:tabs>
          <w:tab w:val="left" w:pos="7950"/>
          <w:tab w:val="right" w:pos="9360"/>
        </w:tabs>
      </w:pPr>
      <w:ins w:id="0" w:author="David Conklin" w:date="2021-10-12T07:17:00Z">
        <w:r>
          <w:t>10/</w:t>
        </w:r>
      </w:ins>
      <w:ins w:id="1" w:author="David Conklin" w:date="2021-10-21T07:13:00Z">
        <w:r w:rsidR="001A0610">
          <w:t>21</w:t>
        </w:r>
      </w:ins>
      <w:del w:id="2" w:author="David Conklin" w:date="2021-10-12T07:17:00Z">
        <w:r w:rsidR="006410E2" w:rsidDel="00A6686D">
          <w:delText>9/</w:delText>
        </w:r>
      </w:del>
      <w:del w:id="3" w:author="David Conklin" w:date="2021-09-17T10:14:00Z">
        <w:r w:rsidR="006410E2" w:rsidDel="006B0DAB">
          <w:delText>9</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238BB076"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del w:id="4" w:author="David Conklin" w:date="2021-09-09T10:51:00Z">
        <w:r w:rsidR="005A6F58" w:rsidDel="00601224">
          <w:rPr>
            <w:rStyle w:val="Hyperlink"/>
            <w:color w:val="auto"/>
          </w:rPr>
          <w:delText xml:space="preserve"> </w:delText>
        </w:r>
        <w:r w:rsidR="0000027B" w:rsidDel="00601224">
          <w:rPr>
            <w:rStyle w:val="Hyperlink"/>
            <w:color w:val="auto"/>
          </w:rPr>
          <w:delText>0.4.13 (5/19/21)</w:delText>
        </w:r>
      </w:del>
      <w:ins w:id="5" w:author="David Conklin" w:date="2021-09-09T10:51:00Z">
        <w:r w:rsidR="00601224">
          <w:rPr>
            <w:rStyle w:val="Hyperlink"/>
            <w:color w:val="auto"/>
          </w:rPr>
          <w:t xml:space="preserve"> 1.0.0 (9/9/21)</w:t>
        </w:r>
      </w:ins>
      <w:r w:rsidRPr="00DE1B0B">
        <w:rPr>
          <w:rStyle w:val="Hyperlink"/>
          <w:color w:val="auto"/>
        </w:rPr>
        <w:t xml:space="preserve"> version</w:t>
      </w:r>
    </w:p>
    <w:p w14:paraId="7F281963" w14:textId="7BD8F628" w:rsidR="006231D1" w:rsidDel="00601224" w:rsidRDefault="00801BD3">
      <w:pPr>
        <w:ind w:left="288" w:hanging="288"/>
        <w:rPr>
          <w:del w:id="6" w:author="David Conklin" w:date="2021-09-09T10:52:00Z"/>
          <w:rStyle w:val="Hyperlink"/>
          <w:color w:val="auto"/>
          <w:u w:val="none"/>
        </w:rPr>
      </w:pPr>
      <w:r>
        <w:rPr>
          <w:rStyle w:val="Hyperlink"/>
          <w:color w:val="auto"/>
          <w:u w:val="none"/>
        </w:rPr>
        <w:t>Add</w:t>
      </w:r>
      <w:r w:rsidR="0000027B">
        <w:rPr>
          <w:rStyle w:val="Hyperlink"/>
          <w:color w:val="auto"/>
          <w:u w:val="none"/>
        </w:rPr>
        <w:t xml:space="preserve"> </w:t>
      </w:r>
      <w:del w:id="7" w:author="David Conklin" w:date="2021-09-09T10:52:00Z">
        <w:r w:rsidR="0000027B" w:rsidDel="00601224">
          <w:rPr>
            <w:rStyle w:val="Hyperlink"/>
            <w:color w:val="auto"/>
            <w:u w:val="none"/>
          </w:rPr>
          <w:delText>to the</w:delText>
        </w:r>
        <w:r w:rsidDel="00601224">
          <w:rPr>
            <w:rStyle w:val="Hyperlink"/>
            <w:color w:val="auto"/>
            <w:u w:val="none"/>
          </w:rPr>
          <w:delText xml:space="preserve">  “Initial conditions” section</w:delText>
        </w:r>
        <w:r w:rsidR="006231D1" w:rsidDel="00601224">
          <w:rPr>
            <w:rStyle w:val="Hyperlink"/>
            <w:color w:val="auto"/>
            <w:u w:val="none"/>
          </w:rPr>
          <w:delText>.</w:delText>
        </w:r>
      </w:del>
    </w:p>
    <w:p w14:paraId="4D3B185C" w14:textId="36D2F3A5" w:rsidR="008F7442" w:rsidDel="00601224" w:rsidRDefault="008F7442">
      <w:pPr>
        <w:ind w:left="288" w:hanging="288"/>
        <w:rPr>
          <w:del w:id="8" w:author="David Conklin" w:date="2021-09-09T10:52:00Z"/>
          <w:rStyle w:val="Hyperlink"/>
          <w:color w:val="auto"/>
          <w:u w:val="none"/>
        </w:rPr>
      </w:pPr>
      <w:del w:id="9" w:author="David Conklin" w:date="2021-09-09T10:52:00Z">
        <w:r w:rsidDel="00601224">
          <w:rPr>
            <w:rStyle w:val="Hyperlink"/>
            <w:color w:val="auto"/>
            <w:u w:val="none"/>
          </w:rPr>
          <w:delText xml:space="preserve">Add to </w:delText>
        </w:r>
        <w:r w:rsidR="00103D58" w:rsidDel="00601224">
          <w:rPr>
            <w:rStyle w:val="Hyperlink"/>
            <w:color w:val="auto"/>
            <w:u w:val="none"/>
          </w:rPr>
          <w:delText xml:space="preserve">the </w:delText>
        </w:r>
        <w:r w:rsidDel="00601224">
          <w:rPr>
            <w:rStyle w:val="Hyperlink"/>
            <w:color w:val="auto"/>
            <w:u w:val="none"/>
          </w:rPr>
          <w:delText>“Water rights” section.</w:delText>
        </w:r>
      </w:del>
    </w:p>
    <w:p w14:paraId="36379900" w14:textId="1F12FA34" w:rsidR="00924909" w:rsidDel="00601224" w:rsidRDefault="00924909">
      <w:pPr>
        <w:ind w:left="288" w:hanging="288"/>
        <w:rPr>
          <w:del w:id="10" w:author="David Conklin" w:date="2021-09-09T10:52:00Z"/>
          <w:rStyle w:val="Hyperlink"/>
          <w:color w:val="auto"/>
          <w:u w:val="none"/>
        </w:rPr>
      </w:pPr>
      <w:del w:id="11" w:author="David Conklin" w:date="2021-09-09T10:52:00Z">
        <w:r w:rsidDel="00601224">
          <w:rPr>
            <w:rStyle w:val="Hyperlink"/>
            <w:color w:val="auto"/>
            <w:u w:val="none"/>
          </w:rPr>
          <w:delText>Expand the section on the North Santiam study area to include calibration and simulation skill.</w:delText>
        </w:r>
      </w:del>
    </w:p>
    <w:p w14:paraId="3327E607" w14:textId="7C6000C5" w:rsidR="006636CC" w:rsidDel="00601224" w:rsidRDefault="00A50A5B" w:rsidP="006231D1">
      <w:pPr>
        <w:ind w:left="288" w:hanging="288"/>
        <w:rPr>
          <w:del w:id="12" w:author="David Conklin" w:date="2021-09-09T10:52:00Z"/>
          <w:rStyle w:val="Hyperlink"/>
          <w:color w:val="auto"/>
          <w:u w:val="none"/>
        </w:rPr>
      </w:pPr>
      <w:del w:id="13" w:author="David Conklin" w:date="2021-09-09T10:52:00Z">
        <w:r w:rsidDel="00601224">
          <w:rPr>
            <w:rStyle w:val="Hyperlink"/>
            <w:color w:val="auto"/>
            <w:u w:val="none"/>
          </w:rPr>
          <w:delText xml:space="preserve">Add </w:delText>
        </w:r>
        <w:r w:rsidR="00F9196F" w:rsidDel="00601224">
          <w:rPr>
            <w:rStyle w:val="Hyperlink"/>
            <w:color w:val="auto"/>
            <w:u w:val="none"/>
          </w:rPr>
          <w:delText>water and thermal energy budgets to the North Santiam section.</w:delText>
        </w:r>
      </w:del>
    </w:p>
    <w:p w14:paraId="5596CAA9" w14:textId="502DCEB9" w:rsidR="002055EB" w:rsidDel="00601224" w:rsidRDefault="002055EB" w:rsidP="006231D1">
      <w:pPr>
        <w:ind w:left="288" w:hanging="288"/>
        <w:rPr>
          <w:del w:id="14" w:author="David Conklin" w:date="2021-09-09T10:52:00Z"/>
          <w:rStyle w:val="Hyperlink"/>
          <w:color w:val="auto"/>
          <w:u w:val="none"/>
        </w:rPr>
      </w:pPr>
      <w:del w:id="15" w:author="David Conklin" w:date="2021-09-09T10:52:00Z">
        <w:r w:rsidDel="00601224">
          <w:rPr>
            <w:rStyle w:val="Hyperlink"/>
            <w:color w:val="auto"/>
            <w:u w:val="none"/>
          </w:rPr>
          <w:delText>Bring the McKenzie section up to date.</w:delText>
        </w:r>
      </w:del>
    </w:p>
    <w:p w14:paraId="7F038156" w14:textId="7C44DA9D" w:rsidR="008D10E3" w:rsidRDefault="008D10E3" w:rsidP="00601224">
      <w:pPr>
        <w:ind w:left="288" w:hanging="288"/>
        <w:rPr>
          <w:ins w:id="16" w:author="David Conklin" w:date="2021-09-09T12:57:00Z"/>
          <w:rStyle w:val="Hyperlink"/>
          <w:color w:val="auto"/>
          <w:u w:val="none"/>
        </w:rPr>
      </w:pPr>
      <w:del w:id="17" w:author="David Conklin" w:date="2021-09-09T10:52:00Z">
        <w:r w:rsidDel="00601224">
          <w:rPr>
            <w:rStyle w:val="Hyperlink"/>
            <w:color w:val="auto"/>
            <w:u w:val="none"/>
          </w:rPr>
          <w:delText>Add details to the description of the wetland model in the McKenzie section.</w:delText>
        </w:r>
      </w:del>
      <w:ins w:id="18" w:author="David Conklin" w:date="2021-09-09T10:52:00Z">
        <w:r w:rsidR="00601224">
          <w:rPr>
            <w:rStyle w:val="Hyperlink"/>
            <w:color w:val="auto"/>
            <w:u w:val="none"/>
          </w:rPr>
          <w:t>the WetlandSTM autonomous process.</w:t>
        </w:r>
      </w:ins>
    </w:p>
    <w:p w14:paraId="7883A813" w14:textId="569796F0" w:rsidR="00441B82" w:rsidRDefault="00441B82">
      <w:pPr>
        <w:ind w:left="288" w:hanging="288"/>
        <w:rPr>
          <w:ins w:id="19" w:author="David Conklin" w:date="2021-09-17T10:14:00Z"/>
          <w:rStyle w:val="Hyperlink"/>
          <w:color w:val="auto"/>
          <w:u w:val="none"/>
        </w:rPr>
      </w:pPr>
      <w:ins w:id="20" w:author="David Conklin" w:date="2021-09-09T12:57:00Z">
        <w:r>
          <w:rPr>
            <w:rStyle w:val="Hyperlink"/>
            <w:color w:val="auto"/>
            <w:u w:val="none"/>
          </w:rPr>
          <w:t>Add description of placeholder wetland state and transition model</w:t>
        </w:r>
      </w:ins>
      <w:ins w:id="21" w:author="David Conklin" w:date="2021-09-17T10:15:00Z">
        <w:r w:rsidR="006B0DAB">
          <w:rPr>
            <w:rStyle w:val="Hyperlink"/>
            <w:color w:val="auto"/>
            <w:u w:val="none"/>
          </w:rPr>
          <w:t>.</w:t>
        </w:r>
      </w:ins>
    </w:p>
    <w:p w14:paraId="794184C9" w14:textId="76624C83" w:rsidR="006B0DAB" w:rsidRDefault="006B0DAB">
      <w:pPr>
        <w:ind w:left="288" w:hanging="288"/>
        <w:rPr>
          <w:ins w:id="22" w:author="David Conklin" w:date="2021-10-12T07:18:00Z"/>
          <w:rStyle w:val="Hyperlink"/>
          <w:color w:val="auto"/>
          <w:u w:val="none"/>
        </w:rPr>
      </w:pPr>
      <w:ins w:id="23" w:author="David Conklin" w:date="2021-09-17T10:14:00Z">
        <w:r>
          <w:rPr>
            <w:rStyle w:val="Hyperlink"/>
            <w:color w:val="auto"/>
            <w:u w:val="none"/>
          </w:rPr>
          <w:t>Add C+</w:t>
        </w:r>
      </w:ins>
      <w:ins w:id="24" w:author="David Conklin" w:date="2021-09-17T10:15:00Z">
        <w:r>
          <w:rPr>
            <w:rStyle w:val="Hyperlink"/>
            <w:color w:val="auto"/>
            <w:u w:val="none"/>
          </w:rPr>
          <w:t>+ source code conventions.</w:t>
        </w:r>
      </w:ins>
    </w:p>
    <w:p w14:paraId="341E479C" w14:textId="5DCDA830" w:rsidR="00A6686D" w:rsidRDefault="00A6686D">
      <w:pPr>
        <w:ind w:left="288" w:hanging="288"/>
        <w:rPr>
          <w:ins w:id="25" w:author="David Conklin" w:date="2021-10-17T09:40:00Z"/>
          <w:rStyle w:val="Hyperlink"/>
          <w:color w:val="auto"/>
          <w:u w:val="none"/>
        </w:rPr>
      </w:pPr>
      <w:ins w:id="26" w:author="David Conklin" w:date="2021-10-12T07:18:00Z">
        <w:r>
          <w:rPr>
            <w:rStyle w:val="Hyperlink"/>
            <w:color w:val="auto"/>
            <w:u w:val="none"/>
          </w:rPr>
          <w:t>Add autonomous process PrescribedLULCchanges.</w:t>
        </w:r>
      </w:ins>
    </w:p>
    <w:p w14:paraId="35BA0FAE" w14:textId="7F38FFBF" w:rsidR="005F5265" w:rsidRDefault="005F5265">
      <w:pPr>
        <w:ind w:left="288" w:hanging="288"/>
        <w:rPr>
          <w:ins w:id="27" w:author="David Conklin" w:date="2021-10-21T07:11:00Z"/>
          <w:rStyle w:val="Hyperlink"/>
          <w:color w:val="auto"/>
          <w:u w:val="none"/>
        </w:rPr>
      </w:pPr>
      <w:ins w:id="28" w:author="David Conklin" w:date="2021-10-17T09:40:00Z">
        <w:r>
          <w:rPr>
            <w:rStyle w:val="Hyperlink"/>
            <w:color w:val="auto"/>
            <w:u w:val="none"/>
          </w:rPr>
          <w:t>Add notes on activating the wetland model for a specific wetland.</w:t>
        </w:r>
      </w:ins>
    </w:p>
    <w:p w14:paraId="48B83B2C" w14:textId="1231836B" w:rsidR="005B428C" w:rsidRPr="00A8214A" w:rsidRDefault="005B428C">
      <w:pPr>
        <w:ind w:left="288" w:hanging="288"/>
        <w:rPr>
          <w:rStyle w:val="Hyperlink"/>
          <w:color w:val="auto"/>
          <w:u w:val="none"/>
        </w:rPr>
      </w:pPr>
      <w:ins w:id="29" w:author="David Conklin" w:date="2021-10-21T07:11:00Z">
        <w:r>
          <w:rPr>
            <w:rStyle w:val="Hyperlink"/>
            <w:color w:val="auto"/>
            <w:u w:val="none"/>
          </w:rPr>
          <w:t xml:space="preserve">Add Autonomous Processes </w:t>
        </w:r>
      </w:ins>
      <w:ins w:id="30" w:author="David Conklin" w:date="2021-10-21T07:12:00Z">
        <w:r>
          <w:rPr>
            <w:rStyle w:val="Hyperlink"/>
            <w:color w:val="auto"/>
            <w:u w:val="none"/>
          </w:rPr>
          <w:t>-&gt;</w:t>
        </w:r>
      </w:ins>
      <w:ins w:id="31" w:author="David Conklin" w:date="2021-10-21T07:11:00Z">
        <w:r>
          <w:rPr>
            <w:rStyle w:val="Hyperlink"/>
            <w:color w:val="auto"/>
            <w:u w:val="none"/>
          </w:rPr>
          <w:t xml:space="preserve"> Prescribed LULC</w:t>
        </w:r>
      </w:ins>
      <w:ins w:id="32" w:author="David Conklin" w:date="2021-10-21T07:12:00Z">
        <w:r>
          <w:rPr>
            <w:rStyle w:val="Hyperlink"/>
            <w:color w:val="auto"/>
            <w:u w:val="none"/>
          </w:rPr>
          <w:t>s section.</w:t>
        </w:r>
      </w:ins>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648F7B38" w14:textId="4A0A38DE" w:rsidR="005B428C" w:rsidRDefault="006636CC">
          <w:pPr>
            <w:pStyle w:val="TOC1"/>
            <w:tabs>
              <w:tab w:val="right" w:leader="dot" w:pos="9350"/>
            </w:tabs>
            <w:rPr>
              <w:ins w:id="33" w:author="David Conklin" w:date="2021-10-21T07:12:00Z"/>
              <w:rFonts w:eastAsiaTheme="minorEastAsia"/>
              <w:noProof/>
            </w:rPr>
          </w:pPr>
          <w:r>
            <w:fldChar w:fldCharType="begin"/>
          </w:r>
          <w:r>
            <w:instrText xml:space="preserve"> TOC \o "1-3" \h \z \u </w:instrText>
          </w:r>
          <w:r>
            <w:fldChar w:fldCharType="separate"/>
          </w:r>
          <w:ins w:id="34" w:author="David Conklin" w:date="2021-10-21T07:12:00Z">
            <w:r w:rsidR="005B428C" w:rsidRPr="008870DB">
              <w:rPr>
                <w:rStyle w:val="Hyperlink"/>
                <w:noProof/>
              </w:rPr>
              <w:fldChar w:fldCharType="begin"/>
            </w:r>
            <w:r w:rsidR="005B428C" w:rsidRPr="008870DB">
              <w:rPr>
                <w:rStyle w:val="Hyperlink"/>
                <w:noProof/>
              </w:rPr>
              <w:instrText xml:space="preserve"> </w:instrText>
            </w:r>
            <w:r w:rsidR="005B428C">
              <w:rPr>
                <w:noProof/>
              </w:rPr>
              <w:instrText>HYPERLINK \l "_Toc85692770"</w:instrText>
            </w:r>
            <w:r w:rsidR="005B428C" w:rsidRPr="008870DB">
              <w:rPr>
                <w:rStyle w:val="Hyperlink"/>
                <w:noProof/>
              </w:rPr>
              <w:instrText xml:space="preserve"> </w:instrText>
            </w:r>
            <w:r w:rsidR="005B428C" w:rsidRPr="008870DB">
              <w:rPr>
                <w:rStyle w:val="Hyperlink"/>
                <w:noProof/>
              </w:rPr>
            </w:r>
            <w:r w:rsidR="005B428C" w:rsidRPr="008870DB">
              <w:rPr>
                <w:rStyle w:val="Hyperlink"/>
                <w:noProof/>
              </w:rPr>
              <w:fldChar w:fldCharType="separate"/>
            </w:r>
            <w:r w:rsidR="005B428C" w:rsidRPr="008870DB">
              <w:rPr>
                <w:rStyle w:val="Hyperlink"/>
                <w:noProof/>
              </w:rPr>
              <w:t>What is a digital handbook?</w:t>
            </w:r>
            <w:r w:rsidR="005B428C">
              <w:rPr>
                <w:noProof/>
                <w:webHidden/>
              </w:rPr>
              <w:tab/>
            </w:r>
            <w:r w:rsidR="005B428C">
              <w:rPr>
                <w:noProof/>
                <w:webHidden/>
              </w:rPr>
              <w:fldChar w:fldCharType="begin"/>
            </w:r>
            <w:r w:rsidR="005B428C">
              <w:rPr>
                <w:noProof/>
                <w:webHidden/>
              </w:rPr>
              <w:instrText xml:space="preserve"> PAGEREF _Toc85692770 \h </w:instrText>
            </w:r>
            <w:r w:rsidR="005B428C">
              <w:rPr>
                <w:noProof/>
                <w:webHidden/>
              </w:rPr>
            </w:r>
          </w:ins>
          <w:r w:rsidR="005B428C">
            <w:rPr>
              <w:noProof/>
              <w:webHidden/>
            </w:rPr>
            <w:fldChar w:fldCharType="separate"/>
          </w:r>
          <w:ins w:id="35" w:author="David Conklin" w:date="2021-10-21T07:12:00Z">
            <w:r w:rsidR="005B428C">
              <w:rPr>
                <w:noProof/>
                <w:webHidden/>
              </w:rPr>
              <w:t>4</w:t>
            </w:r>
            <w:r w:rsidR="005B428C">
              <w:rPr>
                <w:noProof/>
                <w:webHidden/>
              </w:rPr>
              <w:fldChar w:fldCharType="end"/>
            </w:r>
            <w:r w:rsidR="005B428C" w:rsidRPr="008870DB">
              <w:rPr>
                <w:rStyle w:val="Hyperlink"/>
                <w:noProof/>
              </w:rPr>
              <w:fldChar w:fldCharType="end"/>
            </w:r>
          </w:ins>
        </w:p>
        <w:p w14:paraId="6F7709CE" w14:textId="291130DD" w:rsidR="005B428C" w:rsidRDefault="005B428C">
          <w:pPr>
            <w:pStyle w:val="TOC1"/>
            <w:tabs>
              <w:tab w:val="right" w:leader="dot" w:pos="9350"/>
            </w:tabs>
            <w:rPr>
              <w:ins w:id="36" w:author="David Conklin" w:date="2021-10-21T07:12:00Z"/>
              <w:rFonts w:eastAsiaTheme="minorEastAsia"/>
              <w:noProof/>
            </w:rPr>
          </w:pPr>
          <w:ins w:id="37"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"_Toc85692771"</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CW3M concept</w:t>
            </w:r>
            <w:r>
              <w:rPr>
                <w:noProof/>
                <w:webHidden/>
              </w:rPr>
              <w:tab/>
            </w:r>
            <w:r>
              <w:rPr>
                <w:noProof/>
                <w:webHidden/>
              </w:rPr>
              <w:fldChar w:fldCharType="begin"/>
            </w:r>
            <w:r>
              <w:rPr>
                <w:noProof/>
                <w:webHidden/>
              </w:rPr>
              <w:instrText xml:space="preserve"> PAGEREF _Toc85692771 \h </w:instrText>
            </w:r>
            <w:r>
              <w:rPr>
                <w:noProof/>
                <w:webHidden/>
              </w:rPr>
            </w:r>
          </w:ins>
          <w:r>
            <w:rPr>
              <w:noProof/>
              <w:webHidden/>
            </w:rPr>
            <w:fldChar w:fldCharType="separate"/>
          </w:r>
          <w:ins w:id="38" w:author="David Conklin" w:date="2021-10-21T07:12:00Z">
            <w:r>
              <w:rPr>
                <w:noProof/>
                <w:webHidden/>
              </w:rPr>
              <w:t>5</w:t>
            </w:r>
            <w:r>
              <w:rPr>
                <w:noProof/>
                <w:webHidden/>
              </w:rPr>
              <w:fldChar w:fldCharType="end"/>
            </w:r>
            <w:r w:rsidRPr="008870DB">
              <w:rPr>
                <w:rStyle w:val="Hyperlink"/>
                <w:noProof/>
              </w:rPr>
              <w:fldChar w:fldCharType="end"/>
            </w:r>
          </w:ins>
        </w:p>
        <w:p w14:paraId="44C00458" w14:textId="50A9B55A" w:rsidR="005B428C" w:rsidRDefault="005B428C">
          <w:pPr>
            <w:pStyle w:val="TOC2"/>
            <w:tabs>
              <w:tab w:val="right" w:leader="dot" w:pos="9350"/>
            </w:tabs>
            <w:rPr>
              <w:ins w:id="39" w:author="David Conklin" w:date="2021-10-21T07:12:00Z"/>
              <w:rFonts w:eastAsiaTheme="minorEastAsia"/>
              <w:noProof/>
            </w:rPr>
          </w:pPr>
          <w:ins w:id="40"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"_Toc85692772"</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A different kind of community model</w:t>
            </w:r>
            <w:r>
              <w:rPr>
                <w:noProof/>
                <w:webHidden/>
              </w:rPr>
              <w:tab/>
            </w:r>
            <w:r>
              <w:rPr>
                <w:noProof/>
                <w:webHidden/>
              </w:rPr>
              <w:fldChar w:fldCharType="begin"/>
            </w:r>
            <w:r>
              <w:rPr>
                <w:noProof/>
                <w:webHidden/>
              </w:rPr>
              <w:instrText xml:space="preserve"> PAGEREF _Toc85692772 \h </w:instrText>
            </w:r>
            <w:r>
              <w:rPr>
                <w:noProof/>
                <w:webHidden/>
              </w:rPr>
            </w:r>
          </w:ins>
          <w:r>
            <w:rPr>
              <w:noProof/>
              <w:webHidden/>
            </w:rPr>
            <w:fldChar w:fldCharType="separate"/>
          </w:r>
          <w:ins w:id="41" w:author="David Conklin" w:date="2021-10-21T07:12:00Z">
            <w:r>
              <w:rPr>
                <w:noProof/>
                <w:webHidden/>
              </w:rPr>
              <w:t>5</w:t>
            </w:r>
            <w:r>
              <w:rPr>
                <w:noProof/>
                <w:webHidden/>
              </w:rPr>
              <w:fldChar w:fldCharType="end"/>
            </w:r>
            <w:r w:rsidRPr="008870DB">
              <w:rPr>
                <w:rStyle w:val="Hyperlink"/>
                <w:noProof/>
              </w:rPr>
              <w:fldChar w:fldCharType="end"/>
            </w:r>
          </w:ins>
        </w:p>
        <w:p w14:paraId="15737C03" w14:textId="7F9CD9E1" w:rsidR="005B428C" w:rsidRDefault="005B428C">
          <w:pPr>
            <w:pStyle w:val="TOC2"/>
            <w:tabs>
              <w:tab w:val="right" w:leader="dot" w:pos="9350"/>
            </w:tabs>
            <w:rPr>
              <w:ins w:id="42" w:author="David Conklin" w:date="2021-10-21T07:12:00Z"/>
              <w:rFonts w:eastAsiaTheme="minorEastAsia"/>
              <w:noProof/>
            </w:rPr>
          </w:pPr>
          <w:ins w:id="43"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"_Toc85692773"</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What CW3M is for</w:t>
            </w:r>
            <w:r>
              <w:rPr>
                <w:noProof/>
                <w:webHidden/>
              </w:rPr>
              <w:tab/>
            </w:r>
            <w:r>
              <w:rPr>
                <w:noProof/>
                <w:webHidden/>
              </w:rPr>
              <w:fldChar w:fldCharType="begin"/>
            </w:r>
            <w:r>
              <w:rPr>
                <w:noProof/>
                <w:webHidden/>
              </w:rPr>
              <w:instrText xml:space="preserve"> PAGEREF _Toc85692773 \h </w:instrText>
            </w:r>
            <w:r>
              <w:rPr>
                <w:noProof/>
                <w:webHidden/>
              </w:rPr>
            </w:r>
          </w:ins>
          <w:r>
            <w:rPr>
              <w:noProof/>
              <w:webHidden/>
            </w:rPr>
            <w:fldChar w:fldCharType="separate"/>
          </w:r>
          <w:ins w:id="44" w:author="David Conklin" w:date="2021-10-21T07:12:00Z">
            <w:r>
              <w:rPr>
                <w:noProof/>
                <w:webHidden/>
              </w:rPr>
              <w:t>5</w:t>
            </w:r>
            <w:r>
              <w:rPr>
                <w:noProof/>
                <w:webHidden/>
              </w:rPr>
              <w:fldChar w:fldCharType="end"/>
            </w:r>
            <w:r w:rsidRPr="008870DB">
              <w:rPr>
                <w:rStyle w:val="Hyperlink"/>
                <w:noProof/>
              </w:rPr>
              <w:fldChar w:fldCharType="end"/>
            </w:r>
          </w:ins>
        </w:p>
        <w:p w14:paraId="0A6942FA" w14:textId="2E2F1D0E" w:rsidR="005B428C" w:rsidRDefault="005B428C">
          <w:pPr>
            <w:pStyle w:val="TOC2"/>
            <w:tabs>
              <w:tab w:val="right" w:leader="dot" w:pos="9350"/>
            </w:tabs>
            <w:rPr>
              <w:ins w:id="45" w:author="David Conklin" w:date="2021-10-21T07:12:00Z"/>
              <w:rFonts w:eastAsiaTheme="minorEastAsia"/>
              <w:noProof/>
            </w:rPr>
          </w:pPr>
          <w:ins w:id="46"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"_Toc85692774"</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Management and maintenance</w:t>
            </w:r>
            <w:r>
              <w:rPr>
                <w:noProof/>
                <w:webHidden/>
              </w:rPr>
              <w:tab/>
            </w:r>
            <w:r>
              <w:rPr>
                <w:noProof/>
                <w:webHidden/>
              </w:rPr>
              <w:fldChar w:fldCharType="begin"/>
            </w:r>
            <w:r>
              <w:rPr>
                <w:noProof/>
                <w:webHidden/>
              </w:rPr>
              <w:instrText xml:space="preserve"> PAGEREF _Toc85692774 \h </w:instrText>
            </w:r>
            <w:r>
              <w:rPr>
                <w:noProof/>
                <w:webHidden/>
              </w:rPr>
            </w:r>
          </w:ins>
          <w:r>
            <w:rPr>
              <w:noProof/>
              <w:webHidden/>
            </w:rPr>
            <w:fldChar w:fldCharType="separate"/>
          </w:r>
          <w:ins w:id="47" w:author="David Conklin" w:date="2021-10-21T07:12:00Z">
            <w:r>
              <w:rPr>
                <w:noProof/>
                <w:webHidden/>
              </w:rPr>
              <w:t>5</w:t>
            </w:r>
            <w:r>
              <w:rPr>
                <w:noProof/>
                <w:webHidden/>
              </w:rPr>
              <w:fldChar w:fldCharType="end"/>
            </w:r>
            <w:r w:rsidRPr="008870DB">
              <w:rPr>
                <w:rStyle w:val="Hyperlink"/>
                <w:noProof/>
              </w:rPr>
              <w:fldChar w:fldCharType="end"/>
            </w:r>
          </w:ins>
        </w:p>
        <w:p w14:paraId="033B3A07" w14:textId="511A3E65" w:rsidR="005B428C" w:rsidRDefault="005B428C">
          <w:pPr>
            <w:pStyle w:val="TOC1"/>
            <w:tabs>
              <w:tab w:val="right" w:leader="dot" w:pos="9350"/>
            </w:tabs>
            <w:rPr>
              <w:ins w:id="48" w:author="David Conklin" w:date="2021-10-21T07:12:00Z"/>
              <w:rFonts w:eastAsiaTheme="minorEastAsia"/>
              <w:noProof/>
            </w:rPr>
          </w:pPr>
          <w:ins w:id="49"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"_Toc85692775"</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CW3M – A “first principles” model with tuning knobs</w:t>
            </w:r>
            <w:r>
              <w:rPr>
                <w:noProof/>
                <w:webHidden/>
              </w:rPr>
              <w:tab/>
            </w:r>
            <w:r>
              <w:rPr>
                <w:noProof/>
                <w:webHidden/>
              </w:rPr>
              <w:fldChar w:fldCharType="begin"/>
            </w:r>
            <w:r>
              <w:rPr>
                <w:noProof/>
                <w:webHidden/>
              </w:rPr>
              <w:instrText xml:space="preserve"> PAGEREF _Toc85692775 \h </w:instrText>
            </w:r>
            <w:r>
              <w:rPr>
                <w:noProof/>
                <w:webHidden/>
              </w:rPr>
            </w:r>
          </w:ins>
          <w:r>
            <w:rPr>
              <w:noProof/>
              <w:webHidden/>
            </w:rPr>
            <w:fldChar w:fldCharType="separate"/>
          </w:r>
          <w:ins w:id="50" w:author="David Conklin" w:date="2021-10-21T07:12:00Z">
            <w:r>
              <w:rPr>
                <w:noProof/>
                <w:webHidden/>
              </w:rPr>
              <w:t>6</w:t>
            </w:r>
            <w:r>
              <w:rPr>
                <w:noProof/>
                <w:webHidden/>
              </w:rPr>
              <w:fldChar w:fldCharType="end"/>
            </w:r>
            <w:r w:rsidRPr="008870DB">
              <w:rPr>
                <w:rStyle w:val="Hyperlink"/>
                <w:noProof/>
              </w:rPr>
              <w:fldChar w:fldCharType="end"/>
            </w:r>
          </w:ins>
        </w:p>
        <w:p w14:paraId="122DE3C8" w14:textId="64AB2B77" w:rsidR="005B428C" w:rsidRDefault="005B428C">
          <w:pPr>
            <w:pStyle w:val="TOC1"/>
            <w:tabs>
              <w:tab w:val="right" w:leader="dot" w:pos="9350"/>
            </w:tabs>
            <w:rPr>
              <w:ins w:id="51" w:author="David Conklin" w:date="2021-10-21T07:12:00Z"/>
              <w:rFonts w:eastAsiaTheme="minorEastAsia"/>
              <w:noProof/>
            </w:rPr>
          </w:pPr>
          <w:ins w:id="52"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"_Toc85692776"</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The tuning knobs</w:t>
            </w:r>
            <w:r>
              <w:rPr>
                <w:noProof/>
                <w:webHidden/>
              </w:rPr>
              <w:tab/>
            </w:r>
            <w:r>
              <w:rPr>
                <w:noProof/>
                <w:webHidden/>
              </w:rPr>
              <w:fldChar w:fldCharType="begin"/>
            </w:r>
            <w:r>
              <w:rPr>
                <w:noProof/>
                <w:webHidden/>
              </w:rPr>
              <w:instrText xml:space="preserve"> PAGEREF _Toc85692776 \h </w:instrText>
            </w:r>
            <w:r>
              <w:rPr>
                <w:noProof/>
                <w:webHidden/>
              </w:rPr>
            </w:r>
          </w:ins>
          <w:r>
            <w:rPr>
              <w:noProof/>
              <w:webHidden/>
            </w:rPr>
            <w:fldChar w:fldCharType="separate"/>
          </w:r>
          <w:ins w:id="53" w:author="David Conklin" w:date="2021-10-21T07:12:00Z">
            <w:r>
              <w:rPr>
                <w:noProof/>
                <w:webHidden/>
              </w:rPr>
              <w:t>6</w:t>
            </w:r>
            <w:r>
              <w:rPr>
                <w:noProof/>
                <w:webHidden/>
              </w:rPr>
              <w:fldChar w:fldCharType="end"/>
            </w:r>
            <w:r w:rsidRPr="008870DB">
              <w:rPr>
                <w:rStyle w:val="Hyperlink"/>
                <w:noProof/>
              </w:rPr>
              <w:fldChar w:fldCharType="end"/>
            </w:r>
          </w:ins>
        </w:p>
        <w:p w14:paraId="05881CD8" w14:textId="68E45358" w:rsidR="005B428C" w:rsidRDefault="005B428C">
          <w:pPr>
            <w:pStyle w:val="TOC2"/>
            <w:tabs>
              <w:tab w:val="right" w:leader="dot" w:pos="9350"/>
            </w:tabs>
            <w:rPr>
              <w:ins w:id="54" w:author="David Conklin" w:date="2021-10-21T07:12:00Z"/>
              <w:rFonts w:eastAsiaTheme="minorEastAsia"/>
              <w:noProof/>
            </w:rPr>
          </w:pPr>
          <w:ins w:id="55"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"_Toc85692777"</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ET_MULT – forest evapotranspiration</w:t>
            </w:r>
            <w:r>
              <w:rPr>
                <w:noProof/>
                <w:webHidden/>
              </w:rPr>
              <w:tab/>
            </w:r>
            <w:r>
              <w:rPr>
                <w:noProof/>
                <w:webHidden/>
              </w:rPr>
              <w:fldChar w:fldCharType="begin"/>
            </w:r>
            <w:r>
              <w:rPr>
                <w:noProof/>
                <w:webHidden/>
              </w:rPr>
              <w:instrText xml:space="preserve"> PAGEREF _Toc85692777 \h </w:instrText>
            </w:r>
            <w:r>
              <w:rPr>
                <w:noProof/>
                <w:webHidden/>
              </w:rPr>
            </w:r>
          </w:ins>
          <w:r>
            <w:rPr>
              <w:noProof/>
              <w:webHidden/>
            </w:rPr>
            <w:fldChar w:fldCharType="separate"/>
          </w:r>
          <w:ins w:id="56" w:author="David Conklin" w:date="2021-10-21T07:12:00Z">
            <w:r>
              <w:rPr>
                <w:noProof/>
                <w:webHidden/>
              </w:rPr>
              <w:t>6</w:t>
            </w:r>
            <w:r>
              <w:rPr>
                <w:noProof/>
                <w:webHidden/>
              </w:rPr>
              <w:fldChar w:fldCharType="end"/>
            </w:r>
            <w:r w:rsidRPr="008870DB">
              <w:rPr>
                <w:rStyle w:val="Hyperlink"/>
                <w:noProof/>
              </w:rPr>
              <w:fldChar w:fldCharType="end"/>
            </w:r>
          </w:ins>
        </w:p>
        <w:p w14:paraId="51C742E4" w14:textId="0B725902" w:rsidR="005B428C" w:rsidRDefault="005B428C">
          <w:pPr>
            <w:pStyle w:val="TOC2"/>
            <w:tabs>
              <w:tab w:val="right" w:leader="dot" w:pos="9350"/>
            </w:tabs>
            <w:rPr>
              <w:ins w:id="57" w:author="David Conklin" w:date="2021-10-21T07:12:00Z"/>
              <w:rFonts w:eastAsiaTheme="minorEastAsia"/>
              <w:noProof/>
            </w:rPr>
          </w:pPr>
          <w:ins w:id="58"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"_Toc85692778"</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SOLAR_RADIATION_MULTIPLIER – reservoir insolation</w:t>
            </w:r>
            <w:r>
              <w:rPr>
                <w:noProof/>
                <w:webHidden/>
              </w:rPr>
              <w:tab/>
            </w:r>
            <w:r>
              <w:rPr>
                <w:noProof/>
                <w:webHidden/>
              </w:rPr>
              <w:fldChar w:fldCharType="begin"/>
            </w:r>
            <w:r>
              <w:rPr>
                <w:noProof/>
                <w:webHidden/>
              </w:rPr>
              <w:instrText xml:space="preserve"> PAGEREF _Toc85692778 \h </w:instrText>
            </w:r>
            <w:r>
              <w:rPr>
                <w:noProof/>
                <w:webHidden/>
              </w:rPr>
            </w:r>
          </w:ins>
          <w:r>
            <w:rPr>
              <w:noProof/>
              <w:webHidden/>
            </w:rPr>
            <w:fldChar w:fldCharType="separate"/>
          </w:r>
          <w:ins w:id="59" w:author="David Conklin" w:date="2021-10-21T07:12:00Z">
            <w:r>
              <w:rPr>
                <w:noProof/>
                <w:webHidden/>
              </w:rPr>
              <w:t>7</w:t>
            </w:r>
            <w:r>
              <w:rPr>
                <w:noProof/>
                <w:webHidden/>
              </w:rPr>
              <w:fldChar w:fldCharType="end"/>
            </w:r>
            <w:r w:rsidRPr="008870DB">
              <w:rPr>
                <w:rStyle w:val="Hyperlink"/>
                <w:noProof/>
              </w:rPr>
              <w:fldChar w:fldCharType="end"/>
            </w:r>
          </w:ins>
        </w:p>
        <w:p w14:paraId="645DF60C" w14:textId="113471E7" w:rsidR="005B428C" w:rsidRDefault="005B428C">
          <w:pPr>
            <w:pStyle w:val="TOC2"/>
            <w:tabs>
              <w:tab w:val="right" w:leader="dot" w:pos="9350"/>
            </w:tabs>
            <w:rPr>
              <w:ins w:id="60" w:author="David Conklin" w:date="2021-10-21T07:12:00Z"/>
              <w:rFonts w:eastAsiaTheme="minorEastAsia"/>
              <w:noProof/>
            </w:rPr>
          </w:pPr>
          <w:ins w:id="61"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"_Toc85692779"</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FLOW_CMS – Discharge from High Cascade springs</w:t>
            </w:r>
            <w:r>
              <w:rPr>
                <w:noProof/>
                <w:webHidden/>
              </w:rPr>
              <w:tab/>
            </w:r>
            <w:r>
              <w:rPr>
                <w:noProof/>
                <w:webHidden/>
              </w:rPr>
              <w:fldChar w:fldCharType="begin"/>
            </w:r>
            <w:r>
              <w:rPr>
                <w:noProof/>
                <w:webHidden/>
              </w:rPr>
              <w:instrText xml:space="preserve"> PAGEREF _Toc85692779 \h </w:instrText>
            </w:r>
            <w:r>
              <w:rPr>
                <w:noProof/>
                <w:webHidden/>
              </w:rPr>
            </w:r>
          </w:ins>
          <w:r>
            <w:rPr>
              <w:noProof/>
              <w:webHidden/>
            </w:rPr>
            <w:fldChar w:fldCharType="separate"/>
          </w:r>
          <w:ins w:id="62" w:author="David Conklin" w:date="2021-10-21T07:12:00Z">
            <w:r>
              <w:rPr>
                <w:noProof/>
                <w:webHidden/>
              </w:rPr>
              <w:t>7</w:t>
            </w:r>
            <w:r>
              <w:rPr>
                <w:noProof/>
                <w:webHidden/>
              </w:rPr>
              <w:fldChar w:fldCharType="end"/>
            </w:r>
            <w:r w:rsidRPr="008870DB">
              <w:rPr>
                <w:rStyle w:val="Hyperlink"/>
                <w:noProof/>
              </w:rPr>
              <w:fldChar w:fldCharType="end"/>
            </w:r>
          </w:ins>
        </w:p>
        <w:p w14:paraId="03B526AB" w14:textId="53E909E3" w:rsidR="005B428C" w:rsidRDefault="005B428C">
          <w:pPr>
            <w:pStyle w:val="TOC1"/>
            <w:tabs>
              <w:tab w:val="right" w:leader="dot" w:pos="9350"/>
            </w:tabs>
            <w:rPr>
              <w:ins w:id="63" w:author="David Conklin" w:date="2021-10-21T07:12:00Z"/>
              <w:rFonts w:eastAsiaTheme="minorEastAsia"/>
              <w:noProof/>
            </w:rPr>
          </w:pPr>
          <w:ins w:id="64"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"_Toc85692780"</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The Envision framework and the GIS Layers</w:t>
            </w:r>
            <w:r>
              <w:rPr>
                <w:noProof/>
                <w:webHidden/>
              </w:rPr>
              <w:tab/>
            </w:r>
            <w:r>
              <w:rPr>
                <w:noProof/>
                <w:webHidden/>
              </w:rPr>
              <w:fldChar w:fldCharType="begin"/>
            </w:r>
            <w:r>
              <w:rPr>
                <w:noProof/>
                <w:webHidden/>
              </w:rPr>
              <w:instrText xml:space="preserve"> PAGEREF _Toc85692780 \h </w:instrText>
            </w:r>
            <w:r>
              <w:rPr>
                <w:noProof/>
                <w:webHidden/>
              </w:rPr>
            </w:r>
          </w:ins>
          <w:r>
            <w:rPr>
              <w:noProof/>
              <w:webHidden/>
            </w:rPr>
            <w:fldChar w:fldCharType="separate"/>
          </w:r>
          <w:ins w:id="65" w:author="David Conklin" w:date="2021-10-21T07:12:00Z">
            <w:r>
              <w:rPr>
                <w:noProof/>
                <w:webHidden/>
              </w:rPr>
              <w:t>7</w:t>
            </w:r>
            <w:r>
              <w:rPr>
                <w:noProof/>
                <w:webHidden/>
              </w:rPr>
              <w:fldChar w:fldCharType="end"/>
            </w:r>
            <w:r w:rsidRPr="008870DB">
              <w:rPr>
                <w:rStyle w:val="Hyperlink"/>
                <w:noProof/>
              </w:rPr>
              <w:fldChar w:fldCharType="end"/>
            </w:r>
          </w:ins>
        </w:p>
        <w:p w14:paraId="57992EB5" w14:textId="5CB1B7F9" w:rsidR="005B428C" w:rsidRDefault="005B428C">
          <w:pPr>
            <w:pStyle w:val="TOC2"/>
            <w:tabs>
              <w:tab w:val="right" w:leader="dot" w:pos="9350"/>
            </w:tabs>
            <w:rPr>
              <w:ins w:id="66" w:author="David Conklin" w:date="2021-10-21T07:12:00Z"/>
              <w:rFonts w:eastAsiaTheme="minorEastAsia"/>
              <w:noProof/>
            </w:rPr>
          </w:pPr>
          <w:ins w:id="67"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"_Toc85692781"</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The Reach Layer</w:t>
            </w:r>
            <w:r>
              <w:rPr>
                <w:noProof/>
                <w:webHidden/>
              </w:rPr>
              <w:tab/>
            </w:r>
            <w:r>
              <w:rPr>
                <w:noProof/>
                <w:webHidden/>
              </w:rPr>
              <w:fldChar w:fldCharType="begin"/>
            </w:r>
            <w:r>
              <w:rPr>
                <w:noProof/>
                <w:webHidden/>
              </w:rPr>
              <w:instrText xml:space="preserve"> PAGEREF _Toc85692781 \h </w:instrText>
            </w:r>
            <w:r>
              <w:rPr>
                <w:noProof/>
                <w:webHidden/>
              </w:rPr>
            </w:r>
          </w:ins>
          <w:r>
            <w:rPr>
              <w:noProof/>
              <w:webHidden/>
            </w:rPr>
            <w:fldChar w:fldCharType="separate"/>
          </w:r>
          <w:ins w:id="68" w:author="David Conklin" w:date="2021-10-21T07:12:00Z">
            <w:r>
              <w:rPr>
                <w:noProof/>
                <w:webHidden/>
              </w:rPr>
              <w:t>7</w:t>
            </w:r>
            <w:r>
              <w:rPr>
                <w:noProof/>
                <w:webHidden/>
              </w:rPr>
              <w:fldChar w:fldCharType="end"/>
            </w:r>
            <w:r w:rsidRPr="008870DB">
              <w:rPr>
                <w:rStyle w:val="Hyperlink"/>
                <w:noProof/>
              </w:rPr>
              <w:fldChar w:fldCharType="end"/>
            </w:r>
          </w:ins>
        </w:p>
        <w:p w14:paraId="2AA1C5A0" w14:textId="38B39C4F" w:rsidR="005B428C" w:rsidRDefault="005B428C">
          <w:pPr>
            <w:pStyle w:val="TOC2"/>
            <w:tabs>
              <w:tab w:val="right" w:leader="dot" w:pos="9350"/>
            </w:tabs>
            <w:rPr>
              <w:ins w:id="69" w:author="David Conklin" w:date="2021-10-21T07:12:00Z"/>
              <w:rFonts w:eastAsiaTheme="minorEastAsia"/>
              <w:noProof/>
            </w:rPr>
          </w:pPr>
          <w:ins w:id="70"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"_Toc85692782"</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Time steps, autonomous processes, and global methods</w:t>
            </w:r>
            <w:r>
              <w:rPr>
                <w:noProof/>
                <w:webHidden/>
              </w:rPr>
              <w:tab/>
            </w:r>
            <w:r>
              <w:rPr>
                <w:noProof/>
                <w:webHidden/>
              </w:rPr>
              <w:fldChar w:fldCharType="begin"/>
            </w:r>
            <w:r>
              <w:rPr>
                <w:noProof/>
                <w:webHidden/>
              </w:rPr>
              <w:instrText xml:space="preserve"> PAGEREF _Toc85692782 \h </w:instrText>
            </w:r>
            <w:r>
              <w:rPr>
                <w:noProof/>
                <w:webHidden/>
              </w:rPr>
            </w:r>
          </w:ins>
          <w:r>
            <w:rPr>
              <w:noProof/>
              <w:webHidden/>
            </w:rPr>
            <w:fldChar w:fldCharType="separate"/>
          </w:r>
          <w:ins w:id="71" w:author="David Conklin" w:date="2021-10-21T07:12:00Z">
            <w:r>
              <w:rPr>
                <w:noProof/>
                <w:webHidden/>
              </w:rPr>
              <w:t>8</w:t>
            </w:r>
            <w:r>
              <w:rPr>
                <w:noProof/>
                <w:webHidden/>
              </w:rPr>
              <w:fldChar w:fldCharType="end"/>
            </w:r>
            <w:r w:rsidRPr="008870DB">
              <w:rPr>
                <w:rStyle w:val="Hyperlink"/>
                <w:noProof/>
              </w:rPr>
              <w:fldChar w:fldCharType="end"/>
            </w:r>
          </w:ins>
        </w:p>
        <w:p w14:paraId="1B2745DF" w14:textId="7FCDFB69" w:rsidR="005B428C" w:rsidRDefault="005B428C">
          <w:pPr>
            <w:pStyle w:val="TOC2"/>
            <w:tabs>
              <w:tab w:val="right" w:leader="dot" w:pos="9350"/>
            </w:tabs>
            <w:rPr>
              <w:ins w:id="72" w:author="David Conklin" w:date="2021-10-21T07:12:00Z"/>
              <w:rFonts w:eastAsiaTheme="minorEastAsia"/>
              <w:noProof/>
            </w:rPr>
          </w:pPr>
          <w:ins w:id="73"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"_Toc85692783"</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Some global method details</w:t>
            </w:r>
            <w:r>
              <w:rPr>
                <w:noProof/>
                <w:webHidden/>
              </w:rPr>
              <w:tab/>
            </w:r>
            <w:r>
              <w:rPr>
                <w:noProof/>
                <w:webHidden/>
              </w:rPr>
              <w:fldChar w:fldCharType="begin"/>
            </w:r>
            <w:r>
              <w:rPr>
                <w:noProof/>
                <w:webHidden/>
              </w:rPr>
              <w:instrText xml:space="preserve"> PAGEREF _Toc85692783 \h </w:instrText>
            </w:r>
            <w:r>
              <w:rPr>
                <w:noProof/>
                <w:webHidden/>
              </w:rPr>
            </w:r>
          </w:ins>
          <w:r>
            <w:rPr>
              <w:noProof/>
              <w:webHidden/>
            </w:rPr>
            <w:fldChar w:fldCharType="separate"/>
          </w:r>
          <w:ins w:id="74" w:author="David Conklin" w:date="2021-10-21T07:12:00Z">
            <w:r>
              <w:rPr>
                <w:noProof/>
                <w:webHidden/>
              </w:rPr>
              <w:t>9</w:t>
            </w:r>
            <w:r>
              <w:rPr>
                <w:noProof/>
                <w:webHidden/>
              </w:rPr>
              <w:fldChar w:fldCharType="end"/>
            </w:r>
            <w:r w:rsidRPr="008870DB">
              <w:rPr>
                <w:rStyle w:val="Hyperlink"/>
                <w:noProof/>
              </w:rPr>
              <w:fldChar w:fldCharType="end"/>
            </w:r>
          </w:ins>
        </w:p>
        <w:p w14:paraId="4CB03F12" w14:textId="3E6A1F41" w:rsidR="005B428C" w:rsidRDefault="005B428C">
          <w:pPr>
            <w:pStyle w:val="TOC1"/>
            <w:tabs>
              <w:tab w:val="right" w:leader="dot" w:pos="9350"/>
            </w:tabs>
            <w:rPr>
              <w:ins w:id="75" w:author="David Conklin" w:date="2021-10-21T07:12:00Z"/>
              <w:rFonts w:eastAsiaTheme="minorEastAsia"/>
              <w:noProof/>
            </w:rPr>
          </w:pPr>
          <w:ins w:id="76"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"_Toc85692784"</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Study areas</w:t>
            </w:r>
            <w:r>
              <w:rPr>
                <w:noProof/>
                <w:webHidden/>
              </w:rPr>
              <w:tab/>
            </w:r>
            <w:r>
              <w:rPr>
                <w:noProof/>
                <w:webHidden/>
              </w:rPr>
              <w:fldChar w:fldCharType="begin"/>
            </w:r>
            <w:r>
              <w:rPr>
                <w:noProof/>
                <w:webHidden/>
              </w:rPr>
              <w:instrText xml:space="preserve"> PAGEREF _Toc85692784 \h </w:instrText>
            </w:r>
            <w:r>
              <w:rPr>
                <w:noProof/>
                <w:webHidden/>
              </w:rPr>
            </w:r>
          </w:ins>
          <w:r>
            <w:rPr>
              <w:noProof/>
              <w:webHidden/>
            </w:rPr>
            <w:fldChar w:fldCharType="separate"/>
          </w:r>
          <w:ins w:id="77" w:author="David Conklin" w:date="2021-10-21T07:12:00Z">
            <w:r>
              <w:rPr>
                <w:noProof/>
                <w:webHidden/>
              </w:rPr>
              <w:t>9</w:t>
            </w:r>
            <w:r>
              <w:rPr>
                <w:noProof/>
                <w:webHidden/>
              </w:rPr>
              <w:fldChar w:fldCharType="end"/>
            </w:r>
            <w:r w:rsidRPr="008870DB">
              <w:rPr>
                <w:rStyle w:val="Hyperlink"/>
                <w:noProof/>
              </w:rPr>
              <w:fldChar w:fldCharType="end"/>
            </w:r>
          </w:ins>
        </w:p>
        <w:p w14:paraId="2070852F" w14:textId="2D260127" w:rsidR="005B428C" w:rsidRDefault="005B428C">
          <w:pPr>
            <w:pStyle w:val="TOC2"/>
            <w:tabs>
              <w:tab w:val="right" w:leader="dot" w:pos="9350"/>
            </w:tabs>
            <w:rPr>
              <w:ins w:id="78" w:author="David Conklin" w:date="2021-10-21T07:12:00Z"/>
              <w:rFonts w:eastAsiaTheme="minorEastAsia"/>
              <w:noProof/>
            </w:rPr>
          </w:pPr>
          <w:ins w:id="79"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"_Toc85692785"</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DataCW3M directory structure</w:t>
            </w:r>
            <w:r>
              <w:rPr>
                <w:noProof/>
                <w:webHidden/>
              </w:rPr>
              <w:tab/>
            </w:r>
            <w:r>
              <w:rPr>
                <w:noProof/>
                <w:webHidden/>
              </w:rPr>
              <w:fldChar w:fldCharType="begin"/>
            </w:r>
            <w:r>
              <w:rPr>
                <w:noProof/>
                <w:webHidden/>
              </w:rPr>
              <w:instrText xml:space="preserve"> PAGEREF _Toc85692785 \h </w:instrText>
            </w:r>
            <w:r>
              <w:rPr>
                <w:noProof/>
                <w:webHidden/>
              </w:rPr>
            </w:r>
          </w:ins>
          <w:r>
            <w:rPr>
              <w:noProof/>
              <w:webHidden/>
            </w:rPr>
            <w:fldChar w:fldCharType="separate"/>
          </w:r>
          <w:ins w:id="80" w:author="David Conklin" w:date="2021-10-21T07:12:00Z">
            <w:r>
              <w:rPr>
                <w:noProof/>
                <w:webHidden/>
              </w:rPr>
              <w:t>10</w:t>
            </w:r>
            <w:r>
              <w:rPr>
                <w:noProof/>
                <w:webHidden/>
              </w:rPr>
              <w:fldChar w:fldCharType="end"/>
            </w:r>
            <w:r w:rsidRPr="008870DB">
              <w:rPr>
                <w:rStyle w:val="Hyperlink"/>
                <w:noProof/>
              </w:rPr>
              <w:fldChar w:fldCharType="end"/>
            </w:r>
          </w:ins>
        </w:p>
        <w:p w14:paraId="17B22847" w14:textId="7762F034" w:rsidR="005B428C" w:rsidRDefault="005B428C">
          <w:pPr>
            <w:pStyle w:val="TOC2"/>
            <w:tabs>
              <w:tab w:val="right" w:leader="dot" w:pos="9350"/>
            </w:tabs>
            <w:rPr>
              <w:ins w:id="81" w:author="David Conklin" w:date="2021-10-21T07:12:00Z"/>
              <w:rFonts w:eastAsiaTheme="minorEastAsia"/>
              <w:noProof/>
            </w:rPr>
          </w:pPr>
          <w:ins w:id="82"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"_Toc85692786"</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DataCW3M\ScenarioData directory structure</w:t>
            </w:r>
            <w:r>
              <w:rPr>
                <w:noProof/>
                <w:webHidden/>
              </w:rPr>
              <w:tab/>
            </w:r>
            <w:r>
              <w:rPr>
                <w:noProof/>
                <w:webHidden/>
              </w:rPr>
              <w:fldChar w:fldCharType="begin"/>
            </w:r>
            <w:r>
              <w:rPr>
                <w:noProof/>
                <w:webHidden/>
              </w:rPr>
              <w:instrText xml:space="preserve"> PAGEREF _Toc85692786 \h </w:instrText>
            </w:r>
            <w:r>
              <w:rPr>
                <w:noProof/>
                <w:webHidden/>
              </w:rPr>
            </w:r>
          </w:ins>
          <w:r>
            <w:rPr>
              <w:noProof/>
              <w:webHidden/>
            </w:rPr>
            <w:fldChar w:fldCharType="separate"/>
          </w:r>
          <w:ins w:id="83" w:author="David Conklin" w:date="2021-10-21T07:12:00Z">
            <w:r>
              <w:rPr>
                <w:noProof/>
                <w:webHidden/>
              </w:rPr>
              <w:t>10</w:t>
            </w:r>
            <w:r>
              <w:rPr>
                <w:noProof/>
                <w:webHidden/>
              </w:rPr>
              <w:fldChar w:fldCharType="end"/>
            </w:r>
            <w:r w:rsidRPr="008870DB">
              <w:rPr>
                <w:rStyle w:val="Hyperlink"/>
                <w:noProof/>
              </w:rPr>
              <w:fldChar w:fldCharType="end"/>
            </w:r>
          </w:ins>
        </w:p>
        <w:p w14:paraId="28BFFB38" w14:textId="38829006" w:rsidR="005B428C" w:rsidRDefault="005B428C">
          <w:pPr>
            <w:pStyle w:val="TOC2"/>
            <w:tabs>
              <w:tab w:val="right" w:leader="dot" w:pos="9350"/>
            </w:tabs>
            <w:rPr>
              <w:ins w:id="84" w:author="David Conklin" w:date="2021-10-21T07:12:00Z"/>
              <w:rFonts w:eastAsiaTheme="minorEastAsia"/>
              <w:noProof/>
            </w:rPr>
          </w:pPr>
          <w:ins w:id="85"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"_Toc85692787"</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DataCW3M\ScenarioData\&lt;scenario&gt; folder contents</w:t>
            </w:r>
            <w:r>
              <w:rPr>
                <w:noProof/>
                <w:webHidden/>
              </w:rPr>
              <w:tab/>
            </w:r>
            <w:r>
              <w:rPr>
                <w:noProof/>
                <w:webHidden/>
              </w:rPr>
              <w:fldChar w:fldCharType="begin"/>
            </w:r>
            <w:r>
              <w:rPr>
                <w:noProof/>
                <w:webHidden/>
              </w:rPr>
              <w:instrText xml:space="preserve"> PAGEREF _Toc85692787 \h </w:instrText>
            </w:r>
            <w:r>
              <w:rPr>
                <w:noProof/>
                <w:webHidden/>
              </w:rPr>
            </w:r>
          </w:ins>
          <w:r>
            <w:rPr>
              <w:noProof/>
              <w:webHidden/>
            </w:rPr>
            <w:fldChar w:fldCharType="separate"/>
          </w:r>
          <w:ins w:id="86" w:author="David Conklin" w:date="2021-10-21T07:12:00Z">
            <w:r>
              <w:rPr>
                <w:noProof/>
                <w:webHidden/>
              </w:rPr>
              <w:t>11</w:t>
            </w:r>
            <w:r>
              <w:rPr>
                <w:noProof/>
                <w:webHidden/>
              </w:rPr>
              <w:fldChar w:fldCharType="end"/>
            </w:r>
            <w:r w:rsidRPr="008870DB">
              <w:rPr>
                <w:rStyle w:val="Hyperlink"/>
                <w:noProof/>
              </w:rPr>
              <w:fldChar w:fldCharType="end"/>
            </w:r>
          </w:ins>
        </w:p>
        <w:p w14:paraId="68155B7F" w14:textId="1153070A" w:rsidR="005B428C" w:rsidRDefault="005B428C">
          <w:pPr>
            <w:pStyle w:val="TOC2"/>
            <w:tabs>
              <w:tab w:val="right" w:leader="dot" w:pos="9350"/>
            </w:tabs>
            <w:rPr>
              <w:ins w:id="87" w:author="David Conklin" w:date="2021-10-21T07:12:00Z"/>
              <w:rFonts w:eastAsiaTheme="minorEastAsia"/>
              <w:noProof/>
            </w:rPr>
          </w:pPr>
          <w:ins w:id="88"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"_Toc85692788"</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DataCW3M\&lt;study area&gt; folder contents</w:t>
            </w:r>
            <w:r>
              <w:rPr>
                <w:noProof/>
                <w:webHidden/>
              </w:rPr>
              <w:tab/>
            </w:r>
            <w:r>
              <w:rPr>
                <w:noProof/>
                <w:webHidden/>
              </w:rPr>
              <w:fldChar w:fldCharType="begin"/>
            </w:r>
            <w:r>
              <w:rPr>
                <w:noProof/>
                <w:webHidden/>
              </w:rPr>
              <w:instrText xml:space="preserve"> PAGEREF _Toc85692788 \h </w:instrText>
            </w:r>
            <w:r>
              <w:rPr>
                <w:noProof/>
                <w:webHidden/>
              </w:rPr>
            </w:r>
          </w:ins>
          <w:r>
            <w:rPr>
              <w:noProof/>
              <w:webHidden/>
            </w:rPr>
            <w:fldChar w:fldCharType="separate"/>
          </w:r>
          <w:ins w:id="89" w:author="David Conklin" w:date="2021-10-21T07:12:00Z">
            <w:r>
              <w:rPr>
                <w:noProof/>
                <w:webHidden/>
              </w:rPr>
              <w:t>11</w:t>
            </w:r>
            <w:r>
              <w:rPr>
                <w:noProof/>
                <w:webHidden/>
              </w:rPr>
              <w:fldChar w:fldCharType="end"/>
            </w:r>
            <w:r w:rsidRPr="008870DB">
              <w:rPr>
                <w:rStyle w:val="Hyperlink"/>
                <w:noProof/>
              </w:rPr>
              <w:fldChar w:fldCharType="end"/>
            </w:r>
          </w:ins>
        </w:p>
        <w:p w14:paraId="16641445" w14:textId="12CA3E34" w:rsidR="005B428C" w:rsidRDefault="005B428C">
          <w:pPr>
            <w:pStyle w:val="TOC1"/>
            <w:tabs>
              <w:tab w:val="right" w:leader="dot" w:pos="9350"/>
            </w:tabs>
            <w:rPr>
              <w:ins w:id="90" w:author="David Conklin" w:date="2021-10-21T07:12:00Z"/>
              <w:rFonts w:eastAsiaTheme="minorEastAsia"/>
              <w:noProof/>
            </w:rPr>
          </w:pPr>
          <w:ins w:id="91"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"_Toc85692789"</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Calendar conventions</w:t>
            </w:r>
            <w:r>
              <w:rPr>
                <w:noProof/>
                <w:webHidden/>
              </w:rPr>
              <w:tab/>
            </w:r>
            <w:r>
              <w:rPr>
                <w:noProof/>
                <w:webHidden/>
              </w:rPr>
              <w:fldChar w:fldCharType="begin"/>
            </w:r>
            <w:r>
              <w:rPr>
                <w:noProof/>
                <w:webHidden/>
              </w:rPr>
              <w:instrText xml:space="preserve"> PAGEREF _Toc85692789 \h </w:instrText>
            </w:r>
            <w:r>
              <w:rPr>
                <w:noProof/>
                <w:webHidden/>
              </w:rPr>
            </w:r>
          </w:ins>
          <w:r>
            <w:rPr>
              <w:noProof/>
              <w:webHidden/>
            </w:rPr>
            <w:fldChar w:fldCharType="separate"/>
          </w:r>
          <w:ins w:id="92" w:author="David Conklin" w:date="2021-10-21T07:12:00Z">
            <w:r>
              <w:rPr>
                <w:noProof/>
                <w:webHidden/>
              </w:rPr>
              <w:t>17</w:t>
            </w:r>
            <w:r>
              <w:rPr>
                <w:noProof/>
                <w:webHidden/>
              </w:rPr>
              <w:fldChar w:fldCharType="end"/>
            </w:r>
            <w:r w:rsidRPr="008870DB">
              <w:rPr>
                <w:rStyle w:val="Hyperlink"/>
                <w:noProof/>
              </w:rPr>
              <w:fldChar w:fldCharType="end"/>
            </w:r>
          </w:ins>
        </w:p>
        <w:p w14:paraId="186A5B95" w14:textId="3BDC59BD" w:rsidR="005B428C" w:rsidRDefault="005B428C">
          <w:pPr>
            <w:pStyle w:val="TOC2"/>
            <w:tabs>
              <w:tab w:val="right" w:leader="dot" w:pos="9350"/>
            </w:tabs>
            <w:rPr>
              <w:ins w:id="93" w:author="David Conklin" w:date="2021-10-21T07:12:00Z"/>
              <w:rFonts w:eastAsiaTheme="minorEastAsia"/>
              <w:noProof/>
            </w:rPr>
          </w:pPr>
          <w:ins w:id="94"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"_Toc85692790"</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Water years</w:t>
            </w:r>
            <w:r>
              <w:rPr>
                <w:noProof/>
                <w:webHidden/>
              </w:rPr>
              <w:tab/>
            </w:r>
            <w:r>
              <w:rPr>
                <w:noProof/>
                <w:webHidden/>
              </w:rPr>
              <w:fldChar w:fldCharType="begin"/>
            </w:r>
            <w:r>
              <w:rPr>
                <w:noProof/>
                <w:webHidden/>
              </w:rPr>
              <w:instrText xml:space="preserve"> PAGEREF _Toc85692790 \h </w:instrText>
            </w:r>
            <w:r>
              <w:rPr>
                <w:noProof/>
                <w:webHidden/>
              </w:rPr>
            </w:r>
          </w:ins>
          <w:r>
            <w:rPr>
              <w:noProof/>
              <w:webHidden/>
            </w:rPr>
            <w:fldChar w:fldCharType="separate"/>
          </w:r>
          <w:ins w:id="95" w:author="David Conklin" w:date="2021-10-21T07:12:00Z">
            <w:r>
              <w:rPr>
                <w:noProof/>
                <w:webHidden/>
              </w:rPr>
              <w:t>17</w:t>
            </w:r>
            <w:r>
              <w:rPr>
                <w:noProof/>
                <w:webHidden/>
              </w:rPr>
              <w:fldChar w:fldCharType="end"/>
            </w:r>
            <w:r w:rsidRPr="008870DB">
              <w:rPr>
                <w:rStyle w:val="Hyperlink"/>
                <w:noProof/>
              </w:rPr>
              <w:fldChar w:fldCharType="end"/>
            </w:r>
          </w:ins>
        </w:p>
        <w:p w14:paraId="434825AA" w14:textId="72F4679E" w:rsidR="005B428C" w:rsidRDefault="005B428C">
          <w:pPr>
            <w:pStyle w:val="TOC1"/>
            <w:tabs>
              <w:tab w:val="right" w:leader="dot" w:pos="9350"/>
            </w:tabs>
            <w:rPr>
              <w:ins w:id="96" w:author="David Conklin" w:date="2021-10-21T07:12:00Z"/>
              <w:rFonts w:eastAsiaTheme="minorEastAsia"/>
              <w:noProof/>
            </w:rPr>
          </w:pPr>
          <w:ins w:id="97"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"_Toc85692791"</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Climate data</w:t>
            </w:r>
            <w:r>
              <w:rPr>
                <w:noProof/>
                <w:webHidden/>
              </w:rPr>
              <w:tab/>
            </w:r>
            <w:r>
              <w:rPr>
                <w:noProof/>
                <w:webHidden/>
              </w:rPr>
              <w:fldChar w:fldCharType="begin"/>
            </w:r>
            <w:r>
              <w:rPr>
                <w:noProof/>
                <w:webHidden/>
              </w:rPr>
              <w:instrText xml:space="preserve"> PAGEREF _Toc85692791 \h </w:instrText>
            </w:r>
            <w:r>
              <w:rPr>
                <w:noProof/>
                <w:webHidden/>
              </w:rPr>
            </w:r>
          </w:ins>
          <w:r>
            <w:rPr>
              <w:noProof/>
              <w:webHidden/>
            </w:rPr>
            <w:fldChar w:fldCharType="separate"/>
          </w:r>
          <w:ins w:id="98" w:author="David Conklin" w:date="2021-10-21T07:12:00Z">
            <w:r>
              <w:rPr>
                <w:noProof/>
                <w:webHidden/>
              </w:rPr>
              <w:t>17</w:t>
            </w:r>
            <w:r>
              <w:rPr>
                <w:noProof/>
                <w:webHidden/>
              </w:rPr>
              <w:fldChar w:fldCharType="end"/>
            </w:r>
            <w:r w:rsidRPr="008870DB">
              <w:rPr>
                <w:rStyle w:val="Hyperlink"/>
                <w:noProof/>
              </w:rPr>
              <w:fldChar w:fldCharType="end"/>
            </w:r>
          </w:ins>
        </w:p>
        <w:p w14:paraId="41D9CFFC" w14:textId="5B40A5A3" w:rsidR="005B428C" w:rsidRDefault="005B428C">
          <w:pPr>
            <w:pStyle w:val="TOC2"/>
            <w:tabs>
              <w:tab w:val="right" w:leader="dot" w:pos="9350"/>
            </w:tabs>
            <w:rPr>
              <w:ins w:id="99" w:author="David Conklin" w:date="2021-10-21T07:12:00Z"/>
              <w:rFonts w:eastAsiaTheme="minorEastAsia"/>
              <w:noProof/>
            </w:rPr>
          </w:pPr>
          <w:ins w:id="100" w:author="David Conklin" w:date="2021-10-21T07:12:00Z">
            <w:r w:rsidRPr="008870DB">
              <w:rPr>
                <w:rStyle w:val="Hyperlink"/>
                <w:noProof/>
              </w:rPr>
              <w:lastRenderedPageBreak/>
              <w:fldChar w:fldCharType="begin"/>
            </w:r>
            <w:r w:rsidRPr="008870DB">
              <w:rPr>
                <w:rStyle w:val="Hyperlink"/>
                <w:noProof/>
              </w:rPr>
              <w:instrText xml:space="preserve"> </w:instrText>
            </w:r>
            <w:r>
              <w:rPr>
                <w:noProof/>
              </w:rPr>
              <w:instrText>HYPERLINK \l "_Toc85692792"</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Numbered climate scenarios in the model</w:t>
            </w:r>
            <w:r>
              <w:rPr>
                <w:noProof/>
                <w:webHidden/>
              </w:rPr>
              <w:tab/>
            </w:r>
            <w:r>
              <w:rPr>
                <w:noProof/>
                <w:webHidden/>
              </w:rPr>
              <w:fldChar w:fldCharType="begin"/>
            </w:r>
            <w:r>
              <w:rPr>
                <w:noProof/>
                <w:webHidden/>
              </w:rPr>
              <w:instrText xml:space="preserve"> PAGEREF _Toc85692792 \h </w:instrText>
            </w:r>
            <w:r>
              <w:rPr>
                <w:noProof/>
                <w:webHidden/>
              </w:rPr>
            </w:r>
          </w:ins>
          <w:r>
            <w:rPr>
              <w:noProof/>
              <w:webHidden/>
            </w:rPr>
            <w:fldChar w:fldCharType="separate"/>
          </w:r>
          <w:ins w:id="101" w:author="David Conklin" w:date="2021-10-21T07:12:00Z">
            <w:r>
              <w:rPr>
                <w:noProof/>
                <w:webHidden/>
              </w:rPr>
              <w:t>17</w:t>
            </w:r>
            <w:r>
              <w:rPr>
                <w:noProof/>
                <w:webHidden/>
              </w:rPr>
              <w:fldChar w:fldCharType="end"/>
            </w:r>
            <w:r w:rsidRPr="008870DB">
              <w:rPr>
                <w:rStyle w:val="Hyperlink"/>
                <w:noProof/>
              </w:rPr>
              <w:fldChar w:fldCharType="end"/>
            </w:r>
          </w:ins>
        </w:p>
        <w:p w14:paraId="5C0CDF98" w14:textId="1E558D02" w:rsidR="005B428C" w:rsidRDefault="005B428C">
          <w:pPr>
            <w:pStyle w:val="TOC2"/>
            <w:tabs>
              <w:tab w:val="right" w:leader="dot" w:pos="9350"/>
            </w:tabs>
            <w:rPr>
              <w:ins w:id="102" w:author="David Conklin" w:date="2021-10-21T07:12:00Z"/>
              <w:rFonts w:eastAsiaTheme="minorEastAsia"/>
              <w:noProof/>
            </w:rPr>
          </w:pPr>
          <w:ins w:id="103"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"_Toc85692793"</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Monthly and seasonal weather data</w:t>
            </w:r>
            <w:r>
              <w:rPr>
                <w:noProof/>
                <w:webHidden/>
              </w:rPr>
              <w:tab/>
            </w:r>
            <w:r>
              <w:rPr>
                <w:noProof/>
                <w:webHidden/>
              </w:rPr>
              <w:fldChar w:fldCharType="begin"/>
            </w:r>
            <w:r>
              <w:rPr>
                <w:noProof/>
                <w:webHidden/>
              </w:rPr>
              <w:instrText xml:space="preserve"> PAGEREF _Toc85692793 \h </w:instrText>
            </w:r>
            <w:r>
              <w:rPr>
                <w:noProof/>
                <w:webHidden/>
              </w:rPr>
            </w:r>
          </w:ins>
          <w:r>
            <w:rPr>
              <w:noProof/>
              <w:webHidden/>
            </w:rPr>
            <w:fldChar w:fldCharType="separate"/>
          </w:r>
          <w:ins w:id="104" w:author="David Conklin" w:date="2021-10-21T07:12:00Z">
            <w:r>
              <w:rPr>
                <w:noProof/>
                <w:webHidden/>
              </w:rPr>
              <w:t>18</w:t>
            </w:r>
            <w:r>
              <w:rPr>
                <w:noProof/>
                <w:webHidden/>
              </w:rPr>
              <w:fldChar w:fldCharType="end"/>
            </w:r>
            <w:r w:rsidRPr="008870DB">
              <w:rPr>
                <w:rStyle w:val="Hyperlink"/>
                <w:noProof/>
              </w:rPr>
              <w:fldChar w:fldCharType="end"/>
            </w:r>
          </w:ins>
        </w:p>
        <w:p w14:paraId="74EABD61" w14:textId="63D16589" w:rsidR="005B428C" w:rsidRDefault="005B428C">
          <w:pPr>
            <w:pStyle w:val="TOC2"/>
            <w:tabs>
              <w:tab w:val="right" w:leader="dot" w:pos="9350"/>
            </w:tabs>
            <w:rPr>
              <w:ins w:id="105" w:author="David Conklin" w:date="2021-10-21T07:12:00Z"/>
              <w:rFonts w:eastAsiaTheme="minorEastAsia"/>
              <w:noProof/>
            </w:rPr>
          </w:pPr>
          <w:ins w:id="106"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"_Toc85692794"</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Climate data grids</w:t>
            </w:r>
            <w:r>
              <w:rPr>
                <w:noProof/>
                <w:webHidden/>
              </w:rPr>
              <w:tab/>
            </w:r>
            <w:r>
              <w:rPr>
                <w:noProof/>
                <w:webHidden/>
              </w:rPr>
              <w:fldChar w:fldCharType="begin"/>
            </w:r>
            <w:r>
              <w:rPr>
                <w:noProof/>
                <w:webHidden/>
              </w:rPr>
              <w:instrText xml:space="preserve"> PAGEREF _Toc85692794 \h </w:instrText>
            </w:r>
            <w:r>
              <w:rPr>
                <w:noProof/>
                <w:webHidden/>
              </w:rPr>
            </w:r>
          </w:ins>
          <w:r>
            <w:rPr>
              <w:noProof/>
              <w:webHidden/>
            </w:rPr>
            <w:fldChar w:fldCharType="separate"/>
          </w:r>
          <w:ins w:id="107" w:author="David Conklin" w:date="2021-10-21T07:12:00Z">
            <w:r>
              <w:rPr>
                <w:noProof/>
                <w:webHidden/>
              </w:rPr>
              <w:t>19</w:t>
            </w:r>
            <w:r>
              <w:rPr>
                <w:noProof/>
                <w:webHidden/>
              </w:rPr>
              <w:fldChar w:fldCharType="end"/>
            </w:r>
            <w:r w:rsidRPr="008870DB">
              <w:rPr>
                <w:rStyle w:val="Hyperlink"/>
                <w:noProof/>
              </w:rPr>
              <w:fldChar w:fldCharType="end"/>
            </w:r>
          </w:ins>
        </w:p>
        <w:p w14:paraId="6C703968" w14:textId="554F4045" w:rsidR="005B428C" w:rsidRDefault="005B428C">
          <w:pPr>
            <w:pStyle w:val="TOC3"/>
            <w:tabs>
              <w:tab w:val="right" w:leader="dot" w:pos="9350"/>
            </w:tabs>
            <w:rPr>
              <w:ins w:id="108" w:author="David Conklin" w:date="2021-10-21T07:12:00Z"/>
              <w:rFonts w:eastAsiaTheme="minorEastAsia"/>
              <w:noProof/>
            </w:rPr>
          </w:pPr>
          <w:ins w:id="109"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"_Toc85692795"</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The WW2100 climate grid</w:t>
            </w:r>
            <w:r>
              <w:rPr>
                <w:noProof/>
                <w:webHidden/>
              </w:rPr>
              <w:tab/>
            </w:r>
            <w:r>
              <w:rPr>
                <w:noProof/>
                <w:webHidden/>
              </w:rPr>
              <w:fldChar w:fldCharType="begin"/>
            </w:r>
            <w:r>
              <w:rPr>
                <w:noProof/>
                <w:webHidden/>
              </w:rPr>
              <w:instrText xml:space="preserve"> PAGEREF _Toc85692795 \h </w:instrText>
            </w:r>
            <w:r>
              <w:rPr>
                <w:noProof/>
                <w:webHidden/>
              </w:rPr>
            </w:r>
          </w:ins>
          <w:r>
            <w:rPr>
              <w:noProof/>
              <w:webHidden/>
            </w:rPr>
            <w:fldChar w:fldCharType="separate"/>
          </w:r>
          <w:ins w:id="110" w:author="David Conklin" w:date="2021-10-21T07:12:00Z">
            <w:r>
              <w:rPr>
                <w:noProof/>
                <w:webHidden/>
              </w:rPr>
              <w:t>19</w:t>
            </w:r>
            <w:r>
              <w:rPr>
                <w:noProof/>
                <w:webHidden/>
              </w:rPr>
              <w:fldChar w:fldCharType="end"/>
            </w:r>
            <w:r w:rsidRPr="008870DB">
              <w:rPr>
                <w:rStyle w:val="Hyperlink"/>
                <w:noProof/>
              </w:rPr>
              <w:fldChar w:fldCharType="end"/>
            </w:r>
          </w:ins>
        </w:p>
        <w:p w14:paraId="28573EB2" w14:textId="1B9EE80D" w:rsidR="005B428C" w:rsidRDefault="005B428C">
          <w:pPr>
            <w:pStyle w:val="TOC3"/>
            <w:tabs>
              <w:tab w:val="right" w:leader="dot" w:pos="9350"/>
            </w:tabs>
            <w:rPr>
              <w:ins w:id="111" w:author="David Conklin" w:date="2021-10-21T07:12:00Z"/>
              <w:rFonts w:eastAsiaTheme="minorEastAsia"/>
              <w:noProof/>
            </w:rPr>
          </w:pPr>
          <w:ins w:id="112"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"_Toc85692796"</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The v2 climate grid</w:t>
            </w:r>
            <w:r>
              <w:rPr>
                <w:noProof/>
                <w:webHidden/>
              </w:rPr>
              <w:tab/>
            </w:r>
            <w:r>
              <w:rPr>
                <w:noProof/>
                <w:webHidden/>
              </w:rPr>
              <w:fldChar w:fldCharType="begin"/>
            </w:r>
            <w:r>
              <w:rPr>
                <w:noProof/>
                <w:webHidden/>
              </w:rPr>
              <w:instrText xml:space="preserve"> PAGEREF _Toc85692796 \h </w:instrText>
            </w:r>
            <w:r>
              <w:rPr>
                <w:noProof/>
                <w:webHidden/>
              </w:rPr>
            </w:r>
          </w:ins>
          <w:r>
            <w:rPr>
              <w:noProof/>
              <w:webHidden/>
            </w:rPr>
            <w:fldChar w:fldCharType="separate"/>
          </w:r>
          <w:ins w:id="113" w:author="David Conklin" w:date="2021-10-21T07:12:00Z">
            <w:r>
              <w:rPr>
                <w:noProof/>
                <w:webHidden/>
              </w:rPr>
              <w:t>20</w:t>
            </w:r>
            <w:r>
              <w:rPr>
                <w:noProof/>
                <w:webHidden/>
              </w:rPr>
              <w:fldChar w:fldCharType="end"/>
            </w:r>
            <w:r w:rsidRPr="008870DB">
              <w:rPr>
                <w:rStyle w:val="Hyperlink"/>
                <w:noProof/>
              </w:rPr>
              <w:fldChar w:fldCharType="end"/>
            </w:r>
          </w:ins>
        </w:p>
        <w:p w14:paraId="360D0C81" w14:textId="062354CC" w:rsidR="005B428C" w:rsidRDefault="005B428C">
          <w:pPr>
            <w:pStyle w:val="TOC2"/>
            <w:tabs>
              <w:tab w:val="right" w:leader="dot" w:pos="9350"/>
            </w:tabs>
            <w:rPr>
              <w:ins w:id="114" w:author="David Conklin" w:date="2021-10-21T07:12:00Z"/>
              <w:rFonts w:eastAsiaTheme="minorEastAsia"/>
              <w:noProof/>
            </w:rPr>
          </w:pPr>
          <w:ins w:id="115"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"_Toc85692797"</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How climate data is looked up</w:t>
            </w:r>
            <w:r>
              <w:rPr>
                <w:noProof/>
                <w:webHidden/>
              </w:rPr>
              <w:tab/>
            </w:r>
            <w:r>
              <w:rPr>
                <w:noProof/>
                <w:webHidden/>
              </w:rPr>
              <w:fldChar w:fldCharType="begin"/>
            </w:r>
            <w:r>
              <w:rPr>
                <w:noProof/>
                <w:webHidden/>
              </w:rPr>
              <w:instrText xml:space="preserve"> PAGEREF _Toc85692797 \h </w:instrText>
            </w:r>
            <w:r>
              <w:rPr>
                <w:noProof/>
                <w:webHidden/>
              </w:rPr>
            </w:r>
          </w:ins>
          <w:r>
            <w:rPr>
              <w:noProof/>
              <w:webHidden/>
            </w:rPr>
            <w:fldChar w:fldCharType="separate"/>
          </w:r>
          <w:ins w:id="116" w:author="David Conklin" w:date="2021-10-21T07:12:00Z">
            <w:r>
              <w:rPr>
                <w:noProof/>
                <w:webHidden/>
              </w:rPr>
              <w:t>20</w:t>
            </w:r>
            <w:r>
              <w:rPr>
                <w:noProof/>
                <w:webHidden/>
              </w:rPr>
              <w:fldChar w:fldCharType="end"/>
            </w:r>
            <w:r w:rsidRPr="008870DB">
              <w:rPr>
                <w:rStyle w:val="Hyperlink"/>
                <w:noProof/>
              </w:rPr>
              <w:fldChar w:fldCharType="end"/>
            </w:r>
          </w:ins>
        </w:p>
        <w:p w14:paraId="2DA58289" w14:textId="46B57D38" w:rsidR="005B428C" w:rsidRDefault="005B428C">
          <w:pPr>
            <w:pStyle w:val="TOC2"/>
            <w:tabs>
              <w:tab w:val="right" w:leader="dot" w:pos="9350"/>
            </w:tabs>
            <w:rPr>
              <w:ins w:id="117" w:author="David Conklin" w:date="2021-10-21T07:12:00Z"/>
              <w:rFonts w:eastAsiaTheme="minorEastAsia"/>
              <w:noProof/>
            </w:rPr>
          </w:pPr>
          <w:ins w:id="118"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"_Toc85692798"</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What is in a climate dataset</w:t>
            </w:r>
            <w:r>
              <w:rPr>
                <w:noProof/>
                <w:webHidden/>
              </w:rPr>
              <w:tab/>
            </w:r>
            <w:r>
              <w:rPr>
                <w:noProof/>
                <w:webHidden/>
              </w:rPr>
              <w:fldChar w:fldCharType="begin"/>
            </w:r>
            <w:r>
              <w:rPr>
                <w:noProof/>
                <w:webHidden/>
              </w:rPr>
              <w:instrText xml:space="preserve"> PAGEREF _Toc85692798 \h </w:instrText>
            </w:r>
            <w:r>
              <w:rPr>
                <w:noProof/>
                <w:webHidden/>
              </w:rPr>
            </w:r>
          </w:ins>
          <w:r>
            <w:rPr>
              <w:noProof/>
              <w:webHidden/>
            </w:rPr>
            <w:fldChar w:fldCharType="separate"/>
          </w:r>
          <w:ins w:id="119" w:author="David Conklin" w:date="2021-10-21T07:12:00Z">
            <w:r>
              <w:rPr>
                <w:noProof/>
                <w:webHidden/>
              </w:rPr>
              <w:t>21</w:t>
            </w:r>
            <w:r>
              <w:rPr>
                <w:noProof/>
                <w:webHidden/>
              </w:rPr>
              <w:fldChar w:fldCharType="end"/>
            </w:r>
            <w:r w:rsidRPr="008870DB">
              <w:rPr>
                <w:rStyle w:val="Hyperlink"/>
                <w:noProof/>
              </w:rPr>
              <w:fldChar w:fldCharType="end"/>
            </w:r>
          </w:ins>
        </w:p>
        <w:p w14:paraId="418D9B29" w14:textId="3C6F4AE3" w:rsidR="005B428C" w:rsidRDefault="005B428C">
          <w:pPr>
            <w:pStyle w:val="TOC1"/>
            <w:tabs>
              <w:tab w:val="right" w:leader="dot" w:pos="9350"/>
            </w:tabs>
            <w:rPr>
              <w:ins w:id="120" w:author="David Conklin" w:date="2021-10-21T07:12:00Z"/>
              <w:rFonts w:eastAsiaTheme="minorEastAsia"/>
              <w:noProof/>
            </w:rPr>
          </w:pPr>
          <w:ins w:id="121"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"_Toc85692799"</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Water rights</w:t>
            </w:r>
            <w:r>
              <w:rPr>
                <w:noProof/>
                <w:webHidden/>
              </w:rPr>
              <w:tab/>
            </w:r>
            <w:r>
              <w:rPr>
                <w:noProof/>
                <w:webHidden/>
              </w:rPr>
              <w:fldChar w:fldCharType="begin"/>
            </w:r>
            <w:r>
              <w:rPr>
                <w:noProof/>
                <w:webHidden/>
              </w:rPr>
              <w:instrText xml:space="preserve"> PAGEREF _Toc85692799 \h </w:instrText>
            </w:r>
            <w:r>
              <w:rPr>
                <w:noProof/>
                <w:webHidden/>
              </w:rPr>
            </w:r>
          </w:ins>
          <w:r>
            <w:rPr>
              <w:noProof/>
              <w:webHidden/>
            </w:rPr>
            <w:fldChar w:fldCharType="separate"/>
          </w:r>
          <w:ins w:id="122" w:author="David Conklin" w:date="2021-10-21T07:12:00Z">
            <w:r>
              <w:rPr>
                <w:noProof/>
                <w:webHidden/>
              </w:rPr>
              <w:t>22</w:t>
            </w:r>
            <w:r>
              <w:rPr>
                <w:noProof/>
                <w:webHidden/>
              </w:rPr>
              <w:fldChar w:fldCharType="end"/>
            </w:r>
            <w:r w:rsidRPr="008870DB">
              <w:rPr>
                <w:rStyle w:val="Hyperlink"/>
                <w:noProof/>
              </w:rPr>
              <w:fldChar w:fldCharType="end"/>
            </w:r>
          </w:ins>
        </w:p>
        <w:p w14:paraId="7086421E" w14:textId="3C013E0B" w:rsidR="005B428C" w:rsidRDefault="005B428C">
          <w:pPr>
            <w:pStyle w:val="TOC2"/>
            <w:tabs>
              <w:tab w:val="right" w:leader="dot" w:pos="9350"/>
            </w:tabs>
            <w:rPr>
              <w:ins w:id="123" w:author="David Conklin" w:date="2021-10-21T07:12:00Z"/>
              <w:rFonts w:eastAsiaTheme="minorEastAsia"/>
              <w:noProof/>
            </w:rPr>
          </w:pPr>
          <w:ins w:id="124"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"_Toc85692800"</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Water rights data</w:t>
            </w:r>
            <w:r>
              <w:rPr>
                <w:noProof/>
                <w:webHidden/>
              </w:rPr>
              <w:tab/>
            </w:r>
            <w:r>
              <w:rPr>
                <w:noProof/>
                <w:webHidden/>
              </w:rPr>
              <w:fldChar w:fldCharType="begin"/>
            </w:r>
            <w:r>
              <w:rPr>
                <w:noProof/>
                <w:webHidden/>
              </w:rPr>
              <w:instrText xml:space="preserve"> PAGEREF _Toc85692800 \h </w:instrText>
            </w:r>
            <w:r>
              <w:rPr>
                <w:noProof/>
                <w:webHidden/>
              </w:rPr>
            </w:r>
          </w:ins>
          <w:r>
            <w:rPr>
              <w:noProof/>
              <w:webHidden/>
            </w:rPr>
            <w:fldChar w:fldCharType="separate"/>
          </w:r>
          <w:ins w:id="125" w:author="David Conklin" w:date="2021-10-21T07:12:00Z">
            <w:r>
              <w:rPr>
                <w:noProof/>
                <w:webHidden/>
              </w:rPr>
              <w:t>22</w:t>
            </w:r>
            <w:r>
              <w:rPr>
                <w:noProof/>
                <w:webHidden/>
              </w:rPr>
              <w:fldChar w:fldCharType="end"/>
            </w:r>
            <w:r w:rsidRPr="008870DB">
              <w:rPr>
                <w:rStyle w:val="Hyperlink"/>
                <w:noProof/>
              </w:rPr>
              <w:fldChar w:fldCharType="end"/>
            </w:r>
          </w:ins>
        </w:p>
        <w:p w14:paraId="69A36B03" w14:textId="05E73522" w:rsidR="005B428C" w:rsidRDefault="005B428C">
          <w:pPr>
            <w:pStyle w:val="TOC2"/>
            <w:tabs>
              <w:tab w:val="right" w:leader="dot" w:pos="9350"/>
            </w:tabs>
            <w:rPr>
              <w:ins w:id="126" w:author="David Conklin" w:date="2021-10-21T07:12:00Z"/>
              <w:rFonts w:eastAsiaTheme="minorEastAsia"/>
              <w:noProof/>
            </w:rPr>
          </w:pPr>
          <w:ins w:id="127"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"_Toc85692801"</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The wr_pods.csv file</w:t>
            </w:r>
            <w:r>
              <w:rPr>
                <w:noProof/>
                <w:webHidden/>
              </w:rPr>
              <w:tab/>
            </w:r>
            <w:r>
              <w:rPr>
                <w:noProof/>
                <w:webHidden/>
              </w:rPr>
              <w:fldChar w:fldCharType="begin"/>
            </w:r>
            <w:r>
              <w:rPr>
                <w:noProof/>
                <w:webHidden/>
              </w:rPr>
              <w:instrText xml:space="preserve"> PAGEREF _Toc85692801 \h </w:instrText>
            </w:r>
            <w:r>
              <w:rPr>
                <w:noProof/>
                <w:webHidden/>
              </w:rPr>
            </w:r>
          </w:ins>
          <w:r>
            <w:rPr>
              <w:noProof/>
              <w:webHidden/>
            </w:rPr>
            <w:fldChar w:fldCharType="separate"/>
          </w:r>
          <w:ins w:id="128" w:author="David Conklin" w:date="2021-10-21T07:12:00Z">
            <w:r>
              <w:rPr>
                <w:noProof/>
                <w:webHidden/>
              </w:rPr>
              <w:t>22</w:t>
            </w:r>
            <w:r>
              <w:rPr>
                <w:noProof/>
                <w:webHidden/>
              </w:rPr>
              <w:fldChar w:fldCharType="end"/>
            </w:r>
            <w:r w:rsidRPr="008870DB">
              <w:rPr>
                <w:rStyle w:val="Hyperlink"/>
                <w:noProof/>
              </w:rPr>
              <w:fldChar w:fldCharType="end"/>
            </w:r>
          </w:ins>
        </w:p>
        <w:p w14:paraId="3D4D4481" w14:textId="45D0B9D3" w:rsidR="005B428C" w:rsidRDefault="005B428C">
          <w:pPr>
            <w:pStyle w:val="TOC2"/>
            <w:tabs>
              <w:tab w:val="right" w:leader="dot" w:pos="9350"/>
            </w:tabs>
            <w:rPr>
              <w:ins w:id="129" w:author="David Conklin" w:date="2021-10-21T07:12:00Z"/>
              <w:rFonts w:eastAsiaTheme="minorEastAsia"/>
              <w:noProof/>
            </w:rPr>
          </w:pPr>
          <w:ins w:id="130"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"_Toc85692802"</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The wr_pous.csv file</w:t>
            </w:r>
            <w:r>
              <w:rPr>
                <w:noProof/>
                <w:webHidden/>
              </w:rPr>
              <w:tab/>
            </w:r>
            <w:r>
              <w:rPr>
                <w:noProof/>
                <w:webHidden/>
              </w:rPr>
              <w:fldChar w:fldCharType="begin"/>
            </w:r>
            <w:r>
              <w:rPr>
                <w:noProof/>
                <w:webHidden/>
              </w:rPr>
              <w:instrText xml:space="preserve"> PAGEREF _Toc85692802 \h </w:instrText>
            </w:r>
            <w:r>
              <w:rPr>
                <w:noProof/>
                <w:webHidden/>
              </w:rPr>
            </w:r>
          </w:ins>
          <w:r>
            <w:rPr>
              <w:noProof/>
              <w:webHidden/>
            </w:rPr>
            <w:fldChar w:fldCharType="separate"/>
          </w:r>
          <w:ins w:id="131" w:author="David Conklin" w:date="2021-10-21T07:12:00Z">
            <w:r>
              <w:rPr>
                <w:noProof/>
                <w:webHidden/>
              </w:rPr>
              <w:t>23</w:t>
            </w:r>
            <w:r>
              <w:rPr>
                <w:noProof/>
                <w:webHidden/>
              </w:rPr>
              <w:fldChar w:fldCharType="end"/>
            </w:r>
            <w:r w:rsidRPr="008870DB">
              <w:rPr>
                <w:rStyle w:val="Hyperlink"/>
                <w:noProof/>
              </w:rPr>
              <w:fldChar w:fldCharType="end"/>
            </w:r>
          </w:ins>
        </w:p>
        <w:p w14:paraId="5849F0B6" w14:textId="4BD11F33" w:rsidR="005B428C" w:rsidRDefault="005B428C">
          <w:pPr>
            <w:pStyle w:val="TOC2"/>
            <w:tabs>
              <w:tab w:val="right" w:leader="dot" w:pos="9350"/>
            </w:tabs>
            <w:rPr>
              <w:ins w:id="132" w:author="David Conklin" w:date="2021-10-21T07:12:00Z"/>
              <w:rFonts w:eastAsiaTheme="minorEastAsia"/>
              <w:noProof/>
            </w:rPr>
          </w:pPr>
          <w:ins w:id="133"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"_Toc85692803"</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Allocating surface water rights to irrigation</w:t>
            </w:r>
            <w:r>
              <w:rPr>
                <w:noProof/>
                <w:webHidden/>
              </w:rPr>
              <w:tab/>
            </w:r>
            <w:r>
              <w:rPr>
                <w:noProof/>
                <w:webHidden/>
              </w:rPr>
              <w:fldChar w:fldCharType="begin"/>
            </w:r>
            <w:r>
              <w:rPr>
                <w:noProof/>
                <w:webHidden/>
              </w:rPr>
              <w:instrText xml:space="preserve"> PAGEREF _Toc85692803 \h </w:instrText>
            </w:r>
            <w:r>
              <w:rPr>
                <w:noProof/>
                <w:webHidden/>
              </w:rPr>
            </w:r>
          </w:ins>
          <w:r>
            <w:rPr>
              <w:noProof/>
              <w:webHidden/>
            </w:rPr>
            <w:fldChar w:fldCharType="separate"/>
          </w:r>
          <w:ins w:id="134" w:author="David Conklin" w:date="2021-10-21T07:12:00Z">
            <w:r>
              <w:rPr>
                <w:noProof/>
                <w:webHidden/>
              </w:rPr>
              <w:t>24</w:t>
            </w:r>
            <w:r>
              <w:rPr>
                <w:noProof/>
                <w:webHidden/>
              </w:rPr>
              <w:fldChar w:fldCharType="end"/>
            </w:r>
            <w:r w:rsidRPr="008870DB">
              <w:rPr>
                <w:rStyle w:val="Hyperlink"/>
                <w:noProof/>
              </w:rPr>
              <w:fldChar w:fldCharType="end"/>
            </w:r>
          </w:ins>
        </w:p>
        <w:p w14:paraId="27A46CE1" w14:textId="1C336BA1" w:rsidR="005B428C" w:rsidRDefault="005B428C">
          <w:pPr>
            <w:pStyle w:val="TOC2"/>
            <w:tabs>
              <w:tab w:val="right" w:leader="dot" w:pos="9350"/>
            </w:tabs>
            <w:rPr>
              <w:ins w:id="135" w:author="David Conklin" w:date="2021-10-21T07:12:00Z"/>
              <w:rFonts w:eastAsiaTheme="minorEastAsia"/>
              <w:noProof/>
            </w:rPr>
          </w:pPr>
          <w:ins w:id="136"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"_Toc85692804"</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Adding a water right</w:t>
            </w:r>
            <w:r>
              <w:rPr>
                <w:noProof/>
                <w:webHidden/>
              </w:rPr>
              <w:tab/>
            </w:r>
            <w:r>
              <w:rPr>
                <w:noProof/>
                <w:webHidden/>
              </w:rPr>
              <w:fldChar w:fldCharType="begin"/>
            </w:r>
            <w:r>
              <w:rPr>
                <w:noProof/>
                <w:webHidden/>
              </w:rPr>
              <w:instrText xml:space="preserve"> PAGEREF _Toc85692804 \h </w:instrText>
            </w:r>
            <w:r>
              <w:rPr>
                <w:noProof/>
                <w:webHidden/>
              </w:rPr>
            </w:r>
          </w:ins>
          <w:r>
            <w:rPr>
              <w:noProof/>
              <w:webHidden/>
            </w:rPr>
            <w:fldChar w:fldCharType="separate"/>
          </w:r>
          <w:ins w:id="137" w:author="David Conklin" w:date="2021-10-21T07:12:00Z">
            <w:r>
              <w:rPr>
                <w:noProof/>
                <w:webHidden/>
              </w:rPr>
              <w:t>24</w:t>
            </w:r>
            <w:r>
              <w:rPr>
                <w:noProof/>
                <w:webHidden/>
              </w:rPr>
              <w:fldChar w:fldCharType="end"/>
            </w:r>
            <w:r w:rsidRPr="008870DB">
              <w:rPr>
                <w:rStyle w:val="Hyperlink"/>
                <w:noProof/>
              </w:rPr>
              <w:fldChar w:fldCharType="end"/>
            </w:r>
          </w:ins>
        </w:p>
        <w:p w14:paraId="69F1C9C1" w14:textId="29888F54" w:rsidR="005B428C" w:rsidRDefault="005B428C">
          <w:pPr>
            <w:pStyle w:val="TOC1"/>
            <w:tabs>
              <w:tab w:val="right" w:leader="dot" w:pos="9350"/>
            </w:tabs>
            <w:rPr>
              <w:ins w:id="138" w:author="David Conklin" w:date="2021-10-21T07:12:00Z"/>
              <w:rFonts w:eastAsiaTheme="minorEastAsia"/>
              <w:noProof/>
            </w:rPr>
          </w:pPr>
          <w:ins w:id="139"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"_Toc85692805"</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Initial conditions</w:t>
            </w:r>
            <w:r>
              <w:rPr>
                <w:noProof/>
                <w:webHidden/>
              </w:rPr>
              <w:tab/>
            </w:r>
            <w:r>
              <w:rPr>
                <w:noProof/>
                <w:webHidden/>
              </w:rPr>
              <w:fldChar w:fldCharType="begin"/>
            </w:r>
            <w:r>
              <w:rPr>
                <w:noProof/>
                <w:webHidden/>
              </w:rPr>
              <w:instrText xml:space="preserve"> PAGEREF _Toc85692805 \h </w:instrText>
            </w:r>
            <w:r>
              <w:rPr>
                <w:noProof/>
                <w:webHidden/>
              </w:rPr>
            </w:r>
          </w:ins>
          <w:r>
            <w:rPr>
              <w:noProof/>
              <w:webHidden/>
            </w:rPr>
            <w:fldChar w:fldCharType="separate"/>
          </w:r>
          <w:ins w:id="140" w:author="David Conklin" w:date="2021-10-21T07:12:00Z">
            <w:r>
              <w:rPr>
                <w:noProof/>
                <w:webHidden/>
              </w:rPr>
              <w:t>25</w:t>
            </w:r>
            <w:r>
              <w:rPr>
                <w:noProof/>
                <w:webHidden/>
              </w:rPr>
              <w:fldChar w:fldCharType="end"/>
            </w:r>
            <w:r w:rsidRPr="008870DB">
              <w:rPr>
                <w:rStyle w:val="Hyperlink"/>
                <w:noProof/>
              </w:rPr>
              <w:fldChar w:fldCharType="end"/>
            </w:r>
          </w:ins>
        </w:p>
        <w:p w14:paraId="7BD5DF08" w14:textId="77D39E38" w:rsidR="005B428C" w:rsidRDefault="005B428C">
          <w:pPr>
            <w:pStyle w:val="TOC2"/>
            <w:tabs>
              <w:tab w:val="right" w:leader="dot" w:pos="9350"/>
            </w:tabs>
            <w:rPr>
              <w:ins w:id="141" w:author="David Conklin" w:date="2021-10-21T07:12:00Z"/>
              <w:rFonts w:eastAsiaTheme="minorEastAsia"/>
              <w:noProof/>
            </w:rPr>
          </w:pPr>
          <w:ins w:id="142"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"_Toc85692806"</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State variables</w:t>
            </w:r>
            <w:r>
              <w:rPr>
                <w:noProof/>
                <w:webHidden/>
              </w:rPr>
              <w:tab/>
            </w:r>
            <w:r>
              <w:rPr>
                <w:noProof/>
                <w:webHidden/>
              </w:rPr>
              <w:fldChar w:fldCharType="begin"/>
            </w:r>
            <w:r>
              <w:rPr>
                <w:noProof/>
                <w:webHidden/>
              </w:rPr>
              <w:instrText xml:space="preserve"> PAGEREF _Toc85692806 \h </w:instrText>
            </w:r>
            <w:r>
              <w:rPr>
                <w:noProof/>
                <w:webHidden/>
              </w:rPr>
            </w:r>
          </w:ins>
          <w:r>
            <w:rPr>
              <w:noProof/>
              <w:webHidden/>
            </w:rPr>
            <w:fldChar w:fldCharType="separate"/>
          </w:r>
          <w:ins w:id="143" w:author="David Conklin" w:date="2021-10-21T07:12:00Z">
            <w:r>
              <w:rPr>
                <w:noProof/>
                <w:webHidden/>
              </w:rPr>
              <w:t>25</w:t>
            </w:r>
            <w:r>
              <w:rPr>
                <w:noProof/>
                <w:webHidden/>
              </w:rPr>
              <w:fldChar w:fldCharType="end"/>
            </w:r>
            <w:r w:rsidRPr="008870DB">
              <w:rPr>
                <w:rStyle w:val="Hyperlink"/>
                <w:noProof/>
              </w:rPr>
              <w:fldChar w:fldCharType="end"/>
            </w:r>
          </w:ins>
        </w:p>
        <w:p w14:paraId="56DA21A7" w14:textId="5FFA57FD" w:rsidR="005B428C" w:rsidRDefault="005B428C">
          <w:pPr>
            <w:pStyle w:val="TOC2"/>
            <w:tabs>
              <w:tab w:val="right" w:leader="dot" w:pos="9350"/>
            </w:tabs>
            <w:rPr>
              <w:ins w:id="144" w:author="David Conklin" w:date="2021-10-21T07:12:00Z"/>
              <w:rFonts w:eastAsiaTheme="minorEastAsia"/>
              <w:noProof/>
            </w:rPr>
          </w:pPr>
          <w:ins w:id="145"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"_Toc85692807"</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_Toc85692807 \h </w:instrText>
            </w:r>
            <w:r>
              <w:rPr>
                <w:noProof/>
                <w:webHidden/>
              </w:rPr>
            </w:r>
          </w:ins>
          <w:r>
            <w:rPr>
              <w:noProof/>
              <w:webHidden/>
            </w:rPr>
            <w:fldChar w:fldCharType="separate"/>
          </w:r>
          <w:ins w:id="146" w:author="David Conklin" w:date="2021-10-21T07:12:00Z">
            <w:r>
              <w:rPr>
                <w:noProof/>
                <w:webHidden/>
              </w:rPr>
              <w:t>25</w:t>
            </w:r>
            <w:r>
              <w:rPr>
                <w:noProof/>
                <w:webHidden/>
              </w:rPr>
              <w:fldChar w:fldCharType="end"/>
            </w:r>
            <w:r w:rsidRPr="008870DB">
              <w:rPr>
                <w:rStyle w:val="Hyperlink"/>
                <w:noProof/>
              </w:rPr>
              <w:fldChar w:fldCharType="end"/>
            </w:r>
          </w:ins>
        </w:p>
        <w:p w14:paraId="0949E54E" w14:textId="699E1611" w:rsidR="005B428C" w:rsidRDefault="005B428C">
          <w:pPr>
            <w:pStyle w:val="TOC2"/>
            <w:tabs>
              <w:tab w:val="right" w:leader="dot" w:pos="9350"/>
            </w:tabs>
            <w:rPr>
              <w:ins w:id="147" w:author="David Conklin" w:date="2021-10-21T07:12:00Z"/>
              <w:rFonts w:eastAsiaTheme="minorEastAsia"/>
              <w:noProof/>
            </w:rPr>
          </w:pPr>
          <w:ins w:id="148"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"_Toc85692808"</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Initializing ID numbers: coldstart</w:t>
            </w:r>
            <w:r>
              <w:rPr>
                <w:noProof/>
                <w:webHidden/>
              </w:rPr>
              <w:tab/>
            </w:r>
            <w:r>
              <w:rPr>
                <w:noProof/>
                <w:webHidden/>
              </w:rPr>
              <w:fldChar w:fldCharType="begin"/>
            </w:r>
            <w:r>
              <w:rPr>
                <w:noProof/>
                <w:webHidden/>
              </w:rPr>
              <w:instrText xml:space="preserve"> PAGEREF _Toc85692808 \h </w:instrText>
            </w:r>
            <w:r>
              <w:rPr>
                <w:noProof/>
                <w:webHidden/>
              </w:rPr>
            </w:r>
          </w:ins>
          <w:r>
            <w:rPr>
              <w:noProof/>
              <w:webHidden/>
            </w:rPr>
            <w:fldChar w:fldCharType="separate"/>
          </w:r>
          <w:ins w:id="149" w:author="David Conklin" w:date="2021-10-21T07:12:00Z">
            <w:r>
              <w:rPr>
                <w:noProof/>
                <w:webHidden/>
              </w:rPr>
              <w:t>26</w:t>
            </w:r>
            <w:r>
              <w:rPr>
                <w:noProof/>
                <w:webHidden/>
              </w:rPr>
              <w:fldChar w:fldCharType="end"/>
            </w:r>
            <w:r w:rsidRPr="008870DB">
              <w:rPr>
                <w:rStyle w:val="Hyperlink"/>
                <w:noProof/>
              </w:rPr>
              <w:fldChar w:fldCharType="end"/>
            </w:r>
          </w:ins>
        </w:p>
        <w:p w14:paraId="72EE8872" w14:textId="5F5AE533" w:rsidR="005B428C" w:rsidRDefault="005B428C">
          <w:pPr>
            <w:pStyle w:val="TOC2"/>
            <w:tabs>
              <w:tab w:val="right" w:leader="dot" w:pos="9350"/>
            </w:tabs>
            <w:rPr>
              <w:ins w:id="150" w:author="David Conklin" w:date="2021-10-21T07:12:00Z"/>
              <w:rFonts w:eastAsiaTheme="minorEastAsia"/>
              <w:noProof/>
            </w:rPr>
          </w:pPr>
          <w:ins w:id="151"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"_Toc85692809"</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_Toc85692809 \h </w:instrText>
            </w:r>
            <w:r>
              <w:rPr>
                <w:noProof/>
                <w:webHidden/>
              </w:rPr>
            </w:r>
          </w:ins>
          <w:r>
            <w:rPr>
              <w:noProof/>
              <w:webHidden/>
            </w:rPr>
            <w:fldChar w:fldCharType="separate"/>
          </w:r>
          <w:ins w:id="152" w:author="David Conklin" w:date="2021-10-21T07:12:00Z">
            <w:r>
              <w:rPr>
                <w:noProof/>
                <w:webHidden/>
              </w:rPr>
              <w:t>26</w:t>
            </w:r>
            <w:r>
              <w:rPr>
                <w:noProof/>
                <w:webHidden/>
              </w:rPr>
              <w:fldChar w:fldCharType="end"/>
            </w:r>
            <w:r w:rsidRPr="008870DB">
              <w:rPr>
                <w:rStyle w:val="Hyperlink"/>
                <w:noProof/>
              </w:rPr>
              <w:fldChar w:fldCharType="end"/>
            </w:r>
          </w:ins>
        </w:p>
        <w:p w14:paraId="43F57693" w14:textId="141D814A" w:rsidR="005B428C" w:rsidRDefault="005B428C">
          <w:pPr>
            <w:pStyle w:val="TOC2"/>
            <w:tabs>
              <w:tab w:val="right" w:leader="dot" w:pos="9350"/>
            </w:tabs>
            <w:rPr>
              <w:ins w:id="153" w:author="David Conklin" w:date="2021-10-21T07:12:00Z"/>
              <w:rFonts w:eastAsiaTheme="minorEastAsia"/>
              <w:noProof/>
            </w:rPr>
          </w:pPr>
          <w:ins w:id="154"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"_Toc85692810"</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Initializing HBVCALIB attributes: spinup</w:t>
            </w:r>
            <w:r>
              <w:rPr>
                <w:noProof/>
                <w:webHidden/>
              </w:rPr>
              <w:tab/>
            </w:r>
            <w:r>
              <w:rPr>
                <w:noProof/>
                <w:webHidden/>
              </w:rPr>
              <w:fldChar w:fldCharType="begin"/>
            </w:r>
            <w:r>
              <w:rPr>
                <w:noProof/>
                <w:webHidden/>
              </w:rPr>
              <w:instrText xml:space="preserve"> PAGEREF _Toc85692810 \h </w:instrText>
            </w:r>
            <w:r>
              <w:rPr>
                <w:noProof/>
                <w:webHidden/>
              </w:rPr>
            </w:r>
          </w:ins>
          <w:r>
            <w:rPr>
              <w:noProof/>
              <w:webHidden/>
            </w:rPr>
            <w:fldChar w:fldCharType="separate"/>
          </w:r>
          <w:ins w:id="155" w:author="David Conklin" w:date="2021-10-21T07:12:00Z">
            <w:r>
              <w:rPr>
                <w:noProof/>
                <w:webHidden/>
              </w:rPr>
              <w:t>26</w:t>
            </w:r>
            <w:r>
              <w:rPr>
                <w:noProof/>
                <w:webHidden/>
              </w:rPr>
              <w:fldChar w:fldCharType="end"/>
            </w:r>
            <w:r w:rsidRPr="008870DB">
              <w:rPr>
                <w:rStyle w:val="Hyperlink"/>
                <w:noProof/>
              </w:rPr>
              <w:fldChar w:fldCharType="end"/>
            </w:r>
          </w:ins>
        </w:p>
        <w:p w14:paraId="3AD2B44D" w14:textId="43A3C3F4" w:rsidR="005B428C" w:rsidRDefault="005B428C">
          <w:pPr>
            <w:pStyle w:val="TOC2"/>
            <w:tabs>
              <w:tab w:val="right" w:leader="dot" w:pos="9350"/>
            </w:tabs>
            <w:rPr>
              <w:ins w:id="156" w:author="David Conklin" w:date="2021-10-21T07:12:00Z"/>
              <w:rFonts w:eastAsiaTheme="minorEastAsia"/>
              <w:noProof/>
            </w:rPr>
          </w:pPr>
          <w:ins w:id="157"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"_Toc85692811"</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_Toc85692811 \h </w:instrText>
            </w:r>
            <w:r>
              <w:rPr>
                <w:noProof/>
                <w:webHidden/>
              </w:rPr>
            </w:r>
          </w:ins>
          <w:r>
            <w:rPr>
              <w:noProof/>
              <w:webHidden/>
            </w:rPr>
            <w:fldChar w:fldCharType="separate"/>
          </w:r>
          <w:ins w:id="158" w:author="David Conklin" w:date="2021-10-21T07:12:00Z">
            <w:r>
              <w:rPr>
                <w:noProof/>
                <w:webHidden/>
              </w:rPr>
              <w:t>27</w:t>
            </w:r>
            <w:r>
              <w:rPr>
                <w:noProof/>
                <w:webHidden/>
              </w:rPr>
              <w:fldChar w:fldCharType="end"/>
            </w:r>
            <w:r w:rsidRPr="008870DB">
              <w:rPr>
                <w:rStyle w:val="Hyperlink"/>
                <w:noProof/>
              </w:rPr>
              <w:fldChar w:fldCharType="end"/>
            </w:r>
          </w:ins>
        </w:p>
        <w:p w14:paraId="405BD214" w14:textId="670EEB14" w:rsidR="005B428C" w:rsidRDefault="005B428C">
          <w:pPr>
            <w:pStyle w:val="TOC2"/>
            <w:tabs>
              <w:tab w:val="right" w:leader="dot" w:pos="9350"/>
            </w:tabs>
            <w:rPr>
              <w:ins w:id="159" w:author="David Conklin" w:date="2021-10-21T07:12:00Z"/>
              <w:rFonts w:eastAsiaTheme="minorEastAsia"/>
              <w:noProof/>
            </w:rPr>
          </w:pPr>
          <w:ins w:id="160"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"_Toc85692812"</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What is in the IC file</w:t>
            </w:r>
            <w:r>
              <w:rPr>
                <w:noProof/>
                <w:webHidden/>
              </w:rPr>
              <w:tab/>
            </w:r>
            <w:r>
              <w:rPr>
                <w:noProof/>
                <w:webHidden/>
              </w:rPr>
              <w:fldChar w:fldCharType="begin"/>
            </w:r>
            <w:r>
              <w:rPr>
                <w:noProof/>
                <w:webHidden/>
              </w:rPr>
              <w:instrText xml:space="preserve"> PAGEREF _Toc85692812 \h </w:instrText>
            </w:r>
            <w:r>
              <w:rPr>
                <w:noProof/>
                <w:webHidden/>
              </w:rPr>
            </w:r>
          </w:ins>
          <w:r>
            <w:rPr>
              <w:noProof/>
              <w:webHidden/>
            </w:rPr>
            <w:fldChar w:fldCharType="separate"/>
          </w:r>
          <w:ins w:id="161" w:author="David Conklin" w:date="2021-10-21T07:12:00Z">
            <w:r>
              <w:rPr>
                <w:noProof/>
                <w:webHidden/>
              </w:rPr>
              <w:t>27</w:t>
            </w:r>
            <w:r>
              <w:rPr>
                <w:noProof/>
                <w:webHidden/>
              </w:rPr>
              <w:fldChar w:fldCharType="end"/>
            </w:r>
            <w:r w:rsidRPr="008870DB">
              <w:rPr>
                <w:rStyle w:val="Hyperlink"/>
                <w:noProof/>
              </w:rPr>
              <w:fldChar w:fldCharType="end"/>
            </w:r>
          </w:ins>
        </w:p>
        <w:p w14:paraId="1D971685" w14:textId="20698416" w:rsidR="005B428C" w:rsidRDefault="005B428C">
          <w:pPr>
            <w:pStyle w:val="TOC2"/>
            <w:tabs>
              <w:tab w:val="right" w:leader="dot" w:pos="9350"/>
            </w:tabs>
            <w:rPr>
              <w:ins w:id="162" w:author="David Conklin" w:date="2021-10-21T07:12:00Z"/>
              <w:rFonts w:eastAsiaTheme="minorEastAsia"/>
              <w:noProof/>
            </w:rPr>
          </w:pPr>
          <w:ins w:id="163"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"_Toc85692813"</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State variables in the IDU shapefile</w:t>
            </w:r>
            <w:r>
              <w:rPr>
                <w:noProof/>
                <w:webHidden/>
              </w:rPr>
              <w:tab/>
            </w:r>
            <w:r>
              <w:rPr>
                <w:noProof/>
                <w:webHidden/>
              </w:rPr>
              <w:fldChar w:fldCharType="begin"/>
            </w:r>
            <w:r>
              <w:rPr>
                <w:noProof/>
                <w:webHidden/>
              </w:rPr>
              <w:instrText xml:space="preserve"> PAGEREF _Toc85692813 \h </w:instrText>
            </w:r>
            <w:r>
              <w:rPr>
                <w:noProof/>
                <w:webHidden/>
              </w:rPr>
            </w:r>
          </w:ins>
          <w:r>
            <w:rPr>
              <w:noProof/>
              <w:webHidden/>
            </w:rPr>
            <w:fldChar w:fldCharType="separate"/>
          </w:r>
          <w:ins w:id="164" w:author="David Conklin" w:date="2021-10-21T07:12:00Z">
            <w:r>
              <w:rPr>
                <w:noProof/>
                <w:webHidden/>
              </w:rPr>
              <w:t>27</w:t>
            </w:r>
            <w:r>
              <w:rPr>
                <w:noProof/>
                <w:webHidden/>
              </w:rPr>
              <w:fldChar w:fldCharType="end"/>
            </w:r>
            <w:r w:rsidRPr="008870DB">
              <w:rPr>
                <w:rStyle w:val="Hyperlink"/>
                <w:noProof/>
              </w:rPr>
              <w:fldChar w:fldCharType="end"/>
            </w:r>
          </w:ins>
        </w:p>
        <w:p w14:paraId="4847AA35" w14:textId="04B64C35" w:rsidR="005B428C" w:rsidRDefault="005B428C">
          <w:pPr>
            <w:pStyle w:val="TOC2"/>
            <w:tabs>
              <w:tab w:val="right" w:leader="dot" w:pos="9350"/>
            </w:tabs>
            <w:rPr>
              <w:ins w:id="165" w:author="David Conklin" w:date="2021-10-21T07:12:00Z"/>
              <w:rFonts w:eastAsiaTheme="minorEastAsia"/>
              <w:noProof/>
            </w:rPr>
          </w:pPr>
          <w:ins w:id="166"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"_Toc85692814"</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_Toc85692814 \h </w:instrText>
            </w:r>
            <w:r>
              <w:rPr>
                <w:noProof/>
                <w:webHidden/>
              </w:rPr>
            </w:r>
          </w:ins>
          <w:r>
            <w:rPr>
              <w:noProof/>
              <w:webHidden/>
            </w:rPr>
            <w:fldChar w:fldCharType="separate"/>
          </w:r>
          <w:ins w:id="167" w:author="David Conklin" w:date="2021-10-21T07:12:00Z">
            <w:r>
              <w:rPr>
                <w:noProof/>
                <w:webHidden/>
              </w:rPr>
              <w:t>28</w:t>
            </w:r>
            <w:r>
              <w:rPr>
                <w:noProof/>
                <w:webHidden/>
              </w:rPr>
              <w:fldChar w:fldCharType="end"/>
            </w:r>
            <w:r w:rsidRPr="008870DB">
              <w:rPr>
                <w:rStyle w:val="Hyperlink"/>
                <w:noProof/>
              </w:rPr>
              <w:fldChar w:fldCharType="end"/>
            </w:r>
          </w:ins>
        </w:p>
        <w:p w14:paraId="00598E72" w14:textId="4FC7DC04" w:rsidR="005B428C" w:rsidRDefault="005B428C">
          <w:pPr>
            <w:pStyle w:val="TOC2"/>
            <w:tabs>
              <w:tab w:val="right" w:leader="dot" w:pos="9350"/>
            </w:tabs>
            <w:rPr>
              <w:ins w:id="168" w:author="David Conklin" w:date="2021-10-21T07:12:00Z"/>
              <w:rFonts w:eastAsiaTheme="minorEastAsia"/>
              <w:noProof/>
            </w:rPr>
          </w:pPr>
          <w:ins w:id="169"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"_Toc85692815"</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Default values used when the data is incomplete</w:t>
            </w:r>
            <w:r>
              <w:rPr>
                <w:noProof/>
                <w:webHidden/>
              </w:rPr>
              <w:tab/>
            </w:r>
            <w:r>
              <w:rPr>
                <w:noProof/>
                <w:webHidden/>
              </w:rPr>
              <w:fldChar w:fldCharType="begin"/>
            </w:r>
            <w:r>
              <w:rPr>
                <w:noProof/>
                <w:webHidden/>
              </w:rPr>
              <w:instrText xml:space="preserve"> PAGEREF _Toc85692815 \h </w:instrText>
            </w:r>
            <w:r>
              <w:rPr>
                <w:noProof/>
                <w:webHidden/>
              </w:rPr>
            </w:r>
          </w:ins>
          <w:r>
            <w:rPr>
              <w:noProof/>
              <w:webHidden/>
            </w:rPr>
            <w:fldChar w:fldCharType="separate"/>
          </w:r>
          <w:ins w:id="170" w:author="David Conklin" w:date="2021-10-21T07:12:00Z">
            <w:r>
              <w:rPr>
                <w:noProof/>
                <w:webHidden/>
              </w:rPr>
              <w:t>28</w:t>
            </w:r>
            <w:r>
              <w:rPr>
                <w:noProof/>
                <w:webHidden/>
              </w:rPr>
              <w:fldChar w:fldCharType="end"/>
            </w:r>
            <w:r w:rsidRPr="008870DB">
              <w:rPr>
                <w:rStyle w:val="Hyperlink"/>
                <w:noProof/>
              </w:rPr>
              <w:fldChar w:fldCharType="end"/>
            </w:r>
          </w:ins>
        </w:p>
        <w:p w14:paraId="06BA6111" w14:textId="7FFB1A90" w:rsidR="005B428C" w:rsidRDefault="005B428C">
          <w:pPr>
            <w:pStyle w:val="TOC1"/>
            <w:tabs>
              <w:tab w:val="right" w:leader="dot" w:pos="9350"/>
            </w:tabs>
            <w:rPr>
              <w:ins w:id="171" w:author="David Conklin" w:date="2021-10-21T07:12:00Z"/>
              <w:rFonts w:eastAsiaTheme="minorEastAsia"/>
              <w:noProof/>
            </w:rPr>
          </w:pPr>
          <w:ins w:id="172"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"_Toc85692816"</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Stream flow and stream temperature</w:t>
            </w:r>
            <w:r>
              <w:rPr>
                <w:noProof/>
                <w:webHidden/>
              </w:rPr>
              <w:tab/>
            </w:r>
            <w:r>
              <w:rPr>
                <w:noProof/>
                <w:webHidden/>
              </w:rPr>
              <w:fldChar w:fldCharType="begin"/>
            </w:r>
            <w:r>
              <w:rPr>
                <w:noProof/>
                <w:webHidden/>
              </w:rPr>
              <w:instrText xml:space="preserve"> PAGEREF _Toc85692816 \h </w:instrText>
            </w:r>
            <w:r>
              <w:rPr>
                <w:noProof/>
                <w:webHidden/>
              </w:rPr>
            </w:r>
          </w:ins>
          <w:r>
            <w:rPr>
              <w:noProof/>
              <w:webHidden/>
            </w:rPr>
            <w:fldChar w:fldCharType="separate"/>
          </w:r>
          <w:ins w:id="173" w:author="David Conklin" w:date="2021-10-21T07:12:00Z">
            <w:r>
              <w:rPr>
                <w:noProof/>
                <w:webHidden/>
              </w:rPr>
              <w:t>29</w:t>
            </w:r>
            <w:r>
              <w:rPr>
                <w:noProof/>
                <w:webHidden/>
              </w:rPr>
              <w:fldChar w:fldCharType="end"/>
            </w:r>
            <w:r w:rsidRPr="008870DB">
              <w:rPr>
                <w:rStyle w:val="Hyperlink"/>
                <w:noProof/>
              </w:rPr>
              <w:fldChar w:fldCharType="end"/>
            </w:r>
          </w:ins>
        </w:p>
        <w:p w14:paraId="372A7EC0" w14:textId="659CB827" w:rsidR="005B428C" w:rsidRDefault="005B428C">
          <w:pPr>
            <w:pStyle w:val="TOC2"/>
            <w:tabs>
              <w:tab w:val="right" w:leader="dot" w:pos="9350"/>
            </w:tabs>
            <w:rPr>
              <w:ins w:id="174" w:author="David Conklin" w:date="2021-10-21T07:12:00Z"/>
              <w:rFonts w:eastAsiaTheme="minorEastAsia"/>
              <w:noProof/>
            </w:rPr>
          </w:pPr>
          <w:ins w:id="175"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"_Toc85692817"</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Water parcels</w:t>
            </w:r>
            <w:r>
              <w:rPr>
                <w:noProof/>
                <w:webHidden/>
              </w:rPr>
              <w:tab/>
            </w:r>
            <w:r>
              <w:rPr>
                <w:noProof/>
                <w:webHidden/>
              </w:rPr>
              <w:fldChar w:fldCharType="begin"/>
            </w:r>
            <w:r>
              <w:rPr>
                <w:noProof/>
                <w:webHidden/>
              </w:rPr>
              <w:instrText xml:space="preserve"> PAGEREF _Toc85692817 \h </w:instrText>
            </w:r>
            <w:r>
              <w:rPr>
                <w:noProof/>
                <w:webHidden/>
              </w:rPr>
            </w:r>
          </w:ins>
          <w:r>
            <w:rPr>
              <w:noProof/>
              <w:webHidden/>
            </w:rPr>
            <w:fldChar w:fldCharType="separate"/>
          </w:r>
          <w:ins w:id="176" w:author="David Conklin" w:date="2021-10-21T07:12:00Z">
            <w:r>
              <w:rPr>
                <w:noProof/>
                <w:webHidden/>
              </w:rPr>
              <w:t>29</w:t>
            </w:r>
            <w:r>
              <w:rPr>
                <w:noProof/>
                <w:webHidden/>
              </w:rPr>
              <w:fldChar w:fldCharType="end"/>
            </w:r>
            <w:r w:rsidRPr="008870DB">
              <w:rPr>
                <w:rStyle w:val="Hyperlink"/>
                <w:noProof/>
              </w:rPr>
              <w:fldChar w:fldCharType="end"/>
            </w:r>
          </w:ins>
        </w:p>
        <w:p w14:paraId="744D6F18" w14:textId="693464A2" w:rsidR="005B428C" w:rsidRDefault="005B428C">
          <w:pPr>
            <w:pStyle w:val="TOC2"/>
            <w:tabs>
              <w:tab w:val="right" w:leader="dot" w:pos="9350"/>
            </w:tabs>
            <w:rPr>
              <w:ins w:id="177" w:author="David Conklin" w:date="2021-10-21T07:12:00Z"/>
              <w:rFonts w:eastAsiaTheme="minorEastAsia"/>
              <w:noProof/>
            </w:rPr>
          </w:pPr>
          <w:ins w:id="178"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"_Toc85692818"</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Daily water mass and energy balance</w:t>
            </w:r>
            <w:r>
              <w:rPr>
                <w:noProof/>
                <w:webHidden/>
              </w:rPr>
              <w:tab/>
            </w:r>
            <w:r>
              <w:rPr>
                <w:noProof/>
                <w:webHidden/>
              </w:rPr>
              <w:fldChar w:fldCharType="begin"/>
            </w:r>
            <w:r>
              <w:rPr>
                <w:noProof/>
                <w:webHidden/>
              </w:rPr>
              <w:instrText xml:space="preserve"> PAGEREF _Toc85692818 \h </w:instrText>
            </w:r>
            <w:r>
              <w:rPr>
                <w:noProof/>
                <w:webHidden/>
              </w:rPr>
            </w:r>
          </w:ins>
          <w:r>
            <w:rPr>
              <w:noProof/>
              <w:webHidden/>
            </w:rPr>
            <w:fldChar w:fldCharType="separate"/>
          </w:r>
          <w:ins w:id="179" w:author="David Conklin" w:date="2021-10-21T07:12:00Z">
            <w:r>
              <w:rPr>
                <w:noProof/>
                <w:webHidden/>
              </w:rPr>
              <w:t>29</w:t>
            </w:r>
            <w:r>
              <w:rPr>
                <w:noProof/>
                <w:webHidden/>
              </w:rPr>
              <w:fldChar w:fldCharType="end"/>
            </w:r>
            <w:r w:rsidRPr="008870DB">
              <w:rPr>
                <w:rStyle w:val="Hyperlink"/>
                <w:noProof/>
              </w:rPr>
              <w:fldChar w:fldCharType="end"/>
            </w:r>
          </w:ins>
        </w:p>
        <w:p w14:paraId="59ABD717" w14:textId="55F4F777" w:rsidR="005B428C" w:rsidRDefault="005B428C">
          <w:pPr>
            <w:pStyle w:val="TOC2"/>
            <w:tabs>
              <w:tab w:val="right" w:leader="dot" w:pos="9350"/>
            </w:tabs>
            <w:rPr>
              <w:ins w:id="180" w:author="David Conklin" w:date="2021-10-21T07:12:00Z"/>
              <w:rFonts w:eastAsiaTheme="minorEastAsia"/>
              <w:noProof/>
            </w:rPr>
          </w:pPr>
          <w:ins w:id="181"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"_Toc85692819"</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Estimating the rate of flow in a stream reach</w:t>
            </w:r>
            <w:r>
              <w:rPr>
                <w:noProof/>
                <w:webHidden/>
              </w:rPr>
              <w:tab/>
            </w:r>
            <w:r>
              <w:rPr>
                <w:noProof/>
                <w:webHidden/>
              </w:rPr>
              <w:fldChar w:fldCharType="begin"/>
            </w:r>
            <w:r>
              <w:rPr>
                <w:noProof/>
                <w:webHidden/>
              </w:rPr>
              <w:instrText xml:space="preserve"> PAGEREF _Toc85692819 \h </w:instrText>
            </w:r>
            <w:r>
              <w:rPr>
                <w:noProof/>
                <w:webHidden/>
              </w:rPr>
            </w:r>
          </w:ins>
          <w:r>
            <w:rPr>
              <w:noProof/>
              <w:webHidden/>
            </w:rPr>
            <w:fldChar w:fldCharType="separate"/>
          </w:r>
          <w:ins w:id="182" w:author="David Conklin" w:date="2021-10-21T07:12:00Z">
            <w:r>
              <w:rPr>
                <w:noProof/>
                <w:webHidden/>
              </w:rPr>
              <w:t>31</w:t>
            </w:r>
            <w:r>
              <w:rPr>
                <w:noProof/>
                <w:webHidden/>
              </w:rPr>
              <w:fldChar w:fldCharType="end"/>
            </w:r>
            <w:r w:rsidRPr="008870DB">
              <w:rPr>
                <w:rStyle w:val="Hyperlink"/>
                <w:noProof/>
              </w:rPr>
              <w:fldChar w:fldCharType="end"/>
            </w:r>
          </w:ins>
        </w:p>
        <w:p w14:paraId="3067726F" w14:textId="01DC6EAE" w:rsidR="005B428C" w:rsidRDefault="005B428C">
          <w:pPr>
            <w:pStyle w:val="TOC2"/>
            <w:tabs>
              <w:tab w:val="right" w:leader="dot" w:pos="9350"/>
            </w:tabs>
            <w:rPr>
              <w:ins w:id="183" w:author="David Conklin" w:date="2021-10-21T07:12:00Z"/>
              <w:rFonts w:eastAsiaTheme="minorEastAsia"/>
              <w:noProof/>
            </w:rPr>
          </w:pPr>
          <w:ins w:id="184"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"_Toc85692820"</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_Toc85692820 \h </w:instrText>
            </w:r>
            <w:r>
              <w:rPr>
                <w:noProof/>
                <w:webHidden/>
              </w:rPr>
            </w:r>
          </w:ins>
          <w:r>
            <w:rPr>
              <w:noProof/>
              <w:webHidden/>
            </w:rPr>
            <w:fldChar w:fldCharType="separate"/>
          </w:r>
          <w:ins w:id="185" w:author="David Conklin" w:date="2021-10-21T07:12:00Z">
            <w:r>
              <w:rPr>
                <w:noProof/>
                <w:webHidden/>
              </w:rPr>
              <w:t>33</w:t>
            </w:r>
            <w:r>
              <w:rPr>
                <w:noProof/>
                <w:webHidden/>
              </w:rPr>
              <w:fldChar w:fldCharType="end"/>
            </w:r>
            <w:r w:rsidRPr="008870DB">
              <w:rPr>
                <w:rStyle w:val="Hyperlink"/>
                <w:noProof/>
              </w:rPr>
              <w:fldChar w:fldCharType="end"/>
            </w:r>
          </w:ins>
        </w:p>
        <w:p w14:paraId="0B9DE771" w14:textId="29FD1842" w:rsidR="005B428C" w:rsidRDefault="005B428C">
          <w:pPr>
            <w:pStyle w:val="TOC2"/>
            <w:tabs>
              <w:tab w:val="right" w:leader="dot" w:pos="9350"/>
            </w:tabs>
            <w:rPr>
              <w:ins w:id="186" w:author="David Conklin" w:date="2021-10-21T07:12:00Z"/>
              <w:rFonts w:eastAsiaTheme="minorEastAsia"/>
              <w:noProof/>
            </w:rPr>
          </w:pPr>
          <w:ins w:id="187"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"_Toc85692821"</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Water temperature from thermal energy</w:t>
            </w:r>
            <w:r>
              <w:rPr>
                <w:noProof/>
                <w:webHidden/>
              </w:rPr>
              <w:tab/>
            </w:r>
            <w:r>
              <w:rPr>
                <w:noProof/>
                <w:webHidden/>
              </w:rPr>
              <w:fldChar w:fldCharType="begin"/>
            </w:r>
            <w:r>
              <w:rPr>
                <w:noProof/>
                <w:webHidden/>
              </w:rPr>
              <w:instrText xml:space="preserve"> PAGEREF _Toc85692821 \h </w:instrText>
            </w:r>
            <w:r>
              <w:rPr>
                <w:noProof/>
                <w:webHidden/>
              </w:rPr>
            </w:r>
          </w:ins>
          <w:r>
            <w:rPr>
              <w:noProof/>
              <w:webHidden/>
            </w:rPr>
            <w:fldChar w:fldCharType="separate"/>
          </w:r>
          <w:ins w:id="188" w:author="David Conklin" w:date="2021-10-21T07:12:00Z">
            <w:r>
              <w:rPr>
                <w:noProof/>
                <w:webHidden/>
              </w:rPr>
              <w:t>34</w:t>
            </w:r>
            <w:r>
              <w:rPr>
                <w:noProof/>
                <w:webHidden/>
              </w:rPr>
              <w:fldChar w:fldCharType="end"/>
            </w:r>
            <w:r w:rsidRPr="008870DB">
              <w:rPr>
                <w:rStyle w:val="Hyperlink"/>
                <w:noProof/>
              </w:rPr>
              <w:fldChar w:fldCharType="end"/>
            </w:r>
          </w:ins>
        </w:p>
        <w:p w14:paraId="43C488BB" w14:textId="1BB937CF" w:rsidR="005B428C" w:rsidRDefault="005B428C">
          <w:pPr>
            <w:pStyle w:val="TOC2"/>
            <w:tabs>
              <w:tab w:val="right" w:leader="dot" w:pos="9350"/>
            </w:tabs>
            <w:rPr>
              <w:ins w:id="189" w:author="David Conklin" w:date="2021-10-21T07:12:00Z"/>
              <w:rFonts w:eastAsiaTheme="minorEastAsia"/>
              <w:noProof/>
            </w:rPr>
          </w:pPr>
          <w:ins w:id="190"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"_Toc85692822"</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Boundary conditions for stream water temperature</w:t>
            </w:r>
            <w:r>
              <w:rPr>
                <w:noProof/>
                <w:webHidden/>
              </w:rPr>
              <w:tab/>
            </w:r>
            <w:r>
              <w:rPr>
                <w:noProof/>
                <w:webHidden/>
              </w:rPr>
              <w:fldChar w:fldCharType="begin"/>
            </w:r>
            <w:r>
              <w:rPr>
                <w:noProof/>
                <w:webHidden/>
              </w:rPr>
              <w:instrText xml:space="preserve"> PAGEREF _Toc85692822 \h </w:instrText>
            </w:r>
            <w:r>
              <w:rPr>
                <w:noProof/>
                <w:webHidden/>
              </w:rPr>
            </w:r>
          </w:ins>
          <w:r>
            <w:rPr>
              <w:noProof/>
              <w:webHidden/>
            </w:rPr>
            <w:fldChar w:fldCharType="separate"/>
          </w:r>
          <w:ins w:id="191" w:author="David Conklin" w:date="2021-10-21T07:12:00Z">
            <w:r>
              <w:rPr>
                <w:noProof/>
                <w:webHidden/>
              </w:rPr>
              <w:t>34</w:t>
            </w:r>
            <w:r>
              <w:rPr>
                <w:noProof/>
                <w:webHidden/>
              </w:rPr>
              <w:fldChar w:fldCharType="end"/>
            </w:r>
            <w:r w:rsidRPr="008870DB">
              <w:rPr>
                <w:rStyle w:val="Hyperlink"/>
                <w:noProof/>
              </w:rPr>
              <w:fldChar w:fldCharType="end"/>
            </w:r>
          </w:ins>
        </w:p>
        <w:p w14:paraId="65BE4DFD" w14:textId="35D30E6B" w:rsidR="005B428C" w:rsidRDefault="005B428C">
          <w:pPr>
            <w:pStyle w:val="TOC2"/>
            <w:tabs>
              <w:tab w:val="right" w:leader="dot" w:pos="9350"/>
            </w:tabs>
            <w:rPr>
              <w:ins w:id="192" w:author="David Conklin" w:date="2021-10-21T07:12:00Z"/>
              <w:rFonts w:eastAsiaTheme="minorEastAsia"/>
              <w:noProof/>
            </w:rPr>
          </w:pPr>
          <w:ins w:id="193"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"_Toc85692823"</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Thermal stratification in reservoirs</w:t>
            </w:r>
            <w:r>
              <w:rPr>
                <w:noProof/>
                <w:webHidden/>
              </w:rPr>
              <w:tab/>
            </w:r>
            <w:r>
              <w:rPr>
                <w:noProof/>
                <w:webHidden/>
              </w:rPr>
              <w:fldChar w:fldCharType="begin"/>
            </w:r>
            <w:r>
              <w:rPr>
                <w:noProof/>
                <w:webHidden/>
              </w:rPr>
              <w:instrText xml:space="preserve"> PAGEREF _Toc85692823 \h </w:instrText>
            </w:r>
            <w:r>
              <w:rPr>
                <w:noProof/>
                <w:webHidden/>
              </w:rPr>
            </w:r>
          </w:ins>
          <w:r>
            <w:rPr>
              <w:noProof/>
              <w:webHidden/>
            </w:rPr>
            <w:fldChar w:fldCharType="separate"/>
          </w:r>
          <w:ins w:id="194" w:author="David Conklin" w:date="2021-10-21T07:12:00Z">
            <w:r>
              <w:rPr>
                <w:noProof/>
                <w:webHidden/>
              </w:rPr>
              <w:t>35</w:t>
            </w:r>
            <w:r>
              <w:rPr>
                <w:noProof/>
                <w:webHidden/>
              </w:rPr>
              <w:fldChar w:fldCharType="end"/>
            </w:r>
            <w:r w:rsidRPr="008870DB">
              <w:rPr>
                <w:rStyle w:val="Hyperlink"/>
                <w:noProof/>
              </w:rPr>
              <w:fldChar w:fldCharType="end"/>
            </w:r>
          </w:ins>
        </w:p>
        <w:p w14:paraId="50C2DDDE" w14:textId="0059B900" w:rsidR="005B428C" w:rsidRDefault="005B428C">
          <w:pPr>
            <w:pStyle w:val="TOC2"/>
            <w:tabs>
              <w:tab w:val="right" w:leader="dot" w:pos="9350"/>
            </w:tabs>
            <w:rPr>
              <w:ins w:id="195" w:author="David Conklin" w:date="2021-10-21T07:12:00Z"/>
              <w:rFonts w:eastAsiaTheme="minorEastAsia"/>
              <w:noProof/>
            </w:rPr>
          </w:pPr>
          <w:ins w:id="196"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"_Toc85692824"</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Thermal loading</w:t>
            </w:r>
            <w:r>
              <w:rPr>
                <w:noProof/>
                <w:webHidden/>
              </w:rPr>
              <w:tab/>
            </w:r>
            <w:r>
              <w:rPr>
                <w:noProof/>
                <w:webHidden/>
              </w:rPr>
              <w:fldChar w:fldCharType="begin"/>
            </w:r>
            <w:r>
              <w:rPr>
                <w:noProof/>
                <w:webHidden/>
              </w:rPr>
              <w:instrText xml:space="preserve"> PAGEREF _Toc85692824 \h </w:instrText>
            </w:r>
            <w:r>
              <w:rPr>
                <w:noProof/>
                <w:webHidden/>
              </w:rPr>
            </w:r>
          </w:ins>
          <w:r>
            <w:rPr>
              <w:noProof/>
              <w:webHidden/>
            </w:rPr>
            <w:fldChar w:fldCharType="separate"/>
          </w:r>
          <w:ins w:id="197" w:author="David Conklin" w:date="2021-10-21T07:12:00Z">
            <w:r>
              <w:rPr>
                <w:noProof/>
                <w:webHidden/>
              </w:rPr>
              <w:t>35</w:t>
            </w:r>
            <w:r>
              <w:rPr>
                <w:noProof/>
                <w:webHidden/>
              </w:rPr>
              <w:fldChar w:fldCharType="end"/>
            </w:r>
            <w:r w:rsidRPr="008870DB">
              <w:rPr>
                <w:rStyle w:val="Hyperlink"/>
                <w:noProof/>
              </w:rPr>
              <w:fldChar w:fldCharType="end"/>
            </w:r>
          </w:ins>
        </w:p>
        <w:p w14:paraId="5EC66A42" w14:textId="2BAFBA71" w:rsidR="005B428C" w:rsidRDefault="005B428C">
          <w:pPr>
            <w:pStyle w:val="TOC1"/>
            <w:tabs>
              <w:tab w:val="right" w:leader="dot" w:pos="9350"/>
            </w:tabs>
            <w:rPr>
              <w:ins w:id="198" w:author="David Conklin" w:date="2021-10-21T07:12:00Z"/>
              <w:rFonts w:eastAsiaTheme="minorEastAsia"/>
              <w:noProof/>
            </w:rPr>
          </w:pPr>
          <w:ins w:id="199"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"_Toc85692825"</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Reservoirs</w:t>
            </w:r>
            <w:r>
              <w:rPr>
                <w:noProof/>
                <w:webHidden/>
              </w:rPr>
              <w:tab/>
            </w:r>
            <w:r>
              <w:rPr>
                <w:noProof/>
                <w:webHidden/>
              </w:rPr>
              <w:fldChar w:fldCharType="begin"/>
            </w:r>
            <w:r>
              <w:rPr>
                <w:noProof/>
                <w:webHidden/>
              </w:rPr>
              <w:instrText xml:space="preserve"> PAGEREF _Toc85692825 \h </w:instrText>
            </w:r>
            <w:r>
              <w:rPr>
                <w:noProof/>
                <w:webHidden/>
              </w:rPr>
            </w:r>
          </w:ins>
          <w:r>
            <w:rPr>
              <w:noProof/>
              <w:webHidden/>
            </w:rPr>
            <w:fldChar w:fldCharType="separate"/>
          </w:r>
          <w:ins w:id="200" w:author="David Conklin" w:date="2021-10-21T07:12:00Z">
            <w:r>
              <w:rPr>
                <w:noProof/>
                <w:webHidden/>
              </w:rPr>
              <w:t>36</w:t>
            </w:r>
            <w:r>
              <w:rPr>
                <w:noProof/>
                <w:webHidden/>
              </w:rPr>
              <w:fldChar w:fldCharType="end"/>
            </w:r>
            <w:r w:rsidRPr="008870DB">
              <w:rPr>
                <w:rStyle w:val="Hyperlink"/>
                <w:noProof/>
              </w:rPr>
              <w:fldChar w:fldCharType="end"/>
            </w:r>
          </w:ins>
        </w:p>
        <w:p w14:paraId="7CE7534B" w14:textId="10BDD0BE" w:rsidR="005B428C" w:rsidRDefault="005B428C">
          <w:pPr>
            <w:pStyle w:val="TOC2"/>
            <w:tabs>
              <w:tab w:val="right" w:leader="dot" w:pos="9350"/>
            </w:tabs>
            <w:rPr>
              <w:ins w:id="201" w:author="David Conklin" w:date="2021-10-21T07:12:00Z"/>
              <w:rFonts w:eastAsiaTheme="minorEastAsia"/>
              <w:noProof/>
            </w:rPr>
          </w:pPr>
          <w:ins w:id="202"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"_Toc85692826"</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Reservoir data</w:t>
            </w:r>
            <w:r>
              <w:rPr>
                <w:noProof/>
                <w:webHidden/>
              </w:rPr>
              <w:tab/>
            </w:r>
            <w:r>
              <w:rPr>
                <w:noProof/>
                <w:webHidden/>
              </w:rPr>
              <w:fldChar w:fldCharType="begin"/>
            </w:r>
            <w:r>
              <w:rPr>
                <w:noProof/>
                <w:webHidden/>
              </w:rPr>
              <w:instrText xml:space="preserve"> PAGEREF _Toc85692826 \h </w:instrText>
            </w:r>
            <w:r>
              <w:rPr>
                <w:noProof/>
                <w:webHidden/>
              </w:rPr>
            </w:r>
          </w:ins>
          <w:r>
            <w:rPr>
              <w:noProof/>
              <w:webHidden/>
            </w:rPr>
            <w:fldChar w:fldCharType="separate"/>
          </w:r>
          <w:ins w:id="203" w:author="David Conklin" w:date="2021-10-21T07:12:00Z">
            <w:r>
              <w:rPr>
                <w:noProof/>
                <w:webHidden/>
              </w:rPr>
              <w:t>37</w:t>
            </w:r>
            <w:r>
              <w:rPr>
                <w:noProof/>
                <w:webHidden/>
              </w:rPr>
              <w:fldChar w:fldCharType="end"/>
            </w:r>
            <w:r w:rsidRPr="008870DB">
              <w:rPr>
                <w:rStyle w:val="Hyperlink"/>
                <w:noProof/>
              </w:rPr>
              <w:fldChar w:fldCharType="end"/>
            </w:r>
          </w:ins>
        </w:p>
        <w:p w14:paraId="517364F9" w14:textId="2DD4138A" w:rsidR="005B428C" w:rsidRDefault="005B428C">
          <w:pPr>
            <w:pStyle w:val="TOC2"/>
            <w:tabs>
              <w:tab w:val="right" w:leader="dot" w:pos="9350"/>
            </w:tabs>
            <w:rPr>
              <w:ins w:id="204" w:author="David Conklin" w:date="2021-10-21T07:12:00Z"/>
              <w:rFonts w:eastAsiaTheme="minorEastAsia"/>
              <w:noProof/>
            </w:rPr>
          </w:pPr>
          <w:ins w:id="205" w:author="David Conklin" w:date="2021-10-21T07:12:00Z">
            <w:r w:rsidRPr="008870DB">
              <w:rPr>
                <w:rStyle w:val="Hyperlink"/>
                <w:noProof/>
              </w:rPr>
              <w:lastRenderedPageBreak/>
              <w:fldChar w:fldCharType="begin"/>
            </w:r>
            <w:r w:rsidRPr="008870DB">
              <w:rPr>
                <w:rStyle w:val="Hyperlink"/>
                <w:noProof/>
              </w:rPr>
              <w:instrText xml:space="preserve"> </w:instrText>
            </w:r>
            <w:r>
              <w:rPr>
                <w:noProof/>
              </w:rPr>
              <w:instrText>HYPERLINK \l "_Toc85692827"</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Reservoir data sources</w:t>
            </w:r>
            <w:r>
              <w:rPr>
                <w:noProof/>
                <w:webHidden/>
              </w:rPr>
              <w:tab/>
            </w:r>
            <w:r>
              <w:rPr>
                <w:noProof/>
                <w:webHidden/>
              </w:rPr>
              <w:fldChar w:fldCharType="begin"/>
            </w:r>
            <w:r>
              <w:rPr>
                <w:noProof/>
                <w:webHidden/>
              </w:rPr>
              <w:instrText xml:space="preserve"> PAGEREF _Toc85692827 \h </w:instrText>
            </w:r>
            <w:r>
              <w:rPr>
                <w:noProof/>
                <w:webHidden/>
              </w:rPr>
            </w:r>
          </w:ins>
          <w:r>
            <w:rPr>
              <w:noProof/>
              <w:webHidden/>
            </w:rPr>
            <w:fldChar w:fldCharType="separate"/>
          </w:r>
          <w:ins w:id="206" w:author="David Conklin" w:date="2021-10-21T07:12:00Z">
            <w:r>
              <w:rPr>
                <w:noProof/>
                <w:webHidden/>
              </w:rPr>
              <w:t>39</w:t>
            </w:r>
            <w:r>
              <w:rPr>
                <w:noProof/>
                <w:webHidden/>
              </w:rPr>
              <w:fldChar w:fldCharType="end"/>
            </w:r>
            <w:r w:rsidRPr="008870DB">
              <w:rPr>
                <w:rStyle w:val="Hyperlink"/>
                <w:noProof/>
              </w:rPr>
              <w:fldChar w:fldCharType="end"/>
            </w:r>
          </w:ins>
        </w:p>
        <w:p w14:paraId="52F580B1" w14:textId="6AE6B845" w:rsidR="005B428C" w:rsidRDefault="005B428C">
          <w:pPr>
            <w:pStyle w:val="TOC1"/>
            <w:tabs>
              <w:tab w:val="right" w:leader="dot" w:pos="9350"/>
            </w:tabs>
            <w:rPr>
              <w:ins w:id="207" w:author="David Conklin" w:date="2021-10-21T07:12:00Z"/>
              <w:rFonts w:eastAsiaTheme="minorEastAsia"/>
              <w:noProof/>
            </w:rPr>
          </w:pPr>
          <w:ins w:id="208"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"_Toc85692828"</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_Toc85692828 \h </w:instrText>
            </w:r>
            <w:r>
              <w:rPr>
                <w:noProof/>
                <w:webHidden/>
              </w:rPr>
            </w:r>
          </w:ins>
          <w:r>
            <w:rPr>
              <w:noProof/>
              <w:webHidden/>
            </w:rPr>
            <w:fldChar w:fldCharType="separate"/>
          </w:r>
          <w:ins w:id="209" w:author="David Conklin" w:date="2021-10-21T07:12:00Z">
            <w:r>
              <w:rPr>
                <w:noProof/>
                <w:webHidden/>
              </w:rPr>
              <w:t>39</w:t>
            </w:r>
            <w:r>
              <w:rPr>
                <w:noProof/>
                <w:webHidden/>
              </w:rPr>
              <w:fldChar w:fldCharType="end"/>
            </w:r>
            <w:r w:rsidRPr="008870DB">
              <w:rPr>
                <w:rStyle w:val="Hyperlink"/>
                <w:noProof/>
              </w:rPr>
              <w:fldChar w:fldCharType="end"/>
            </w:r>
          </w:ins>
        </w:p>
        <w:p w14:paraId="2F56F725" w14:textId="501FA08C" w:rsidR="005B428C" w:rsidRDefault="005B428C">
          <w:pPr>
            <w:pStyle w:val="TOC2"/>
            <w:tabs>
              <w:tab w:val="right" w:leader="dot" w:pos="9350"/>
            </w:tabs>
            <w:rPr>
              <w:ins w:id="210" w:author="David Conklin" w:date="2021-10-21T07:12:00Z"/>
              <w:rFonts w:eastAsiaTheme="minorEastAsia"/>
              <w:noProof/>
            </w:rPr>
          </w:pPr>
          <w:ins w:id="211"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"_Toc85692829"</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Limitations of subbasin simulations</w:t>
            </w:r>
            <w:r>
              <w:rPr>
                <w:noProof/>
                <w:webHidden/>
              </w:rPr>
              <w:tab/>
            </w:r>
            <w:r>
              <w:rPr>
                <w:noProof/>
                <w:webHidden/>
              </w:rPr>
              <w:fldChar w:fldCharType="begin"/>
            </w:r>
            <w:r>
              <w:rPr>
                <w:noProof/>
                <w:webHidden/>
              </w:rPr>
              <w:instrText xml:space="preserve"> PAGEREF _Toc85692829 \h </w:instrText>
            </w:r>
            <w:r>
              <w:rPr>
                <w:noProof/>
                <w:webHidden/>
              </w:rPr>
            </w:r>
          </w:ins>
          <w:r>
            <w:rPr>
              <w:noProof/>
              <w:webHidden/>
            </w:rPr>
            <w:fldChar w:fldCharType="separate"/>
          </w:r>
          <w:ins w:id="212" w:author="David Conklin" w:date="2021-10-21T07:12:00Z">
            <w:r>
              <w:rPr>
                <w:noProof/>
                <w:webHidden/>
              </w:rPr>
              <w:t>41</w:t>
            </w:r>
            <w:r>
              <w:rPr>
                <w:noProof/>
                <w:webHidden/>
              </w:rPr>
              <w:fldChar w:fldCharType="end"/>
            </w:r>
            <w:r w:rsidRPr="008870DB">
              <w:rPr>
                <w:rStyle w:val="Hyperlink"/>
                <w:noProof/>
              </w:rPr>
              <w:fldChar w:fldCharType="end"/>
            </w:r>
          </w:ins>
        </w:p>
        <w:p w14:paraId="36540F0C" w14:textId="4E8E31C5" w:rsidR="005B428C" w:rsidRDefault="005B428C">
          <w:pPr>
            <w:pStyle w:val="TOC1"/>
            <w:tabs>
              <w:tab w:val="right" w:leader="dot" w:pos="9350"/>
            </w:tabs>
            <w:rPr>
              <w:ins w:id="213" w:author="David Conklin" w:date="2021-10-21T07:12:00Z"/>
              <w:rFonts w:eastAsiaTheme="minorEastAsia"/>
              <w:noProof/>
            </w:rPr>
          </w:pPr>
          <w:ins w:id="214"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"_Toc85692830"</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Calibration procedure</w:t>
            </w:r>
            <w:r>
              <w:rPr>
                <w:noProof/>
                <w:webHidden/>
              </w:rPr>
              <w:tab/>
            </w:r>
            <w:r>
              <w:rPr>
                <w:noProof/>
                <w:webHidden/>
              </w:rPr>
              <w:fldChar w:fldCharType="begin"/>
            </w:r>
            <w:r>
              <w:rPr>
                <w:noProof/>
                <w:webHidden/>
              </w:rPr>
              <w:instrText xml:space="preserve"> PAGEREF _Toc85692830 \h </w:instrText>
            </w:r>
            <w:r>
              <w:rPr>
                <w:noProof/>
                <w:webHidden/>
              </w:rPr>
            </w:r>
          </w:ins>
          <w:r>
            <w:rPr>
              <w:noProof/>
              <w:webHidden/>
            </w:rPr>
            <w:fldChar w:fldCharType="separate"/>
          </w:r>
          <w:ins w:id="215" w:author="David Conklin" w:date="2021-10-21T07:12:00Z">
            <w:r>
              <w:rPr>
                <w:noProof/>
                <w:webHidden/>
              </w:rPr>
              <w:t>41</w:t>
            </w:r>
            <w:r>
              <w:rPr>
                <w:noProof/>
                <w:webHidden/>
              </w:rPr>
              <w:fldChar w:fldCharType="end"/>
            </w:r>
            <w:r w:rsidRPr="008870DB">
              <w:rPr>
                <w:rStyle w:val="Hyperlink"/>
                <w:noProof/>
              </w:rPr>
              <w:fldChar w:fldCharType="end"/>
            </w:r>
          </w:ins>
        </w:p>
        <w:p w14:paraId="51D21993" w14:textId="72DBC99F" w:rsidR="005B428C" w:rsidRDefault="005B428C">
          <w:pPr>
            <w:pStyle w:val="TOC2"/>
            <w:tabs>
              <w:tab w:val="right" w:leader="dot" w:pos="9350"/>
            </w:tabs>
            <w:rPr>
              <w:ins w:id="216" w:author="David Conklin" w:date="2021-10-21T07:12:00Z"/>
              <w:rFonts w:eastAsiaTheme="minorEastAsia"/>
              <w:noProof/>
            </w:rPr>
          </w:pPr>
          <w:ins w:id="217"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"_Toc85692831"</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Using PEST to determine HBV parameter values</w:t>
            </w:r>
            <w:r>
              <w:rPr>
                <w:noProof/>
                <w:webHidden/>
              </w:rPr>
              <w:tab/>
            </w:r>
            <w:r>
              <w:rPr>
                <w:noProof/>
                <w:webHidden/>
              </w:rPr>
              <w:fldChar w:fldCharType="begin"/>
            </w:r>
            <w:r>
              <w:rPr>
                <w:noProof/>
                <w:webHidden/>
              </w:rPr>
              <w:instrText xml:space="preserve"> PAGEREF _Toc85692831 \h </w:instrText>
            </w:r>
            <w:r>
              <w:rPr>
                <w:noProof/>
                <w:webHidden/>
              </w:rPr>
            </w:r>
          </w:ins>
          <w:r>
            <w:rPr>
              <w:noProof/>
              <w:webHidden/>
            </w:rPr>
            <w:fldChar w:fldCharType="separate"/>
          </w:r>
          <w:ins w:id="218" w:author="David Conklin" w:date="2021-10-21T07:12:00Z">
            <w:r>
              <w:rPr>
                <w:noProof/>
                <w:webHidden/>
              </w:rPr>
              <w:t>42</w:t>
            </w:r>
            <w:r>
              <w:rPr>
                <w:noProof/>
                <w:webHidden/>
              </w:rPr>
              <w:fldChar w:fldCharType="end"/>
            </w:r>
            <w:r w:rsidRPr="008870DB">
              <w:rPr>
                <w:rStyle w:val="Hyperlink"/>
                <w:noProof/>
              </w:rPr>
              <w:fldChar w:fldCharType="end"/>
            </w:r>
          </w:ins>
        </w:p>
        <w:p w14:paraId="042BEA8E" w14:textId="37F77A02" w:rsidR="005B428C" w:rsidRDefault="005B428C">
          <w:pPr>
            <w:pStyle w:val="TOC2"/>
            <w:tabs>
              <w:tab w:val="right" w:leader="dot" w:pos="9350"/>
            </w:tabs>
            <w:rPr>
              <w:ins w:id="219" w:author="David Conklin" w:date="2021-10-21T07:12:00Z"/>
              <w:rFonts w:eastAsiaTheme="minorEastAsia"/>
              <w:noProof/>
            </w:rPr>
          </w:pPr>
          <w:ins w:id="220"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"_Toc85692832"</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_Toc85692832 \h </w:instrText>
            </w:r>
            <w:r>
              <w:rPr>
                <w:noProof/>
                <w:webHidden/>
              </w:rPr>
            </w:r>
          </w:ins>
          <w:r>
            <w:rPr>
              <w:noProof/>
              <w:webHidden/>
            </w:rPr>
            <w:fldChar w:fldCharType="separate"/>
          </w:r>
          <w:ins w:id="221" w:author="David Conklin" w:date="2021-10-21T07:12:00Z">
            <w:r>
              <w:rPr>
                <w:noProof/>
                <w:webHidden/>
              </w:rPr>
              <w:t>42</w:t>
            </w:r>
            <w:r>
              <w:rPr>
                <w:noProof/>
                <w:webHidden/>
              </w:rPr>
              <w:fldChar w:fldCharType="end"/>
            </w:r>
            <w:r w:rsidRPr="008870DB">
              <w:rPr>
                <w:rStyle w:val="Hyperlink"/>
                <w:noProof/>
              </w:rPr>
              <w:fldChar w:fldCharType="end"/>
            </w:r>
          </w:ins>
        </w:p>
        <w:p w14:paraId="23D20E5F" w14:textId="0AE3486F" w:rsidR="005B428C" w:rsidRDefault="005B428C">
          <w:pPr>
            <w:pStyle w:val="TOC2"/>
            <w:tabs>
              <w:tab w:val="right" w:leader="dot" w:pos="9350"/>
            </w:tabs>
            <w:rPr>
              <w:ins w:id="222" w:author="David Conklin" w:date="2021-10-21T07:12:00Z"/>
              <w:rFonts w:eastAsiaTheme="minorEastAsia"/>
              <w:noProof/>
            </w:rPr>
          </w:pPr>
          <w:ins w:id="223"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"_Toc85692833"</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Calibrating stream temperatures</w:t>
            </w:r>
            <w:r>
              <w:rPr>
                <w:noProof/>
                <w:webHidden/>
              </w:rPr>
              <w:tab/>
            </w:r>
            <w:r>
              <w:rPr>
                <w:noProof/>
                <w:webHidden/>
              </w:rPr>
              <w:fldChar w:fldCharType="begin"/>
            </w:r>
            <w:r>
              <w:rPr>
                <w:noProof/>
                <w:webHidden/>
              </w:rPr>
              <w:instrText xml:space="preserve"> PAGEREF _Toc85692833 \h </w:instrText>
            </w:r>
            <w:r>
              <w:rPr>
                <w:noProof/>
                <w:webHidden/>
              </w:rPr>
            </w:r>
          </w:ins>
          <w:r>
            <w:rPr>
              <w:noProof/>
              <w:webHidden/>
            </w:rPr>
            <w:fldChar w:fldCharType="separate"/>
          </w:r>
          <w:ins w:id="224" w:author="David Conklin" w:date="2021-10-21T07:12:00Z">
            <w:r>
              <w:rPr>
                <w:noProof/>
                <w:webHidden/>
              </w:rPr>
              <w:t>43</w:t>
            </w:r>
            <w:r>
              <w:rPr>
                <w:noProof/>
                <w:webHidden/>
              </w:rPr>
              <w:fldChar w:fldCharType="end"/>
            </w:r>
            <w:r w:rsidRPr="008870DB">
              <w:rPr>
                <w:rStyle w:val="Hyperlink"/>
                <w:noProof/>
              </w:rPr>
              <w:fldChar w:fldCharType="end"/>
            </w:r>
          </w:ins>
        </w:p>
        <w:p w14:paraId="4C7E229C" w14:textId="6AD6A5F3" w:rsidR="005B428C" w:rsidRDefault="005B428C">
          <w:pPr>
            <w:pStyle w:val="TOC1"/>
            <w:tabs>
              <w:tab w:val="right" w:leader="dot" w:pos="9350"/>
            </w:tabs>
            <w:rPr>
              <w:ins w:id="225" w:author="David Conklin" w:date="2021-10-21T07:12:00Z"/>
              <w:rFonts w:eastAsiaTheme="minorEastAsia"/>
              <w:noProof/>
            </w:rPr>
          </w:pPr>
          <w:ins w:id="226"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"_Toc85692834"</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North Santiam study area</w:t>
            </w:r>
            <w:r>
              <w:rPr>
                <w:noProof/>
                <w:webHidden/>
              </w:rPr>
              <w:tab/>
            </w:r>
            <w:r>
              <w:rPr>
                <w:noProof/>
                <w:webHidden/>
              </w:rPr>
              <w:fldChar w:fldCharType="begin"/>
            </w:r>
            <w:r>
              <w:rPr>
                <w:noProof/>
                <w:webHidden/>
              </w:rPr>
              <w:instrText xml:space="preserve"> PAGEREF _Toc85692834 \h </w:instrText>
            </w:r>
            <w:r>
              <w:rPr>
                <w:noProof/>
                <w:webHidden/>
              </w:rPr>
            </w:r>
          </w:ins>
          <w:r>
            <w:rPr>
              <w:noProof/>
              <w:webHidden/>
            </w:rPr>
            <w:fldChar w:fldCharType="separate"/>
          </w:r>
          <w:ins w:id="227" w:author="David Conklin" w:date="2021-10-21T07:12:00Z">
            <w:r>
              <w:rPr>
                <w:noProof/>
                <w:webHidden/>
              </w:rPr>
              <w:t>44</w:t>
            </w:r>
            <w:r>
              <w:rPr>
                <w:noProof/>
                <w:webHidden/>
              </w:rPr>
              <w:fldChar w:fldCharType="end"/>
            </w:r>
            <w:r w:rsidRPr="008870DB">
              <w:rPr>
                <w:rStyle w:val="Hyperlink"/>
                <w:noProof/>
              </w:rPr>
              <w:fldChar w:fldCharType="end"/>
            </w:r>
          </w:ins>
        </w:p>
        <w:p w14:paraId="1E029B2F" w14:textId="664DDF04" w:rsidR="005B428C" w:rsidRDefault="005B428C">
          <w:pPr>
            <w:pStyle w:val="TOC2"/>
            <w:tabs>
              <w:tab w:val="right" w:leader="dot" w:pos="9350"/>
            </w:tabs>
            <w:rPr>
              <w:ins w:id="228" w:author="David Conklin" w:date="2021-10-21T07:12:00Z"/>
              <w:rFonts w:eastAsiaTheme="minorEastAsia"/>
              <w:noProof/>
            </w:rPr>
          </w:pPr>
          <w:ins w:id="229"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"_Toc85692835"</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_Toc85692835 \h </w:instrText>
            </w:r>
            <w:r>
              <w:rPr>
                <w:noProof/>
                <w:webHidden/>
              </w:rPr>
            </w:r>
          </w:ins>
          <w:r>
            <w:rPr>
              <w:noProof/>
              <w:webHidden/>
            </w:rPr>
            <w:fldChar w:fldCharType="separate"/>
          </w:r>
          <w:ins w:id="230" w:author="David Conklin" w:date="2021-10-21T07:12:00Z">
            <w:r>
              <w:rPr>
                <w:noProof/>
                <w:webHidden/>
              </w:rPr>
              <w:t>44</w:t>
            </w:r>
            <w:r>
              <w:rPr>
                <w:noProof/>
                <w:webHidden/>
              </w:rPr>
              <w:fldChar w:fldCharType="end"/>
            </w:r>
            <w:r w:rsidRPr="008870DB">
              <w:rPr>
                <w:rStyle w:val="Hyperlink"/>
                <w:noProof/>
              </w:rPr>
              <w:fldChar w:fldCharType="end"/>
            </w:r>
          </w:ins>
        </w:p>
        <w:p w14:paraId="65080BC0" w14:textId="1E5EBA6B" w:rsidR="005B428C" w:rsidRDefault="005B428C">
          <w:pPr>
            <w:pStyle w:val="TOC2"/>
            <w:tabs>
              <w:tab w:val="right" w:leader="dot" w:pos="9350"/>
            </w:tabs>
            <w:rPr>
              <w:ins w:id="231" w:author="David Conklin" w:date="2021-10-21T07:12:00Z"/>
              <w:rFonts w:eastAsiaTheme="minorEastAsia"/>
              <w:noProof/>
            </w:rPr>
          </w:pPr>
          <w:ins w:id="232"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"_Toc85692836"</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Municipal water rights</w:t>
            </w:r>
            <w:r>
              <w:rPr>
                <w:noProof/>
                <w:webHidden/>
              </w:rPr>
              <w:tab/>
            </w:r>
            <w:r>
              <w:rPr>
                <w:noProof/>
                <w:webHidden/>
              </w:rPr>
              <w:fldChar w:fldCharType="begin"/>
            </w:r>
            <w:r>
              <w:rPr>
                <w:noProof/>
                <w:webHidden/>
              </w:rPr>
              <w:instrText xml:space="preserve"> PAGEREF _Toc85692836 \h </w:instrText>
            </w:r>
            <w:r>
              <w:rPr>
                <w:noProof/>
                <w:webHidden/>
              </w:rPr>
            </w:r>
          </w:ins>
          <w:r>
            <w:rPr>
              <w:noProof/>
              <w:webHidden/>
            </w:rPr>
            <w:fldChar w:fldCharType="separate"/>
          </w:r>
          <w:ins w:id="233" w:author="David Conklin" w:date="2021-10-21T07:12:00Z">
            <w:r>
              <w:rPr>
                <w:noProof/>
                <w:webHidden/>
              </w:rPr>
              <w:t>45</w:t>
            </w:r>
            <w:r>
              <w:rPr>
                <w:noProof/>
                <w:webHidden/>
              </w:rPr>
              <w:fldChar w:fldCharType="end"/>
            </w:r>
            <w:r w:rsidRPr="008870DB">
              <w:rPr>
                <w:rStyle w:val="Hyperlink"/>
                <w:noProof/>
              </w:rPr>
              <w:fldChar w:fldCharType="end"/>
            </w:r>
          </w:ins>
        </w:p>
        <w:p w14:paraId="00B7AF01" w14:textId="32885B22" w:rsidR="005B428C" w:rsidRDefault="005B428C">
          <w:pPr>
            <w:pStyle w:val="TOC2"/>
            <w:tabs>
              <w:tab w:val="right" w:leader="dot" w:pos="9350"/>
            </w:tabs>
            <w:rPr>
              <w:ins w:id="234" w:author="David Conklin" w:date="2021-10-21T07:12:00Z"/>
              <w:rFonts w:eastAsiaTheme="minorEastAsia"/>
              <w:noProof/>
            </w:rPr>
          </w:pPr>
          <w:ins w:id="235"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"_Toc85692837"</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Reality check</w:t>
            </w:r>
            <w:r>
              <w:rPr>
                <w:noProof/>
                <w:webHidden/>
              </w:rPr>
              <w:tab/>
            </w:r>
            <w:r>
              <w:rPr>
                <w:noProof/>
                <w:webHidden/>
              </w:rPr>
              <w:fldChar w:fldCharType="begin"/>
            </w:r>
            <w:r>
              <w:rPr>
                <w:noProof/>
                <w:webHidden/>
              </w:rPr>
              <w:instrText xml:space="preserve"> PAGEREF _Toc85692837 \h </w:instrText>
            </w:r>
            <w:r>
              <w:rPr>
                <w:noProof/>
                <w:webHidden/>
              </w:rPr>
            </w:r>
          </w:ins>
          <w:r>
            <w:rPr>
              <w:noProof/>
              <w:webHidden/>
            </w:rPr>
            <w:fldChar w:fldCharType="separate"/>
          </w:r>
          <w:ins w:id="236" w:author="David Conklin" w:date="2021-10-21T07:12:00Z">
            <w:r>
              <w:rPr>
                <w:noProof/>
                <w:webHidden/>
              </w:rPr>
              <w:t>45</w:t>
            </w:r>
            <w:r>
              <w:rPr>
                <w:noProof/>
                <w:webHidden/>
              </w:rPr>
              <w:fldChar w:fldCharType="end"/>
            </w:r>
            <w:r w:rsidRPr="008870DB">
              <w:rPr>
                <w:rStyle w:val="Hyperlink"/>
                <w:noProof/>
              </w:rPr>
              <w:fldChar w:fldCharType="end"/>
            </w:r>
          </w:ins>
        </w:p>
        <w:p w14:paraId="21C15C35" w14:textId="1CBB47FD" w:rsidR="005B428C" w:rsidRDefault="005B428C">
          <w:pPr>
            <w:pStyle w:val="TOC2"/>
            <w:tabs>
              <w:tab w:val="right" w:leader="dot" w:pos="9350"/>
            </w:tabs>
            <w:rPr>
              <w:ins w:id="237" w:author="David Conklin" w:date="2021-10-21T07:12:00Z"/>
              <w:rFonts w:eastAsiaTheme="minorEastAsia"/>
              <w:noProof/>
            </w:rPr>
          </w:pPr>
          <w:ins w:id="238"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"_Toc85692838"</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Inflows from springs</w:t>
            </w:r>
            <w:r>
              <w:rPr>
                <w:noProof/>
                <w:webHidden/>
              </w:rPr>
              <w:tab/>
            </w:r>
            <w:r>
              <w:rPr>
                <w:noProof/>
                <w:webHidden/>
              </w:rPr>
              <w:fldChar w:fldCharType="begin"/>
            </w:r>
            <w:r>
              <w:rPr>
                <w:noProof/>
                <w:webHidden/>
              </w:rPr>
              <w:instrText xml:space="preserve"> PAGEREF _Toc85692838 \h </w:instrText>
            </w:r>
            <w:r>
              <w:rPr>
                <w:noProof/>
                <w:webHidden/>
              </w:rPr>
            </w:r>
          </w:ins>
          <w:r>
            <w:rPr>
              <w:noProof/>
              <w:webHidden/>
            </w:rPr>
            <w:fldChar w:fldCharType="separate"/>
          </w:r>
          <w:ins w:id="239" w:author="David Conklin" w:date="2021-10-21T07:12:00Z">
            <w:r>
              <w:rPr>
                <w:noProof/>
                <w:webHidden/>
              </w:rPr>
              <w:t>47</w:t>
            </w:r>
            <w:r>
              <w:rPr>
                <w:noProof/>
                <w:webHidden/>
              </w:rPr>
              <w:fldChar w:fldCharType="end"/>
            </w:r>
            <w:r w:rsidRPr="008870DB">
              <w:rPr>
                <w:rStyle w:val="Hyperlink"/>
                <w:noProof/>
              </w:rPr>
              <w:fldChar w:fldCharType="end"/>
            </w:r>
          </w:ins>
        </w:p>
        <w:p w14:paraId="11FB227E" w14:textId="3EC0C2B7" w:rsidR="005B428C" w:rsidRDefault="005B428C">
          <w:pPr>
            <w:pStyle w:val="TOC2"/>
            <w:tabs>
              <w:tab w:val="right" w:leader="dot" w:pos="9350"/>
            </w:tabs>
            <w:rPr>
              <w:ins w:id="240" w:author="David Conklin" w:date="2021-10-21T07:12:00Z"/>
              <w:rFonts w:eastAsiaTheme="minorEastAsia"/>
              <w:noProof/>
            </w:rPr>
          </w:pPr>
          <w:ins w:id="241"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"_Toc85692839"</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Calibration and simulation skill</w:t>
            </w:r>
            <w:r>
              <w:rPr>
                <w:noProof/>
                <w:webHidden/>
              </w:rPr>
              <w:tab/>
            </w:r>
            <w:r>
              <w:rPr>
                <w:noProof/>
                <w:webHidden/>
              </w:rPr>
              <w:fldChar w:fldCharType="begin"/>
            </w:r>
            <w:r>
              <w:rPr>
                <w:noProof/>
                <w:webHidden/>
              </w:rPr>
              <w:instrText xml:space="preserve"> PAGEREF _Toc85692839 \h </w:instrText>
            </w:r>
            <w:r>
              <w:rPr>
                <w:noProof/>
                <w:webHidden/>
              </w:rPr>
            </w:r>
          </w:ins>
          <w:r>
            <w:rPr>
              <w:noProof/>
              <w:webHidden/>
            </w:rPr>
            <w:fldChar w:fldCharType="separate"/>
          </w:r>
          <w:ins w:id="242" w:author="David Conklin" w:date="2021-10-21T07:12:00Z">
            <w:r>
              <w:rPr>
                <w:noProof/>
                <w:webHidden/>
              </w:rPr>
              <w:t>47</w:t>
            </w:r>
            <w:r>
              <w:rPr>
                <w:noProof/>
                <w:webHidden/>
              </w:rPr>
              <w:fldChar w:fldCharType="end"/>
            </w:r>
            <w:r w:rsidRPr="008870DB">
              <w:rPr>
                <w:rStyle w:val="Hyperlink"/>
                <w:noProof/>
              </w:rPr>
              <w:fldChar w:fldCharType="end"/>
            </w:r>
          </w:ins>
        </w:p>
        <w:p w14:paraId="6A66F474" w14:textId="54549171" w:rsidR="005B428C" w:rsidRDefault="005B428C">
          <w:pPr>
            <w:pStyle w:val="TOC2"/>
            <w:tabs>
              <w:tab w:val="right" w:leader="dot" w:pos="9350"/>
            </w:tabs>
            <w:rPr>
              <w:ins w:id="243" w:author="David Conklin" w:date="2021-10-21T07:12:00Z"/>
              <w:rFonts w:eastAsiaTheme="minorEastAsia"/>
              <w:noProof/>
            </w:rPr>
          </w:pPr>
          <w:ins w:id="244"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"_Toc85692840"</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_Toc85692840 \h </w:instrText>
            </w:r>
            <w:r>
              <w:rPr>
                <w:noProof/>
                <w:webHidden/>
              </w:rPr>
            </w:r>
          </w:ins>
          <w:r>
            <w:rPr>
              <w:noProof/>
              <w:webHidden/>
            </w:rPr>
            <w:fldChar w:fldCharType="separate"/>
          </w:r>
          <w:ins w:id="245" w:author="David Conklin" w:date="2021-10-21T07:12:00Z">
            <w:r>
              <w:rPr>
                <w:noProof/>
                <w:webHidden/>
              </w:rPr>
              <w:t>50</w:t>
            </w:r>
            <w:r>
              <w:rPr>
                <w:noProof/>
                <w:webHidden/>
              </w:rPr>
              <w:fldChar w:fldCharType="end"/>
            </w:r>
            <w:r w:rsidRPr="008870DB">
              <w:rPr>
                <w:rStyle w:val="Hyperlink"/>
                <w:noProof/>
              </w:rPr>
              <w:fldChar w:fldCharType="end"/>
            </w:r>
          </w:ins>
        </w:p>
        <w:p w14:paraId="0ABD02F0" w14:textId="487CABDF" w:rsidR="005B428C" w:rsidRDefault="005B428C">
          <w:pPr>
            <w:pStyle w:val="TOC2"/>
            <w:tabs>
              <w:tab w:val="right" w:leader="dot" w:pos="9350"/>
            </w:tabs>
            <w:rPr>
              <w:ins w:id="246" w:author="David Conklin" w:date="2021-10-21T07:12:00Z"/>
              <w:rFonts w:eastAsiaTheme="minorEastAsia"/>
              <w:noProof/>
            </w:rPr>
          </w:pPr>
          <w:ins w:id="247"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"_Toc85692841"</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_Toc85692841 \h </w:instrText>
            </w:r>
            <w:r>
              <w:rPr>
                <w:noProof/>
                <w:webHidden/>
              </w:rPr>
            </w:r>
          </w:ins>
          <w:r>
            <w:rPr>
              <w:noProof/>
              <w:webHidden/>
            </w:rPr>
            <w:fldChar w:fldCharType="separate"/>
          </w:r>
          <w:ins w:id="248" w:author="David Conklin" w:date="2021-10-21T07:12:00Z">
            <w:r>
              <w:rPr>
                <w:noProof/>
                <w:webHidden/>
              </w:rPr>
              <w:t>50</w:t>
            </w:r>
            <w:r>
              <w:rPr>
                <w:noProof/>
                <w:webHidden/>
              </w:rPr>
              <w:fldChar w:fldCharType="end"/>
            </w:r>
            <w:r w:rsidRPr="008870DB">
              <w:rPr>
                <w:rStyle w:val="Hyperlink"/>
                <w:noProof/>
              </w:rPr>
              <w:fldChar w:fldCharType="end"/>
            </w:r>
          </w:ins>
        </w:p>
        <w:p w14:paraId="1026657E" w14:textId="63099A92" w:rsidR="005B428C" w:rsidRDefault="005B428C">
          <w:pPr>
            <w:pStyle w:val="TOC1"/>
            <w:tabs>
              <w:tab w:val="right" w:leader="dot" w:pos="9350"/>
            </w:tabs>
            <w:rPr>
              <w:ins w:id="249" w:author="David Conklin" w:date="2021-10-21T07:12:00Z"/>
              <w:rFonts w:eastAsiaTheme="minorEastAsia"/>
              <w:noProof/>
            </w:rPr>
          </w:pPr>
          <w:ins w:id="250"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"_Toc85692842"</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McKenzie Basin Wetlands Study</w:t>
            </w:r>
            <w:r>
              <w:rPr>
                <w:noProof/>
                <w:webHidden/>
              </w:rPr>
              <w:tab/>
            </w:r>
            <w:r>
              <w:rPr>
                <w:noProof/>
                <w:webHidden/>
              </w:rPr>
              <w:fldChar w:fldCharType="begin"/>
            </w:r>
            <w:r>
              <w:rPr>
                <w:noProof/>
                <w:webHidden/>
              </w:rPr>
              <w:instrText xml:space="preserve"> PAGEREF _Toc85692842 \h </w:instrText>
            </w:r>
            <w:r>
              <w:rPr>
                <w:noProof/>
                <w:webHidden/>
              </w:rPr>
            </w:r>
          </w:ins>
          <w:r>
            <w:rPr>
              <w:noProof/>
              <w:webHidden/>
            </w:rPr>
            <w:fldChar w:fldCharType="separate"/>
          </w:r>
          <w:ins w:id="251" w:author="David Conklin" w:date="2021-10-21T07:12:00Z">
            <w:r>
              <w:rPr>
                <w:noProof/>
                <w:webHidden/>
              </w:rPr>
              <w:t>53</w:t>
            </w:r>
            <w:r>
              <w:rPr>
                <w:noProof/>
                <w:webHidden/>
              </w:rPr>
              <w:fldChar w:fldCharType="end"/>
            </w:r>
            <w:r w:rsidRPr="008870DB">
              <w:rPr>
                <w:rStyle w:val="Hyperlink"/>
                <w:noProof/>
              </w:rPr>
              <w:fldChar w:fldCharType="end"/>
            </w:r>
          </w:ins>
        </w:p>
        <w:p w14:paraId="2C103E02" w14:textId="64D9F04E" w:rsidR="005B428C" w:rsidRDefault="005B428C">
          <w:pPr>
            <w:pStyle w:val="TOC2"/>
            <w:tabs>
              <w:tab w:val="right" w:leader="dot" w:pos="9350"/>
            </w:tabs>
            <w:rPr>
              <w:ins w:id="252" w:author="David Conklin" w:date="2021-10-21T07:12:00Z"/>
              <w:rFonts w:eastAsiaTheme="minorEastAsia"/>
              <w:noProof/>
            </w:rPr>
          </w:pPr>
          <w:ins w:id="253"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"_Toc85692843"</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Project Overview</w:t>
            </w:r>
            <w:r>
              <w:rPr>
                <w:noProof/>
                <w:webHidden/>
              </w:rPr>
              <w:tab/>
            </w:r>
            <w:r>
              <w:rPr>
                <w:noProof/>
                <w:webHidden/>
              </w:rPr>
              <w:fldChar w:fldCharType="begin"/>
            </w:r>
            <w:r>
              <w:rPr>
                <w:noProof/>
                <w:webHidden/>
              </w:rPr>
              <w:instrText xml:space="preserve"> PAGEREF _Toc85692843 \h </w:instrText>
            </w:r>
            <w:r>
              <w:rPr>
                <w:noProof/>
                <w:webHidden/>
              </w:rPr>
            </w:r>
          </w:ins>
          <w:r>
            <w:rPr>
              <w:noProof/>
              <w:webHidden/>
            </w:rPr>
            <w:fldChar w:fldCharType="separate"/>
          </w:r>
          <w:ins w:id="254" w:author="David Conklin" w:date="2021-10-21T07:12:00Z">
            <w:r>
              <w:rPr>
                <w:noProof/>
                <w:webHidden/>
              </w:rPr>
              <w:t>53</w:t>
            </w:r>
            <w:r>
              <w:rPr>
                <w:noProof/>
                <w:webHidden/>
              </w:rPr>
              <w:fldChar w:fldCharType="end"/>
            </w:r>
            <w:r w:rsidRPr="008870DB">
              <w:rPr>
                <w:rStyle w:val="Hyperlink"/>
                <w:noProof/>
              </w:rPr>
              <w:fldChar w:fldCharType="end"/>
            </w:r>
          </w:ins>
        </w:p>
        <w:p w14:paraId="0627A527" w14:textId="00D7295B" w:rsidR="005B428C" w:rsidRDefault="005B428C">
          <w:pPr>
            <w:pStyle w:val="TOC2"/>
            <w:tabs>
              <w:tab w:val="right" w:leader="dot" w:pos="9350"/>
            </w:tabs>
            <w:rPr>
              <w:ins w:id="255" w:author="David Conklin" w:date="2021-10-21T07:12:00Z"/>
              <w:rFonts w:eastAsiaTheme="minorEastAsia"/>
              <w:noProof/>
            </w:rPr>
          </w:pPr>
          <w:ins w:id="256"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"_Toc85692844"</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Model and Simulation Overview</w:t>
            </w:r>
            <w:r>
              <w:rPr>
                <w:noProof/>
                <w:webHidden/>
              </w:rPr>
              <w:tab/>
            </w:r>
            <w:r>
              <w:rPr>
                <w:noProof/>
                <w:webHidden/>
              </w:rPr>
              <w:fldChar w:fldCharType="begin"/>
            </w:r>
            <w:r>
              <w:rPr>
                <w:noProof/>
                <w:webHidden/>
              </w:rPr>
              <w:instrText xml:space="preserve"> PAGEREF _Toc85692844 \h </w:instrText>
            </w:r>
            <w:r>
              <w:rPr>
                <w:noProof/>
                <w:webHidden/>
              </w:rPr>
            </w:r>
          </w:ins>
          <w:r>
            <w:rPr>
              <w:noProof/>
              <w:webHidden/>
            </w:rPr>
            <w:fldChar w:fldCharType="separate"/>
          </w:r>
          <w:ins w:id="257" w:author="David Conklin" w:date="2021-10-21T07:12:00Z">
            <w:r>
              <w:rPr>
                <w:noProof/>
                <w:webHidden/>
              </w:rPr>
              <w:t>55</w:t>
            </w:r>
            <w:r>
              <w:rPr>
                <w:noProof/>
                <w:webHidden/>
              </w:rPr>
              <w:fldChar w:fldCharType="end"/>
            </w:r>
            <w:r w:rsidRPr="008870DB">
              <w:rPr>
                <w:rStyle w:val="Hyperlink"/>
                <w:noProof/>
              </w:rPr>
              <w:fldChar w:fldCharType="end"/>
            </w:r>
          </w:ins>
        </w:p>
        <w:p w14:paraId="39F77527" w14:textId="446AC40A" w:rsidR="005B428C" w:rsidRDefault="005B428C">
          <w:pPr>
            <w:pStyle w:val="TOC2"/>
            <w:tabs>
              <w:tab w:val="right" w:leader="dot" w:pos="9350"/>
            </w:tabs>
            <w:rPr>
              <w:ins w:id="258" w:author="David Conklin" w:date="2021-10-21T07:12:00Z"/>
              <w:rFonts w:eastAsiaTheme="minorEastAsia"/>
              <w:noProof/>
            </w:rPr>
          </w:pPr>
          <w:ins w:id="259"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"_Toc85692845"</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_Toc85692845 \h </w:instrText>
            </w:r>
            <w:r>
              <w:rPr>
                <w:noProof/>
                <w:webHidden/>
              </w:rPr>
            </w:r>
          </w:ins>
          <w:r>
            <w:rPr>
              <w:noProof/>
              <w:webHidden/>
            </w:rPr>
            <w:fldChar w:fldCharType="separate"/>
          </w:r>
          <w:ins w:id="260" w:author="David Conklin" w:date="2021-10-21T07:12:00Z">
            <w:r>
              <w:rPr>
                <w:noProof/>
                <w:webHidden/>
              </w:rPr>
              <w:t>56</w:t>
            </w:r>
            <w:r>
              <w:rPr>
                <w:noProof/>
                <w:webHidden/>
              </w:rPr>
              <w:fldChar w:fldCharType="end"/>
            </w:r>
            <w:r w:rsidRPr="008870DB">
              <w:rPr>
                <w:rStyle w:val="Hyperlink"/>
                <w:noProof/>
              </w:rPr>
              <w:fldChar w:fldCharType="end"/>
            </w:r>
          </w:ins>
        </w:p>
        <w:p w14:paraId="6556248B" w14:textId="3701B215" w:rsidR="005B428C" w:rsidRDefault="005B428C">
          <w:pPr>
            <w:pStyle w:val="TOC2"/>
            <w:tabs>
              <w:tab w:val="right" w:leader="dot" w:pos="9350"/>
            </w:tabs>
            <w:rPr>
              <w:ins w:id="261" w:author="David Conklin" w:date="2021-10-21T07:12:00Z"/>
              <w:rFonts w:eastAsiaTheme="minorEastAsia"/>
              <w:noProof/>
            </w:rPr>
          </w:pPr>
          <w:ins w:id="262"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"_Toc85692846"</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Data changes for better representation of wetlands</w:t>
            </w:r>
            <w:r>
              <w:rPr>
                <w:noProof/>
                <w:webHidden/>
              </w:rPr>
              <w:tab/>
            </w:r>
            <w:r>
              <w:rPr>
                <w:noProof/>
                <w:webHidden/>
              </w:rPr>
              <w:fldChar w:fldCharType="begin"/>
            </w:r>
            <w:r>
              <w:rPr>
                <w:noProof/>
                <w:webHidden/>
              </w:rPr>
              <w:instrText xml:space="preserve"> PAGEREF _Toc85692846 \h </w:instrText>
            </w:r>
            <w:r>
              <w:rPr>
                <w:noProof/>
                <w:webHidden/>
              </w:rPr>
            </w:r>
          </w:ins>
          <w:r>
            <w:rPr>
              <w:noProof/>
              <w:webHidden/>
            </w:rPr>
            <w:fldChar w:fldCharType="separate"/>
          </w:r>
          <w:ins w:id="263" w:author="David Conklin" w:date="2021-10-21T07:12:00Z">
            <w:r>
              <w:rPr>
                <w:noProof/>
                <w:webHidden/>
              </w:rPr>
              <w:t>56</w:t>
            </w:r>
            <w:r>
              <w:rPr>
                <w:noProof/>
                <w:webHidden/>
              </w:rPr>
              <w:fldChar w:fldCharType="end"/>
            </w:r>
            <w:r w:rsidRPr="008870DB">
              <w:rPr>
                <w:rStyle w:val="Hyperlink"/>
                <w:noProof/>
              </w:rPr>
              <w:fldChar w:fldCharType="end"/>
            </w:r>
          </w:ins>
        </w:p>
        <w:p w14:paraId="34C4DE5C" w14:textId="753CED2E" w:rsidR="005B428C" w:rsidRDefault="005B428C">
          <w:pPr>
            <w:pStyle w:val="TOC2"/>
            <w:tabs>
              <w:tab w:val="right" w:leader="dot" w:pos="9350"/>
            </w:tabs>
            <w:rPr>
              <w:ins w:id="264" w:author="David Conklin" w:date="2021-10-21T07:12:00Z"/>
              <w:rFonts w:eastAsiaTheme="minorEastAsia"/>
              <w:noProof/>
            </w:rPr>
          </w:pPr>
          <w:ins w:id="265"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"_Toc85692847"</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Projection, Calendar, and Units</w:t>
            </w:r>
            <w:r>
              <w:rPr>
                <w:noProof/>
                <w:webHidden/>
              </w:rPr>
              <w:tab/>
            </w:r>
            <w:r>
              <w:rPr>
                <w:noProof/>
                <w:webHidden/>
              </w:rPr>
              <w:fldChar w:fldCharType="begin"/>
            </w:r>
            <w:r>
              <w:rPr>
                <w:noProof/>
                <w:webHidden/>
              </w:rPr>
              <w:instrText xml:space="preserve"> PAGEREF _Toc85692847 \h </w:instrText>
            </w:r>
            <w:r>
              <w:rPr>
                <w:noProof/>
                <w:webHidden/>
              </w:rPr>
            </w:r>
          </w:ins>
          <w:r>
            <w:rPr>
              <w:noProof/>
              <w:webHidden/>
            </w:rPr>
            <w:fldChar w:fldCharType="separate"/>
          </w:r>
          <w:ins w:id="266" w:author="David Conklin" w:date="2021-10-21T07:12:00Z">
            <w:r>
              <w:rPr>
                <w:noProof/>
                <w:webHidden/>
              </w:rPr>
              <w:t>57</w:t>
            </w:r>
            <w:r>
              <w:rPr>
                <w:noProof/>
                <w:webHidden/>
              </w:rPr>
              <w:fldChar w:fldCharType="end"/>
            </w:r>
            <w:r w:rsidRPr="008870DB">
              <w:rPr>
                <w:rStyle w:val="Hyperlink"/>
                <w:noProof/>
              </w:rPr>
              <w:fldChar w:fldCharType="end"/>
            </w:r>
          </w:ins>
        </w:p>
        <w:p w14:paraId="7F933E8B" w14:textId="04130BA8" w:rsidR="005B428C" w:rsidRDefault="005B428C">
          <w:pPr>
            <w:pStyle w:val="TOC2"/>
            <w:tabs>
              <w:tab w:val="right" w:leader="dot" w:pos="9350"/>
            </w:tabs>
            <w:rPr>
              <w:ins w:id="267" w:author="David Conklin" w:date="2021-10-21T07:12:00Z"/>
              <w:rFonts w:eastAsiaTheme="minorEastAsia"/>
              <w:noProof/>
            </w:rPr>
          </w:pPr>
          <w:ins w:id="268"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"_Toc85692848"</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Simulation of changes in wetlands over time</w:t>
            </w:r>
            <w:r>
              <w:rPr>
                <w:noProof/>
                <w:webHidden/>
              </w:rPr>
              <w:tab/>
            </w:r>
            <w:r>
              <w:rPr>
                <w:noProof/>
                <w:webHidden/>
              </w:rPr>
              <w:fldChar w:fldCharType="begin"/>
            </w:r>
            <w:r>
              <w:rPr>
                <w:noProof/>
                <w:webHidden/>
              </w:rPr>
              <w:instrText xml:space="preserve"> PAGEREF _Toc85692848 \h </w:instrText>
            </w:r>
            <w:r>
              <w:rPr>
                <w:noProof/>
                <w:webHidden/>
              </w:rPr>
            </w:r>
          </w:ins>
          <w:r>
            <w:rPr>
              <w:noProof/>
              <w:webHidden/>
            </w:rPr>
            <w:fldChar w:fldCharType="separate"/>
          </w:r>
          <w:ins w:id="269" w:author="David Conklin" w:date="2021-10-21T07:12:00Z">
            <w:r>
              <w:rPr>
                <w:noProof/>
                <w:webHidden/>
              </w:rPr>
              <w:t>57</w:t>
            </w:r>
            <w:r>
              <w:rPr>
                <w:noProof/>
                <w:webHidden/>
              </w:rPr>
              <w:fldChar w:fldCharType="end"/>
            </w:r>
            <w:r w:rsidRPr="008870DB">
              <w:rPr>
                <w:rStyle w:val="Hyperlink"/>
                <w:noProof/>
              </w:rPr>
              <w:fldChar w:fldCharType="end"/>
            </w:r>
          </w:ins>
        </w:p>
        <w:p w14:paraId="4ED35381" w14:textId="7BA0D4D8" w:rsidR="005B428C" w:rsidRDefault="005B428C">
          <w:pPr>
            <w:pStyle w:val="TOC2"/>
            <w:tabs>
              <w:tab w:val="right" w:leader="dot" w:pos="9350"/>
            </w:tabs>
            <w:rPr>
              <w:ins w:id="270" w:author="David Conklin" w:date="2021-10-21T07:12:00Z"/>
              <w:rFonts w:eastAsiaTheme="minorEastAsia"/>
              <w:noProof/>
            </w:rPr>
          </w:pPr>
          <w:ins w:id="271"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"_Toc85692849"</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How wetlands are represented in the model</w:t>
            </w:r>
            <w:r>
              <w:rPr>
                <w:noProof/>
                <w:webHidden/>
              </w:rPr>
              <w:tab/>
            </w:r>
            <w:r>
              <w:rPr>
                <w:noProof/>
                <w:webHidden/>
              </w:rPr>
              <w:fldChar w:fldCharType="begin"/>
            </w:r>
            <w:r>
              <w:rPr>
                <w:noProof/>
                <w:webHidden/>
              </w:rPr>
              <w:instrText xml:space="preserve"> PAGEREF _Toc85692849 \h </w:instrText>
            </w:r>
            <w:r>
              <w:rPr>
                <w:noProof/>
                <w:webHidden/>
              </w:rPr>
            </w:r>
          </w:ins>
          <w:r>
            <w:rPr>
              <w:noProof/>
              <w:webHidden/>
            </w:rPr>
            <w:fldChar w:fldCharType="separate"/>
          </w:r>
          <w:ins w:id="272" w:author="David Conklin" w:date="2021-10-21T07:12:00Z">
            <w:r>
              <w:rPr>
                <w:noProof/>
                <w:webHidden/>
              </w:rPr>
              <w:t>57</w:t>
            </w:r>
            <w:r>
              <w:rPr>
                <w:noProof/>
                <w:webHidden/>
              </w:rPr>
              <w:fldChar w:fldCharType="end"/>
            </w:r>
            <w:r w:rsidRPr="008870DB">
              <w:rPr>
                <w:rStyle w:val="Hyperlink"/>
                <w:noProof/>
              </w:rPr>
              <w:fldChar w:fldCharType="end"/>
            </w:r>
          </w:ins>
        </w:p>
        <w:p w14:paraId="1C376331" w14:textId="6B3520D4" w:rsidR="005B428C" w:rsidRDefault="005B428C">
          <w:pPr>
            <w:pStyle w:val="TOC2"/>
            <w:tabs>
              <w:tab w:val="right" w:leader="dot" w:pos="9350"/>
            </w:tabs>
            <w:rPr>
              <w:ins w:id="273" w:author="David Conklin" w:date="2021-10-21T07:12:00Z"/>
              <w:rFonts w:eastAsiaTheme="minorEastAsia"/>
              <w:noProof/>
            </w:rPr>
          </w:pPr>
          <w:ins w:id="274"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"_Toc85692850"</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The Wetland class and Wetland objects in the C++ code</w:t>
            </w:r>
            <w:r>
              <w:rPr>
                <w:noProof/>
                <w:webHidden/>
              </w:rPr>
              <w:tab/>
            </w:r>
            <w:r>
              <w:rPr>
                <w:noProof/>
                <w:webHidden/>
              </w:rPr>
              <w:fldChar w:fldCharType="begin"/>
            </w:r>
            <w:r>
              <w:rPr>
                <w:noProof/>
                <w:webHidden/>
              </w:rPr>
              <w:instrText xml:space="preserve"> PAGEREF _Toc85692850 \h </w:instrText>
            </w:r>
            <w:r>
              <w:rPr>
                <w:noProof/>
                <w:webHidden/>
              </w:rPr>
            </w:r>
          </w:ins>
          <w:r>
            <w:rPr>
              <w:noProof/>
              <w:webHidden/>
            </w:rPr>
            <w:fldChar w:fldCharType="separate"/>
          </w:r>
          <w:ins w:id="275" w:author="David Conklin" w:date="2021-10-21T07:12:00Z">
            <w:r>
              <w:rPr>
                <w:noProof/>
                <w:webHidden/>
              </w:rPr>
              <w:t>59</w:t>
            </w:r>
            <w:r>
              <w:rPr>
                <w:noProof/>
                <w:webHidden/>
              </w:rPr>
              <w:fldChar w:fldCharType="end"/>
            </w:r>
            <w:r w:rsidRPr="008870DB">
              <w:rPr>
                <w:rStyle w:val="Hyperlink"/>
                <w:noProof/>
              </w:rPr>
              <w:fldChar w:fldCharType="end"/>
            </w:r>
          </w:ins>
        </w:p>
        <w:p w14:paraId="13E514C9" w14:textId="794D56AB" w:rsidR="005B428C" w:rsidRDefault="005B428C">
          <w:pPr>
            <w:pStyle w:val="TOC2"/>
            <w:tabs>
              <w:tab w:val="right" w:leader="dot" w:pos="9350"/>
            </w:tabs>
            <w:rPr>
              <w:ins w:id="276" w:author="David Conklin" w:date="2021-10-21T07:12:00Z"/>
              <w:rFonts w:eastAsiaTheme="minorEastAsia"/>
              <w:noProof/>
            </w:rPr>
          </w:pPr>
          <w:ins w:id="277"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"_Toc85692851"</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Topology of wetlands, HRUs, IDUs, and reaches</w:t>
            </w:r>
            <w:r>
              <w:rPr>
                <w:noProof/>
                <w:webHidden/>
              </w:rPr>
              <w:tab/>
            </w:r>
            <w:r>
              <w:rPr>
                <w:noProof/>
                <w:webHidden/>
              </w:rPr>
              <w:fldChar w:fldCharType="begin"/>
            </w:r>
            <w:r>
              <w:rPr>
                <w:noProof/>
                <w:webHidden/>
              </w:rPr>
              <w:instrText xml:space="preserve"> PAGEREF _Toc85692851 \h </w:instrText>
            </w:r>
            <w:r>
              <w:rPr>
                <w:noProof/>
                <w:webHidden/>
              </w:rPr>
            </w:r>
          </w:ins>
          <w:r>
            <w:rPr>
              <w:noProof/>
              <w:webHidden/>
            </w:rPr>
            <w:fldChar w:fldCharType="separate"/>
          </w:r>
          <w:ins w:id="278" w:author="David Conklin" w:date="2021-10-21T07:12:00Z">
            <w:r>
              <w:rPr>
                <w:noProof/>
                <w:webHidden/>
              </w:rPr>
              <w:t>59</w:t>
            </w:r>
            <w:r>
              <w:rPr>
                <w:noProof/>
                <w:webHidden/>
              </w:rPr>
              <w:fldChar w:fldCharType="end"/>
            </w:r>
            <w:r w:rsidRPr="008870DB">
              <w:rPr>
                <w:rStyle w:val="Hyperlink"/>
                <w:noProof/>
              </w:rPr>
              <w:fldChar w:fldCharType="end"/>
            </w:r>
          </w:ins>
        </w:p>
        <w:p w14:paraId="565B2F85" w14:textId="3FFB0898" w:rsidR="005B428C" w:rsidRDefault="005B428C">
          <w:pPr>
            <w:pStyle w:val="TOC2"/>
            <w:tabs>
              <w:tab w:val="right" w:leader="dot" w:pos="9350"/>
            </w:tabs>
            <w:rPr>
              <w:ins w:id="279" w:author="David Conklin" w:date="2021-10-21T07:12:00Z"/>
              <w:rFonts w:eastAsiaTheme="minorEastAsia"/>
              <w:noProof/>
            </w:rPr>
          </w:pPr>
          <w:ins w:id="280"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"_Toc85692852"</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Attributes of interest in the wetlands study</w:t>
            </w:r>
            <w:r>
              <w:rPr>
                <w:noProof/>
                <w:webHidden/>
              </w:rPr>
              <w:tab/>
            </w:r>
            <w:r>
              <w:rPr>
                <w:noProof/>
                <w:webHidden/>
              </w:rPr>
              <w:fldChar w:fldCharType="begin"/>
            </w:r>
            <w:r>
              <w:rPr>
                <w:noProof/>
                <w:webHidden/>
              </w:rPr>
              <w:instrText xml:space="preserve"> PAGEREF _Toc85692852 \h </w:instrText>
            </w:r>
            <w:r>
              <w:rPr>
                <w:noProof/>
                <w:webHidden/>
              </w:rPr>
            </w:r>
          </w:ins>
          <w:r>
            <w:rPr>
              <w:noProof/>
              <w:webHidden/>
            </w:rPr>
            <w:fldChar w:fldCharType="separate"/>
          </w:r>
          <w:ins w:id="281" w:author="David Conklin" w:date="2021-10-21T07:12:00Z">
            <w:r>
              <w:rPr>
                <w:noProof/>
                <w:webHidden/>
              </w:rPr>
              <w:t>59</w:t>
            </w:r>
            <w:r>
              <w:rPr>
                <w:noProof/>
                <w:webHidden/>
              </w:rPr>
              <w:fldChar w:fldCharType="end"/>
            </w:r>
            <w:r w:rsidRPr="008870DB">
              <w:rPr>
                <w:rStyle w:val="Hyperlink"/>
                <w:noProof/>
              </w:rPr>
              <w:fldChar w:fldCharType="end"/>
            </w:r>
          </w:ins>
        </w:p>
        <w:p w14:paraId="033AEC9E" w14:textId="2F6BD2C3" w:rsidR="005B428C" w:rsidRDefault="005B428C">
          <w:pPr>
            <w:pStyle w:val="TOC2"/>
            <w:tabs>
              <w:tab w:val="right" w:leader="dot" w:pos="9350"/>
            </w:tabs>
            <w:rPr>
              <w:ins w:id="282" w:author="David Conklin" w:date="2021-10-21T07:12:00Z"/>
              <w:rFonts w:eastAsiaTheme="minorEastAsia"/>
              <w:noProof/>
            </w:rPr>
          </w:pPr>
          <w:ins w:id="283"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"_Toc85692853"</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A WETNESS attribute</w:t>
            </w:r>
            <w:r>
              <w:rPr>
                <w:noProof/>
                <w:webHidden/>
              </w:rPr>
              <w:tab/>
            </w:r>
            <w:r>
              <w:rPr>
                <w:noProof/>
                <w:webHidden/>
              </w:rPr>
              <w:fldChar w:fldCharType="begin"/>
            </w:r>
            <w:r>
              <w:rPr>
                <w:noProof/>
                <w:webHidden/>
              </w:rPr>
              <w:instrText xml:space="preserve"> PAGEREF _Toc85692853 \h </w:instrText>
            </w:r>
            <w:r>
              <w:rPr>
                <w:noProof/>
                <w:webHidden/>
              </w:rPr>
            </w:r>
          </w:ins>
          <w:r>
            <w:rPr>
              <w:noProof/>
              <w:webHidden/>
            </w:rPr>
            <w:fldChar w:fldCharType="separate"/>
          </w:r>
          <w:ins w:id="284" w:author="David Conklin" w:date="2021-10-21T07:12:00Z">
            <w:r>
              <w:rPr>
                <w:noProof/>
                <w:webHidden/>
              </w:rPr>
              <w:t>59</w:t>
            </w:r>
            <w:r>
              <w:rPr>
                <w:noProof/>
                <w:webHidden/>
              </w:rPr>
              <w:fldChar w:fldCharType="end"/>
            </w:r>
            <w:r w:rsidRPr="008870DB">
              <w:rPr>
                <w:rStyle w:val="Hyperlink"/>
                <w:noProof/>
              </w:rPr>
              <w:fldChar w:fldCharType="end"/>
            </w:r>
          </w:ins>
        </w:p>
        <w:p w14:paraId="06942113" w14:textId="5DD3886B" w:rsidR="005B428C" w:rsidRDefault="005B428C">
          <w:pPr>
            <w:pStyle w:val="TOC2"/>
            <w:tabs>
              <w:tab w:val="right" w:leader="dot" w:pos="9350"/>
            </w:tabs>
            <w:rPr>
              <w:ins w:id="285" w:author="David Conklin" w:date="2021-10-21T07:12:00Z"/>
              <w:rFonts w:eastAsiaTheme="minorEastAsia"/>
              <w:noProof/>
            </w:rPr>
          </w:pPr>
          <w:ins w:id="286"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"_Toc85692854"</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_Toc85692854 \h </w:instrText>
            </w:r>
            <w:r>
              <w:rPr>
                <w:noProof/>
                <w:webHidden/>
              </w:rPr>
            </w:r>
          </w:ins>
          <w:r>
            <w:rPr>
              <w:noProof/>
              <w:webHidden/>
            </w:rPr>
            <w:fldChar w:fldCharType="separate"/>
          </w:r>
          <w:ins w:id="287" w:author="David Conklin" w:date="2021-10-21T07:12:00Z">
            <w:r>
              <w:rPr>
                <w:noProof/>
                <w:webHidden/>
              </w:rPr>
              <w:t>60</w:t>
            </w:r>
            <w:r>
              <w:rPr>
                <w:noProof/>
                <w:webHidden/>
              </w:rPr>
              <w:fldChar w:fldCharType="end"/>
            </w:r>
            <w:r w:rsidRPr="008870DB">
              <w:rPr>
                <w:rStyle w:val="Hyperlink"/>
                <w:noProof/>
              </w:rPr>
              <w:fldChar w:fldCharType="end"/>
            </w:r>
          </w:ins>
        </w:p>
        <w:p w14:paraId="7BC587CE" w14:textId="31749001" w:rsidR="005B428C" w:rsidRDefault="005B428C">
          <w:pPr>
            <w:pStyle w:val="TOC3"/>
            <w:tabs>
              <w:tab w:val="right" w:leader="dot" w:pos="9350"/>
            </w:tabs>
            <w:rPr>
              <w:ins w:id="288" w:author="David Conklin" w:date="2021-10-21T07:12:00Z"/>
              <w:rFonts w:eastAsiaTheme="minorEastAsia"/>
              <w:noProof/>
            </w:rPr>
          </w:pPr>
          <w:ins w:id="289"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"_Toc85692855"</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Wetland IDU parameters</w:t>
            </w:r>
            <w:r>
              <w:rPr>
                <w:noProof/>
                <w:webHidden/>
              </w:rPr>
              <w:tab/>
            </w:r>
            <w:r>
              <w:rPr>
                <w:noProof/>
                <w:webHidden/>
              </w:rPr>
              <w:fldChar w:fldCharType="begin"/>
            </w:r>
            <w:r>
              <w:rPr>
                <w:noProof/>
                <w:webHidden/>
              </w:rPr>
              <w:instrText xml:space="preserve"> PAGEREF _Toc85692855 \h </w:instrText>
            </w:r>
            <w:r>
              <w:rPr>
                <w:noProof/>
                <w:webHidden/>
              </w:rPr>
            </w:r>
          </w:ins>
          <w:r>
            <w:rPr>
              <w:noProof/>
              <w:webHidden/>
            </w:rPr>
            <w:fldChar w:fldCharType="separate"/>
          </w:r>
          <w:ins w:id="290" w:author="David Conklin" w:date="2021-10-21T07:12:00Z">
            <w:r>
              <w:rPr>
                <w:noProof/>
                <w:webHidden/>
              </w:rPr>
              <w:t>61</w:t>
            </w:r>
            <w:r>
              <w:rPr>
                <w:noProof/>
                <w:webHidden/>
              </w:rPr>
              <w:fldChar w:fldCharType="end"/>
            </w:r>
            <w:r w:rsidRPr="008870DB">
              <w:rPr>
                <w:rStyle w:val="Hyperlink"/>
                <w:noProof/>
              </w:rPr>
              <w:fldChar w:fldCharType="end"/>
            </w:r>
          </w:ins>
        </w:p>
        <w:p w14:paraId="63F7D99E" w14:textId="17E92A12" w:rsidR="005B428C" w:rsidRDefault="005B428C">
          <w:pPr>
            <w:pStyle w:val="TOC3"/>
            <w:tabs>
              <w:tab w:val="right" w:leader="dot" w:pos="9350"/>
            </w:tabs>
            <w:rPr>
              <w:ins w:id="291" w:author="David Conklin" w:date="2021-10-21T07:12:00Z"/>
              <w:rFonts w:eastAsiaTheme="minorEastAsia"/>
              <w:noProof/>
            </w:rPr>
          </w:pPr>
          <w:ins w:id="292"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"_Toc85692856"</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Reach parameters</w:t>
            </w:r>
            <w:r>
              <w:rPr>
                <w:noProof/>
                <w:webHidden/>
              </w:rPr>
              <w:tab/>
            </w:r>
            <w:r>
              <w:rPr>
                <w:noProof/>
                <w:webHidden/>
              </w:rPr>
              <w:fldChar w:fldCharType="begin"/>
            </w:r>
            <w:r>
              <w:rPr>
                <w:noProof/>
                <w:webHidden/>
              </w:rPr>
              <w:instrText xml:space="preserve"> PAGEREF _Toc85692856 \h </w:instrText>
            </w:r>
            <w:r>
              <w:rPr>
                <w:noProof/>
                <w:webHidden/>
              </w:rPr>
            </w:r>
          </w:ins>
          <w:r>
            <w:rPr>
              <w:noProof/>
              <w:webHidden/>
            </w:rPr>
            <w:fldChar w:fldCharType="separate"/>
          </w:r>
          <w:ins w:id="293" w:author="David Conklin" w:date="2021-10-21T07:12:00Z">
            <w:r>
              <w:rPr>
                <w:noProof/>
                <w:webHidden/>
              </w:rPr>
              <w:t>61</w:t>
            </w:r>
            <w:r>
              <w:rPr>
                <w:noProof/>
                <w:webHidden/>
              </w:rPr>
              <w:fldChar w:fldCharType="end"/>
            </w:r>
            <w:r w:rsidRPr="008870DB">
              <w:rPr>
                <w:rStyle w:val="Hyperlink"/>
                <w:noProof/>
              </w:rPr>
              <w:fldChar w:fldCharType="end"/>
            </w:r>
          </w:ins>
        </w:p>
        <w:p w14:paraId="366473C4" w14:textId="37B0DDDF" w:rsidR="005B428C" w:rsidRDefault="005B428C">
          <w:pPr>
            <w:pStyle w:val="TOC2"/>
            <w:tabs>
              <w:tab w:val="right" w:leader="dot" w:pos="9350"/>
            </w:tabs>
            <w:rPr>
              <w:ins w:id="294" w:author="David Conklin" w:date="2021-10-21T07:12:00Z"/>
              <w:rFonts w:eastAsiaTheme="minorEastAsia"/>
              <w:noProof/>
            </w:rPr>
          </w:pPr>
          <w:ins w:id="295"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"_Toc85692857"</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_Toc85692857 \h </w:instrText>
            </w:r>
            <w:r>
              <w:rPr>
                <w:noProof/>
                <w:webHidden/>
              </w:rPr>
            </w:r>
          </w:ins>
          <w:r>
            <w:rPr>
              <w:noProof/>
              <w:webHidden/>
            </w:rPr>
            <w:fldChar w:fldCharType="separate"/>
          </w:r>
          <w:ins w:id="296" w:author="David Conklin" w:date="2021-10-21T07:12:00Z">
            <w:r>
              <w:rPr>
                <w:noProof/>
                <w:webHidden/>
              </w:rPr>
              <w:t>61</w:t>
            </w:r>
            <w:r>
              <w:rPr>
                <w:noProof/>
                <w:webHidden/>
              </w:rPr>
              <w:fldChar w:fldCharType="end"/>
            </w:r>
            <w:r w:rsidRPr="008870DB">
              <w:rPr>
                <w:rStyle w:val="Hyperlink"/>
                <w:noProof/>
              </w:rPr>
              <w:fldChar w:fldCharType="end"/>
            </w:r>
          </w:ins>
        </w:p>
        <w:p w14:paraId="46B9F939" w14:textId="532CE323" w:rsidR="005B428C" w:rsidRDefault="005B428C">
          <w:pPr>
            <w:pStyle w:val="TOC2"/>
            <w:tabs>
              <w:tab w:val="right" w:leader="dot" w:pos="9350"/>
            </w:tabs>
            <w:rPr>
              <w:ins w:id="297" w:author="David Conklin" w:date="2021-10-21T07:12:00Z"/>
              <w:rFonts w:eastAsiaTheme="minorEastAsia"/>
              <w:noProof/>
            </w:rPr>
          </w:pPr>
          <w:ins w:id="298"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"_Toc85692858"</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Standing water temperature</w:t>
            </w:r>
            <w:r>
              <w:rPr>
                <w:noProof/>
                <w:webHidden/>
              </w:rPr>
              <w:tab/>
            </w:r>
            <w:r>
              <w:rPr>
                <w:noProof/>
                <w:webHidden/>
              </w:rPr>
              <w:fldChar w:fldCharType="begin"/>
            </w:r>
            <w:r>
              <w:rPr>
                <w:noProof/>
                <w:webHidden/>
              </w:rPr>
              <w:instrText xml:space="preserve"> PAGEREF _Toc85692858 \h </w:instrText>
            </w:r>
            <w:r>
              <w:rPr>
                <w:noProof/>
                <w:webHidden/>
              </w:rPr>
            </w:r>
          </w:ins>
          <w:r>
            <w:rPr>
              <w:noProof/>
              <w:webHidden/>
            </w:rPr>
            <w:fldChar w:fldCharType="separate"/>
          </w:r>
          <w:ins w:id="299" w:author="David Conklin" w:date="2021-10-21T07:12:00Z">
            <w:r>
              <w:rPr>
                <w:noProof/>
                <w:webHidden/>
              </w:rPr>
              <w:t>63</w:t>
            </w:r>
            <w:r>
              <w:rPr>
                <w:noProof/>
                <w:webHidden/>
              </w:rPr>
              <w:fldChar w:fldCharType="end"/>
            </w:r>
            <w:r w:rsidRPr="008870DB">
              <w:rPr>
                <w:rStyle w:val="Hyperlink"/>
                <w:noProof/>
              </w:rPr>
              <w:fldChar w:fldCharType="end"/>
            </w:r>
          </w:ins>
        </w:p>
        <w:p w14:paraId="679AE36F" w14:textId="23A0F9DA" w:rsidR="005B428C" w:rsidRDefault="005B428C">
          <w:pPr>
            <w:pStyle w:val="TOC2"/>
            <w:tabs>
              <w:tab w:val="right" w:leader="dot" w:pos="9350"/>
            </w:tabs>
            <w:rPr>
              <w:ins w:id="300" w:author="David Conklin" w:date="2021-10-21T07:12:00Z"/>
              <w:rFonts w:eastAsiaTheme="minorEastAsia"/>
              <w:noProof/>
            </w:rPr>
          </w:pPr>
          <w:ins w:id="301"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"_Toc85692859"</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Evapotranspiration from wetlands</w:t>
            </w:r>
            <w:r>
              <w:rPr>
                <w:noProof/>
                <w:webHidden/>
              </w:rPr>
              <w:tab/>
            </w:r>
            <w:r>
              <w:rPr>
                <w:noProof/>
                <w:webHidden/>
              </w:rPr>
              <w:fldChar w:fldCharType="begin"/>
            </w:r>
            <w:r>
              <w:rPr>
                <w:noProof/>
                <w:webHidden/>
              </w:rPr>
              <w:instrText xml:space="preserve"> PAGEREF _Toc85692859 \h </w:instrText>
            </w:r>
            <w:r>
              <w:rPr>
                <w:noProof/>
                <w:webHidden/>
              </w:rPr>
            </w:r>
          </w:ins>
          <w:r>
            <w:rPr>
              <w:noProof/>
              <w:webHidden/>
            </w:rPr>
            <w:fldChar w:fldCharType="separate"/>
          </w:r>
          <w:ins w:id="302" w:author="David Conklin" w:date="2021-10-21T07:12:00Z">
            <w:r>
              <w:rPr>
                <w:noProof/>
                <w:webHidden/>
              </w:rPr>
              <w:t>63</w:t>
            </w:r>
            <w:r>
              <w:rPr>
                <w:noProof/>
                <w:webHidden/>
              </w:rPr>
              <w:fldChar w:fldCharType="end"/>
            </w:r>
            <w:r w:rsidRPr="008870DB">
              <w:rPr>
                <w:rStyle w:val="Hyperlink"/>
                <w:noProof/>
              </w:rPr>
              <w:fldChar w:fldCharType="end"/>
            </w:r>
          </w:ins>
        </w:p>
        <w:p w14:paraId="3C141076" w14:textId="2C6746E5" w:rsidR="005B428C" w:rsidRDefault="005B428C">
          <w:pPr>
            <w:pStyle w:val="TOC2"/>
            <w:tabs>
              <w:tab w:val="right" w:leader="dot" w:pos="9350"/>
            </w:tabs>
            <w:rPr>
              <w:ins w:id="303" w:author="David Conklin" w:date="2021-10-21T07:12:00Z"/>
              <w:rFonts w:eastAsiaTheme="minorEastAsia"/>
              <w:noProof/>
            </w:rPr>
          </w:pPr>
          <w:ins w:id="304"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"_Toc85692860"</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Loss (or gain) of wetlands</w:t>
            </w:r>
            <w:r>
              <w:rPr>
                <w:noProof/>
                <w:webHidden/>
              </w:rPr>
              <w:tab/>
            </w:r>
            <w:r>
              <w:rPr>
                <w:noProof/>
                <w:webHidden/>
              </w:rPr>
              <w:fldChar w:fldCharType="begin"/>
            </w:r>
            <w:r>
              <w:rPr>
                <w:noProof/>
                <w:webHidden/>
              </w:rPr>
              <w:instrText xml:space="preserve"> PAGEREF _Toc85692860 \h </w:instrText>
            </w:r>
            <w:r>
              <w:rPr>
                <w:noProof/>
                <w:webHidden/>
              </w:rPr>
            </w:r>
          </w:ins>
          <w:r>
            <w:rPr>
              <w:noProof/>
              <w:webHidden/>
            </w:rPr>
            <w:fldChar w:fldCharType="separate"/>
          </w:r>
          <w:ins w:id="305" w:author="David Conklin" w:date="2021-10-21T07:12:00Z">
            <w:r>
              <w:rPr>
                <w:noProof/>
                <w:webHidden/>
              </w:rPr>
              <w:t>63</w:t>
            </w:r>
            <w:r>
              <w:rPr>
                <w:noProof/>
                <w:webHidden/>
              </w:rPr>
              <w:fldChar w:fldCharType="end"/>
            </w:r>
            <w:r w:rsidRPr="008870DB">
              <w:rPr>
                <w:rStyle w:val="Hyperlink"/>
                <w:noProof/>
              </w:rPr>
              <w:fldChar w:fldCharType="end"/>
            </w:r>
          </w:ins>
        </w:p>
        <w:p w14:paraId="68C8515C" w14:textId="78774C9C" w:rsidR="005B428C" w:rsidRDefault="005B428C">
          <w:pPr>
            <w:pStyle w:val="TOC2"/>
            <w:tabs>
              <w:tab w:val="right" w:leader="dot" w:pos="9350"/>
            </w:tabs>
            <w:rPr>
              <w:ins w:id="306" w:author="David Conklin" w:date="2021-10-21T07:12:00Z"/>
              <w:rFonts w:eastAsiaTheme="minorEastAsia"/>
              <w:noProof/>
            </w:rPr>
          </w:pPr>
          <w:ins w:id="307"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"_Toc85692861"</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Wetland state and transition model</w:t>
            </w:r>
            <w:r>
              <w:rPr>
                <w:noProof/>
                <w:webHidden/>
              </w:rPr>
              <w:tab/>
            </w:r>
            <w:r>
              <w:rPr>
                <w:noProof/>
                <w:webHidden/>
              </w:rPr>
              <w:fldChar w:fldCharType="begin"/>
            </w:r>
            <w:r>
              <w:rPr>
                <w:noProof/>
                <w:webHidden/>
              </w:rPr>
              <w:instrText xml:space="preserve"> PAGEREF _Toc85692861 \h </w:instrText>
            </w:r>
            <w:r>
              <w:rPr>
                <w:noProof/>
                <w:webHidden/>
              </w:rPr>
            </w:r>
          </w:ins>
          <w:r>
            <w:rPr>
              <w:noProof/>
              <w:webHidden/>
            </w:rPr>
            <w:fldChar w:fldCharType="separate"/>
          </w:r>
          <w:ins w:id="308" w:author="David Conklin" w:date="2021-10-21T07:12:00Z">
            <w:r>
              <w:rPr>
                <w:noProof/>
                <w:webHidden/>
              </w:rPr>
              <w:t>64</w:t>
            </w:r>
            <w:r>
              <w:rPr>
                <w:noProof/>
                <w:webHidden/>
              </w:rPr>
              <w:fldChar w:fldCharType="end"/>
            </w:r>
            <w:r w:rsidRPr="008870DB">
              <w:rPr>
                <w:rStyle w:val="Hyperlink"/>
                <w:noProof/>
              </w:rPr>
              <w:fldChar w:fldCharType="end"/>
            </w:r>
          </w:ins>
        </w:p>
        <w:p w14:paraId="67E63619" w14:textId="05A3A276" w:rsidR="005B428C" w:rsidRDefault="005B428C">
          <w:pPr>
            <w:pStyle w:val="TOC2"/>
            <w:tabs>
              <w:tab w:val="right" w:leader="dot" w:pos="9350"/>
            </w:tabs>
            <w:rPr>
              <w:ins w:id="309" w:author="David Conklin" w:date="2021-10-21T07:12:00Z"/>
              <w:rFonts w:eastAsiaTheme="minorEastAsia"/>
              <w:noProof/>
            </w:rPr>
          </w:pPr>
          <w:ins w:id="310" w:author="David Conklin" w:date="2021-10-21T07:12:00Z">
            <w:r w:rsidRPr="008870DB">
              <w:rPr>
                <w:rStyle w:val="Hyperlink"/>
                <w:noProof/>
              </w:rPr>
              <w:lastRenderedPageBreak/>
              <w:fldChar w:fldCharType="begin"/>
            </w:r>
            <w:r w:rsidRPr="008870DB">
              <w:rPr>
                <w:rStyle w:val="Hyperlink"/>
                <w:noProof/>
              </w:rPr>
              <w:instrText xml:space="preserve"> </w:instrText>
            </w:r>
            <w:r>
              <w:rPr>
                <w:noProof/>
              </w:rPr>
              <w:instrText>HYPERLINK \l "_Toc85692862"</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Activating a wetland in the wetland model</w:t>
            </w:r>
            <w:r>
              <w:rPr>
                <w:noProof/>
                <w:webHidden/>
              </w:rPr>
              <w:tab/>
            </w:r>
            <w:r>
              <w:rPr>
                <w:noProof/>
                <w:webHidden/>
              </w:rPr>
              <w:fldChar w:fldCharType="begin"/>
            </w:r>
            <w:r>
              <w:rPr>
                <w:noProof/>
                <w:webHidden/>
              </w:rPr>
              <w:instrText xml:space="preserve"> PAGEREF _Toc85692862 \h </w:instrText>
            </w:r>
            <w:r>
              <w:rPr>
                <w:noProof/>
                <w:webHidden/>
              </w:rPr>
            </w:r>
          </w:ins>
          <w:r>
            <w:rPr>
              <w:noProof/>
              <w:webHidden/>
            </w:rPr>
            <w:fldChar w:fldCharType="separate"/>
          </w:r>
          <w:ins w:id="311" w:author="David Conklin" w:date="2021-10-21T07:12:00Z">
            <w:r>
              <w:rPr>
                <w:noProof/>
                <w:webHidden/>
              </w:rPr>
              <w:t>65</w:t>
            </w:r>
            <w:r>
              <w:rPr>
                <w:noProof/>
                <w:webHidden/>
              </w:rPr>
              <w:fldChar w:fldCharType="end"/>
            </w:r>
            <w:r w:rsidRPr="008870DB">
              <w:rPr>
                <w:rStyle w:val="Hyperlink"/>
                <w:noProof/>
              </w:rPr>
              <w:fldChar w:fldCharType="end"/>
            </w:r>
          </w:ins>
        </w:p>
        <w:p w14:paraId="05B64AB5" w14:textId="3C9AE284" w:rsidR="005B428C" w:rsidRDefault="005B428C">
          <w:pPr>
            <w:pStyle w:val="TOC2"/>
            <w:tabs>
              <w:tab w:val="right" w:leader="dot" w:pos="9350"/>
            </w:tabs>
            <w:rPr>
              <w:ins w:id="312" w:author="David Conklin" w:date="2021-10-21T07:12:00Z"/>
              <w:rFonts w:eastAsiaTheme="minorEastAsia"/>
              <w:noProof/>
            </w:rPr>
          </w:pPr>
          <w:ins w:id="313"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"_Toc85692863"</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Reality check</w:t>
            </w:r>
            <w:r>
              <w:rPr>
                <w:noProof/>
                <w:webHidden/>
              </w:rPr>
              <w:tab/>
            </w:r>
            <w:r>
              <w:rPr>
                <w:noProof/>
                <w:webHidden/>
              </w:rPr>
              <w:fldChar w:fldCharType="begin"/>
            </w:r>
            <w:r>
              <w:rPr>
                <w:noProof/>
                <w:webHidden/>
              </w:rPr>
              <w:instrText xml:space="preserve"> PAGEREF _Toc85692863 \h </w:instrText>
            </w:r>
            <w:r>
              <w:rPr>
                <w:noProof/>
                <w:webHidden/>
              </w:rPr>
            </w:r>
          </w:ins>
          <w:r>
            <w:rPr>
              <w:noProof/>
              <w:webHidden/>
            </w:rPr>
            <w:fldChar w:fldCharType="separate"/>
          </w:r>
          <w:ins w:id="314" w:author="David Conklin" w:date="2021-10-21T07:12:00Z">
            <w:r>
              <w:rPr>
                <w:noProof/>
                <w:webHidden/>
              </w:rPr>
              <w:t>65</w:t>
            </w:r>
            <w:r>
              <w:rPr>
                <w:noProof/>
                <w:webHidden/>
              </w:rPr>
              <w:fldChar w:fldCharType="end"/>
            </w:r>
            <w:r w:rsidRPr="008870DB">
              <w:rPr>
                <w:rStyle w:val="Hyperlink"/>
                <w:noProof/>
              </w:rPr>
              <w:fldChar w:fldCharType="end"/>
            </w:r>
          </w:ins>
        </w:p>
        <w:p w14:paraId="3D5CAB44" w14:textId="77A9D646" w:rsidR="005B428C" w:rsidRDefault="005B428C">
          <w:pPr>
            <w:pStyle w:val="TOC2"/>
            <w:tabs>
              <w:tab w:val="right" w:leader="dot" w:pos="9350"/>
            </w:tabs>
            <w:rPr>
              <w:ins w:id="315" w:author="David Conklin" w:date="2021-10-21T07:12:00Z"/>
              <w:rFonts w:eastAsiaTheme="minorEastAsia"/>
              <w:noProof/>
            </w:rPr>
          </w:pPr>
          <w:ins w:id="316"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"_Toc85692864"</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High Cascades Springs</w:t>
            </w:r>
            <w:r>
              <w:rPr>
                <w:noProof/>
                <w:webHidden/>
              </w:rPr>
              <w:tab/>
            </w:r>
            <w:r>
              <w:rPr>
                <w:noProof/>
                <w:webHidden/>
              </w:rPr>
              <w:fldChar w:fldCharType="begin"/>
            </w:r>
            <w:r>
              <w:rPr>
                <w:noProof/>
                <w:webHidden/>
              </w:rPr>
              <w:instrText xml:space="preserve"> PAGEREF _Toc85692864 \h </w:instrText>
            </w:r>
            <w:r>
              <w:rPr>
                <w:noProof/>
                <w:webHidden/>
              </w:rPr>
            </w:r>
          </w:ins>
          <w:r>
            <w:rPr>
              <w:noProof/>
              <w:webHidden/>
            </w:rPr>
            <w:fldChar w:fldCharType="separate"/>
          </w:r>
          <w:ins w:id="317" w:author="David Conklin" w:date="2021-10-21T07:12:00Z">
            <w:r>
              <w:rPr>
                <w:noProof/>
                <w:webHidden/>
              </w:rPr>
              <w:t>67</w:t>
            </w:r>
            <w:r>
              <w:rPr>
                <w:noProof/>
                <w:webHidden/>
              </w:rPr>
              <w:fldChar w:fldCharType="end"/>
            </w:r>
            <w:r w:rsidRPr="008870DB">
              <w:rPr>
                <w:rStyle w:val="Hyperlink"/>
                <w:noProof/>
              </w:rPr>
              <w:fldChar w:fldCharType="end"/>
            </w:r>
          </w:ins>
        </w:p>
        <w:p w14:paraId="27231B4F" w14:textId="4EA1852F" w:rsidR="005B428C" w:rsidRDefault="005B428C">
          <w:pPr>
            <w:pStyle w:val="TOC2"/>
            <w:tabs>
              <w:tab w:val="right" w:leader="dot" w:pos="9350"/>
            </w:tabs>
            <w:rPr>
              <w:ins w:id="318" w:author="David Conklin" w:date="2021-10-21T07:12:00Z"/>
              <w:rFonts w:eastAsiaTheme="minorEastAsia"/>
              <w:noProof/>
            </w:rPr>
          </w:pPr>
          <w:ins w:id="319"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"_Toc85692865"</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Calibration and simulation skill</w:t>
            </w:r>
            <w:r>
              <w:rPr>
                <w:noProof/>
                <w:webHidden/>
              </w:rPr>
              <w:tab/>
            </w:r>
            <w:r>
              <w:rPr>
                <w:noProof/>
                <w:webHidden/>
              </w:rPr>
              <w:fldChar w:fldCharType="begin"/>
            </w:r>
            <w:r>
              <w:rPr>
                <w:noProof/>
                <w:webHidden/>
              </w:rPr>
              <w:instrText xml:space="preserve"> PAGEREF _Toc85692865 \h </w:instrText>
            </w:r>
            <w:r>
              <w:rPr>
                <w:noProof/>
                <w:webHidden/>
              </w:rPr>
            </w:r>
          </w:ins>
          <w:r>
            <w:rPr>
              <w:noProof/>
              <w:webHidden/>
            </w:rPr>
            <w:fldChar w:fldCharType="separate"/>
          </w:r>
          <w:ins w:id="320" w:author="David Conklin" w:date="2021-10-21T07:12:00Z">
            <w:r>
              <w:rPr>
                <w:noProof/>
                <w:webHidden/>
              </w:rPr>
              <w:t>69</w:t>
            </w:r>
            <w:r>
              <w:rPr>
                <w:noProof/>
                <w:webHidden/>
              </w:rPr>
              <w:fldChar w:fldCharType="end"/>
            </w:r>
            <w:r w:rsidRPr="008870DB">
              <w:rPr>
                <w:rStyle w:val="Hyperlink"/>
                <w:noProof/>
              </w:rPr>
              <w:fldChar w:fldCharType="end"/>
            </w:r>
          </w:ins>
        </w:p>
        <w:p w14:paraId="08DB63BE" w14:textId="00DECA01" w:rsidR="005B428C" w:rsidRDefault="005B428C">
          <w:pPr>
            <w:pStyle w:val="TOC2"/>
            <w:tabs>
              <w:tab w:val="right" w:leader="dot" w:pos="9350"/>
            </w:tabs>
            <w:rPr>
              <w:ins w:id="321" w:author="David Conklin" w:date="2021-10-21T07:12:00Z"/>
              <w:rFonts w:eastAsiaTheme="minorEastAsia"/>
              <w:noProof/>
            </w:rPr>
          </w:pPr>
          <w:ins w:id="322"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"_Toc85692866"</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Analysis of locations where the model has low skill</w:t>
            </w:r>
            <w:r>
              <w:rPr>
                <w:noProof/>
                <w:webHidden/>
              </w:rPr>
              <w:tab/>
            </w:r>
            <w:r>
              <w:rPr>
                <w:noProof/>
                <w:webHidden/>
              </w:rPr>
              <w:fldChar w:fldCharType="begin"/>
            </w:r>
            <w:r>
              <w:rPr>
                <w:noProof/>
                <w:webHidden/>
              </w:rPr>
              <w:instrText xml:space="preserve"> PAGEREF _Toc85692866 \h </w:instrText>
            </w:r>
            <w:r>
              <w:rPr>
                <w:noProof/>
                <w:webHidden/>
              </w:rPr>
            </w:r>
          </w:ins>
          <w:r>
            <w:rPr>
              <w:noProof/>
              <w:webHidden/>
            </w:rPr>
            <w:fldChar w:fldCharType="separate"/>
          </w:r>
          <w:ins w:id="323" w:author="David Conklin" w:date="2021-10-21T07:12:00Z">
            <w:r>
              <w:rPr>
                <w:noProof/>
                <w:webHidden/>
              </w:rPr>
              <w:t>72</w:t>
            </w:r>
            <w:r>
              <w:rPr>
                <w:noProof/>
                <w:webHidden/>
              </w:rPr>
              <w:fldChar w:fldCharType="end"/>
            </w:r>
            <w:r w:rsidRPr="008870DB">
              <w:rPr>
                <w:rStyle w:val="Hyperlink"/>
                <w:noProof/>
              </w:rPr>
              <w:fldChar w:fldCharType="end"/>
            </w:r>
          </w:ins>
        </w:p>
        <w:p w14:paraId="638E32C8" w14:textId="5CB71C09" w:rsidR="005B428C" w:rsidRDefault="005B428C">
          <w:pPr>
            <w:pStyle w:val="TOC2"/>
            <w:tabs>
              <w:tab w:val="right" w:leader="dot" w:pos="9350"/>
            </w:tabs>
            <w:rPr>
              <w:ins w:id="324" w:author="David Conklin" w:date="2021-10-21T07:12:00Z"/>
              <w:rFonts w:eastAsiaTheme="minorEastAsia"/>
              <w:noProof/>
            </w:rPr>
          </w:pPr>
          <w:ins w:id="325"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"_Toc85692867"</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_Toc85692867 \h </w:instrText>
            </w:r>
            <w:r>
              <w:rPr>
                <w:noProof/>
                <w:webHidden/>
              </w:rPr>
            </w:r>
          </w:ins>
          <w:r>
            <w:rPr>
              <w:noProof/>
              <w:webHidden/>
            </w:rPr>
            <w:fldChar w:fldCharType="separate"/>
          </w:r>
          <w:ins w:id="326" w:author="David Conklin" w:date="2021-10-21T07:12:00Z">
            <w:r>
              <w:rPr>
                <w:noProof/>
                <w:webHidden/>
              </w:rPr>
              <w:t>73</w:t>
            </w:r>
            <w:r>
              <w:rPr>
                <w:noProof/>
                <w:webHidden/>
              </w:rPr>
              <w:fldChar w:fldCharType="end"/>
            </w:r>
            <w:r w:rsidRPr="008870DB">
              <w:rPr>
                <w:rStyle w:val="Hyperlink"/>
                <w:noProof/>
              </w:rPr>
              <w:fldChar w:fldCharType="end"/>
            </w:r>
          </w:ins>
        </w:p>
        <w:p w14:paraId="613F1CCA" w14:textId="2FE8C79D" w:rsidR="005B428C" w:rsidRDefault="005B428C">
          <w:pPr>
            <w:pStyle w:val="TOC2"/>
            <w:tabs>
              <w:tab w:val="right" w:leader="dot" w:pos="9350"/>
            </w:tabs>
            <w:rPr>
              <w:ins w:id="327" w:author="David Conklin" w:date="2021-10-21T07:12:00Z"/>
              <w:rFonts w:eastAsiaTheme="minorEastAsia"/>
              <w:noProof/>
            </w:rPr>
          </w:pPr>
          <w:ins w:id="328"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"_Toc85692868"</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CW3M v. Shade-a-lator</w:t>
            </w:r>
            <w:r>
              <w:rPr>
                <w:noProof/>
                <w:webHidden/>
              </w:rPr>
              <w:tab/>
            </w:r>
            <w:r>
              <w:rPr>
                <w:noProof/>
                <w:webHidden/>
              </w:rPr>
              <w:fldChar w:fldCharType="begin"/>
            </w:r>
            <w:r>
              <w:rPr>
                <w:noProof/>
                <w:webHidden/>
              </w:rPr>
              <w:instrText xml:space="preserve"> PAGEREF _Toc85692868 \h </w:instrText>
            </w:r>
            <w:r>
              <w:rPr>
                <w:noProof/>
                <w:webHidden/>
              </w:rPr>
            </w:r>
          </w:ins>
          <w:r>
            <w:rPr>
              <w:noProof/>
              <w:webHidden/>
            </w:rPr>
            <w:fldChar w:fldCharType="separate"/>
          </w:r>
          <w:ins w:id="329" w:author="David Conklin" w:date="2021-10-21T07:12:00Z">
            <w:r>
              <w:rPr>
                <w:noProof/>
                <w:webHidden/>
              </w:rPr>
              <w:t>74</w:t>
            </w:r>
            <w:r>
              <w:rPr>
                <w:noProof/>
                <w:webHidden/>
              </w:rPr>
              <w:fldChar w:fldCharType="end"/>
            </w:r>
            <w:r w:rsidRPr="008870DB">
              <w:rPr>
                <w:rStyle w:val="Hyperlink"/>
                <w:noProof/>
              </w:rPr>
              <w:fldChar w:fldCharType="end"/>
            </w:r>
          </w:ins>
        </w:p>
        <w:p w14:paraId="4D404E12" w14:textId="06A5C094" w:rsidR="005B428C" w:rsidRDefault="005B428C">
          <w:pPr>
            <w:pStyle w:val="TOC2"/>
            <w:tabs>
              <w:tab w:val="right" w:leader="dot" w:pos="9350"/>
            </w:tabs>
            <w:rPr>
              <w:ins w:id="330" w:author="David Conklin" w:date="2021-10-21T07:12:00Z"/>
              <w:rFonts w:eastAsiaTheme="minorEastAsia"/>
              <w:noProof/>
            </w:rPr>
          </w:pPr>
          <w:ins w:id="331"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"_Toc85692869"</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Comparison of CW3M results to Shade-a-lator results</w:t>
            </w:r>
            <w:r>
              <w:rPr>
                <w:noProof/>
                <w:webHidden/>
              </w:rPr>
              <w:tab/>
            </w:r>
            <w:r>
              <w:rPr>
                <w:noProof/>
                <w:webHidden/>
              </w:rPr>
              <w:fldChar w:fldCharType="begin"/>
            </w:r>
            <w:r>
              <w:rPr>
                <w:noProof/>
                <w:webHidden/>
              </w:rPr>
              <w:instrText xml:space="preserve"> PAGEREF _Toc85692869 \h </w:instrText>
            </w:r>
            <w:r>
              <w:rPr>
                <w:noProof/>
                <w:webHidden/>
              </w:rPr>
            </w:r>
          </w:ins>
          <w:r>
            <w:rPr>
              <w:noProof/>
              <w:webHidden/>
            </w:rPr>
            <w:fldChar w:fldCharType="separate"/>
          </w:r>
          <w:ins w:id="332" w:author="David Conklin" w:date="2021-10-21T07:12:00Z">
            <w:r>
              <w:rPr>
                <w:noProof/>
                <w:webHidden/>
              </w:rPr>
              <w:t>76</w:t>
            </w:r>
            <w:r>
              <w:rPr>
                <w:noProof/>
                <w:webHidden/>
              </w:rPr>
              <w:fldChar w:fldCharType="end"/>
            </w:r>
            <w:r w:rsidRPr="008870DB">
              <w:rPr>
                <w:rStyle w:val="Hyperlink"/>
                <w:noProof/>
              </w:rPr>
              <w:fldChar w:fldCharType="end"/>
            </w:r>
          </w:ins>
        </w:p>
        <w:p w14:paraId="36FFD677" w14:textId="7D65410C" w:rsidR="005B428C" w:rsidRDefault="005B428C">
          <w:pPr>
            <w:pStyle w:val="TOC1"/>
            <w:tabs>
              <w:tab w:val="right" w:leader="dot" w:pos="9350"/>
            </w:tabs>
            <w:rPr>
              <w:ins w:id="333" w:author="David Conklin" w:date="2021-10-21T07:12:00Z"/>
              <w:rFonts w:eastAsiaTheme="minorEastAsia"/>
              <w:noProof/>
            </w:rPr>
          </w:pPr>
          <w:ins w:id="334"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"_Toc85692870"</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The Clackamas Basin</w:t>
            </w:r>
            <w:r>
              <w:rPr>
                <w:noProof/>
                <w:webHidden/>
              </w:rPr>
              <w:tab/>
            </w:r>
            <w:r>
              <w:rPr>
                <w:noProof/>
                <w:webHidden/>
              </w:rPr>
              <w:fldChar w:fldCharType="begin"/>
            </w:r>
            <w:r>
              <w:rPr>
                <w:noProof/>
                <w:webHidden/>
              </w:rPr>
              <w:instrText xml:space="preserve"> PAGEREF _Toc85692870 \h </w:instrText>
            </w:r>
            <w:r>
              <w:rPr>
                <w:noProof/>
                <w:webHidden/>
              </w:rPr>
            </w:r>
          </w:ins>
          <w:r>
            <w:rPr>
              <w:noProof/>
              <w:webHidden/>
            </w:rPr>
            <w:fldChar w:fldCharType="separate"/>
          </w:r>
          <w:ins w:id="335" w:author="David Conklin" w:date="2021-10-21T07:12:00Z">
            <w:r>
              <w:rPr>
                <w:noProof/>
                <w:webHidden/>
              </w:rPr>
              <w:t>78</w:t>
            </w:r>
            <w:r>
              <w:rPr>
                <w:noProof/>
                <w:webHidden/>
              </w:rPr>
              <w:fldChar w:fldCharType="end"/>
            </w:r>
            <w:r w:rsidRPr="008870DB">
              <w:rPr>
                <w:rStyle w:val="Hyperlink"/>
                <w:noProof/>
              </w:rPr>
              <w:fldChar w:fldCharType="end"/>
            </w:r>
          </w:ins>
        </w:p>
        <w:p w14:paraId="0FD3697A" w14:textId="36BE6C47" w:rsidR="005B428C" w:rsidRDefault="005B428C">
          <w:pPr>
            <w:pStyle w:val="TOC1"/>
            <w:tabs>
              <w:tab w:val="right" w:leader="dot" w:pos="9350"/>
            </w:tabs>
            <w:rPr>
              <w:ins w:id="336" w:author="David Conklin" w:date="2021-10-21T07:12:00Z"/>
              <w:rFonts w:eastAsiaTheme="minorEastAsia"/>
              <w:noProof/>
            </w:rPr>
          </w:pPr>
          <w:ins w:id="337"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"_Toc85692871"</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Autonomous process details</w:t>
            </w:r>
            <w:r>
              <w:rPr>
                <w:noProof/>
                <w:webHidden/>
              </w:rPr>
              <w:tab/>
            </w:r>
            <w:r>
              <w:rPr>
                <w:noProof/>
                <w:webHidden/>
              </w:rPr>
              <w:fldChar w:fldCharType="begin"/>
            </w:r>
            <w:r>
              <w:rPr>
                <w:noProof/>
                <w:webHidden/>
              </w:rPr>
              <w:instrText xml:space="preserve"> PAGEREF _Toc85692871 \h </w:instrText>
            </w:r>
            <w:r>
              <w:rPr>
                <w:noProof/>
                <w:webHidden/>
              </w:rPr>
            </w:r>
          </w:ins>
          <w:r>
            <w:rPr>
              <w:noProof/>
              <w:webHidden/>
            </w:rPr>
            <w:fldChar w:fldCharType="separate"/>
          </w:r>
          <w:ins w:id="338" w:author="David Conklin" w:date="2021-10-21T07:12:00Z">
            <w:r>
              <w:rPr>
                <w:noProof/>
                <w:webHidden/>
              </w:rPr>
              <w:t>79</w:t>
            </w:r>
            <w:r>
              <w:rPr>
                <w:noProof/>
                <w:webHidden/>
              </w:rPr>
              <w:fldChar w:fldCharType="end"/>
            </w:r>
            <w:r w:rsidRPr="008870DB">
              <w:rPr>
                <w:rStyle w:val="Hyperlink"/>
                <w:noProof/>
              </w:rPr>
              <w:fldChar w:fldCharType="end"/>
            </w:r>
          </w:ins>
        </w:p>
        <w:p w14:paraId="3C82236B" w14:textId="4653F903" w:rsidR="005B428C" w:rsidRDefault="005B428C">
          <w:pPr>
            <w:pStyle w:val="TOC2"/>
            <w:tabs>
              <w:tab w:val="right" w:leader="dot" w:pos="9350"/>
            </w:tabs>
            <w:rPr>
              <w:ins w:id="339" w:author="David Conklin" w:date="2021-10-21T07:12:00Z"/>
              <w:rFonts w:eastAsiaTheme="minorEastAsia"/>
              <w:noProof/>
            </w:rPr>
          </w:pPr>
          <w:ins w:id="340"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"_Toc85692872"</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Prescribed LULCs</w:t>
            </w:r>
            <w:r>
              <w:rPr>
                <w:noProof/>
                <w:webHidden/>
              </w:rPr>
              <w:tab/>
            </w:r>
            <w:r>
              <w:rPr>
                <w:noProof/>
                <w:webHidden/>
              </w:rPr>
              <w:fldChar w:fldCharType="begin"/>
            </w:r>
            <w:r>
              <w:rPr>
                <w:noProof/>
                <w:webHidden/>
              </w:rPr>
              <w:instrText xml:space="preserve"> PAGEREF _Toc85692872 \h </w:instrText>
            </w:r>
            <w:r>
              <w:rPr>
                <w:noProof/>
                <w:webHidden/>
              </w:rPr>
            </w:r>
          </w:ins>
          <w:r>
            <w:rPr>
              <w:noProof/>
              <w:webHidden/>
            </w:rPr>
            <w:fldChar w:fldCharType="separate"/>
          </w:r>
          <w:ins w:id="341" w:author="David Conklin" w:date="2021-10-21T07:12:00Z">
            <w:r>
              <w:rPr>
                <w:noProof/>
                <w:webHidden/>
              </w:rPr>
              <w:t>79</w:t>
            </w:r>
            <w:r>
              <w:rPr>
                <w:noProof/>
                <w:webHidden/>
              </w:rPr>
              <w:fldChar w:fldCharType="end"/>
            </w:r>
            <w:r w:rsidRPr="008870DB">
              <w:rPr>
                <w:rStyle w:val="Hyperlink"/>
                <w:noProof/>
              </w:rPr>
              <w:fldChar w:fldCharType="end"/>
            </w:r>
          </w:ins>
        </w:p>
        <w:p w14:paraId="67959F41" w14:textId="3A26951B" w:rsidR="005B428C" w:rsidRDefault="005B428C">
          <w:pPr>
            <w:pStyle w:val="TOC1"/>
            <w:tabs>
              <w:tab w:val="right" w:leader="dot" w:pos="9350"/>
            </w:tabs>
            <w:rPr>
              <w:ins w:id="342" w:author="David Conklin" w:date="2021-10-21T07:12:00Z"/>
              <w:rFonts w:eastAsiaTheme="minorEastAsia"/>
              <w:noProof/>
            </w:rPr>
          </w:pPr>
          <w:ins w:id="343"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"_Toc85692873"</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Directory structure and file names</w:t>
            </w:r>
            <w:r>
              <w:rPr>
                <w:noProof/>
                <w:webHidden/>
              </w:rPr>
              <w:tab/>
            </w:r>
            <w:r>
              <w:rPr>
                <w:noProof/>
                <w:webHidden/>
              </w:rPr>
              <w:fldChar w:fldCharType="begin"/>
            </w:r>
            <w:r>
              <w:rPr>
                <w:noProof/>
                <w:webHidden/>
              </w:rPr>
              <w:instrText xml:space="preserve"> PAGEREF _Toc85692873 \h </w:instrText>
            </w:r>
            <w:r>
              <w:rPr>
                <w:noProof/>
                <w:webHidden/>
              </w:rPr>
            </w:r>
          </w:ins>
          <w:r>
            <w:rPr>
              <w:noProof/>
              <w:webHidden/>
            </w:rPr>
            <w:fldChar w:fldCharType="separate"/>
          </w:r>
          <w:ins w:id="344" w:author="David Conklin" w:date="2021-10-21T07:12:00Z">
            <w:r>
              <w:rPr>
                <w:noProof/>
                <w:webHidden/>
              </w:rPr>
              <w:t>80</w:t>
            </w:r>
            <w:r>
              <w:rPr>
                <w:noProof/>
                <w:webHidden/>
              </w:rPr>
              <w:fldChar w:fldCharType="end"/>
            </w:r>
            <w:r w:rsidRPr="008870DB">
              <w:rPr>
                <w:rStyle w:val="Hyperlink"/>
                <w:noProof/>
              </w:rPr>
              <w:fldChar w:fldCharType="end"/>
            </w:r>
          </w:ins>
        </w:p>
        <w:p w14:paraId="720B6337" w14:textId="5D82D33F" w:rsidR="005B428C" w:rsidRDefault="005B428C">
          <w:pPr>
            <w:pStyle w:val="TOC1"/>
            <w:tabs>
              <w:tab w:val="right" w:leader="dot" w:pos="9350"/>
            </w:tabs>
            <w:rPr>
              <w:ins w:id="345" w:author="David Conklin" w:date="2021-10-21T07:12:00Z"/>
              <w:rFonts w:eastAsiaTheme="minorEastAsia"/>
              <w:noProof/>
            </w:rPr>
          </w:pPr>
          <w:ins w:id="346"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"_Toc85692874"</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C++ Source Code Conventions</w:t>
            </w:r>
            <w:r>
              <w:rPr>
                <w:noProof/>
                <w:webHidden/>
              </w:rPr>
              <w:tab/>
            </w:r>
            <w:r>
              <w:rPr>
                <w:noProof/>
                <w:webHidden/>
              </w:rPr>
              <w:fldChar w:fldCharType="begin"/>
            </w:r>
            <w:r>
              <w:rPr>
                <w:noProof/>
                <w:webHidden/>
              </w:rPr>
              <w:instrText xml:space="preserve"> PAGEREF _Toc85692874 \h </w:instrText>
            </w:r>
            <w:r>
              <w:rPr>
                <w:noProof/>
                <w:webHidden/>
              </w:rPr>
            </w:r>
          </w:ins>
          <w:r>
            <w:rPr>
              <w:noProof/>
              <w:webHidden/>
            </w:rPr>
            <w:fldChar w:fldCharType="separate"/>
          </w:r>
          <w:ins w:id="347" w:author="David Conklin" w:date="2021-10-21T07:12:00Z">
            <w:r>
              <w:rPr>
                <w:noProof/>
                <w:webHidden/>
              </w:rPr>
              <w:t>81</w:t>
            </w:r>
            <w:r>
              <w:rPr>
                <w:noProof/>
                <w:webHidden/>
              </w:rPr>
              <w:fldChar w:fldCharType="end"/>
            </w:r>
            <w:r w:rsidRPr="008870DB">
              <w:rPr>
                <w:rStyle w:val="Hyperlink"/>
                <w:noProof/>
              </w:rPr>
              <w:fldChar w:fldCharType="end"/>
            </w:r>
          </w:ins>
        </w:p>
        <w:p w14:paraId="39EA36AF" w14:textId="6C64CFC0" w:rsidR="005B428C" w:rsidRDefault="005B428C">
          <w:pPr>
            <w:pStyle w:val="TOC2"/>
            <w:tabs>
              <w:tab w:val="right" w:leader="dot" w:pos="9350"/>
            </w:tabs>
            <w:rPr>
              <w:ins w:id="348" w:author="David Conklin" w:date="2021-10-21T07:12:00Z"/>
              <w:rFonts w:eastAsiaTheme="minorEastAsia"/>
              <w:noProof/>
            </w:rPr>
          </w:pPr>
          <w:ins w:id="349"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"_Toc85692875"</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Conklin’s conventions for variable names</w:t>
            </w:r>
            <w:r>
              <w:rPr>
                <w:noProof/>
                <w:webHidden/>
              </w:rPr>
              <w:tab/>
            </w:r>
            <w:r>
              <w:rPr>
                <w:noProof/>
                <w:webHidden/>
              </w:rPr>
              <w:fldChar w:fldCharType="begin"/>
            </w:r>
            <w:r>
              <w:rPr>
                <w:noProof/>
                <w:webHidden/>
              </w:rPr>
              <w:instrText xml:space="preserve"> PAGEREF _Toc85692875 \h </w:instrText>
            </w:r>
            <w:r>
              <w:rPr>
                <w:noProof/>
                <w:webHidden/>
              </w:rPr>
            </w:r>
          </w:ins>
          <w:r>
            <w:rPr>
              <w:noProof/>
              <w:webHidden/>
            </w:rPr>
            <w:fldChar w:fldCharType="separate"/>
          </w:r>
          <w:ins w:id="350" w:author="David Conklin" w:date="2021-10-21T07:12:00Z">
            <w:r>
              <w:rPr>
                <w:noProof/>
                <w:webHidden/>
              </w:rPr>
              <w:t>81</w:t>
            </w:r>
            <w:r>
              <w:rPr>
                <w:noProof/>
                <w:webHidden/>
              </w:rPr>
              <w:fldChar w:fldCharType="end"/>
            </w:r>
            <w:r w:rsidRPr="008870DB">
              <w:rPr>
                <w:rStyle w:val="Hyperlink"/>
                <w:noProof/>
              </w:rPr>
              <w:fldChar w:fldCharType="end"/>
            </w:r>
          </w:ins>
        </w:p>
        <w:p w14:paraId="69409B3B" w14:textId="251D4376" w:rsidR="005B428C" w:rsidRDefault="005B428C">
          <w:pPr>
            <w:pStyle w:val="TOC2"/>
            <w:tabs>
              <w:tab w:val="right" w:leader="dot" w:pos="9350"/>
            </w:tabs>
            <w:rPr>
              <w:ins w:id="351" w:author="David Conklin" w:date="2021-10-21T07:12:00Z"/>
              <w:rFonts w:eastAsiaTheme="minorEastAsia"/>
              <w:noProof/>
            </w:rPr>
          </w:pPr>
          <w:ins w:id="352"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"_Toc85692876"</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Conklin’s conventions for the IDU layer and its attributes</w:t>
            </w:r>
            <w:r>
              <w:rPr>
                <w:noProof/>
                <w:webHidden/>
              </w:rPr>
              <w:tab/>
            </w:r>
            <w:r>
              <w:rPr>
                <w:noProof/>
                <w:webHidden/>
              </w:rPr>
              <w:fldChar w:fldCharType="begin"/>
            </w:r>
            <w:r>
              <w:rPr>
                <w:noProof/>
                <w:webHidden/>
              </w:rPr>
              <w:instrText xml:space="preserve"> PAGEREF _Toc85692876 \h </w:instrText>
            </w:r>
            <w:r>
              <w:rPr>
                <w:noProof/>
                <w:webHidden/>
              </w:rPr>
            </w:r>
          </w:ins>
          <w:r>
            <w:rPr>
              <w:noProof/>
              <w:webHidden/>
            </w:rPr>
            <w:fldChar w:fldCharType="separate"/>
          </w:r>
          <w:ins w:id="353" w:author="David Conklin" w:date="2021-10-21T07:12:00Z">
            <w:r>
              <w:rPr>
                <w:noProof/>
                <w:webHidden/>
              </w:rPr>
              <w:t>81</w:t>
            </w:r>
            <w:r>
              <w:rPr>
                <w:noProof/>
                <w:webHidden/>
              </w:rPr>
              <w:fldChar w:fldCharType="end"/>
            </w:r>
            <w:r w:rsidRPr="008870DB">
              <w:rPr>
                <w:rStyle w:val="Hyperlink"/>
                <w:noProof/>
              </w:rPr>
              <w:fldChar w:fldCharType="end"/>
            </w:r>
          </w:ins>
        </w:p>
        <w:p w14:paraId="6E902775" w14:textId="351C2091" w:rsidR="005B428C" w:rsidRDefault="005B428C">
          <w:pPr>
            <w:pStyle w:val="TOC1"/>
            <w:tabs>
              <w:tab w:val="right" w:leader="dot" w:pos="9350"/>
            </w:tabs>
            <w:rPr>
              <w:ins w:id="354" w:author="David Conklin" w:date="2021-10-21T07:12:00Z"/>
              <w:rFonts w:eastAsiaTheme="minorEastAsia"/>
              <w:noProof/>
            </w:rPr>
          </w:pPr>
          <w:ins w:id="355"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"_Toc85692877"</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Release Log</w:t>
            </w:r>
            <w:r>
              <w:rPr>
                <w:noProof/>
                <w:webHidden/>
              </w:rPr>
              <w:tab/>
            </w:r>
            <w:r>
              <w:rPr>
                <w:noProof/>
                <w:webHidden/>
              </w:rPr>
              <w:fldChar w:fldCharType="begin"/>
            </w:r>
            <w:r>
              <w:rPr>
                <w:noProof/>
                <w:webHidden/>
              </w:rPr>
              <w:instrText xml:space="preserve"> PAGEREF _Toc85692877 \h </w:instrText>
            </w:r>
            <w:r>
              <w:rPr>
                <w:noProof/>
                <w:webHidden/>
              </w:rPr>
            </w:r>
          </w:ins>
          <w:r>
            <w:rPr>
              <w:noProof/>
              <w:webHidden/>
            </w:rPr>
            <w:fldChar w:fldCharType="separate"/>
          </w:r>
          <w:ins w:id="356" w:author="David Conklin" w:date="2021-10-21T07:12:00Z">
            <w:r>
              <w:rPr>
                <w:noProof/>
                <w:webHidden/>
              </w:rPr>
              <w:t>82</w:t>
            </w:r>
            <w:r>
              <w:rPr>
                <w:noProof/>
                <w:webHidden/>
              </w:rPr>
              <w:fldChar w:fldCharType="end"/>
            </w:r>
            <w:r w:rsidRPr="008870DB">
              <w:rPr>
                <w:rStyle w:val="Hyperlink"/>
                <w:noProof/>
              </w:rPr>
              <w:fldChar w:fldCharType="end"/>
            </w:r>
          </w:ins>
        </w:p>
        <w:p w14:paraId="2B46AB77" w14:textId="48653248" w:rsidR="005B428C" w:rsidRDefault="005B428C">
          <w:pPr>
            <w:pStyle w:val="TOC1"/>
            <w:tabs>
              <w:tab w:val="right" w:leader="dot" w:pos="9350"/>
            </w:tabs>
            <w:rPr>
              <w:ins w:id="357" w:author="David Conklin" w:date="2021-10-21T07:12:00Z"/>
              <w:rFonts w:eastAsiaTheme="minorEastAsia"/>
              <w:noProof/>
            </w:rPr>
          </w:pPr>
          <w:ins w:id="358"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"_Toc85692878"</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References</w:t>
            </w:r>
            <w:r>
              <w:rPr>
                <w:noProof/>
                <w:webHidden/>
              </w:rPr>
              <w:tab/>
            </w:r>
            <w:r>
              <w:rPr>
                <w:noProof/>
                <w:webHidden/>
              </w:rPr>
              <w:fldChar w:fldCharType="begin"/>
            </w:r>
            <w:r>
              <w:rPr>
                <w:noProof/>
                <w:webHidden/>
              </w:rPr>
              <w:instrText xml:space="preserve"> PAGEREF _Toc85692878 \h </w:instrText>
            </w:r>
            <w:r>
              <w:rPr>
                <w:noProof/>
                <w:webHidden/>
              </w:rPr>
            </w:r>
          </w:ins>
          <w:r>
            <w:rPr>
              <w:noProof/>
              <w:webHidden/>
            </w:rPr>
            <w:fldChar w:fldCharType="separate"/>
          </w:r>
          <w:ins w:id="359" w:author="David Conklin" w:date="2021-10-21T07:12:00Z">
            <w:r>
              <w:rPr>
                <w:noProof/>
                <w:webHidden/>
              </w:rPr>
              <w:t>86</w:t>
            </w:r>
            <w:r>
              <w:rPr>
                <w:noProof/>
                <w:webHidden/>
              </w:rPr>
              <w:fldChar w:fldCharType="end"/>
            </w:r>
            <w:r w:rsidRPr="008870DB">
              <w:rPr>
                <w:rStyle w:val="Hyperlink"/>
                <w:noProof/>
              </w:rPr>
              <w:fldChar w:fldCharType="end"/>
            </w:r>
          </w:ins>
        </w:p>
        <w:p w14:paraId="512CC6BA" w14:textId="3E8E1560" w:rsidR="005B428C" w:rsidRDefault="005B428C">
          <w:pPr>
            <w:pStyle w:val="TOC1"/>
            <w:tabs>
              <w:tab w:val="right" w:leader="dot" w:pos="9350"/>
            </w:tabs>
            <w:rPr>
              <w:ins w:id="360" w:author="David Conklin" w:date="2021-10-21T07:12:00Z"/>
              <w:rFonts w:eastAsiaTheme="minorEastAsia"/>
              <w:noProof/>
            </w:rPr>
          </w:pPr>
          <w:ins w:id="361" w:author="David Conklin" w:date="2021-10-21T07:12:00Z">
            <w:r w:rsidRPr="008870DB">
              <w:rPr>
                <w:rStyle w:val="Hyperlink"/>
                <w:noProof/>
              </w:rPr>
              <w:fldChar w:fldCharType="begin"/>
            </w:r>
            <w:r w:rsidRPr="008870DB">
              <w:rPr>
                <w:rStyle w:val="Hyperlink"/>
                <w:noProof/>
              </w:rPr>
              <w:instrText xml:space="preserve"> </w:instrText>
            </w:r>
            <w:r>
              <w:rPr>
                <w:noProof/>
              </w:rPr>
              <w:instrText>HYPERLINK \l "_Toc85692879"</w:instrText>
            </w:r>
            <w:r w:rsidRPr="008870DB">
              <w:rPr>
                <w:rStyle w:val="Hyperlink"/>
                <w:noProof/>
              </w:rPr>
              <w:instrText xml:space="preserve"> </w:instrText>
            </w:r>
            <w:r w:rsidRPr="008870DB">
              <w:rPr>
                <w:rStyle w:val="Hyperlink"/>
                <w:noProof/>
              </w:rPr>
            </w:r>
            <w:r w:rsidRPr="008870DB">
              <w:rPr>
                <w:rStyle w:val="Hyperlink"/>
                <w:noProof/>
              </w:rPr>
              <w:fldChar w:fldCharType="separate"/>
            </w:r>
            <w:r w:rsidRPr="008870DB">
              <w:rPr>
                <w:rStyle w:val="Hyperlink"/>
                <w:noProof/>
              </w:rPr>
              <w:t>Acronyms and Abbreviations</w:t>
            </w:r>
            <w:r>
              <w:rPr>
                <w:noProof/>
                <w:webHidden/>
              </w:rPr>
              <w:tab/>
            </w:r>
            <w:r>
              <w:rPr>
                <w:noProof/>
                <w:webHidden/>
              </w:rPr>
              <w:fldChar w:fldCharType="begin"/>
            </w:r>
            <w:r>
              <w:rPr>
                <w:noProof/>
                <w:webHidden/>
              </w:rPr>
              <w:instrText xml:space="preserve"> PAGEREF _Toc85692879 \h </w:instrText>
            </w:r>
            <w:r>
              <w:rPr>
                <w:noProof/>
                <w:webHidden/>
              </w:rPr>
            </w:r>
          </w:ins>
          <w:r>
            <w:rPr>
              <w:noProof/>
              <w:webHidden/>
            </w:rPr>
            <w:fldChar w:fldCharType="separate"/>
          </w:r>
          <w:ins w:id="362" w:author="David Conklin" w:date="2021-10-21T07:12:00Z">
            <w:r>
              <w:rPr>
                <w:noProof/>
                <w:webHidden/>
              </w:rPr>
              <w:t>87</w:t>
            </w:r>
            <w:r>
              <w:rPr>
                <w:noProof/>
                <w:webHidden/>
              </w:rPr>
              <w:fldChar w:fldCharType="end"/>
            </w:r>
            <w:r w:rsidRPr="008870DB">
              <w:rPr>
                <w:rStyle w:val="Hyperlink"/>
                <w:noProof/>
              </w:rPr>
              <w:fldChar w:fldCharType="end"/>
            </w:r>
          </w:ins>
        </w:p>
        <w:p w14:paraId="5CCCFBCF" w14:textId="3DD0A6E3" w:rsidR="006410E2" w:rsidDel="003D7F64" w:rsidRDefault="006410E2">
          <w:pPr>
            <w:pStyle w:val="TOC1"/>
            <w:tabs>
              <w:tab w:val="right" w:leader="dot" w:pos="9350"/>
            </w:tabs>
            <w:rPr>
              <w:del w:id="363" w:author="David Conklin" w:date="2021-09-09T14:58:00Z"/>
              <w:rFonts w:eastAsiaTheme="minorEastAsia"/>
              <w:noProof/>
            </w:rPr>
          </w:pPr>
          <w:del w:id="364" w:author="David Conklin" w:date="2021-09-09T14:58:00Z">
            <w:r w:rsidRPr="002C5A5B" w:rsidDel="003D7F64">
              <w:rPr>
                <w:noProof/>
                <w:rPrChange w:id="365" w:author="David Conklin" w:date="2021-09-18T06:54:00Z">
                  <w:rPr>
                    <w:rStyle w:val="Hyperlink"/>
                    <w:noProof/>
                  </w:rPr>
                </w:rPrChange>
              </w:rPr>
              <w:delText>What is a digital handbook?</w:delText>
            </w:r>
            <w:r w:rsidDel="003D7F64">
              <w:rPr>
                <w:noProof/>
                <w:webHidden/>
              </w:rPr>
              <w:tab/>
              <w:delText>4</w:delText>
            </w:r>
          </w:del>
        </w:p>
        <w:p w14:paraId="3EE51887" w14:textId="78E65DA8" w:rsidR="006410E2" w:rsidDel="003D7F64" w:rsidRDefault="006410E2">
          <w:pPr>
            <w:pStyle w:val="TOC1"/>
            <w:tabs>
              <w:tab w:val="right" w:leader="dot" w:pos="9350"/>
            </w:tabs>
            <w:rPr>
              <w:del w:id="366" w:author="David Conklin" w:date="2021-09-09T14:58:00Z"/>
              <w:rFonts w:eastAsiaTheme="minorEastAsia"/>
              <w:noProof/>
            </w:rPr>
          </w:pPr>
          <w:del w:id="367" w:author="David Conklin" w:date="2021-09-09T14:58:00Z">
            <w:r w:rsidRPr="002C5A5B" w:rsidDel="003D7F64">
              <w:rPr>
                <w:noProof/>
                <w:rPrChange w:id="368" w:author="David Conklin" w:date="2021-09-18T06:54:00Z">
                  <w:rPr>
                    <w:rStyle w:val="Hyperlink"/>
                    <w:noProof/>
                  </w:rPr>
                </w:rPrChange>
              </w:rPr>
              <w:delText>CW3M concept</w:delText>
            </w:r>
            <w:r w:rsidDel="003D7F64">
              <w:rPr>
                <w:noProof/>
                <w:webHidden/>
              </w:rPr>
              <w:tab/>
              <w:delText>4</w:delText>
            </w:r>
          </w:del>
        </w:p>
        <w:p w14:paraId="75EAD532" w14:textId="38A3FF9A" w:rsidR="006410E2" w:rsidDel="003D7F64" w:rsidRDefault="006410E2">
          <w:pPr>
            <w:pStyle w:val="TOC2"/>
            <w:tabs>
              <w:tab w:val="right" w:leader="dot" w:pos="9350"/>
            </w:tabs>
            <w:rPr>
              <w:del w:id="369" w:author="David Conklin" w:date="2021-09-09T14:58:00Z"/>
              <w:rFonts w:eastAsiaTheme="minorEastAsia"/>
              <w:noProof/>
            </w:rPr>
          </w:pPr>
          <w:del w:id="370" w:author="David Conklin" w:date="2021-09-09T14:58:00Z">
            <w:r w:rsidRPr="002C5A5B" w:rsidDel="003D7F64">
              <w:rPr>
                <w:noProof/>
                <w:rPrChange w:id="371" w:author="David Conklin" w:date="2021-09-18T06:54:00Z">
                  <w:rPr>
                    <w:rStyle w:val="Hyperlink"/>
                    <w:noProof/>
                  </w:rPr>
                </w:rPrChange>
              </w:rPr>
              <w:delText>A different kind of community model</w:delText>
            </w:r>
            <w:r w:rsidDel="003D7F64">
              <w:rPr>
                <w:noProof/>
                <w:webHidden/>
              </w:rPr>
              <w:tab/>
              <w:delText>4</w:delText>
            </w:r>
          </w:del>
        </w:p>
        <w:p w14:paraId="4D01DD6B" w14:textId="1680E252" w:rsidR="006410E2" w:rsidDel="003D7F64" w:rsidRDefault="006410E2">
          <w:pPr>
            <w:pStyle w:val="TOC2"/>
            <w:tabs>
              <w:tab w:val="right" w:leader="dot" w:pos="9350"/>
            </w:tabs>
            <w:rPr>
              <w:del w:id="372" w:author="David Conklin" w:date="2021-09-09T14:58:00Z"/>
              <w:rFonts w:eastAsiaTheme="minorEastAsia"/>
              <w:noProof/>
            </w:rPr>
          </w:pPr>
          <w:del w:id="373" w:author="David Conklin" w:date="2021-09-09T14:58:00Z">
            <w:r w:rsidRPr="002C5A5B" w:rsidDel="003D7F64">
              <w:rPr>
                <w:noProof/>
                <w:rPrChange w:id="374" w:author="David Conklin" w:date="2021-09-18T06:54:00Z">
                  <w:rPr>
                    <w:rStyle w:val="Hyperlink"/>
                    <w:noProof/>
                  </w:rPr>
                </w:rPrChange>
              </w:rPr>
              <w:delText>What CW3M is for</w:delText>
            </w:r>
            <w:r w:rsidDel="003D7F64">
              <w:rPr>
                <w:noProof/>
                <w:webHidden/>
              </w:rPr>
              <w:tab/>
              <w:delText>5</w:delText>
            </w:r>
          </w:del>
        </w:p>
        <w:p w14:paraId="5B982E42" w14:textId="6977141E" w:rsidR="006410E2" w:rsidDel="003D7F64" w:rsidRDefault="006410E2">
          <w:pPr>
            <w:pStyle w:val="TOC2"/>
            <w:tabs>
              <w:tab w:val="right" w:leader="dot" w:pos="9350"/>
            </w:tabs>
            <w:rPr>
              <w:del w:id="375" w:author="David Conklin" w:date="2021-09-09T14:58:00Z"/>
              <w:rFonts w:eastAsiaTheme="minorEastAsia"/>
              <w:noProof/>
            </w:rPr>
          </w:pPr>
          <w:del w:id="376" w:author="David Conklin" w:date="2021-09-09T14:58:00Z">
            <w:r w:rsidRPr="002C5A5B" w:rsidDel="003D7F64">
              <w:rPr>
                <w:noProof/>
                <w:rPrChange w:id="377" w:author="David Conklin" w:date="2021-09-18T06:54:00Z">
                  <w:rPr>
                    <w:rStyle w:val="Hyperlink"/>
                    <w:noProof/>
                  </w:rPr>
                </w:rPrChange>
              </w:rPr>
              <w:delText>Management and maintenance</w:delText>
            </w:r>
            <w:r w:rsidDel="003D7F64">
              <w:rPr>
                <w:noProof/>
                <w:webHidden/>
              </w:rPr>
              <w:tab/>
              <w:delText>5</w:delText>
            </w:r>
          </w:del>
        </w:p>
        <w:p w14:paraId="78337264" w14:textId="184BA2CF" w:rsidR="006410E2" w:rsidDel="003D7F64" w:rsidRDefault="006410E2">
          <w:pPr>
            <w:pStyle w:val="TOC1"/>
            <w:tabs>
              <w:tab w:val="right" w:leader="dot" w:pos="9350"/>
            </w:tabs>
            <w:rPr>
              <w:del w:id="378" w:author="David Conklin" w:date="2021-09-09T14:58:00Z"/>
              <w:rFonts w:eastAsiaTheme="minorEastAsia"/>
              <w:noProof/>
            </w:rPr>
          </w:pPr>
          <w:del w:id="379" w:author="David Conklin" w:date="2021-09-09T14:58:00Z">
            <w:r w:rsidRPr="002C5A5B" w:rsidDel="003D7F64">
              <w:rPr>
                <w:noProof/>
                <w:rPrChange w:id="380" w:author="David Conklin" w:date="2021-09-18T06:54:00Z">
                  <w:rPr>
                    <w:rStyle w:val="Hyperlink"/>
                    <w:noProof/>
                  </w:rPr>
                </w:rPrChange>
              </w:rPr>
              <w:delText>CW3M – A “first principles” model with tuning knobs</w:delText>
            </w:r>
            <w:r w:rsidDel="003D7F64">
              <w:rPr>
                <w:noProof/>
                <w:webHidden/>
              </w:rPr>
              <w:tab/>
              <w:delText>5</w:delText>
            </w:r>
          </w:del>
        </w:p>
        <w:p w14:paraId="68B84D0D" w14:textId="28B1A5DC" w:rsidR="006410E2" w:rsidDel="003D7F64" w:rsidRDefault="006410E2">
          <w:pPr>
            <w:pStyle w:val="TOC1"/>
            <w:tabs>
              <w:tab w:val="right" w:leader="dot" w:pos="9350"/>
            </w:tabs>
            <w:rPr>
              <w:del w:id="381" w:author="David Conklin" w:date="2021-09-09T14:58:00Z"/>
              <w:rFonts w:eastAsiaTheme="minorEastAsia"/>
              <w:noProof/>
            </w:rPr>
          </w:pPr>
          <w:del w:id="382" w:author="David Conklin" w:date="2021-09-09T14:58:00Z">
            <w:r w:rsidRPr="002C5A5B" w:rsidDel="003D7F64">
              <w:rPr>
                <w:noProof/>
                <w:rPrChange w:id="383" w:author="David Conklin" w:date="2021-09-18T06:54:00Z">
                  <w:rPr>
                    <w:rStyle w:val="Hyperlink"/>
                    <w:noProof/>
                  </w:rPr>
                </w:rPrChange>
              </w:rPr>
              <w:delText>The tuning knobs</w:delText>
            </w:r>
            <w:r w:rsidDel="003D7F64">
              <w:rPr>
                <w:noProof/>
                <w:webHidden/>
              </w:rPr>
              <w:tab/>
              <w:delText>6</w:delText>
            </w:r>
          </w:del>
        </w:p>
        <w:p w14:paraId="0170ED21" w14:textId="4234A76A" w:rsidR="006410E2" w:rsidDel="003D7F64" w:rsidRDefault="006410E2">
          <w:pPr>
            <w:pStyle w:val="TOC2"/>
            <w:tabs>
              <w:tab w:val="right" w:leader="dot" w:pos="9350"/>
            </w:tabs>
            <w:rPr>
              <w:del w:id="384" w:author="David Conklin" w:date="2021-09-09T14:58:00Z"/>
              <w:rFonts w:eastAsiaTheme="minorEastAsia"/>
              <w:noProof/>
            </w:rPr>
          </w:pPr>
          <w:del w:id="385" w:author="David Conklin" w:date="2021-09-09T14:58:00Z">
            <w:r w:rsidRPr="002C5A5B" w:rsidDel="003D7F64">
              <w:rPr>
                <w:noProof/>
                <w:rPrChange w:id="386" w:author="David Conklin" w:date="2021-09-18T06:54:00Z">
                  <w:rPr>
                    <w:rStyle w:val="Hyperlink"/>
                    <w:noProof/>
                  </w:rPr>
                </w:rPrChange>
              </w:rPr>
              <w:delText>ET_MULT – forest evapotranspiration</w:delText>
            </w:r>
            <w:r w:rsidDel="003D7F64">
              <w:rPr>
                <w:noProof/>
                <w:webHidden/>
              </w:rPr>
              <w:tab/>
              <w:delText>6</w:delText>
            </w:r>
          </w:del>
        </w:p>
        <w:p w14:paraId="6445B2B3" w14:textId="292374E4" w:rsidR="006410E2" w:rsidDel="003D7F64" w:rsidRDefault="006410E2">
          <w:pPr>
            <w:pStyle w:val="TOC2"/>
            <w:tabs>
              <w:tab w:val="right" w:leader="dot" w:pos="9350"/>
            </w:tabs>
            <w:rPr>
              <w:del w:id="387" w:author="David Conklin" w:date="2021-09-09T14:58:00Z"/>
              <w:rFonts w:eastAsiaTheme="minorEastAsia"/>
              <w:noProof/>
            </w:rPr>
          </w:pPr>
          <w:del w:id="388" w:author="David Conklin" w:date="2021-09-09T14:58:00Z">
            <w:r w:rsidRPr="002C5A5B" w:rsidDel="003D7F64">
              <w:rPr>
                <w:noProof/>
                <w:rPrChange w:id="389" w:author="David Conklin" w:date="2021-09-18T06:54:00Z">
                  <w:rPr>
                    <w:rStyle w:val="Hyperlink"/>
                    <w:noProof/>
                  </w:rPr>
                </w:rPrChange>
              </w:rPr>
              <w:delText>SOLAR_RADIATION_MULTIPLIER – reservoir insolation</w:delText>
            </w:r>
            <w:r w:rsidDel="003D7F64">
              <w:rPr>
                <w:noProof/>
                <w:webHidden/>
              </w:rPr>
              <w:tab/>
              <w:delText>6</w:delText>
            </w:r>
          </w:del>
        </w:p>
        <w:p w14:paraId="60E56135" w14:textId="50480766" w:rsidR="006410E2" w:rsidDel="003D7F64" w:rsidRDefault="006410E2">
          <w:pPr>
            <w:pStyle w:val="TOC2"/>
            <w:tabs>
              <w:tab w:val="right" w:leader="dot" w:pos="9350"/>
            </w:tabs>
            <w:rPr>
              <w:del w:id="390" w:author="David Conklin" w:date="2021-09-09T14:58:00Z"/>
              <w:rFonts w:eastAsiaTheme="minorEastAsia"/>
              <w:noProof/>
            </w:rPr>
          </w:pPr>
          <w:del w:id="391" w:author="David Conklin" w:date="2021-09-09T14:58:00Z">
            <w:r w:rsidRPr="002C5A5B" w:rsidDel="003D7F64">
              <w:rPr>
                <w:noProof/>
                <w:rPrChange w:id="392" w:author="David Conklin" w:date="2021-09-18T06:54:00Z">
                  <w:rPr>
                    <w:rStyle w:val="Hyperlink"/>
                    <w:noProof/>
                  </w:rPr>
                </w:rPrChange>
              </w:rPr>
              <w:delText>FLOW_CMS – Discharge from High Cascade springs</w:delText>
            </w:r>
            <w:r w:rsidDel="003D7F64">
              <w:rPr>
                <w:noProof/>
                <w:webHidden/>
              </w:rPr>
              <w:tab/>
              <w:delText>7</w:delText>
            </w:r>
          </w:del>
        </w:p>
        <w:p w14:paraId="5ACF0DF0" w14:textId="7650B336" w:rsidR="006410E2" w:rsidDel="003D7F64" w:rsidRDefault="006410E2">
          <w:pPr>
            <w:pStyle w:val="TOC1"/>
            <w:tabs>
              <w:tab w:val="right" w:leader="dot" w:pos="9350"/>
            </w:tabs>
            <w:rPr>
              <w:del w:id="393" w:author="David Conklin" w:date="2021-09-09T14:58:00Z"/>
              <w:rFonts w:eastAsiaTheme="minorEastAsia"/>
              <w:noProof/>
            </w:rPr>
          </w:pPr>
          <w:del w:id="394" w:author="David Conklin" w:date="2021-09-09T14:58:00Z">
            <w:r w:rsidRPr="002C5A5B" w:rsidDel="003D7F64">
              <w:rPr>
                <w:noProof/>
                <w:rPrChange w:id="395" w:author="David Conklin" w:date="2021-09-18T06:54:00Z">
                  <w:rPr>
                    <w:rStyle w:val="Hyperlink"/>
                    <w:noProof/>
                  </w:rPr>
                </w:rPrChange>
              </w:rPr>
              <w:delText>The Envision framework and the GIS Layers</w:delText>
            </w:r>
            <w:r w:rsidDel="003D7F64">
              <w:rPr>
                <w:noProof/>
                <w:webHidden/>
              </w:rPr>
              <w:tab/>
              <w:delText>7</w:delText>
            </w:r>
          </w:del>
        </w:p>
        <w:p w14:paraId="5456884D" w14:textId="10F812AF" w:rsidR="006410E2" w:rsidDel="003D7F64" w:rsidRDefault="006410E2">
          <w:pPr>
            <w:pStyle w:val="TOC2"/>
            <w:tabs>
              <w:tab w:val="right" w:leader="dot" w:pos="9350"/>
            </w:tabs>
            <w:rPr>
              <w:del w:id="396" w:author="David Conklin" w:date="2021-09-09T14:58:00Z"/>
              <w:rFonts w:eastAsiaTheme="minorEastAsia"/>
              <w:noProof/>
            </w:rPr>
          </w:pPr>
          <w:del w:id="397" w:author="David Conklin" w:date="2021-09-09T14:58:00Z">
            <w:r w:rsidRPr="002C5A5B" w:rsidDel="003D7F64">
              <w:rPr>
                <w:noProof/>
                <w:rPrChange w:id="398" w:author="David Conklin" w:date="2021-09-18T06:54:00Z">
                  <w:rPr>
                    <w:rStyle w:val="Hyperlink"/>
                    <w:noProof/>
                  </w:rPr>
                </w:rPrChange>
              </w:rPr>
              <w:delText>The Reach Layer</w:delText>
            </w:r>
            <w:r w:rsidDel="003D7F64">
              <w:rPr>
                <w:noProof/>
                <w:webHidden/>
              </w:rPr>
              <w:tab/>
              <w:delText>7</w:delText>
            </w:r>
          </w:del>
        </w:p>
        <w:p w14:paraId="16B7E331" w14:textId="17F184FD" w:rsidR="006410E2" w:rsidDel="003D7F64" w:rsidRDefault="006410E2">
          <w:pPr>
            <w:pStyle w:val="TOC2"/>
            <w:tabs>
              <w:tab w:val="right" w:leader="dot" w:pos="9350"/>
            </w:tabs>
            <w:rPr>
              <w:del w:id="399" w:author="David Conklin" w:date="2021-09-09T14:58:00Z"/>
              <w:rFonts w:eastAsiaTheme="minorEastAsia"/>
              <w:noProof/>
            </w:rPr>
          </w:pPr>
          <w:del w:id="400" w:author="David Conklin" w:date="2021-09-09T14:58:00Z">
            <w:r w:rsidRPr="002C5A5B" w:rsidDel="003D7F64">
              <w:rPr>
                <w:noProof/>
                <w:rPrChange w:id="401" w:author="David Conklin" w:date="2021-09-18T06:54:00Z">
                  <w:rPr>
                    <w:rStyle w:val="Hyperlink"/>
                    <w:noProof/>
                  </w:rPr>
                </w:rPrChange>
              </w:rPr>
              <w:delText>Time steps, autonomous processes, and global methods</w:delText>
            </w:r>
            <w:r w:rsidDel="003D7F64">
              <w:rPr>
                <w:noProof/>
                <w:webHidden/>
              </w:rPr>
              <w:tab/>
              <w:delText>8</w:delText>
            </w:r>
          </w:del>
        </w:p>
        <w:p w14:paraId="279393E3" w14:textId="2787A757" w:rsidR="006410E2" w:rsidDel="003D7F64" w:rsidRDefault="006410E2">
          <w:pPr>
            <w:pStyle w:val="TOC2"/>
            <w:tabs>
              <w:tab w:val="right" w:leader="dot" w:pos="9350"/>
            </w:tabs>
            <w:rPr>
              <w:del w:id="402" w:author="David Conklin" w:date="2021-09-09T14:58:00Z"/>
              <w:rFonts w:eastAsiaTheme="minorEastAsia"/>
              <w:noProof/>
            </w:rPr>
          </w:pPr>
          <w:del w:id="403" w:author="David Conklin" w:date="2021-09-09T14:58:00Z">
            <w:r w:rsidRPr="002C5A5B" w:rsidDel="003D7F64">
              <w:rPr>
                <w:noProof/>
                <w:rPrChange w:id="404" w:author="David Conklin" w:date="2021-09-18T06:54:00Z">
                  <w:rPr>
                    <w:rStyle w:val="Hyperlink"/>
                    <w:noProof/>
                  </w:rPr>
                </w:rPrChange>
              </w:rPr>
              <w:delText>Some global method details</w:delText>
            </w:r>
            <w:r w:rsidDel="003D7F64">
              <w:rPr>
                <w:noProof/>
                <w:webHidden/>
              </w:rPr>
              <w:tab/>
              <w:delText>8</w:delText>
            </w:r>
          </w:del>
        </w:p>
        <w:p w14:paraId="639D3112" w14:textId="1A2B8EBF" w:rsidR="006410E2" w:rsidDel="003D7F64" w:rsidRDefault="006410E2">
          <w:pPr>
            <w:pStyle w:val="TOC1"/>
            <w:tabs>
              <w:tab w:val="right" w:leader="dot" w:pos="9350"/>
            </w:tabs>
            <w:rPr>
              <w:del w:id="405" w:author="David Conklin" w:date="2021-09-09T14:58:00Z"/>
              <w:rFonts w:eastAsiaTheme="minorEastAsia"/>
              <w:noProof/>
            </w:rPr>
          </w:pPr>
          <w:del w:id="406" w:author="David Conklin" w:date="2021-09-09T14:58:00Z">
            <w:r w:rsidRPr="002C5A5B" w:rsidDel="003D7F64">
              <w:rPr>
                <w:noProof/>
                <w:rPrChange w:id="407" w:author="David Conklin" w:date="2021-09-18T06:54:00Z">
                  <w:rPr>
                    <w:rStyle w:val="Hyperlink"/>
                    <w:noProof/>
                  </w:rPr>
                </w:rPrChange>
              </w:rPr>
              <w:delText>Study areas</w:delText>
            </w:r>
            <w:r w:rsidDel="003D7F64">
              <w:rPr>
                <w:noProof/>
                <w:webHidden/>
              </w:rPr>
              <w:tab/>
              <w:delText>9</w:delText>
            </w:r>
          </w:del>
        </w:p>
        <w:p w14:paraId="207075EE" w14:textId="140FFC92" w:rsidR="006410E2" w:rsidDel="003D7F64" w:rsidRDefault="006410E2">
          <w:pPr>
            <w:pStyle w:val="TOC2"/>
            <w:tabs>
              <w:tab w:val="right" w:leader="dot" w:pos="9350"/>
            </w:tabs>
            <w:rPr>
              <w:del w:id="408" w:author="David Conklin" w:date="2021-09-09T14:58:00Z"/>
              <w:rFonts w:eastAsiaTheme="minorEastAsia"/>
              <w:noProof/>
            </w:rPr>
          </w:pPr>
          <w:del w:id="409" w:author="David Conklin" w:date="2021-09-09T14:58:00Z">
            <w:r w:rsidRPr="002C5A5B" w:rsidDel="003D7F64">
              <w:rPr>
                <w:noProof/>
                <w:rPrChange w:id="410" w:author="David Conklin" w:date="2021-09-18T06:54:00Z">
                  <w:rPr>
                    <w:rStyle w:val="Hyperlink"/>
                    <w:noProof/>
                  </w:rPr>
                </w:rPrChange>
              </w:rPr>
              <w:delText>DataCW3M directory structure</w:delText>
            </w:r>
            <w:r w:rsidDel="003D7F64">
              <w:rPr>
                <w:noProof/>
                <w:webHidden/>
              </w:rPr>
              <w:tab/>
              <w:delText>9</w:delText>
            </w:r>
          </w:del>
        </w:p>
        <w:p w14:paraId="1568DEA4" w14:textId="2D7754A4" w:rsidR="006410E2" w:rsidDel="003D7F64" w:rsidRDefault="006410E2">
          <w:pPr>
            <w:pStyle w:val="TOC2"/>
            <w:tabs>
              <w:tab w:val="right" w:leader="dot" w:pos="9350"/>
            </w:tabs>
            <w:rPr>
              <w:del w:id="411" w:author="David Conklin" w:date="2021-09-09T14:58:00Z"/>
              <w:rFonts w:eastAsiaTheme="minorEastAsia"/>
              <w:noProof/>
            </w:rPr>
          </w:pPr>
          <w:del w:id="412" w:author="David Conklin" w:date="2021-09-09T14:58:00Z">
            <w:r w:rsidRPr="002C5A5B" w:rsidDel="003D7F64">
              <w:rPr>
                <w:noProof/>
                <w:rPrChange w:id="413" w:author="David Conklin" w:date="2021-09-18T06:54:00Z">
                  <w:rPr>
                    <w:rStyle w:val="Hyperlink"/>
                    <w:noProof/>
                  </w:rPr>
                </w:rPrChange>
              </w:rPr>
              <w:delText>DataCW3M\ScenarioData directory structure</w:delText>
            </w:r>
            <w:r w:rsidDel="003D7F64">
              <w:rPr>
                <w:noProof/>
                <w:webHidden/>
              </w:rPr>
              <w:tab/>
              <w:delText>10</w:delText>
            </w:r>
          </w:del>
        </w:p>
        <w:p w14:paraId="7331EF60" w14:textId="55F6D53E" w:rsidR="006410E2" w:rsidDel="003D7F64" w:rsidRDefault="006410E2">
          <w:pPr>
            <w:pStyle w:val="TOC2"/>
            <w:tabs>
              <w:tab w:val="right" w:leader="dot" w:pos="9350"/>
            </w:tabs>
            <w:rPr>
              <w:del w:id="414" w:author="David Conklin" w:date="2021-09-09T14:58:00Z"/>
              <w:rFonts w:eastAsiaTheme="minorEastAsia"/>
              <w:noProof/>
            </w:rPr>
          </w:pPr>
          <w:del w:id="415" w:author="David Conklin" w:date="2021-09-09T14:58:00Z">
            <w:r w:rsidRPr="002C5A5B" w:rsidDel="003D7F64">
              <w:rPr>
                <w:noProof/>
                <w:rPrChange w:id="416" w:author="David Conklin" w:date="2021-09-18T06:54:00Z">
                  <w:rPr>
                    <w:rStyle w:val="Hyperlink"/>
                    <w:noProof/>
                  </w:rPr>
                </w:rPrChange>
              </w:rPr>
              <w:delText>DataCW3M\ScenarioData\&lt;scenario&gt; folder contents</w:delText>
            </w:r>
            <w:r w:rsidDel="003D7F64">
              <w:rPr>
                <w:noProof/>
                <w:webHidden/>
              </w:rPr>
              <w:tab/>
              <w:delText>11</w:delText>
            </w:r>
          </w:del>
        </w:p>
        <w:p w14:paraId="5DB91FBF" w14:textId="795F982B" w:rsidR="006410E2" w:rsidDel="003D7F64" w:rsidRDefault="006410E2">
          <w:pPr>
            <w:pStyle w:val="TOC2"/>
            <w:tabs>
              <w:tab w:val="right" w:leader="dot" w:pos="9350"/>
            </w:tabs>
            <w:rPr>
              <w:del w:id="417" w:author="David Conklin" w:date="2021-09-09T14:58:00Z"/>
              <w:rFonts w:eastAsiaTheme="minorEastAsia"/>
              <w:noProof/>
            </w:rPr>
          </w:pPr>
          <w:del w:id="418" w:author="David Conklin" w:date="2021-09-09T14:58:00Z">
            <w:r w:rsidRPr="002C5A5B" w:rsidDel="003D7F64">
              <w:rPr>
                <w:noProof/>
                <w:rPrChange w:id="419" w:author="David Conklin" w:date="2021-09-18T06:54:00Z">
                  <w:rPr>
                    <w:rStyle w:val="Hyperlink"/>
                    <w:noProof/>
                  </w:rPr>
                </w:rPrChange>
              </w:rPr>
              <w:delText>DataCW3M\&lt;study area&gt; folder contents</w:delText>
            </w:r>
            <w:r w:rsidDel="003D7F64">
              <w:rPr>
                <w:noProof/>
                <w:webHidden/>
              </w:rPr>
              <w:tab/>
              <w:delText>11</w:delText>
            </w:r>
          </w:del>
        </w:p>
        <w:p w14:paraId="2203D58E" w14:textId="635D91FF" w:rsidR="006410E2" w:rsidDel="003D7F64" w:rsidRDefault="006410E2">
          <w:pPr>
            <w:pStyle w:val="TOC1"/>
            <w:tabs>
              <w:tab w:val="right" w:leader="dot" w:pos="9350"/>
            </w:tabs>
            <w:rPr>
              <w:del w:id="420" w:author="David Conklin" w:date="2021-09-09T14:58:00Z"/>
              <w:rFonts w:eastAsiaTheme="minorEastAsia"/>
              <w:noProof/>
            </w:rPr>
          </w:pPr>
          <w:del w:id="421" w:author="David Conklin" w:date="2021-09-09T14:58:00Z">
            <w:r w:rsidRPr="002C5A5B" w:rsidDel="003D7F64">
              <w:rPr>
                <w:noProof/>
                <w:rPrChange w:id="422" w:author="David Conklin" w:date="2021-09-18T06:54:00Z">
                  <w:rPr>
                    <w:rStyle w:val="Hyperlink"/>
                    <w:noProof/>
                  </w:rPr>
                </w:rPrChange>
              </w:rPr>
              <w:delText>Calendar conventions</w:delText>
            </w:r>
            <w:r w:rsidDel="003D7F64">
              <w:rPr>
                <w:noProof/>
                <w:webHidden/>
              </w:rPr>
              <w:tab/>
              <w:delText>17</w:delText>
            </w:r>
          </w:del>
        </w:p>
        <w:p w14:paraId="08246309" w14:textId="17B6BE87" w:rsidR="006410E2" w:rsidDel="003D7F64" w:rsidRDefault="006410E2">
          <w:pPr>
            <w:pStyle w:val="TOC2"/>
            <w:tabs>
              <w:tab w:val="right" w:leader="dot" w:pos="9350"/>
            </w:tabs>
            <w:rPr>
              <w:del w:id="423" w:author="David Conklin" w:date="2021-09-09T14:58:00Z"/>
              <w:rFonts w:eastAsiaTheme="minorEastAsia"/>
              <w:noProof/>
            </w:rPr>
          </w:pPr>
          <w:del w:id="424" w:author="David Conklin" w:date="2021-09-09T14:58:00Z">
            <w:r w:rsidRPr="002C5A5B" w:rsidDel="003D7F64">
              <w:rPr>
                <w:noProof/>
                <w:rPrChange w:id="425" w:author="David Conklin" w:date="2021-09-18T06:54:00Z">
                  <w:rPr>
                    <w:rStyle w:val="Hyperlink"/>
                    <w:noProof/>
                  </w:rPr>
                </w:rPrChange>
              </w:rPr>
              <w:delText>Water years</w:delText>
            </w:r>
            <w:r w:rsidDel="003D7F64">
              <w:rPr>
                <w:noProof/>
                <w:webHidden/>
              </w:rPr>
              <w:tab/>
              <w:delText>17</w:delText>
            </w:r>
          </w:del>
        </w:p>
        <w:p w14:paraId="76F7F774" w14:textId="58B8012E" w:rsidR="006410E2" w:rsidDel="003D7F64" w:rsidRDefault="006410E2">
          <w:pPr>
            <w:pStyle w:val="TOC1"/>
            <w:tabs>
              <w:tab w:val="right" w:leader="dot" w:pos="9350"/>
            </w:tabs>
            <w:rPr>
              <w:del w:id="426" w:author="David Conklin" w:date="2021-09-09T14:58:00Z"/>
              <w:rFonts w:eastAsiaTheme="minorEastAsia"/>
              <w:noProof/>
            </w:rPr>
          </w:pPr>
          <w:del w:id="427" w:author="David Conklin" w:date="2021-09-09T14:58:00Z">
            <w:r w:rsidRPr="002C5A5B" w:rsidDel="003D7F64">
              <w:rPr>
                <w:noProof/>
                <w:rPrChange w:id="428" w:author="David Conklin" w:date="2021-09-18T06:54:00Z">
                  <w:rPr>
                    <w:rStyle w:val="Hyperlink"/>
                    <w:noProof/>
                  </w:rPr>
                </w:rPrChange>
              </w:rPr>
              <w:delText>Climate data</w:delText>
            </w:r>
            <w:r w:rsidDel="003D7F64">
              <w:rPr>
                <w:noProof/>
                <w:webHidden/>
              </w:rPr>
              <w:tab/>
              <w:delText>17</w:delText>
            </w:r>
          </w:del>
        </w:p>
        <w:p w14:paraId="21DD1D45" w14:textId="26122E22" w:rsidR="006410E2" w:rsidDel="003D7F64" w:rsidRDefault="006410E2">
          <w:pPr>
            <w:pStyle w:val="TOC2"/>
            <w:tabs>
              <w:tab w:val="right" w:leader="dot" w:pos="9350"/>
            </w:tabs>
            <w:rPr>
              <w:del w:id="429" w:author="David Conklin" w:date="2021-09-09T14:58:00Z"/>
              <w:rFonts w:eastAsiaTheme="minorEastAsia"/>
              <w:noProof/>
            </w:rPr>
          </w:pPr>
          <w:del w:id="430" w:author="David Conklin" w:date="2021-09-09T14:58:00Z">
            <w:r w:rsidRPr="002C5A5B" w:rsidDel="003D7F64">
              <w:rPr>
                <w:noProof/>
                <w:rPrChange w:id="431" w:author="David Conklin" w:date="2021-09-18T06:54:00Z">
                  <w:rPr>
                    <w:rStyle w:val="Hyperlink"/>
                    <w:noProof/>
                  </w:rPr>
                </w:rPrChange>
              </w:rPr>
              <w:delText>Numbered climate scenarios in the model</w:delText>
            </w:r>
            <w:r w:rsidDel="003D7F64">
              <w:rPr>
                <w:noProof/>
                <w:webHidden/>
              </w:rPr>
              <w:tab/>
              <w:delText>17</w:delText>
            </w:r>
          </w:del>
        </w:p>
        <w:p w14:paraId="3AB8AAEC" w14:textId="2280A1D3" w:rsidR="006410E2" w:rsidDel="003D7F64" w:rsidRDefault="006410E2">
          <w:pPr>
            <w:pStyle w:val="TOC2"/>
            <w:tabs>
              <w:tab w:val="right" w:leader="dot" w:pos="9350"/>
            </w:tabs>
            <w:rPr>
              <w:del w:id="432" w:author="David Conklin" w:date="2021-09-09T14:58:00Z"/>
              <w:rFonts w:eastAsiaTheme="minorEastAsia"/>
              <w:noProof/>
            </w:rPr>
          </w:pPr>
          <w:del w:id="433" w:author="David Conklin" w:date="2021-09-09T14:58:00Z">
            <w:r w:rsidRPr="002C5A5B" w:rsidDel="003D7F64">
              <w:rPr>
                <w:noProof/>
                <w:rPrChange w:id="434" w:author="David Conklin" w:date="2021-09-18T06:54:00Z">
                  <w:rPr>
                    <w:rStyle w:val="Hyperlink"/>
                    <w:noProof/>
                  </w:rPr>
                </w:rPrChange>
              </w:rPr>
              <w:delText>Monthly and seasonal weather data</w:delText>
            </w:r>
            <w:r w:rsidDel="003D7F64">
              <w:rPr>
                <w:noProof/>
                <w:webHidden/>
              </w:rPr>
              <w:tab/>
              <w:delText>18</w:delText>
            </w:r>
          </w:del>
        </w:p>
        <w:p w14:paraId="5981E4D1" w14:textId="3BCCDC77" w:rsidR="006410E2" w:rsidDel="003D7F64" w:rsidRDefault="006410E2">
          <w:pPr>
            <w:pStyle w:val="TOC2"/>
            <w:tabs>
              <w:tab w:val="right" w:leader="dot" w:pos="9350"/>
            </w:tabs>
            <w:rPr>
              <w:del w:id="435" w:author="David Conklin" w:date="2021-09-09T14:58:00Z"/>
              <w:rFonts w:eastAsiaTheme="minorEastAsia"/>
              <w:noProof/>
            </w:rPr>
          </w:pPr>
          <w:del w:id="436" w:author="David Conklin" w:date="2021-09-09T14:58:00Z">
            <w:r w:rsidRPr="002C5A5B" w:rsidDel="003D7F64">
              <w:rPr>
                <w:noProof/>
                <w:rPrChange w:id="437" w:author="David Conklin" w:date="2021-09-18T06:54:00Z">
                  <w:rPr>
                    <w:rStyle w:val="Hyperlink"/>
                    <w:noProof/>
                  </w:rPr>
                </w:rPrChange>
              </w:rPr>
              <w:delText>Climate data grids</w:delText>
            </w:r>
            <w:r w:rsidDel="003D7F64">
              <w:rPr>
                <w:noProof/>
                <w:webHidden/>
              </w:rPr>
              <w:tab/>
              <w:delText>19</w:delText>
            </w:r>
          </w:del>
        </w:p>
        <w:p w14:paraId="673411E5" w14:textId="3D329FA4" w:rsidR="006410E2" w:rsidDel="003D7F64" w:rsidRDefault="006410E2">
          <w:pPr>
            <w:pStyle w:val="TOC3"/>
            <w:tabs>
              <w:tab w:val="right" w:leader="dot" w:pos="9350"/>
            </w:tabs>
            <w:rPr>
              <w:del w:id="438" w:author="David Conklin" w:date="2021-09-09T14:58:00Z"/>
              <w:rFonts w:eastAsiaTheme="minorEastAsia"/>
              <w:noProof/>
            </w:rPr>
          </w:pPr>
          <w:del w:id="439" w:author="David Conklin" w:date="2021-09-09T14:58:00Z">
            <w:r w:rsidRPr="002C5A5B" w:rsidDel="003D7F64">
              <w:rPr>
                <w:noProof/>
                <w:rPrChange w:id="440" w:author="David Conklin" w:date="2021-09-18T06:54:00Z">
                  <w:rPr>
                    <w:rStyle w:val="Hyperlink"/>
                    <w:noProof/>
                  </w:rPr>
                </w:rPrChange>
              </w:rPr>
              <w:delText>The WW2100 climate grid</w:delText>
            </w:r>
            <w:r w:rsidDel="003D7F64">
              <w:rPr>
                <w:noProof/>
                <w:webHidden/>
              </w:rPr>
              <w:tab/>
              <w:delText>19</w:delText>
            </w:r>
          </w:del>
        </w:p>
        <w:p w14:paraId="539F7494" w14:textId="5A232B52" w:rsidR="006410E2" w:rsidDel="003D7F64" w:rsidRDefault="006410E2">
          <w:pPr>
            <w:pStyle w:val="TOC3"/>
            <w:tabs>
              <w:tab w:val="right" w:leader="dot" w:pos="9350"/>
            </w:tabs>
            <w:rPr>
              <w:del w:id="441" w:author="David Conklin" w:date="2021-09-09T14:58:00Z"/>
              <w:rFonts w:eastAsiaTheme="minorEastAsia"/>
              <w:noProof/>
            </w:rPr>
          </w:pPr>
          <w:del w:id="442" w:author="David Conklin" w:date="2021-09-09T14:58:00Z">
            <w:r w:rsidRPr="002C5A5B" w:rsidDel="003D7F64">
              <w:rPr>
                <w:noProof/>
                <w:rPrChange w:id="443" w:author="David Conklin" w:date="2021-09-18T06:54:00Z">
                  <w:rPr>
                    <w:rStyle w:val="Hyperlink"/>
                    <w:noProof/>
                  </w:rPr>
                </w:rPrChange>
              </w:rPr>
              <w:delText>The v2 climate grid</w:delText>
            </w:r>
            <w:r w:rsidDel="003D7F64">
              <w:rPr>
                <w:noProof/>
                <w:webHidden/>
              </w:rPr>
              <w:tab/>
              <w:delText>20</w:delText>
            </w:r>
          </w:del>
        </w:p>
        <w:p w14:paraId="27482B4F" w14:textId="1241D357" w:rsidR="006410E2" w:rsidDel="003D7F64" w:rsidRDefault="006410E2">
          <w:pPr>
            <w:pStyle w:val="TOC2"/>
            <w:tabs>
              <w:tab w:val="right" w:leader="dot" w:pos="9350"/>
            </w:tabs>
            <w:rPr>
              <w:del w:id="444" w:author="David Conklin" w:date="2021-09-09T14:58:00Z"/>
              <w:rFonts w:eastAsiaTheme="minorEastAsia"/>
              <w:noProof/>
            </w:rPr>
          </w:pPr>
          <w:del w:id="445" w:author="David Conklin" w:date="2021-09-09T14:58:00Z">
            <w:r w:rsidRPr="002C5A5B" w:rsidDel="003D7F64">
              <w:rPr>
                <w:noProof/>
                <w:rPrChange w:id="446" w:author="David Conklin" w:date="2021-09-18T06:54:00Z">
                  <w:rPr>
                    <w:rStyle w:val="Hyperlink"/>
                    <w:noProof/>
                  </w:rPr>
                </w:rPrChange>
              </w:rPr>
              <w:delText>How climate data is looked up</w:delText>
            </w:r>
            <w:r w:rsidDel="003D7F64">
              <w:rPr>
                <w:noProof/>
                <w:webHidden/>
              </w:rPr>
              <w:tab/>
              <w:delText>20</w:delText>
            </w:r>
          </w:del>
        </w:p>
        <w:p w14:paraId="16B22B80" w14:textId="229C77E7" w:rsidR="006410E2" w:rsidDel="003D7F64" w:rsidRDefault="006410E2">
          <w:pPr>
            <w:pStyle w:val="TOC2"/>
            <w:tabs>
              <w:tab w:val="right" w:leader="dot" w:pos="9350"/>
            </w:tabs>
            <w:rPr>
              <w:del w:id="447" w:author="David Conklin" w:date="2021-09-09T14:58:00Z"/>
              <w:rFonts w:eastAsiaTheme="minorEastAsia"/>
              <w:noProof/>
            </w:rPr>
          </w:pPr>
          <w:del w:id="448" w:author="David Conklin" w:date="2021-09-09T14:58:00Z">
            <w:r w:rsidRPr="002C5A5B" w:rsidDel="003D7F64">
              <w:rPr>
                <w:noProof/>
                <w:rPrChange w:id="449" w:author="David Conklin" w:date="2021-09-18T06:54:00Z">
                  <w:rPr>
                    <w:rStyle w:val="Hyperlink"/>
                    <w:noProof/>
                  </w:rPr>
                </w:rPrChange>
              </w:rPr>
              <w:delText>What is in a climate dataset</w:delText>
            </w:r>
            <w:r w:rsidDel="003D7F64">
              <w:rPr>
                <w:noProof/>
                <w:webHidden/>
              </w:rPr>
              <w:tab/>
              <w:delText>21</w:delText>
            </w:r>
          </w:del>
        </w:p>
        <w:p w14:paraId="4C3B9103" w14:textId="67B0ADF6" w:rsidR="006410E2" w:rsidDel="003D7F64" w:rsidRDefault="006410E2">
          <w:pPr>
            <w:pStyle w:val="TOC1"/>
            <w:tabs>
              <w:tab w:val="right" w:leader="dot" w:pos="9350"/>
            </w:tabs>
            <w:rPr>
              <w:del w:id="450" w:author="David Conklin" w:date="2021-09-09T14:58:00Z"/>
              <w:rFonts w:eastAsiaTheme="minorEastAsia"/>
              <w:noProof/>
            </w:rPr>
          </w:pPr>
          <w:del w:id="451" w:author="David Conklin" w:date="2021-09-09T14:58:00Z">
            <w:r w:rsidRPr="002C5A5B" w:rsidDel="003D7F64">
              <w:rPr>
                <w:noProof/>
                <w:rPrChange w:id="452" w:author="David Conklin" w:date="2021-09-18T06:54:00Z">
                  <w:rPr>
                    <w:rStyle w:val="Hyperlink"/>
                    <w:noProof/>
                  </w:rPr>
                </w:rPrChange>
              </w:rPr>
              <w:delText>Water rights</w:delText>
            </w:r>
            <w:r w:rsidDel="003D7F64">
              <w:rPr>
                <w:noProof/>
                <w:webHidden/>
              </w:rPr>
              <w:tab/>
              <w:delText>22</w:delText>
            </w:r>
          </w:del>
        </w:p>
        <w:p w14:paraId="2436ECD2" w14:textId="000EAD6F" w:rsidR="006410E2" w:rsidDel="003D7F64" w:rsidRDefault="006410E2">
          <w:pPr>
            <w:pStyle w:val="TOC2"/>
            <w:tabs>
              <w:tab w:val="right" w:leader="dot" w:pos="9350"/>
            </w:tabs>
            <w:rPr>
              <w:del w:id="453" w:author="David Conklin" w:date="2021-09-09T14:58:00Z"/>
              <w:rFonts w:eastAsiaTheme="minorEastAsia"/>
              <w:noProof/>
            </w:rPr>
          </w:pPr>
          <w:del w:id="454" w:author="David Conklin" w:date="2021-09-09T14:58:00Z">
            <w:r w:rsidRPr="002C5A5B" w:rsidDel="003D7F64">
              <w:rPr>
                <w:noProof/>
                <w:rPrChange w:id="455" w:author="David Conklin" w:date="2021-09-18T06:54:00Z">
                  <w:rPr>
                    <w:rStyle w:val="Hyperlink"/>
                    <w:noProof/>
                  </w:rPr>
                </w:rPrChange>
              </w:rPr>
              <w:delText>Water rights data</w:delText>
            </w:r>
            <w:r w:rsidDel="003D7F64">
              <w:rPr>
                <w:noProof/>
                <w:webHidden/>
              </w:rPr>
              <w:tab/>
              <w:delText>22</w:delText>
            </w:r>
          </w:del>
        </w:p>
        <w:p w14:paraId="6A27E7C3" w14:textId="4E20207D" w:rsidR="006410E2" w:rsidDel="003D7F64" w:rsidRDefault="006410E2">
          <w:pPr>
            <w:pStyle w:val="TOC2"/>
            <w:tabs>
              <w:tab w:val="right" w:leader="dot" w:pos="9350"/>
            </w:tabs>
            <w:rPr>
              <w:del w:id="456" w:author="David Conklin" w:date="2021-09-09T14:58:00Z"/>
              <w:rFonts w:eastAsiaTheme="minorEastAsia"/>
              <w:noProof/>
            </w:rPr>
          </w:pPr>
          <w:del w:id="457" w:author="David Conklin" w:date="2021-09-09T14:58:00Z">
            <w:r w:rsidRPr="002C5A5B" w:rsidDel="003D7F64">
              <w:rPr>
                <w:noProof/>
                <w:rPrChange w:id="458" w:author="David Conklin" w:date="2021-09-18T06:54:00Z">
                  <w:rPr>
                    <w:rStyle w:val="Hyperlink"/>
                    <w:noProof/>
                  </w:rPr>
                </w:rPrChange>
              </w:rPr>
              <w:delText>The wr_pods.csv file</w:delText>
            </w:r>
            <w:r w:rsidDel="003D7F64">
              <w:rPr>
                <w:noProof/>
                <w:webHidden/>
              </w:rPr>
              <w:tab/>
              <w:delText>22</w:delText>
            </w:r>
          </w:del>
        </w:p>
        <w:p w14:paraId="17F31BE1" w14:textId="418B38D9" w:rsidR="006410E2" w:rsidDel="003D7F64" w:rsidRDefault="006410E2">
          <w:pPr>
            <w:pStyle w:val="TOC2"/>
            <w:tabs>
              <w:tab w:val="right" w:leader="dot" w:pos="9350"/>
            </w:tabs>
            <w:rPr>
              <w:del w:id="459" w:author="David Conklin" w:date="2021-09-09T14:58:00Z"/>
              <w:rFonts w:eastAsiaTheme="minorEastAsia"/>
              <w:noProof/>
            </w:rPr>
          </w:pPr>
          <w:del w:id="460" w:author="David Conklin" w:date="2021-09-09T14:58:00Z">
            <w:r w:rsidRPr="002C5A5B" w:rsidDel="003D7F64">
              <w:rPr>
                <w:noProof/>
                <w:rPrChange w:id="461" w:author="David Conklin" w:date="2021-09-18T06:54:00Z">
                  <w:rPr>
                    <w:rStyle w:val="Hyperlink"/>
                    <w:noProof/>
                  </w:rPr>
                </w:rPrChange>
              </w:rPr>
              <w:delText>The wr_pous.csv file</w:delText>
            </w:r>
            <w:r w:rsidDel="003D7F64">
              <w:rPr>
                <w:noProof/>
                <w:webHidden/>
              </w:rPr>
              <w:tab/>
              <w:delText>23</w:delText>
            </w:r>
          </w:del>
        </w:p>
        <w:p w14:paraId="648139C3" w14:textId="1510B15B" w:rsidR="006410E2" w:rsidDel="003D7F64" w:rsidRDefault="006410E2">
          <w:pPr>
            <w:pStyle w:val="TOC2"/>
            <w:tabs>
              <w:tab w:val="right" w:leader="dot" w:pos="9350"/>
            </w:tabs>
            <w:rPr>
              <w:del w:id="462" w:author="David Conklin" w:date="2021-09-09T14:58:00Z"/>
              <w:rFonts w:eastAsiaTheme="minorEastAsia"/>
              <w:noProof/>
            </w:rPr>
          </w:pPr>
          <w:del w:id="463" w:author="David Conklin" w:date="2021-09-09T14:58:00Z">
            <w:r w:rsidRPr="002C5A5B" w:rsidDel="003D7F64">
              <w:rPr>
                <w:noProof/>
                <w:rPrChange w:id="464" w:author="David Conklin" w:date="2021-09-18T06:54:00Z">
                  <w:rPr>
                    <w:rStyle w:val="Hyperlink"/>
                    <w:noProof/>
                  </w:rPr>
                </w:rPrChange>
              </w:rPr>
              <w:delText>Allocating surface water rights to irrigation</w:delText>
            </w:r>
            <w:r w:rsidDel="003D7F64">
              <w:rPr>
                <w:noProof/>
                <w:webHidden/>
              </w:rPr>
              <w:tab/>
              <w:delText>24</w:delText>
            </w:r>
          </w:del>
        </w:p>
        <w:p w14:paraId="4C91E26E" w14:textId="479D97AF" w:rsidR="006410E2" w:rsidDel="003D7F64" w:rsidRDefault="006410E2">
          <w:pPr>
            <w:pStyle w:val="TOC2"/>
            <w:tabs>
              <w:tab w:val="right" w:leader="dot" w:pos="9350"/>
            </w:tabs>
            <w:rPr>
              <w:del w:id="465" w:author="David Conklin" w:date="2021-09-09T14:58:00Z"/>
              <w:rFonts w:eastAsiaTheme="minorEastAsia"/>
              <w:noProof/>
            </w:rPr>
          </w:pPr>
          <w:del w:id="466" w:author="David Conklin" w:date="2021-09-09T14:58:00Z">
            <w:r w:rsidRPr="002C5A5B" w:rsidDel="003D7F64">
              <w:rPr>
                <w:noProof/>
                <w:rPrChange w:id="467" w:author="David Conklin" w:date="2021-09-18T06:54:00Z">
                  <w:rPr>
                    <w:rStyle w:val="Hyperlink"/>
                    <w:noProof/>
                  </w:rPr>
                </w:rPrChange>
              </w:rPr>
              <w:delText>Adding a water right</w:delText>
            </w:r>
            <w:r w:rsidDel="003D7F64">
              <w:rPr>
                <w:noProof/>
                <w:webHidden/>
              </w:rPr>
              <w:tab/>
              <w:delText>24</w:delText>
            </w:r>
          </w:del>
        </w:p>
        <w:p w14:paraId="13A861B7" w14:textId="03D0EE91" w:rsidR="006410E2" w:rsidDel="003D7F64" w:rsidRDefault="006410E2">
          <w:pPr>
            <w:pStyle w:val="TOC1"/>
            <w:tabs>
              <w:tab w:val="right" w:leader="dot" w:pos="9350"/>
            </w:tabs>
            <w:rPr>
              <w:del w:id="468" w:author="David Conklin" w:date="2021-09-09T14:58:00Z"/>
              <w:rFonts w:eastAsiaTheme="minorEastAsia"/>
              <w:noProof/>
            </w:rPr>
          </w:pPr>
          <w:del w:id="469" w:author="David Conklin" w:date="2021-09-09T14:58:00Z">
            <w:r w:rsidRPr="002C5A5B" w:rsidDel="003D7F64">
              <w:rPr>
                <w:noProof/>
                <w:rPrChange w:id="470" w:author="David Conklin" w:date="2021-09-18T06:54:00Z">
                  <w:rPr>
                    <w:rStyle w:val="Hyperlink"/>
                    <w:noProof/>
                  </w:rPr>
                </w:rPrChange>
              </w:rPr>
              <w:delText>Initial conditions</w:delText>
            </w:r>
            <w:r w:rsidDel="003D7F64">
              <w:rPr>
                <w:noProof/>
                <w:webHidden/>
              </w:rPr>
              <w:tab/>
              <w:delText>27</w:delText>
            </w:r>
          </w:del>
        </w:p>
        <w:p w14:paraId="3DB97575" w14:textId="015CE9ED" w:rsidR="006410E2" w:rsidDel="003D7F64" w:rsidRDefault="006410E2">
          <w:pPr>
            <w:pStyle w:val="TOC2"/>
            <w:tabs>
              <w:tab w:val="right" w:leader="dot" w:pos="9350"/>
            </w:tabs>
            <w:rPr>
              <w:del w:id="471" w:author="David Conklin" w:date="2021-09-09T14:58:00Z"/>
              <w:rFonts w:eastAsiaTheme="minorEastAsia"/>
              <w:noProof/>
            </w:rPr>
          </w:pPr>
          <w:del w:id="472" w:author="David Conklin" w:date="2021-09-09T14:58:00Z">
            <w:r w:rsidRPr="002C5A5B" w:rsidDel="003D7F64">
              <w:rPr>
                <w:noProof/>
                <w:rPrChange w:id="473" w:author="David Conklin" w:date="2021-09-18T06:54:00Z">
                  <w:rPr>
                    <w:rStyle w:val="Hyperlink"/>
                    <w:noProof/>
                  </w:rPr>
                </w:rPrChange>
              </w:rPr>
              <w:delText>State variables</w:delText>
            </w:r>
            <w:r w:rsidDel="003D7F64">
              <w:rPr>
                <w:noProof/>
                <w:webHidden/>
              </w:rPr>
              <w:tab/>
              <w:delText>27</w:delText>
            </w:r>
          </w:del>
        </w:p>
        <w:p w14:paraId="0EDBEA64" w14:textId="6486D3E1" w:rsidR="006410E2" w:rsidDel="003D7F64" w:rsidRDefault="006410E2">
          <w:pPr>
            <w:pStyle w:val="TOC2"/>
            <w:tabs>
              <w:tab w:val="right" w:leader="dot" w:pos="9350"/>
            </w:tabs>
            <w:rPr>
              <w:del w:id="474" w:author="David Conklin" w:date="2021-09-09T14:58:00Z"/>
              <w:rFonts w:eastAsiaTheme="minorEastAsia"/>
              <w:noProof/>
            </w:rPr>
          </w:pPr>
          <w:del w:id="475" w:author="David Conklin" w:date="2021-09-09T14:58:00Z">
            <w:r w:rsidRPr="002C5A5B" w:rsidDel="003D7F64">
              <w:rPr>
                <w:noProof/>
                <w:rPrChange w:id="476" w:author="David Conklin" w:date="2021-09-18T06:54:00Z">
                  <w:rPr>
                    <w:rStyle w:val="Hyperlink"/>
                    <w:noProof/>
                  </w:rPr>
                </w:rPrChange>
              </w:rPr>
              <w:delText>Reproducibility and the use of random number generators</w:delText>
            </w:r>
            <w:r w:rsidDel="003D7F64">
              <w:rPr>
                <w:noProof/>
                <w:webHidden/>
              </w:rPr>
              <w:tab/>
              <w:delText>28</w:delText>
            </w:r>
          </w:del>
        </w:p>
        <w:p w14:paraId="25BBAC7C" w14:textId="237B5414" w:rsidR="006410E2" w:rsidDel="003D7F64" w:rsidRDefault="006410E2">
          <w:pPr>
            <w:pStyle w:val="TOC2"/>
            <w:tabs>
              <w:tab w:val="right" w:leader="dot" w:pos="9350"/>
            </w:tabs>
            <w:rPr>
              <w:del w:id="477" w:author="David Conklin" w:date="2021-09-09T14:58:00Z"/>
              <w:rFonts w:eastAsiaTheme="minorEastAsia"/>
              <w:noProof/>
            </w:rPr>
          </w:pPr>
          <w:del w:id="478" w:author="David Conklin" w:date="2021-09-09T14:58:00Z">
            <w:r w:rsidRPr="002C5A5B" w:rsidDel="003D7F64">
              <w:rPr>
                <w:noProof/>
                <w:rPrChange w:id="479" w:author="David Conklin" w:date="2021-09-18T06:54:00Z">
                  <w:rPr>
                    <w:rStyle w:val="Hyperlink"/>
                    <w:noProof/>
                  </w:rPr>
                </w:rPrChange>
              </w:rPr>
              <w:delText>Initializing ID numbers: coldstart</w:delText>
            </w:r>
            <w:r w:rsidDel="003D7F64">
              <w:rPr>
                <w:noProof/>
                <w:webHidden/>
              </w:rPr>
              <w:tab/>
              <w:delText>28</w:delText>
            </w:r>
          </w:del>
        </w:p>
        <w:p w14:paraId="2BD4E6B1" w14:textId="4D555370" w:rsidR="006410E2" w:rsidDel="003D7F64" w:rsidRDefault="006410E2">
          <w:pPr>
            <w:pStyle w:val="TOC2"/>
            <w:tabs>
              <w:tab w:val="right" w:leader="dot" w:pos="9350"/>
            </w:tabs>
            <w:rPr>
              <w:del w:id="480" w:author="David Conklin" w:date="2021-09-09T14:58:00Z"/>
              <w:rFonts w:eastAsiaTheme="minorEastAsia"/>
              <w:noProof/>
            </w:rPr>
          </w:pPr>
          <w:del w:id="481" w:author="David Conklin" w:date="2021-09-09T14:58:00Z">
            <w:r w:rsidRPr="002C5A5B" w:rsidDel="003D7F64">
              <w:rPr>
                <w:noProof/>
                <w:rPrChange w:id="482" w:author="David Conklin" w:date="2021-09-18T06:54:00Z">
                  <w:rPr>
                    <w:rStyle w:val="Hyperlink"/>
                    <w:noProof/>
                  </w:rPr>
                </w:rPrChange>
              </w:rPr>
              <w:delText>Initializing Flow and HBV model state variables: spinup</w:delText>
            </w:r>
            <w:r w:rsidDel="003D7F64">
              <w:rPr>
                <w:noProof/>
                <w:webHidden/>
              </w:rPr>
              <w:tab/>
              <w:delText>28</w:delText>
            </w:r>
          </w:del>
        </w:p>
        <w:p w14:paraId="21A2DF62" w14:textId="5D6ED729" w:rsidR="006410E2" w:rsidDel="003D7F64" w:rsidRDefault="006410E2">
          <w:pPr>
            <w:pStyle w:val="TOC2"/>
            <w:tabs>
              <w:tab w:val="right" w:leader="dot" w:pos="9350"/>
            </w:tabs>
            <w:rPr>
              <w:del w:id="483" w:author="David Conklin" w:date="2021-09-09T14:58:00Z"/>
              <w:rFonts w:eastAsiaTheme="minorEastAsia"/>
              <w:noProof/>
            </w:rPr>
          </w:pPr>
          <w:del w:id="484" w:author="David Conklin" w:date="2021-09-09T14:58:00Z">
            <w:r w:rsidRPr="002C5A5B" w:rsidDel="003D7F64">
              <w:rPr>
                <w:noProof/>
                <w:rPrChange w:id="485" w:author="David Conklin" w:date="2021-09-18T06:54:00Z">
                  <w:rPr>
                    <w:rStyle w:val="Hyperlink"/>
                    <w:noProof/>
                  </w:rPr>
                </w:rPrChange>
              </w:rPr>
              <w:delText>Initializing HBVCALIB attributes: spinup</w:delText>
            </w:r>
            <w:r w:rsidDel="003D7F64">
              <w:rPr>
                <w:noProof/>
                <w:webHidden/>
              </w:rPr>
              <w:tab/>
              <w:delText>29</w:delText>
            </w:r>
          </w:del>
        </w:p>
        <w:p w14:paraId="0060663B" w14:textId="00413A2F" w:rsidR="006410E2" w:rsidDel="003D7F64" w:rsidRDefault="006410E2">
          <w:pPr>
            <w:pStyle w:val="TOC2"/>
            <w:tabs>
              <w:tab w:val="right" w:leader="dot" w:pos="9350"/>
            </w:tabs>
            <w:rPr>
              <w:del w:id="486" w:author="David Conklin" w:date="2021-09-09T14:58:00Z"/>
              <w:rFonts w:eastAsiaTheme="minorEastAsia"/>
              <w:noProof/>
            </w:rPr>
          </w:pPr>
          <w:del w:id="487" w:author="David Conklin" w:date="2021-09-09T14:58:00Z">
            <w:r w:rsidRPr="002C5A5B" w:rsidDel="003D7F64">
              <w:rPr>
                <w:noProof/>
                <w:rPrChange w:id="488" w:author="David Conklin" w:date="2021-09-18T06:54:00Z">
                  <w:rPr>
                    <w:rStyle w:val="Hyperlink"/>
                    <w:noProof/>
                  </w:rPr>
                </w:rPrChange>
              </w:rPr>
              <w:delText>Initial conditions for Flow: the IC file and the IDU, HRU, and Reach shapefiles</w:delText>
            </w:r>
            <w:r w:rsidDel="003D7F64">
              <w:rPr>
                <w:noProof/>
                <w:webHidden/>
              </w:rPr>
              <w:tab/>
              <w:delText>29</w:delText>
            </w:r>
          </w:del>
        </w:p>
        <w:p w14:paraId="0D3E9EAF" w14:textId="6161BAF8" w:rsidR="006410E2" w:rsidDel="003D7F64" w:rsidRDefault="006410E2">
          <w:pPr>
            <w:pStyle w:val="TOC2"/>
            <w:tabs>
              <w:tab w:val="right" w:leader="dot" w:pos="9350"/>
            </w:tabs>
            <w:rPr>
              <w:del w:id="489" w:author="David Conklin" w:date="2021-09-09T14:58:00Z"/>
              <w:rFonts w:eastAsiaTheme="minorEastAsia"/>
              <w:noProof/>
            </w:rPr>
          </w:pPr>
          <w:del w:id="490" w:author="David Conklin" w:date="2021-09-09T14:58:00Z">
            <w:r w:rsidRPr="002C5A5B" w:rsidDel="003D7F64">
              <w:rPr>
                <w:noProof/>
                <w:rPrChange w:id="491" w:author="David Conklin" w:date="2021-09-18T06:54:00Z">
                  <w:rPr>
                    <w:rStyle w:val="Hyperlink"/>
                    <w:noProof/>
                  </w:rPr>
                </w:rPrChange>
              </w:rPr>
              <w:delText>What is in the IC file</w:delText>
            </w:r>
            <w:r w:rsidDel="003D7F64">
              <w:rPr>
                <w:noProof/>
                <w:webHidden/>
              </w:rPr>
              <w:tab/>
              <w:delText>29</w:delText>
            </w:r>
          </w:del>
        </w:p>
        <w:p w14:paraId="365A4A5C" w14:textId="7D4EA823" w:rsidR="006410E2" w:rsidDel="003D7F64" w:rsidRDefault="006410E2">
          <w:pPr>
            <w:pStyle w:val="TOC2"/>
            <w:tabs>
              <w:tab w:val="right" w:leader="dot" w:pos="9350"/>
            </w:tabs>
            <w:rPr>
              <w:del w:id="492" w:author="David Conklin" w:date="2021-09-09T14:58:00Z"/>
              <w:rFonts w:eastAsiaTheme="minorEastAsia"/>
              <w:noProof/>
            </w:rPr>
          </w:pPr>
          <w:del w:id="493" w:author="David Conklin" w:date="2021-09-09T14:58:00Z">
            <w:r w:rsidRPr="002C5A5B" w:rsidDel="003D7F64">
              <w:rPr>
                <w:noProof/>
                <w:rPrChange w:id="494" w:author="David Conklin" w:date="2021-09-18T06:54:00Z">
                  <w:rPr>
                    <w:rStyle w:val="Hyperlink"/>
                    <w:noProof/>
                  </w:rPr>
                </w:rPrChange>
              </w:rPr>
              <w:delText>State variables in the IDU shapefile</w:delText>
            </w:r>
            <w:r w:rsidDel="003D7F64">
              <w:rPr>
                <w:noProof/>
                <w:webHidden/>
              </w:rPr>
              <w:tab/>
              <w:delText>30</w:delText>
            </w:r>
          </w:del>
        </w:p>
        <w:p w14:paraId="40E388C6" w14:textId="74892333" w:rsidR="006410E2" w:rsidDel="003D7F64" w:rsidRDefault="006410E2">
          <w:pPr>
            <w:pStyle w:val="TOC2"/>
            <w:tabs>
              <w:tab w:val="right" w:leader="dot" w:pos="9350"/>
            </w:tabs>
            <w:rPr>
              <w:del w:id="495" w:author="David Conklin" w:date="2021-09-09T14:58:00Z"/>
              <w:rFonts w:eastAsiaTheme="minorEastAsia"/>
              <w:noProof/>
            </w:rPr>
          </w:pPr>
          <w:del w:id="496" w:author="David Conklin" w:date="2021-09-09T14:58:00Z">
            <w:r w:rsidRPr="002C5A5B" w:rsidDel="003D7F64">
              <w:rPr>
                <w:noProof/>
                <w:rPrChange w:id="497" w:author="David Conklin" w:date="2021-09-18T06:54:00Z">
                  <w:rPr>
                    <w:rStyle w:val="Hyperlink"/>
                    <w:noProof/>
                  </w:rPr>
                </w:rPrChange>
              </w:rPr>
              <w:delText>Initial conditions for HBV: the IC file and the IDU shapefile</w:delText>
            </w:r>
            <w:r w:rsidDel="003D7F64">
              <w:rPr>
                <w:noProof/>
                <w:webHidden/>
              </w:rPr>
              <w:tab/>
              <w:delText>30</w:delText>
            </w:r>
          </w:del>
        </w:p>
        <w:p w14:paraId="7402EAEB" w14:textId="4C184D6B" w:rsidR="006410E2" w:rsidDel="003D7F64" w:rsidRDefault="006410E2">
          <w:pPr>
            <w:pStyle w:val="TOC2"/>
            <w:tabs>
              <w:tab w:val="right" w:leader="dot" w:pos="9350"/>
            </w:tabs>
            <w:rPr>
              <w:del w:id="498" w:author="David Conklin" w:date="2021-09-09T14:58:00Z"/>
              <w:rFonts w:eastAsiaTheme="minorEastAsia"/>
              <w:noProof/>
            </w:rPr>
          </w:pPr>
          <w:del w:id="499" w:author="David Conklin" w:date="2021-09-09T14:58:00Z">
            <w:r w:rsidRPr="002C5A5B" w:rsidDel="003D7F64">
              <w:rPr>
                <w:noProof/>
                <w:rPrChange w:id="500" w:author="David Conklin" w:date="2021-09-18T06:54:00Z">
                  <w:rPr>
                    <w:rStyle w:val="Hyperlink"/>
                    <w:noProof/>
                  </w:rPr>
                </w:rPrChange>
              </w:rPr>
              <w:delText>Default values used when the data is incomplete</w:delText>
            </w:r>
            <w:r w:rsidDel="003D7F64">
              <w:rPr>
                <w:noProof/>
                <w:webHidden/>
              </w:rPr>
              <w:tab/>
              <w:delText>31</w:delText>
            </w:r>
          </w:del>
        </w:p>
        <w:p w14:paraId="2EFB3527" w14:textId="5B5EDF4E" w:rsidR="006410E2" w:rsidDel="003D7F64" w:rsidRDefault="006410E2">
          <w:pPr>
            <w:pStyle w:val="TOC1"/>
            <w:tabs>
              <w:tab w:val="right" w:leader="dot" w:pos="9350"/>
            </w:tabs>
            <w:rPr>
              <w:del w:id="501" w:author="David Conklin" w:date="2021-09-09T14:58:00Z"/>
              <w:rFonts w:eastAsiaTheme="minorEastAsia"/>
              <w:noProof/>
            </w:rPr>
          </w:pPr>
          <w:del w:id="502" w:author="David Conklin" w:date="2021-09-09T14:58:00Z">
            <w:r w:rsidRPr="002C5A5B" w:rsidDel="003D7F64">
              <w:rPr>
                <w:noProof/>
                <w:rPrChange w:id="503" w:author="David Conklin" w:date="2021-09-18T06:54:00Z">
                  <w:rPr>
                    <w:rStyle w:val="Hyperlink"/>
                    <w:noProof/>
                  </w:rPr>
                </w:rPrChange>
              </w:rPr>
              <w:delText>Stream flow and stream temperature</w:delText>
            </w:r>
            <w:r w:rsidDel="003D7F64">
              <w:rPr>
                <w:noProof/>
                <w:webHidden/>
              </w:rPr>
              <w:tab/>
              <w:delText>32</w:delText>
            </w:r>
          </w:del>
        </w:p>
        <w:p w14:paraId="7632F5B4" w14:textId="61A9A094" w:rsidR="006410E2" w:rsidDel="003D7F64" w:rsidRDefault="006410E2">
          <w:pPr>
            <w:pStyle w:val="TOC2"/>
            <w:tabs>
              <w:tab w:val="right" w:leader="dot" w:pos="9350"/>
            </w:tabs>
            <w:rPr>
              <w:del w:id="504" w:author="David Conklin" w:date="2021-09-09T14:58:00Z"/>
              <w:rFonts w:eastAsiaTheme="minorEastAsia"/>
              <w:noProof/>
            </w:rPr>
          </w:pPr>
          <w:del w:id="505" w:author="David Conklin" w:date="2021-09-09T14:58:00Z">
            <w:r w:rsidRPr="002C5A5B" w:rsidDel="003D7F64">
              <w:rPr>
                <w:noProof/>
                <w:rPrChange w:id="506" w:author="David Conklin" w:date="2021-09-18T06:54:00Z">
                  <w:rPr>
                    <w:rStyle w:val="Hyperlink"/>
                    <w:noProof/>
                  </w:rPr>
                </w:rPrChange>
              </w:rPr>
              <w:delText>Water parcels</w:delText>
            </w:r>
            <w:r w:rsidDel="003D7F64">
              <w:rPr>
                <w:noProof/>
                <w:webHidden/>
              </w:rPr>
              <w:tab/>
              <w:delText>32</w:delText>
            </w:r>
          </w:del>
        </w:p>
        <w:p w14:paraId="1C08E0BF" w14:textId="43824786" w:rsidR="006410E2" w:rsidDel="003D7F64" w:rsidRDefault="006410E2">
          <w:pPr>
            <w:pStyle w:val="TOC2"/>
            <w:tabs>
              <w:tab w:val="right" w:leader="dot" w:pos="9350"/>
            </w:tabs>
            <w:rPr>
              <w:del w:id="507" w:author="David Conklin" w:date="2021-09-09T14:58:00Z"/>
              <w:rFonts w:eastAsiaTheme="minorEastAsia"/>
              <w:noProof/>
            </w:rPr>
          </w:pPr>
          <w:del w:id="508" w:author="David Conklin" w:date="2021-09-09T14:58:00Z">
            <w:r w:rsidRPr="002C5A5B" w:rsidDel="003D7F64">
              <w:rPr>
                <w:noProof/>
                <w:rPrChange w:id="509" w:author="David Conklin" w:date="2021-09-18T06:54:00Z">
                  <w:rPr>
                    <w:rStyle w:val="Hyperlink"/>
                    <w:noProof/>
                  </w:rPr>
                </w:rPrChange>
              </w:rPr>
              <w:delText>Daily water mass and energy balance</w:delText>
            </w:r>
            <w:r w:rsidDel="003D7F64">
              <w:rPr>
                <w:noProof/>
                <w:webHidden/>
              </w:rPr>
              <w:tab/>
              <w:delText>32</w:delText>
            </w:r>
          </w:del>
        </w:p>
        <w:p w14:paraId="1BA2B7A9" w14:textId="77FEBFE2" w:rsidR="006410E2" w:rsidDel="003D7F64" w:rsidRDefault="006410E2">
          <w:pPr>
            <w:pStyle w:val="TOC2"/>
            <w:tabs>
              <w:tab w:val="right" w:leader="dot" w:pos="9350"/>
            </w:tabs>
            <w:rPr>
              <w:del w:id="510" w:author="David Conklin" w:date="2021-09-09T14:58:00Z"/>
              <w:rFonts w:eastAsiaTheme="minorEastAsia"/>
              <w:noProof/>
            </w:rPr>
          </w:pPr>
          <w:del w:id="511" w:author="David Conklin" w:date="2021-09-09T14:58:00Z">
            <w:r w:rsidRPr="002C5A5B" w:rsidDel="003D7F64">
              <w:rPr>
                <w:noProof/>
                <w:rPrChange w:id="512" w:author="David Conklin" w:date="2021-09-18T06:54:00Z">
                  <w:rPr>
                    <w:rStyle w:val="Hyperlink"/>
                    <w:noProof/>
                  </w:rPr>
                </w:rPrChange>
              </w:rPr>
              <w:delText>Estimating the rate of flow in a stream reach</w:delText>
            </w:r>
            <w:r w:rsidDel="003D7F64">
              <w:rPr>
                <w:noProof/>
                <w:webHidden/>
              </w:rPr>
              <w:tab/>
              <w:delText>33</w:delText>
            </w:r>
          </w:del>
        </w:p>
        <w:p w14:paraId="4C6C91AE" w14:textId="03144A00" w:rsidR="006410E2" w:rsidDel="003D7F64" w:rsidRDefault="006410E2">
          <w:pPr>
            <w:pStyle w:val="TOC2"/>
            <w:tabs>
              <w:tab w:val="right" w:leader="dot" w:pos="9350"/>
            </w:tabs>
            <w:rPr>
              <w:del w:id="513" w:author="David Conklin" w:date="2021-09-09T14:58:00Z"/>
              <w:rFonts w:eastAsiaTheme="minorEastAsia"/>
              <w:noProof/>
            </w:rPr>
          </w:pPr>
          <w:del w:id="514" w:author="David Conklin" w:date="2021-09-09T14:58:00Z">
            <w:r w:rsidRPr="002C5A5B" w:rsidDel="003D7F64">
              <w:rPr>
                <w:noProof/>
                <w:rPrChange w:id="515" w:author="David Conklin" w:date="2021-09-18T06:54:00Z">
                  <w:rPr>
                    <w:rStyle w:val="Hyperlink"/>
                    <w:noProof/>
                  </w:rPr>
                </w:rPrChange>
              </w:rPr>
              <w:delText>Estimating the surface area of the water in a subreach</w:delText>
            </w:r>
            <w:r w:rsidDel="003D7F64">
              <w:rPr>
                <w:noProof/>
                <w:webHidden/>
              </w:rPr>
              <w:tab/>
              <w:delText>36</w:delText>
            </w:r>
          </w:del>
        </w:p>
        <w:p w14:paraId="7C1D9E64" w14:textId="3C679015" w:rsidR="006410E2" w:rsidDel="003D7F64" w:rsidRDefault="006410E2">
          <w:pPr>
            <w:pStyle w:val="TOC2"/>
            <w:tabs>
              <w:tab w:val="right" w:leader="dot" w:pos="9350"/>
            </w:tabs>
            <w:rPr>
              <w:del w:id="516" w:author="David Conklin" w:date="2021-09-09T14:58:00Z"/>
              <w:rFonts w:eastAsiaTheme="minorEastAsia"/>
              <w:noProof/>
            </w:rPr>
          </w:pPr>
          <w:del w:id="517" w:author="David Conklin" w:date="2021-09-09T14:58:00Z">
            <w:r w:rsidRPr="002C5A5B" w:rsidDel="003D7F64">
              <w:rPr>
                <w:noProof/>
                <w:rPrChange w:id="518" w:author="David Conklin" w:date="2021-09-18T06:54:00Z">
                  <w:rPr>
                    <w:rStyle w:val="Hyperlink"/>
                    <w:noProof/>
                  </w:rPr>
                </w:rPrChange>
              </w:rPr>
              <w:delText>Water temperature from thermal energy</w:delText>
            </w:r>
            <w:r w:rsidDel="003D7F64">
              <w:rPr>
                <w:noProof/>
                <w:webHidden/>
              </w:rPr>
              <w:tab/>
              <w:delText>36</w:delText>
            </w:r>
          </w:del>
        </w:p>
        <w:p w14:paraId="17526EE5" w14:textId="6C0F444E" w:rsidR="006410E2" w:rsidDel="003D7F64" w:rsidRDefault="006410E2">
          <w:pPr>
            <w:pStyle w:val="TOC2"/>
            <w:tabs>
              <w:tab w:val="right" w:leader="dot" w:pos="9350"/>
            </w:tabs>
            <w:rPr>
              <w:del w:id="519" w:author="David Conklin" w:date="2021-09-09T14:58:00Z"/>
              <w:rFonts w:eastAsiaTheme="minorEastAsia"/>
              <w:noProof/>
            </w:rPr>
          </w:pPr>
          <w:del w:id="520" w:author="David Conklin" w:date="2021-09-09T14:58:00Z">
            <w:r w:rsidRPr="002C5A5B" w:rsidDel="003D7F64">
              <w:rPr>
                <w:noProof/>
                <w:rPrChange w:id="521" w:author="David Conklin" w:date="2021-09-18T06:54:00Z">
                  <w:rPr>
                    <w:rStyle w:val="Hyperlink"/>
                    <w:noProof/>
                  </w:rPr>
                </w:rPrChange>
              </w:rPr>
              <w:delText>Boundary conditions for stream water temperature</w:delText>
            </w:r>
            <w:r w:rsidDel="003D7F64">
              <w:rPr>
                <w:noProof/>
                <w:webHidden/>
              </w:rPr>
              <w:tab/>
              <w:delText>36</w:delText>
            </w:r>
          </w:del>
        </w:p>
        <w:p w14:paraId="507517BD" w14:textId="20BC4A8A" w:rsidR="006410E2" w:rsidDel="003D7F64" w:rsidRDefault="006410E2">
          <w:pPr>
            <w:pStyle w:val="TOC2"/>
            <w:tabs>
              <w:tab w:val="right" w:leader="dot" w:pos="9350"/>
            </w:tabs>
            <w:rPr>
              <w:del w:id="522" w:author="David Conklin" w:date="2021-09-09T14:58:00Z"/>
              <w:rFonts w:eastAsiaTheme="minorEastAsia"/>
              <w:noProof/>
            </w:rPr>
          </w:pPr>
          <w:del w:id="523" w:author="David Conklin" w:date="2021-09-09T14:58:00Z">
            <w:r w:rsidRPr="002C5A5B" w:rsidDel="003D7F64">
              <w:rPr>
                <w:noProof/>
                <w:rPrChange w:id="524" w:author="David Conklin" w:date="2021-09-18T06:54:00Z">
                  <w:rPr>
                    <w:rStyle w:val="Hyperlink"/>
                    <w:noProof/>
                  </w:rPr>
                </w:rPrChange>
              </w:rPr>
              <w:delText>Thermal stratification in reservoirs</w:delText>
            </w:r>
            <w:r w:rsidDel="003D7F64">
              <w:rPr>
                <w:noProof/>
                <w:webHidden/>
              </w:rPr>
              <w:tab/>
              <w:delText>37</w:delText>
            </w:r>
          </w:del>
        </w:p>
        <w:p w14:paraId="371C919E" w14:textId="728460AE" w:rsidR="006410E2" w:rsidDel="003D7F64" w:rsidRDefault="006410E2">
          <w:pPr>
            <w:pStyle w:val="TOC2"/>
            <w:tabs>
              <w:tab w:val="right" w:leader="dot" w:pos="9350"/>
            </w:tabs>
            <w:rPr>
              <w:del w:id="525" w:author="David Conklin" w:date="2021-09-09T14:58:00Z"/>
              <w:rFonts w:eastAsiaTheme="minorEastAsia"/>
              <w:noProof/>
            </w:rPr>
          </w:pPr>
          <w:del w:id="526" w:author="David Conklin" w:date="2021-09-09T14:58:00Z">
            <w:r w:rsidRPr="002C5A5B" w:rsidDel="003D7F64">
              <w:rPr>
                <w:noProof/>
                <w:rPrChange w:id="527" w:author="David Conklin" w:date="2021-09-18T06:54:00Z">
                  <w:rPr>
                    <w:rStyle w:val="Hyperlink"/>
                    <w:noProof/>
                  </w:rPr>
                </w:rPrChange>
              </w:rPr>
              <w:delText>Thermal loading</w:delText>
            </w:r>
            <w:r w:rsidDel="003D7F64">
              <w:rPr>
                <w:noProof/>
                <w:webHidden/>
              </w:rPr>
              <w:tab/>
              <w:delText>38</w:delText>
            </w:r>
          </w:del>
        </w:p>
        <w:p w14:paraId="5E0B19B6" w14:textId="5B7DD72A" w:rsidR="006410E2" w:rsidDel="003D7F64" w:rsidRDefault="006410E2">
          <w:pPr>
            <w:pStyle w:val="TOC1"/>
            <w:tabs>
              <w:tab w:val="right" w:leader="dot" w:pos="9350"/>
            </w:tabs>
            <w:rPr>
              <w:del w:id="528" w:author="David Conklin" w:date="2021-09-09T14:58:00Z"/>
              <w:rFonts w:eastAsiaTheme="minorEastAsia"/>
              <w:noProof/>
            </w:rPr>
          </w:pPr>
          <w:del w:id="529" w:author="David Conklin" w:date="2021-09-09T14:58:00Z">
            <w:r w:rsidRPr="002C5A5B" w:rsidDel="003D7F64">
              <w:rPr>
                <w:noProof/>
                <w:rPrChange w:id="530" w:author="David Conklin" w:date="2021-09-18T06:54:00Z">
                  <w:rPr>
                    <w:rStyle w:val="Hyperlink"/>
                    <w:noProof/>
                  </w:rPr>
                </w:rPrChange>
              </w:rPr>
              <w:delText>Reservoirs</w:delText>
            </w:r>
            <w:r w:rsidDel="003D7F64">
              <w:rPr>
                <w:noProof/>
                <w:webHidden/>
              </w:rPr>
              <w:tab/>
              <w:delText>39</w:delText>
            </w:r>
          </w:del>
        </w:p>
        <w:p w14:paraId="6AE6479C" w14:textId="05B44C17" w:rsidR="006410E2" w:rsidDel="003D7F64" w:rsidRDefault="006410E2">
          <w:pPr>
            <w:pStyle w:val="TOC2"/>
            <w:tabs>
              <w:tab w:val="right" w:leader="dot" w:pos="9350"/>
            </w:tabs>
            <w:rPr>
              <w:del w:id="531" w:author="David Conklin" w:date="2021-09-09T14:58:00Z"/>
              <w:rFonts w:eastAsiaTheme="minorEastAsia"/>
              <w:noProof/>
            </w:rPr>
          </w:pPr>
          <w:del w:id="532" w:author="David Conklin" w:date="2021-09-09T14:58:00Z">
            <w:r w:rsidRPr="002C5A5B" w:rsidDel="003D7F64">
              <w:rPr>
                <w:noProof/>
                <w:rPrChange w:id="533" w:author="David Conklin" w:date="2021-09-18T06:54:00Z">
                  <w:rPr>
                    <w:rStyle w:val="Hyperlink"/>
                    <w:noProof/>
                  </w:rPr>
                </w:rPrChange>
              </w:rPr>
              <w:delText>Reservoir data</w:delText>
            </w:r>
            <w:r w:rsidDel="003D7F64">
              <w:rPr>
                <w:noProof/>
                <w:webHidden/>
              </w:rPr>
              <w:tab/>
              <w:delText>40</w:delText>
            </w:r>
          </w:del>
        </w:p>
        <w:p w14:paraId="1F562C7A" w14:textId="70D7BC0F" w:rsidR="006410E2" w:rsidDel="003D7F64" w:rsidRDefault="006410E2">
          <w:pPr>
            <w:pStyle w:val="TOC2"/>
            <w:tabs>
              <w:tab w:val="right" w:leader="dot" w:pos="9350"/>
            </w:tabs>
            <w:rPr>
              <w:del w:id="534" w:author="David Conklin" w:date="2021-09-09T14:58:00Z"/>
              <w:rFonts w:eastAsiaTheme="minorEastAsia"/>
              <w:noProof/>
            </w:rPr>
          </w:pPr>
          <w:del w:id="535" w:author="David Conklin" w:date="2021-09-09T14:58:00Z">
            <w:r w:rsidRPr="002C5A5B" w:rsidDel="003D7F64">
              <w:rPr>
                <w:noProof/>
                <w:rPrChange w:id="536" w:author="David Conklin" w:date="2021-09-18T06:54:00Z">
                  <w:rPr>
                    <w:rStyle w:val="Hyperlink"/>
                    <w:noProof/>
                  </w:rPr>
                </w:rPrChange>
              </w:rPr>
              <w:delText>Reservoir data sources</w:delText>
            </w:r>
            <w:r w:rsidDel="003D7F64">
              <w:rPr>
                <w:noProof/>
                <w:webHidden/>
              </w:rPr>
              <w:tab/>
              <w:delText>41</w:delText>
            </w:r>
          </w:del>
        </w:p>
        <w:p w14:paraId="47F50116" w14:textId="1F568403" w:rsidR="006410E2" w:rsidDel="003D7F64" w:rsidRDefault="006410E2">
          <w:pPr>
            <w:pStyle w:val="TOC1"/>
            <w:tabs>
              <w:tab w:val="right" w:leader="dot" w:pos="9350"/>
            </w:tabs>
            <w:rPr>
              <w:del w:id="537" w:author="David Conklin" w:date="2021-09-09T14:58:00Z"/>
              <w:rFonts w:eastAsiaTheme="minorEastAsia"/>
              <w:noProof/>
            </w:rPr>
          </w:pPr>
          <w:del w:id="538" w:author="David Conklin" w:date="2021-09-09T14:58:00Z">
            <w:r w:rsidRPr="002C5A5B" w:rsidDel="003D7F64">
              <w:rPr>
                <w:noProof/>
                <w:rPrChange w:id="539" w:author="David Conklin" w:date="2021-09-18T06:54:00Z">
                  <w:rPr>
                    <w:rStyle w:val="Hyperlink"/>
                    <w:noProof/>
                  </w:rPr>
                </w:rPrChange>
              </w:rPr>
              <w:delText>Creating a new study area from a watershed within the WRB</w:delText>
            </w:r>
            <w:r w:rsidDel="003D7F64">
              <w:rPr>
                <w:noProof/>
                <w:webHidden/>
              </w:rPr>
              <w:tab/>
              <w:delText>42</w:delText>
            </w:r>
          </w:del>
        </w:p>
        <w:p w14:paraId="1D378EBF" w14:textId="5513249B" w:rsidR="006410E2" w:rsidDel="003D7F64" w:rsidRDefault="006410E2">
          <w:pPr>
            <w:pStyle w:val="TOC2"/>
            <w:tabs>
              <w:tab w:val="right" w:leader="dot" w:pos="9350"/>
            </w:tabs>
            <w:rPr>
              <w:del w:id="540" w:author="David Conklin" w:date="2021-09-09T14:58:00Z"/>
              <w:rFonts w:eastAsiaTheme="minorEastAsia"/>
              <w:noProof/>
            </w:rPr>
          </w:pPr>
          <w:del w:id="541" w:author="David Conklin" w:date="2021-09-09T14:58:00Z">
            <w:r w:rsidRPr="002C5A5B" w:rsidDel="003D7F64">
              <w:rPr>
                <w:noProof/>
                <w:rPrChange w:id="542" w:author="David Conklin" w:date="2021-09-18T06:54:00Z">
                  <w:rPr>
                    <w:rStyle w:val="Hyperlink"/>
                    <w:noProof/>
                  </w:rPr>
                </w:rPrChange>
              </w:rPr>
              <w:delText>Limitations of subbasin simulations</w:delText>
            </w:r>
            <w:r w:rsidDel="003D7F64">
              <w:rPr>
                <w:noProof/>
                <w:webHidden/>
              </w:rPr>
              <w:tab/>
              <w:delText>44</w:delText>
            </w:r>
          </w:del>
        </w:p>
        <w:p w14:paraId="776C027C" w14:textId="5A702D04" w:rsidR="006410E2" w:rsidDel="003D7F64" w:rsidRDefault="006410E2">
          <w:pPr>
            <w:pStyle w:val="TOC1"/>
            <w:tabs>
              <w:tab w:val="right" w:leader="dot" w:pos="9350"/>
            </w:tabs>
            <w:rPr>
              <w:del w:id="543" w:author="David Conklin" w:date="2021-09-09T14:58:00Z"/>
              <w:rFonts w:eastAsiaTheme="minorEastAsia"/>
              <w:noProof/>
            </w:rPr>
          </w:pPr>
          <w:del w:id="544" w:author="David Conklin" w:date="2021-09-09T14:58:00Z">
            <w:r w:rsidRPr="002C5A5B" w:rsidDel="003D7F64">
              <w:rPr>
                <w:noProof/>
                <w:rPrChange w:id="545" w:author="David Conklin" w:date="2021-09-18T06:54:00Z">
                  <w:rPr>
                    <w:rStyle w:val="Hyperlink"/>
                    <w:noProof/>
                  </w:rPr>
                </w:rPrChange>
              </w:rPr>
              <w:delText>Calibration procedure</w:delText>
            </w:r>
            <w:r w:rsidDel="003D7F64">
              <w:rPr>
                <w:noProof/>
                <w:webHidden/>
              </w:rPr>
              <w:tab/>
              <w:delText>44</w:delText>
            </w:r>
          </w:del>
        </w:p>
        <w:p w14:paraId="05A84BBB" w14:textId="1C7BE313" w:rsidR="006410E2" w:rsidDel="003D7F64" w:rsidRDefault="006410E2">
          <w:pPr>
            <w:pStyle w:val="TOC2"/>
            <w:tabs>
              <w:tab w:val="right" w:leader="dot" w:pos="9350"/>
            </w:tabs>
            <w:rPr>
              <w:del w:id="546" w:author="David Conklin" w:date="2021-09-09T14:58:00Z"/>
              <w:rFonts w:eastAsiaTheme="minorEastAsia"/>
              <w:noProof/>
            </w:rPr>
          </w:pPr>
          <w:del w:id="547" w:author="David Conklin" w:date="2021-09-09T14:58:00Z">
            <w:r w:rsidRPr="002C5A5B" w:rsidDel="003D7F64">
              <w:rPr>
                <w:noProof/>
                <w:rPrChange w:id="548" w:author="David Conklin" w:date="2021-09-18T06:54:00Z">
                  <w:rPr>
                    <w:rStyle w:val="Hyperlink"/>
                    <w:noProof/>
                  </w:rPr>
                </w:rPrChange>
              </w:rPr>
              <w:delText>Using PEST to determine HBV parameter values</w:delText>
            </w:r>
            <w:r w:rsidDel="003D7F64">
              <w:rPr>
                <w:noProof/>
                <w:webHidden/>
              </w:rPr>
              <w:tab/>
              <w:delText>45</w:delText>
            </w:r>
          </w:del>
        </w:p>
        <w:p w14:paraId="246E0201" w14:textId="6F6E1185" w:rsidR="006410E2" w:rsidDel="003D7F64" w:rsidRDefault="006410E2">
          <w:pPr>
            <w:pStyle w:val="TOC2"/>
            <w:tabs>
              <w:tab w:val="right" w:leader="dot" w:pos="9350"/>
            </w:tabs>
            <w:rPr>
              <w:del w:id="549" w:author="David Conklin" w:date="2021-09-09T14:58:00Z"/>
              <w:rFonts w:eastAsiaTheme="minorEastAsia"/>
              <w:noProof/>
            </w:rPr>
          </w:pPr>
          <w:del w:id="550" w:author="David Conklin" w:date="2021-09-09T14:58:00Z">
            <w:r w:rsidRPr="002C5A5B" w:rsidDel="003D7F64">
              <w:rPr>
                <w:noProof/>
                <w:rPrChange w:id="551" w:author="David Conklin" w:date="2021-09-18T06:54:00Z">
                  <w:rPr>
                    <w:rStyle w:val="Hyperlink"/>
                    <w:noProof/>
                  </w:rPr>
                </w:rPrChange>
              </w:rPr>
              <w:delText>Calibrating streamflows using stream gage measurements</w:delText>
            </w:r>
            <w:r w:rsidDel="003D7F64">
              <w:rPr>
                <w:noProof/>
                <w:webHidden/>
              </w:rPr>
              <w:tab/>
              <w:delText>45</w:delText>
            </w:r>
          </w:del>
        </w:p>
        <w:p w14:paraId="2B4F9544" w14:textId="6CA30EB4" w:rsidR="006410E2" w:rsidDel="003D7F64" w:rsidRDefault="006410E2">
          <w:pPr>
            <w:pStyle w:val="TOC2"/>
            <w:tabs>
              <w:tab w:val="right" w:leader="dot" w:pos="9350"/>
            </w:tabs>
            <w:rPr>
              <w:del w:id="552" w:author="David Conklin" w:date="2021-09-09T14:58:00Z"/>
              <w:rFonts w:eastAsiaTheme="minorEastAsia"/>
              <w:noProof/>
            </w:rPr>
          </w:pPr>
          <w:del w:id="553" w:author="David Conklin" w:date="2021-09-09T14:58:00Z">
            <w:r w:rsidRPr="002C5A5B" w:rsidDel="003D7F64">
              <w:rPr>
                <w:noProof/>
                <w:rPrChange w:id="554" w:author="David Conklin" w:date="2021-09-18T06:54:00Z">
                  <w:rPr>
                    <w:rStyle w:val="Hyperlink"/>
                    <w:noProof/>
                  </w:rPr>
                </w:rPrChange>
              </w:rPr>
              <w:delText>Calibrating stream temperatures</w:delText>
            </w:r>
            <w:r w:rsidDel="003D7F64">
              <w:rPr>
                <w:noProof/>
                <w:webHidden/>
              </w:rPr>
              <w:tab/>
              <w:delText>46</w:delText>
            </w:r>
          </w:del>
        </w:p>
        <w:p w14:paraId="271E0E52" w14:textId="4678051A" w:rsidR="006410E2" w:rsidDel="003D7F64" w:rsidRDefault="006410E2">
          <w:pPr>
            <w:pStyle w:val="TOC1"/>
            <w:tabs>
              <w:tab w:val="right" w:leader="dot" w:pos="9350"/>
            </w:tabs>
            <w:rPr>
              <w:del w:id="555" w:author="David Conklin" w:date="2021-09-09T14:58:00Z"/>
              <w:rFonts w:eastAsiaTheme="minorEastAsia"/>
              <w:noProof/>
            </w:rPr>
          </w:pPr>
          <w:del w:id="556" w:author="David Conklin" w:date="2021-09-09T14:58:00Z">
            <w:r w:rsidRPr="002C5A5B" w:rsidDel="003D7F64">
              <w:rPr>
                <w:noProof/>
                <w:rPrChange w:id="557" w:author="David Conklin" w:date="2021-09-18T06:54:00Z">
                  <w:rPr>
                    <w:rStyle w:val="Hyperlink"/>
                    <w:noProof/>
                  </w:rPr>
                </w:rPrChange>
              </w:rPr>
              <w:delText>North Santiam study area</w:delText>
            </w:r>
            <w:r w:rsidDel="003D7F64">
              <w:rPr>
                <w:noProof/>
                <w:webHidden/>
              </w:rPr>
              <w:tab/>
              <w:delText>47</w:delText>
            </w:r>
          </w:del>
        </w:p>
        <w:p w14:paraId="4718379B" w14:textId="05689E13" w:rsidR="006410E2" w:rsidDel="003D7F64" w:rsidRDefault="006410E2">
          <w:pPr>
            <w:pStyle w:val="TOC2"/>
            <w:tabs>
              <w:tab w:val="right" w:leader="dot" w:pos="9350"/>
            </w:tabs>
            <w:rPr>
              <w:del w:id="558" w:author="David Conklin" w:date="2021-09-09T14:58:00Z"/>
              <w:rFonts w:eastAsiaTheme="minorEastAsia"/>
              <w:noProof/>
            </w:rPr>
          </w:pPr>
          <w:del w:id="559" w:author="David Conklin" w:date="2021-09-09T14:58:00Z">
            <w:r w:rsidRPr="002C5A5B" w:rsidDel="003D7F64">
              <w:rPr>
                <w:noProof/>
                <w:rPrChange w:id="560" w:author="David Conklin" w:date="2021-09-18T06:54:00Z">
                  <w:rPr>
                    <w:rStyle w:val="Hyperlink"/>
                    <w:rFonts w:eastAsia="Times New Roman"/>
                    <w:noProof/>
                  </w:rPr>
                </w:rPrChange>
              </w:rPr>
              <w:delText>Instream water rights</w:delText>
            </w:r>
            <w:r w:rsidDel="003D7F64">
              <w:rPr>
                <w:noProof/>
                <w:webHidden/>
              </w:rPr>
              <w:tab/>
              <w:delText>47</w:delText>
            </w:r>
          </w:del>
        </w:p>
        <w:p w14:paraId="071A0AA8" w14:textId="1984FA66" w:rsidR="006410E2" w:rsidDel="003D7F64" w:rsidRDefault="006410E2">
          <w:pPr>
            <w:pStyle w:val="TOC2"/>
            <w:tabs>
              <w:tab w:val="right" w:leader="dot" w:pos="9350"/>
            </w:tabs>
            <w:rPr>
              <w:del w:id="561" w:author="David Conklin" w:date="2021-09-09T14:58:00Z"/>
              <w:rFonts w:eastAsiaTheme="minorEastAsia"/>
              <w:noProof/>
            </w:rPr>
          </w:pPr>
          <w:del w:id="562" w:author="David Conklin" w:date="2021-09-09T14:58:00Z">
            <w:r w:rsidRPr="002C5A5B" w:rsidDel="003D7F64">
              <w:rPr>
                <w:noProof/>
                <w:rPrChange w:id="563" w:author="David Conklin" w:date="2021-09-18T06:54:00Z">
                  <w:rPr>
                    <w:rStyle w:val="Hyperlink"/>
                    <w:noProof/>
                  </w:rPr>
                </w:rPrChange>
              </w:rPr>
              <w:delText>Municipal water rights</w:delText>
            </w:r>
            <w:r w:rsidDel="003D7F64">
              <w:rPr>
                <w:noProof/>
                <w:webHidden/>
              </w:rPr>
              <w:tab/>
              <w:delText>48</w:delText>
            </w:r>
          </w:del>
        </w:p>
        <w:p w14:paraId="0D177E3D" w14:textId="1D86D713" w:rsidR="006410E2" w:rsidDel="003D7F64" w:rsidRDefault="006410E2">
          <w:pPr>
            <w:pStyle w:val="TOC2"/>
            <w:tabs>
              <w:tab w:val="right" w:leader="dot" w:pos="9350"/>
            </w:tabs>
            <w:rPr>
              <w:del w:id="564" w:author="David Conklin" w:date="2021-09-09T14:58:00Z"/>
              <w:rFonts w:eastAsiaTheme="minorEastAsia"/>
              <w:noProof/>
            </w:rPr>
          </w:pPr>
          <w:del w:id="565" w:author="David Conklin" w:date="2021-09-09T14:58:00Z">
            <w:r w:rsidRPr="002C5A5B" w:rsidDel="003D7F64">
              <w:rPr>
                <w:noProof/>
                <w:rPrChange w:id="566" w:author="David Conklin" w:date="2021-09-18T06:54:00Z">
                  <w:rPr>
                    <w:rStyle w:val="Hyperlink"/>
                    <w:noProof/>
                  </w:rPr>
                </w:rPrChange>
              </w:rPr>
              <w:delText>Reality check</w:delText>
            </w:r>
            <w:r w:rsidDel="003D7F64">
              <w:rPr>
                <w:noProof/>
                <w:webHidden/>
              </w:rPr>
              <w:tab/>
              <w:delText>48</w:delText>
            </w:r>
          </w:del>
        </w:p>
        <w:p w14:paraId="5952AE45" w14:textId="58F5BA55" w:rsidR="006410E2" w:rsidDel="003D7F64" w:rsidRDefault="006410E2">
          <w:pPr>
            <w:pStyle w:val="TOC2"/>
            <w:tabs>
              <w:tab w:val="right" w:leader="dot" w:pos="9350"/>
            </w:tabs>
            <w:rPr>
              <w:del w:id="567" w:author="David Conklin" w:date="2021-09-09T14:58:00Z"/>
              <w:rFonts w:eastAsiaTheme="minorEastAsia"/>
              <w:noProof/>
            </w:rPr>
          </w:pPr>
          <w:del w:id="568" w:author="David Conklin" w:date="2021-09-09T14:58:00Z">
            <w:r w:rsidRPr="002C5A5B" w:rsidDel="003D7F64">
              <w:rPr>
                <w:noProof/>
                <w:rPrChange w:id="569" w:author="David Conklin" w:date="2021-09-18T06:54:00Z">
                  <w:rPr>
                    <w:rStyle w:val="Hyperlink"/>
                    <w:noProof/>
                  </w:rPr>
                </w:rPrChange>
              </w:rPr>
              <w:delText>Inflows from springs</w:delText>
            </w:r>
            <w:r w:rsidDel="003D7F64">
              <w:rPr>
                <w:noProof/>
                <w:webHidden/>
              </w:rPr>
              <w:tab/>
              <w:delText>50</w:delText>
            </w:r>
          </w:del>
        </w:p>
        <w:p w14:paraId="53F46B2D" w14:textId="65FA4530" w:rsidR="006410E2" w:rsidDel="003D7F64" w:rsidRDefault="006410E2">
          <w:pPr>
            <w:pStyle w:val="TOC2"/>
            <w:tabs>
              <w:tab w:val="right" w:leader="dot" w:pos="9350"/>
            </w:tabs>
            <w:rPr>
              <w:del w:id="570" w:author="David Conklin" w:date="2021-09-09T14:58:00Z"/>
              <w:rFonts w:eastAsiaTheme="minorEastAsia"/>
              <w:noProof/>
            </w:rPr>
          </w:pPr>
          <w:del w:id="571" w:author="David Conklin" w:date="2021-09-09T14:58:00Z">
            <w:r w:rsidRPr="002C5A5B" w:rsidDel="003D7F64">
              <w:rPr>
                <w:noProof/>
                <w:rPrChange w:id="572" w:author="David Conklin" w:date="2021-09-18T06:54:00Z">
                  <w:rPr>
                    <w:rStyle w:val="Hyperlink"/>
                    <w:noProof/>
                  </w:rPr>
                </w:rPrChange>
              </w:rPr>
              <w:delText>Calibration and simulation skill</w:delText>
            </w:r>
            <w:r w:rsidDel="003D7F64">
              <w:rPr>
                <w:noProof/>
                <w:webHidden/>
              </w:rPr>
              <w:tab/>
              <w:delText>50</w:delText>
            </w:r>
          </w:del>
        </w:p>
        <w:p w14:paraId="62C07C94" w14:textId="4D3D3B5F" w:rsidR="006410E2" w:rsidDel="003D7F64" w:rsidRDefault="006410E2">
          <w:pPr>
            <w:pStyle w:val="TOC2"/>
            <w:tabs>
              <w:tab w:val="right" w:leader="dot" w:pos="9350"/>
            </w:tabs>
            <w:rPr>
              <w:del w:id="573" w:author="David Conklin" w:date="2021-09-09T14:58:00Z"/>
              <w:rFonts w:eastAsiaTheme="minorEastAsia"/>
              <w:noProof/>
            </w:rPr>
          </w:pPr>
          <w:del w:id="574" w:author="David Conklin" w:date="2021-09-09T14:58:00Z">
            <w:r w:rsidRPr="002C5A5B" w:rsidDel="003D7F64">
              <w:rPr>
                <w:noProof/>
                <w:rPrChange w:id="575" w:author="David Conklin" w:date="2021-09-18T06:54:00Z">
                  <w:rPr>
                    <w:rStyle w:val="Hyperlink"/>
                    <w:noProof/>
                  </w:rPr>
                </w:rPrChange>
              </w:rPr>
              <w:delText>Analysis of tuning knob values and locations where the model has low skill</w:delText>
            </w:r>
            <w:r w:rsidDel="003D7F64">
              <w:rPr>
                <w:noProof/>
                <w:webHidden/>
              </w:rPr>
              <w:tab/>
              <w:delText>53</w:delText>
            </w:r>
          </w:del>
        </w:p>
        <w:p w14:paraId="0D7834CD" w14:textId="411B8BCB" w:rsidR="006410E2" w:rsidDel="003D7F64" w:rsidRDefault="006410E2">
          <w:pPr>
            <w:pStyle w:val="TOC2"/>
            <w:tabs>
              <w:tab w:val="right" w:leader="dot" w:pos="9350"/>
            </w:tabs>
            <w:rPr>
              <w:del w:id="576" w:author="David Conklin" w:date="2021-09-09T14:58:00Z"/>
              <w:rFonts w:eastAsiaTheme="minorEastAsia"/>
              <w:noProof/>
            </w:rPr>
          </w:pPr>
          <w:del w:id="577" w:author="David Conklin" w:date="2021-09-09T14:58:00Z">
            <w:r w:rsidRPr="002C5A5B" w:rsidDel="003D7F64">
              <w:rPr>
                <w:noProof/>
                <w:rPrChange w:id="578" w:author="David Conklin" w:date="2021-09-18T06:54:00Z">
                  <w:rPr>
                    <w:rStyle w:val="Hyperlink"/>
                    <w:noProof/>
                  </w:rPr>
                </w:rPrChange>
              </w:rPr>
              <w:delText>Simulated North Santiam basin water budget and thermal energy budget</w:delText>
            </w:r>
            <w:r w:rsidDel="003D7F64">
              <w:rPr>
                <w:noProof/>
                <w:webHidden/>
              </w:rPr>
              <w:tab/>
              <w:delText>54</w:delText>
            </w:r>
          </w:del>
        </w:p>
        <w:p w14:paraId="578E59B0" w14:textId="58CED43E" w:rsidR="006410E2" w:rsidDel="003D7F64" w:rsidRDefault="006410E2">
          <w:pPr>
            <w:pStyle w:val="TOC1"/>
            <w:tabs>
              <w:tab w:val="right" w:leader="dot" w:pos="9350"/>
            </w:tabs>
            <w:rPr>
              <w:del w:id="579" w:author="David Conklin" w:date="2021-09-09T14:58:00Z"/>
              <w:rFonts w:eastAsiaTheme="minorEastAsia"/>
              <w:noProof/>
            </w:rPr>
          </w:pPr>
          <w:del w:id="580" w:author="David Conklin" w:date="2021-09-09T14:58:00Z">
            <w:r w:rsidRPr="002C5A5B" w:rsidDel="003D7F64">
              <w:rPr>
                <w:noProof/>
                <w:rPrChange w:id="581" w:author="David Conklin" w:date="2021-09-18T06:54:00Z">
                  <w:rPr>
                    <w:rStyle w:val="Hyperlink"/>
                    <w:noProof/>
                  </w:rPr>
                </w:rPrChange>
              </w:rPr>
              <w:delText>McKenzie Basin Wetlands Study</w:delText>
            </w:r>
            <w:r w:rsidDel="003D7F64">
              <w:rPr>
                <w:noProof/>
                <w:webHidden/>
              </w:rPr>
              <w:tab/>
              <w:delText>56</w:delText>
            </w:r>
          </w:del>
        </w:p>
        <w:p w14:paraId="0B139E24" w14:textId="11B14523" w:rsidR="006410E2" w:rsidDel="003D7F64" w:rsidRDefault="006410E2">
          <w:pPr>
            <w:pStyle w:val="TOC2"/>
            <w:tabs>
              <w:tab w:val="right" w:leader="dot" w:pos="9350"/>
            </w:tabs>
            <w:rPr>
              <w:del w:id="582" w:author="David Conklin" w:date="2021-09-09T14:58:00Z"/>
              <w:rFonts w:eastAsiaTheme="minorEastAsia"/>
              <w:noProof/>
            </w:rPr>
          </w:pPr>
          <w:del w:id="583" w:author="David Conklin" w:date="2021-09-09T14:58:00Z">
            <w:r w:rsidRPr="002C5A5B" w:rsidDel="003D7F64">
              <w:rPr>
                <w:noProof/>
                <w:rPrChange w:id="584" w:author="David Conklin" w:date="2021-09-18T06:54:00Z">
                  <w:rPr>
                    <w:rStyle w:val="Hyperlink"/>
                    <w:noProof/>
                  </w:rPr>
                </w:rPrChange>
              </w:rPr>
              <w:delText>Project Overview</w:delText>
            </w:r>
            <w:r w:rsidDel="003D7F64">
              <w:rPr>
                <w:noProof/>
                <w:webHidden/>
              </w:rPr>
              <w:tab/>
              <w:delText>56</w:delText>
            </w:r>
          </w:del>
        </w:p>
        <w:p w14:paraId="0AA67F75" w14:textId="58B617CB" w:rsidR="006410E2" w:rsidDel="003D7F64" w:rsidRDefault="006410E2">
          <w:pPr>
            <w:pStyle w:val="TOC2"/>
            <w:tabs>
              <w:tab w:val="right" w:leader="dot" w:pos="9350"/>
            </w:tabs>
            <w:rPr>
              <w:del w:id="585" w:author="David Conklin" w:date="2021-09-09T14:58:00Z"/>
              <w:rFonts w:eastAsiaTheme="minorEastAsia"/>
              <w:noProof/>
            </w:rPr>
          </w:pPr>
          <w:del w:id="586" w:author="David Conklin" w:date="2021-09-09T14:58:00Z">
            <w:r w:rsidRPr="002C5A5B" w:rsidDel="003D7F64">
              <w:rPr>
                <w:noProof/>
                <w:rPrChange w:id="587" w:author="David Conklin" w:date="2021-09-18T06:54:00Z">
                  <w:rPr>
                    <w:rStyle w:val="Hyperlink"/>
                    <w:noProof/>
                  </w:rPr>
                </w:rPrChange>
              </w:rPr>
              <w:delText>Model and Simulation Overview</w:delText>
            </w:r>
            <w:r w:rsidDel="003D7F64">
              <w:rPr>
                <w:noProof/>
                <w:webHidden/>
              </w:rPr>
              <w:tab/>
              <w:delText>58</w:delText>
            </w:r>
          </w:del>
        </w:p>
        <w:p w14:paraId="30745DB5" w14:textId="5CBBBCE8" w:rsidR="006410E2" w:rsidDel="003D7F64" w:rsidRDefault="006410E2">
          <w:pPr>
            <w:pStyle w:val="TOC2"/>
            <w:tabs>
              <w:tab w:val="right" w:leader="dot" w:pos="9350"/>
            </w:tabs>
            <w:rPr>
              <w:del w:id="588" w:author="David Conklin" w:date="2021-09-09T14:58:00Z"/>
              <w:rFonts w:eastAsiaTheme="minorEastAsia"/>
              <w:noProof/>
            </w:rPr>
          </w:pPr>
          <w:del w:id="589" w:author="David Conklin" w:date="2021-09-09T14:58:00Z">
            <w:r w:rsidRPr="002C5A5B" w:rsidDel="003D7F64">
              <w:rPr>
                <w:noProof/>
                <w:rPrChange w:id="590" w:author="David Conklin" w:date="2021-09-18T06:54:00Z">
                  <w:rPr>
                    <w:rStyle w:val="Hyperlink"/>
                    <w:noProof/>
                  </w:rPr>
                </w:rPrChange>
              </w:rPr>
              <w:delText>McKenzie wetlands in the initial versions of the IDU, HRU, and Reach data layers</w:delText>
            </w:r>
            <w:r w:rsidDel="003D7F64">
              <w:rPr>
                <w:noProof/>
                <w:webHidden/>
              </w:rPr>
              <w:tab/>
              <w:delText>59</w:delText>
            </w:r>
          </w:del>
        </w:p>
        <w:p w14:paraId="7B3BB70D" w14:textId="294AFB48" w:rsidR="006410E2" w:rsidDel="003D7F64" w:rsidRDefault="006410E2">
          <w:pPr>
            <w:pStyle w:val="TOC2"/>
            <w:tabs>
              <w:tab w:val="right" w:leader="dot" w:pos="9350"/>
            </w:tabs>
            <w:rPr>
              <w:del w:id="591" w:author="David Conklin" w:date="2021-09-09T14:58:00Z"/>
              <w:rFonts w:eastAsiaTheme="minorEastAsia"/>
              <w:noProof/>
            </w:rPr>
          </w:pPr>
          <w:del w:id="592" w:author="David Conklin" w:date="2021-09-09T14:58:00Z">
            <w:r w:rsidRPr="002C5A5B" w:rsidDel="003D7F64">
              <w:rPr>
                <w:noProof/>
                <w:rPrChange w:id="593" w:author="David Conklin" w:date="2021-09-18T06:54:00Z">
                  <w:rPr>
                    <w:rStyle w:val="Hyperlink"/>
                    <w:noProof/>
                  </w:rPr>
                </w:rPrChange>
              </w:rPr>
              <w:delText>Data changes for better representation of wetlands</w:delText>
            </w:r>
            <w:r w:rsidDel="003D7F64">
              <w:rPr>
                <w:noProof/>
                <w:webHidden/>
              </w:rPr>
              <w:tab/>
              <w:delText>59</w:delText>
            </w:r>
          </w:del>
        </w:p>
        <w:p w14:paraId="3CEA66CF" w14:textId="3C96BB52" w:rsidR="006410E2" w:rsidDel="003D7F64" w:rsidRDefault="006410E2">
          <w:pPr>
            <w:pStyle w:val="TOC2"/>
            <w:tabs>
              <w:tab w:val="right" w:leader="dot" w:pos="9350"/>
            </w:tabs>
            <w:rPr>
              <w:del w:id="594" w:author="David Conklin" w:date="2021-09-09T14:58:00Z"/>
              <w:rFonts w:eastAsiaTheme="minorEastAsia"/>
              <w:noProof/>
            </w:rPr>
          </w:pPr>
          <w:del w:id="595" w:author="David Conklin" w:date="2021-09-09T14:58:00Z">
            <w:r w:rsidRPr="002C5A5B" w:rsidDel="003D7F64">
              <w:rPr>
                <w:noProof/>
                <w:rPrChange w:id="596" w:author="David Conklin" w:date="2021-09-18T06:54:00Z">
                  <w:rPr>
                    <w:rStyle w:val="Hyperlink"/>
                    <w:noProof/>
                  </w:rPr>
                </w:rPrChange>
              </w:rPr>
              <w:delText>Projection, Calendar, and Units</w:delText>
            </w:r>
            <w:r w:rsidDel="003D7F64">
              <w:rPr>
                <w:noProof/>
                <w:webHidden/>
              </w:rPr>
              <w:tab/>
              <w:delText>60</w:delText>
            </w:r>
          </w:del>
        </w:p>
        <w:p w14:paraId="0776DB0F" w14:textId="7D9CFB2C" w:rsidR="006410E2" w:rsidDel="003D7F64" w:rsidRDefault="006410E2">
          <w:pPr>
            <w:pStyle w:val="TOC2"/>
            <w:tabs>
              <w:tab w:val="right" w:leader="dot" w:pos="9350"/>
            </w:tabs>
            <w:rPr>
              <w:del w:id="597" w:author="David Conklin" w:date="2021-09-09T14:58:00Z"/>
              <w:rFonts w:eastAsiaTheme="minorEastAsia"/>
              <w:noProof/>
            </w:rPr>
          </w:pPr>
          <w:del w:id="598" w:author="David Conklin" w:date="2021-09-09T14:58:00Z">
            <w:r w:rsidRPr="002C5A5B" w:rsidDel="003D7F64">
              <w:rPr>
                <w:noProof/>
                <w:rPrChange w:id="599" w:author="David Conklin" w:date="2021-09-18T06:54:00Z">
                  <w:rPr>
                    <w:rStyle w:val="Hyperlink"/>
                    <w:noProof/>
                  </w:rPr>
                </w:rPrChange>
              </w:rPr>
              <w:delText>Simulation of changes in wetlands over time</w:delText>
            </w:r>
            <w:r w:rsidDel="003D7F64">
              <w:rPr>
                <w:noProof/>
                <w:webHidden/>
              </w:rPr>
              <w:tab/>
              <w:delText>60</w:delText>
            </w:r>
          </w:del>
        </w:p>
        <w:p w14:paraId="75BE8957" w14:textId="0A5CC4A5" w:rsidR="006410E2" w:rsidDel="003D7F64" w:rsidRDefault="006410E2">
          <w:pPr>
            <w:pStyle w:val="TOC2"/>
            <w:tabs>
              <w:tab w:val="right" w:leader="dot" w:pos="9350"/>
            </w:tabs>
            <w:rPr>
              <w:del w:id="600" w:author="David Conklin" w:date="2021-09-09T14:58:00Z"/>
              <w:rFonts w:eastAsiaTheme="minorEastAsia"/>
              <w:noProof/>
            </w:rPr>
          </w:pPr>
          <w:del w:id="601" w:author="David Conklin" w:date="2021-09-09T14:58:00Z">
            <w:r w:rsidRPr="002C5A5B" w:rsidDel="003D7F64">
              <w:rPr>
                <w:noProof/>
                <w:rPrChange w:id="602" w:author="David Conklin" w:date="2021-09-18T06:54:00Z">
                  <w:rPr>
                    <w:rStyle w:val="Hyperlink"/>
                    <w:noProof/>
                  </w:rPr>
                </w:rPrChange>
              </w:rPr>
              <w:delText>How wetlands are represented in the model</w:delText>
            </w:r>
            <w:r w:rsidDel="003D7F64">
              <w:rPr>
                <w:noProof/>
                <w:webHidden/>
              </w:rPr>
              <w:tab/>
              <w:delText>61</w:delText>
            </w:r>
          </w:del>
        </w:p>
        <w:p w14:paraId="29A7C5F8" w14:textId="23F09295" w:rsidR="006410E2" w:rsidDel="003D7F64" w:rsidRDefault="006410E2">
          <w:pPr>
            <w:pStyle w:val="TOC2"/>
            <w:tabs>
              <w:tab w:val="right" w:leader="dot" w:pos="9350"/>
            </w:tabs>
            <w:rPr>
              <w:del w:id="603" w:author="David Conklin" w:date="2021-09-09T14:58:00Z"/>
              <w:rFonts w:eastAsiaTheme="minorEastAsia"/>
              <w:noProof/>
            </w:rPr>
          </w:pPr>
          <w:del w:id="604" w:author="David Conklin" w:date="2021-09-09T14:58:00Z">
            <w:r w:rsidRPr="002C5A5B" w:rsidDel="003D7F64">
              <w:rPr>
                <w:noProof/>
                <w:rPrChange w:id="605" w:author="David Conklin" w:date="2021-09-18T06:54:00Z">
                  <w:rPr>
                    <w:rStyle w:val="Hyperlink"/>
                    <w:noProof/>
                  </w:rPr>
                </w:rPrChange>
              </w:rPr>
              <w:delText>The Wetland class and Wetland objects in the C++ code</w:delText>
            </w:r>
            <w:r w:rsidDel="003D7F64">
              <w:rPr>
                <w:noProof/>
                <w:webHidden/>
              </w:rPr>
              <w:tab/>
              <w:delText>62</w:delText>
            </w:r>
          </w:del>
        </w:p>
        <w:p w14:paraId="24627C35" w14:textId="5F343126" w:rsidR="006410E2" w:rsidDel="003D7F64" w:rsidRDefault="006410E2">
          <w:pPr>
            <w:pStyle w:val="TOC2"/>
            <w:tabs>
              <w:tab w:val="right" w:leader="dot" w:pos="9350"/>
            </w:tabs>
            <w:rPr>
              <w:del w:id="606" w:author="David Conklin" w:date="2021-09-09T14:58:00Z"/>
              <w:rFonts w:eastAsiaTheme="minorEastAsia"/>
              <w:noProof/>
            </w:rPr>
          </w:pPr>
          <w:del w:id="607" w:author="David Conklin" w:date="2021-09-09T14:58:00Z">
            <w:r w:rsidRPr="002C5A5B" w:rsidDel="003D7F64">
              <w:rPr>
                <w:noProof/>
                <w:rPrChange w:id="608" w:author="David Conklin" w:date="2021-09-18T06:54:00Z">
                  <w:rPr>
                    <w:rStyle w:val="Hyperlink"/>
                    <w:noProof/>
                  </w:rPr>
                </w:rPrChange>
              </w:rPr>
              <w:delText>Topology of wetlands, HRUs, IDUs, and reaches</w:delText>
            </w:r>
            <w:r w:rsidDel="003D7F64">
              <w:rPr>
                <w:noProof/>
                <w:webHidden/>
              </w:rPr>
              <w:tab/>
              <w:delText>62</w:delText>
            </w:r>
          </w:del>
        </w:p>
        <w:p w14:paraId="7143D12C" w14:textId="704E6288" w:rsidR="006410E2" w:rsidDel="003D7F64" w:rsidRDefault="006410E2">
          <w:pPr>
            <w:pStyle w:val="TOC2"/>
            <w:tabs>
              <w:tab w:val="right" w:leader="dot" w:pos="9350"/>
            </w:tabs>
            <w:rPr>
              <w:del w:id="609" w:author="David Conklin" w:date="2021-09-09T14:58:00Z"/>
              <w:rFonts w:eastAsiaTheme="minorEastAsia"/>
              <w:noProof/>
            </w:rPr>
          </w:pPr>
          <w:del w:id="610" w:author="David Conklin" w:date="2021-09-09T14:58:00Z">
            <w:r w:rsidRPr="002C5A5B" w:rsidDel="003D7F64">
              <w:rPr>
                <w:noProof/>
                <w:rPrChange w:id="611" w:author="David Conklin" w:date="2021-09-18T06:54:00Z">
                  <w:rPr>
                    <w:rStyle w:val="Hyperlink"/>
                    <w:noProof/>
                  </w:rPr>
                </w:rPrChange>
              </w:rPr>
              <w:delText>Attributes of interest in the wetlands study</w:delText>
            </w:r>
            <w:r w:rsidDel="003D7F64">
              <w:rPr>
                <w:noProof/>
                <w:webHidden/>
              </w:rPr>
              <w:tab/>
              <w:delText>62</w:delText>
            </w:r>
          </w:del>
        </w:p>
        <w:p w14:paraId="51BC6F9B" w14:textId="0A26F28C" w:rsidR="006410E2" w:rsidDel="003D7F64" w:rsidRDefault="006410E2">
          <w:pPr>
            <w:pStyle w:val="TOC2"/>
            <w:tabs>
              <w:tab w:val="right" w:leader="dot" w:pos="9350"/>
            </w:tabs>
            <w:rPr>
              <w:del w:id="612" w:author="David Conklin" w:date="2021-09-09T14:58:00Z"/>
              <w:rFonts w:eastAsiaTheme="minorEastAsia"/>
              <w:noProof/>
            </w:rPr>
          </w:pPr>
          <w:del w:id="613" w:author="David Conklin" w:date="2021-09-09T14:58:00Z">
            <w:r w:rsidRPr="002C5A5B" w:rsidDel="003D7F64">
              <w:rPr>
                <w:noProof/>
                <w:rPrChange w:id="614" w:author="David Conklin" w:date="2021-09-18T06:54:00Z">
                  <w:rPr>
                    <w:rStyle w:val="Hyperlink"/>
                    <w:noProof/>
                  </w:rPr>
                </w:rPrChange>
              </w:rPr>
              <w:delText>A WETNESS attribute</w:delText>
            </w:r>
            <w:r w:rsidDel="003D7F64">
              <w:rPr>
                <w:noProof/>
                <w:webHidden/>
              </w:rPr>
              <w:tab/>
              <w:delText>63</w:delText>
            </w:r>
          </w:del>
        </w:p>
        <w:p w14:paraId="4512796E" w14:textId="13339125" w:rsidR="006410E2" w:rsidDel="003D7F64" w:rsidRDefault="006410E2">
          <w:pPr>
            <w:pStyle w:val="TOC2"/>
            <w:tabs>
              <w:tab w:val="right" w:leader="dot" w:pos="9350"/>
            </w:tabs>
            <w:rPr>
              <w:del w:id="615" w:author="David Conklin" w:date="2021-09-09T14:58:00Z"/>
              <w:rFonts w:eastAsiaTheme="minorEastAsia"/>
              <w:noProof/>
            </w:rPr>
          </w:pPr>
          <w:del w:id="616" w:author="David Conklin" w:date="2021-09-09T14:58:00Z">
            <w:r w:rsidRPr="002C5A5B" w:rsidDel="003D7F64">
              <w:rPr>
                <w:noProof/>
                <w:rPrChange w:id="617" w:author="David Conklin" w:date="2021-09-18T06:54:00Z">
                  <w:rPr>
                    <w:rStyle w:val="Hyperlink"/>
                    <w:noProof/>
                  </w:rPr>
                </w:rPrChange>
              </w:rPr>
              <w:delText>Calculating the exchange of water between the wetland and the reach</w:delText>
            </w:r>
            <w:r w:rsidDel="003D7F64">
              <w:rPr>
                <w:noProof/>
                <w:webHidden/>
              </w:rPr>
              <w:tab/>
              <w:delText>64</w:delText>
            </w:r>
          </w:del>
        </w:p>
        <w:p w14:paraId="70C94EEB" w14:textId="3C53F954" w:rsidR="006410E2" w:rsidDel="003D7F64" w:rsidRDefault="006410E2">
          <w:pPr>
            <w:pStyle w:val="TOC3"/>
            <w:tabs>
              <w:tab w:val="right" w:leader="dot" w:pos="9350"/>
            </w:tabs>
            <w:rPr>
              <w:del w:id="618" w:author="David Conklin" w:date="2021-09-09T14:58:00Z"/>
              <w:rFonts w:eastAsiaTheme="minorEastAsia"/>
              <w:noProof/>
            </w:rPr>
          </w:pPr>
          <w:del w:id="619" w:author="David Conklin" w:date="2021-09-09T14:58:00Z">
            <w:r w:rsidRPr="002C5A5B" w:rsidDel="003D7F64">
              <w:rPr>
                <w:noProof/>
                <w:rPrChange w:id="620" w:author="David Conklin" w:date="2021-09-18T06:54:00Z">
                  <w:rPr>
                    <w:rStyle w:val="Hyperlink"/>
                    <w:noProof/>
                  </w:rPr>
                </w:rPrChange>
              </w:rPr>
              <w:delText>Wetland IDU parameters</w:delText>
            </w:r>
            <w:r w:rsidDel="003D7F64">
              <w:rPr>
                <w:noProof/>
                <w:webHidden/>
              </w:rPr>
              <w:tab/>
              <w:delText>64</w:delText>
            </w:r>
          </w:del>
        </w:p>
        <w:p w14:paraId="75E58507" w14:textId="7C90F0E4" w:rsidR="006410E2" w:rsidDel="003D7F64" w:rsidRDefault="006410E2">
          <w:pPr>
            <w:pStyle w:val="TOC3"/>
            <w:tabs>
              <w:tab w:val="right" w:leader="dot" w:pos="9350"/>
            </w:tabs>
            <w:rPr>
              <w:del w:id="621" w:author="David Conklin" w:date="2021-09-09T14:58:00Z"/>
              <w:rFonts w:eastAsiaTheme="minorEastAsia"/>
              <w:noProof/>
            </w:rPr>
          </w:pPr>
          <w:del w:id="622" w:author="David Conklin" w:date="2021-09-09T14:58:00Z">
            <w:r w:rsidRPr="002C5A5B" w:rsidDel="003D7F64">
              <w:rPr>
                <w:noProof/>
                <w:rPrChange w:id="623" w:author="David Conklin" w:date="2021-09-18T06:54:00Z">
                  <w:rPr>
                    <w:rStyle w:val="Hyperlink"/>
                    <w:noProof/>
                  </w:rPr>
                </w:rPrChange>
              </w:rPr>
              <w:delText>Reach parameters</w:delText>
            </w:r>
            <w:r w:rsidDel="003D7F64">
              <w:rPr>
                <w:noProof/>
                <w:webHidden/>
              </w:rPr>
              <w:tab/>
              <w:delText>64</w:delText>
            </w:r>
          </w:del>
        </w:p>
        <w:p w14:paraId="012D60E5" w14:textId="5F7651D0" w:rsidR="006410E2" w:rsidDel="003D7F64" w:rsidRDefault="006410E2">
          <w:pPr>
            <w:pStyle w:val="TOC2"/>
            <w:tabs>
              <w:tab w:val="right" w:leader="dot" w:pos="9350"/>
            </w:tabs>
            <w:rPr>
              <w:del w:id="624" w:author="David Conklin" w:date="2021-09-09T14:58:00Z"/>
              <w:rFonts w:eastAsiaTheme="minorEastAsia"/>
              <w:noProof/>
            </w:rPr>
          </w:pPr>
          <w:del w:id="625" w:author="David Conklin" w:date="2021-09-09T14:58:00Z">
            <w:r w:rsidRPr="002C5A5B" w:rsidDel="003D7F64">
              <w:rPr>
                <w:noProof/>
                <w:rPrChange w:id="626" w:author="David Conklin" w:date="2021-09-18T06:54:00Z">
                  <w:rPr>
                    <w:rStyle w:val="Hyperlink"/>
                    <w:noProof/>
                  </w:rPr>
                </w:rPrChange>
              </w:rPr>
              <w:delText>Implementation of the exchange of water between the wetland and the reach</w:delText>
            </w:r>
            <w:r w:rsidDel="003D7F64">
              <w:rPr>
                <w:noProof/>
                <w:webHidden/>
              </w:rPr>
              <w:tab/>
              <w:delText>64</w:delText>
            </w:r>
          </w:del>
        </w:p>
        <w:p w14:paraId="44EAF4B4" w14:textId="592D837C" w:rsidR="006410E2" w:rsidDel="003D7F64" w:rsidRDefault="006410E2">
          <w:pPr>
            <w:pStyle w:val="TOC2"/>
            <w:tabs>
              <w:tab w:val="right" w:leader="dot" w:pos="9350"/>
            </w:tabs>
            <w:rPr>
              <w:del w:id="627" w:author="David Conklin" w:date="2021-09-09T14:58:00Z"/>
              <w:rFonts w:eastAsiaTheme="minorEastAsia"/>
              <w:noProof/>
            </w:rPr>
          </w:pPr>
          <w:del w:id="628" w:author="David Conklin" w:date="2021-09-09T14:58:00Z">
            <w:r w:rsidRPr="002C5A5B" w:rsidDel="003D7F64">
              <w:rPr>
                <w:noProof/>
                <w:rPrChange w:id="629" w:author="David Conklin" w:date="2021-09-18T06:54:00Z">
                  <w:rPr>
                    <w:rStyle w:val="Hyperlink"/>
                    <w:noProof/>
                  </w:rPr>
                </w:rPrChange>
              </w:rPr>
              <w:delText>Standing water temperature</w:delText>
            </w:r>
            <w:r w:rsidDel="003D7F64">
              <w:rPr>
                <w:noProof/>
                <w:webHidden/>
              </w:rPr>
              <w:tab/>
              <w:delText>67</w:delText>
            </w:r>
          </w:del>
        </w:p>
        <w:p w14:paraId="04BA6A1F" w14:textId="421A0D9B" w:rsidR="006410E2" w:rsidDel="003D7F64" w:rsidRDefault="006410E2">
          <w:pPr>
            <w:pStyle w:val="TOC2"/>
            <w:tabs>
              <w:tab w:val="right" w:leader="dot" w:pos="9350"/>
            </w:tabs>
            <w:rPr>
              <w:del w:id="630" w:author="David Conklin" w:date="2021-09-09T14:58:00Z"/>
              <w:rFonts w:eastAsiaTheme="minorEastAsia"/>
              <w:noProof/>
            </w:rPr>
          </w:pPr>
          <w:del w:id="631" w:author="David Conklin" w:date="2021-09-09T14:58:00Z">
            <w:r w:rsidRPr="002C5A5B" w:rsidDel="003D7F64">
              <w:rPr>
                <w:noProof/>
                <w:rPrChange w:id="632" w:author="David Conklin" w:date="2021-09-18T06:54:00Z">
                  <w:rPr>
                    <w:rStyle w:val="Hyperlink"/>
                    <w:noProof/>
                  </w:rPr>
                </w:rPrChange>
              </w:rPr>
              <w:delText>Evapotranspiration from wetlands</w:delText>
            </w:r>
            <w:r w:rsidDel="003D7F64">
              <w:rPr>
                <w:noProof/>
                <w:webHidden/>
              </w:rPr>
              <w:tab/>
              <w:delText>67</w:delText>
            </w:r>
          </w:del>
        </w:p>
        <w:p w14:paraId="7E85E633" w14:textId="7C88B9D0" w:rsidR="006410E2" w:rsidDel="003D7F64" w:rsidRDefault="006410E2">
          <w:pPr>
            <w:pStyle w:val="TOC2"/>
            <w:tabs>
              <w:tab w:val="right" w:leader="dot" w:pos="9350"/>
            </w:tabs>
            <w:rPr>
              <w:del w:id="633" w:author="David Conklin" w:date="2021-09-09T14:58:00Z"/>
              <w:rFonts w:eastAsiaTheme="minorEastAsia"/>
              <w:noProof/>
            </w:rPr>
          </w:pPr>
          <w:del w:id="634" w:author="David Conklin" w:date="2021-09-09T14:58:00Z">
            <w:r w:rsidRPr="002C5A5B" w:rsidDel="003D7F64">
              <w:rPr>
                <w:noProof/>
                <w:rPrChange w:id="635" w:author="David Conklin" w:date="2021-09-18T06:54:00Z">
                  <w:rPr>
                    <w:rStyle w:val="Hyperlink"/>
                    <w:noProof/>
                  </w:rPr>
                </w:rPrChange>
              </w:rPr>
              <w:delText>Loss (or gain) of wetlands</w:delText>
            </w:r>
            <w:r w:rsidDel="003D7F64">
              <w:rPr>
                <w:noProof/>
                <w:webHidden/>
              </w:rPr>
              <w:tab/>
              <w:delText>67</w:delText>
            </w:r>
          </w:del>
        </w:p>
        <w:p w14:paraId="71DD228B" w14:textId="244D5DD8" w:rsidR="006410E2" w:rsidDel="003D7F64" w:rsidRDefault="006410E2">
          <w:pPr>
            <w:pStyle w:val="TOC2"/>
            <w:tabs>
              <w:tab w:val="right" w:leader="dot" w:pos="9350"/>
            </w:tabs>
            <w:rPr>
              <w:del w:id="636" w:author="David Conklin" w:date="2021-09-09T14:58:00Z"/>
              <w:rFonts w:eastAsiaTheme="minorEastAsia"/>
              <w:noProof/>
            </w:rPr>
          </w:pPr>
          <w:del w:id="637" w:author="David Conklin" w:date="2021-09-09T14:58:00Z">
            <w:r w:rsidRPr="002C5A5B" w:rsidDel="003D7F64">
              <w:rPr>
                <w:noProof/>
                <w:rPrChange w:id="638" w:author="David Conklin" w:date="2021-09-18T06:54:00Z">
                  <w:rPr>
                    <w:rStyle w:val="Hyperlink"/>
                    <w:noProof/>
                  </w:rPr>
                </w:rPrChange>
              </w:rPr>
              <w:delText>Reality check</w:delText>
            </w:r>
            <w:r w:rsidDel="003D7F64">
              <w:rPr>
                <w:noProof/>
                <w:webHidden/>
              </w:rPr>
              <w:tab/>
              <w:delText>67</w:delText>
            </w:r>
          </w:del>
        </w:p>
        <w:p w14:paraId="4B831D9D" w14:textId="4715F5EB" w:rsidR="006410E2" w:rsidDel="003D7F64" w:rsidRDefault="006410E2">
          <w:pPr>
            <w:pStyle w:val="TOC2"/>
            <w:tabs>
              <w:tab w:val="right" w:leader="dot" w:pos="9350"/>
            </w:tabs>
            <w:rPr>
              <w:del w:id="639" w:author="David Conklin" w:date="2021-09-09T14:58:00Z"/>
              <w:rFonts w:eastAsiaTheme="minorEastAsia"/>
              <w:noProof/>
            </w:rPr>
          </w:pPr>
          <w:del w:id="640" w:author="David Conklin" w:date="2021-09-09T14:58:00Z">
            <w:r w:rsidRPr="002C5A5B" w:rsidDel="003D7F64">
              <w:rPr>
                <w:noProof/>
                <w:rPrChange w:id="641" w:author="David Conklin" w:date="2021-09-18T06:54:00Z">
                  <w:rPr>
                    <w:rStyle w:val="Hyperlink"/>
                    <w:noProof/>
                  </w:rPr>
                </w:rPrChange>
              </w:rPr>
              <w:delText>High Cascades Springs</w:delText>
            </w:r>
            <w:r w:rsidDel="003D7F64">
              <w:rPr>
                <w:noProof/>
                <w:webHidden/>
              </w:rPr>
              <w:tab/>
              <w:delText>70</w:delText>
            </w:r>
          </w:del>
        </w:p>
        <w:p w14:paraId="0013F844" w14:textId="30881908" w:rsidR="006410E2" w:rsidDel="003D7F64" w:rsidRDefault="006410E2">
          <w:pPr>
            <w:pStyle w:val="TOC2"/>
            <w:tabs>
              <w:tab w:val="right" w:leader="dot" w:pos="9350"/>
            </w:tabs>
            <w:rPr>
              <w:del w:id="642" w:author="David Conklin" w:date="2021-09-09T14:58:00Z"/>
              <w:rFonts w:eastAsiaTheme="minorEastAsia"/>
              <w:noProof/>
            </w:rPr>
          </w:pPr>
          <w:del w:id="643" w:author="David Conklin" w:date="2021-09-09T14:58:00Z">
            <w:r w:rsidRPr="002C5A5B" w:rsidDel="003D7F64">
              <w:rPr>
                <w:noProof/>
                <w:rPrChange w:id="644" w:author="David Conklin" w:date="2021-09-18T06:54:00Z">
                  <w:rPr>
                    <w:rStyle w:val="Hyperlink"/>
                    <w:noProof/>
                  </w:rPr>
                </w:rPrChange>
              </w:rPr>
              <w:delText>Calibration and simulation skill</w:delText>
            </w:r>
            <w:r w:rsidDel="003D7F64">
              <w:rPr>
                <w:noProof/>
                <w:webHidden/>
              </w:rPr>
              <w:tab/>
              <w:delText>72</w:delText>
            </w:r>
          </w:del>
        </w:p>
        <w:p w14:paraId="1927EF38" w14:textId="3D6E5B53" w:rsidR="006410E2" w:rsidDel="003D7F64" w:rsidRDefault="006410E2">
          <w:pPr>
            <w:pStyle w:val="TOC2"/>
            <w:tabs>
              <w:tab w:val="right" w:leader="dot" w:pos="9350"/>
            </w:tabs>
            <w:rPr>
              <w:del w:id="645" w:author="David Conklin" w:date="2021-09-09T14:58:00Z"/>
              <w:rFonts w:eastAsiaTheme="minorEastAsia"/>
              <w:noProof/>
            </w:rPr>
          </w:pPr>
          <w:del w:id="646" w:author="David Conklin" w:date="2021-09-09T14:58:00Z">
            <w:r w:rsidRPr="002C5A5B" w:rsidDel="003D7F64">
              <w:rPr>
                <w:noProof/>
                <w:rPrChange w:id="647" w:author="David Conklin" w:date="2021-09-18T06:54:00Z">
                  <w:rPr>
                    <w:rStyle w:val="Hyperlink"/>
                    <w:noProof/>
                  </w:rPr>
                </w:rPrChange>
              </w:rPr>
              <w:delText>Analysis of locations where the model has low skill</w:delText>
            </w:r>
            <w:r w:rsidDel="003D7F64">
              <w:rPr>
                <w:noProof/>
                <w:webHidden/>
              </w:rPr>
              <w:tab/>
              <w:delText>75</w:delText>
            </w:r>
          </w:del>
        </w:p>
        <w:p w14:paraId="2C10F8C2" w14:textId="4DB2491B" w:rsidR="006410E2" w:rsidDel="003D7F64" w:rsidRDefault="006410E2">
          <w:pPr>
            <w:pStyle w:val="TOC2"/>
            <w:tabs>
              <w:tab w:val="right" w:leader="dot" w:pos="9350"/>
            </w:tabs>
            <w:rPr>
              <w:del w:id="648" w:author="David Conklin" w:date="2021-09-09T14:58:00Z"/>
              <w:rFonts w:eastAsiaTheme="minorEastAsia"/>
              <w:noProof/>
            </w:rPr>
          </w:pPr>
          <w:del w:id="649" w:author="David Conklin" w:date="2021-09-09T14:58:00Z">
            <w:r w:rsidRPr="002C5A5B" w:rsidDel="003D7F64">
              <w:rPr>
                <w:noProof/>
                <w:rPrChange w:id="650" w:author="David Conklin" w:date="2021-09-18T06:54:00Z">
                  <w:rPr>
                    <w:rStyle w:val="Hyperlink"/>
                    <w:noProof/>
                  </w:rPr>
                </w:rPrChange>
              </w:rPr>
              <w:delText>Simulated McKenzie basin water budget and thermal energy budget</w:delText>
            </w:r>
            <w:r w:rsidDel="003D7F64">
              <w:rPr>
                <w:noProof/>
                <w:webHidden/>
              </w:rPr>
              <w:tab/>
              <w:delText>77</w:delText>
            </w:r>
          </w:del>
        </w:p>
        <w:p w14:paraId="22240190" w14:textId="4BAB755D" w:rsidR="006410E2" w:rsidDel="003D7F64" w:rsidRDefault="006410E2">
          <w:pPr>
            <w:pStyle w:val="TOC2"/>
            <w:tabs>
              <w:tab w:val="right" w:leader="dot" w:pos="9350"/>
            </w:tabs>
            <w:rPr>
              <w:del w:id="651" w:author="David Conklin" w:date="2021-09-09T14:58:00Z"/>
              <w:rFonts w:eastAsiaTheme="minorEastAsia"/>
              <w:noProof/>
            </w:rPr>
          </w:pPr>
          <w:del w:id="652" w:author="David Conklin" w:date="2021-09-09T14:58:00Z">
            <w:r w:rsidRPr="002C5A5B" w:rsidDel="003D7F64">
              <w:rPr>
                <w:noProof/>
                <w:rPrChange w:id="653" w:author="David Conklin" w:date="2021-09-18T06:54:00Z">
                  <w:rPr>
                    <w:rStyle w:val="Hyperlink"/>
                    <w:noProof/>
                  </w:rPr>
                </w:rPrChange>
              </w:rPr>
              <w:delText>CW3M v. Shade-a-lator</w:delText>
            </w:r>
            <w:r w:rsidDel="003D7F64">
              <w:rPr>
                <w:noProof/>
                <w:webHidden/>
              </w:rPr>
              <w:tab/>
              <w:delText>78</w:delText>
            </w:r>
          </w:del>
        </w:p>
        <w:p w14:paraId="5A5CC5D5" w14:textId="0BC2417D" w:rsidR="006410E2" w:rsidDel="003D7F64" w:rsidRDefault="006410E2">
          <w:pPr>
            <w:pStyle w:val="TOC2"/>
            <w:tabs>
              <w:tab w:val="right" w:leader="dot" w:pos="9350"/>
            </w:tabs>
            <w:rPr>
              <w:del w:id="654" w:author="David Conklin" w:date="2021-09-09T14:58:00Z"/>
              <w:rFonts w:eastAsiaTheme="minorEastAsia"/>
              <w:noProof/>
            </w:rPr>
          </w:pPr>
          <w:del w:id="655" w:author="David Conklin" w:date="2021-09-09T14:58:00Z">
            <w:r w:rsidRPr="002C5A5B" w:rsidDel="003D7F64">
              <w:rPr>
                <w:noProof/>
                <w:rPrChange w:id="656" w:author="David Conklin" w:date="2021-09-18T06:54:00Z">
                  <w:rPr>
                    <w:rStyle w:val="Hyperlink"/>
                    <w:noProof/>
                  </w:rPr>
                </w:rPrChange>
              </w:rPr>
              <w:delText>Comparison of CW3M results to Shade-a-lator results</w:delText>
            </w:r>
            <w:r w:rsidDel="003D7F64">
              <w:rPr>
                <w:noProof/>
                <w:webHidden/>
              </w:rPr>
              <w:tab/>
              <w:delText>80</w:delText>
            </w:r>
          </w:del>
        </w:p>
        <w:p w14:paraId="341E5206" w14:textId="3656FD93" w:rsidR="006410E2" w:rsidDel="003D7F64" w:rsidRDefault="006410E2">
          <w:pPr>
            <w:pStyle w:val="TOC1"/>
            <w:tabs>
              <w:tab w:val="right" w:leader="dot" w:pos="9350"/>
            </w:tabs>
            <w:rPr>
              <w:del w:id="657" w:author="David Conklin" w:date="2021-09-09T14:58:00Z"/>
              <w:rFonts w:eastAsiaTheme="minorEastAsia"/>
              <w:noProof/>
            </w:rPr>
          </w:pPr>
          <w:del w:id="658" w:author="David Conklin" w:date="2021-09-09T14:58:00Z">
            <w:r w:rsidRPr="002C5A5B" w:rsidDel="003D7F64">
              <w:rPr>
                <w:noProof/>
                <w:rPrChange w:id="659" w:author="David Conklin" w:date="2021-09-18T06:54:00Z">
                  <w:rPr>
                    <w:rStyle w:val="Hyperlink"/>
                    <w:noProof/>
                  </w:rPr>
                </w:rPrChange>
              </w:rPr>
              <w:delText>The Clackamas Basin</w:delText>
            </w:r>
            <w:r w:rsidDel="003D7F64">
              <w:rPr>
                <w:noProof/>
                <w:webHidden/>
              </w:rPr>
              <w:tab/>
              <w:delText>83</w:delText>
            </w:r>
          </w:del>
        </w:p>
        <w:p w14:paraId="0A3D7B43" w14:textId="424ACDD7" w:rsidR="006410E2" w:rsidDel="003D7F64" w:rsidRDefault="006410E2">
          <w:pPr>
            <w:pStyle w:val="TOC1"/>
            <w:tabs>
              <w:tab w:val="right" w:leader="dot" w:pos="9350"/>
            </w:tabs>
            <w:rPr>
              <w:del w:id="660" w:author="David Conklin" w:date="2021-09-09T14:58:00Z"/>
              <w:rFonts w:eastAsiaTheme="minorEastAsia"/>
              <w:noProof/>
            </w:rPr>
          </w:pPr>
          <w:del w:id="661" w:author="David Conklin" w:date="2021-09-09T14:58:00Z">
            <w:r w:rsidRPr="002C5A5B" w:rsidDel="003D7F64">
              <w:rPr>
                <w:noProof/>
                <w:rPrChange w:id="662" w:author="David Conklin" w:date="2021-09-18T06:54:00Z">
                  <w:rPr>
                    <w:rStyle w:val="Hyperlink"/>
                    <w:noProof/>
                  </w:rPr>
                </w:rPrChange>
              </w:rPr>
              <w:delText>Directory structure and file names</w:delText>
            </w:r>
            <w:r w:rsidDel="003D7F64">
              <w:rPr>
                <w:noProof/>
                <w:webHidden/>
              </w:rPr>
              <w:tab/>
              <w:delText>84</w:delText>
            </w:r>
          </w:del>
        </w:p>
        <w:p w14:paraId="73AE6CF6" w14:textId="6152F84E" w:rsidR="006410E2" w:rsidDel="003D7F64" w:rsidRDefault="006410E2">
          <w:pPr>
            <w:pStyle w:val="TOC1"/>
            <w:tabs>
              <w:tab w:val="right" w:leader="dot" w:pos="9350"/>
            </w:tabs>
            <w:rPr>
              <w:del w:id="663" w:author="David Conklin" w:date="2021-09-09T14:58:00Z"/>
              <w:rFonts w:eastAsiaTheme="minorEastAsia"/>
              <w:noProof/>
            </w:rPr>
          </w:pPr>
          <w:del w:id="664" w:author="David Conklin" w:date="2021-09-09T14:58:00Z">
            <w:r w:rsidRPr="002C5A5B" w:rsidDel="003D7F64">
              <w:rPr>
                <w:noProof/>
                <w:rPrChange w:id="665" w:author="David Conklin" w:date="2021-09-18T06:54:00Z">
                  <w:rPr>
                    <w:rStyle w:val="Hyperlink"/>
                    <w:noProof/>
                  </w:rPr>
                </w:rPrChange>
              </w:rPr>
              <w:delText>Release Log</w:delText>
            </w:r>
            <w:r w:rsidDel="003D7F64">
              <w:rPr>
                <w:noProof/>
                <w:webHidden/>
              </w:rPr>
              <w:tab/>
              <w:delText>85</w:delText>
            </w:r>
          </w:del>
        </w:p>
        <w:p w14:paraId="05971F58" w14:textId="470CA88B" w:rsidR="006410E2" w:rsidDel="003D7F64" w:rsidRDefault="006410E2">
          <w:pPr>
            <w:pStyle w:val="TOC1"/>
            <w:tabs>
              <w:tab w:val="right" w:leader="dot" w:pos="9350"/>
            </w:tabs>
            <w:rPr>
              <w:del w:id="666" w:author="David Conklin" w:date="2021-09-09T14:58:00Z"/>
              <w:rFonts w:eastAsiaTheme="minorEastAsia"/>
              <w:noProof/>
            </w:rPr>
          </w:pPr>
          <w:del w:id="667" w:author="David Conklin" w:date="2021-09-09T14:58:00Z">
            <w:r w:rsidRPr="002C5A5B" w:rsidDel="003D7F64">
              <w:rPr>
                <w:noProof/>
                <w:rPrChange w:id="668" w:author="David Conklin" w:date="2021-09-18T06:54:00Z">
                  <w:rPr>
                    <w:rStyle w:val="Hyperlink"/>
                    <w:noProof/>
                  </w:rPr>
                </w:rPrChange>
              </w:rPr>
              <w:delText>References</w:delText>
            </w:r>
            <w:r w:rsidDel="003D7F64">
              <w:rPr>
                <w:noProof/>
                <w:webHidden/>
              </w:rPr>
              <w:tab/>
              <w:delText>88</w:delText>
            </w:r>
          </w:del>
        </w:p>
        <w:p w14:paraId="119A1DC2" w14:textId="4BAABF07" w:rsidR="006410E2" w:rsidDel="003D7F64" w:rsidRDefault="006410E2">
          <w:pPr>
            <w:pStyle w:val="TOC1"/>
            <w:tabs>
              <w:tab w:val="right" w:leader="dot" w:pos="9350"/>
            </w:tabs>
            <w:rPr>
              <w:del w:id="669" w:author="David Conklin" w:date="2021-09-09T14:58:00Z"/>
              <w:rFonts w:eastAsiaTheme="minorEastAsia"/>
              <w:noProof/>
            </w:rPr>
          </w:pPr>
          <w:del w:id="670" w:author="David Conklin" w:date="2021-09-09T14:58:00Z">
            <w:r w:rsidRPr="002C5A5B" w:rsidDel="003D7F64">
              <w:rPr>
                <w:noProof/>
                <w:rPrChange w:id="671" w:author="David Conklin" w:date="2021-09-18T06:54:00Z">
                  <w:rPr>
                    <w:rStyle w:val="Hyperlink"/>
                    <w:noProof/>
                  </w:rPr>
                </w:rPrChange>
              </w:rPr>
              <w:delText>Acronyms and Abbreviations</w:delText>
            </w:r>
            <w:r w:rsidDel="003D7F64">
              <w:rPr>
                <w:noProof/>
                <w:webHidden/>
              </w:rPr>
              <w:tab/>
              <w:delText>90</w:delText>
            </w:r>
          </w:del>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09917F0"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A50A5B">
          <w:rPr>
            <w:noProof/>
            <w:webHidden/>
          </w:rPr>
          <w:t>12</w:t>
        </w:r>
        <w:r w:rsidR="006A13B7">
          <w:rPr>
            <w:noProof/>
            <w:webHidden/>
          </w:rPr>
          <w:fldChar w:fldCharType="end"/>
        </w:r>
      </w:hyperlink>
    </w:p>
    <w:p w14:paraId="4268C92E" w14:textId="2C38164D" w:rsidR="006A13B7" w:rsidRDefault="00821C66">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A50A5B">
          <w:rPr>
            <w:noProof/>
            <w:webHidden/>
          </w:rPr>
          <w:t>13</w:t>
        </w:r>
        <w:r w:rsidR="006A13B7">
          <w:rPr>
            <w:noProof/>
            <w:webHidden/>
          </w:rPr>
          <w:fldChar w:fldCharType="end"/>
        </w:r>
      </w:hyperlink>
    </w:p>
    <w:p w14:paraId="48FAB7CA" w14:textId="7EBC3FB7" w:rsidR="006A13B7" w:rsidRDefault="00821C66">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A50A5B">
          <w:rPr>
            <w:noProof/>
            <w:webHidden/>
          </w:rPr>
          <w:t>14</w:t>
        </w:r>
        <w:r w:rsidR="006A13B7">
          <w:rPr>
            <w:noProof/>
            <w:webHidden/>
          </w:rPr>
          <w:fldChar w:fldCharType="end"/>
        </w:r>
      </w:hyperlink>
    </w:p>
    <w:p w14:paraId="556989A9" w14:textId="16E55515" w:rsidR="006A13B7" w:rsidRDefault="00821C66">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A50A5B">
          <w:rPr>
            <w:noProof/>
            <w:webHidden/>
          </w:rPr>
          <w:t>15</w:t>
        </w:r>
        <w:r w:rsidR="006A13B7">
          <w:rPr>
            <w:noProof/>
            <w:webHidden/>
          </w:rPr>
          <w:fldChar w:fldCharType="end"/>
        </w:r>
      </w:hyperlink>
    </w:p>
    <w:p w14:paraId="4CD30AF6" w14:textId="76FDB502" w:rsidR="006A13B7" w:rsidRDefault="00821C66">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A50A5B">
          <w:rPr>
            <w:noProof/>
            <w:webHidden/>
          </w:rPr>
          <w:t>16</w:t>
        </w:r>
        <w:r w:rsidR="006A13B7">
          <w:rPr>
            <w:noProof/>
            <w:webHidden/>
          </w:rPr>
          <w:fldChar w:fldCharType="end"/>
        </w:r>
      </w:hyperlink>
    </w:p>
    <w:p w14:paraId="57584ECA" w14:textId="7E15F845" w:rsidR="006A13B7" w:rsidRDefault="00821C66">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A50A5B">
          <w:rPr>
            <w:noProof/>
            <w:webHidden/>
          </w:rPr>
          <w:t>45</w:t>
        </w:r>
        <w:r w:rsidR="006A13B7">
          <w:rPr>
            <w:noProof/>
            <w:webHidden/>
          </w:rPr>
          <w:fldChar w:fldCharType="end"/>
        </w:r>
      </w:hyperlink>
    </w:p>
    <w:p w14:paraId="71D389E6" w14:textId="2BE27AA9" w:rsidR="006A13B7" w:rsidRDefault="00821C66">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A50A5B">
          <w:rPr>
            <w:noProof/>
            <w:webHidden/>
          </w:rPr>
          <w:t>54</w:t>
        </w:r>
        <w:r w:rsidR="006A13B7">
          <w:rPr>
            <w:noProof/>
            <w:webHidden/>
          </w:rPr>
          <w:fldChar w:fldCharType="end"/>
        </w:r>
      </w:hyperlink>
    </w:p>
    <w:p w14:paraId="5B5E39AF" w14:textId="2A886828" w:rsidR="006A13B7" w:rsidRDefault="00821C66">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A50A5B">
          <w:rPr>
            <w:noProof/>
            <w:webHidden/>
          </w:rPr>
          <w:t>55</w:t>
        </w:r>
        <w:r w:rsidR="006A13B7">
          <w:rPr>
            <w:noProof/>
            <w:webHidden/>
          </w:rPr>
          <w:fldChar w:fldCharType="end"/>
        </w:r>
      </w:hyperlink>
    </w:p>
    <w:p w14:paraId="48D7D59A" w14:textId="4E109A4D" w:rsidR="006A13B7" w:rsidRDefault="00821C66">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A50A5B">
          <w:rPr>
            <w:noProof/>
            <w:webHidden/>
          </w:rPr>
          <w:t>76</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672" w:name="_Toc85692770"/>
      <w:r>
        <w:t>What is a digital handbook?</w:t>
      </w:r>
      <w:bookmarkEnd w:id="672"/>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673" w:name="_Toc85692771"/>
      <w:r>
        <w:lastRenderedPageBreak/>
        <w:t>CW3M c</w:t>
      </w:r>
      <w:r w:rsidR="00C70B81">
        <w:t>oncept</w:t>
      </w:r>
      <w:bookmarkEnd w:id="673"/>
      <w:r>
        <w:t xml:space="preserve"> </w:t>
      </w:r>
    </w:p>
    <w:p w14:paraId="7E41CEB8" w14:textId="77777777" w:rsidR="000D6396" w:rsidRDefault="000D6396" w:rsidP="00A43D30"/>
    <w:p w14:paraId="3DA45CFC" w14:textId="77777777" w:rsidR="000D6396" w:rsidRDefault="00C46F0A" w:rsidP="00C46F0A">
      <w:pPr>
        <w:pStyle w:val="Heading2"/>
      </w:pPr>
      <w:bookmarkStart w:id="674" w:name="_Toc85692772"/>
      <w:r>
        <w:t>A different kind of community model</w:t>
      </w:r>
      <w:bookmarkEnd w:id="674"/>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75" w:name="_Toc85692773"/>
      <w:r>
        <w:t>What CW3M is for</w:t>
      </w:r>
      <w:bookmarkEnd w:id="675"/>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76" w:name="_Toc85692774"/>
      <w:r>
        <w:t>Management and maintenance</w:t>
      </w:r>
      <w:bookmarkEnd w:id="676"/>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w:t>
      </w:r>
      <w:r w:rsidR="007E3C93">
        <w:lastRenderedPageBreak/>
        <w:t xml:space="preserve">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77" w:name="_Toc85692775"/>
      <w:r>
        <w:t xml:space="preserve">CW3M – A </w:t>
      </w:r>
      <w:r w:rsidR="007E0920">
        <w:t>“</w:t>
      </w:r>
      <w:r>
        <w:t>first principles</w:t>
      </w:r>
      <w:r w:rsidR="007E0920">
        <w:t>”</w:t>
      </w:r>
      <w:r>
        <w:t xml:space="preserve"> model with tuning knobs</w:t>
      </w:r>
      <w:bookmarkEnd w:id="677"/>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78" w:name="_Toc85692776"/>
      <w:r>
        <w:t>The tuning knobs</w:t>
      </w:r>
      <w:bookmarkEnd w:id="678"/>
    </w:p>
    <w:p w14:paraId="357A9712" w14:textId="3B026DD3" w:rsidR="00CF4F65" w:rsidRDefault="00CF4F65" w:rsidP="00CF4F65"/>
    <w:p w14:paraId="386F14D4" w14:textId="7E6DF33D" w:rsidR="00227342" w:rsidRDefault="00CF4F65" w:rsidP="00872B5B">
      <w:pPr>
        <w:pStyle w:val="Heading2"/>
      </w:pPr>
      <w:bookmarkStart w:id="679" w:name="_Toc85692777"/>
      <w:r>
        <w:t xml:space="preserve">ET_MULT </w:t>
      </w:r>
      <w:r w:rsidR="00227342">
        <w:t>– forest evapotranspiration</w:t>
      </w:r>
      <w:bookmarkEnd w:id="679"/>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680" w:name="_Toc85692778"/>
      <w:r>
        <w:t>SOLAR_RADIATION_MULTIPLIER – reservoir insolation</w:t>
      </w:r>
      <w:bookmarkEnd w:id="680"/>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681" w:name="_Toc85692779"/>
      <w:r>
        <w:t>FLOW_CMS – Discharge from High Cascade springs</w:t>
      </w:r>
      <w:bookmarkEnd w:id="681"/>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682" w:name="_Toc85692780"/>
      <w:r>
        <w:t>The Envision framework and the GIS Layers</w:t>
      </w:r>
      <w:bookmarkEnd w:id="682"/>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683" w:name="_Toc85692781"/>
      <w:r>
        <w:t>The Reach Layer</w:t>
      </w:r>
      <w:bookmarkEnd w:id="683"/>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xml:space="preserve">).  By </w:t>
      </w:r>
      <w:r>
        <w:lastRenderedPageBreak/>
        <w:t>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684" w:name="_Toc85692782"/>
      <w:r>
        <w:t>Time steps, autonomous processes, and global methods</w:t>
      </w:r>
      <w:bookmarkEnd w:id="684"/>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7816A3BB"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ins w:id="685" w:author="David Conklin" w:date="2021-09-09T10:40:00Z">
        <w:r w:rsidR="005F728C">
          <w:t xml:space="preserve">release 1.0.0 </w:t>
        </w:r>
      </w:ins>
      <w:del w:id="686" w:author="David Conklin" w:date="2021-09-09T10:41:00Z">
        <w:r w:rsidR="00DF3307" w:rsidDel="005F728C">
          <w:delText xml:space="preserve">version </w:delText>
        </w:r>
      </w:del>
      <w:del w:id="687" w:author="David Conklin" w:date="2021-09-09T10:39:00Z">
        <w:r w:rsidR="00DF3307" w:rsidDel="005F728C">
          <w:delText>333</w:delText>
        </w:r>
      </w:del>
      <w:r w:rsidR="00DF3307">
        <w:t xml:space="preserve"> </w:t>
      </w:r>
      <w:ins w:id="688" w:author="David Conklin" w:date="2021-09-09T10:40:00Z">
        <w:r w:rsidR="005F728C">
          <w:t>9/9/21</w:t>
        </w:r>
      </w:ins>
      <w:del w:id="689" w:author="David Conklin" w:date="2021-09-09T10:40:00Z">
        <w:r w:rsidR="00DF3307" w:rsidDel="005F728C">
          <w:delText>(Ap</w:delText>
        </w:r>
      </w:del>
      <w:del w:id="690" w:author="David Conklin" w:date="2021-09-09T10:39:00Z">
        <w:r w:rsidR="00DF3307" w:rsidDel="005F728C">
          <w:delText>ril</w:delText>
        </w:r>
      </w:del>
      <w:del w:id="691" w:author="David Conklin" w:date="2021-09-09T10:41:00Z">
        <w:r w:rsidR="00DF3307" w:rsidDel="005F728C">
          <w:delText xml:space="preserve"> 2021</w:delText>
        </w:r>
      </w:del>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0720CA28" w:rsidR="00DF3307" w:rsidRPr="006231D1" w:rsidRDefault="00DF3307" w:rsidP="00484223">
      <w:pPr>
        <w:rPr>
          <w:u w:val="single"/>
        </w:rPr>
      </w:pPr>
      <w:r w:rsidRPr="006231D1">
        <w:rPr>
          <w:u w:val="single"/>
        </w:rPr>
        <w:t xml:space="preserve">Yearly processes, as in CW3M_McKenzie.envx </w:t>
      </w:r>
      <w:ins w:id="692" w:author="David Conklin" w:date="2021-09-09T10:41:00Z">
        <w:r w:rsidR="005F728C">
          <w:rPr>
            <w:u w:val="single"/>
          </w:rPr>
          <w:t>(release 1.0.0)</w:t>
        </w:r>
      </w:ins>
      <w:del w:id="693" w:author="David Conklin" w:date="2021-09-09T10:41:00Z">
        <w:r w:rsidRPr="006231D1" w:rsidDel="005F728C">
          <w:rPr>
            <w:u w:val="single"/>
          </w:rPr>
          <w:delText xml:space="preserve">ver. </w:delText>
        </w:r>
      </w:del>
      <w:del w:id="694" w:author="David Conklin" w:date="2021-09-09T10:39:00Z">
        <w:r w:rsidRPr="006231D1" w:rsidDel="005F728C">
          <w:rPr>
            <w:u w:val="single"/>
          </w:rPr>
          <w:delText>333</w:delText>
        </w:r>
      </w:del>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ins w:id="695" w:author="David Conklin" w:date="2021-10-12T07:20:00Z">
        <w:r w:rsidR="00A6686D">
          <w:t xml:space="preserve">PrescribedLULCs, </w:t>
        </w:r>
      </w:ins>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51C6A218" w:rsidR="006510D4" w:rsidRDefault="006510D4" w:rsidP="002A728C">
      <w:pPr>
        <w:ind w:left="288" w:hanging="288"/>
      </w:pPr>
      <w:r>
        <w:t>VegSTM.dll – VegSTM</w:t>
      </w:r>
      <w:del w:id="696" w:author="David Conklin" w:date="2021-09-09T10:44:00Z">
        <w:r w:rsidDel="005F728C">
          <w:delText>engine</w:delText>
        </w:r>
      </w:del>
      <w:ins w:id="697" w:author="David Conklin" w:date="2021-09-09T10:44:00Z">
        <w:r w:rsidR="005F728C">
          <w:t>, WetlandSTM</w:t>
        </w:r>
      </w:ins>
    </w:p>
    <w:p w14:paraId="6C303B94" w14:textId="0EF7492C" w:rsidR="006510D4" w:rsidRDefault="006510D4" w:rsidP="002A728C">
      <w:pPr>
        <w:ind w:left="288" w:hanging="288"/>
      </w:pPr>
      <w:r>
        <w:t>Reporter.dll – YearlyReports</w:t>
      </w:r>
    </w:p>
    <w:p w14:paraId="06C879B8" w14:textId="0CA5E866" w:rsidR="006510D4" w:rsidRPr="006231D1" w:rsidRDefault="006510D4" w:rsidP="002A728C">
      <w:pPr>
        <w:ind w:left="288" w:hanging="288"/>
        <w:rPr>
          <w:u w:val="single"/>
        </w:rPr>
      </w:pPr>
      <w:r w:rsidRPr="006231D1">
        <w:rPr>
          <w:u w:val="single"/>
        </w:rPr>
        <w:t xml:space="preserve">Daily processes, as in </w:t>
      </w:r>
      <w:del w:id="698" w:author="David Conklin" w:date="2021-09-09T10:46:00Z">
        <w:r w:rsidRPr="006231D1" w:rsidDel="005F728C">
          <w:rPr>
            <w:u w:val="single"/>
          </w:rPr>
          <w:delText>McKenzie/</w:delText>
        </w:r>
      </w:del>
      <w:r w:rsidRPr="006231D1">
        <w:rPr>
          <w:u w:val="single"/>
        </w:rPr>
        <w:t xml:space="preserve">Flow.xml </w:t>
      </w:r>
      <w:ins w:id="699" w:author="David Conklin" w:date="2021-09-09T10:46:00Z">
        <w:r w:rsidR="005F728C">
          <w:rPr>
            <w:u w:val="single"/>
          </w:rPr>
          <w:t>(release 1.0.0)</w:t>
        </w:r>
      </w:ins>
      <w:del w:id="700" w:author="David Conklin" w:date="2021-09-09T10:46:00Z">
        <w:r w:rsidRPr="006231D1" w:rsidDel="005F728C">
          <w:rPr>
            <w:u w:val="single"/>
          </w:rPr>
          <w:delText>ver. 333</w:delText>
        </w:r>
      </w:del>
    </w:p>
    <w:p w14:paraId="148D3741" w14:textId="74991A56" w:rsidR="006510D4" w:rsidRDefault="006510D4" w:rsidP="002A728C">
      <w:pPr>
        <w:ind w:left="288" w:hanging="288"/>
      </w:pPr>
      <w:r>
        <w:t>Flow.dll – reach routing, evap_trans (ForestET, AgET,</w:t>
      </w:r>
      <w:r w:rsidR="006B1B03">
        <w:t xml:space="preserve"> WetlandET), urban_water_demand, allocation</w:t>
      </w:r>
      <w:ins w:id="701" w:author="David Conklin" w:date="2021-09-09T10:48:00Z">
        <w:r w:rsidR="005F728C">
          <w:t xml:space="preserve"> (WaterRights)</w:t>
        </w:r>
      </w:ins>
      <w:r w:rsidR="006B1B03">
        <w:t>, Spring (</w:t>
      </w:r>
      <w:ins w:id="702" w:author="David Conklin" w:date="2021-09-09T10:49:00Z">
        <w:r w:rsidR="005F728C">
          <w:t>1</w:t>
        </w:r>
      </w:ins>
      <w:r w:rsidR="006B1B03">
        <w:t>8 springs)</w:t>
      </w:r>
    </w:p>
    <w:p w14:paraId="043D8B71" w14:textId="1E7F4A47" w:rsidR="006510D4" w:rsidRDefault="006510D4" w:rsidP="002A728C">
      <w:pPr>
        <w:ind w:left="288" w:hanging="288"/>
      </w:pPr>
      <w:r>
        <w:t>HBV.dll – HBV</w:t>
      </w:r>
      <w:ins w:id="703" w:author="David Conklin" w:date="2021-09-09T10:50:00Z">
        <w:r w:rsidR="007B125D">
          <w:t>dailyProcess</w:t>
        </w:r>
      </w:ins>
      <w:del w:id="704" w:author="David Conklin" w:date="2021-09-09T10:50:00Z">
        <w:r w:rsidDel="007B125D">
          <w:delText>_IrrigatedSoil</w:delText>
        </w:r>
      </w:del>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lastRenderedPageBreak/>
        <w:t xml:space="preserve"> </w:t>
      </w:r>
      <w:bookmarkStart w:id="705" w:name="_Toc85692783"/>
      <w:r w:rsidR="00702439">
        <w:t>Some g</w:t>
      </w:r>
      <w:r w:rsidR="00706EE7">
        <w:t>lobal method details</w:t>
      </w:r>
      <w:bookmarkEnd w:id="705"/>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tab/>
      </w:r>
      <w:r>
        <w:tab/>
        <w:t xml:space="preserve">&lt;Spring&gt;, for </w:t>
      </w:r>
      <w:ins w:id="706" w:author="David Conklin" w:date="2021-10-21T06:00:00Z">
        <w:r w:rsidR="00CF03A9">
          <w:t>1</w:t>
        </w:r>
      </w:ins>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707" w:name="_Toc85692784"/>
      <w:r>
        <w:t>Study areas</w:t>
      </w:r>
      <w:bookmarkEnd w:id="707"/>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1C2FC2C"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A50A5B">
        <w:t xml:space="preserve">Figure </w:t>
      </w:r>
      <w:r w:rsidR="00A50A5B">
        <w:rPr>
          <w:noProof/>
        </w:rPr>
        <w:t>1</w:t>
      </w:r>
      <w:r w:rsidR="00064E77">
        <w:fldChar w:fldCharType="end"/>
      </w:r>
      <w:r w:rsidR="00064E77">
        <w:t>)</w:t>
      </w:r>
    </w:p>
    <w:p w14:paraId="03CAE907" w14:textId="41A71D3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A50A5B">
        <w:t xml:space="preserve">Figure </w:t>
      </w:r>
      <w:r w:rsidR="00A50A5B">
        <w:rPr>
          <w:noProof/>
        </w:rPr>
        <w:t>2</w:t>
      </w:r>
      <w:r w:rsidR="00064E77">
        <w:fldChar w:fldCharType="end"/>
      </w:r>
      <w:r w:rsidR="00064E77">
        <w:t>)</w:t>
      </w:r>
    </w:p>
    <w:p w14:paraId="1A5A767B" w14:textId="5BA9B8C8"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A50A5B">
        <w:t xml:space="preserve">Figure </w:t>
      </w:r>
      <w:r w:rsidR="00A50A5B">
        <w:rPr>
          <w:noProof/>
        </w:rPr>
        <w:t>5</w:t>
      </w:r>
      <w:r w:rsidR="00893F4B">
        <w:fldChar w:fldCharType="end"/>
      </w:r>
      <w:r>
        <w:t>)</w:t>
      </w:r>
    </w:p>
    <w:p w14:paraId="1B80045C" w14:textId="49C5A5D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A50A5B">
        <w:t xml:space="preserve">Figure </w:t>
      </w:r>
      <w:r w:rsidR="00A50A5B">
        <w:rPr>
          <w:noProof/>
        </w:rPr>
        <w:t>3</w:t>
      </w:r>
      <w:r w:rsidR="00064E77">
        <w:fldChar w:fldCharType="end"/>
      </w:r>
      <w:r w:rsidR="00064E77">
        <w:t>)</w:t>
      </w:r>
    </w:p>
    <w:p w14:paraId="1933EF54" w14:textId="29F39BB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A50A5B">
        <w:t xml:space="preserve">Figure </w:t>
      </w:r>
      <w:r w:rsidR="00A50A5B">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708" w:name="_Toc85692785"/>
      <w:r>
        <w:lastRenderedPageBreak/>
        <w:t>Data</w:t>
      </w:r>
      <w:r w:rsidR="00A92F06">
        <w:t>CW3M</w:t>
      </w:r>
      <w:r>
        <w:t xml:space="preserve"> directory structure</w:t>
      </w:r>
      <w:bookmarkEnd w:id="708"/>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709" w:name="_Toc85692786"/>
      <w:r>
        <w:t>DataCW3M\ScenarioData directory structure</w:t>
      </w:r>
      <w:bookmarkEnd w:id="709"/>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710" w:name="_Toc85692787"/>
      <w:r>
        <w:t>DataCW3M\ScenarioData\&lt;scenario&gt; folder contents</w:t>
      </w:r>
      <w:bookmarkEnd w:id="710"/>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711" w:name="_Toc85692788"/>
      <w:r>
        <w:t>DataCW3M\&lt;study area&gt; folder contents</w:t>
      </w:r>
      <w:bookmarkEnd w:id="711"/>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A3A5AAB" w:rsidR="00D37681" w:rsidRDefault="00D37681" w:rsidP="00D37681">
      <w:pPr>
        <w:pStyle w:val="Caption"/>
      </w:pPr>
      <w:bookmarkStart w:id="712" w:name="_Ref529607484"/>
      <w:bookmarkStart w:id="713"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1</w:t>
      </w:r>
      <w:r w:rsidR="006C64CF">
        <w:rPr>
          <w:noProof/>
        </w:rPr>
        <w:fldChar w:fldCharType="end"/>
      </w:r>
      <w:bookmarkEnd w:id="712"/>
      <w:r>
        <w:t xml:space="preserve">. Willamette River basin study area; embedded study areas are </w:t>
      </w:r>
      <w:r w:rsidR="0005603B">
        <w:t>colored</w:t>
      </w:r>
      <w:r w:rsidR="0097392C">
        <w:t xml:space="preserve"> other than gray.  The 2 lighter blues together make up the upper Willamette basin study area.</w:t>
      </w:r>
      <w:bookmarkEnd w:id="713"/>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D079BFF" w:rsidR="00D37681" w:rsidRDefault="00D37681" w:rsidP="00D37681">
      <w:pPr>
        <w:pStyle w:val="Caption"/>
      </w:pPr>
      <w:bookmarkStart w:id="714" w:name="_Ref529607514"/>
      <w:bookmarkStart w:id="715"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2</w:t>
      </w:r>
      <w:r w:rsidR="006C64CF">
        <w:rPr>
          <w:noProof/>
        </w:rPr>
        <w:fldChar w:fldCharType="end"/>
      </w:r>
      <w:bookmarkEnd w:id="714"/>
      <w:r>
        <w:t>. Tualatin basin study area; Chicken Creek watershed is highlighted.</w:t>
      </w:r>
      <w:bookmarkEnd w:id="715"/>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56BBE59" w:rsidR="00D37681" w:rsidRDefault="00064E77" w:rsidP="00064E77">
      <w:pPr>
        <w:pStyle w:val="Caption"/>
      </w:pPr>
      <w:bookmarkStart w:id="716" w:name="_Ref529607587"/>
      <w:bookmarkStart w:id="717"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3</w:t>
      </w:r>
      <w:r w:rsidR="006C64CF">
        <w:rPr>
          <w:noProof/>
        </w:rPr>
        <w:fldChar w:fldCharType="end"/>
      </w:r>
      <w:bookmarkEnd w:id="716"/>
      <w:r>
        <w:t>. North Santiam watershed study area.</w:t>
      </w:r>
      <w:bookmarkEnd w:id="717"/>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11CE1AB" w:rsidR="00C70B81" w:rsidRDefault="00064E77" w:rsidP="00064E77">
      <w:pPr>
        <w:pStyle w:val="Caption"/>
      </w:pPr>
      <w:bookmarkStart w:id="718" w:name="_Ref529607628"/>
      <w:bookmarkStart w:id="719"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4</w:t>
      </w:r>
      <w:r w:rsidR="006C64CF">
        <w:rPr>
          <w:noProof/>
        </w:rPr>
        <w:fldChar w:fldCharType="end"/>
      </w:r>
      <w:bookmarkEnd w:id="718"/>
      <w:r>
        <w:t>. Upper Willamette study area.</w:t>
      </w:r>
      <w:bookmarkEnd w:id="719"/>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7F44487" w:rsidR="00E66BC2" w:rsidRDefault="006F30D2" w:rsidP="006F30D2">
      <w:pPr>
        <w:pStyle w:val="Caption"/>
      </w:pPr>
      <w:bookmarkStart w:id="720" w:name="_Ref529611388"/>
      <w:bookmarkStart w:id="721"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5</w:t>
      </w:r>
      <w:r w:rsidR="006C64CF">
        <w:rPr>
          <w:noProof/>
        </w:rPr>
        <w:fldChar w:fldCharType="end"/>
      </w:r>
      <w:bookmarkEnd w:id="720"/>
      <w:r>
        <w:t>. Chicken Creek watershed study area.</w:t>
      </w:r>
      <w:bookmarkEnd w:id="721"/>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22" w:name="_Toc85692789"/>
      <w:r>
        <w:t>Calendar conventions</w:t>
      </w:r>
      <w:bookmarkEnd w:id="722"/>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23" w:name="_Toc85692790"/>
      <w:r>
        <w:t>Water years</w:t>
      </w:r>
      <w:bookmarkEnd w:id="723"/>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24" w:name="_Toc85692791"/>
      <w:r>
        <w:t>Climate data</w:t>
      </w:r>
      <w:bookmarkEnd w:id="724"/>
    </w:p>
    <w:p w14:paraId="4E201698" w14:textId="77777777" w:rsidR="00CB152A" w:rsidRPr="00A06758" w:rsidRDefault="00CB152A" w:rsidP="00A06758"/>
    <w:p w14:paraId="400F9551" w14:textId="77777777" w:rsidR="00CB152A" w:rsidRDefault="00CB152A" w:rsidP="00CB152A">
      <w:pPr>
        <w:pStyle w:val="Heading2"/>
      </w:pPr>
      <w:bookmarkStart w:id="725" w:name="_Toc2858729"/>
      <w:bookmarkStart w:id="726" w:name="_Toc85692792"/>
      <w:r>
        <w:t>Numbered climate scenarios in the model</w:t>
      </w:r>
      <w:bookmarkEnd w:id="725"/>
      <w:bookmarkEnd w:id="726"/>
    </w:p>
    <w:p w14:paraId="30E024EF" w14:textId="77777777" w:rsidR="00823D41" w:rsidRDefault="00823D41" w:rsidP="00823D41">
      <w:pPr>
        <w:pStyle w:val="Body"/>
      </w:pPr>
    </w:p>
    <w:p w14:paraId="21F5BCDE" w14:textId="376DCB8A"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A50A5B">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27" w:name="_Ref6032062"/>
      <w:bookmarkStart w:id="728" w:name="_Ref6033311"/>
      <w:bookmarkStart w:id="729" w:name="_Toc6121576"/>
      <w:r>
        <w:t xml:space="preserve">Table </w:t>
      </w:r>
      <w:bookmarkEnd w:id="727"/>
      <w:r>
        <w:t>1. Numbered climate scenarios</w:t>
      </w:r>
      <w:bookmarkEnd w:id="728"/>
      <w:bookmarkEnd w:id="729"/>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30" w:name="_Toc7759621"/>
      <w:bookmarkStart w:id="731" w:name="_Toc85692793"/>
      <w:r>
        <w:t>Monthly and seasonal weather data</w:t>
      </w:r>
      <w:bookmarkEnd w:id="730"/>
      <w:bookmarkEnd w:id="731"/>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32" w:name="_Toc85692794"/>
      <w:r>
        <w:t>Climate data grid</w:t>
      </w:r>
      <w:r w:rsidR="009F132A">
        <w:t>s</w:t>
      </w:r>
      <w:bookmarkEnd w:id="732"/>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33" w:name="_Toc85692795"/>
      <w:r>
        <w:t>The WW2100 climate grid</w:t>
      </w:r>
      <w:bookmarkEnd w:id="733"/>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34" w:name="_Toc85692796"/>
      <w:r>
        <w:t>The v2 climate grid</w:t>
      </w:r>
      <w:bookmarkEnd w:id="734"/>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35" w:name="_Toc85692797"/>
      <w:r>
        <w:t>How climate data is looked up</w:t>
      </w:r>
      <w:bookmarkEnd w:id="735"/>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36" w:name="_Toc85692798"/>
      <w:r>
        <w:t>What is in a climate dataset</w:t>
      </w:r>
      <w:bookmarkEnd w:id="736"/>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737" w:name="_Toc71709880"/>
      <w:bookmarkStart w:id="738" w:name="_Toc85692799"/>
      <w:r>
        <w:lastRenderedPageBreak/>
        <w:t>Water rights</w:t>
      </w:r>
      <w:bookmarkEnd w:id="737"/>
      <w:bookmarkEnd w:id="738"/>
    </w:p>
    <w:p w14:paraId="0ADF041E" w14:textId="77777777" w:rsidR="00B45A02" w:rsidRDefault="00B45A02" w:rsidP="00B45A02">
      <w:pPr>
        <w:pStyle w:val="Heading2"/>
      </w:pPr>
      <w:bookmarkStart w:id="739" w:name="_Toc71709881"/>
      <w:bookmarkStart w:id="740" w:name="_Toc85692800"/>
      <w:r>
        <w:t>Water rights data</w:t>
      </w:r>
      <w:bookmarkEnd w:id="739"/>
      <w:bookmarkEnd w:id="740"/>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741" w:name="_Hlk75771270"/>
      <w:r w:rsidR="000E625E">
        <w:t>(e.g. when PODRATE is zero)</w:t>
      </w:r>
      <w:r>
        <w:t>,</w:t>
      </w:r>
      <w:bookmarkEnd w:id="741"/>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742" w:name="_Toc71709882"/>
      <w:bookmarkStart w:id="743" w:name="_Toc85692801"/>
      <w:r>
        <w:t>The wr_pods.csv file</w:t>
      </w:r>
      <w:bookmarkEnd w:id="742"/>
      <w:bookmarkEnd w:id="743"/>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744" w:name="_Toc71709883"/>
      <w:bookmarkStart w:id="745" w:name="_Toc85692802"/>
      <w:r>
        <w:t>The wr_pous.csv file</w:t>
      </w:r>
      <w:bookmarkEnd w:id="744"/>
      <w:bookmarkEnd w:id="745"/>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746" w:name="_Toc71709884"/>
      <w:bookmarkStart w:id="747" w:name="_Toc85692803"/>
      <w:r>
        <w:t>Allocating surface water rights to irrigation</w:t>
      </w:r>
      <w:bookmarkEnd w:id="747"/>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748" w:name="_Toc85692804"/>
      <w:r>
        <w:t>Adding a water right</w:t>
      </w:r>
      <w:bookmarkEnd w:id="746"/>
      <w:bookmarkEnd w:id="748"/>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749" w:name="_Toc85692805"/>
      <w:r>
        <w:t>Initial conditions</w:t>
      </w:r>
      <w:bookmarkEnd w:id="749"/>
    </w:p>
    <w:p w14:paraId="78EB624C" w14:textId="77777777" w:rsidR="003447B8" w:rsidRPr="00801BD3" w:rsidRDefault="003447B8" w:rsidP="00801BD3"/>
    <w:p w14:paraId="29F93D2E" w14:textId="2882A4C8" w:rsidR="00801BD3" w:rsidRDefault="003447B8" w:rsidP="006231D1">
      <w:pPr>
        <w:pStyle w:val="Heading2"/>
      </w:pPr>
      <w:bookmarkStart w:id="750" w:name="_Toc85692806"/>
      <w:r>
        <w:t>State variables</w:t>
      </w:r>
      <w:bookmarkEnd w:id="750"/>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751" w:name="_Toc85692807"/>
      <w:r>
        <w:t>Reproducibility and the use of random number generators</w:t>
      </w:r>
      <w:bookmarkEnd w:id="751"/>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752" w:name="_Toc85692808"/>
      <w:r>
        <w:t xml:space="preserve">Initializing ID </w:t>
      </w:r>
      <w:r w:rsidR="00D014FA">
        <w:t>numbers: coldstart</w:t>
      </w:r>
      <w:bookmarkEnd w:id="752"/>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753" w:name="_Toc85692809"/>
      <w:r>
        <w:t>Initializing Flow and HBV model state variables: spinup</w:t>
      </w:r>
      <w:bookmarkEnd w:id="753"/>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754" w:name="_Toc85692810"/>
      <w:r>
        <w:t>Initializing</w:t>
      </w:r>
      <w:r w:rsidR="00F731A1">
        <w:t xml:space="preserve"> HBVCALIB attributes</w:t>
      </w:r>
      <w:r w:rsidR="00AB7E22">
        <w:t>: spinup</w:t>
      </w:r>
      <w:bookmarkEnd w:id="754"/>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755" w:name="_Toc85692811"/>
      <w:r>
        <w:t>Initial conditions for Flow: the IC file</w:t>
      </w:r>
      <w:r w:rsidR="0066329B">
        <w:t xml:space="preserve"> and the IDU, HRU, and Reach shapefiles</w:t>
      </w:r>
      <w:bookmarkEnd w:id="755"/>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756" w:name="_Toc85692812"/>
      <w:r>
        <w:t>What is in the IC file</w:t>
      </w:r>
      <w:bookmarkEnd w:id="756"/>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757" w:name="_Toc85692813"/>
      <w:r>
        <w:t>State variables in the IDU shapefile</w:t>
      </w:r>
      <w:bookmarkEnd w:id="757"/>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758" w:name="_Toc85692814"/>
      <w:r>
        <w:lastRenderedPageBreak/>
        <w:t>Initial conditions for HBV</w:t>
      </w:r>
      <w:r w:rsidR="00FF29F2">
        <w:t>: the IC file and the IDU shapefile</w:t>
      </w:r>
      <w:bookmarkEnd w:id="758"/>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759" w:name="_Toc85692815"/>
      <w:r>
        <w:t>Default values used when the data is incomplete</w:t>
      </w:r>
      <w:bookmarkEnd w:id="759"/>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760" w:name="_Toc85692816"/>
      <w:r>
        <w:t>Stream flow and stream temperature</w:t>
      </w:r>
      <w:bookmarkEnd w:id="760"/>
    </w:p>
    <w:p w14:paraId="224B0981" w14:textId="77777777" w:rsidR="008C7362" w:rsidRDefault="008C7362" w:rsidP="008C7362">
      <w:pPr>
        <w:pStyle w:val="Heading2"/>
      </w:pPr>
      <w:bookmarkStart w:id="761" w:name="_Toc50800503"/>
      <w:bookmarkStart w:id="762" w:name="_Toc54090937"/>
      <w:bookmarkStart w:id="763" w:name="_Toc85692817"/>
      <w:r>
        <w:t>Water parcels</w:t>
      </w:r>
      <w:bookmarkEnd w:id="761"/>
      <w:bookmarkEnd w:id="762"/>
      <w:bookmarkEnd w:id="763"/>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764" w:name="_Toc85692818"/>
      <w:r>
        <w:t>Daily water mass and energy balance</w:t>
      </w:r>
      <w:bookmarkEnd w:id="764"/>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765" w:name="_Toc85692819"/>
      <w:r>
        <w:t>Estimating the rate of flow</w:t>
      </w:r>
      <w:r w:rsidR="006A13B7">
        <w:t xml:space="preserve"> </w:t>
      </w:r>
      <w:r>
        <w:t>in a stream reach</w:t>
      </w:r>
      <w:bookmarkEnd w:id="765"/>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766" w:name="_Toc85692820"/>
      <w:r>
        <w:t>Estimating the surface area of the water in a subreach</w:t>
      </w:r>
      <w:bookmarkEnd w:id="766"/>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767" w:name="_Toc85692821"/>
      <w:r>
        <w:t>Water temperature from thermal energy</w:t>
      </w:r>
      <w:bookmarkEnd w:id="767"/>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768" w:name="_Toc85692822"/>
      <w:r>
        <w:t>Boundary conditions for stream water temperature</w:t>
      </w:r>
      <w:bookmarkEnd w:id="768"/>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769" w:name="_Toc85692823"/>
      <w:r>
        <w:t>Thermal stratification in reservoirs</w:t>
      </w:r>
      <w:bookmarkEnd w:id="769"/>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770" w:name="_Toc85692824"/>
      <w:r>
        <w:t>Thermal loading</w:t>
      </w:r>
      <w:bookmarkEnd w:id="770"/>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771" w:name="_Toc85692825"/>
      <w:r>
        <w:t>Reservoirs</w:t>
      </w:r>
      <w:bookmarkEnd w:id="771"/>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772" w:name="_Toc85692826"/>
      <w:r>
        <w:t>Reservoir data</w:t>
      </w:r>
      <w:bookmarkEnd w:id="772"/>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773" w:name="_Toc85692827"/>
      <w:r>
        <w:t>Reservoir data sources</w:t>
      </w:r>
      <w:bookmarkEnd w:id="773"/>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774" w:name="_Toc85692828"/>
      <w:r>
        <w:t>Creating a new study area</w:t>
      </w:r>
      <w:r w:rsidR="00A55502">
        <w:t xml:space="preserve"> from a watershed within the WRB</w:t>
      </w:r>
      <w:bookmarkEnd w:id="774"/>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56DE6D79"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A50A5B">
        <w:t xml:space="preserve">Figure </w:t>
      </w:r>
      <w:r w:rsidR="00A50A5B">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775" w:name="_Toc85692829"/>
      <w:r>
        <w:t>Limitations of subbasin simulations</w:t>
      </w:r>
      <w:bookmarkEnd w:id="775"/>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776" w:name="_Toc85692830"/>
      <w:r>
        <w:t>Calibration procedure</w:t>
      </w:r>
      <w:bookmarkEnd w:id="776"/>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777" w:name="_Toc85692831"/>
      <w:r>
        <w:t>Using PEST to determine HBV parameter values</w:t>
      </w:r>
      <w:bookmarkEnd w:id="777"/>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778" w:name="_Toc85692832"/>
      <w:r>
        <w:t>Calibrating streamflows using stream gage measurements</w:t>
      </w:r>
      <w:bookmarkEnd w:id="778"/>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779" w:name="_Toc85692833"/>
      <w:r>
        <w:t>Calibrating stream temperatures</w:t>
      </w:r>
      <w:bookmarkEnd w:id="779"/>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780" w:name="_Toc85692834"/>
      <w:r>
        <w:lastRenderedPageBreak/>
        <w:t>North Santiam study area</w:t>
      </w:r>
      <w:bookmarkEnd w:id="780"/>
    </w:p>
    <w:p w14:paraId="24DE991F" w14:textId="77777777" w:rsidR="000C5A18" w:rsidRDefault="000C5A18" w:rsidP="000C5A18"/>
    <w:p w14:paraId="0AA4F828" w14:textId="24E51BF8"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A50A5B">
        <w:t xml:space="preserve">Figure </w:t>
      </w:r>
      <w:r w:rsidR="00A50A5B">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781" w:name="_Toc85692835"/>
      <w:r>
        <w:rPr>
          <w:rFonts w:eastAsia="Times New Roman"/>
        </w:rPr>
        <w:t>Instream water rights</w:t>
      </w:r>
      <w:bookmarkEnd w:id="781"/>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8094607" w:rsidR="00AE364B" w:rsidRDefault="005C1A69" w:rsidP="005C1A69">
      <w:pPr>
        <w:pStyle w:val="Caption"/>
      </w:pPr>
      <w:bookmarkStart w:id="782"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A50A5B">
        <w:rPr>
          <w:noProof/>
        </w:rPr>
        <w:t>6</w:t>
      </w:r>
      <w:r w:rsidR="000B183E">
        <w:rPr>
          <w:noProof/>
        </w:rPr>
        <w:fldChar w:fldCharType="end"/>
      </w:r>
      <w:r>
        <w:t xml:space="preserve">. Instream water rights in </w:t>
      </w:r>
      <w:r w:rsidR="00077987">
        <w:t>the North Santiam watershed</w:t>
      </w:r>
      <w:bookmarkEnd w:id="782"/>
    </w:p>
    <w:p w14:paraId="0FD5899C" w14:textId="77777777" w:rsidR="0092040E" w:rsidRDefault="0092040E" w:rsidP="0092040E"/>
    <w:p w14:paraId="0E0CDFE5" w14:textId="77777777" w:rsidR="00B91F45" w:rsidRDefault="00B47486" w:rsidP="00B91F45">
      <w:pPr>
        <w:pStyle w:val="Heading2"/>
      </w:pPr>
      <w:bookmarkStart w:id="783" w:name="_Toc85692836"/>
      <w:r>
        <w:t xml:space="preserve">Municipal </w:t>
      </w:r>
      <w:r w:rsidR="00057A5D">
        <w:t>w</w:t>
      </w:r>
      <w:r>
        <w:t xml:space="preserve">ater </w:t>
      </w:r>
      <w:r w:rsidR="00D97755">
        <w:t>r</w:t>
      </w:r>
      <w:r>
        <w:t>ights</w:t>
      </w:r>
      <w:bookmarkEnd w:id="783"/>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784" w:name="_Toc85692837"/>
      <w:r>
        <w:t>Reality check</w:t>
      </w:r>
      <w:bookmarkEnd w:id="784"/>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785" w:name="_Toc85692838"/>
      <w:r>
        <w:t>Inflows from springs</w:t>
      </w:r>
      <w:bookmarkEnd w:id="785"/>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786" w:name="_Toc85692839"/>
      <w:r>
        <w:t>Calibration and simulation skill</w:t>
      </w:r>
      <w:bookmarkEnd w:id="786"/>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787" w:name="_Toc85692840"/>
      <w:r>
        <w:t xml:space="preserve">Analysis of </w:t>
      </w:r>
      <w:r w:rsidR="00924909">
        <w:t xml:space="preserve">tuning knob values and </w:t>
      </w:r>
      <w:r>
        <w:t>locations where the model has low skill</w:t>
      </w:r>
      <w:bookmarkEnd w:id="787"/>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788" w:name="_Toc85692841"/>
      <w:r>
        <w:t xml:space="preserve">Simulated </w:t>
      </w:r>
      <w:r w:rsidR="005903C0">
        <w:t>North Santiam</w:t>
      </w:r>
      <w:r>
        <w:t xml:space="preserve"> basin water budget and thermal energy budget</w:t>
      </w:r>
      <w:bookmarkEnd w:id="788"/>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789" w:name="_Toc85692842"/>
      <w:r>
        <w:lastRenderedPageBreak/>
        <w:t>McKenzie Basin Wetlands Study</w:t>
      </w:r>
      <w:bookmarkEnd w:id="789"/>
    </w:p>
    <w:p w14:paraId="79498AD8" w14:textId="77777777" w:rsidR="00736461" w:rsidRPr="00D97CDA" w:rsidRDefault="00736461" w:rsidP="00A8214A"/>
    <w:p w14:paraId="2403DDA0" w14:textId="063D759E" w:rsidR="00275338" w:rsidRDefault="003613A1" w:rsidP="00A8214A">
      <w:pPr>
        <w:pStyle w:val="Heading2"/>
      </w:pPr>
      <w:bookmarkStart w:id="790" w:name="_Toc85692843"/>
      <w:r>
        <w:t xml:space="preserve">Project </w:t>
      </w:r>
      <w:r w:rsidR="00DC262D">
        <w:t>Overview</w:t>
      </w:r>
      <w:bookmarkEnd w:id="790"/>
    </w:p>
    <w:p w14:paraId="6C66CC56" w14:textId="27002ADF"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A50A5B">
        <w:t xml:space="preserve">Figure </w:t>
      </w:r>
      <w:r w:rsidR="00A50A5B">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6E9A9B5" w:rsidR="00275338" w:rsidRDefault="009767A5" w:rsidP="00A8214A">
      <w:pPr>
        <w:pStyle w:val="Caption"/>
      </w:pPr>
      <w:bookmarkStart w:id="791" w:name="_Ref48282850"/>
      <w:bookmarkStart w:id="792" w:name="_Toc53219839"/>
      <w:r>
        <w:t xml:space="preserve">Figure </w:t>
      </w:r>
      <w:fldSimple w:instr=" SEQ Figure \* ARABIC ">
        <w:r w:rsidR="00A50A5B">
          <w:rPr>
            <w:noProof/>
          </w:rPr>
          <w:t>7</w:t>
        </w:r>
      </w:fldSimple>
      <w:bookmarkEnd w:id="791"/>
      <w:r>
        <w:t>. McKenzie basin in CW3M screen capture</w:t>
      </w:r>
      <w:bookmarkEnd w:id="792"/>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FCB7FE" w:rsidR="004D33B7" w:rsidRDefault="009767A5" w:rsidP="00A8214A">
      <w:pPr>
        <w:pStyle w:val="Caption"/>
      </w:pPr>
      <w:bookmarkStart w:id="793" w:name="_Ref48282776"/>
      <w:bookmarkStart w:id="794" w:name="_Ref48282732"/>
      <w:bookmarkStart w:id="795" w:name="_Toc53219840"/>
      <w:r>
        <w:t xml:space="preserve">Figure </w:t>
      </w:r>
      <w:fldSimple w:instr=" SEQ Figure \* ARABIC ">
        <w:r w:rsidR="00A50A5B">
          <w:rPr>
            <w:noProof/>
          </w:rPr>
          <w:t>8</w:t>
        </w:r>
      </w:fldSimple>
      <w:bookmarkEnd w:id="793"/>
      <w:r>
        <w:t>. Wetlands in the lower McKenzie basin, with their WETL_ID attribute values</w:t>
      </w:r>
      <w:bookmarkEnd w:id="794"/>
      <w:bookmarkEnd w:id="795"/>
    </w:p>
    <w:p w14:paraId="364BDC9E" w14:textId="77777777" w:rsidR="004D33B7" w:rsidRDefault="004D33B7" w:rsidP="00275338"/>
    <w:p w14:paraId="6EF95807" w14:textId="5E566C26" w:rsidR="003613A1" w:rsidRDefault="003613A1" w:rsidP="00A8214A">
      <w:pPr>
        <w:pStyle w:val="Heading2"/>
      </w:pPr>
      <w:bookmarkStart w:id="796" w:name="_Toc85692844"/>
      <w:r>
        <w:t>Model and Simulation Overview</w:t>
      </w:r>
      <w:bookmarkEnd w:id="796"/>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797" w:name="_Toc85692845"/>
      <w:r>
        <w:t>McKenzie wetlands in the initial versions of the IDU, HRU, and Reach data layers</w:t>
      </w:r>
      <w:bookmarkEnd w:id="797"/>
    </w:p>
    <w:p w14:paraId="79661602" w14:textId="333AA11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A50A5B">
        <w:t xml:space="preserve">Figure </w:t>
      </w:r>
      <w:r w:rsidR="00A50A5B">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798" w:name="_Toc49175988"/>
      <w:bookmarkStart w:id="799" w:name="_Toc85692846"/>
      <w:r>
        <w:t>Data changes for better representation of wetlands</w:t>
      </w:r>
      <w:bookmarkEnd w:id="798"/>
      <w:bookmarkEnd w:id="799"/>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800" w:name="_Toc85692847"/>
      <w:r>
        <w:t xml:space="preserve">Projection, </w:t>
      </w:r>
      <w:r w:rsidR="006F174A">
        <w:t>Calendar</w:t>
      </w:r>
      <w:r>
        <w:t>,</w:t>
      </w:r>
      <w:r w:rsidR="006F174A">
        <w:t xml:space="preserve"> and </w:t>
      </w:r>
      <w:r w:rsidR="009D540F">
        <w:t>Units</w:t>
      </w:r>
      <w:bookmarkEnd w:id="800"/>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801" w:name="_Toc85692848"/>
      <w:r>
        <w:t>Simulation of changes in wetlands over time</w:t>
      </w:r>
      <w:bookmarkEnd w:id="801"/>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802" w:name="_Toc85692849"/>
      <w:r>
        <w:t xml:space="preserve">How wetlands </w:t>
      </w:r>
      <w:r w:rsidR="000806A1">
        <w:t>are</w:t>
      </w:r>
      <w:r>
        <w:t xml:space="preserve"> represented</w:t>
      </w:r>
      <w:r w:rsidR="006D6388">
        <w:t xml:space="preserve"> in the model</w:t>
      </w:r>
      <w:bookmarkEnd w:id="802"/>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803" w:name="_Toc85692850"/>
      <w:r>
        <w:t xml:space="preserve">The Wetland class and </w:t>
      </w:r>
      <w:r w:rsidR="00875B17">
        <w:t>Wetland objects in the C++ code</w:t>
      </w:r>
      <w:bookmarkEnd w:id="803"/>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804" w:name="_Toc85692851"/>
      <w:r>
        <w:t xml:space="preserve">Topology of </w:t>
      </w:r>
      <w:r w:rsidR="008D10E3">
        <w:t>wetlands, HRUs, IDUs, and reaches</w:t>
      </w:r>
      <w:bookmarkEnd w:id="804"/>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805" w:name="_Toc85692852"/>
      <w:r>
        <w:t>Attributes of interest in the wetlands study</w:t>
      </w:r>
      <w:bookmarkEnd w:id="805"/>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806" w:name="_Toc85692853"/>
      <w:r>
        <w:t>A WETNESS attribute</w:t>
      </w:r>
      <w:bookmarkEnd w:id="806"/>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807" w:name="_Toc85692854"/>
      <w:r>
        <w:t>Calculating the exchange of water between the wetland and the reach</w:t>
      </w:r>
      <w:bookmarkEnd w:id="807"/>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808" w:name="_Toc85692855"/>
      <w:r>
        <w:t xml:space="preserve">Wetland </w:t>
      </w:r>
      <w:r w:rsidR="007A55EC">
        <w:t xml:space="preserve">IDU </w:t>
      </w:r>
      <w:r>
        <w:t>parameters</w:t>
      </w:r>
      <w:bookmarkEnd w:id="808"/>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809" w:name="_Toc85692856"/>
      <w:r>
        <w:t>Reach parameters</w:t>
      </w:r>
      <w:bookmarkEnd w:id="809"/>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0C1E30EA"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0C2487">
        <w:t>7/15</w:t>
      </w:r>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7D473707" w:rsidR="00321E8A" w:rsidRDefault="00321E8A" w:rsidP="006D6388">
      <w:r>
        <w:tab/>
        <w:t xml:space="preserve">WETL2Q </w:t>
      </w:r>
      <w:r w:rsidR="00F7466B">
        <w:t>= WETNESS – WETL_CAP</w:t>
      </w:r>
    </w:p>
    <w:p w14:paraId="4F71B43C" w14:textId="581C539D" w:rsidR="00CA1F9F" w:rsidRDefault="00CA1F9F" w:rsidP="006D6388"/>
    <w:p w14:paraId="2AF1BAF4" w14:textId="2771F081" w:rsidR="006B199A" w:rsidRDefault="006B199A" w:rsidP="006B199A">
      <w:pPr>
        <w:pStyle w:val="Heading2"/>
      </w:pPr>
      <w:bookmarkStart w:id="810" w:name="_Toc85692857"/>
      <w:r>
        <w:t>Implementation of the exchange of water between the wetland and the reach</w:t>
      </w:r>
      <w:bookmarkEnd w:id="810"/>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 xml:space="preserve">not both at the same time, and 2) when snow falls on standing water, it melts.  A consequence of these assumptions is that all the standing water must be absorbed into the soil before a </w:t>
      </w:r>
      <w:r w:rsidR="00E66D99">
        <w:lastRenderedPageBreak/>
        <w:t>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lastRenderedPageBreak/>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811" w:name="_Toc85692858"/>
      <w:r>
        <w:t>Standing water temperature</w:t>
      </w:r>
      <w:bookmarkEnd w:id="811"/>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812" w:name="_Toc85692859"/>
      <w:r>
        <w:t>Evapotranspiration from wetlands</w:t>
      </w:r>
      <w:bookmarkEnd w:id="812"/>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813" w:name="_Toc85692860"/>
      <w:r>
        <w:t>Loss (or gain) of wetlands</w:t>
      </w:r>
      <w:bookmarkEnd w:id="813"/>
    </w:p>
    <w:p w14:paraId="0EBD6035" w14:textId="1B21797B" w:rsidR="00F54E41" w:rsidRPr="00037790"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0EC56059" w14:textId="04FE09C2" w:rsidR="00441B82" w:rsidRDefault="00F95522" w:rsidP="006D6388">
      <w:pPr>
        <w:pStyle w:val="Heading2"/>
        <w:rPr>
          <w:ins w:id="814" w:author="David Conklin" w:date="2021-09-09T12:59:00Z"/>
        </w:rPr>
      </w:pPr>
      <w:bookmarkStart w:id="815" w:name="_Toc85692861"/>
      <w:ins w:id="816" w:author="David Conklin" w:date="2021-09-09T14:12:00Z">
        <w:r>
          <w:t>W</w:t>
        </w:r>
      </w:ins>
      <w:ins w:id="817" w:author="David Conklin" w:date="2021-09-09T12:59:00Z">
        <w:r w:rsidR="00441B82">
          <w:t>etland state and transition model</w:t>
        </w:r>
        <w:bookmarkEnd w:id="815"/>
      </w:ins>
    </w:p>
    <w:p w14:paraId="158FDA5F" w14:textId="19046FCE" w:rsidR="004640B6" w:rsidRDefault="00441B82" w:rsidP="0044225B">
      <w:pPr>
        <w:rPr>
          <w:ins w:id="818" w:author="David Conklin" w:date="2021-09-09T13:31:00Z"/>
        </w:rPr>
      </w:pPr>
      <w:ins w:id="819" w:author="David Conklin" w:date="2021-09-09T12:59:00Z">
        <w:r>
          <w:t>Pending more-informe</w:t>
        </w:r>
      </w:ins>
      <w:ins w:id="820" w:author="David Conklin" w:date="2021-09-09T13:00:00Z">
        <w:r>
          <w:t>d definition of wetland transition</w:t>
        </w:r>
      </w:ins>
      <w:ins w:id="821" w:author="David Conklin" w:date="2021-09-09T13:02:00Z">
        <w:r>
          <w:t>s</w:t>
        </w:r>
      </w:ins>
      <w:ins w:id="822" w:author="David Conklin" w:date="2021-09-09T13:00:00Z">
        <w:r>
          <w:t xml:space="preserve"> by wetland scientists, a p</w:t>
        </w:r>
      </w:ins>
      <w:ins w:id="823" w:author="David Conklin" w:date="2021-09-09T13:01:00Z">
        <w:r>
          <w:t xml:space="preserve">laceholder </w:t>
        </w:r>
      </w:ins>
      <w:ins w:id="824" w:author="David Conklin" w:date="2021-09-09T14:13:00Z">
        <w:r w:rsidR="00F95522">
          <w:t xml:space="preserve">transition tables for the </w:t>
        </w:r>
      </w:ins>
      <w:ins w:id="825" w:author="David Conklin" w:date="2021-09-09T13:01:00Z">
        <w:r>
          <w:t xml:space="preserve">wetland STM </w:t>
        </w:r>
      </w:ins>
      <w:ins w:id="826" w:author="David Conklin" w:date="2021-09-09T14:13:00Z">
        <w:r w:rsidR="00F95522">
          <w:t>are</w:t>
        </w:r>
      </w:ins>
      <w:ins w:id="827" w:author="David Conklin" w:date="2021-09-09T13:01:00Z">
        <w:r>
          <w:t xml:space="preserve"> being implemented</w:t>
        </w:r>
      </w:ins>
      <w:ins w:id="828" w:author="David Conklin" w:date="2021-09-09T13:02:00Z">
        <w:r>
          <w:t xml:space="preserve"> in fall, 2021.  </w:t>
        </w:r>
      </w:ins>
      <w:ins w:id="829" w:author="David Conklin" w:date="2021-09-09T13:18:00Z">
        <w:r w:rsidR="004640B6">
          <w:t>The STM</w:t>
        </w:r>
      </w:ins>
      <w:ins w:id="830" w:author="David Conklin" w:date="2021-09-09T13:19:00Z">
        <w:r w:rsidR="004640B6">
          <w:t xml:space="preserve"> used in CW3M is driv</w:t>
        </w:r>
      </w:ins>
      <w:ins w:id="831" w:author="David Conklin" w:date="2021-09-09T13:20:00Z">
        <w:r w:rsidR="004640B6">
          <w:t>en by two transition tables, one for deterministic transitions based on stand age</w:t>
        </w:r>
      </w:ins>
      <w:ins w:id="832" w:author="David Conklin" w:date="2021-09-09T13:21:00Z">
        <w:r w:rsidR="004640B6">
          <w:t xml:space="preserve"> alone, and a second one</w:t>
        </w:r>
      </w:ins>
      <w:ins w:id="833" w:author="David Conklin" w:date="2021-09-09T13:23:00Z">
        <w:r w:rsidR="004640B6">
          <w:t xml:space="preserve"> which incorporates probabilities</w:t>
        </w:r>
      </w:ins>
      <w:ins w:id="834" w:author="David Conklin" w:date="2021-09-09T13:24:00Z">
        <w:r w:rsidR="004640B6">
          <w:t xml:space="preserve"> and </w:t>
        </w:r>
      </w:ins>
      <w:ins w:id="835" w:author="David Conklin" w:date="2021-09-09T13:23:00Z">
        <w:r w:rsidR="004640B6">
          <w:t>time since disturbance</w:t>
        </w:r>
      </w:ins>
      <w:ins w:id="836" w:author="David Conklin" w:date="2021-09-09T13:24:00Z">
        <w:r w:rsidR="004640B6">
          <w:t>.</w:t>
        </w:r>
      </w:ins>
      <w:ins w:id="837" w:author="David Conklin" w:date="2021-09-09T13:25:00Z">
        <w:r w:rsidR="004640B6">
          <w:t xml:space="preserve">  An example of a deterministic transition </w:t>
        </w:r>
      </w:ins>
      <w:ins w:id="838" w:author="David Conklin" w:date="2021-09-09T13:26:00Z">
        <w:r w:rsidR="004640B6">
          <w:t>from one wetland state to another would be th</w:t>
        </w:r>
      </w:ins>
      <w:ins w:id="839" w:author="David Conklin" w:date="2021-09-09T13:27:00Z">
        <w:r w:rsidR="004640B6">
          <w:t xml:space="preserve">e growth of </w:t>
        </w:r>
        <w:r w:rsidR="00315514">
          <w:t>woody vegetation over time</w:t>
        </w:r>
      </w:ins>
      <w:ins w:id="840" w:author="David Conklin" w:date="2021-09-09T13:28:00Z">
        <w:r w:rsidR="00315514">
          <w:t>, resulting in a transition from the PSS7</w:t>
        </w:r>
      </w:ins>
      <w:ins w:id="841" w:author="David Conklin" w:date="2021-09-09T13:30:00Z">
        <w:r w:rsidR="00315514">
          <w:t>C</w:t>
        </w:r>
      </w:ins>
      <w:ins w:id="842" w:author="David Conklin" w:date="2021-09-09T13:29:00Z">
        <w:r w:rsidR="00315514">
          <w:t xml:space="preserve"> state to the PFO7C state</w:t>
        </w:r>
      </w:ins>
      <w:ins w:id="843" w:author="David Conklin" w:date="2021-09-09T13:30:00Z">
        <w:r w:rsidR="00315514">
          <w:t xml:space="preserve"> when the average vegetation height goes from below 6 meters (</w:t>
        </w:r>
      </w:ins>
      <w:ins w:id="844" w:author="David Conklin" w:date="2021-09-09T13:31:00Z">
        <w:r w:rsidR="00315514">
          <w:t>scrub-shrub) to above 6 meters (forest).</w:t>
        </w:r>
      </w:ins>
      <w:ins w:id="845" w:author="David Conklin" w:date="2021-09-09T13:38:00Z">
        <w:r w:rsidR="000A7371">
          <w:t xml:space="preserve">  For each state, only a single </w:t>
        </w:r>
      </w:ins>
      <w:ins w:id="846" w:author="David Conklin" w:date="2021-09-09T13:39:00Z">
        <w:r w:rsidR="000A7371">
          <w:t>deterministic transition may specified.  It is helpful to think of the deterministic transition as what will event</w:t>
        </w:r>
      </w:ins>
      <w:ins w:id="847" w:author="David Conklin" w:date="2021-09-09T13:40:00Z">
        <w:r w:rsidR="000A7371">
          <w:t>ually happen if all the conditions remain the same.  Some states (e.g. “climax forest”</w:t>
        </w:r>
      </w:ins>
      <w:ins w:id="848" w:author="David Conklin" w:date="2021-09-09T13:41:00Z">
        <w:r w:rsidR="000A7371">
          <w:t xml:space="preserve"> states) are stable and transition back to themselves when </w:t>
        </w:r>
      </w:ins>
      <w:ins w:id="849" w:author="David Conklin" w:date="2021-09-09T13:42:00Z">
        <w:r w:rsidR="000A7371">
          <w:t>their “ending age” parameter is exceeded.</w:t>
        </w:r>
      </w:ins>
    </w:p>
    <w:p w14:paraId="5DE935C5" w14:textId="56C0C0EC" w:rsidR="00315514" w:rsidRDefault="00315514" w:rsidP="0044225B">
      <w:pPr>
        <w:rPr>
          <w:ins w:id="850" w:author="David Conklin" w:date="2021-09-09T13:31:00Z"/>
        </w:rPr>
      </w:pPr>
    </w:p>
    <w:p w14:paraId="3BB60F54" w14:textId="74486981" w:rsidR="00315514" w:rsidRDefault="00315514" w:rsidP="0044225B">
      <w:pPr>
        <w:rPr>
          <w:ins w:id="851" w:author="David Conklin" w:date="2021-09-09T14:14:00Z"/>
        </w:rPr>
      </w:pPr>
      <w:ins w:id="852" w:author="David Conklin" w:date="2021-09-09T13:35:00Z">
        <w:r>
          <w:t>E</w:t>
        </w:r>
      </w:ins>
      <w:ins w:id="853" w:author="David Conklin" w:date="2021-09-09T13:31:00Z">
        <w:r>
          <w:t>xample</w:t>
        </w:r>
      </w:ins>
      <w:ins w:id="854" w:author="David Conklin" w:date="2021-09-09T13:35:00Z">
        <w:r>
          <w:t>s</w:t>
        </w:r>
      </w:ins>
      <w:ins w:id="855" w:author="David Conklin" w:date="2021-09-09T13:31:00Z">
        <w:r>
          <w:t xml:space="preserve"> of </w:t>
        </w:r>
      </w:ins>
      <w:ins w:id="856" w:author="David Conklin" w:date="2021-09-09T13:35:00Z">
        <w:r>
          <w:t xml:space="preserve">upland </w:t>
        </w:r>
      </w:ins>
      <w:ins w:id="857" w:author="David Conklin" w:date="2021-09-09T13:32:00Z">
        <w:r>
          <w:t>probabilistic transition</w:t>
        </w:r>
      </w:ins>
      <w:ins w:id="858" w:author="David Conklin" w:date="2021-09-09T13:35:00Z">
        <w:r>
          <w:t>s</w:t>
        </w:r>
      </w:ins>
      <w:ins w:id="859" w:author="David Conklin" w:date="2021-09-09T13:32:00Z">
        <w:r>
          <w:t xml:space="preserve"> would be</w:t>
        </w:r>
      </w:ins>
      <w:ins w:id="860" w:author="David Conklin" w:date="2021-09-09T13:33:00Z">
        <w:r>
          <w:t xml:space="preserve"> a stand-replacing wildfire</w:t>
        </w:r>
      </w:ins>
      <w:ins w:id="861" w:author="David Conklin" w:date="2021-09-09T13:34:00Z">
        <w:r>
          <w:t xml:space="preserve"> or </w:t>
        </w:r>
      </w:ins>
      <w:ins w:id="862" w:author="David Conklin" w:date="2021-09-09T13:36:00Z">
        <w:r>
          <w:t xml:space="preserve">mortality from a </w:t>
        </w:r>
      </w:ins>
      <w:ins w:id="863" w:author="David Conklin" w:date="2021-09-09T13:34:00Z">
        <w:r>
          <w:t>beetle infestation</w:t>
        </w:r>
      </w:ins>
      <w:ins w:id="864" w:author="David Conklin" w:date="2021-09-09T13:36:00Z">
        <w:r>
          <w:t xml:space="preserve">.  </w:t>
        </w:r>
        <w:r w:rsidR="008D444D">
          <w:t xml:space="preserve">However, for the wetland STM, it seems </w:t>
        </w:r>
      </w:ins>
      <w:ins w:id="865" w:author="David Conklin" w:date="2021-09-09T13:37:00Z">
        <w:r w:rsidR="008D444D">
          <w:t xml:space="preserve">more useful for the </w:t>
        </w:r>
      </w:ins>
      <w:ins w:id="866" w:author="David Conklin" w:date="2021-09-09T13:42:00Z">
        <w:r w:rsidR="000A7371">
          <w:t>likelihood</w:t>
        </w:r>
      </w:ins>
      <w:ins w:id="867" w:author="David Conklin" w:date="2021-09-09T13:43:00Z">
        <w:r w:rsidR="000A7371">
          <w:t xml:space="preserve"> of transition to be affected by the interannual variation in the weather.  During an extended drought, </w:t>
        </w:r>
      </w:ins>
      <w:ins w:id="868" w:author="David Conklin" w:date="2021-09-09T13:44:00Z">
        <w:r w:rsidR="000A7371">
          <w:t>wetlands may dry up</w:t>
        </w:r>
      </w:ins>
      <w:ins w:id="869" w:author="David Conklin" w:date="2021-09-09T13:45:00Z">
        <w:r w:rsidR="000A7371">
          <w:t xml:space="preserve"> for more of the year than they normally do, promoting the growth of </w:t>
        </w:r>
      </w:ins>
      <w:ins w:id="870" w:author="David Conklin" w:date="2021-09-09T13:46:00Z">
        <w:r w:rsidR="000A7371">
          <w:t>shrubs or trees that cannot tolerate constant, year-around immersion</w:t>
        </w:r>
      </w:ins>
      <w:ins w:id="871" w:author="David Conklin" w:date="2021-09-09T13:47:00Z">
        <w:r w:rsidR="00BA0A67">
          <w:t>.  Other examples of state changes caused by climate change are</w:t>
        </w:r>
      </w:ins>
      <w:ins w:id="872" w:author="David Conklin" w:date="2021-09-09T13:48:00Z">
        <w:r w:rsidR="00BA0A67">
          <w:t xml:space="preserve"> easy to imagine.  To </w:t>
        </w:r>
      </w:ins>
      <w:ins w:id="873" w:author="David Conklin" w:date="2021-09-09T13:50:00Z">
        <w:r w:rsidR="00BA0A67">
          <w:t>simulate such</w:t>
        </w:r>
      </w:ins>
      <w:ins w:id="874" w:author="David Conklin" w:date="2021-09-09T13:49:00Z">
        <w:r w:rsidR="00BA0A67">
          <w:t xml:space="preserve"> climate-dependent transitions, a facility for basing</w:t>
        </w:r>
      </w:ins>
      <w:ins w:id="875" w:author="David Conklin" w:date="2021-09-09T13:50:00Z">
        <w:r w:rsidR="00BA0A67">
          <w:t xml:space="preserve"> the likelihood of transitions on measure</w:t>
        </w:r>
      </w:ins>
      <w:ins w:id="876" w:author="David Conklin" w:date="2021-09-09T13:51:00Z">
        <w:r w:rsidR="00BA0A67">
          <w:t>s</w:t>
        </w:r>
      </w:ins>
      <w:ins w:id="877" w:author="David Conklin" w:date="2021-09-09T13:50:00Z">
        <w:r w:rsidR="00BA0A67">
          <w:t xml:space="preserve"> </w:t>
        </w:r>
      </w:ins>
      <w:ins w:id="878" w:author="David Conklin" w:date="2021-09-09T14:15:00Z">
        <w:r w:rsidR="00F95522">
          <w:t>of the wetland’s hydrologic condition</w:t>
        </w:r>
      </w:ins>
      <w:ins w:id="879" w:author="David Conklin" w:date="2021-09-09T14:16:00Z">
        <w:r w:rsidR="00F95522">
          <w:t xml:space="preserve"> </w:t>
        </w:r>
      </w:ins>
      <w:ins w:id="880" w:author="David Conklin" w:date="2021-09-09T13:51:00Z">
        <w:r w:rsidR="00BA0A67">
          <w:t>will be added to the STM engine.</w:t>
        </w:r>
      </w:ins>
    </w:p>
    <w:p w14:paraId="27782E42" w14:textId="489367FA" w:rsidR="00F95522" w:rsidRDefault="00F95522" w:rsidP="0044225B">
      <w:pPr>
        <w:rPr>
          <w:ins w:id="881" w:author="David Conklin" w:date="2021-09-09T14:14:00Z"/>
        </w:rPr>
      </w:pPr>
    </w:p>
    <w:p w14:paraId="1C956E40" w14:textId="77777777" w:rsidR="00F95522" w:rsidRDefault="00F95522" w:rsidP="00F95522">
      <w:pPr>
        <w:rPr>
          <w:ins w:id="882" w:author="David Conklin" w:date="2021-09-09T14:14:00Z"/>
        </w:rPr>
      </w:pPr>
      <w:ins w:id="883" w:author="David Conklin" w:date="2021-09-09T14:14:00Z">
        <w:r>
          <w:t>Three annual measures of a wetland’s hydrologic condition are under consideration, all based on the sequence of daily values of the WETNESS variable:</w:t>
        </w:r>
      </w:ins>
    </w:p>
    <w:p w14:paraId="2BB346A6" w14:textId="77777777" w:rsidR="00F95522" w:rsidRDefault="00F95522" w:rsidP="00F95522">
      <w:pPr>
        <w:pStyle w:val="ListParagraph"/>
        <w:numPr>
          <w:ilvl w:val="0"/>
          <w:numId w:val="11"/>
        </w:numPr>
        <w:rPr>
          <w:ins w:id="884" w:author="David Conklin" w:date="2021-09-09T14:14:00Z"/>
        </w:rPr>
      </w:pPr>
      <w:ins w:id="885" w:author="David Conklin" w:date="2021-09-09T14:14:00Z">
        <w:r>
          <w:t>the fraction of days in the year when WETNESS &gt;= 0, i.e. the soil surface is saturated or covered by standing water (“WET_FRAC”)</w:t>
        </w:r>
      </w:ins>
    </w:p>
    <w:p w14:paraId="17AA0707" w14:textId="77777777" w:rsidR="00F95522" w:rsidRDefault="00F95522" w:rsidP="00F95522">
      <w:pPr>
        <w:pStyle w:val="ListParagraph"/>
        <w:numPr>
          <w:ilvl w:val="0"/>
          <w:numId w:val="11"/>
        </w:numPr>
        <w:rPr>
          <w:ins w:id="886" w:author="David Conklin" w:date="2021-09-09T14:14:00Z"/>
        </w:rPr>
      </w:pPr>
      <w:ins w:id="887" w:author="David Conklin" w:date="2021-09-09T14:14:00Z">
        <w:r>
          <w:t>the length of the longest sequence of consecutive days when WETNESS &gt;= 0 (“WETLONGEST”)</w:t>
        </w:r>
      </w:ins>
    </w:p>
    <w:p w14:paraId="70DC5E46" w14:textId="77777777" w:rsidR="00F95522" w:rsidRDefault="00F95522" w:rsidP="00F95522">
      <w:pPr>
        <w:pStyle w:val="ListParagraph"/>
        <w:numPr>
          <w:ilvl w:val="0"/>
          <w:numId w:val="11"/>
        </w:numPr>
        <w:rPr>
          <w:ins w:id="888" w:author="David Conklin" w:date="2021-09-09T14:14:00Z"/>
        </w:rPr>
      </w:pPr>
      <w:ins w:id="889" w:author="David Conklin" w:date="2021-09-09T14:14:00Z">
        <w:r>
          <w:t>the average depth of the standing water on the days when the soil surface is saturated or covered by standing water, the average of all the WETNESS values greater than or equal to zero (“WETAVGDPTH”)</w:t>
        </w:r>
      </w:ins>
    </w:p>
    <w:p w14:paraId="51198F40" w14:textId="5A41E1B7" w:rsidR="00F95522" w:rsidRDefault="00F95522" w:rsidP="00F95522">
      <w:pPr>
        <w:rPr>
          <w:ins w:id="890" w:author="David Conklin" w:date="2021-09-09T14:17:00Z"/>
        </w:rPr>
      </w:pPr>
      <w:ins w:id="891" w:author="David Conklin" w:date="2021-09-09T14:14:00Z">
        <w:r>
          <w:t>Numeric values for these measures may be calculated at the end of the simulated water year and stored as IDU attributes.</w:t>
        </w:r>
      </w:ins>
    </w:p>
    <w:p w14:paraId="2C7D05F2" w14:textId="5359CDEF" w:rsidR="00F95522" w:rsidRDefault="00F95522" w:rsidP="00F95522">
      <w:pPr>
        <w:rPr>
          <w:ins w:id="892" w:author="David Conklin" w:date="2021-09-09T14:17:00Z"/>
        </w:rPr>
      </w:pPr>
    </w:p>
    <w:p w14:paraId="373E2C6E" w14:textId="4A613E0F" w:rsidR="00F95522" w:rsidRDefault="00F95522" w:rsidP="00F95522">
      <w:pPr>
        <w:rPr>
          <w:ins w:id="893" w:author="David Conklin" w:date="2021-09-09T14:23:00Z"/>
        </w:rPr>
      </w:pPr>
      <w:ins w:id="894" w:author="David Conklin" w:date="2021-09-09T14:18:00Z">
        <w:r>
          <w:t>For the purpose of code development</w:t>
        </w:r>
      </w:ins>
      <w:ins w:id="895" w:author="David Conklin" w:date="2021-09-09T14:19:00Z">
        <w:r>
          <w:t xml:space="preserve">, </w:t>
        </w:r>
      </w:ins>
      <w:ins w:id="896" w:author="David Conklin" w:date="2021-09-09T14:20:00Z">
        <w:r>
          <w:t xml:space="preserve">we plan to use </w:t>
        </w:r>
      </w:ins>
      <w:ins w:id="897" w:author="David Conklin" w:date="2021-09-09T14:19:00Z">
        <w:r>
          <w:t>a set of transitions for a wetland as it dries up</w:t>
        </w:r>
      </w:ins>
      <w:ins w:id="898" w:author="David Conklin" w:date="2021-09-09T14:20:00Z">
        <w:r>
          <w:t xml:space="preserve"> over a period of years.</w:t>
        </w:r>
      </w:ins>
      <w:ins w:id="899" w:author="David Conklin" w:date="2021-09-09T14:21:00Z">
        <w:r>
          <w:t xml:space="preserve">  Using the abbreviations for the wetland states </w:t>
        </w:r>
      </w:ins>
      <w:ins w:id="900" w:author="David Conklin" w:date="2021-09-09T14:23:00Z">
        <w:r w:rsidR="00FB663D">
          <w:t>from the wetland model spec</w:t>
        </w:r>
      </w:ins>
      <w:ins w:id="901" w:author="David Conklin" w:date="2021-09-09T15:03:00Z">
        <w:r w:rsidR="00226A0E">
          <w:t xml:space="preserve"> (Conklin &amp; Zaret 2021</w:t>
        </w:r>
      </w:ins>
      <w:ins w:id="902" w:author="David Conklin" w:date="2021-09-09T15:04:00Z">
        <w:r w:rsidR="00226A0E">
          <w:t>)</w:t>
        </w:r>
      </w:ins>
      <w:ins w:id="903" w:author="David Conklin" w:date="2021-09-09T14:23:00Z">
        <w:r w:rsidR="00FB663D">
          <w:t>, this process can be represented as</w:t>
        </w:r>
      </w:ins>
    </w:p>
    <w:p w14:paraId="65B57BA8" w14:textId="73C4517B" w:rsidR="00FB663D" w:rsidRDefault="00FB663D" w:rsidP="00F95522">
      <w:pPr>
        <w:rPr>
          <w:ins w:id="904" w:author="David Conklin" w:date="2021-09-09T14:24:00Z"/>
        </w:rPr>
      </w:pPr>
      <w:ins w:id="905" w:author="David Conklin" w:date="2021-09-09T14:23:00Z">
        <w:r>
          <w:tab/>
        </w:r>
      </w:ins>
      <w:ins w:id="906" w:author="David Conklin" w:date="2021-09-09T15:04:00Z">
        <w:r w:rsidR="00226A0E">
          <w:tab/>
        </w:r>
        <w:r w:rsidR="00226A0E">
          <w:tab/>
        </w:r>
        <w:r w:rsidR="00226A0E">
          <w:tab/>
        </w:r>
      </w:ins>
      <w:ins w:id="907" w:author="David Conklin" w:date="2021-09-09T14:23:00Z">
        <w:r>
          <w:t>PUBF -&gt; PABF -</w:t>
        </w:r>
      </w:ins>
      <w:ins w:id="908" w:author="David Conklin" w:date="2021-09-09T14:24:00Z">
        <w:r>
          <w:t>&gt; PEMA -&gt; PSS</w:t>
        </w:r>
      </w:ins>
      <w:ins w:id="909" w:author="David Conklin" w:date="2021-09-09T14:33:00Z">
        <w:r w:rsidR="00FF7A3D">
          <w:t>7A</w:t>
        </w:r>
      </w:ins>
      <w:ins w:id="910" w:author="David Conklin" w:date="2021-09-09T14:24:00Z">
        <w:r>
          <w:t xml:space="preserve"> -&gt;</w:t>
        </w:r>
      </w:ins>
      <w:ins w:id="911" w:author="David Conklin" w:date="2021-09-09T14:33:00Z">
        <w:r w:rsidR="00FF7A3D">
          <w:t xml:space="preserve"> </w:t>
        </w:r>
      </w:ins>
      <w:ins w:id="912" w:author="David Conklin" w:date="2021-09-09T14:24:00Z">
        <w:r>
          <w:t>PFO7C</w:t>
        </w:r>
      </w:ins>
    </w:p>
    <w:p w14:paraId="65A6050B" w14:textId="3548C83E" w:rsidR="00FB663D" w:rsidRDefault="00FB663D" w:rsidP="00F95522">
      <w:pPr>
        <w:rPr>
          <w:ins w:id="913" w:author="David Conklin" w:date="2021-09-09T14:43:00Z"/>
        </w:rPr>
      </w:pPr>
      <w:ins w:id="914" w:author="David Conklin" w:date="2021-09-09T14:24:00Z">
        <w:r>
          <w:t>where</w:t>
        </w:r>
      </w:ins>
    </w:p>
    <w:p w14:paraId="4436CED6" w14:textId="77777777" w:rsidR="00E44274" w:rsidRDefault="00E44274" w:rsidP="00F95522">
      <w:pPr>
        <w:rPr>
          <w:ins w:id="915" w:author="David Conklin" w:date="2021-09-09T14:24:00Z"/>
        </w:rPr>
      </w:pPr>
    </w:p>
    <w:p w14:paraId="21CC1D0E" w14:textId="3935D661" w:rsidR="00FB663D" w:rsidRDefault="00FB663D" w:rsidP="00F95522">
      <w:pPr>
        <w:rPr>
          <w:ins w:id="916" w:author="David Conklin" w:date="2021-09-09T14:44:00Z"/>
        </w:rPr>
      </w:pPr>
      <w:ins w:id="917" w:author="David Conklin" w:date="2021-09-09T14:24:00Z">
        <w:r>
          <w:t>PUBF</w:t>
        </w:r>
      </w:ins>
      <w:ins w:id="918" w:author="David Conklin" w:date="2021-09-09T14:25:00Z">
        <w:r>
          <w:t xml:space="preserve"> is for an open water pond that’s inundated most</w:t>
        </w:r>
      </w:ins>
      <w:ins w:id="919" w:author="David Conklin" w:date="2021-09-09T14:26:00Z">
        <w:r>
          <w:t xml:space="preserve"> of the time, but may draw down by the</w:t>
        </w:r>
      </w:ins>
      <w:ins w:id="920" w:author="David Conklin" w:date="2021-09-09T15:04:00Z">
        <w:r w:rsidR="00226A0E">
          <w:t xml:space="preserve"> e</w:t>
        </w:r>
      </w:ins>
      <w:ins w:id="921" w:author="David Conklin" w:date="2021-09-09T14:26:00Z">
        <w:r>
          <w:t>n</w:t>
        </w:r>
      </w:ins>
      <w:ins w:id="922" w:author="David Conklin" w:date="2021-09-09T15:04:00Z">
        <w:r w:rsidR="00226A0E">
          <w:t>d</w:t>
        </w:r>
      </w:ins>
      <w:ins w:id="923" w:author="David Conklin" w:date="2021-09-09T14:26:00Z">
        <w:r>
          <w:t xml:space="preserve"> of some growing season</w:t>
        </w:r>
      </w:ins>
      <w:ins w:id="924" w:author="David Conklin" w:date="2021-09-09T15:04:00Z">
        <w:r w:rsidR="00226A0E">
          <w:t>s</w:t>
        </w:r>
      </w:ins>
      <w:ins w:id="925" w:author="David Conklin" w:date="2021-09-09T14:26:00Z">
        <w:r>
          <w:t>, a shallow pond without submerged or floating vegetation.</w:t>
        </w:r>
      </w:ins>
      <w:ins w:id="926" w:author="David Conklin" w:date="2021-09-09T14:43:00Z">
        <w:r w:rsidR="00E44274">
          <w:t xml:space="preserve">  </w:t>
        </w:r>
      </w:ins>
    </w:p>
    <w:p w14:paraId="7F482274" w14:textId="77777777" w:rsidR="00E44274" w:rsidRDefault="00E44274" w:rsidP="00F95522">
      <w:pPr>
        <w:rPr>
          <w:ins w:id="927" w:author="David Conklin" w:date="2021-09-09T14:26:00Z"/>
        </w:rPr>
      </w:pPr>
    </w:p>
    <w:p w14:paraId="0885D59C" w14:textId="5957B24E" w:rsidR="00E44274" w:rsidRDefault="00FB663D" w:rsidP="00F95522">
      <w:pPr>
        <w:rPr>
          <w:ins w:id="928" w:author="David Conklin" w:date="2021-09-09T14:52:00Z"/>
        </w:rPr>
      </w:pPr>
      <w:ins w:id="929" w:author="David Conklin" w:date="2021-09-09T14:27:00Z">
        <w:r>
          <w:t>PABF is semi-permanently flooded wetland</w:t>
        </w:r>
      </w:ins>
      <w:ins w:id="930" w:author="David Conklin" w:date="2021-09-09T14:28:00Z">
        <w:r>
          <w:t>, as for a shallow pond with submerged or floating vegetation.</w:t>
        </w:r>
      </w:ins>
      <w:ins w:id="931" w:author="David Conklin" w:date="2021-09-09T14:44:00Z">
        <w:r w:rsidR="00E44274">
          <w:t xml:space="preserve">  </w:t>
        </w:r>
      </w:ins>
      <w:ins w:id="932" w:author="David Conklin" w:date="2021-09-09T14:53:00Z">
        <w:r w:rsidR="00FD7806">
          <w:t xml:space="preserve">The PUBF-&gt;PABF transition will occur when a wetland in the PUBF state stays in that state for 3 consecutive years (a deterministic transition).  </w:t>
        </w:r>
      </w:ins>
    </w:p>
    <w:p w14:paraId="096152C7" w14:textId="77777777" w:rsidR="00FD7806" w:rsidRDefault="00FD7806" w:rsidP="00F95522">
      <w:pPr>
        <w:rPr>
          <w:ins w:id="933" w:author="David Conklin" w:date="2021-09-09T14:28:00Z"/>
        </w:rPr>
      </w:pPr>
    </w:p>
    <w:p w14:paraId="2378B385" w14:textId="6FBAE7DD" w:rsidR="00FB663D" w:rsidRDefault="00FB663D" w:rsidP="00F95522">
      <w:pPr>
        <w:rPr>
          <w:ins w:id="934" w:author="David Conklin" w:date="2021-09-09T14:44:00Z"/>
        </w:rPr>
      </w:pPr>
      <w:ins w:id="935" w:author="David Conklin" w:date="2021-09-09T14:28:00Z">
        <w:r>
          <w:t xml:space="preserve">PEMA is emergent </w:t>
        </w:r>
      </w:ins>
      <w:ins w:id="936" w:author="David Conklin" w:date="2021-09-09T14:29:00Z">
        <w:r>
          <w:t xml:space="preserve">temporarily flooded </w:t>
        </w:r>
      </w:ins>
      <w:ins w:id="937" w:author="David Conklin" w:date="2021-09-09T14:28:00Z">
        <w:r>
          <w:t>wetland</w:t>
        </w:r>
      </w:ins>
      <w:ins w:id="938" w:author="David Conklin" w:date="2021-09-09T14:29:00Z">
        <w:r>
          <w:t xml:space="preserve">, </w:t>
        </w:r>
      </w:ins>
      <w:ins w:id="939" w:author="David Conklin" w:date="2021-09-09T14:30:00Z">
        <w:r>
          <w:t>that’s inundated briefly at the start of the growing season, as for a marsh or wet meadow.</w:t>
        </w:r>
      </w:ins>
      <w:ins w:id="940" w:author="David Conklin" w:date="2021-09-09T14:46:00Z">
        <w:r w:rsidR="00E44274">
          <w:t xml:space="preserve">  </w:t>
        </w:r>
      </w:ins>
      <w:ins w:id="941" w:author="David Conklin" w:date="2021-09-09T14:52:00Z">
        <w:r w:rsidR="00FD7806">
          <w:t>The PABF-&gt;PEMA transition will occur when the PABF wetland experiences 2 consecutive years with WET_FRAC &lt; 1/4,  WETLONGEST &lt; 60 days, and WETAVGDEPTH &lt; 1 m.</w:t>
        </w:r>
      </w:ins>
    </w:p>
    <w:p w14:paraId="3DFF1305" w14:textId="77777777" w:rsidR="00E44274" w:rsidRDefault="00E44274" w:rsidP="00F95522">
      <w:pPr>
        <w:rPr>
          <w:ins w:id="942" w:author="David Conklin" w:date="2021-09-09T14:31:00Z"/>
        </w:rPr>
      </w:pPr>
    </w:p>
    <w:p w14:paraId="4F94DF8F" w14:textId="705E060A" w:rsidR="00FB663D" w:rsidRDefault="00FB663D" w:rsidP="00F95522">
      <w:pPr>
        <w:rPr>
          <w:ins w:id="943" w:author="David Conklin" w:date="2021-09-09T14:44:00Z"/>
        </w:rPr>
      </w:pPr>
      <w:ins w:id="944" w:author="David Conklin" w:date="2021-09-09T14:31:00Z">
        <w:r>
          <w:t>PSS7A is temporarily flooded wetla</w:t>
        </w:r>
      </w:ins>
      <w:ins w:id="945" w:author="David Conklin" w:date="2021-09-09T14:32:00Z">
        <w:r>
          <w:t>nd, such as a floodplain-</w:t>
        </w:r>
        <w:r w:rsidR="00FF7A3D">
          <w:t>based wetland dominated by evergreen shrubs (w</w:t>
        </w:r>
      </w:ins>
      <w:ins w:id="946" w:author="David Conklin" w:date="2021-09-09T14:33:00Z">
        <w:r w:rsidR="00FF7A3D">
          <w:t>oody veg &lt; 6 m tall) that’s inundated briefly at the start of the growing season.</w:t>
        </w:r>
      </w:ins>
      <w:ins w:id="947" w:author="David Conklin" w:date="2021-09-09T14:52:00Z">
        <w:r w:rsidR="00E44274">
          <w:t xml:space="preserve">  The PEMA-&gt;PSS7A transistion occurs when a PEMA wetland experiences 3 consecutive years with WET_FRAC &lt; 1/6,  WETLONGEST &lt; 45 days, and WETAVGDEPTH &lt; 0.5 m.</w:t>
        </w:r>
      </w:ins>
    </w:p>
    <w:p w14:paraId="1C2580B8" w14:textId="77777777" w:rsidR="00E44274" w:rsidRDefault="00E44274" w:rsidP="00F95522">
      <w:pPr>
        <w:rPr>
          <w:ins w:id="948" w:author="David Conklin" w:date="2021-09-09T14:34:00Z"/>
        </w:rPr>
      </w:pPr>
    </w:p>
    <w:p w14:paraId="32CCB212" w14:textId="3110AA04" w:rsidR="00FF7A3D" w:rsidRDefault="00FF7A3D" w:rsidP="00F95522">
      <w:pPr>
        <w:rPr>
          <w:ins w:id="949" w:author="David Conklin" w:date="2021-09-09T14:35:00Z"/>
        </w:rPr>
      </w:pPr>
      <w:ins w:id="950" w:author="David Conklin" w:date="2021-09-09T14:34:00Z">
        <w:r>
          <w:t>PFO7C is seasonally flooded wetland dominated ever</w:t>
        </w:r>
      </w:ins>
      <w:ins w:id="951" w:author="David Conklin" w:date="2021-09-09T14:35:00Z">
        <w:r>
          <w:t>green trees, such as a spruce swamp.</w:t>
        </w:r>
      </w:ins>
      <w:ins w:id="952" w:author="David Conklin" w:date="2021-09-09T14:50:00Z">
        <w:r w:rsidR="00E44274">
          <w:t xml:space="preserve">  The PSS7A-&gt;PFO7C transition o</w:t>
        </w:r>
      </w:ins>
      <w:ins w:id="953" w:author="David Conklin" w:date="2021-09-09T14:51:00Z">
        <w:r w:rsidR="00E44274">
          <w:t>ccurs when a PSS7A wetland stays in that state for 10 consecutive years (a determi</w:t>
        </w:r>
      </w:ins>
      <w:ins w:id="954" w:author="David Conklin" w:date="2021-09-09T14:52:00Z">
        <w:r w:rsidR="00E44274">
          <w:t>nistic transition).</w:t>
        </w:r>
      </w:ins>
    </w:p>
    <w:p w14:paraId="34D8AE5D" w14:textId="77A604CB" w:rsidR="00097D75" w:rsidRDefault="00097D75" w:rsidP="00F95522">
      <w:pPr>
        <w:rPr>
          <w:ins w:id="955" w:author="David Conklin" w:date="2021-09-09T14:35:00Z"/>
        </w:rPr>
      </w:pPr>
    </w:p>
    <w:p w14:paraId="5A08BF08" w14:textId="0232BDFD" w:rsidR="00F95522" w:rsidRDefault="00FD7806">
      <w:pPr>
        <w:rPr>
          <w:ins w:id="956" w:author="David Conklin" w:date="2021-10-17T09:42:00Z"/>
        </w:rPr>
      </w:pPr>
      <w:ins w:id="957" w:author="David Conklin" w:date="2021-09-09T14:53:00Z">
        <w:r>
          <w:t>The nomina</w:t>
        </w:r>
      </w:ins>
      <w:ins w:id="958" w:author="David Conklin" w:date="2021-09-09T14:54:00Z">
        <w:r>
          <w:t>l transition threshold values for WET_FRAC, WETLONGEST, and WETAV</w:t>
        </w:r>
      </w:ins>
      <w:ins w:id="959" w:author="David Conklin" w:date="2021-09-09T14:55:00Z">
        <w:r>
          <w:t>G</w:t>
        </w:r>
      </w:ins>
      <w:ins w:id="960" w:author="David Conklin" w:date="2021-09-09T14:54:00Z">
        <w:r>
          <w:t>DPTH</w:t>
        </w:r>
      </w:ins>
      <w:ins w:id="961" w:author="David Conklin" w:date="2021-09-09T14:55:00Z">
        <w:r>
          <w:t xml:space="preserve"> may be adjusted during development for convenience.  </w:t>
        </w:r>
      </w:ins>
      <w:ins w:id="962" w:author="David Conklin" w:date="2021-09-09T14:56:00Z">
        <w:r>
          <w:t>Transitions may be added to reflect increasingly wet conditions from year to year as well, if</w:t>
        </w:r>
      </w:ins>
      <w:ins w:id="963" w:author="David Conklin" w:date="2021-09-09T14:57:00Z">
        <w:r>
          <w:t xml:space="preserve"> necessary when debugging.  </w:t>
        </w:r>
      </w:ins>
    </w:p>
    <w:p w14:paraId="6FAF4197" w14:textId="31741DEB" w:rsidR="005F5265" w:rsidRDefault="005F5265">
      <w:pPr>
        <w:rPr>
          <w:ins w:id="964" w:author="David Conklin" w:date="2021-10-17T09:42:00Z"/>
        </w:rPr>
      </w:pPr>
    </w:p>
    <w:p w14:paraId="4EAC85AE" w14:textId="01AB6A15" w:rsidR="005F5265" w:rsidRDefault="005F5265" w:rsidP="005F5265">
      <w:pPr>
        <w:pStyle w:val="Heading2"/>
        <w:rPr>
          <w:ins w:id="965" w:author="David Conklin" w:date="2021-10-17T09:43:00Z"/>
        </w:rPr>
      </w:pPr>
      <w:bookmarkStart w:id="966" w:name="_Toc85692862"/>
      <w:ins w:id="967" w:author="David Conklin" w:date="2021-10-17T09:42:00Z">
        <w:r>
          <w:t>Activating a wetland in the wetland m</w:t>
        </w:r>
      </w:ins>
      <w:ins w:id="968" w:author="David Conklin" w:date="2021-10-17T09:43:00Z">
        <w:r>
          <w:t>odel</w:t>
        </w:r>
        <w:bookmarkEnd w:id="966"/>
      </w:ins>
    </w:p>
    <w:p w14:paraId="281157CF" w14:textId="7DBD84A6" w:rsidR="005F5265" w:rsidRDefault="005F5265" w:rsidP="005F5265">
      <w:pPr>
        <w:rPr>
          <w:ins w:id="969" w:author="David Conklin" w:date="2021-10-17T09:47:00Z"/>
        </w:rPr>
      </w:pPr>
      <w:ins w:id="970" w:author="David Conklin" w:date="2021-10-17T09:43:00Z">
        <w:r>
          <w:t>The original LULC_A value for wetlands, 6, does not activate the wetland model</w:t>
        </w:r>
      </w:ins>
      <w:ins w:id="971" w:author="David Conklin" w:date="2021-10-17T09:44:00Z">
        <w:r>
          <w:t>.  Wetland IDUs may exist with meaningful WETL_ID</w:t>
        </w:r>
      </w:ins>
      <w:ins w:id="972" w:author="David Conklin" w:date="2021-10-17T09:45:00Z">
        <w:r>
          <w:t xml:space="preserve"> values but with LULC_A = 6.  To activate the wet</w:t>
        </w:r>
      </w:ins>
      <w:ins w:id="973" w:author="David Conklin" w:date="2021-10-17T09:46:00Z">
        <w:r>
          <w:t xml:space="preserve">land model for a given WETL_ID value, these fields must </w:t>
        </w:r>
      </w:ins>
      <w:ins w:id="974" w:author="David Conklin" w:date="2021-10-17T09:47:00Z">
        <w:r>
          <w:t>be populated:</w:t>
        </w:r>
      </w:ins>
    </w:p>
    <w:p w14:paraId="6A96C31F" w14:textId="3151216B" w:rsidR="005F5265" w:rsidRDefault="005F5265" w:rsidP="005F5265">
      <w:pPr>
        <w:pStyle w:val="ListParagraph"/>
        <w:numPr>
          <w:ilvl w:val="0"/>
          <w:numId w:val="11"/>
        </w:numPr>
        <w:rPr>
          <w:ins w:id="975" w:author="David Conklin" w:date="2021-10-17T09:49:00Z"/>
        </w:rPr>
      </w:pPr>
      <w:ins w:id="976" w:author="David Conklin" w:date="2021-10-17T09:47:00Z">
        <w:r>
          <w:t xml:space="preserve">for each IDU in the wetland, IDU attributes VEGCLASS (i.e. </w:t>
        </w:r>
      </w:ins>
      <w:ins w:id="977" w:author="David Conklin" w:date="2021-10-17T09:48:00Z">
        <w:r>
          <w:t>LULC_C) and WETL_CAP</w:t>
        </w:r>
      </w:ins>
      <w:ins w:id="978" w:author="David Conklin" w:date="2021-10-17T09:53:00Z">
        <w:r w:rsidR="00760C66">
          <w:t xml:space="preserve"> (mm) </w:t>
        </w:r>
      </w:ins>
      <w:ins w:id="979" w:author="David Conklin" w:date="2021-10-17T09:48:00Z">
        <w:r>
          <w:t xml:space="preserve"> must b</w:t>
        </w:r>
      </w:ins>
      <w:ins w:id="980" w:author="David Conklin" w:date="2021-10-17T09:49:00Z">
        <w:r>
          <w:t>e given values appropriate for the wetland model</w:t>
        </w:r>
      </w:ins>
    </w:p>
    <w:p w14:paraId="2AED0F00" w14:textId="0A2B119E" w:rsidR="005F5265" w:rsidRDefault="005F5265" w:rsidP="005F5265">
      <w:pPr>
        <w:pStyle w:val="ListParagraph"/>
        <w:numPr>
          <w:ilvl w:val="0"/>
          <w:numId w:val="11"/>
        </w:numPr>
        <w:rPr>
          <w:ins w:id="981" w:author="David Conklin" w:date="2021-10-17T09:51:00Z"/>
        </w:rPr>
      </w:pPr>
      <w:ins w:id="982" w:author="David Conklin" w:date="2021-10-17T09:49:00Z">
        <w:r>
          <w:t>the VEGCLASS values mus</w:t>
        </w:r>
      </w:ins>
      <w:ins w:id="983" w:author="David Conklin" w:date="2021-10-17T09:50:00Z">
        <w:r>
          <w:t>t be propagated</w:t>
        </w:r>
        <w:r w:rsidR="00760C66">
          <w:t xml:space="preserve"> up to LULC_B and LULC_A; the resulting LULC_A value </w:t>
        </w:r>
      </w:ins>
      <w:ins w:id="984" w:author="David Conklin" w:date="2021-10-17T09:51:00Z">
        <w:r w:rsidR="00760C66">
          <w:t>should be 62</w:t>
        </w:r>
      </w:ins>
    </w:p>
    <w:p w14:paraId="314F85B5" w14:textId="12E48579" w:rsidR="00760C66" w:rsidRDefault="00760C66" w:rsidP="005F5265">
      <w:pPr>
        <w:pStyle w:val="ListParagraph"/>
        <w:numPr>
          <w:ilvl w:val="0"/>
          <w:numId w:val="11"/>
        </w:numPr>
        <w:rPr>
          <w:ins w:id="985" w:author="David Conklin" w:date="2021-10-17T09:54:00Z"/>
        </w:rPr>
      </w:pPr>
      <w:ins w:id="986" w:author="David Conklin" w:date="2021-10-17T09:52:00Z">
        <w:r>
          <w:t>for reaches which can overflow into the wetland, the reach attributes Q_CAP</w:t>
        </w:r>
      </w:ins>
      <w:ins w:id="987" w:author="David Conklin" w:date="2021-10-17T09:53:00Z">
        <w:r>
          <w:t xml:space="preserve"> (cms) and QSPILL_FRC must be assigned appropriate values</w:t>
        </w:r>
      </w:ins>
    </w:p>
    <w:p w14:paraId="003EC1FF" w14:textId="02A50325" w:rsidR="00760C66" w:rsidRDefault="00760C66" w:rsidP="00760C66">
      <w:pPr>
        <w:pStyle w:val="ListParagraph"/>
        <w:rPr>
          <w:ins w:id="988" w:author="David Conklin" w:date="2021-10-17T09:54:00Z"/>
        </w:rPr>
      </w:pPr>
    </w:p>
    <w:p w14:paraId="0F765C11" w14:textId="66B5DF56" w:rsidR="00760C66" w:rsidRPr="005F5265" w:rsidRDefault="00760C66">
      <w:pPr>
        <w:pStyle w:val="ListParagraph"/>
        <w:ind w:left="0"/>
        <w:rPr>
          <w:ins w:id="989" w:author="David Conklin" w:date="2021-09-09T12:58:00Z"/>
          <w:rPrChange w:id="990" w:author="David Conklin" w:date="2021-10-17T09:43:00Z">
            <w:rPr>
              <w:ins w:id="991" w:author="David Conklin" w:date="2021-09-09T12:58:00Z"/>
            </w:rPr>
          </w:rPrChange>
        </w:rPr>
        <w:pPrChange w:id="992" w:author="David Conklin" w:date="2021-10-17T09:58:00Z">
          <w:pPr>
            <w:pStyle w:val="Heading2"/>
          </w:pPr>
        </w:pPrChange>
      </w:pPr>
      <w:ins w:id="993" w:author="David Conklin" w:date="2021-10-17T09:54:00Z">
        <w:r>
          <w:t>Standing up a new wetland will upset the consistency be</w:t>
        </w:r>
      </w:ins>
      <w:ins w:id="994" w:author="David Conklin" w:date="2021-10-17T09:55:00Z">
        <w:r>
          <w:t>tween the water values in the IDU layer and those for the corresponding HRU(s), resulting in warning me</w:t>
        </w:r>
      </w:ins>
      <w:ins w:id="995" w:author="David Conklin" w:date="2021-10-17T09:56:00Z">
        <w:r>
          <w:t xml:space="preserve">ssages at Init time.  The inconsistencies are repaired as part of Init.  Saving the </w:t>
        </w:r>
      </w:ins>
      <w:ins w:id="996" w:author="David Conklin" w:date="2021-10-17T09:57:00Z">
        <w:r>
          <w:t>IDU, HRU, and Reach layers after a successful Init will eliminate the warning messages in sub</w:t>
        </w:r>
      </w:ins>
      <w:ins w:id="997" w:author="David Conklin" w:date="2021-10-17T09:58:00Z">
        <w:r>
          <w:t>sequent Inits.</w:t>
        </w:r>
      </w:ins>
    </w:p>
    <w:p w14:paraId="40796B43" w14:textId="77777777" w:rsidR="00441B82" w:rsidRDefault="00441B82" w:rsidP="006D6388">
      <w:pPr>
        <w:pStyle w:val="Heading2"/>
        <w:rPr>
          <w:ins w:id="998" w:author="David Conklin" w:date="2021-09-09T12:58:00Z"/>
        </w:rPr>
      </w:pPr>
    </w:p>
    <w:p w14:paraId="230ECBD5" w14:textId="450DE0E4" w:rsidR="006D6388" w:rsidRDefault="006D6388" w:rsidP="006D6388">
      <w:pPr>
        <w:pStyle w:val="Heading2"/>
      </w:pPr>
      <w:bookmarkStart w:id="999" w:name="_Toc85692863"/>
      <w:r>
        <w:t>Reality check</w:t>
      </w:r>
      <w:bookmarkEnd w:id="999"/>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 xml:space="preserve">(NWCA) is one program (via the EPA) through which data on </w:t>
      </w:r>
      <w:r>
        <w:rPr>
          <w:rFonts w:ascii="Times New Roman" w:hAnsi="Times New Roman" w:cs="Times New Roman"/>
          <w:sz w:val="20"/>
          <w:szCs w:val="20"/>
        </w:rPr>
        <w:lastRenderedPageBreak/>
        <w:t>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42935D39" w:rsidR="00E869F7" w:rsidRDefault="00D94929" w:rsidP="006D6388">
      <w:r>
        <w:rPr>
          <w:noProof/>
        </w:rPr>
        <w:lastRenderedPageBreak/>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3215005"/>
                    </a:xfrm>
                    <a:prstGeom prst="rect">
                      <a:avLst/>
                    </a:prstGeom>
                  </pic:spPr>
                </pic:pic>
              </a:graphicData>
            </a:graphic>
          </wp:inline>
        </w:drawing>
      </w:r>
    </w:p>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000" w:name="_Toc85692864"/>
      <w:r>
        <w:t>High Cascades Springs</w:t>
      </w:r>
      <w:bookmarkEnd w:id="1000"/>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w:t>
      </w:r>
      <w:r w:rsidR="00B17BF2">
        <w:lastRenderedPageBreak/>
        <w:t xml:space="preserve">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5D72BEB6" w:rsidR="001B4B07" w:rsidRDefault="00410F77" w:rsidP="00B22A8A">
      <w:r>
        <w:t>Specifications for springs in CW3M ver.</w:t>
      </w:r>
      <w:r w:rsidR="00D45BE3">
        <w:t xml:space="preserve"> </w:t>
      </w:r>
      <w:r w:rsidR="00D00C4E">
        <w:t>409</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001" w:name="_Toc85692865"/>
      <w:r>
        <w:t>Calibration</w:t>
      </w:r>
      <w:r w:rsidR="00B06ED6">
        <w:t xml:space="preserve"> and simulation skill</w:t>
      </w:r>
      <w:bookmarkEnd w:id="1001"/>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4C2BA583"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5FB5EC8F" w:rsidR="0088498B" w:rsidRDefault="0088498B" w:rsidP="0088498B">
      <w:r>
        <w:t>Tuning knob values for the McKenzie basin in CW3M version 409</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1002" w:name="_Toc85692866"/>
      <w:r>
        <w:t>Analysis of</w:t>
      </w:r>
      <w:r w:rsidR="003024C9">
        <w:t xml:space="preserve"> locations where the model has low skill</w:t>
      </w:r>
      <w:bookmarkEnd w:id="1002"/>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1003" w:name="_Toc85692867"/>
      <w:r>
        <w:t>Simulated McKenzie basin water budget</w:t>
      </w:r>
      <w:r w:rsidR="00334ED8">
        <w:t xml:space="preserve"> and thermal energy budget</w:t>
      </w:r>
      <w:bookmarkEnd w:id="1003"/>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004" w:name="_Toc85692868"/>
      <w:r>
        <w:t>CW3M v. Shade-a-lator</w:t>
      </w:r>
      <w:bookmarkEnd w:id="1004"/>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005" w:name="_Toc85692869"/>
      <w:r>
        <w:t>Comparison of CW3M results to Shade-a-lator results</w:t>
      </w:r>
      <w:bookmarkEnd w:id="1005"/>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32BFA22" w:rsidR="005C537E" w:rsidRDefault="005C537E" w:rsidP="005C537E">
      <w:pPr>
        <w:pStyle w:val="Caption"/>
      </w:pPr>
      <w:bookmarkStart w:id="1006" w:name="_Ref48286765"/>
      <w:bookmarkStart w:id="1007" w:name="_Toc53219841"/>
      <w:r>
        <w:t xml:space="preserve">Figure </w:t>
      </w:r>
      <w:fldSimple w:instr=" SEQ Figure \* ARABIC ">
        <w:r w:rsidR="00A50A5B">
          <w:rPr>
            <w:noProof/>
          </w:rPr>
          <w:t>9</w:t>
        </w:r>
      </w:fldSimple>
      <w:bookmarkEnd w:id="1006"/>
      <w:r>
        <w:t>. Clackamas basin in CW3M screen capture</w:t>
      </w:r>
      <w:bookmarkEnd w:id="1007"/>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008" w:name="_Toc85692870"/>
      <w:r>
        <w:t>The Clackamas Basin</w:t>
      </w:r>
      <w:bookmarkEnd w:id="1008"/>
    </w:p>
    <w:p w14:paraId="4A96B042" w14:textId="77777777" w:rsidR="005C537E" w:rsidRPr="000E6A65" w:rsidRDefault="005C537E" w:rsidP="005C537E"/>
    <w:p w14:paraId="11F4A966" w14:textId="7B423915"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A50A5B">
        <w:t xml:space="preserve">Figure </w:t>
      </w:r>
      <w:r w:rsidR="00A50A5B">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18F28066" w:rsidR="000E6A65" w:rsidRDefault="000E6A65" w:rsidP="009D249C">
      <w:pPr>
        <w:rPr>
          <w:ins w:id="1009" w:author="David Conklin" w:date="2021-10-21T06:06:00Z"/>
        </w:rPr>
      </w:pPr>
    </w:p>
    <w:p w14:paraId="2A3493F2" w14:textId="309F38DC" w:rsidR="00CF03A9" w:rsidRDefault="004421E7" w:rsidP="004421E7">
      <w:pPr>
        <w:pStyle w:val="Heading1"/>
        <w:rPr>
          <w:ins w:id="1010" w:author="David Conklin" w:date="2021-10-21T06:07:00Z"/>
        </w:rPr>
      </w:pPr>
      <w:bookmarkStart w:id="1011" w:name="_Toc85692871"/>
      <w:ins w:id="1012" w:author="David Conklin" w:date="2021-10-21T06:06:00Z">
        <w:r>
          <w:t>Autonomous process de</w:t>
        </w:r>
      </w:ins>
      <w:ins w:id="1013" w:author="David Conklin" w:date="2021-10-21T06:07:00Z">
        <w:r>
          <w:t>tails</w:t>
        </w:r>
        <w:bookmarkEnd w:id="1011"/>
      </w:ins>
    </w:p>
    <w:p w14:paraId="675512D5" w14:textId="45C05716" w:rsidR="004421E7" w:rsidRDefault="004421E7" w:rsidP="004421E7">
      <w:pPr>
        <w:rPr>
          <w:ins w:id="1014" w:author="David Conklin" w:date="2021-10-21T06:07:00Z"/>
        </w:rPr>
      </w:pPr>
    </w:p>
    <w:p w14:paraId="7ED9BB6F" w14:textId="10F5A32E" w:rsidR="004421E7" w:rsidRDefault="004421E7" w:rsidP="004421E7">
      <w:pPr>
        <w:pStyle w:val="Heading2"/>
        <w:rPr>
          <w:ins w:id="1015" w:author="David Conklin" w:date="2021-10-21T06:07:00Z"/>
        </w:rPr>
      </w:pPr>
      <w:bookmarkStart w:id="1016" w:name="_Toc85692872"/>
      <w:ins w:id="1017" w:author="David Conklin" w:date="2021-10-21T06:07:00Z">
        <w:r>
          <w:t>Prescribed LULCs</w:t>
        </w:r>
        <w:bookmarkEnd w:id="1016"/>
      </w:ins>
    </w:p>
    <w:p w14:paraId="40E85D84" w14:textId="45CF0AA2" w:rsidR="005A6BF4" w:rsidRPr="005A6BF4" w:rsidRDefault="004421E7" w:rsidP="005A6BF4">
      <w:pPr>
        <w:rPr>
          <w:ins w:id="1018" w:author="David Conklin" w:date="2021-10-21T06:41:00Z"/>
          <w:rPrChange w:id="1019" w:author="David Conklin" w:date="2021-10-21T06:42:00Z">
            <w:rPr>
              <w:ins w:id="1020" w:author="David Conklin" w:date="2021-10-21T06:41:00Z"/>
              <w:rFonts w:cstheme="minorHAnsi"/>
              <w:color w:val="000000"/>
            </w:rPr>
          </w:rPrChange>
        </w:rPr>
        <w:pPrChange w:id="1021" w:author="David Conklin" w:date="2021-10-21T06:42:00Z">
          <w:pPr>
            <w:autoSpaceDE w:val="0"/>
            <w:autoSpaceDN w:val="0"/>
            <w:adjustRightInd w:val="0"/>
          </w:pPr>
        </w:pPrChange>
      </w:pPr>
      <w:ins w:id="1022" w:author="David Conklin" w:date="2021-10-21T06:07:00Z">
        <w:r>
          <w:t>The Prescribed LULCs autonomous proc</w:t>
        </w:r>
      </w:ins>
      <w:ins w:id="1023" w:author="David Conklin" w:date="2021-10-21T06:08:00Z">
        <w:r>
          <w:t xml:space="preserve">ess provides a way to prescribe year-to-year changes in land-use-land-cover </w:t>
        </w:r>
      </w:ins>
      <w:ins w:id="1024" w:author="David Conklin" w:date="2021-10-21T06:09:00Z">
        <w:r>
          <w:t xml:space="preserve">categories for individual IDUs.  </w:t>
        </w:r>
      </w:ins>
      <w:ins w:id="1025" w:author="David Conklin" w:date="2021-10-21T06:41:00Z">
        <w:r w:rsidR="005A6BF4">
          <w:rPr>
            <w:rFonts w:cstheme="minorHAnsi"/>
            <w:color w:val="000000"/>
          </w:rPr>
          <w:t>As of October 2021, the specific cases handled by the Prescribed LULCs process are:</w:t>
        </w:r>
      </w:ins>
    </w:p>
    <w:p w14:paraId="2D5875BC" w14:textId="77777777" w:rsidR="005A6BF4" w:rsidRDefault="005A6BF4" w:rsidP="005A6BF4">
      <w:pPr>
        <w:pStyle w:val="ListParagraph"/>
        <w:numPr>
          <w:ilvl w:val="0"/>
          <w:numId w:val="9"/>
        </w:numPr>
        <w:autoSpaceDE w:val="0"/>
        <w:autoSpaceDN w:val="0"/>
        <w:adjustRightInd w:val="0"/>
        <w:rPr>
          <w:ins w:id="1026" w:author="David Conklin" w:date="2021-10-21T06:41:00Z"/>
          <w:rFonts w:cstheme="minorHAnsi"/>
          <w:color w:val="000000"/>
        </w:rPr>
      </w:pPr>
      <w:ins w:id="1027" w:author="David Conklin" w:date="2021-10-21T06:41:00Z">
        <w:r>
          <w:rPr>
            <w:rFonts w:cstheme="minorHAnsi"/>
            <w:color w:val="000000"/>
          </w:rPr>
          <w:t>loss of part of a wetland, i.e. a wetland IDU (but not the last remaining IDU in the wetland) is converted to a non-wetland IDU</w:t>
        </w:r>
      </w:ins>
    </w:p>
    <w:p w14:paraId="35A96C8A" w14:textId="77777777" w:rsidR="005A6BF4" w:rsidRDefault="005A6BF4" w:rsidP="005A6BF4">
      <w:pPr>
        <w:pStyle w:val="ListParagraph"/>
        <w:numPr>
          <w:ilvl w:val="0"/>
          <w:numId w:val="9"/>
        </w:numPr>
        <w:autoSpaceDE w:val="0"/>
        <w:autoSpaceDN w:val="0"/>
        <w:adjustRightInd w:val="0"/>
        <w:rPr>
          <w:ins w:id="1028" w:author="David Conklin" w:date="2021-10-21T06:41:00Z"/>
          <w:rFonts w:cstheme="minorHAnsi"/>
          <w:color w:val="000000"/>
        </w:rPr>
      </w:pPr>
      <w:ins w:id="1029" w:author="David Conklin" w:date="2021-10-21T06:41:00Z">
        <w:r>
          <w:rPr>
            <w:rFonts w:cstheme="minorHAnsi"/>
            <w:color w:val="000000"/>
          </w:rPr>
          <w:t>addition of an IDU to an existing wetland</w:t>
        </w:r>
      </w:ins>
    </w:p>
    <w:p w14:paraId="14955B9D" w14:textId="66A43D42" w:rsidR="005A6BF4" w:rsidRPr="005A6BF4" w:rsidRDefault="005A6BF4" w:rsidP="004421E7">
      <w:pPr>
        <w:pStyle w:val="ListParagraph"/>
        <w:numPr>
          <w:ilvl w:val="0"/>
          <w:numId w:val="9"/>
        </w:numPr>
        <w:autoSpaceDE w:val="0"/>
        <w:autoSpaceDN w:val="0"/>
        <w:adjustRightInd w:val="0"/>
        <w:rPr>
          <w:ins w:id="1030" w:author="David Conklin" w:date="2021-10-21T06:14:00Z"/>
          <w:rFonts w:cstheme="minorHAnsi"/>
          <w:color w:val="000000"/>
          <w:rPrChange w:id="1031" w:author="David Conklin" w:date="2021-10-21T06:42:00Z">
            <w:rPr>
              <w:ins w:id="1032" w:author="David Conklin" w:date="2021-10-21T06:14:00Z"/>
            </w:rPr>
          </w:rPrChange>
        </w:rPr>
        <w:pPrChange w:id="1033" w:author="David Conklin" w:date="2021-10-21T06:07:00Z">
          <w:pPr/>
        </w:pPrChange>
      </w:pPr>
      <w:ins w:id="1034" w:author="David Conklin" w:date="2021-10-21T06:41:00Z">
        <w:r>
          <w:rPr>
            <w:rFonts w:cstheme="minorHAnsi"/>
            <w:color w:val="000000"/>
          </w:rPr>
          <w:t>addition of an IDU to an urban growth area</w:t>
        </w:r>
      </w:ins>
    </w:p>
    <w:p w14:paraId="25B4ABB5" w14:textId="1F2BFDB2" w:rsidR="004421E7" w:rsidRDefault="004421E7" w:rsidP="004421E7">
      <w:pPr>
        <w:rPr>
          <w:ins w:id="1035" w:author="David Conklin" w:date="2021-10-21T06:14:00Z"/>
        </w:rPr>
      </w:pPr>
    </w:p>
    <w:p w14:paraId="0814A619" w14:textId="4E1EF4E3" w:rsidR="00E81AD8" w:rsidRPr="00E81AD8" w:rsidRDefault="005A6BF4" w:rsidP="004421E7">
      <w:pPr>
        <w:autoSpaceDE w:val="0"/>
        <w:autoSpaceDN w:val="0"/>
        <w:adjustRightInd w:val="0"/>
        <w:rPr>
          <w:ins w:id="1036" w:author="David Conklin" w:date="2021-10-21T06:17:00Z"/>
          <w:rFonts w:cstheme="minorHAnsi"/>
          <w:rPrChange w:id="1037" w:author="David Conklin" w:date="2021-10-21T06:17:00Z">
            <w:rPr>
              <w:ins w:id="1038" w:author="David Conklin" w:date="2021-10-21T06:17:00Z"/>
            </w:rPr>
          </w:rPrChange>
        </w:rPr>
      </w:pPr>
      <w:ins w:id="1039" w:author="David Conklin" w:date="2021-10-21T06:42:00Z">
        <w:r>
          <w:t>The changes are specified in a CSV file, here designated the LULC specified transition file, or “LULCtrans” file for short.</w:t>
        </w:r>
        <w:r>
          <w:t xml:space="preserve"> </w:t>
        </w:r>
      </w:ins>
      <w:ins w:id="1040" w:author="David Conklin" w:date="2021-10-21T06:43:00Z">
        <w:r>
          <w:t xml:space="preserve"> Each row of the file specifies an LULC change for</w:t>
        </w:r>
      </w:ins>
      <w:ins w:id="1041" w:author="David Conklin" w:date="2021-10-21T06:44:00Z">
        <w:r>
          <w:t xml:space="preserve"> a single IDU at the beginning of a certain calendar year. </w:t>
        </w:r>
      </w:ins>
      <w:ins w:id="1042" w:author="David Conklin" w:date="2021-10-21T06:42:00Z">
        <w:r>
          <w:t xml:space="preserve"> </w:t>
        </w:r>
      </w:ins>
      <w:ins w:id="1043" w:author="David Conklin" w:date="2021-10-21T06:14:00Z">
        <w:r w:rsidR="004421E7">
          <w:t xml:space="preserve">The </w:t>
        </w:r>
      </w:ins>
      <w:ins w:id="1044" w:author="David Conklin" w:date="2021-10-21T06:24:00Z">
        <w:r w:rsidR="00E81AD8">
          <w:t>field names</w:t>
        </w:r>
      </w:ins>
      <w:ins w:id="1045" w:author="David Conklin" w:date="2021-10-21T06:16:00Z">
        <w:r w:rsidR="00E81AD8">
          <w:t xml:space="preserve"> </w:t>
        </w:r>
      </w:ins>
      <w:ins w:id="1046" w:author="David Conklin" w:date="2021-10-21T06:25:00Z">
        <w:r w:rsidR="00E81AD8">
          <w:t xml:space="preserve">(i.e. column headers) </w:t>
        </w:r>
      </w:ins>
      <w:ins w:id="1047" w:author="David Conklin" w:date="2021-10-21T06:16:00Z">
        <w:r w:rsidR="00E81AD8">
          <w:t xml:space="preserve">in the </w:t>
        </w:r>
      </w:ins>
      <w:ins w:id="1048" w:author="David Conklin" w:date="2021-10-21T06:14:00Z">
        <w:r w:rsidR="004421E7">
          <w:t xml:space="preserve">LULCtrans file </w:t>
        </w:r>
      </w:ins>
      <w:ins w:id="1049" w:author="David Conklin" w:date="2021-10-21T06:17:00Z">
        <w:r w:rsidR="00E81AD8">
          <w:t>are:</w:t>
        </w:r>
      </w:ins>
    </w:p>
    <w:p w14:paraId="36CB7093" w14:textId="77777777" w:rsidR="00E81AD8" w:rsidRPr="00E81AD8" w:rsidRDefault="004421E7" w:rsidP="00E81AD8">
      <w:pPr>
        <w:pStyle w:val="ListParagraph"/>
        <w:numPr>
          <w:ilvl w:val="0"/>
          <w:numId w:val="9"/>
        </w:numPr>
        <w:autoSpaceDE w:val="0"/>
        <w:autoSpaceDN w:val="0"/>
        <w:adjustRightInd w:val="0"/>
        <w:rPr>
          <w:ins w:id="1050" w:author="David Conklin" w:date="2021-10-21T06:18:00Z"/>
          <w:rFonts w:cstheme="minorHAnsi"/>
          <w:color w:val="000000"/>
          <w:rPrChange w:id="1051" w:author="David Conklin" w:date="2021-10-21T06:24:00Z">
            <w:rPr>
              <w:ins w:id="1052" w:author="David Conklin" w:date="2021-10-21T06:18:00Z"/>
              <w:rFonts w:cstheme="minorHAnsi"/>
              <w:color w:val="000000"/>
              <w:sz w:val="19"/>
              <w:szCs w:val="19"/>
            </w:rPr>
          </w:rPrChange>
        </w:rPr>
      </w:pPr>
      <w:ins w:id="1053" w:author="David Conklin" w:date="2021-10-21T06:16:00Z">
        <w:r w:rsidRPr="00E81AD8">
          <w:rPr>
            <w:rFonts w:cstheme="minorHAnsi"/>
            <w:rPrChange w:id="1054" w:author="David Conklin" w:date="2021-10-21T06:24:00Z">
              <w:rPr/>
            </w:rPrChange>
          </w:rPr>
          <w:t xml:space="preserve"> </w:t>
        </w:r>
        <w:r w:rsidRPr="00E81AD8">
          <w:rPr>
            <w:rFonts w:cstheme="minorHAnsi"/>
            <w:color w:val="000000"/>
            <w:rPrChange w:id="1055" w:author="David Conklin" w:date="2021-10-21T06:24:00Z">
              <w:rPr/>
            </w:rPrChange>
          </w:rPr>
          <w:t>YEAR,</w:t>
        </w:r>
      </w:ins>
      <w:ins w:id="1056" w:author="David Conklin" w:date="2021-10-21T06:17:00Z">
        <w:r w:rsidR="00E81AD8" w:rsidRPr="00E81AD8">
          <w:rPr>
            <w:rFonts w:cstheme="minorHAnsi"/>
            <w:color w:val="000000"/>
            <w:rPrChange w:id="1057" w:author="David Conklin" w:date="2021-10-21T06:24:00Z">
              <w:rPr>
                <w:rFonts w:ascii="Consolas" w:hAnsi="Consolas" w:cs="Consolas"/>
                <w:color w:val="000000"/>
                <w:sz w:val="19"/>
                <w:szCs w:val="19"/>
              </w:rPr>
            </w:rPrChange>
          </w:rPr>
          <w:t xml:space="preserve"> the calendar year of the transition</w:t>
        </w:r>
      </w:ins>
    </w:p>
    <w:p w14:paraId="0B1F38AF" w14:textId="77777777" w:rsidR="00E81AD8" w:rsidRPr="00E81AD8" w:rsidRDefault="004421E7" w:rsidP="00E81AD8">
      <w:pPr>
        <w:pStyle w:val="ListParagraph"/>
        <w:numPr>
          <w:ilvl w:val="0"/>
          <w:numId w:val="9"/>
        </w:numPr>
        <w:autoSpaceDE w:val="0"/>
        <w:autoSpaceDN w:val="0"/>
        <w:adjustRightInd w:val="0"/>
        <w:rPr>
          <w:ins w:id="1058" w:author="David Conklin" w:date="2021-10-21T06:18:00Z"/>
          <w:rFonts w:cstheme="minorHAnsi"/>
          <w:color w:val="000000"/>
          <w:rPrChange w:id="1059" w:author="David Conklin" w:date="2021-10-21T06:24:00Z">
            <w:rPr>
              <w:ins w:id="1060" w:author="David Conklin" w:date="2021-10-21T06:18:00Z"/>
              <w:rFonts w:cstheme="minorHAnsi"/>
              <w:color w:val="000000"/>
              <w:sz w:val="19"/>
              <w:szCs w:val="19"/>
            </w:rPr>
          </w:rPrChange>
        </w:rPr>
      </w:pPr>
      <w:ins w:id="1061" w:author="David Conklin" w:date="2021-10-21T06:16:00Z">
        <w:r w:rsidRPr="00E81AD8">
          <w:rPr>
            <w:rFonts w:cstheme="minorHAnsi"/>
            <w:color w:val="000000"/>
            <w:rPrChange w:id="1062" w:author="David Conklin" w:date="2021-10-21T06:24:00Z">
              <w:rPr/>
            </w:rPrChange>
          </w:rPr>
          <w:t xml:space="preserve"> </w:t>
        </w:r>
        <w:r w:rsidRPr="00E81AD8">
          <w:rPr>
            <w:rFonts w:cstheme="minorHAnsi"/>
            <w:color w:val="000000"/>
            <w:rPrChange w:id="1063" w:author="David Conklin" w:date="2021-10-21T06:24:00Z">
              <w:rPr/>
            </w:rPrChange>
          </w:rPr>
          <w:t>IDU_ID,</w:t>
        </w:r>
      </w:ins>
      <w:ins w:id="1064" w:author="David Conklin" w:date="2021-10-21T06:18:00Z">
        <w:r w:rsidR="00E81AD8" w:rsidRPr="00E81AD8">
          <w:rPr>
            <w:rFonts w:cstheme="minorHAnsi"/>
            <w:color w:val="000000"/>
            <w:rPrChange w:id="1065" w:author="David Conklin" w:date="2021-10-21T06:24:00Z">
              <w:rPr>
                <w:rFonts w:cstheme="minorHAnsi"/>
                <w:color w:val="000000"/>
                <w:sz w:val="19"/>
                <w:szCs w:val="19"/>
              </w:rPr>
            </w:rPrChange>
          </w:rPr>
          <w:t xml:space="preserve"> the ID of the affected IDU</w:t>
        </w:r>
      </w:ins>
    </w:p>
    <w:p w14:paraId="73F16323" w14:textId="77777777" w:rsidR="00E81AD8" w:rsidRPr="00E81AD8" w:rsidRDefault="004421E7" w:rsidP="00E81AD8">
      <w:pPr>
        <w:pStyle w:val="ListParagraph"/>
        <w:numPr>
          <w:ilvl w:val="0"/>
          <w:numId w:val="9"/>
        </w:numPr>
        <w:autoSpaceDE w:val="0"/>
        <w:autoSpaceDN w:val="0"/>
        <w:adjustRightInd w:val="0"/>
        <w:rPr>
          <w:ins w:id="1066" w:author="David Conklin" w:date="2021-10-21T06:20:00Z"/>
          <w:rFonts w:cstheme="minorHAnsi"/>
          <w:color w:val="000000"/>
          <w:rPrChange w:id="1067" w:author="David Conklin" w:date="2021-10-21T06:24:00Z">
            <w:rPr>
              <w:ins w:id="1068" w:author="David Conklin" w:date="2021-10-21T06:20:00Z"/>
              <w:rFonts w:cstheme="minorHAnsi"/>
              <w:color w:val="000000"/>
              <w:sz w:val="19"/>
              <w:szCs w:val="19"/>
            </w:rPr>
          </w:rPrChange>
        </w:rPr>
      </w:pPr>
      <w:ins w:id="1069" w:author="David Conklin" w:date="2021-10-21T06:16:00Z">
        <w:r w:rsidRPr="00E81AD8">
          <w:rPr>
            <w:rFonts w:cstheme="minorHAnsi"/>
            <w:color w:val="000000"/>
            <w:rPrChange w:id="1070" w:author="David Conklin" w:date="2021-10-21T06:24:00Z">
              <w:rPr/>
            </w:rPrChange>
          </w:rPr>
          <w:t>LULC,</w:t>
        </w:r>
      </w:ins>
      <w:ins w:id="1071" w:author="David Conklin" w:date="2021-10-21T06:19:00Z">
        <w:r w:rsidR="00E81AD8" w:rsidRPr="00E81AD8">
          <w:rPr>
            <w:rFonts w:cstheme="minorHAnsi"/>
            <w:color w:val="000000"/>
            <w:rPrChange w:id="1072" w:author="David Conklin" w:date="2021-10-21T06:24:00Z">
              <w:rPr>
                <w:rFonts w:cstheme="minorHAnsi"/>
                <w:color w:val="000000"/>
                <w:sz w:val="19"/>
                <w:szCs w:val="19"/>
              </w:rPr>
            </w:rPrChange>
          </w:rPr>
          <w:t xml:space="preserve"> the new LULC code, at the most detailed level of the LULC hierarchy</w:t>
        </w:r>
      </w:ins>
      <w:ins w:id="1073" w:author="David Conklin" w:date="2021-10-21T06:20:00Z">
        <w:r w:rsidR="00E81AD8" w:rsidRPr="00E81AD8">
          <w:rPr>
            <w:rFonts w:cstheme="minorHAnsi"/>
            <w:color w:val="000000"/>
            <w:rPrChange w:id="1074" w:author="David Conklin" w:date="2021-10-21T06:24:00Z">
              <w:rPr>
                <w:rFonts w:cstheme="minorHAnsi"/>
                <w:color w:val="000000"/>
                <w:sz w:val="19"/>
                <w:szCs w:val="19"/>
              </w:rPr>
            </w:rPrChange>
          </w:rPr>
          <w:t>, which is LULC_C (a.k.a. VEGCLASS) for CW3M</w:t>
        </w:r>
      </w:ins>
    </w:p>
    <w:p w14:paraId="39386840" w14:textId="77777777" w:rsidR="00E81AD8" w:rsidRPr="00E81AD8" w:rsidRDefault="004421E7" w:rsidP="00E81AD8">
      <w:pPr>
        <w:pStyle w:val="ListParagraph"/>
        <w:numPr>
          <w:ilvl w:val="0"/>
          <w:numId w:val="9"/>
        </w:numPr>
        <w:autoSpaceDE w:val="0"/>
        <w:autoSpaceDN w:val="0"/>
        <w:adjustRightInd w:val="0"/>
        <w:rPr>
          <w:ins w:id="1075" w:author="David Conklin" w:date="2021-10-21T06:21:00Z"/>
          <w:rFonts w:cstheme="minorHAnsi"/>
          <w:color w:val="000000"/>
          <w:rPrChange w:id="1076" w:author="David Conklin" w:date="2021-10-21T06:24:00Z">
            <w:rPr>
              <w:ins w:id="1077" w:author="David Conklin" w:date="2021-10-21T06:21:00Z"/>
              <w:rFonts w:cstheme="minorHAnsi"/>
              <w:color w:val="000000"/>
              <w:sz w:val="19"/>
              <w:szCs w:val="19"/>
            </w:rPr>
          </w:rPrChange>
        </w:rPr>
      </w:pPr>
      <w:ins w:id="1078" w:author="David Conklin" w:date="2021-10-21T06:16:00Z">
        <w:r w:rsidRPr="00E81AD8">
          <w:rPr>
            <w:rFonts w:cstheme="minorHAnsi"/>
            <w:color w:val="000000"/>
            <w:rPrChange w:id="1079" w:author="David Conklin" w:date="2021-10-21T06:24:00Z">
              <w:rPr/>
            </w:rPrChange>
          </w:rPr>
          <w:t>UGB,</w:t>
        </w:r>
      </w:ins>
      <w:ins w:id="1080" w:author="David Conklin" w:date="2021-10-21T06:20:00Z">
        <w:r w:rsidR="00E81AD8" w:rsidRPr="00E81AD8">
          <w:rPr>
            <w:rFonts w:cstheme="minorHAnsi"/>
            <w:color w:val="000000"/>
            <w:rPrChange w:id="1081" w:author="David Conklin" w:date="2021-10-21T06:24:00Z">
              <w:rPr>
                <w:rFonts w:cstheme="minorHAnsi"/>
                <w:color w:val="000000"/>
                <w:sz w:val="19"/>
                <w:szCs w:val="19"/>
              </w:rPr>
            </w:rPrChange>
          </w:rPr>
          <w:t xml:space="preserve"> the </w:t>
        </w:r>
      </w:ins>
      <w:ins w:id="1082" w:author="David Conklin" w:date="2021-10-21T06:21:00Z">
        <w:r w:rsidR="00E81AD8" w:rsidRPr="00E81AD8">
          <w:rPr>
            <w:rFonts w:cstheme="minorHAnsi"/>
            <w:color w:val="000000"/>
            <w:rPrChange w:id="1083" w:author="David Conklin" w:date="2021-10-21T06:24:00Z">
              <w:rPr>
                <w:rFonts w:cstheme="minorHAnsi"/>
                <w:color w:val="000000"/>
                <w:sz w:val="19"/>
                <w:szCs w:val="19"/>
              </w:rPr>
            </w:rPrChange>
          </w:rPr>
          <w:t>new UGB code</w:t>
        </w:r>
      </w:ins>
    </w:p>
    <w:p w14:paraId="4DAA9BA9" w14:textId="77777777" w:rsidR="00E81AD8" w:rsidRPr="00E81AD8" w:rsidRDefault="004421E7" w:rsidP="00E81AD8">
      <w:pPr>
        <w:pStyle w:val="ListParagraph"/>
        <w:numPr>
          <w:ilvl w:val="0"/>
          <w:numId w:val="9"/>
        </w:numPr>
        <w:autoSpaceDE w:val="0"/>
        <w:autoSpaceDN w:val="0"/>
        <w:adjustRightInd w:val="0"/>
        <w:rPr>
          <w:ins w:id="1084" w:author="David Conklin" w:date="2021-10-21T06:21:00Z"/>
          <w:rFonts w:cstheme="minorHAnsi"/>
          <w:color w:val="000000"/>
          <w:rPrChange w:id="1085" w:author="David Conklin" w:date="2021-10-21T06:24:00Z">
            <w:rPr>
              <w:ins w:id="1086" w:author="David Conklin" w:date="2021-10-21T06:21:00Z"/>
              <w:rFonts w:cstheme="minorHAnsi"/>
              <w:color w:val="000000"/>
              <w:sz w:val="19"/>
              <w:szCs w:val="19"/>
            </w:rPr>
          </w:rPrChange>
        </w:rPr>
      </w:pPr>
      <w:ins w:id="1087" w:author="David Conklin" w:date="2021-10-21T06:16:00Z">
        <w:r w:rsidRPr="00E81AD8">
          <w:rPr>
            <w:rFonts w:cstheme="minorHAnsi"/>
            <w:color w:val="000000"/>
            <w:rPrChange w:id="1088" w:author="David Conklin" w:date="2021-10-21T06:24:00Z">
              <w:rPr/>
            </w:rPrChange>
          </w:rPr>
          <w:t>WETL_ID,</w:t>
        </w:r>
      </w:ins>
      <w:ins w:id="1089" w:author="David Conklin" w:date="2021-10-21T06:21:00Z">
        <w:r w:rsidR="00E81AD8" w:rsidRPr="00E81AD8">
          <w:rPr>
            <w:rFonts w:cstheme="minorHAnsi"/>
            <w:color w:val="000000"/>
            <w:rPrChange w:id="1090" w:author="David Conklin" w:date="2021-10-21T06:24:00Z">
              <w:rPr>
                <w:rFonts w:cstheme="minorHAnsi"/>
                <w:color w:val="000000"/>
                <w:sz w:val="19"/>
                <w:szCs w:val="19"/>
              </w:rPr>
            </w:rPrChange>
          </w:rPr>
          <w:t xml:space="preserve"> the new wetland ID</w:t>
        </w:r>
      </w:ins>
    </w:p>
    <w:p w14:paraId="6A889285" w14:textId="4F61AD9D" w:rsidR="004421E7" w:rsidRPr="00E81AD8" w:rsidRDefault="004421E7" w:rsidP="00E81AD8">
      <w:pPr>
        <w:pStyle w:val="ListParagraph"/>
        <w:numPr>
          <w:ilvl w:val="0"/>
          <w:numId w:val="9"/>
        </w:numPr>
        <w:autoSpaceDE w:val="0"/>
        <w:autoSpaceDN w:val="0"/>
        <w:adjustRightInd w:val="0"/>
        <w:rPr>
          <w:ins w:id="1091" w:author="David Conklin" w:date="2021-10-21T06:22:00Z"/>
          <w:rFonts w:cstheme="minorHAnsi"/>
          <w:color w:val="000000"/>
          <w:rPrChange w:id="1092" w:author="David Conklin" w:date="2021-10-21T06:24:00Z">
            <w:rPr>
              <w:ins w:id="1093" w:author="David Conklin" w:date="2021-10-21T06:22:00Z"/>
              <w:rFonts w:cstheme="minorHAnsi"/>
              <w:color w:val="000000"/>
              <w:sz w:val="19"/>
              <w:szCs w:val="19"/>
            </w:rPr>
          </w:rPrChange>
        </w:rPr>
      </w:pPr>
      <w:ins w:id="1094" w:author="David Conklin" w:date="2021-10-21T06:16:00Z">
        <w:r w:rsidRPr="00E81AD8">
          <w:rPr>
            <w:rFonts w:cstheme="minorHAnsi"/>
            <w:color w:val="000000"/>
            <w:rPrChange w:id="1095" w:author="David Conklin" w:date="2021-10-21T06:24:00Z">
              <w:rPr/>
            </w:rPrChange>
          </w:rPr>
          <w:t>DESCRIPTION</w:t>
        </w:r>
      </w:ins>
      <w:ins w:id="1096" w:author="David Conklin" w:date="2021-10-21T06:22:00Z">
        <w:r w:rsidR="00E81AD8" w:rsidRPr="00E81AD8">
          <w:rPr>
            <w:rFonts w:cstheme="minorHAnsi"/>
            <w:color w:val="000000"/>
            <w:rPrChange w:id="1097" w:author="David Conklin" w:date="2021-10-21T06:24:00Z">
              <w:rPr>
                <w:rFonts w:cstheme="minorHAnsi"/>
                <w:color w:val="000000"/>
                <w:sz w:val="19"/>
                <w:szCs w:val="19"/>
              </w:rPr>
            </w:rPrChange>
          </w:rPr>
          <w:t>, a comment string</w:t>
        </w:r>
      </w:ins>
    </w:p>
    <w:p w14:paraId="059A88B2" w14:textId="37528091" w:rsidR="00C9152A" w:rsidRDefault="00E81AD8" w:rsidP="00E81AD8">
      <w:pPr>
        <w:autoSpaceDE w:val="0"/>
        <w:autoSpaceDN w:val="0"/>
        <w:adjustRightInd w:val="0"/>
        <w:rPr>
          <w:ins w:id="1098" w:author="David Conklin" w:date="2021-10-21T07:06:00Z"/>
          <w:rFonts w:cstheme="minorHAnsi"/>
          <w:color w:val="000000"/>
        </w:rPr>
      </w:pPr>
      <w:ins w:id="1099" w:author="David Conklin" w:date="2021-10-21T06:22:00Z">
        <w:r w:rsidRPr="00E81AD8">
          <w:rPr>
            <w:rFonts w:cstheme="minorHAnsi"/>
            <w:color w:val="000000"/>
            <w:rPrChange w:id="1100" w:author="David Conklin" w:date="2021-10-21T06:24:00Z">
              <w:rPr>
                <w:rFonts w:cstheme="minorHAnsi"/>
                <w:color w:val="000000"/>
                <w:sz w:val="19"/>
                <w:szCs w:val="19"/>
              </w:rPr>
            </w:rPrChange>
          </w:rPr>
          <w:t>Integer data is used for all the fields</w:t>
        </w:r>
      </w:ins>
      <w:ins w:id="1101" w:author="David Conklin" w:date="2021-10-21T06:23:00Z">
        <w:r w:rsidRPr="00E81AD8">
          <w:rPr>
            <w:rFonts w:cstheme="minorHAnsi"/>
            <w:color w:val="000000"/>
            <w:rPrChange w:id="1102" w:author="David Conklin" w:date="2021-10-21T06:24:00Z">
              <w:rPr>
                <w:rFonts w:cstheme="minorHAnsi"/>
                <w:color w:val="000000"/>
                <w:sz w:val="19"/>
                <w:szCs w:val="19"/>
              </w:rPr>
            </w:rPrChange>
          </w:rPr>
          <w:t xml:space="preserve"> except the DESCRIPTION field, which is a string.</w:t>
        </w:r>
      </w:ins>
      <w:ins w:id="1103" w:author="David Conklin" w:date="2021-10-21T06:24:00Z">
        <w:r>
          <w:rPr>
            <w:rFonts w:cstheme="minorHAnsi"/>
            <w:color w:val="000000"/>
          </w:rPr>
          <w:t xml:space="preserve">  By convention, YEAR is the leftmost field and DESC</w:t>
        </w:r>
      </w:ins>
      <w:ins w:id="1104" w:author="David Conklin" w:date="2021-10-21T06:25:00Z">
        <w:r>
          <w:rPr>
            <w:rFonts w:cstheme="minorHAnsi"/>
            <w:color w:val="000000"/>
          </w:rPr>
          <w:t xml:space="preserve">RIPTION is the rightmost field.  </w:t>
        </w:r>
      </w:ins>
      <w:ins w:id="1105" w:author="David Conklin" w:date="2021-10-21T06:26:00Z">
        <w:r>
          <w:rPr>
            <w:rFonts w:cstheme="minorHAnsi"/>
            <w:color w:val="000000"/>
          </w:rPr>
          <w:t xml:space="preserve">Rows must appear sorted from </w:t>
        </w:r>
        <w:r w:rsidR="00C9152A">
          <w:rPr>
            <w:rFonts w:cstheme="minorHAnsi"/>
            <w:color w:val="000000"/>
          </w:rPr>
          <w:t>earlies</w:t>
        </w:r>
      </w:ins>
      <w:ins w:id="1106" w:author="David Conklin" w:date="2021-10-21T06:27:00Z">
        <w:r w:rsidR="00C9152A">
          <w:rPr>
            <w:rFonts w:cstheme="minorHAnsi"/>
            <w:color w:val="000000"/>
          </w:rPr>
          <w:t xml:space="preserve">t </w:t>
        </w:r>
      </w:ins>
      <w:ins w:id="1107" w:author="David Conklin" w:date="2021-10-21T06:26:00Z">
        <w:r>
          <w:rPr>
            <w:rFonts w:cstheme="minorHAnsi"/>
            <w:color w:val="000000"/>
          </w:rPr>
          <w:t xml:space="preserve">YEAR to </w:t>
        </w:r>
      </w:ins>
      <w:ins w:id="1108" w:author="David Conklin" w:date="2021-10-21T06:27:00Z">
        <w:r w:rsidR="00C9152A">
          <w:rPr>
            <w:rFonts w:cstheme="minorHAnsi"/>
            <w:color w:val="000000"/>
          </w:rPr>
          <w:t>latest YEAR.  Within a given year, the order doesn’t matter.</w:t>
        </w:r>
      </w:ins>
      <w:ins w:id="1109" w:author="David Conklin" w:date="2021-10-21T06:33:00Z">
        <w:r w:rsidR="00C9152A">
          <w:rPr>
            <w:rFonts w:cstheme="minorHAnsi"/>
            <w:color w:val="000000"/>
          </w:rPr>
          <w:t xml:space="preserve">  </w:t>
        </w:r>
      </w:ins>
      <w:ins w:id="1110" w:author="David Conklin" w:date="2021-10-21T06:30:00Z">
        <w:r w:rsidR="00C9152A">
          <w:rPr>
            <w:rFonts w:cstheme="minorHAnsi"/>
            <w:color w:val="000000"/>
          </w:rPr>
          <w:t xml:space="preserve">Values in the LULC, UGB, and WETL_ID fields may be the </w:t>
        </w:r>
      </w:ins>
      <w:ins w:id="1111" w:author="David Conklin" w:date="2021-10-21T06:31:00Z">
        <w:r w:rsidR="00C9152A">
          <w:rPr>
            <w:rFonts w:cstheme="minorHAnsi"/>
            <w:color w:val="000000"/>
          </w:rPr>
          <w:t>new target values or a token (-1) for no change.</w:t>
        </w:r>
      </w:ins>
      <w:ins w:id="1112" w:author="David Conklin" w:date="2021-10-21T06:32:00Z">
        <w:r w:rsidR="00C9152A">
          <w:rPr>
            <w:rFonts w:cstheme="minorHAnsi"/>
            <w:color w:val="000000"/>
          </w:rPr>
          <w:t xml:space="preserve"> </w:t>
        </w:r>
      </w:ins>
    </w:p>
    <w:p w14:paraId="731B0779" w14:textId="6EFAB420" w:rsidR="003067C8" w:rsidRDefault="003067C8" w:rsidP="00E81AD8">
      <w:pPr>
        <w:autoSpaceDE w:val="0"/>
        <w:autoSpaceDN w:val="0"/>
        <w:adjustRightInd w:val="0"/>
        <w:rPr>
          <w:ins w:id="1113" w:author="David Conklin" w:date="2021-10-21T07:06:00Z"/>
          <w:rFonts w:cstheme="minorHAnsi"/>
          <w:color w:val="000000"/>
        </w:rPr>
      </w:pPr>
    </w:p>
    <w:p w14:paraId="22DD238B" w14:textId="3661281A" w:rsidR="003067C8" w:rsidRDefault="003067C8" w:rsidP="00E81AD8">
      <w:pPr>
        <w:autoSpaceDE w:val="0"/>
        <w:autoSpaceDN w:val="0"/>
        <w:adjustRightInd w:val="0"/>
        <w:rPr>
          <w:ins w:id="1114" w:author="David Conklin" w:date="2021-10-21T07:08:00Z"/>
          <w:rFonts w:cstheme="minorHAnsi"/>
          <w:color w:val="000000"/>
        </w:rPr>
      </w:pPr>
      <w:ins w:id="1115" w:author="David Conklin" w:date="2021-10-21T07:06:00Z">
        <w:r>
          <w:rPr>
            <w:rFonts w:cstheme="minorHAnsi"/>
            <w:color w:val="000000"/>
          </w:rPr>
          <w:t xml:space="preserve">As an example, here is </w:t>
        </w:r>
      </w:ins>
      <w:ins w:id="1116" w:author="David Conklin" w:date="2021-10-21T07:07:00Z">
        <w:r>
          <w:rPr>
            <w:rFonts w:cstheme="minorHAnsi"/>
            <w:color w:val="000000"/>
          </w:rPr>
          <w:t xml:space="preserve">the </w:t>
        </w:r>
      </w:ins>
      <w:ins w:id="1117" w:author="David Conklin" w:date="2021-10-21T07:06:00Z">
        <w:r>
          <w:rPr>
            <w:rFonts w:cstheme="minorHAnsi"/>
            <w:color w:val="000000"/>
          </w:rPr>
          <w:t>LULCtrans f</w:t>
        </w:r>
      </w:ins>
      <w:ins w:id="1118" w:author="David Conklin" w:date="2021-10-21T07:07:00Z">
        <w:r>
          <w:rPr>
            <w:rFonts w:cstheme="minorHAnsi"/>
            <w:color w:val="000000"/>
          </w:rPr>
          <w:t>ile</w:t>
        </w:r>
        <w:r w:rsidR="009F5268">
          <w:rPr>
            <w:rFonts w:cstheme="minorHAnsi"/>
            <w:color w:val="000000"/>
          </w:rPr>
          <w:t xml:space="preserve"> which was used in the development of the Prescribed LULCs code in October 2021:</w:t>
        </w:r>
      </w:ins>
    </w:p>
    <w:p w14:paraId="51338319" w14:textId="77777777" w:rsidR="009F5268" w:rsidRPr="009F5268" w:rsidRDefault="009F5268" w:rsidP="009F5268">
      <w:pPr>
        <w:autoSpaceDE w:val="0"/>
        <w:autoSpaceDN w:val="0"/>
        <w:adjustRightInd w:val="0"/>
        <w:rPr>
          <w:ins w:id="1119" w:author="David Conklin" w:date="2021-10-21T07:08:00Z"/>
          <w:rFonts w:ascii="Courier New" w:hAnsi="Courier New" w:cs="Courier New"/>
          <w:color w:val="000000"/>
          <w:sz w:val="18"/>
          <w:szCs w:val="18"/>
          <w:rPrChange w:id="1120" w:author="David Conklin" w:date="2021-10-21T07:08:00Z">
            <w:rPr>
              <w:ins w:id="1121" w:author="David Conklin" w:date="2021-10-21T07:08:00Z"/>
              <w:rFonts w:cstheme="minorHAnsi"/>
              <w:color w:val="000000"/>
            </w:rPr>
          </w:rPrChange>
        </w:rPr>
      </w:pPr>
      <w:ins w:id="1122" w:author="David Conklin" w:date="2021-10-21T07:08:00Z">
        <w:r w:rsidRPr="009F5268">
          <w:rPr>
            <w:rFonts w:ascii="Courier New" w:hAnsi="Courier New" w:cs="Courier New"/>
            <w:color w:val="000000"/>
            <w:sz w:val="18"/>
            <w:szCs w:val="18"/>
            <w:rPrChange w:id="1123" w:author="David Conklin" w:date="2021-10-21T07:08:00Z">
              <w:rPr>
                <w:rFonts w:cstheme="minorHAnsi"/>
                <w:color w:val="000000"/>
              </w:rPr>
            </w:rPrChange>
          </w:rPr>
          <w:t>YEAR,IDU_ID,LULC,UGB,WETL_ID,DESCRIPTION</w:t>
        </w:r>
      </w:ins>
    </w:p>
    <w:p w14:paraId="40393E02" w14:textId="77777777" w:rsidR="009F5268" w:rsidRPr="009F5268" w:rsidRDefault="009F5268" w:rsidP="009F5268">
      <w:pPr>
        <w:autoSpaceDE w:val="0"/>
        <w:autoSpaceDN w:val="0"/>
        <w:adjustRightInd w:val="0"/>
        <w:rPr>
          <w:ins w:id="1124" w:author="David Conklin" w:date="2021-10-21T07:08:00Z"/>
          <w:rFonts w:ascii="Courier New" w:hAnsi="Courier New" w:cs="Courier New"/>
          <w:color w:val="000000"/>
          <w:sz w:val="18"/>
          <w:szCs w:val="18"/>
          <w:rPrChange w:id="1125" w:author="David Conklin" w:date="2021-10-21T07:08:00Z">
            <w:rPr>
              <w:ins w:id="1126" w:author="David Conklin" w:date="2021-10-21T07:08:00Z"/>
              <w:rFonts w:cstheme="minorHAnsi"/>
              <w:color w:val="000000"/>
            </w:rPr>
          </w:rPrChange>
        </w:rPr>
      </w:pPr>
      <w:ins w:id="1127" w:author="David Conklin" w:date="2021-10-21T07:08:00Z">
        <w:r w:rsidRPr="009F5268">
          <w:rPr>
            <w:rFonts w:ascii="Courier New" w:hAnsi="Courier New" w:cs="Courier New"/>
            <w:color w:val="000000"/>
            <w:sz w:val="18"/>
            <w:szCs w:val="18"/>
            <w:rPrChange w:id="1128" w:author="David Conklin" w:date="2021-10-21T07:08:00Z">
              <w:rPr>
                <w:rFonts w:cstheme="minorHAnsi"/>
                <w:color w:val="000000"/>
              </w:rPr>
            </w:rPrChange>
          </w:rPr>
          <w:t>2010,33806,6246,22,10,Add one IDU to wetland 10.</w:t>
        </w:r>
      </w:ins>
    </w:p>
    <w:p w14:paraId="6F0CAA17" w14:textId="1AF51A94" w:rsidR="009F5268" w:rsidRPr="009F5268" w:rsidRDefault="009F5268" w:rsidP="009F5268">
      <w:pPr>
        <w:autoSpaceDE w:val="0"/>
        <w:autoSpaceDN w:val="0"/>
        <w:adjustRightInd w:val="0"/>
        <w:rPr>
          <w:ins w:id="1129" w:author="David Conklin" w:date="2021-10-21T07:08:00Z"/>
          <w:rFonts w:ascii="Courier New" w:hAnsi="Courier New" w:cs="Courier New"/>
          <w:color w:val="000000"/>
          <w:sz w:val="18"/>
          <w:szCs w:val="18"/>
          <w:rPrChange w:id="1130" w:author="David Conklin" w:date="2021-10-21T07:08:00Z">
            <w:rPr>
              <w:ins w:id="1131" w:author="David Conklin" w:date="2021-10-21T07:08:00Z"/>
              <w:rFonts w:cstheme="minorHAnsi"/>
              <w:color w:val="000000"/>
            </w:rPr>
          </w:rPrChange>
        </w:rPr>
      </w:pPr>
      <w:ins w:id="1132" w:author="David Conklin" w:date="2021-10-21T07:08:00Z">
        <w:r w:rsidRPr="009F5268">
          <w:rPr>
            <w:rFonts w:ascii="Courier New" w:hAnsi="Courier New" w:cs="Courier New"/>
            <w:color w:val="000000"/>
            <w:sz w:val="18"/>
            <w:szCs w:val="18"/>
            <w:rPrChange w:id="1133" w:author="David Conklin" w:date="2021-10-21T07:08:00Z">
              <w:rPr>
                <w:rFonts w:cstheme="minorHAnsi"/>
                <w:color w:val="000000"/>
              </w:rPr>
            </w:rPrChange>
          </w:rPr>
          <w:t xml:space="preserve">2011,33827,122,22,0,One of </w:t>
        </w:r>
      </w:ins>
      <w:ins w:id="1134" w:author="David Conklin" w:date="2021-10-21T07:09:00Z">
        <w:r>
          <w:rPr>
            <w:rFonts w:ascii="Courier New" w:hAnsi="Courier New" w:cs="Courier New"/>
            <w:color w:val="000000"/>
            <w:sz w:val="18"/>
            <w:szCs w:val="18"/>
          </w:rPr>
          <w:t>the</w:t>
        </w:r>
      </w:ins>
      <w:ins w:id="1135" w:author="David Conklin" w:date="2021-10-21T07:08:00Z">
        <w:r w:rsidRPr="009F5268">
          <w:rPr>
            <w:rFonts w:ascii="Courier New" w:hAnsi="Courier New" w:cs="Courier New"/>
            <w:color w:val="000000"/>
            <w:sz w:val="18"/>
            <w:szCs w:val="18"/>
            <w:rPrChange w:id="1136" w:author="David Conklin" w:date="2021-10-21T07:08:00Z">
              <w:rPr>
                <w:rFonts w:cstheme="minorHAnsi"/>
                <w:color w:val="000000"/>
              </w:rPr>
            </w:rPrChange>
          </w:rPr>
          <w:t xml:space="preserve"> IDUs in wetland 10 goes to Developed Low Density.</w:t>
        </w:r>
      </w:ins>
    </w:p>
    <w:p w14:paraId="484C41D0" w14:textId="53E62C9D" w:rsidR="009F5268" w:rsidRPr="009F5268" w:rsidRDefault="009F5268" w:rsidP="009F5268">
      <w:pPr>
        <w:autoSpaceDE w:val="0"/>
        <w:autoSpaceDN w:val="0"/>
        <w:adjustRightInd w:val="0"/>
        <w:rPr>
          <w:ins w:id="1137" w:author="David Conklin" w:date="2021-10-21T06:33:00Z"/>
          <w:rFonts w:ascii="Courier New" w:hAnsi="Courier New" w:cs="Courier New"/>
          <w:color w:val="000000"/>
          <w:sz w:val="18"/>
          <w:szCs w:val="18"/>
          <w:rPrChange w:id="1138" w:author="David Conklin" w:date="2021-10-21T07:08:00Z">
            <w:rPr>
              <w:ins w:id="1139" w:author="David Conklin" w:date="2021-10-21T06:33:00Z"/>
              <w:rFonts w:cstheme="minorHAnsi"/>
              <w:color w:val="000000"/>
            </w:rPr>
          </w:rPrChange>
        </w:rPr>
      </w:pPr>
      <w:ins w:id="1140" w:author="David Conklin" w:date="2021-10-21T07:08:00Z">
        <w:r w:rsidRPr="009F5268">
          <w:rPr>
            <w:rFonts w:ascii="Courier New" w:hAnsi="Courier New" w:cs="Courier New"/>
            <w:color w:val="000000"/>
            <w:sz w:val="18"/>
            <w:szCs w:val="18"/>
            <w:rPrChange w:id="1141" w:author="David Conklin" w:date="2021-10-21T07:08:00Z">
              <w:rPr>
                <w:rFonts w:cstheme="minorHAnsi"/>
                <w:color w:val="000000"/>
              </w:rPr>
            </w:rPrChange>
          </w:rPr>
          <w:t>2013,33827,6246,22,10,Add the IDU back into wetland 10.</w:t>
        </w:r>
      </w:ins>
    </w:p>
    <w:p w14:paraId="7CE98D3D" w14:textId="77777777" w:rsidR="00C9152A" w:rsidRDefault="00C9152A" w:rsidP="00E81AD8">
      <w:pPr>
        <w:autoSpaceDE w:val="0"/>
        <w:autoSpaceDN w:val="0"/>
        <w:adjustRightInd w:val="0"/>
        <w:rPr>
          <w:ins w:id="1142" w:author="David Conklin" w:date="2021-10-21T06:34:00Z"/>
          <w:rFonts w:cstheme="minorHAnsi"/>
          <w:color w:val="000000"/>
        </w:rPr>
      </w:pPr>
    </w:p>
    <w:p w14:paraId="39C3A5F7" w14:textId="7045978F" w:rsidR="005A6BF4" w:rsidRDefault="005A6BF4" w:rsidP="005A6BF4">
      <w:pPr>
        <w:autoSpaceDE w:val="0"/>
        <w:autoSpaceDN w:val="0"/>
        <w:adjustRightInd w:val="0"/>
        <w:rPr>
          <w:ins w:id="1143" w:author="David Conklin" w:date="2021-10-21T06:50:00Z"/>
          <w:rFonts w:cstheme="minorHAnsi"/>
          <w:color w:val="000000"/>
        </w:rPr>
      </w:pPr>
      <w:ins w:id="1144" w:author="David Conklin" w:date="2021-10-21T06:44:00Z">
        <w:r>
          <w:rPr>
            <w:rFonts w:cstheme="minorHAnsi"/>
            <w:color w:val="000000"/>
          </w:rPr>
          <w:t>LULCtrans fi</w:t>
        </w:r>
      </w:ins>
      <w:ins w:id="1145" w:author="David Conklin" w:date="2021-10-21T06:45:00Z">
        <w:r>
          <w:rPr>
            <w:rFonts w:cstheme="minorHAnsi"/>
            <w:color w:val="000000"/>
          </w:rPr>
          <w:t xml:space="preserve">les are specific to simulation scenarios, and are placed in </w:t>
        </w:r>
      </w:ins>
      <w:ins w:id="1146" w:author="David Conklin" w:date="2021-10-21T06:46:00Z">
        <w:r>
          <w:rPr>
            <w:rFonts w:cstheme="minorHAnsi"/>
            <w:color w:val="000000"/>
          </w:rPr>
          <w:t>DataCW3M/ScenarioData/&lt;simulation scenario name&gt;</w:t>
        </w:r>
      </w:ins>
      <w:ins w:id="1147" w:author="David Conklin" w:date="2021-10-21T06:50:00Z">
        <w:r w:rsidR="00C457B7">
          <w:rPr>
            <w:rFonts w:cstheme="minorHAnsi"/>
            <w:color w:val="000000"/>
          </w:rPr>
          <w:t>.  For example, as of October 2021, the LULCtrans file for the Demo_Baseline scenario is</w:t>
        </w:r>
      </w:ins>
    </w:p>
    <w:p w14:paraId="0E167FB3" w14:textId="77777777" w:rsidR="00C457B7" w:rsidRDefault="00C457B7" w:rsidP="00C457B7">
      <w:pPr>
        <w:autoSpaceDE w:val="0"/>
        <w:autoSpaceDN w:val="0"/>
        <w:adjustRightInd w:val="0"/>
        <w:rPr>
          <w:ins w:id="1148" w:author="David Conklin" w:date="2021-10-21T06:53:00Z"/>
          <w:rFonts w:cstheme="minorHAnsi"/>
          <w:color w:val="000000"/>
        </w:rPr>
      </w:pPr>
      <w:ins w:id="1149" w:author="David Conklin" w:date="2021-10-21T06:50:00Z">
        <w:r>
          <w:rPr>
            <w:rFonts w:cstheme="minorHAnsi"/>
            <w:color w:val="000000"/>
          </w:rPr>
          <w:tab/>
          <w:t>DataCW3M</w:t>
        </w:r>
      </w:ins>
      <w:ins w:id="1150" w:author="David Conklin" w:date="2021-10-21T06:51:00Z">
        <w:r>
          <w:rPr>
            <w:rFonts w:cstheme="minorHAnsi"/>
            <w:color w:val="000000"/>
          </w:rPr>
          <w:t>/ScenarioData/Demo_Baseline/prescribedLULCs.cs</w:t>
        </w:r>
      </w:ins>
      <w:ins w:id="1151" w:author="David Conklin" w:date="2021-10-21T06:53:00Z">
        <w:r>
          <w:rPr>
            <w:rFonts w:cstheme="minorHAnsi"/>
            <w:color w:val="000000"/>
          </w:rPr>
          <w:t>v</w:t>
        </w:r>
      </w:ins>
    </w:p>
    <w:p w14:paraId="41A198FC" w14:textId="77777777" w:rsidR="00C457B7" w:rsidRDefault="00C457B7" w:rsidP="00C457B7">
      <w:pPr>
        <w:autoSpaceDE w:val="0"/>
        <w:autoSpaceDN w:val="0"/>
        <w:adjustRightInd w:val="0"/>
        <w:rPr>
          <w:ins w:id="1152" w:author="David Conklin" w:date="2021-10-21T06:53:00Z"/>
          <w:rFonts w:cstheme="minorHAnsi"/>
          <w:color w:val="000000"/>
        </w:rPr>
      </w:pPr>
    </w:p>
    <w:p w14:paraId="32BCB76E" w14:textId="77777777" w:rsidR="00C457B7" w:rsidRDefault="00C457B7" w:rsidP="00C457B7">
      <w:pPr>
        <w:autoSpaceDE w:val="0"/>
        <w:autoSpaceDN w:val="0"/>
        <w:adjustRightInd w:val="0"/>
        <w:rPr>
          <w:ins w:id="1153" w:author="David Conklin" w:date="2021-10-21T06:56:00Z"/>
          <w:rFonts w:cstheme="minorHAnsi"/>
          <w:color w:val="000000"/>
        </w:rPr>
      </w:pPr>
      <w:ins w:id="1154" w:author="David Conklin" w:date="2021-10-21T06:53:00Z">
        <w:r>
          <w:rPr>
            <w:rFonts w:cstheme="minorHAnsi"/>
            <w:color w:val="000000"/>
          </w:rPr>
          <w:t>The code for the Prescribed LULCs process</w:t>
        </w:r>
      </w:ins>
      <w:ins w:id="1155" w:author="David Conklin" w:date="2021-10-21T06:54:00Z">
        <w:r>
          <w:rPr>
            <w:rFonts w:cstheme="minorHAnsi"/>
            <w:color w:val="000000"/>
          </w:rPr>
          <w:t xml:space="preserve"> is in the APs Visual Studio project.  At runtime, the location and name of</w:t>
        </w:r>
      </w:ins>
      <w:ins w:id="1156" w:author="David Conklin" w:date="2021-10-21T06:55:00Z">
        <w:r>
          <w:rPr>
            <w:rFonts w:cstheme="minorHAnsi"/>
            <w:color w:val="000000"/>
          </w:rPr>
          <w:t xml:space="preserve"> the LULCtrans file is specified in the </w:t>
        </w:r>
      </w:ins>
      <w:ins w:id="1157" w:author="David Conklin" w:date="2021-10-21T06:56:00Z">
        <w:r>
          <w:rPr>
            <w:rFonts w:cstheme="minorHAnsi"/>
            <w:color w:val="000000"/>
          </w:rPr>
          <w:t>APs.xml file, as for example</w:t>
        </w:r>
      </w:ins>
    </w:p>
    <w:p w14:paraId="77A0C4E4" w14:textId="77777777" w:rsidR="004E1EE6" w:rsidRDefault="00C457B7" w:rsidP="004E1EE6">
      <w:pPr>
        <w:autoSpaceDE w:val="0"/>
        <w:autoSpaceDN w:val="0"/>
        <w:adjustRightInd w:val="0"/>
        <w:rPr>
          <w:ins w:id="1158" w:author="David Conklin" w:date="2021-10-21T06:57:00Z"/>
          <w:rFonts w:ascii="Consolas" w:hAnsi="Consolas" w:cs="Consolas"/>
          <w:color w:val="000000"/>
          <w:sz w:val="19"/>
          <w:szCs w:val="19"/>
        </w:rPr>
      </w:pPr>
      <w:ins w:id="1159" w:author="David Conklin" w:date="2021-10-21T06:56:00Z">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ins>
    </w:p>
    <w:p w14:paraId="00A42690" w14:textId="6DAE49D3" w:rsidR="00C457B7" w:rsidRDefault="00C457B7" w:rsidP="004E1EE6">
      <w:pPr>
        <w:autoSpaceDE w:val="0"/>
        <w:autoSpaceDN w:val="0"/>
        <w:adjustRightInd w:val="0"/>
        <w:ind w:firstLine="720"/>
        <w:rPr>
          <w:ins w:id="1160" w:author="David Conklin" w:date="2021-10-21T06:57:00Z"/>
          <w:rFonts w:ascii="Consolas" w:hAnsi="Consolas" w:cs="Consolas"/>
          <w:color w:val="0000FF"/>
          <w:sz w:val="19"/>
          <w:szCs w:val="19"/>
        </w:rPr>
      </w:pPr>
      <w:ins w:id="1161" w:author="David Conklin" w:date="2021-10-21T06:56:00Z">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ins>
    </w:p>
    <w:p w14:paraId="52530C2D" w14:textId="196AF555" w:rsidR="004E1EE6" w:rsidRPr="003067C8" w:rsidRDefault="004E1EE6" w:rsidP="004E1EE6">
      <w:pPr>
        <w:autoSpaceDE w:val="0"/>
        <w:autoSpaceDN w:val="0"/>
        <w:adjustRightInd w:val="0"/>
        <w:rPr>
          <w:ins w:id="1162" w:author="David Conklin" w:date="2021-10-21T06:56:00Z"/>
          <w:rFonts w:cstheme="minorHAnsi"/>
          <w:rPrChange w:id="1163" w:author="David Conklin" w:date="2021-10-21T06:58:00Z">
            <w:rPr>
              <w:ins w:id="1164" w:author="David Conklin" w:date="2021-10-21T06:56:00Z"/>
              <w:rFonts w:ascii="Consolas" w:hAnsi="Consolas" w:cs="Consolas"/>
              <w:color w:val="000000"/>
              <w:sz w:val="19"/>
              <w:szCs w:val="19"/>
            </w:rPr>
          </w:rPrChange>
        </w:rPr>
        <w:pPrChange w:id="1165" w:author="David Conklin" w:date="2021-10-21T06:57:00Z">
          <w:pPr>
            <w:autoSpaceDE w:val="0"/>
            <w:autoSpaceDN w:val="0"/>
            <w:adjustRightInd w:val="0"/>
          </w:pPr>
        </w:pPrChange>
      </w:pPr>
      <w:ins w:id="1166" w:author="David Conklin" w:date="2021-10-21T06:58:00Z">
        <w:r w:rsidRPr="003067C8">
          <w:rPr>
            <w:rFonts w:cstheme="minorHAnsi"/>
            <w:rPrChange w:id="1167" w:author="David Conklin" w:date="2021-10-21T06:58:00Z">
              <w:rPr>
                <w:rFonts w:cstheme="minorHAnsi"/>
                <w:color w:val="0000FF"/>
              </w:rPr>
            </w:rPrChange>
          </w:rPr>
          <w:lastRenderedPageBreak/>
          <w:t>In this</w:t>
        </w:r>
        <w:r w:rsidR="003067C8" w:rsidRPr="003067C8">
          <w:rPr>
            <w:rFonts w:cstheme="minorHAnsi"/>
            <w:rPrChange w:id="1168" w:author="David Conklin" w:date="2021-10-21T06:58:00Z">
              <w:rPr>
                <w:rFonts w:cstheme="minorHAnsi"/>
                <w:color w:val="0000FF"/>
              </w:rPr>
            </w:rPrChange>
          </w:rPr>
          <w:t xml:space="preserve"> example</w:t>
        </w:r>
        <w:r w:rsidR="003067C8">
          <w:rPr>
            <w:rFonts w:cstheme="minorHAnsi"/>
          </w:rPr>
          <w:t>, SCENARIO_NAME</w:t>
        </w:r>
      </w:ins>
      <w:ins w:id="1169" w:author="David Conklin" w:date="2021-10-21T06:59:00Z">
        <w:r w:rsidR="003067C8">
          <w:rPr>
            <w:rFonts w:cstheme="minorHAnsi"/>
          </w:rPr>
          <w:t xml:space="preserve"> is a string recognized by APs::LoadXml() which is replaced </w:t>
        </w:r>
      </w:ins>
      <w:ins w:id="1170" w:author="David Conklin" w:date="2021-10-21T07:00:00Z">
        <w:r w:rsidR="003067C8">
          <w:rPr>
            <w:rFonts w:cstheme="minorHAnsi"/>
          </w:rPr>
          <w:t>at simulation runtime by the name of the simulation scenario.  The &lt;prescribed_</w:t>
        </w:r>
      </w:ins>
      <w:ins w:id="1171" w:author="David Conklin" w:date="2021-10-21T07:01:00Z">
        <w:r w:rsidR="003067C8">
          <w:rPr>
            <w:rFonts w:cstheme="minorHAnsi"/>
          </w:rPr>
          <w:t>LULCs&gt; block in the APs.xml file comes after the &lt;carbon&gt;</w:t>
        </w:r>
      </w:ins>
      <w:ins w:id="1172" w:author="David Conklin" w:date="2021-10-21T07:02:00Z">
        <w:r w:rsidR="003067C8">
          <w:rPr>
            <w:rFonts w:cstheme="minorHAnsi"/>
          </w:rPr>
          <w:t xml:space="preserve"> block and before the &lt;land_use_transitions&gt; block.  T</w:t>
        </w:r>
      </w:ins>
      <w:ins w:id="1173" w:author="David Conklin" w:date="2021-10-21T07:03:00Z">
        <w:r w:rsidR="003067C8">
          <w:rPr>
            <w:rFonts w:cstheme="minorHAnsi"/>
          </w:rPr>
          <w:t>he value for the ID field in the &lt;prescribed_LULCs&gt; block must match the ID value</w:t>
        </w:r>
      </w:ins>
      <w:ins w:id="1174" w:author="David Conklin" w:date="2021-10-21T07:04:00Z">
        <w:r w:rsidR="003067C8">
          <w:rPr>
            <w:rFonts w:cstheme="minorHAnsi"/>
          </w:rPr>
          <w:t xml:space="preserve"> in the &lt;autonomous_process&gt; block for the Prescribed LULCs proc</w:t>
        </w:r>
      </w:ins>
      <w:ins w:id="1175" w:author="David Conklin" w:date="2021-10-21T07:05:00Z">
        <w:r w:rsidR="003067C8">
          <w:rPr>
            <w:rFonts w:cstheme="minorHAnsi"/>
          </w:rPr>
          <w:t>ess in the ENVX file.</w:t>
        </w:r>
      </w:ins>
    </w:p>
    <w:p w14:paraId="75B05F51" w14:textId="7D72A8A5" w:rsidR="004421E7" w:rsidRPr="00C457B7" w:rsidRDefault="005A6BF4" w:rsidP="00C457B7">
      <w:pPr>
        <w:autoSpaceDE w:val="0"/>
        <w:autoSpaceDN w:val="0"/>
        <w:adjustRightInd w:val="0"/>
        <w:rPr>
          <w:rFonts w:cstheme="minorHAnsi"/>
          <w:color w:val="000000"/>
          <w:rPrChange w:id="1176" w:author="David Conklin" w:date="2021-10-21T06:53:00Z">
            <w:rPr/>
          </w:rPrChange>
        </w:rPr>
        <w:pPrChange w:id="1177" w:author="David Conklin" w:date="2021-10-21T06:53:00Z">
          <w:pPr/>
        </w:pPrChange>
      </w:pPr>
      <w:ins w:id="1178" w:author="David Conklin" w:date="2021-10-21T06:38:00Z">
        <w:r>
          <w:rPr>
            <w:rFonts w:cstheme="minorHAnsi"/>
          </w:rPr>
          <w:tab/>
        </w:r>
      </w:ins>
    </w:p>
    <w:p w14:paraId="00806AC5" w14:textId="77777777" w:rsidR="008567FC" w:rsidRDefault="008567FC" w:rsidP="003410F4">
      <w:pPr>
        <w:pStyle w:val="Heading1"/>
      </w:pPr>
      <w:bookmarkStart w:id="1179" w:name="_Toc85692873"/>
      <w:r>
        <w:t>Directory structure and file names</w:t>
      </w:r>
      <w:bookmarkEnd w:id="1179"/>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rPr>
          <w:ins w:id="1180" w:author="David Conklin" w:date="2021-09-17T10:16:00Z"/>
        </w:rPr>
      </w:pPr>
      <w:bookmarkStart w:id="1181" w:name="_Toc85692874"/>
      <w:ins w:id="1182" w:author="David Conklin" w:date="2021-09-17T10:16:00Z">
        <w:r>
          <w:lastRenderedPageBreak/>
          <w:t>C++ Source Code Conventions</w:t>
        </w:r>
        <w:bookmarkEnd w:id="1181"/>
      </w:ins>
    </w:p>
    <w:p w14:paraId="11B09CF7" w14:textId="50ECDF6A" w:rsidR="006B0DAB" w:rsidRDefault="006B0DAB" w:rsidP="006B0DAB">
      <w:pPr>
        <w:rPr>
          <w:ins w:id="1183" w:author="David Conklin" w:date="2021-09-17T10:21:00Z"/>
        </w:rPr>
      </w:pPr>
      <w:ins w:id="1184" w:author="David Conklin" w:date="2021-09-17T10:17:00Z">
        <w:r>
          <w:t xml:space="preserve">Source code styles, like natural language writing styles, are idiosyncratic to the author.  </w:t>
        </w:r>
      </w:ins>
      <w:ins w:id="1185" w:author="David Conklin" w:date="2021-09-17T10:18:00Z">
        <w:r>
          <w:t>A large computer program like CW3M is necessarily the work of many programmers</w:t>
        </w:r>
      </w:ins>
      <w:ins w:id="1186" w:author="David Conklin" w:date="2021-09-17T10:19:00Z">
        <w:r>
          <w:t xml:space="preserve"> over many years</w:t>
        </w:r>
      </w:ins>
      <w:ins w:id="1187" w:author="David Conklin" w:date="2021-09-17T10:18:00Z">
        <w:r>
          <w:t>, and it i</w:t>
        </w:r>
      </w:ins>
      <w:ins w:id="1188" w:author="David Conklin" w:date="2021-09-17T10:19:00Z">
        <w:r>
          <w:t>s not feasible to constrain the code to a uniform style</w:t>
        </w:r>
      </w:ins>
      <w:ins w:id="1189" w:author="David Conklin" w:date="2021-09-17T10:20:00Z">
        <w:r>
          <w:t xml:space="preserve">.  Nevertheless, it is useful to identify coding conventions used by major contributors </w:t>
        </w:r>
      </w:ins>
      <w:ins w:id="1190" w:author="David Conklin" w:date="2021-09-17T10:21:00Z">
        <w:r>
          <w:t>in order to facilitate reading the code.</w:t>
        </w:r>
      </w:ins>
    </w:p>
    <w:p w14:paraId="2A43D17B" w14:textId="06C82BB6" w:rsidR="006B0DAB" w:rsidRDefault="006B0DAB" w:rsidP="006B0DAB">
      <w:pPr>
        <w:rPr>
          <w:ins w:id="1191" w:author="David Conklin" w:date="2021-09-17T10:21:00Z"/>
        </w:rPr>
      </w:pPr>
    </w:p>
    <w:p w14:paraId="4841984B" w14:textId="5FDC2A51" w:rsidR="006B0DAB" w:rsidRDefault="006B0DAB" w:rsidP="006B0DAB">
      <w:pPr>
        <w:pStyle w:val="Heading2"/>
        <w:rPr>
          <w:ins w:id="1192" w:author="David Conklin" w:date="2021-09-17T10:32:00Z"/>
        </w:rPr>
      </w:pPr>
      <w:bookmarkStart w:id="1193" w:name="_Toc85692875"/>
      <w:ins w:id="1194" w:author="David Conklin" w:date="2021-09-17T10:22:00Z">
        <w:r>
          <w:t>Conklin’s conventions</w:t>
        </w:r>
      </w:ins>
      <w:ins w:id="1195" w:author="David Conklin" w:date="2021-09-17T10:28:00Z">
        <w:r w:rsidR="003B7480">
          <w:t xml:space="preserve"> for variable names</w:t>
        </w:r>
      </w:ins>
      <w:bookmarkEnd w:id="1193"/>
    </w:p>
    <w:p w14:paraId="1C504FFA" w14:textId="6254F3DB" w:rsidR="003B7480" w:rsidRPr="00CA398C" w:rsidRDefault="003B7480">
      <w:pPr>
        <w:rPr>
          <w:ins w:id="1196" w:author="David Conklin" w:date="2021-09-17T10:22:00Z"/>
        </w:rPr>
        <w:pPrChange w:id="1197" w:author="David Conklin" w:date="2021-09-17T10:32:00Z">
          <w:pPr>
            <w:pStyle w:val="Heading2"/>
          </w:pPr>
        </w:pPrChange>
      </w:pPr>
      <w:ins w:id="1198" w:author="David Conklin" w:date="2021-09-17T10:32:00Z">
        <w:r>
          <w:t>Prefixes are used to impart information about the variable:</w:t>
        </w:r>
      </w:ins>
    </w:p>
    <w:p w14:paraId="1EA6B51A" w14:textId="05328DD8" w:rsidR="003B7480" w:rsidRDefault="006B0DAB">
      <w:pPr>
        <w:pStyle w:val="ListParagraph"/>
        <w:numPr>
          <w:ilvl w:val="0"/>
          <w:numId w:val="9"/>
        </w:numPr>
        <w:rPr>
          <w:ins w:id="1199" w:author="David Conklin" w:date="2021-09-17T10:25:00Z"/>
        </w:rPr>
      </w:pPr>
      <w:ins w:id="1200" w:author="David Conklin" w:date="2021-09-17T10:23:00Z">
        <w:r>
          <w:t xml:space="preserve"> ‘</w:t>
        </w:r>
      </w:ins>
      <w:ins w:id="1201" w:author="David Conklin" w:date="2021-09-17T10:24:00Z">
        <w:r>
          <w:t>p</w:t>
        </w:r>
      </w:ins>
      <w:ins w:id="1202" w:author="David Conklin" w:date="2021-09-17T10:23:00Z">
        <w:r>
          <w:t>’ followed by a</w:t>
        </w:r>
      </w:ins>
      <w:ins w:id="1203" w:author="David Conklin" w:date="2021-09-17T10:24:00Z">
        <w:r w:rsidR="003B7480">
          <w:t xml:space="preserve">n upper case letter </w:t>
        </w:r>
      </w:ins>
      <w:ins w:id="1204" w:author="David Conklin" w:date="2021-09-17T10:34:00Z">
        <w:r w:rsidR="003402E9">
          <w:t>signifies</w:t>
        </w:r>
      </w:ins>
      <w:ins w:id="1205" w:author="David Conklin" w:date="2021-09-17T10:33:00Z">
        <w:r w:rsidR="003B7480">
          <w:t xml:space="preserve"> a</w:t>
        </w:r>
      </w:ins>
      <w:ins w:id="1206" w:author="David Conklin" w:date="2021-09-17T10:24:00Z">
        <w:r w:rsidR="003B7480">
          <w:t xml:space="preserve"> </w:t>
        </w:r>
      </w:ins>
      <w:ins w:id="1207" w:author="David Conklin" w:date="2021-09-17T10:30:00Z">
        <w:r w:rsidR="003B7480">
          <w:t xml:space="preserve">local </w:t>
        </w:r>
      </w:ins>
      <w:ins w:id="1208" w:author="David Conklin" w:date="2021-09-17T10:29:00Z">
        <w:r w:rsidR="003B7480">
          <w:t xml:space="preserve">variable which </w:t>
        </w:r>
      </w:ins>
      <w:ins w:id="1209" w:author="David Conklin" w:date="2021-09-17T10:36:00Z">
        <w:r w:rsidR="003402E9">
          <w:t>is</w:t>
        </w:r>
      </w:ins>
      <w:ins w:id="1210" w:author="David Conklin" w:date="2021-09-17T10:29:00Z">
        <w:r w:rsidR="003B7480">
          <w:t xml:space="preserve"> </w:t>
        </w:r>
      </w:ins>
      <w:ins w:id="1211" w:author="David Conklin" w:date="2021-09-17T10:33:00Z">
        <w:r w:rsidR="003B7480">
          <w:t xml:space="preserve">a </w:t>
        </w:r>
      </w:ins>
      <w:ins w:id="1212" w:author="David Conklin" w:date="2021-09-17T10:24:00Z">
        <w:r w:rsidR="003B7480">
          <w:t xml:space="preserve">pointer </w:t>
        </w:r>
      </w:ins>
      <w:ins w:id="1213" w:author="David Conklin" w:date="2021-09-17T10:25:00Z">
        <w:r w:rsidR="003B7480">
          <w:t xml:space="preserve"> to </w:t>
        </w:r>
      </w:ins>
      <w:ins w:id="1214" w:author="David Conklin" w:date="2021-09-17T10:29:00Z">
        <w:r w:rsidR="003B7480">
          <w:t>another variable</w:t>
        </w:r>
      </w:ins>
    </w:p>
    <w:p w14:paraId="54B600B5" w14:textId="0D9D502F" w:rsidR="003B7480" w:rsidRDefault="003B7480" w:rsidP="003B7480">
      <w:pPr>
        <w:pStyle w:val="ListParagraph"/>
        <w:numPr>
          <w:ilvl w:val="0"/>
          <w:numId w:val="9"/>
        </w:numPr>
        <w:rPr>
          <w:ins w:id="1215" w:author="David Conklin" w:date="2021-09-17T10:26:00Z"/>
        </w:rPr>
      </w:pPr>
      <w:ins w:id="1216" w:author="David Conklin" w:date="2021-09-17T10:25:00Z">
        <w:r>
          <w:t xml:space="preserve"> “m_”</w:t>
        </w:r>
      </w:ins>
      <w:ins w:id="1217" w:author="David Conklin" w:date="2021-09-17T10:26:00Z">
        <w:r>
          <w:t xml:space="preserve"> </w:t>
        </w:r>
      </w:ins>
      <w:ins w:id="1218" w:author="David Conklin" w:date="2021-09-17T10:34:00Z">
        <w:r w:rsidR="003402E9">
          <w:t xml:space="preserve"> </w:t>
        </w:r>
      </w:ins>
      <w:ins w:id="1219" w:author="David Conklin" w:date="2021-09-17T10:35:00Z">
        <w:r w:rsidR="003402E9">
          <w:t xml:space="preserve">signifies a </w:t>
        </w:r>
      </w:ins>
      <w:ins w:id="1220" w:author="David Conklin" w:date="2021-09-17T10:26:00Z">
        <w:r>
          <w:t>member of a class</w:t>
        </w:r>
      </w:ins>
    </w:p>
    <w:p w14:paraId="0EFA9708" w14:textId="142498C7" w:rsidR="006B0DAB" w:rsidRDefault="003B7480" w:rsidP="003B7480">
      <w:pPr>
        <w:pStyle w:val="ListParagraph"/>
        <w:numPr>
          <w:ilvl w:val="0"/>
          <w:numId w:val="9"/>
        </w:numPr>
        <w:rPr>
          <w:ins w:id="1221" w:author="David Conklin" w:date="2021-09-17T10:31:00Z"/>
        </w:rPr>
      </w:pPr>
      <w:ins w:id="1222" w:author="David Conklin" w:date="2021-09-17T10:26:00Z">
        <w:r>
          <w:t xml:space="preserve"> “m_p”</w:t>
        </w:r>
      </w:ins>
      <w:ins w:id="1223" w:author="David Conklin" w:date="2021-09-17T10:27:00Z">
        <w:r>
          <w:t xml:space="preserve"> followed by an upper case letter </w:t>
        </w:r>
      </w:ins>
      <w:ins w:id="1224" w:author="David Conklin" w:date="2021-09-17T10:35:00Z">
        <w:r w:rsidR="003402E9">
          <w:t>signifies a</w:t>
        </w:r>
      </w:ins>
      <w:ins w:id="1225" w:author="David Conklin" w:date="2021-09-17T10:30:00Z">
        <w:r>
          <w:t xml:space="preserve"> me</w:t>
        </w:r>
      </w:ins>
      <w:ins w:id="1226" w:author="David Conklin" w:date="2021-09-17T10:31:00Z">
        <w:r>
          <w:t xml:space="preserve">mber of a class which </w:t>
        </w:r>
      </w:ins>
      <w:ins w:id="1227" w:author="David Conklin" w:date="2021-09-17T10:35:00Z">
        <w:r w:rsidR="003402E9">
          <w:t>is a</w:t>
        </w:r>
      </w:ins>
      <w:ins w:id="1228" w:author="David Conklin" w:date="2021-09-17T10:31:00Z">
        <w:r>
          <w:t xml:space="preserve"> pointer to another variable</w:t>
        </w:r>
      </w:ins>
    </w:p>
    <w:p w14:paraId="33D5AC1E" w14:textId="296A4C14" w:rsidR="003B7480" w:rsidRDefault="003402E9" w:rsidP="003B7480">
      <w:pPr>
        <w:pStyle w:val="ListParagraph"/>
        <w:numPr>
          <w:ilvl w:val="0"/>
          <w:numId w:val="9"/>
        </w:numPr>
        <w:rPr>
          <w:ins w:id="1229" w:author="David Conklin" w:date="2021-09-18T09:06:00Z"/>
        </w:rPr>
      </w:pPr>
      <w:ins w:id="1230" w:author="David Conklin" w:date="2021-09-17T10:36:00Z">
        <w:r>
          <w:t xml:space="preserve">‘g’ followed by an upper case letter </w:t>
        </w:r>
      </w:ins>
      <w:ins w:id="1231" w:author="David Conklin" w:date="2021-09-17T10:37:00Z">
        <w:r>
          <w:t>signifies a variable which is global to the Visual Studios project</w:t>
        </w:r>
      </w:ins>
      <w:ins w:id="1232" w:author="David Conklin" w:date="2021-09-17T10:38:00Z">
        <w:r>
          <w:t xml:space="preserve"> and which is also a pointer to another variable</w:t>
        </w:r>
      </w:ins>
      <w:ins w:id="1233" w:author="David Conklin" w:date="2021-09-19T10:32:00Z">
        <w:r w:rsidR="00CA398C">
          <w:t xml:space="preserve"> or object</w:t>
        </w:r>
      </w:ins>
    </w:p>
    <w:p w14:paraId="7123B5BE" w14:textId="249CC9D2" w:rsidR="005119E3" w:rsidRDefault="005119E3" w:rsidP="003B7480">
      <w:pPr>
        <w:pStyle w:val="ListParagraph"/>
        <w:numPr>
          <w:ilvl w:val="0"/>
          <w:numId w:val="9"/>
        </w:numPr>
        <w:rPr>
          <w:ins w:id="1234" w:author="David Conklin" w:date="2021-09-17T10:55:00Z"/>
        </w:rPr>
      </w:pPr>
      <w:ins w:id="1235" w:author="David Conklin" w:date="2021-09-18T09:10:00Z">
        <w:r>
          <w:t xml:space="preserve"> </w:t>
        </w:r>
      </w:ins>
      <w:ins w:id="1236" w:author="David Conklin" w:date="2021-09-18T09:06:00Z">
        <w:r>
          <w:t>“g</w:t>
        </w:r>
      </w:ins>
      <w:ins w:id="1237" w:author="David Conklin" w:date="2021-09-19T10:33:00Z">
        <w:r w:rsidR="00CA398C">
          <w:t>IDUs</w:t>
        </w:r>
      </w:ins>
      <w:ins w:id="1238" w:author="David Conklin" w:date="2021-09-18T09:06:00Z">
        <w:r>
          <w:t>” is the name of a global varia</w:t>
        </w:r>
      </w:ins>
      <w:ins w:id="1239" w:author="David Conklin" w:date="2021-09-18T09:07:00Z">
        <w:r>
          <w:t xml:space="preserve">ble in </w:t>
        </w:r>
      </w:ins>
      <w:ins w:id="1240" w:author="David Conklin" w:date="2021-09-18T09:11:00Z">
        <w:r>
          <w:t xml:space="preserve">autonomous process </w:t>
        </w:r>
      </w:ins>
      <w:ins w:id="1241" w:author="David Conklin" w:date="2021-09-18T09:07:00Z">
        <w:r>
          <w:t>DLL</w:t>
        </w:r>
      </w:ins>
      <w:ins w:id="1242" w:author="David Conklin" w:date="2021-09-18T09:42:00Z">
        <w:r w:rsidR="00614C46">
          <w:t>s</w:t>
        </w:r>
      </w:ins>
      <w:ins w:id="1243" w:author="David Conklin" w:date="2021-09-18T09:07:00Z">
        <w:r>
          <w:t xml:space="preserve"> which contains</w:t>
        </w:r>
      </w:ins>
      <w:ins w:id="1244" w:author="David Conklin" w:date="2021-09-18T09:08:00Z">
        <w:r>
          <w:t xml:space="preserve"> </w:t>
        </w:r>
      </w:ins>
      <w:ins w:id="1245" w:author="David Conklin" w:date="2021-09-19T10:33:00Z">
        <w:r w:rsidR="00CA398C">
          <w:t xml:space="preserve">the address of the object representing the IDU layer </w:t>
        </w:r>
      </w:ins>
    </w:p>
    <w:p w14:paraId="460AE756" w14:textId="49AB33AF" w:rsidR="00805E35" w:rsidRDefault="00805E35" w:rsidP="003B7480">
      <w:pPr>
        <w:pStyle w:val="ListParagraph"/>
        <w:numPr>
          <w:ilvl w:val="0"/>
          <w:numId w:val="9"/>
        </w:numPr>
        <w:rPr>
          <w:ins w:id="1246" w:author="David Conklin" w:date="2021-09-18T06:58:00Z"/>
        </w:rPr>
      </w:pPr>
      <w:ins w:id="1247" w:author="David Conklin" w:date="2021-09-17T10:55:00Z">
        <w:r>
          <w:t>“m_col”</w:t>
        </w:r>
      </w:ins>
      <w:ins w:id="1248" w:author="David Conklin" w:date="2021-09-18T06:59:00Z">
        <w:r w:rsidR="002C5A5B">
          <w:t xml:space="preserve"> followed by an IDU attribute name</w:t>
        </w:r>
      </w:ins>
      <w:ins w:id="1249" w:author="David Conklin" w:date="2021-09-17T10:55:00Z">
        <w:r>
          <w:t xml:space="preserve"> signifies </w:t>
        </w:r>
      </w:ins>
      <w:ins w:id="1250" w:author="David Conklin" w:date="2021-09-18T06:59:00Z">
        <w:r w:rsidR="002C5A5B">
          <w:t>the</w:t>
        </w:r>
      </w:ins>
      <w:ins w:id="1251" w:author="David Conklin" w:date="2021-09-18T06:56:00Z">
        <w:r w:rsidR="002C5A5B">
          <w:t xml:space="preserve"> index </w:t>
        </w:r>
      </w:ins>
      <w:ins w:id="1252" w:author="David Conklin" w:date="2021-09-18T07:00:00Z">
        <w:r w:rsidR="002C5A5B">
          <w:t xml:space="preserve">of that </w:t>
        </w:r>
      </w:ins>
      <w:ins w:id="1253" w:author="David Conklin" w:date="2021-09-18T06:57:00Z">
        <w:r w:rsidR="002C5A5B">
          <w:t xml:space="preserve">attribute in </w:t>
        </w:r>
      </w:ins>
      <w:ins w:id="1254" w:author="David Conklin" w:date="2021-09-18T07:00:00Z">
        <w:r w:rsidR="002C5A5B">
          <w:t>the IDU</w:t>
        </w:r>
      </w:ins>
      <w:ins w:id="1255" w:author="David Conklin" w:date="2021-09-18T06:57:00Z">
        <w:r w:rsidR="002C5A5B">
          <w:t xml:space="preserve"> layer, i.e. </w:t>
        </w:r>
      </w:ins>
      <w:ins w:id="1256" w:author="David Conklin" w:date="2021-09-18T07:00:00Z">
        <w:r w:rsidR="002C5A5B">
          <w:t xml:space="preserve">its </w:t>
        </w:r>
      </w:ins>
      <w:ins w:id="1257" w:author="David Conklin" w:date="2021-09-18T06:57:00Z">
        <w:r w:rsidR="002C5A5B">
          <w:t>column number in the DBF</w:t>
        </w:r>
      </w:ins>
      <w:ins w:id="1258" w:author="David Conklin" w:date="2021-09-18T06:58:00Z">
        <w:r w:rsidR="002C5A5B">
          <w:t xml:space="preserve"> component of the </w:t>
        </w:r>
      </w:ins>
      <w:ins w:id="1259" w:author="David Conklin" w:date="2021-09-18T07:00:00Z">
        <w:r w:rsidR="002C5A5B">
          <w:t>IDU</w:t>
        </w:r>
      </w:ins>
      <w:ins w:id="1260" w:author="David Conklin" w:date="2021-09-18T07:01:00Z">
        <w:r w:rsidR="002C5A5B">
          <w:t xml:space="preserve"> shapefile</w:t>
        </w:r>
      </w:ins>
    </w:p>
    <w:p w14:paraId="4124BD69" w14:textId="55F6059B" w:rsidR="002C5A5B" w:rsidRDefault="002C5A5B" w:rsidP="003B7480">
      <w:pPr>
        <w:pStyle w:val="ListParagraph"/>
        <w:numPr>
          <w:ilvl w:val="0"/>
          <w:numId w:val="9"/>
        </w:numPr>
        <w:rPr>
          <w:ins w:id="1261" w:author="David Conklin" w:date="2021-09-18T07:02:00Z"/>
        </w:rPr>
      </w:pPr>
      <w:ins w:id="1262" w:author="David Conklin" w:date="2021-09-18T07:01:00Z">
        <w:r>
          <w:t>“m_colReach” followed by a Reach attribut</w:t>
        </w:r>
      </w:ins>
      <w:ins w:id="1263" w:author="David Conklin" w:date="2021-09-18T07:02:00Z">
        <w:r>
          <w:t>e name signifies the index of that attribute in the Reach layer</w:t>
        </w:r>
      </w:ins>
    </w:p>
    <w:p w14:paraId="5A420118" w14:textId="438150A3" w:rsidR="002C5A5B" w:rsidRDefault="002C5A5B" w:rsidP="003B7480">
      <w:pPr>
        <w:pStyle w:val="ListParagraph"/>
        <w:numPr>
          <w:ilvl w:val="0"/>
          <w:numId w:val="9"/>
        </w:numPr>
        <w:rPr>
          <w:ins w:id="1264" w:author="David Conklin" w:date="2021-09-18T09:04:00Z"/>
        </w:rPr>
      </w:pPr>
      <w:ins w:id="1265" w:author="David Conklin" w:date="2021-09-18T07:02:00Z">
        <w:r>
          <w:t>“m_colHru” followed by an HRU</w:t>
        </w:r>
      </w:ins>
      <w:ins w:id="1266" w:author="David Conklin" w:date="2021-09-18T07:03:00Z">
        <w:r>
          <w:t xml:space="preserve"> attribute name signifies the index of that attribute in the HRU layer</w:t>
        </w:r>
      </w:ins>
    </w:p>
    <w:p w14:paraId="08606D17" w14:textId="7645B90F" w:rsidR="003402E9" w:rsidRDefault="003402E9" w:rsidP="003402E9">
      <w:pPr>
        <w:pStyle w:val="ListParagraph"/>
        <w:rPr>
          <w:ins w:id="1267" w:author="David Conklin" w:date="2021-09-17T10:39:00Z"/>
        </w:rPr>
      </w:pPr>
    </w:p>
    <w:p w14:paraId="46451CF5" w14:textId="77777777" w:rsidR="003C0F47" w:rsidRDefault="003402E9" w:rsidP="003C0F47">
      <w:pPr>
        <w:pStyle w:val="Heading2"/>
        <w:rPr>
          <w:ins w:id="1268" w:author="David Conklin" w:date="2021-09-19T09:49:00Z"/>
        </w:rPr>
      </w:pPr>
      <w:bookmarkStart w:id="1269" w:name="_Toc85692876"/>
      <w:ins w:id="1270" w:author="David Conklin" w:date="2021-09-17T10:39:00Z">
        <w:r>
          <w:t>Conklin’s conventions for</w:t>
        </w:r>
      </w:ins>
      <w:ins w:id="1271" w:author="David Conklin" w:date="2021-09-19T08:34:00Z">
        <w:r w:rsidR="00D63BA9">
          <w:t xml:space="preserve"> the</w:t>
        </w:r>
      </w:ins>
      <w:ins w:id="1272" w:author="David Conklin" w:date="2021-09-17T10:39:00Z">
        <w:r>
          <w:t xml:space="preserve"> </w:t>
        </w:r>
      </w:ins>
      <w:ins w:id="1273" w:author="David Conklin" w:date="2021-09-19T08:32:00Z">
        <w:r w:rsidR="000E5686">
          <w:t xml:space="preserve">IDU </w:t>
        </w:r>
      </w:ins>
      <w:ins w:id="1274" w:author="David Conklin" w:date="2021-09-17T10:39:00Z">
        <w:r>
          <w:t>layer</w:t>
        </w:r>
      </w:ins>
      <w:ins w:id="1275" w:author="David Conklin" w:date="2021-09-19T08:34:00Z">
        <w:r w:rsidR="00D63BA9">
          <w:t xml:space="preserve"> and its</w:t>
        </w:r>
      </w:ins>
      <w:ins w:id="1276" w:author="David Conklin" w:date="2021-09-17T10:39:00Z">
        <w:r>
          <w:t xml:space="preserve"> attributes</w:t>
        </w:r>
      </w:ins>
      <w:bookmarkEnd w:id="1269"/>
    </w:p>
    <w:p w14:paraId="1CDAD277" w14:textId="472BE920" w:rsidR="003402E9" w:rsidRDefault="003C0F47" w:rsidP="003C0F47">
      <w:pPr>
        <w:rPr>
          <w:ins w:id="1277" w:author="David Conklin" w:date="2021-09-19T09:54:00Z"/>
        </w:rPr>
      </w:pPr>
      <w:ins w:id="1278" w:author="David Conklin" w:date="2021-09-19T09:50:00Z">
        <w:r>
          <w:t xml:space="preserve">An </w:t>
        </w:r>
        <w:r>
          <w:rPr>
            <w:i/>
            <w:iCs/>
          </w:rPr>
          <w:t xml:space="preserve">IDUlayer </w:t>
        </w:r>
        <w:r>
          <w:t xml:space="preserve">class is defined as a </w:t>
        </w:r>
      </w:ins>
      <w:ins w:id="1279" w:author="David Conklin" w:date="2021-09-19T08:36:00Z">
        <w:r w:rsidR="00D63BA9">
          <w:t>c</w:t>
        </w:r>
      </w:ins>
      <w:ins w:id="1280" w:author="David Conklin" w:date="2021-09-19T08:37:00Z">
        <w:r w:rsidR="00D63BA9">
          <w:t xml:space="preserve">hild of class </w:t>
        </w:r>
        <w:r w:rsidR="00D63BA9">
          <w:rPr>
            <w:i/>
            <w:iCs/>
          </w:rPr>
          <w:t>MapLayer</w:t>
        </w:r>
      </w:ins>
      <w:ins w:id="1281" w:author="David Conklin" w:date="2021-09-19T09:51:00Z">
        <w:r>
          <w:rPr>
            <w:i/>
            <w:iCs/>
          </w:rPr>
          <w:t>.</w:t>
        </w:r>
      </w:ins>
      <w:ins w:id="1282" w:author="David Conklin" w:date="2021-09-19T08:37:00Z">
        <w:r w:rsidR="00D63BA9">
          <w:t xml:space="preserve"> </w:t>
        </w:r>
      </w:ins>
      <w:ins w:id="1283" w:author="David Conklin" w:date="2021-09-19T09:51:00Z">
        <w:r>
          <w:t xml:space="preserve">  The </w:t>
        </w:r>
        <w:r w:rsidRPr="003C0F47">
          <w:rPr>
            <w:rPrChange w:id="1284" w:author="David Conklin" w:date="2021-09-19T09:51:00Z">
              <w:rPr>
                <w:i/>
                <w:iCs/>
              </w:rPr>
            </w:rPrChange>
          </w:rPr>
          <w:t>IDUlayer</w:t>
        </w:r>
        <w:r>
          <w:t xml:space="preserve"> class </w:t>
        </w:r>
      </w:ins>
      <w:ins w:id="1285" w:author="David Conklin" w:date="2021-09-19T09:52:00Z">
        <w:r>
          <w:t>contains</w:t>
        </w:r>
      </w:ins>
      <w:ins w:id="1286" w:author="David Conklin" w:date="2021-09-19T08:37:00Z">
        <w:r w:rsidR="00D63BA9">
          <w:t xml:space="preserve"> knowledge of IDU attributes</w:t>
        </w:r>
      </w:ins>
      <w:ins w:id="1287" w:author="David Conklin" w:date="2021-09-19T09:52:00Z">
        <w:r>
          <w:t xml:space="preserve"> and facilitates reference to individual attributes</w:t>
        </w:r>
      </w:ins>
      <w:ins w:id="1288" w:author="David Conklin" w:date="2021-09-19T09:53:00Z">
        <w:r>
          <w:t xml:space="preserve"> in the source code</w:t>
        </w:r>
      </w:ins>
      <w:ins w:id="1289" w:author="David Conklin" w:date="2021-09-19T09:52:00Z">
        <w:r>
          <w:t xml:space="preserve"> by their name</w:t>
        </w:r>
      </w:ins>
      <w:ins w:id="1290" w:author="David Conklin" w:date="2021-09-19T09:53:00Z">
        <w:r>
          <w:t xml:space="preserve">s. Attribute </w:t>
        </w:r>
      </w:ins>
      <w:ins w:id="1291" w:author="David Conklin" w:date="2021-09-17T10:40:00Z">
        <w:r w:rsidR="003402E9">
          <w:t xml:space="preserve">names are upper case and no longer than 10 characters.  The limitation to 10 characters is </w:t>
        </w:r>
      </w:ins>
      <w:ins w:id="1292" w:author="David Conklin" w:date="2021-09-17T10:41:00Z">
        <w:r w:rsidR="003402E9">
          <w:t>for compatibility with ArcGIS.</w:t>
        </w:r>
      </w:ins>
      <w:ins w:id="1293" w:author="David Conklin" w:date="2021-09-17T10:46:00Z">
        <w:r w:rsidR="000F043A">
          <w:t xml:space="preserve">  </w:t>
        </w:r>
      </w:ins>
      <w:ins w:id="1294" w:author="David Conklin" w:date="2021-09-19T09:53:00Z">
        <w:r>
          <w:t xml:space="preserve"> A</w:t>
        </w:r>
      </w:ins>
      <w:ins w:id="1295" w:author="David Conklin" w:date="2021-09-17T10:42:00Z">
        <w:r w:rsidR="003402E9">
          <w:t>ttribute values are of type</w:t>
        </w:r>
      </w:ins>
      <w:ins w:id="1296" w:author="David Conklin" w:date="2021-09-17T10:43:00Z">
        <w:r w:rsidR="003402E9">
          <w:t xml:space="preserve"> </w:t>
        </w:r>
        <w:r w:rsidR="003402E9">
          <w:rPr>
            <w:i/>
            <w:iCs/>
          </w:rPr>
          <w:t xml:space="preserve">double, float, </w:t>
        </w:r>
        <w:r w:rsidR="003402E9">
          <w:t xml:space="preserve">or </w:t>
        </w:r>
        <w:r w:rsidR="003402E9">
          <w:rPr>
            <w:i/>
            <w:iCs/>
          </w:rPr>
          <w:t>int</w:t>
        </w:r>
        <w:r w:rsidR="003402E9">
          <w:t>.</w:t>
        </w:r>
      </w:ins>
      <w:ins w:id="1297" w:author="David Conklin" w:date="2021-09-17T10:44:00Z">
        <w:r w:rsidR="003402E9">
          <w:t xml:space="preserve">  Doubles are preferred</w:t>
        </w:r>
      </w:ins>
      <w:ins w:id="1298" w:author="David Conklin" w:date="2021-09-19T09:54:00Z">
        <w:r>
          <w:t xml:space="preserve"> over floats.</w:t>
        </w:r>
      </w:ins>
    </w:p>
    <w:p w14:paraId="7A9B5780" w14:textId="3478B267" w:rsidR="003C0F47" w:rsidRDefault="003C0F47" w:rsidP="003C0F47">
      <w:pPr>
        <w:rPr>
          <w:ins w:id="1299" w:author="David Conklin" w:date="2021-09-19T09:54:00Z"/>
        </w:rPr>
      </w:pPr>
    </w:p>
    <w:p w14:paraId="1560D849" w14:textId="017390AB" w:rsidR="003C0F47" w:rsidRDefault="003C0F47" w:rsidP="003C0F47">
      <w:pPr>
        <w:rPr>
          <w:ins w:id="1300" w:author="David Conklin" w:date="2021-09-19T09:58:00Z"/>
        </w:rPr>
      </w:pPr>
      <w:ins w:id="1301" w:author="David Conklin" w:date="2021-09-19T09:54:00Z">
        <w:r>
          <w:t xml:space="preserve">The </w:t>
        </w:r>
        <w:r>
          <w:rPr>
            <w:i/>
            <w:iCs/>
          </w:rPr>
          <w:t>IDUlayer</w:t>
        </w:r>
        <w:r>
          <w:t xml:space="preserve"> class definition includes</w:t>
        </w:r>
      </w:ins>
      <w:ins w:id="1302" w:author="David Conklin" w:date="2021-09-19T09:55:00Z">
        <w:r>
          <w:t xml:space="preserve"> integer member variables which hold the indices (i.e. column numbers) of the attributes</w:t>
        </w:r>
      </w:ins>
      <w:ins w:id="1303" w:author="David Conklin" w:date="2021-09-19T09:56:00Z">
        <w:r>
          <w:t xml:space="preserve"> in the DBF component of the IDU shapefile.  For example, the </w:t>
        </w:r>
        <w:r>
          <w:rPr>
            <w:i/>
            <w:iCs/>
          </w:rPr>
          <w:t xml:space="preserve">IDUlayer </w:t>
        </w:r>
        <w:r>
          <w:t>clas</w:t>
        </w:r>
      </w:ins>
      <w:ins w:id="1304" w:author="David Conklin" w:date="2021-09-19T09:57:00Z">
        <w:r>
          <w:t xml:space="preserve">s has an integer member named </w:t>
        </w:r>
        <w:r>
          <w:rPr>
            <w:i/>
            <w:iCs/>
          </w:rPr>
          <w:t>m_colAREA</w:t>
        </w:r>
        <w:r>
          <w:t xml:space="preserve"> which holds the in</w:t>
        </w:r>
      </w:ins>
      <w:ins w:id="1305" w:author="David Conklin" w:date="2021-09-19T09:58:00Z">
        <w:r>
          <w:t>dex to the AREA attribute.</w:t>
        </w:r>
      </w:ins>
    </w:p>
    <w:p w14:paraId="4981B3DB" w14:textId="0FDDBA32" w:rsidR="003C0F47" w:rsidRDefault="003C0F47" w:rsidP="003C0F47">
      <w:pPr>
        <w:rPr>
          <w:ins w:id="1306" w:author="David Conklin" w:date="2021-09-19T09:58:00Z"/>
        </w:rPr>
      </w:pPr>
    </w:p>
    <w:p w14:paraId="483CC2BE" w14:textId="58F5E12B" w:rsidR="003C0F47" w:rsidRDefault="003C0F47" w:rsidP="003C0F47">
      <w:pPr>
        <w:rPr>
          <w:ins w:id="1307" w:author="David Conklin" w:date="2021-09-19T10:04:00Z"/>
        </w:rPr>
      </w:pPr>
      <w:ins w:id="1308" w:author="David Conklin" w:date="2021-09-19T09:59:00Z">
        <w:r>
          <w:t>Visual Studio projects which generate DLLs</w:t>
        </w:r>
        <w:r w:rsidR="00915E28">
          <w:t xml:space="preserve"> for CW3M </w:t>
        </w:r>
      </w:ins>
      <w:ins w:id="1309" w:author="David Conklin" w:date="2021-09-19T10:04:00Z">
        <w:r w:rsidR="00915E28">
          <w:t xml:space="preserve">must </w:t>
        </w:r>
      </w:ins>
      <w:ins w:id="1310" w:author="David Conklin" w:date="2021-09-19T09:59:00Z">
        <w:r w:rsidR="00915E28">
          <w:t>include a global variable</w:t>
        </w:r>
      </w:ins>
      <w:ins w:id="1311" w:author="David Conklin" w:date="2021-09-19T10:00:00Z">
        <w:r w:rsidR="00915E28">
          <w:t xml:space="preserve"> </w:t>
        </w:r>
        <w:r w:rsidR="00915E28">
          <w:rPr>
            <w:i/>
            <w:iCs/>
          </w:rPr>
          <w:t>gIDUs</w:t>
        </w:r>
        <w:r w:rsidR="00915E28">
          <w:t xml:space="preserve"> which holds a pointer to </w:t>
        </w:r>
      </w:ins>
      <w:ins w:id="1312" w:author="David Conklin" w:date="2021-09-19T10:01:00Z">
        <w:r w:rsidR="00915E28">
          <w:t>the IDUlayer object represent</w:t>
        </w:r>
      </w:ins>
      <w:ins w:id="1313" w:author="David Conklin" w:date="2021-09-19T10:02:00Z">
        <w:r w:rsidR="00915E28">
          <w:t>ing the IDU shapefile for the current CW3M model instance</w:t>
        </w:r>
      </w:ins>
      <w:ins w:id="1314" w:author="David Conklin" w:date="2021-09-19T10:03:00Z">
        <w:r w:rsidR="00915E28">
          <w:t xml:space="preserve">.  The value of </w:t>
        </w:r>
        <w:r w:rsidR="00915E28">
          <w:rPr>
            <w:i/>
            <w:iCs/>
          </w:rPr>
          <w:t>gIDUs</w:t>
        </w:r>
        <w:r w:rsidR="00915E28">
          <w:t xml:space="preserve"> </w:t>
        </w:r>
      </w:ins>
      <w:ins w:id="1315" w:author="David Conklin" w:date="2021-09-19T10:04:00Z">
        <w:r w:rsidR="00915E28">
          <w:t>must be explicitly</w:t>
        </w:r>
      </w:ins>
      <w:ins w:id="1316" w:author="David Conklin" w:date="2021-09-19T10:03:00Z">
        <w:r w:rsidR="00915E28">
          <w:t xml:space="preserve"> se</w:t>
        </w:r>
      </w:ins>
      <w:ins w:id="1317" w:author="David Conklin" w:date="2021-09-19T10:04:00Z">
        <w:r w:rsidR="00915E28">
          <w:t>t at Init() time.</w:t>
        </w:r>
      </w:ins>
    </w:p>
    <w:p w14:paraId="7F790A12" w14:textId="6184418F" w:rsidR="00915E28" w:rsidRDefault="00915E28" w:rsidP="003C0F47">
      <w:pPr>
        <w:rPr>
          <w:ins w:id="1318" w:author="David Conklin" w:date="2021-09-19T10:04:00Z"/>
        </w:rPr>
      </w:pPr>
    </w:p>
    <w:p w14:paraId="29D3EFE1" w14:textId="50B3007E" w:rsidR="00915E28" w:rsidRDefault="00915E28" w:rsidP="003C0F47">
      <w:pPr>
        <w:rPr>
          <w:ins w:id="1319" w:author="David Conklin" w:date="2021-09-19T10:08:00Z"/>
        </w:rPr>
      </w:pPr>
      <w:ins w:id="1320" w:author="David Conklin" w:date="2021-09-19T10:05:00Z">
        <w:r>
          <w:t xml:space="preserve">The </w:t>
        </w:r>
        <w:r>
          <w:rPr>
            <w:i/>
            <w:iCs/>
          </w:rPr>
          <w:t xml:space="preserve">IDUlayer </w:t>
        </w:r>
        <w:r>
          <w:t>class definition includes #defines</w:t>
        </w:r>
      </w:ins>
      <w:ins w:id="1321" w:author="David Conklin" w:date="2021-09-19T10:06:00Z">
        <w:r>
          <w:t xml:space="preserve"> for IDU attribute names which expand to strings of the form </w:t>
        </w:r>
        <w:r>
          <w:rPr>
            <w:i/>
            <w:iCs/>
          </w:rPr>
          <w:t>gID</w:t>
        </w:r>
      </w:ins>
      <w:ins w:id="1322" w:author="David Conklin" w:date="2021-09-19T10:07:00Z">
        <w:r>
          <w:rPr>
            <w:i/>
            <w:iCs/>
          </w:rPr>
          <w:t>Us-&gt;m_col</w:t>
        </w:r>
        <w:r>
          <w:t>&lt;attribute name&gt;.  For</w:t>
        </w:r>
      </w:ins>
      <w:ins w:id="1323" w:author="David Conklin" w:date="2021-09-19T10:08:00Z">
        <w:r>
          <w:t xml:space="preserve"> example, </w:t>
        </w:r>
      </w:ins>
    </w:p>
    <w:p w14:paraId="7E26BE15" w14:textId="35189FC3" w:rsidR="00915E28" w:rsidRDefault="00915E28" w:rsidP="003C0F47">
      <w:pPr>
        <w:rPr>
          <w:ins w:id="1324" w:author="David Conklin" w:date="2021-09-19T10:08:00Z"/>
        </w:rPr>
      </w:pPr>
      <w:ins w:id="1325" w:author="David Conklin" w:date="2021-09-19T10:08:00Z">
        <w:r>
          <w:tab/>
          <w:t>#define AREA gIDUs-&gt;m_colAREA</w:t>
        </w:r>
      </w:ins>
    </w:p>
    <w:p w14:paraId="0CB5BC6E" w14:textId="330A9177" w:rsidR="00915E28" w:rsidRDefault="00915E28" w:rsidP="003C0F47">
      <w:pPr>
        <w:rPr>
          <w:ins w:id="1326" w:author="David Conklin" w:date="2021-09-19T10:09:00Z"/>
        </w:rPr>
      </w:pPr>
    </w:p>
    <w:p w14:paraId="377B6357" w14:textId="1E691910" w:rsidR="00915E28" w:rsidRDefault="002721E4" w:rsidP="003C0F47">
      <w:pPr>
        <w:rPr>
          <w:ins w:id="1327" w:author="David Conklin" w:date="2021-09-19T10:10:00Z"/>
        </w:rPr>
      </w:pPr>
      <w:ins w:id="1328" w:author="David Conklin" w:date="2021-09-19T10:09:00Z">
        <w:r>
          <w:t xml:space="preserve">The </w:t>
        </w:r>
        <w:r>
          <w:rPr>
            <w:i/>
            <w:iCs/>
          </w:rPr>
          <w:t>IDUlayer</w:t>
        </w:r>
        <w:r>
          <w:t xml:space="preserve"> class include</w:t>
        </w:r>
      </w:ins>
      <w:ins w:id="1329" w:author="David Conklin" w:date="2021-09-19T10:10:00Z">
        <w:r>
          <w:t xml:space="preserve">s </w:t>
        </w:r>
      </w:ins>
      <w:ins w:id="1330" w:author="David Conklin" w:date="2021-09-19T10:14:00Z">
        <w:r>
          <w:t>3</w:t>
        </w:r>
      </w:ins>
      <w:ins w:id="1331" w:author="David Conklin" w:date="2021-09-19T10:10:00Z">
        <w:r>
          <w:t xml:space="preserve"> methods for </w:t>
        </w:r>
      </w:ins>
      <w:ins w:id="1332" w:author="David Conklin" w:date="2021-09-19T10:14:00Z">
        <w:r>
          <w:t>getting attribute values:</w:t>
        </w:r>
      </w:ins>
    </w:p>
    <w:p w14:paraId="6D63CFBB" w14:textId="77777777" w:rsidR="002721E4" w:rsidRDefault="002721E4" w:rsidP="002721E4">
      <w:pPr>
        <w:ind w:firstLine="720"/>
        <w:rPr>
          <w:ins w:id="1333" w:author="David Conklin" w:date="2021-09-19T10:13:00Z"/>
        </w:rPr>
      </w:pPr>
      <w:ins w:id="1334" w:author="David Conklin" w:date="2021-09-19T10:11:00Z">
        <w:r>
          <w:t xml:space="preserve">double </w:t>
        </w:r>
      </w:ins>
      <w:ins w:id="1335" w:author="David Conklin" w:date="2021-09-19T10:12:00Z">
        <w:r>
          <w:t>IDUlayer::</w:t>
        </w:r>
      </w:ins>
      <w:ins w:id="1336" w:author="David Conklin" w:date="2021-09-19T10:10:00Z">
        <w:r>
          <w:t>Att(id</w:t>
        </w:r>
      </w:ins>
      <w:ins w:id="1337" w:author="David Conklin" w:date="2021-09-19T10:11:00Z">
        <w:r>
          <w:t>uPolyNdx, attributeName)</w:t>
        </w:r>
      </w:ins>
    </w:p>
    <w:p w14:paraId="1F828D08" w14:textId="77777777" w:rsidR="002721E4" w:rsidRDefault="002721E4" w:rsidP="002721E4">
      <w:pPr>
        <w:ind w:firstLine="720"/>
        <w:rPr>
          <w:ins w:id="1338" w:author="David Conklin" w:date="2021-09-19T10:13:00Z"/>
        </w:rPr>
      </w:pPr>
      <w:ins w:id="1339" w:author="David Conklin" w:date="2021-09-19T10:13:00Z">
        <w:r>
          <w:t>float IDUlayer::AttFloat(iduPolyNdx, attributeName)</w:t>
        </w:r>
      </w:ins>
    </w:p>
    <w:p w14:paraId="6E691D5B" w14:textId="73910002" w:rsidR="002721E4" w:rsidRDefault="002721E4" w:rsidP="002721E4">
      <w:pPr>
        <w:ind w:firstLine="720"/>
        <w:rPr>
          <w:ins w:id="1340" w:author="David Conklin" w:date="2021-09-19T10:15:00Z"/>
        </w:rPr>
      </w:pPr>
      <w:ins w:id="1341" w:author="David Conklin" w:date="2021-09-19T10:14:00Z">
        <w:r>
          <w:t>int</w:t>
        </w:r>
      </w:ins>
      <w:ins w:id="1342" w:author="David Conklin" w:date="2021-09-19T10:13:00Z">
        <w:r>
          <w:t xml:space="preserve"> IDUlayer::Att</w:t>
        </w:r>
      </w:ins>
      <w:ins w:id="1343" w:author="David Conklin" w:date="2021-09-19T10:14:00Z">
        <w:r>
          <w:t>Int</w:t>
        </w:r>
      </w:ins>
      <w:ins w:id="1344" w:author="David Conklin" w:date="2021-09-19T10:13:00Z">
        <w:r>
          <w:t>(iduPolyNdx, attributeName)</w:t>
        </w:r>
      </w:ins>
    </w:p>
    <w:p w14:paraId="1CBA4A3C" w14:textId="31BE9CDD" w:rsidR="002721E4" w:rsidRDefault="002721E4" w:rsidP="002721E4">
      <w:pPr>
        <w:ind w:firstLine="720"/>
        <w:rPr>
          <w:ins w:id="1345" w:author="David Conklin" w:date="2021-09-19T10:15:00Z"/>
        </w:rPr>
      </w:pPr>
    </w:p>
    <w:p w14:paraId="799FCED6" w14:textId="24053C05" w:rsidR="002721E4" w:rsidRDefault="002721E4" w:rsidP="002721E4">
      <w:pPr>
        <w:rPr>
          <w:ins w:id="1346" w:author="David Conklin" w:date="2021-09-19T10:15:00Z"/>
        </w:rPr>
      </w:pPr>
      <w:ins w:id="1347" w:author="David Conklin" w:date="2021-09-19T10:15:00Z">
        <w:r>
          <w:t xml:space="preserve">The </w:t>
        </w:r>
        <w:r>
          <w:rPr>
            <w:i/>
            <w:iCs/>
          </w:rPr>
          <w:t>IDUlayer</w:t>
        </w:r>
        <w:r>
          <w:t xml:space="preserve"> class includes 3 methods for setting attribute values:</w:t>
        </w:r>
      </w:ins>
    </w:p>
    <w:p w14:paraId="02CEE600" w14:textId="03772068" w:rsidR="002721E4" w:rsidRDefault="002721E4" w:rsidP="002721E4">
      <w:pPr>
        <w:ind w:firstLine="720"/>
        <w:rPr>
          <w:ins w:id="1348" w:author="David Conklin" w:date="2021-09-19T10:15:00Z"/>
        </w:rPr>
      </w:pPr>
      <w:ins w:id="1349" w:author="David Conklin" w:date="2021-09-19T10:16:00Z">
        <w:r>
          <w:t xml:space="preserve">bool </w:t>
        </w:r>
      </w:ins>
      <w:ins w:id="1350" w:author="David Conklin" w:date="2021-09-19T10:15:00Z">
        <w:r>
          <w:t xml:space="preserve">IDUlayer::SetAtt(iduPolyNdx, attributeName, </w:t>
        </w:r>
      </w:ins>
      <w:ins w:id="1351" w:author="David Conklin" w:date="2021-09-19T10:16:00Z">
        <w:r>
          <w:t xml:space="preserve">double </w:t>
        </w:r>
      </w:ins>
      <w:ins w:id="1352" w:author="David Conklin" w:date="2021-09-19T10:15:00Z">
        <w:r>
          <w:t>attributeValue)</w:t>
        </w:r>
      </w:ins>
    </w:p>
    <w:p w14:paraId="38B68BF3" w14:textId="5255646B" w:rsidR="002721E4" w:rsidRDefault="002721E4" w:rsidP="002721E4">
      <w:pPr>
        <w:ind w:firstLine="720"/>
        <w:rPr>
          <w:ins w:id="1353" w:author="David Conklin" w:date="2021-09-19T10:16:00Z"/>
        </w:rPr>
      </w:pPr>
      <w:ins w:id="1354" w:author="David Conklin" w:date="2021-09-19T10:16:00Z">
        <w:r>
          <w:t>bool IDUlayer::SetAttFloat(iduPolyNdx, attributeName, float attributeValue)</w:t>
        </w:r>
      </w:ins>
    </w:p>
    <w:p w14:paraId="4B0CA0B8" w14:textId="603F99A7" w:rsidR="002721E4" w:rsidRDefault="002721E4" w:rsidP="00CA398C">
      <w:pPr>
        <w:ind w:firstLine="720"/>
        <w:rPr>
          <w:ins w:id="1355" w:author="David Conklin" w:date="2021-09-19T10:17:00Z"/>
        </w:rPr>
      </w:pPr>
      <w:ins w:id="1356" w:author="David Conklin" w:date="2021-09-19T10:16:00Z">
        <w:r>
          <w:t>bool IDUlayer::SetAtt</w:t>
        </w:r>
      </w:ins>
      <w:ins w:id="1357" w:author="David Conklin" w:date="2021-09-19T10:17:00Z">
        <w:r>
          <w:t>Int</w:t>
        </w:r>
      </w:ins>
      <w:ins w:id="1358" w:author="David Conklin" w:date="2021-09-19T10:16:00Z">
        <w:r>
          <w:t xml:space="preserve">(iduPolyNdx, attributeName, </w:t>
        </w:r>
      </w:ins>
      <w:ins w:id="1359" w:author="David Conklin" w:date="2021-09-19T10:17:00Z">
        <w:r>
          <w:t>int</w:t>
        </w:r>
      </w:ins>
      <w:ins w:id="1360" w:author="David Conklin" w:date="2021-09-19T10:16:00Z">
        <w:r>
          <w:t xml:space="preserve"> attributeValue)</w:t>
        </w:r>
      </w:ins>
    </w:p>
    <w:p w14:paraId="1632FAE8" w14:textId="3CD055E5" w:rsidR="002721E4" w:rsidRDefault="002721E4" w:rsidP="002721E4">
      <w:pPr>
        <w:ind w:firstLine="720"/>
        <w:rPr>
          <w:ins w:id="1361" w:author="David Conklin" w:date="2021-09-19T10:17:00Z"/>
        </w:rPr>
      </w:pPr>
    </w:p>
    <w:p w14:paraId="1F7C1433" w14:textId="1C5E6251" w:rsidR="002721E4" w:rsidRDefault="002721E4">
      <w:pPr>
        <w:rPr>
          <w:ins w:id="1362" w:author="David Conklin" w:date="2021-09-19T10:21:00Z"/>
        </w:rPr>
        <w:pPrChange w:id="1363" w:author="David Conklin" w:date="2021-09-19T10:23:00Z">
          <w:pPr>
            <w:ind w:firstLine="720"/>
          </w:pPr>
        </w:pPrChange>
      </w:pPr>
      <w:ins w:id="1364" w:author="David Conklin" w:date="2021-09-19T10:18:00Z">
        <w:r>
          <w:t xml:space="preserve">Visual Studios projects which generate DLLs for CW3M may include inline routines </w:t>
        </w:r>
      </w:ins>
      <w:ins w:id="1365" w:author="David Conklin" w:date="2021-09-19T10:19:00Z">
        <w:r>
          <w:t xml:space="preserve">with the same names as the 6 </w:t>
        </w:r>
      </w:ins>
      <w:ins w:id="1366" w:author="David Conklin" w:date="2021-09-19T10:36:00Z">
        <w:r w:rsidR="00CA398C">
          <w:t xml:space="preserve">IDUlayer:: </w:t>
        </w:r>
      </w:ins>
      <w:ins w:id="1367" w:author="David Conklin" w:date="2021-09-19T10:19:00Z">
        <w:r>
          <w:t>attribute access routines</w:t>
        </w:r>
        <w:r w:rsidR="00FF6D92">
          <w:t xml:space="preserve">, to </w:t>
        </w:r>
      </w:ins>
      <w:ins w:id="1368" w:author="David Conklin" w:date="2021-09-19T10:20:00Z">
        <w:r w:rsidR="00FF6D92">
          <w:t>shorten the code.  For example, the HBV DLL incl</w:t>
        </w:r>
      </w:ins>
      <w:ins w:id="1369" w:author="David Conklin" w:date="2021-09-19T10:21:00Z">
        <w:r w:rsidR="00FF6D92">
          <w:t>udes</w:t>
        </w:r>
      </w:ins>
    </w:p>
    <w:p w14:paraId="7A297CF4" w14:textId="15124CB8" w:rsidR="00FF6D92" w:rsidRDefault="00FF6D92" w:rsidP="00FF6D92">
      <w:pPr>
        <w:ind w:firstLine="720"/>
        <w:rPr>
          <w:ins w:id="1370" w:author="David Conklin" w:date="2021-09-19T10:23:00Z"/>
        </w:rPr>
      </w:pPr>
      <w:ins w:id="1371" w:author="David Conklin" w:date="2021-09-19T10:21:00Z">
        <w:r>
          <w:t>inline double HBV::Att(int iduPolyNdx, int col)</w:t>
        </w:r>
      </w:ins>
      <w:ins w:id="1372" w:author="David Conklin" w:date="2021-09-19T10:22:00Z">
        <w:r>
          <w:t xml:space="preserve"> { return(gIDUs-&gt;Att(iduPolyNdx, col)</w:t>
        </w:r>
      </w:ins>
      <w:ins w:id="1373" w:author="David Conklin" w:date="2021-09-19T10:23:00Z">
        <w:r>
          <w:t>)</w:t>
        </w:r>
      </w:ins>
      <w:ins w:id="1374" w:author="David Conklin" w:date="2021-09-19T10:22:00Z">
        <w:r>
          <w:t>; }</w:t>
        </w:r>
      </w:ins>
    </w:p>
    <w:p w14:paraId="0CA79BD7" w14:textId="7A15D880" w:rsidR="00FF6D92" w:rsidRDefault="00FF6D92" w:rsidP="00FF6D92">
      <w:pPr>
        <w:ind w:firstLine="720"/>
        <w:rPr>
          <w:ins w:id="1375" w:author="David Conklin" w:date="2021-09-19T10:23:00Z"/>
        </w:rPr>
      </w:pPr>
    </w:p>
    <w:p w14:paraId="331FA667" w14:textId="0DF27A9B" w:rsidR="00FF6D92" w:rsidRDefault="00FF6D92" w:rsidP="00FF6D92">
      <w:pPr>
        <w:rPr>
          <w:ins w:id="1376" w:author="David Conklin" w:date="2021-09-19T10:25:00Z"/>
        </w:rPr>
      </w:pPr>
      <w:ins w:id="1377" w:author="David Conklin" w:date="2021-09-19T10:24:00Z">
        <w:r>
          <w:t>These conventions support fetching the value of an attribute with a statement</w:t>
        </w:r>
      </w:ins>
      <w:ins w:id="1378" w:author="David Conklin" w:date="2021-09-19T10:25:00Z">
        <w:r>
          <w:t xml:space="preserve"> like</w:t>
        </w:r>
      </w:ins>
    </w:p>
    <w:p w14:paraId="2A565045" w14:textId="186B58E2" w:rsidR="00FF6D92" w:rsidRDefault="00FF6D92" w:rsidP="00FF6D92">
      <w:pPr>
        <w:rPr>
          <w:ins w:id="1379" w:author="David Conklin" w:date="2021-09-19T10:29:00Z"/>
        </w:rPr>
      </w:pPr>
      <w:ins w:id="1380" w:author="David Conklin" w:date="2021-09-19T10:25:00Z">
        <w:r>
          <w:tab/>
        </w:r>
        <w:r>
          <w:tab/>
          <w:t xml:space="preserve">double </w:t>
        </w:r>
      </w:ins>
      <w:ins w:id="1381" w:author="David Conklin" w:date="2021-09-19T10:28:00Z">
        <w:r>
          <w:t>idu_wetl2q = Att(idu</w:t>
        </w:r>
      </w:ins>
      <w:ins w:id="1382" w:author="David Conklin" w:date="2021-09-19T10:29:00Z">
        <w:r>
          <w:t xml:space="preserve">_poly_ndx, </w:t>
        </w:r>
      </w:ins>
      <w:ins w:id="1383" w:author="David Conklin" w:date="2021-09-19T10:28:00Z">
        <w:r>
          <w:t>WETL2Q</w:t>
        </w:r>
      </w:ins>
      <w:ins w:id="1384" w:author="David Conklin" w:date="2021-09-19T10:29:00Z">
        <w:r>
          <w:t>);</w:t>
        </w:r>
      </w:ins>
    </w:p>
    <w:p w14:paraId="693D877A" w14:textId="2727550E" w:rsidR="00FF6D92" w:rsidRDefault="00CA398C" w:rsidP="00FF6D92">
      <w:pPr>
        <w:rPr>
          <w:ins w:id="1385" w:author="David Conklin" w:date="2021-09-19T10:30:00Z"/>
        </w:rPr>
      </w:pPr>
      <w:ins w:id="1386" w:author="David Conklin" w:date="2021-09-19T10:29:00Z">
        <w:r>
          <w:t>which</w:t>
        </w:r>
      </w:ins>
      <w:ins w:id="1387" w:author="David Conklin" w:date="2021-09-19T10:30:00Z">
        <w:r>
          <w:t xml:space="preserve"> is equivalent to</w:t>
        </w:r>
      </w:ins>
    </w:p>
    <w:p w14:paraId="11407780" w14:textId="1BF647E5" w:rsidR="00CA398C" w:rsidRDefault="00CA398C" w:rsidP="00CA398C">
      <w:pPr>
        <w:rPr>
          <w:ins w:id="1388" w:author="David Conklin" w:date="2021-09-19T10:31:00Z"/>
        </w:rPr>
      </w:pPr>
      <w:ins w:id="1389" w:author="David Conklin" w:date="2021-09-19T10:30:00Z">
        <w:r>
          <w:tab/>
        </w:r>
        <w:r>
          <w:tab/>
          <w:t>double idu_wetl2q = gIDUs-&gt;Att(idu_poly_ndx, g</w:t>
        </w:r>
      </w:ins>
      <w:ins w:id="1390" w:author="David Conklin" w:date="2021-09-19T10:31:00Z">
        <w:r>
          <w:t>IDUs-&gt;m_colWETL2Q);</w:t>
        </w:r>
      </w:ins>
    </w:p>
    <w:p w14:paraId="5230D390" w14:textId="77777777" w:rsidR="00CA398C" w:rsidRDefault="00CA398C">
      <w:pPr>
        <w:rPr>
          <w:ins w:id="1391" w:author="David Conklin" w:date="2021-09-19T10:31:00Z"/>
        </w:rPr>
        <w:pPrChange w:id="1392" w:author="David Conklin" w:date="2021-09-19T10:31:00Z">
          <w:pPr>
            <w:pStyle w:val="Heading1"/>
          </w:pPr>
        </w:pPrChange>
      </w:pPr>
    </w:p>
    <w:p w14:paraId="631A9D48" w14:textId="72466292" w:rsidR="003410F4" w:rsidRDefault="003410F4">
      <w:pPr>
        <w:pStyle w:val="Heading1"/>
      </w:pPr>
      <w:bookmarkStart w:id="1393" w:name="_Toc85692877"/>
      <w:r>
        <w:t xml:space="preserve">Release </w:t>
      </w:r>
      <w:r w:rsidR="00E735F4">
        <w:t>Log</w:t>
      </w:r>
      <w:bookmarkEnd w:id="1393"/>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lastRenderedPageBreak/>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lastRenderedPageBreak/>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w:t>
      </w:r>
      <w:r>
        <w:rPr>
          <w:rFonts w:cs="Times New Roman"/>
          <w:szCs w:val="24"/>
        </w:rPr>
        <w:lastRenderedPageBreak/>
        <w:t xml:space="preserve">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ins w:id="1394" w:author="David Conklin" w:date="2021-09-26T09:55:00Z"/>
          <w:rFonts w:cs="Times New Roman"/>
          <w:szCs w:val="24"/>
        </w:rPr>
      </w:pPr>
      <w:r>
        <w:rPr>
          <w:rFonts w:cs="Times New Roman"/>
          <w:szCs w:val="24"/>
        </w:rPr>
        <w:lastRenderedPageBreak/>
        <w:t>CW3M_Installer_McKenzie-1.0.0.exe from CW3M ver. 488 9/9/21.  First release package since making CW3M officially publicly accessible.</w:t>
      </w:r>
    </w:p>
    <w:p w14:paraId="2CBFEF1D" w14:textId="5A44E574" w:rsidR="00772AB6" w:rsidRDefault="00772AB6" w:rsidP="001D27E9">
      <w:pPr>
        <w:pStyle w:val="Body"/>
        <w:rPr>
          <w:ins w:id="1395" w:author="David Conklin" w:date="2021-09-26T09:55:00Z"/>
          <w:rFonts w:cs="Times New Roman"/>
          <w:szCs w:val="24"/>
        </w:rPr>
      </w:pPr>
    </w:p>
    <w:p w14:paraId="20237CA4" w14:textId="232D89B4" w:rsidR="00772AB6" w:rsidRPr="008B6340" w:rsidRDefault="00772AB6" w:rsidP="001D27E9">
      <w:pPr>
        <w:pStyle w:val="Body"/>
        <w:rPr>
          <w:rFonts w:cs="Times New Roman"/>
          <w:szCs w:val="24"/>
        </w:rPr>
      </w:pPr>
      <w:ins w:id="1396" w:author="David Conklin" w:date="2021-09-26T09:55:00Z">
        <w:r>
          <w:rPr>
            <w:rFonts w:cs="Times New Roman"/>
            <w:szCs w:val="24"/>
          </w:rPr>
          <w:t xml:space="preserve">CW3M_Installer_McKenzie-1.1.0.exe from CW3M ver. </w:t>
        </w:r>
      </w:ins>
      <w:ins w:id="1397" w:author="David Conklin" w:date="2021-09-26T09:56:00Z">
        <w:r>
          <w:rPr>
            <w:rFonts w:cs="Times New Roman"/>
            <w:szCs w:val="24"/>
          </w:rPr>
          <w:t>~564</w:t>
        </w:r>
      </w:ins>
      <w:ins w:id="1398" w:author="David Conklin" w:date="2021-09-26T09:55:00Z">
        <w:r>
          <w:rPr>
            <w:rFonts w:cs="Times New Roman"/>
            <w:szCs w:val="24"/>
          </w:rPr>
          <w:t xml:space="preserve"> 9/</w:t>
        </w:r>
      </w:ins>
      <w:ins w:id="1399" w:author="David Conklin" w:date="2021-09-26T09:56:00Z">
        <w:r>
          <w:rPr>
            <w:rFonts w:cs="Times New Roman"/>
            <w:szCs w:val="24"/>
          </w:rPr>
          <w:t>26</w:t>
        </w:r>
      </w:ins>
      <w:ins w:id="1400" w:author="David Conklin" w:date="2021-09-26T09:55:00Z">
        <w:r>
          <w:rPr>
            <w:rFonts w:cs="Times New Roman"/>
            <w:szCs w:val="24"/>
          </w:rPr>
          <w:t>/21.</w:t>
        </w:r>
      </w:ins>
      <w:ins w:id="1401" w:author="David Conklin" w:date="2021-09-26T09:56:00Z">
        <w:r>
          <w:rPr>
            <w:rFonts w:cs="Times New Roman"/>
            <w:szCs w:val="24"/>
          </w:rPr>
          <w:t xml:space="preserve">  Add the WetlandSTM </w:t>
        </w:r>
      </w:ins>
      <w:ins w:id="1402" w:author="David Conklin" w:date="2021-09-26T09:57:00Z">
        <w:r>
          <w:rPr>
            <w:rFonts w:cs="Times New Roman"/>
            <w:szCs w:val="24"/>
          </w:rPr>
          <w:t>yearly and daily processes.</w:t>
        </w:r>
      </w:ins>
    </w:p>
    <w:p w14:paraId="10C7CA04" w14:textId="77777777" w:rsidR="001D27E9" w:rsidRDefault="001D27E9" w:rsidP="001D27E9">
      <w:pPr>
        <w:pStyle w:val="Body"/>
      </w:pPr>
    </w:p>
    <w:p w14:paraId="76EE6DA9" w14:textId="13A4648D" w:rsidR="00CA6D2C" w:rsidRPr="008B6340" w:rsidRDefault="00CA6D2C" w:rsidP="00CA6D2C">
      <w:pPr>
        <w:pStyle w:val="Body"/>
        <w:rPr>
          <w:ins w:id="1403" w:author="David Conklin" w:date="2021-10-21T08:40:00Z"/>
          <w:rFonts w:cs="Times New Roman"/>
          <w:szCs w:val="24"/>
        </w:rPr>
      </w:pPr>
      <w:ins w:id="1404" w:author="David Conklin" w:date="2021-10-21T08:40:00Z">
        <w:r>
          <w:rPr>
            <w:rFonts w:cs="Times New Roman"/>
            <w:szCs w:val="24"/>
          </w:rPr>
          <w:t>CW3M_Installer_McKenzie-1.</w:t>
        </w:r>
        <w:r>
          <w:rPr>
            <w:rFonts w:cs="Times New Roman"/>
            <w:szCs w:val="24"/>
          </w:rPr>
          <w:t>2.</w:t>
        </w:r>
        <w:r>
          <w:rPr>
            <w:rFonts w:cs="Times New Roman"/>
            <w:szCs w:val="24"/>
          </w:rPr>
          <w:t>0.exe from CW3M ver. ~</w:t>
        </w:r>
      </w:ins>
      <w:ins w:id="1405" w:author="David Conklin" w:date="2021-10-21T08:41:00Z">
        <w:r>
          <w:rPr>
            <w:rFonts w:cs="Times New Roman"/>
            <w:szCs w:val="24"/>
          </w:rPr>
          <w:t>612</w:t>
        </w:r>
      </w:ins>
      <w:ins w:id="1406" w:author="David Conklin" w:date="2021-10-21T08:40:00Z">
        <w:r>
          <w:rPr>
            <w:rFonts w:cs="Times New Roman"/>
            <w:szCs w:val="24"/>
          </w:rPr>
          <w:t xml:space="preserve"> </w:t>
        </w:r>
      </w:ins>
      <w:ins w:id="1407" w:author="David Conklin" w:date="2021-10-21T08:41:00Z">
        <w:r>
          <w:rPr>
            <w:rFonts w:cs="Times New Roman"/>
            <w:szCs w:val="24"/>
          </w:rPr>
          <w:t>~10/21/21</w:t>
        </w:r>
      </w:ins>
      <w:ins w:id="1408" w:author="David Conklin" w:date="2021-10-21T08:40:00Z">
        <w:r>
          <w:rPr>
            <w:rFonts w:cs="Times New Roman"/>
            <w:szCs w:val="24"/>
          </w:rPr>
          <w:t xml:space="preserve">.  Add the </w:t>
        </w:r>
      </w:ins>
      <w:ins w:id="1409" w:author="David Conklin" w:date="2021-10-21T08:41:00Z">
        <w:r>
          <w:rPr>
            <w:rFonts w:cs="Times New Roman"/>
            <w:szCs w:val="24"/>
          </w:rPr>
          <w:t>Prescribed LULCs</w:t>
        </w:r>
      </w:ins>
      <w:ins w:id="1410" w:author="David Conklin" w:date="2021-10-21T08:40:00Z">
        <w:r>
          <w:rPr>
            <w:rFonts w:cs="Times New Roman"/>
            <w:szCs w:val="24"/>
          </w:rPr>
          <w:t xml:space="preserve"> yearly process.</w:t>
        </w:r>
      </w:ins>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1411" w:name="_Toc85692878"/>
      <w:r>
        <w:t>References</w:t>
      </w:r>
      <w:bookmarkEnd w:id="1411"/>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pPr>
        <w:rPr>
          <w:ins w:id="1412" w:author="David Conklin" w:date="2021-09-09T15:00:00Z"/>
        </w:rPr>
      </w:pPr>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Pr>
        <w:rPr>
          <w:ins w:id="1413" w:author="David Conklin" w:date="2021-09-09T15:00:00Z"/>
        </w:rPr>
      </w:pPr>
    </w:p>
    <w:p w14:paraId="312ABC20" w14:textId="7B577C6F" w:rsidR="003D7F64" w:rsidRDefault="003D7F64">
      <w:ins w:id="1414" w:author="David Conklin" w:date="2021-09-09T15:00:00Z">
        <w:r>
          <w:t>Conklin DR and Zaret K (2021). Specification for Wetland Persistence Model, 7/30/21</w:t>
        </w:r>
      </w:ins>
      <w:ins w:id="1415" w:author="David Conklin" w:date="2021-09-09T15:01:00Z">
        <w:r>
          <w:t>. Unpublished. In the CW3M repository at trunk/DataCW3M/CW</w:t>
        </w:r>
      </w:ins>
      <w:ins w:id="1416" w:author="David Conklin" w:date="2021-09-09T15:02:00Z">
        <w:r>
          <w:t>3MdigitalHandbook/Specification for Wetland Persistence Model</w:t>
        </w:r>
        <w:r w:rsidR="00226A0E">
          <w:t>.docx.</w:t>
        </w:r>
      </w:ins>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417" w:name="_Toc85692879"/>
      <w:r>
        <w:rPr>
          <w:rFonts w:eastAsiaTheme="minorHAnsi"/>
        </w:rPr>
        <w:t>Acronyms</w:t>
      </w:r>
      <w:r w:rsidR="009D540F">
        <w:rPr>
          <w:rFonts w:eastAsiaTheme="minorHAnsi"/>
        </w:rPr>
        <w:t xml:space="preserve"> and Abbreviations</w:t>
      </w:r>
      <w:bookmarkEnd w:id="1417"/>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lastRenderedPageBreak/>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18B14" w14:textId="77777777" w:rsidR="00821C66" w:rsidRDefault="00821C66" w:rsidP="00064E77">
      <w:r>
        <w:separator/>
      </w:r>
    </w:p>
  </w:endnote>
  <w:endnote w:type="continuationSeparator" w:id="0">
    <w:p w14:paraId="7E5270F3" w14:textId="77777777" w:rsidR="00821C66" w:rsidRDefault="00821C66"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5AC74" w14:textId="77777777" w:rsidR="00821C66" w:rsidRDefault="00821C66" w:rsidP="00064E77">
      <w:r>
        <w:separator/>
      </w:r>
    </w:p>
  </w:footnote>
  <w:footnote w:type="continuationSeparator" w:id="0">
    <w:p w14:paraId="0DD71456" w14:textId="77777777" w:rsidR="00821C66" w:rsidRDefault="00821C66"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97D75"/>
    <w:rsid w:val="000A1E81"/>
    <w:rsid w:val="000A28C2"/>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25E"/>
    <w:rsid w:val="000E6390"/>
    <w:rsid w:val="000E6A65"/>
    <w:rsid w:val="000E6B2C"/>
    <w:rsid w:val="000F043A"/>
    <w:rsid w:val="000F3107"/>
    <w:rsid w:val="000F43A8"/>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5906"/>
    <w:rsid w:val="00195A6D"/>
    <w:rsid w:val="00196A85"/>
    <w:rsid w:val="001A0610"/>
    <w:rsid w:val="001A093E"/>
    <w:rsid w:val="001A17DF"/>
    <w:rsid w:val="001A1EBA"/>
    <w:rsid w:val="001A2827"/>
    <w:rsid w:val="001A5ADC"/>
    <w:rsid w:val="001A6DC9"/>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31ED"/>
    <w:rsid w:val="0041368E"/>
    <w:rsid w:val="00413E77"/>
    <w:rsid w:val="004146FC"/>
    <w:rsid w:val="00415923"/>
    <w:rsid w:val="00416577"/>
    <w:rsid w:val="004168B8"/>
    <w:rsid w:val="00420D8F"/>
    <w:rsid w:val="00426095"/>
    <w:rsid w:val="00427566"/>
    <w:rsid w:val="00432929"/>
    <w:rsid w:val="004405E7"/>
    <w:rsid w:val="00441B82"/>
    <w:rsid w:val="004421E7"/>
    <w:rsid w:val="0044225B"/>
    <w:rsid w:val="00443306"/>
    <w:rsid w:val="0044336B"/>
    <w:rsid w:val="00445820"/>
    <w:rsid w:val="00446DD1"/>
    <w:rsid w:val="00451A73"/>
    <w:rsid w:val="004551D7"/>
    <w:rsid w:val="004600DB"/>
    <w:rsid w:val="004604E0"/>
    <w:rsid w:val="004613B3"/>
    <w:rsid w:val="00462D80"/>
    <w:rsid w:val="004640B6"/>
    <w:rsid w:val="004650FC"/>
    <w:rsid w:val="00465D0C"/>
    <w:rsid w:val="00466BFA"/>
    <w:rsid w:val="0047053B"/>
    <w:rsid w:val="00474F6A"/>
    <w:rsid w:val="00484223"/>
    <w:rsid w:val="00485E18"/>
    <w:rsid w:val="00486F96"/>
    <w:rsid w:val="00490074"/>
    <w:rsid w:val="00490D89"/>
    <w:rsid w:val="00491338"/>
    <w:rsid w:val="0049425F"/>
    <w:rsid w:val="004966FD"/>
    <w:rsid w:val="00497166"/>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265"/>
    <w:rsid w:val="005F5843"/>
    <w:rsid w:val="005F629F"/>
    <w:rsid w:val="005F728C"/>
    <w:rsid w:val="005F7F6C"/>
    <w:rsid w:val="00600E92"/>
    <w:rsid w:val="00601224"/>
    <w:rsid w:val="006032E3"/>
    <w:rsid w:val="006054AC"/>
    <w:rsid w:val="00605DC2"/>
    <w:rsid w:val="00606355"/>
    <w:rsid w:val="0060640B"/>
    <w:rsid w:val="006073B2"/>
    <w:rsid w:val="006076FE"/>
    <w:rsid w:val="00607EC1"/>
    <w:rsid w:val="00610219"/>
    <w:rsid w:val="0061184C"/>
    <w:rsid w:val="0061278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809DE"/>
    <w:rsid w:val="006825B9"/>
    <w:rsid w:val="00683502"/>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57B7"/>
    <w:rsid w:val="00C46038"/>
    <w:rsid w:val="00C46F0A"/>
    <w:rsid w:val="00C517E2"/>
    <w:rsid w:val="00C52579"/>
    <w:rsid w:val="00C545A0"/>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55FC"/>
    <w:rsid w:val="00CA564C"/>
    <w:rsid w:val="00CA57D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6427"/>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1AD8"/>
    <w:rsid w:val="00E82496"/>
    <w:rsid w:val="00E83586"/>
    <w:rsid w:val="00E85A4D"/>
    <w:rsid w:val="00E869CC"/>
    <w:rsid w:val="00E869F7"/>
    <w:rsid w:val="00E90646"/>
    <w:rsid w:val="00E9159B"/>
    <w:rsid w:val="00E91BC9"/>
    <w:rsid w:val="00E965AC"/>
    <w:rsid w:val="00E97222"/>
    <w:rsid w:val="00E979CF"/>
    <w:rsid w:val="00EA1CED"/>
    <w:rsid w:val="00EA30D9"/>
    <w:rsid w:val="00EA5C3A"/>
    <w:rsid w:val="00EB00CA"/>
    <w:rsid w:val="00EB2AA0"/>
    <w:rsid w:val="00EB3145"/>
    <w:rsid w:val="00EB51AF"/>
    <w:rsid w:val="00EB5459"/>
    <w:rsid w:val="00EB55D3"/>
    <w:rsid w:val="00EB6023"/>
    <w:rsid w:val="00EB66B0"/>
    <w:rsid w:val="00EC0CDD"/>
    <w:rsid w:val="00EC2225"/>
    <w:rsid w:val="00EC5957"/>
    <w:rsid w:val="00EC602C"/>
    <w:rsid w:val="00EC7B8F"/>
    <w:rsid w:val="00ED2ABA"/>
    <w:rsid w:val="00ED5EB4"/>
    <w:rsid w:val="00ED6238"/>
    <w:rsid w:val="00ED6353"/>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43" Type="http://schemas.openxmlformats.org/officeDocument/2006/relationships/theme" Target="theme/theme1.xm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163906</TotalTime>
  <Pages>88</Pages>
  <Words>32416</Words>
  <Characters>184773</Characters>
  <Application>Microsoft Office Word</Application>
  <DocSecurity>0</DocSecurity>
  <Lines>1539</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17</cp:revision>
  <cp:lastPrinted>2021-07-09T14:21:00Z</cp:lastPrinted>
  <dcterms:created xsi:type="dcterms:W3CDTF">2018-11-09T13:56:00Z</dcterms:created>
  <dcterms:modified xsi:type="dcterms:W3CDTF">2021-10-21T15:43:00Z</dcterms:modified>
</cp:coreProperties>
</file>